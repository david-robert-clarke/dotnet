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D1F81" w14:textId="77777777" w:rsidR="006F31F6" w:rsidRPr="00DF25CA" w:rsidRDefault="006F31F6" w:rsidP="00C6518A">
      <w:pPr>
        <w:rPr>
          <w:ins w:id="0" w:author="Britt Collins" w:date="2021-09-30T14:58:00Z"/>
          <w:rPrChange w:id="1" w:author="David" w:date="2022-08-17T16:34:00Z">
            <w:rPr>
              <w:ins w:id="2" w:author="Britt Collins" w:date="2021-09-30T14:58:00Z"/>
              <w:rFonts w:ascii="Times New Roman" w:hAnsi="Times New Roman"/>
              <w:sz w:val="24"/>
              <w:szCs w:val="24"/>
            </w:rPr>
          </w:rPrChange>
        </w:rPr>
        <w:pPrChange w:id="3" w:author="David" w:date="2022-08-22T17:54:00Z">
          <w:pPr>
            <w:pStyle w:val="Title"/>
          </w:pPr>
        </w:pPrChange>
      </w:pPr>
    </w:p>
    <w:p w14:paraId="3F9E8110" w14:textId="77777777" w:rsidR="006F31F6" w:rsidRPr="00DF25CA" w:rsidRDefault="006F31F6" w:rsidP="00C6518A">
      <w:pPr>
        <w:rPr>
          <w:ins w:id="4" w:author="Britt Collins" w:date="2021-09-30T14:58:00Z"/>
          <w:rPrChange w:id="5" w:author="David" w:date="2022-08-17T16:34:00Z">
            <w:rPr>
              <w:ins w:id="6" w:author="Britt Collins" w:date="2021-09-30T14:58:00Z"/>
              <w:rFonts w:ascii="Times New Roman" w:hAnsi="Times New Roman"/>
              <w:sz w:val="24"/>
              <w:szCs w:val="24"/>
            </w:rPr>
          </w:rPrChange>
        </w:rPr>
        <w:pPrChange w:id="7" w:author="David" w:date="2022-08-22T17:54:00Z">
          <w:pPr>
            <w:pStyle w:val="Title"/>
          </w:pPr>
        </w:pPrChange>
      </w:pPr>
    </w:p>
    <w:p w14:paraId="3ECA1D8D" w14:textId="77777777" w:rsidR="006F31F6" w:rsidRPr="00DF25CA" w:rsidRDefault="006F31F6" w:rsidP="00C6518A">
      <w:pPr>
        <w:rPr>
          <w:ins w:id="8" w:author="Britt Collins" w:date="2021-09-30T14:58:00Z"/>
          <w:rPrChange w:id="9" w:author="David" w:date="2022-08-17T16:34:00Z">
            <w:rPr>
              <w:ins w:id="10" w:author="Britt Collins" w:date="2021-09-30T14:58:00Z"/>
              <w:rFonts w:ascii="Times New Roman" w:hAnsi="Times New Roman"/>
              <w:sz w:val="24"/>
              <w:szCs w:val="24"/>
            </w:rPr>
          </w:rPrChange>
        </w:rPr>
        <w:pPrChange w:id="11" w:author="David" w:date="2022-08-22T17:54:00Z">
          <w:pPr>
            <w:pStyle w:val="Title"/>
          </w:pPr>
        </w:pPrChange>
      </w:pPr>
    </w:p>
    <w:p w14:paraId="6ADC82C9" w14:textId="77777777" w:rsidR="006F31F6" w:rsidRPr="00DF25CA" w:rsidRDefault="006F31F6" w:rsidP="00C6518A">
      <w:pPr>
        <w:rPr>
          <w:ins w:id="12" w:author="Britt Collins" w:date="2021-09-30T14:58:00Z"/>
          <w:rPrChange w:id="13" w:author="David" w:date="2022-08-17T16:34:00Z">
            <w:rPr>
              <w:ins w:id="14" w:author="Britt Collins" w:date="2021-09-30T14:58:00Z"/>
              <w:rFonts w:ascii="Times New Roman" w:hAnsi="Times New Roman"/>
              <w:sz w:val="24"/>
              <w:szCs w:val="24"/>
            </w:rPr>
          </w:rPrChange>
        </w:rPr>
        <w:pPrChange w:id="15" w:author="David" w:date="2022-08-22T17:54:00Z">
          <w:pPr>
            <w:pStyle w:val="Title"/>
          </w:pPr>
        </w:pPrChange>
      </w:pPr>
    </w:p>
    <w:p w14:paraId="0F7BC4D8" w14:textId="36E8F793" w:rsidR="006F6F6C" w:rsidRPr="00DF25CA" w:rsidDel="006F6F6C" w:rsidRDefault="006F6F6C" w:rsidP="00D0531E">
      <w:pPr>
        <w:pStyle w:val="Title"/>
        <w:rPr>
          <w:ins w:id="16" w:author="Britt Collins" w:date="2021-09-30T14:58:00Z"/>
          <w:del w:id="17" w:author="David" w:date="2022-08-08T18:17:00Z"/>
          <w:rFonts w:ascii="Segoe UI" w:hAnsi="Segoe UI" w:cs="Segoe UI"/>
          <w:rPrChange w:id="18" w:author="David" w:date="2022-08-17T16:34:00Z">
            <w:rPr>
              <w:ins w:id="19" w:author="Britt Collins" w:date="2021-09-30T14:58:00Z"/>
              <w:del w:id="20" w:author="David" w:date="2022-08-08T18:17:00Z"/>
              <w:rFonts w:ascii="Times New Roman" w:eastAsia="Charter Roman" w:hAnsi="Times New Roman" w:cs="Charter Roman"/>
              <w:sz w:val="24"/>
              <w:szCs w:val="24"/>
            </w:rPr>
          </w:rPrChange>
        </w:rPr>
      </w:pPr>
      <w:r w:rsidRPr="00DF25CA">
        <w:rPr>
          <w:rFonts w:ascii="Segoe UI" w:hAnsi="Segoe UI" w:cs="Segoe UI"/>
          <w:rPrChange w:id="21" w:author="David" w:date="2022-08-17T16:34:00Z">
            <w:rPr>
              <w:rFonts w:ascii="Times New Roman" w:hAnsi="Times New Roman"/>
              <w:sz w:val="24"/>
              <w:szCs w:val="24"/>
            </w:rPr>
          </w:rPrChange>
        </w:rPr>
        <w:t xml:space="preserve">The </w:t>
      </w:r>
      <w:r w:rsidR="00A246CC" w:rsidRPr="00DF25CA">
        <w:rPr>
          <w:rFonts w:ascii="Segoe UI" w:hAnsi="Segoe UI" w:cs="Segoe UI"/>
          <w:rPrChange w:id="22" w:author="David" w:date="2022-08-17T16:34:00Z">
            <w:rPr>
              <w:rFonts w:ascii="Times New Roman" w:hAnsi="Times New Roman"/>
              <w:sz w:val="24"/>
              <w:szCs w:val="24"/>
            </w:rPr>
          </w:rPrChange>
        </w:rPr>
        <w:t xml:space="preserve">Socialiser </w:t>
      </w:r>
      <w:r w:rsidR="00DF25CA" w:rsidRPr="00DF25CA">
        <w:rPr>
          <w:rFonts w:ascii="Segoe UI" w:hAnsi="Segoe UI" w:cs="Segoe UI"/>
          <w:rPrChange w:id="23" w:author="David" w:date="2022-08-17T16:34:00Z">
            <w:rPr/>
          </w:rPrChange>
        </w:rPr>
        <w:t>of Sydney</w:t>
      </w:r>
    </w:p>
    <w:p w14:paraId="0FBB0560" w14:textId="77777777" w:rsidR="006F31F6" w:rsidRPr="00DF25CA" w:rsidRDefault="006F31F6" w:rsidP="00C6518A">
      <w:pPr>
        <w:rPr>
          <w:ins w:id="24" w:author="Britt Collins" w:date="2021-09-30T14:58:00Z"/>
          <w:rPrChange w:id="25" w:author="David" w:date="2022-08-17T16:34:00Z">
            <w:rPr>
              <w:ins w:id="26" w:author="Britt Collins" w:date="2021-09-30T14:58:00Z"/>
              <w:rFonts w:ascii="Times New Roman" w:hAnsi="Times New Roman"/>
              <w:sz w:val="24"/>
              <w:szCs w:val="24"/>
            </w:rPr>
          </w:rPrChange>
        </w:rPr>
        <w:pPrChange w:id="27" w:author="David" w:date="2022-08-22T17:54:00Z">
          <w:pPr>
            <w:pStyle w:val="Heading"/>
          </w:pPr>
        </w:pPrChange>
      </w:pPr>
    </w:p>
    <w:p w14:paraId="14C9DC57" w14:textId="77777777" w:rsidR="006F31F6" w:rsidRPr="00DF25CA" w:rsidRDefault="006F31F6" w:rsidP="00C6518A">
      <w:pPr>
        <w:rPr>
          <w:ins w:id="28" w:author="Britt Collins" w:date="2021-09-30T14:58:00Z"/>
          <w:rPrChange w:id="29" w:author="David" w:date="2022-08-17T16:34:00Z">
            <w:rPr>
              <w:ins w:id="30" w:author="Britt Collins" w:date="2021-09-30T14:58:00Z"/>
              <w:rFonts w:ascii="Times New Roman" w:hAnsi="Times New Roman"/>
              <w:sz w:val="24"/>
              <w:szCs w:val="24"/>
            </w:rPr>
          </w:rPrChange>
        </w:rPr>
        <w:pPrChange w:id="31" w:author="David" w:date="2022-08-22T17:54:00Z">
          <w:pPr>
            <w:pStyle w:val="Heading"/>
          </w:pPr>
        </w:pPrChange>
      </w:pPr>
    </w:p>
    <w:p w14:paraId="1F16AC61" w14:textId="5CF4A880" w:rsidR="006F31F6" w:rsidRPr="00DF25CA" w:rsidRDefault="006F31F6" w:rsidP="00230E8A">
      <w:pPr>
        <w:pStyle w:val="Subtitle"/>
        <w:jc w:val="center"/>
        <w:rPr>
          <w:rFonts w:ascii="Segoe UI" w:hAnsi="Segoe UI" w:cs="Segoe UI"/>
          <w:rPrChange w:id="32" w:author="David" w:date="2022-08-17T16:34:00Z">
            <w:rPr>
              <w:rFonts w:ascii="Times New Roman" w:hAnsi="Times New Roman"/>
              <w:sz w:val="24"/>
              <w:szCs w:val="24"/>
            </w:rPr>
          </w:rPrChange>
        </w:rPr>
      </w:pPr>
      <w:r w:rsidRPr="00DF25CA">
        <w:rPr>
          <w:rFonts w:ascii="Segoe UI" w:hAnsi="Segoe UI" w:cs="Segoe UI"/>
          <w:rPrChange w:id="33" w:author="David" w:date="2022-08-17T16:34:00Z">
            <w:rPr>
              <w:rFonts w:ascii="Times New Roman" w:hAnsi="Times New Roman"/>
              <w:sz w:val="24"/>
              <w:szCs w:val="24"/>
            </w:rPr>
          </w:rPrChange>
        </w:rPr>
        <w:t xml:space="preserve">A true story of </w:t>
      </w:r>
      <w:r w:rsidR="00230E8A" w:rsidRPr="00DF25CA">
        <w:rPr>
          <w:rFonts w:ascii="Segoe UI" w:hAnsi="Segoe UI" w:cs="Segoe UI"/>
          <w:rPrChange w:id="34" w:author="David" w:date="2022-08-17T16:34:00Z">
            <w:rPr/>
          </w:rPrChange>
        </w:rPr>
        <w:t>A</w:t>
      </w:r>
      <w:r w:rsidR="00DA4458" w:rsidRPr="00DF25CA">
        <w:rPr>
          <w:rFonts w:ascii="Segoe UI" w:hAnsi="Segoe UI" w:cs="Segoe UI"/>
          <w:rPrChange w:id="35" w:author="David" w:date="2022-08-17T16:34:00Z">
            <w:rPr/>
          </w:rPrChange>
        </w:rPr>
        <w:t xml:space="preserve">ussie </w:t>
      </w:r>
      <w:r w:rsidRPr="00DF25CA">
        <w:rPr>
          <w:rFonts w:ascii="Segoe UI" w:hAnsi="Segoe UI" w:cs="Segoe UI"/>
          <w:rPrChange w:id="36" w:author="David" w:date="2022-08-17T16:34:00Z">
            <w:rPr>
              <w:rFonts w:ascii="Times New Roman" w:hAnsi="Times New Roman"/>
              <w:sz w:val="24"/>
              <w:szCs w:val="24"/>
            </w:rPr>
          </w:rPrChange>
        </w:rPr>
        <w:t>adventure</w:t>
      </w:r>
    </w:p>
    <w:p w14:paraId="43DFD69C" w14:textId="77777777" w:rsidR="006F31F6" w:rsidRPr="00DF25CA" w:rsidRDefault="006F31F6" w:rsidP="00C6518A">
      <w:pPr>
        <w:rPr>
          <w:ins w:id="37" w:author="Britt Collins" w:date="2021-09-30T14:58:00Z"/>
          <w:rPrChange w:id="38" w:author="David" w:date="2022-08-17T16:34:00Z">
            <w:rPr>
              <w:ins w:id="39" w:author="Britt Collins" w:date="2021-09-30T14:58:00Z"/>
              <w:rFonts w:ascii="Times New Roman" w:hAnsi="Times New Roman"/>
              <w:sz w:val="24"/>
              <w:szCs w:val="24"/>
            </w:rPr>
          </w:rPrChange>
        </w:rPr>
        <w:pPrChange w:id="40" w:author="David" w:date="2022-08-22T17:54:00Z">
          <w:pPr>
            <w:pStyle w:val="Heading"/>
          </w:pPr>
        </w:pPrChange>
      </w:pPr>
    </w:p>
    <w:p w14:paraId="7D39028C" w14:textId="77777777" w:rsidR="006F31F6" w:rsidRPr="00DF25CA" w:rsidRDefault="006F31F6" w:rsidP="00C6518A">
      <w:pPr>
        <w:rPr>
          <w:ins w:id="41" w:author="Britt Collins" w:date="2021-09-30T14:58:00Z"/>
          <w:rPrChange w:id="42" w:author="David" w:date="2022-08-17T16:34:00Z">
            <w:rPr>
              <w:ins w:id="43" w:author="Britt Collins" w:date="2021-09-30T14:58:00Z"/>
              <w:rFonts w:ascii="Times New Roman" w:hAnsi="Times New Roman"/>
              <w:sz w:val="24"/>
              <w:szCs w:val="24"/>
            </w:rPr>
          </w:rPrChange>
        </w:rPr>
        <w:pPrChange w:id="44" w:author="David" w:date="2022-08-22T17:54:00Z">
          <w:pPr>
            <w:pStyle w:val="Heading"/>
          </w:pPr>
        </w:pPrChange>
      </w:pPr>
    </w:p>
    <w:p w14:paraId="0F23B9EF" w14:textId="77777777" w:rsidR="006F31F6" w:rsidRPr="00DF25CA" w:rsidRDefault="006F31F6" w:rsidP="006F6F6C">
      <w:pPr>
        <w:pStyle w:val="Author"/>
        <w:spacing w:line="480" w:lineRule="auto"/>
        <w:rPr>
          <w:rFonts w:ascii="Segoe UI" w:hAnsi="Segoe UI" w:cs="Segoe UI"/>
          <w:sz w:val="24"/>
          <w:szCs w:val="24"/>
          <w:rPrChange w:id="45" w:author="David" w:date="2022-08-17T16:34:00Z">
            <w:rPr>
              <w:rFonts w:ascii="Times New Roman" w:hAnsi="Times New Roman"/>
              <w:sz w:val="24"/>
              <w:szCs w:val="24"/>
            </w:rPr>
          </w:rPrChange>
        </w:rPr>
      </w:pPr>
      <w:r w:rsidRPr="00DF25CA">
        <w:rPr>
          <w:rFonts w:ascii="Segoe UI" w:hAnsi="Segoe UI" w:cs="Segoe UI"/>
          <w:sz w:val="24"/>
          <w:szCs w:val="24"/>
          <w:rPrChange w:id="46" w:author="David" w:date="2022-08-17T16:34:00Z">
            <w:rPr>
              <w:rFonts w:ascii="Times New Roman" w:hAnsi="Times New Roman"/>
              <w:sz w:val="24"/>
              <w:szCs w:val="24"/>
            </w:rPr>
          </w:rPrChange>
        </w:rPr>
        <w:t>DAVID Clarke</w:t>
      </w:r>
    </w:p>
    <w:p w14:paraId="7AE9020C" w14:textId="77777777" w:rsidR="006F31F6" w:rsidRPr="00DF25CA" w:rsidRDefault="006F31F6" w:rsidP="006F6F6C">
      <w:pPr>
        <w:pStyle w:val="Author"/>
        <w:spacing w:line="480" w:lineRule="auto"/>
        <w:rPr>
          <w:rFonts w:ascii="Segoe UI" w:hAnsi="Segoe UI" w:cs="Segoe UI"/>
          <w:sz w:val="24"/>
          <w:szCs w:val="24"/>
          <w:rPrChange w:id="47" w:author="David" w:date="2022-08-17T16:34:00Z">
            <w:rPr>
              <w:rFonts w:ascii="Times New Roman" w:hAnsi="Times New Roman"/>
              <w:sz w:val="24"/>
              <w:szCs w:val="24"/>
            </w:rPr>
          </w:rPrChange>
        </w:rPr>
      </w:pPr>
    </w:p>
    <w:p w14:paraId="58007F38" w14:textId="77777777" w:rsidR="006F31F6" w:rsidRPr="00DF25CA" w:rsidRDefault="006F31F6" w:rsidP="006F6F6C">
      <w:pPr>
        <w:pStyle w:val="BodyA"/>
        <w:suppressAutoHyphens/>
        <w:spacing w:line="480" w:lineRule="auto"/>
        <w:jc w:val="center"/>
        <w:rPr>
          <w:rFonts w:ascii="Segoe UI" w:eastAsia="Charter Roman" w:hAnsi="Segoe UI" w:cs="Segoe UI"/>
          <w:kern w:val="1"/>
          <w:lang w:val="en-US"/>
          <w:rPrChange w:id="48" w:author="David" w:date="2022-08-17T16:34:00Z">
            <w:rPr>
              <w:rFonts w:eastAsia="Charter Roman" w:cs="Charter Roman"/>
              <w:kern w:val="1"/>
              <w:lang w:val="en-US"/>
            </w:rPr>
          </w:rPrChange>
        </w:rPr>
      </w:pPr>
    </w:p>
    <w:p w14:paraId="67CED0B1" w14:textId="77777777" w:rsidR="006F6F6C" w:rsidRPr="00DF25CA" w:rsidRDefault="006F6F6C">
      <w:pPr>
        <w:spacing w:after="0" w:line="240" w:lineRule="auto"/>
        <w:ind w:left="0" w:firstLine="0"/>
        <w:rPr>
          <w:ins w:id="49" w:author="David" w:date="2022-08-08T18:22:00Z"/>
          <w:rFonts w:eastAsia="Times New Roman"/>
          <w:kern w:val="1"/>
          <w:sz w:val="24"/>
          <w:szCs w:val="24"/>
          <w:u w:color="000000"/>
          <w:bdr w:val="nil"/>
          <w:lang w:val="en-US" w:eastAsia="en-US"/>
          <w14:textOutline w14:w="12700" w14:cap="flat" w14:cmpd="sng" w14:algn="ctr">
            <w14:noFill/>
            <w14:prstDash w14:val="solid"/>
            <w14:miter w14:lim="400000"/>
          </w14:textOutline>
          <w:rPrChange w:id="50" w:author="David" w:date="2022-08-17T16:34:00Z">
            <w:rPr>
              <w:ins w:id="51" w:author="David" w:date="2022-08-08T18:22:00Z"/>
              <w:rFonts w:ascii="Times New Roman" w:eastAsia="Times New Roman" w:hAnsi="Times New Roman" w:cs="Times New Roman"/>
              <w:kern w:val="1"/>
              <w:sz w:val="24"/>
              <w:szCs w:val="24"/>
              <w:u w:color="000000"/>
              <w:bdr w:val="nil"/>
              <w:lang w:val="en-US" w:eastAsia="en-US"/>
              <w14:textOutline w14:w="12700" w14:cap="flat" w14:cmpd="sng" w14:algn="ctr">
                <w14:noFill/>
                <w14:prstDash w14:val="solid"/>
                <w14:miter w14:lim="400000"/>
              </w14:textOutline>
            </w:rPr>
          </w:rPrChange>
        </w:rPr>
      </w:pPr>
      <w:ins w:id="52" w:author="David" w:date="2022-08-08T18:22:00Z">
        <w:r w:rsidRPr="00DF25CA">
          <w:rPr>
            <w:kern w:val="1"/>
            <w:lang w:val="en-US"/>
          </w:rPr>
          <w:br w:type="page"/>
        </w:r>
      </w:ins>
    </w:p>
    <w:p w14:paraId="287F2D09" w14:textId="2154F209" w:rsidR="006F6F6C" w:rsidRPr="00DF25CA" w:rsidRDefault="006F6F6C" w:rsidP="006F6F6C">
      <w:pPr>
        <w:pStyle w:val="BodyA"/>
        <w:suppressAutoHyphens/>
        <w:spacing w:line="480" w:lineRule="auto"/>
        <w:jc w:val="center"/>
        <w:rPr>
          <w:ins w:id="53" w:author="David" w:date="2022-08-08T18:22:00Z"/>
          <w:rFonts w:ascii="Segoe UI" w:hAnsi="Segoe UI" w:cs="Segoe UI"/>
          <w:rPrChange w:id="54" w:author="David" w:date="2022-08-17T16:34:00Z">
            <w:rPr>
              <w:ins w:id="55" w:author="David" w:date="2022-08-08T18:22:00Z"/>
            </w:rPr>
          </w:rPrChange>
        </w:rPr>
      </w:pPr>
      <w:ins w:id="56" w:author="David" w:date="2022-08-08T18:22:00Z">
        <w:r w:rsidRPr="00DF25CA">
          <w:rPr>
            <w:rFonts w:ascii="Segoe UI" w:hAnsi="Segoe UI" w:cs="Segoe UI"/>
            <w:kern w:val="1"/>
            <w:lang w:val="en-US"/>
            <w:rPrChange w:id="57" w:author="David" w:date="2022-08-17T16:34:00Z">
              <w:rPr>
                <w:kern w:val="1"/>
                <w:lang w:val="en-US"/>
              </w:rPr>
            </w:rPrChange>
          </w:rPr>
          <w:lastRenderedPageBreak/>
          <w:br/>
        </w:r>
      </w:ins>
      <w:r w:rsidRPr="00DF25CA">
        <w:rPr>
          <w:rFonts w:ascii="Segoe UI" w:hAnsi="Segoe UI" w:cs="Segoe UI"/>
          <w:rPrChange w:id="58" w:author="David" w:date="2022-08-17T16:34:00Z">
            <w:rPr/>
          </w:rPrChange>
        </w:rPr>
        <w:t xml:space="preserve">The </w:t>
      </w:r>
      <w:r w:rsidR="00B14973" w:rsidRPr="00DF25CA">
        <w:rPr>
          <w:rFonts w:ascii="Segoe UI" w:hAnsi="Segoe UI" w:cs="Segoe UI"/>
          <w:rPrChange w:id="59" w:author="David" w:date="2022-08-17T16:34:00Z">
            <w:rPr/>
          </w:rPrChange>
        </w:rPr>
        <w:t>Socialiser</w:t>
      </w:r>
      <w:r w:rsidRPr="00DF25CA">
        <w:rPr>
          <w:rFonts w:ascii="Segoe UI" w:hAnsi="Segoe UI" w:cs="Segoe UI"/>
          <w:rPrChange w:id="60" w:author="David" w:date="2022-08-17T16:34:00Z">
            <w:rPr/>
          </w:rPrChange>
        </w:rPr>
        <w:t xml:space="preserve"> </w:t>
      </w:r>
      <w:r w:rsidR="0055089A" w:rsidRPr="00DF25CA">
        <w:rPr>
          <w:rFonts w:ascii="Segoe UI" w:hAnsi="Segoe UI" w:cs="Segoe UI"/>
          <w:rPrChange w:id="61" w:author="David" w:date="2022-08-17T16:34:00Z">
            <w:rPr/>
          </w:rPrChange>
        </w:rPr>
        <w:t>of</w:t>
      </w:r>
      <w:r w:rsidRPr="00DF25CA">
        <w:rPr>
          <w:rFonts w:ascii="Segoe UI" w:hAnsi="Segoe UI" w:cs="Segoe UI"/>
          <w:rPrChange w:id="62" w:author="David" w:date="2022-08-17T16:34:00Z">
            <w:rPr/>
          </w:rPrChange>
        </w:rPr>
        <w:t xml:space="preserve"> </w:t>
      </w:r>
      <w:r w:rsidR="0055089A" w:rsidRPr="00DF25CA">
        <w:rPr>
          <w:rFonts w:ascii="Segoe UI" w:hAnsi="Segoe UI" w:cs="Segoe UI"/>
          <w:rPrChange w:id="63" w:author="David" w:date="2022-08-17T16:34:00Z">
            <w:rPr/>
          </w:rPrChange>
        </w:rPr>
        <w:t>Sydney</w:t>
      </w:r>
    </w:p>
    <w:p w14:paraId="261D60BC" w14:textId="7C95A54B" w:rsidR="006F31F6" w:rsidRPr="00163DCF" w:rsidRDefault="006F31F6" w:rsidP="006F6F6C">
      <w:pPr>
        <w:pStyle w:val="BodyA"/>
        <w:suppressAutoHyphens/>
        <w:spacing w:line="480" w:lineRule="auto"/>
        <w:jc w:val="center"/>
        <w:rPr>
          <w:rFonts w:ascii="Segoe UI" w:eastAsia="Charter Roman" w:hAnsi="Segoe UI" w:cs="Segoe UI"/>
          <w:kern w:val="1"/>
        </w:rPr>
      </w:pPr>
      <w:r w:rsidRPr="00DF25CA">
        <w:rPr>
          <w:rFonts w:ascii="Segoe UI" w:hAnsi="Segoe UI" w:cs="Segoe UI"/>
          <w:kern w:val="1"/>
          <w:lang w:val="en-US"/>
        </w:rPr>
        <w:t xml:space="preserve">Published by </w:t>
      </w:r>
      <w:r w:rsidR="00D0531E" w:rsidRPr="00DF25CA">
        <w:rPr>
          <w:rFonts w:ascii="Segoe UI" w:hAnsi="Segoe UI" w:cs="Segoe UI"/>
          <w:kern w:val="1"/>
          <w:lang w:val="en-US"/>
        </w:rPr>
        <w:t>DC</w:t>
      </w:r>
      <w:r w:rsidR="00D0531E" w:rsidRPr="00163DCF">
        <w:rPr>
          <w:rFonts w:ascii="Segoe UI" w:hAnsi="Segoe UI" w:cs="Segoe UI"/>
          <w:kern w:val="1"/>
          <w:lang w:val="en-US"/>
        </w:rPr>
        <w:t xml:space="preserve"> </w:t>
      </w:r>
      <w:r w:rsidRPr="00163DCF">
        <w:rPr>
          <w:rFonts w:ascii="Segoe UI" w:hAnsi="Segoe UI" w:cs="Segoe UI"/>
          <w:kern w:val="1"/>
          <w:lang w:val="en-US"/>
        </w:rPr>
        <w:t>Publishing</w:t>
      </w:r>
    </w:p>
    <w:p w14:paraId="5014DA85" w14:textId="04FD4484" w:rsidR="006F31F6" w:rsidRPr="00DF25CA" w:rsidRDefault="006F31F6" w:rsidP="006F6F6C">
      <w:pPr>
        <w:pStyle w:val="BodyA"/>
        <w:suppressAutoHyphens/>
        <w:spacing w:line="480" w:lineRule="auto"/>
        <w:jc w:val="center"/>
        <w:rPr>
          <w:rFonts w:ascii="Segoe UI" w:eastAsia="Charter Roman" w:hAnsi="Segoe UI" w:cs="Segoe UI"/>
          <w:kern w:val="1"/>
          <w:rPrChange w:id="64" w:author="David" w:date="2022-08-17T16:34:00Z">
            <w:rPr>
              <w:rFonts w:eastAsia="Charter Roman" w:cs="Charter Roman"/>
              <w:kern w:val="1"/>
            </w:rPr>
          </w:rPrChange>
        </w:rPr>
      </w:pPr>
      <w:r w:rsidRPr="00DF25CA">
        <w:rPr>
          <w:rFonts w:ascii="Segoe UI" w:hAnsi="Segoe UI" w:cs="Segoe UI"/>
          <w:kern w:val="1"/>
          <w:lang w:val="en-US"/>
          <w:rPrChange w:id="65" w:author="David" w:date="2022-08-17T16:34:00Z">
            <w:rPr>
              <w:kern w:val="1"/>
              <w:lang w:val="en-US"/>
            </w:rPr>
          </w:rPrChange>
        </w:rPr>
        <w:t>Copyright © 202</w:t>
      </w:r>
      <w:r w:rsidR="006F6F6C" w:rsidRPr="00DF25CA">
        <w:rPr>
          <w:rFonts w:ascii="Segoe UI" w:hAnsi="Segoe UI" w:cs="Segoe UI"/>
          <w:kern w:val="1"/>
          <w:lang w:val="en-US"/>
          <w:rPrChange w:id="66" w:author="David" w:date="2022-08-17T16:34:00Z">
            <w:rPr>
              <w:kern w:val="1"/>
              <w:lang w:val="en-US"/>
            </w:rPr>
          </w:rPrChange>
        </w:rPr>
        <w:t>2</w:t>
      </w:r>
      <w:r w:rsidRPr="00DF25CA">
        <w:rPr>
          <w:rFonts w:ascii="Segoe UI" w:hAnsi="Segoe UI" w:cs="Segoe UI"/>
          <w:kern w:val="1"/>
          <w:lang w:val="en-US"/>
          <w:rPrChange w:id="67" w:author="David" w:date="2022-08-17T16:34:00Z">
            <w:rPr>
              <w:kern w:val="1"/>
              <w:lang w:val="en-US"/>
            </w:rPr>
          </w:rPrChange>
        </w:rPr>
        <w:t xml:space="preserve"> David Clarke</w:t>
      </w:r>
    </w:p>
    <w:p w14:paraId="4B10126F" w14:textId="77777777" w:rsidR="006F31F6" w:rsidRPr="00DF25CA" w:rsidRDefault="006F31F6" w:rsidP="006F6F6C">
      <w:pPr>
        <w:pStyle w:val="BodyA"/>
        <w:suppressAutoHyphens/>
        <w:spacing w:line="480" w:lineRule="auto"/>
        <w:jc w:val="center"/>
        <w:rPr>
          <w:rFonts w:ascii="Segoe UI" w:eastAsia="Charter Roman" w:hAnsi="Segoe UI" w:cs="Segoe UI"/>
          <w:kern w:val="1"/>
          <w:lang w:val="en-US"/>
          <w:rPrChange w:id="68" w:author="David" w:date="2022-08-17T16:34:00Z">
            <w:rPr>
              <w:rFonts w:eastAsia="Charter Roman" w:cs="Charter Roman"/>
              <w:kern w:val="1"/>
              <w:lang w:val="en-US"/>
            </w:rPr>
          </w:rPrChange>
        </w:rPr>
      </w:pPr>
    </w:p>
    <w:p w14:paraId="429FF84D" w14:textId="77777777" w:rsidR="006F31F6" w:rsidRPr="00DF25CA" w:rsidRDefault="006F31F6" w:rsidP="006F6F6C">
      <w:pPr>
        <w:pStyle w:val="BodyA"/>
        <w:suppressAutoHyphens/>
        <w:spacing w:line="480" w:lineRule="auto"/>
        <w:jc w:val="center"/>
        <w:rPr>
          <w:rFonts w:ascii="Segoe UI" w:eastAsia="Charter Roman" w:hAnsi="Segoe UI" w:cs="Segoe UI"/>
          <w:kern w:val="1"/>
          <w:lang w:val="en-US"/>
          <w:rPrChange w:id="69" w:author="David" w:date="2022-08-17T16:34:00Z">
            <w:rPr>
              <w:rFonts w:eastAsia="Charter Roman" w:cs="Charter Roman"/>
              <w:kern w:val="1"/>
              <w:lang w:val="en-US"/>
            </w:rPr>
          </w:rPrChange>
        </w:rPr>
      </w:pPr>
    </w:p>
    <w:p w14:paraId="0E0582DC" w14:textId="77777777" w:rsidR="006F31F6" w:rsidRPr="00DF25CA" w:rsidRDefault="006F31F6" w:rsidP="006F6F6C">
      <w:pPr>
        <w:pStyle w:val="BodyA"/>
        <w:suppressAutoHyphens/>
        <w:spacing w:line="480" w:lineRule="auto"/>
        <w:jc w:val="center"/>
        <w:rPr>
          <w:rFonts w:ascii="Segoe UI" w:eastAsia="Charter Roman" w:hAnsi="Segoe UI" w:cs="Segoe UI"/>
          <w:kern w:val="1"/>
          <w:rPrChange w:id="70" w:author="David" w:date="2022-08-17T16:34:00Z">
            <w:rPr>
              <w:rFonts w:eastAsia="Charter Roman" w:cs="Charter Roman"/>
              <w:kern w:val="1"/>
            </w:rPr>
          </w:rPrChange>
        </w:rPr>
      </w:pPr>
      <w:r w:rsidRPr="00DF25CA">
        <w:rPr>
          <w:rFonts w:ascii="Segoe UI" w:hAnsi="Segoe UI" w:cs="Segoe UI"/>
          <w:kern w:val="1"/>
          <w:lang w:val="en-US"/>
          <w:rPrChange w:id="71" w:author="David" w:date="2022-08-17T16:34:00Z">
            <w:rPr>
              <w:kern w:val="1"/>
              <w:lang w:val="en-US"/>
            </w:rPr>
          </w:rPrChange>
        </w:rPr>
        <w:t xml:space="preserve">This is a work of non-fiction. However, some of the names of the characters portrayed in this book have been changed. </w:t>
      </w:r>
    </w:p>
    <w:p w14:paraId="0479E015" w14:textId="77777777" w:rsidR="006F31F6" w:rsidRPr="00DF25CA" w:rsidRDefault="006F31F6">
      <w:pPr>
        <w:pStyle w:val="BodyA"/>
        <w:suppressAutoHyphens/>
        <w:spacing w:line="480" w:lineRule="auto"/>
        <w:jc w:val="center"/>
        <w:rPr>
          <w:ins w:id="72" w:author="Britt Collins" w:date="2021-09-30T14:58:00Z"/>
          <w:rFonts w:ascii="Segoe UI" w:eastAsia="Charter Roman" w:hAnsi="Segoe UI" w:cs="Segoe UI"/>
          <w:kern w:val="1"/>
          <w:lang w:val="en-US"/>
          <w:rPrChange w:id="73" w:author="David" w:date="2022-08-17T16:34:00Z">
            <w:rPr>
              <w:ins w:id="74" w:author="Britt Collins" w:date="2021-09-30T14:58:00Z"/>
              <w:rFonts w:eastAsia="Charter Roman" w:cs="Charter Roman"/>
              <w:kern w:val="1"/>
              <w:lang w:val="en-US"/>
            </w:rPr>
          </w:rPrChange>
        </w:rPr>
        <w:pPrChange w:id="75" w:author="Britt Collins" w:date="2021-09-30T15:06:00Z">
          <w:pPr>
            <w:pStyle w:val="BodyA"/>
            <w:suppressAutoHyphens/>
            <w:spacing w:line="360" w:lineRule="auto"/>
            <w:jc w:val="center"/>
          </w:pPr>
        </w:pPrChange>
      </w:pPr>
    </w:p>
    <w:p w14:paraId="529634E8" w14:textId="77777777" w:rsidR="006F31F6" w:rsidRPr="00DF25CA" w:rsidRDefault="006F31F6">
      <w:pPr>
        <w:pStyle w:val="BodyA"/>
        <w:suppressAutoHyphens/>
        <w:spacing w:line="480" w:lineRule="auto"/>
        <w:jc w:val="center"/>
        <w:rPr>
          <w:rFonts w:ascii="Segoe UI" w:eastAsia="Charter Roman" w:hAnsi="Segoe UI" w:cs="Segoe UI"/>
          <w:kern w:val="1"/>
          <w:rPrChange w:id="76" w:author="David" w:date="2022-08-17T16:34:00Z">
            <w:rPr>
              <w:rFonts w:eastAsia="Charter Roman" w:cs="Charter Roman"/>
              <w:kern w:val="1"/>
            </w:rPr>
          </w:rPrChange>
        </w:rPr>
        <w:pPrChange w:id="77" w:author="Britt Collins" w:date="2021-09-30T15:06:00Z">
          <w:pPr>
            <w:pStyle w:val="BodyA"/>
            <w:suppressAutoHyphens/>
            <w:spacing w:line="360" w:lineRule="auto"/>
            <w:jc w:val="center"/>
          </w:pPr>
        </w:pPrChange>
      </w:pPr>
      <w:r w:rsidRPr="00DF25CA">
        <w:rPr>
          <w:rFonts w:ascii="Segoe UI" w:hAnsi="Segoe UI" w:cs="Segoe UI"/>
          <w:kern w:val="1"/>
          <w:lang w:val="en-US"/>
          <w:rPrChange w:id="78" w:author="David" w:date="2022-08-17T16:34:00Z">
            <w:rPr>
              <w:kern w:val="1"/>
              <w:lang w:val="en-US"/>
            </w:rPr>
          </w:rPrChange>
        </w:rPr>
        <w:t>All rights reserved, including the reproduction in whole or any part in any form, without express written permission of the authors.</w:t>
      </w:r>
    </w:p>
    <w:p w14:paraId="677899B8" w14:textId="77777777" w:rsidR="006F31F6" w:rsidRPr="00DF25CA" w:rsidRDefault="006F31F6">
      <w:pPr>
        <w:pStyle w:val="BodyA"/>
        <w:suppressAutoHyphens/>
        <w:spacing w:line="480" w:lineRule="auto"/>
        <w:jc w:val="center"/>
        <w:rPr>
          <w:rFonts w:ascii="Segoe UI" w:eastAsia="Charter Roman" w:hAnsi="Segoe UI" w:cs="Segoe UI"/>
          <w:kern w:val="1"/>
          <w:lang w:val="en-US"/>
          <w:rPrChange w:id="79" w:author="David" w:date="2022-08-17T16:34:00Z">
            <w:rPr>
              <w:rFonts w:eastAsia="Charter Roman" w:cs="Charter Roman"/>
              <w:kern w:val="1"/>
              <w:lang w:val="en-US"/>
            </w:rPr>
          </w:rPrChange>
        </w:rPr>
        <w:pPrChange w:id="80" w:author="Britt Collins" w:date="2021-09-30T15:06:00Z">
          <w:pPr>
            <w:pStyle w:val="BodyA"/>
            <w:suppressAutoHyphens/>
            <w:spacing w:line="360" w:lineRule="auto"/>
            <w:jc w:val="center"/>
          </w:pPr>
        </w:pPrChange>
      </w:pPr>
    </w:p>
    <w:p w14:paraId="18AE2833" w14:textId="77777777" w:rsidR="006F31F6" w:rsidRPr="00DF25CA" w:rsidRDefault="006F31F6">
      <w:pPr>
        <w:pStyle w:val="BodyA"/>
        <w:suppressAutoHyphens/>
        <w:spacing w:line="480" w:lineRule="auto"/>
        <w:jc w:val="center"/>
        <w:rPr>
          <w:rFonts w:ascii="Segoe UI" w:eastAsia="Charter Roman" w:hAnsi="Segoe UI" w:cs="Segoe UI"/>
          <w:kern w:val="1"/>
          <w:lang w:val="en-US"/>
          <w:rPrChange w:id="81" w:author="David" w:date="2022-08-17T16:34:00Z">
            <w:rPr>
              <w:rFonts w:eastAsia="Charter Roman" w:cs="Charter Roman"/>
              <w:kern w:val="1"/>
              <w:lang w:val="en-US"/>
            </w:rPr>
          </w:rPrChange>
        </w:rPr>
        <w:pPrChange w:id="82" w:author="Britt Collins" w:date="2021-09-30T15:06:00Z">
          <w:pPr>
            <w:pStyle w:val="BodyA"/>
            <w:suppressAutoHyphens/>
            <w:spacing w:line="360" w:lineRule="auto"/>
            <w:jc w:val="center"/>
          </w:pPr>
        </w:pPrChange>
      </w:pPr>
    </w:p>
    <w:p w14:paraId="6C48E5C5" w14:textId="77777777" w:rsidR="006F31F6" w:rsidRPr="00DF25CA" w:rsidRDefault="006F31F6">
      <w:pPr>
        <w:pStyle w:val="BodyA"/>
        <w:suppressAutoHyphens/>
        <w:spacing w:line="480" w:lineRule="auto"/>
        <w:jc w:val="center"/>
        <w:rPr>
          <w:rFonts w:ascii="Segoe UI" w:eastAsia="Charter Roman" w:hAnsi="Segoe UI" w:cs="Segoe UI"/>
          <w:kern w:val="1"/>
          <w:lang w:val="en-US"/>
          <w:rPrChange w:id="83" w:author="David" w:date="2022-08-17T16:34:00Z">
            <w:rPr>
              <w:rFonts w:eastAsia="Charter Roman" w:cs="Charter Roman"/>
              <w:kern w:val="1"/>
              <w:lang w:val="en-US"/>
            </w:rPr>
          </w:rPrChange>
        </w:rPr>
        <w:pPrChange w:id="84" w:author="Britt Collins" w:date="2021-09-30T15:06:00Z">
          <w:pPr>
            <w:pStyle w:val="BodyA"/>
            <w:suppressAutoHyphens/>
            <w:spacing w:line="360" w:lineRule="auto"/>
            <w:jc w:val="center"/>
          </w:pPr>
        </w:pPrChange>
      </w:pPr>
    </w:p>
    <w:p w14:paraId="43A3AE14" w14:textId="77777777" w:rsidR="006F31F6" w:rsidRPr="00DF25CA" w:rsidRDefault="006F31F6">
      <w:pPr>
        <w:pStyle w:val="BodyA"/>
        <w:suppressAutoHyphens/>
        <w:spacing w:line="480" w:lineRule="auto"/>
        <w:jc w:val="center"/>
        <w:rPr>
          <w:rFonts w:ascii="Segoe UI" w:eastAsia="Charter Roman" w:hAnsi="Segoe UI" w:cs="Segoe UI"/>
          <w:kern w:val="1"/>
          <w:rPrChange w:id="85" w:author="David" w:date="2022-08-17T16:34:00Z">
            <w:rPr>
              <w:rFonts w:eastAsia="Charter Roman" w:cs="Charter Roman"/>
              <w:kern w:val="1"/>
            </w:rPr>
          </w:rPrChange>
        </w:rPr>
        <w:pPrChange w:id="86" w:author="Britt Collins" w:date="2021-09-30T15:06:00Z">
          <w:pPr>
            <w:pStyle w:val="BodyA"/>
            <w:suppressAutoHyphens/>
            <w:spacing w:line="360" w:lineRule="auto"/>
            <w:jc w:val="center"/>
          </w:pPr>
        </w:pPrChange>
      </w:pPr>
      <w:r w:rsidRPr="00DF25CA">
        <w:rPr>
          <w:rFonts w:ascii="Segoe UI" w:hAnsi="Segoe UI" w:cs="Segoe UI"/>
          <w:kern w:val="1"/>
          <w:lang w:val="en-US"/>
          <w:rPrChange w:id="87" w:author="David" w:date="2022-08-17T16:34:00Z">
            <w:rPr>
              <w:kern w:val="1"/>
              <w:lang w:val="en-US"/>
            </w:rPr>
          </w:rPrChange>
        </w:rPr>
        <w:t xml:space="preserve">ISBN-??: </w:t>
      </w:r>
    </w:p>
    <w:p w14:paraId="11795C4A" w14:textId="29DDDBF8" w:rsidR="006F31F6" w:rsidRPr="00DF25CA" w:rsidRDefault="006F31F6" w:rsidP="00D0531E">
      <w:pPr>
        <w:pStyle w:val="BodyA"/>
        <w:spacing w:line="480" w:lineRule="auto"/>
        <w:jc w:val="center"/>
        <w:rPr>
          <w:ins w:id="88" w:author="Britt Collins" w:date="2021-09-30T14:58:00Z"/>
          <w:rFonts w:ascii="Segoe UI" w:hAnsi="Segoe UI" w:cs="Segoe UI"/>
          <w:rPrChange w:id="89" w:author="David" w:date="2022-08-17T16:34:00Z">
            <w:rPr>
              <w:ins w:id="90" w:author="Britt Collins" w:date="2021-09-30T14:58:00Z"/>
            </w:rPr>
          </w:rPrChange>
        </w:rPr>
      </w:pPr>
      <w:r w:rsidRPr="00DF25CA">
        <w:rPr>
          <w:rFonts w:ascii="Segoe UI" w:hAnsi="Segoe UI" w:cs="Segoe UI"/>
          <w:kern w:val="1"/>
          <w:lang w:val="en-US"/>
          <w:rPrChange w:id="91" w:author="David" w:date="2022-08-17T16:34:00Z">
            <w:rPr>
              <w:kern w:val="1"/>
              <w:lang w:val="en-US"/>
            </w:rPr>
          </w:rPrChange>
        </w:rPr>
        <w:t>First Edition Published 202</w:t>
      </w:r>
      <w:r w:rsidR="00D0531E" w:rsidRPr="00DF25CA">
        <w:rPr>
          <w:rFonts w:ascii="Segoe UI" w:hAnsi="Segoe UI" w:cs="Segoe UI"/>
          <w:kern w:val="1"/>
          <w:lang w:val="en-US"/>
        </w:rPr>
        <w:t>2</w:t>
      </w:r>
      <w:ins w:id="92" w:author="Britt Collins" w:date="2021-09-30T14:58:00Z">
        <w:r w:rsidRPr="00DF25CA">
          <w:rPr>
            <w:rFonts w:ascii="Segoe UI" w:hAnsi="Segoe UI" w:cs="Segoe UI"/>
            <w:kern w:val="1"/>
            <w:lang w:val="en-US"/>
            <w:rPrChange w:id="93" w:author="David" w:date="2022-08-17T16:34:00Z">
              <w:rPr>
                <w:kern w:val="1"/>
                <w:lang w:val="en-US"/>
              </w:rPr>
            </w:rPrChange>
          </w:rPr>
          <w:br/>
        </w:r>
        <w:r w:rsidRPr="00DF25CA">
          <w:rPr>
            <w:rFonts w:ascii="Segoe UI" w:hAnsi="Segoe UI" w:cs="Segoe UI"/>
            <w:kern w:val="1"/>
            <w:lang w:val="en-US"/>
            <w:rPrChange w:id="94" w:author="David" w:date="2022-08-17T16:34:00Z">
              <w:rPr>
                <w:kern w:val="1"/>
                <w:lang w:val="en-US"/>
              </w:rPr>
            </w:rPrChange>
          </w:rPr>
          <w:br/>
        </w:r>
        <w:r w:rsidRPr="00DF25CA">
          <w:rPr>
            <w:rFonts w:ascii="Segoe UI" w:hAnsi="Segoe UI" w:cs="Segoe UI"/>
            <w:kern w:val="1"/>
            <w:lang w:val="en-US"/>
            <w:rPrChange w:id="95" w:author="David" w:date="2022-08-17T16:34:00Z">
              <w:rPr>
                <w:kern w:val="1"/>
                <w:lang w:val="en-US"/>
              </w:rPr>
            </w:rPrChange>
          </w:rPr>
          <w:br/>
        </w:r>
        <w:r w:rsidRPr="00DF25CA">
          <w:rPr>
            <w:rFonts w:ascii="Segoe UI" w:hAnsi="Segoe UI" w:cs="Segoe UI"/>
            <w:kern w:val="1"/>
            <w:lang w:val="en-US"/>
            <w:rPrChange w:id="96" w:author="David" w:date="2022-08-17T16:34:00Z">
              <w:rPr>
                <w:kern w:val="1"/>
                <w:lang w:val="en-US"/>
              </w:rPr>
            </w:rPrChange>
          </w:rPr>
          <w:br/>
        </w:r>
      </w:ins>
    </w:p>
    <w:p w14:paraId="6B65532E" w14:textId="77777777" w:rsidR="006F6F6C" w:rsidRPr="00DF25CA" w:rsidRDefault="006F6F6C">
      <w:pPr>
        <w:spacing w:after="0" w:line="240" w:lineRule="auto"/>
        <w:ind w:left="0" w:firstLine="0"/>
        <w:rPr>
          <w:ins w:id="97" w:author="David" w:date="2022-08-08T18:21:00Z"/>
          <w:b/>
          <w:sz w:val="24"/>
          <w:szCs w:val="24"/>
          <w:rPrChange w:id="98" w:author="David" w:date="2022-08-17T16:34:00Z">
            <w:rPr>
              <w:ins w:id="99" w:author="David" w:date="2022-08-08T18:21:00Z"/>
              <w:rFonts w:ascii="Times New Roman" w:hAnsi="Times New Roman"/>
              <w:b/>
              <w:sz w:val="24"/>
              <w:szCs w:val="24"/>
            </w:rPr>
          </w:rPrChange>
        </w:rPr>
      </w:pPr>
      <w:ins w:id="100" w:author="David" w:date="2022-08-08T18:21:00Z">
        <w:r w:rsidRPr="00DF25CA">
          <w:rPr>
            <w:b/>
            <w:sz w:val="24"/>
            <w:szCs w:val="24"/>
            <w:rPrChange w:id="101" w:author="David" w:date="2022-08-17T16:34:00Z">
              <w:rPr>
                <w:rFonts w:ascii="Times New Roman" w:hAnsi="Times New Roman"/>
                <w:b/>
                <w:sz w:val="24"/>
                <w:szCs w:val="24"/>
              </w:rPr>
            </w:rPrChange>
          </w:rPr>
          <w:br w:type="page"/>
        </w:r>
      </w:ins>
    </w:p>
    <w:p w14:paraId="77D64D49" w14:textId="033A373A" w:rsidR="006F31F6" w:rsidRPr="00DF25CA" w:rsidRDefault="006F31F6">
      <w:pPr>
        <w:pStyle w:val="Heading1"/>
        <w:jc w:val="center"/>
        <w:pPrChange w:id="102" w:author="David" w:date="2022-08-16T17:12:00Z">
          <w:pPr>
            <w:pStyle w:val="Heading1"/>
            <w:ind w:left="-6" w:hanging="11"/>
            <w:jc w:val="center"/>
          </w:pPr>
        </w:pPrChange>
      </w:pPr>
      <w:r w:rsidRPr="00DF25CA">
        <w:lastRenderedPageBreak/>
        <w:t>1</w:t>
      </w:r>
    </w:p>
    <w:p w14:paraId="5209C99E" w14:textId="4892C262" w:rsidR="000848AA" w:rsidRPr="00163DCF" w:rsidRDefault="00B60F0C" w:rsidP="00B60F0C">
      <w:pPr>
        <w:pStyle w:val="Heading1"/>
        <w:jc w:val="center"/>
      </w:pPr>
      <w:r w:rsidRPr="00163DCF">
        <w:t>Sacked</w:t>
      </w:r>
    </w:p>
    <w:p w14:paraId="0A2EBB31" w14:textId="117CD789" w:rsidR="006F31F6" w:rsidRPr="00DF25CA" w:rsidRDefault="000848AA">
      <w:pPr>
        <w:pPrChange w:id="103" w:author="David" w:date="2022-08-16T18:01:00Z">
          <w:pPr>
            <w:spacing w:line="480" w:lineRule="auto"/>
            <w:ind w:left="0" w:right="15" w:firstLine="720"/>
          </w:pPr>
        </w:pPrChange>
      </w:pPr>
      <w:r w:rsidRPr="00163DCF">
        <w:t>September</w:t>
      </w:r>
      <w:r w:rsidR="00BA2971" w:rsidRPr="00DF25CA">
        <w:t xml:space="preserve"> 2009, the midday sun </w:t>
      </w:r>
      <w:r w:rsidR="00F91EC4" w:rsidRPr="00DF25CA">
        <w:t xml:space="preserve">lit </w:t>
      </w:r>
      <w:r w:rsidR="00BA2971" w:rsidRPr="00DF25CA">
        <w:t xml:space="preserve">the </w:t>
      </w:r>
      <w:r w:rsidR="00F91EC4" w:rsidRPr="00DF25CA">
        <w:t xml:space="preserve">cold, </w:t>
      </w:r>
      <w:r w:rsidR="00C619E0" w:rsidRPr="00DF25CA">
        <w:t xml:space="preserve">white, </w:t>
      </w:r>
      <w:r w:rsidR="00BA2971" w:rsidRPr="00DF25CA">
        <w:t xml:space="preserve">characterless meeting room. The smell of musky cologne </w:t>
      </w:r>
      <w:r w:rsidR="00B14973" w:rsidRPr="00DF25CA">
        <w:t xml:space="preserve">filled </w:t>
      </w:r>
      <w:r w:rsidR="00C619E0" w:rsidRPr="00DF25CA">
        <w:t>the nostrils</w:t>
      </w:r>
      <w:r w:rsidR="00B14973" w:rsidRPr="00DF25CA">
        <w:t xml:space="preserve">. </w:t>
      </w:r>
      <w:r w:rsidR="00C619E0" w:rsidRPr="00DF25CA">
        <w:t xml:space="preserve">I glanced upon a well-groomed, </w:t>
      </w:r>
      <w:r w:rsidR="00B14973" w:rsidRPr="00DF25CA">
        <w:t>overweight</w:t>
      </w:r>
      <w:r w:rsidR="00C619E0" w:rsidRPr="00DF25CA">
        <w:t xml:space="preserve"> gentleman sitting the other side of an equally white, </w:t>
      </w:r>
      <w:r w:rsidR="00B14973" w:rsidRPr="00DF25CA">
        <w:t>plain</w:t>
      </w:r>
      <w:r w:rsidR="00C619E0" w:rsidRPr="00DF25CA">
        <w:t xml:space="preserve"> desk. I instantly recognised him. Phillip was my </w:t>
      </w:r>
      <w:r w:rsidR="008D7681" w:rsidRPr="00DF25CA">
        <w:t xml:space="preserve">manager </w:t>
      </w:r>
      <w:r w:rsidR="00C619E0" w:rsidRPr="00DF25CA">
        <w:t xml:space="preserve">from the consultancy. I was struck by his formal appearance. He looked concerned. His blotchy face could be described as </w:t>
      </w:r>
      <w:r w:rsidR="00B14973" w:rsidRPr="00DF25CA">
        <w:t>greasy and sweaty</w:t>
      </w:r>
      <w:r w:rsidR="0067342A" w:rsidRPr="00DF25CA">
        <w:t>.</w:t>
      </w:r>
      <w:r w:rsidR="00B14973" w:rsidRPr="00DF25CA">
        <w:t xml:space="preserve"> </w:t>
      </w:r>
      <w:r w:rsidR="0067342A" w:rsidRPr="00DF25CA">
        <w:t xml:space="preserve">I could have grated a robust cheddar on the ridges </w:t>
      </w:r>
      <w:r w:rsidR="00B14973" w:rsidRPr="00DF25CA">
        <w:t xml:space="preserve">protruding from </w:t>
      </w:r>
      <w:r w:rsidR="0067342A" w:rsidRPr="00DF25CA">
        <w:t>his forehead.</w:t>
      </w:r>
    </w:p>
    <w:p w14:paraId="36CC7C7A" w14:textId="77777777" w:rsidR="00B14973" w:rsidRPr="00DF25CA" w:rsidRDefault="006F31F6">
      <w:pPr>
        <w:rPr>
          <w:ins w:id="104" w:author="David" w:date="2022-08-10T18:31:00Z"/>
        </w:rPr>
        <w:pPrChange w:id="105" w:author="David" w:date="2022-08-16T18:01:00Z">
          <w:pPr>
            <w:spacing w:line="480" w:lineRule="auto"/>
            <w:ind w:left="-5" w:right="15" w:firstLine="725"/>
          </w:pPr>
        </w:pPrChange>
      </w:pPr>
      <w:r w:rsidRPr="00DF25CA">
        <w:t xml:space="preserve">“Please take a seat Dave,” he said in his soft, East Midlands </w:t>
      </w:r>
      <w:r w:rsidR="0067342A" w:rsidRPr="00DF25CA">
        <w:t>accent. He</w:t>
      </w:r>
      <w:ins w:id="106" w:author="Britt Collins" w:date="2021-09-30T14:58:00Z">
        <w:r w:rsidRPr="00DF25CA">
          <w:t xml:space="preserve"> </w:t>
        </w:r>
      </w:ins>
      <w:r w:rsidR="0067342A" w:rsidRPr="00DF25CA">
        <w:t xml:space="preserve">was quick to explain why he was </w:t>
      </w:r>
      <w:bookmarkStart w:id="107" w:name="_Hlk110957709"/>
      <w:r w:rsidR="0067342A" w:rsidRPr="00DF25CA">
        <w:t xml:space="preserve">making my </w:t>
      </w:r>
      <w:bookmarkEnd w:id="107"/>
      <w:r w:rsidR="00771D97" w:rsidRPr="00DF25CA">
        <w:t>acquaintance</w:t>
      </w:r>
      <w:r w:rsidRPr="00DF25CA">
        <w:t xml:space="preserve">. </w:t>
      </w:r>
    </w:p>
    <w:p w14:paraId="2E71498A" w14:textId="77777777" w:rsidR="00B14973" w:rsidRPr="00DF25CA" w:rsidRDefault="006F31F6">
      <w:pPr>
        <w:rPr>
          <w:ins w:id="108" w:author="David" w:date="2022-08-10T18:32:00Z"/>
        </w:rPr>
        <w:pPrChange w:id="109" w:author="David" w:date="2022-08-16T18:01:00Z">
          <w:pPr>
            <w:spacing w:line="480" w:lineRule="auto"/>
            <w:ind w:left="-5" w:right="15" w:firstLine="725"/>
          </w:pPr>
        </w:pPrChange>
      </w:pPr>
      <w:r w:rsidRPr="00DF25CA">
        <w:t xml:space="preserve">“Dave, the </w:t>
      </w:r>
      <w:r w:rsidR="009F4040" w:rsidRPr="00DF25CA">
        <w:t xml:space="preserve">company </w:t>
      </w:r>
      <w:r w:rsidRPr="00DF25CA">
        <w:t>laptop that you sent back to the London office for repair. It contained explicit material</w:t>
      </w:r>
      <w:r w:rsidR="0067342A" w:rsidRPr="00DF25CA">
        <w:t>.</w:t>
      </w:r>
      <w:r w:rsidRPr="00DF25CA">
        <w:t xml:space="preserve"> </w:t>
      </w:r>
      <w:r w:rsidR="0067342A" w:rsidRPr="00DF25CA">
        <w:t>F</w:t>
      </w:r>
      <w:r w:rsidRPr="00DF25CA">
        <w:t xml:space="preserve">acilities </w:t>
      </w:r>
      <w:r w:rsidR="0067342A" w:rsidRPr="00DF25CA">
        <w:t>M</w:t>
      </w:r>
      <w:r w:rsidRPr="00DF25CA">
        <w:t>anagement have erased</w:t>
      </w:r>
      <w:r w:rsidR="00771D97" w:rsidRPr="00DF25CA">
        <w:t xml:space="preserve"> it</w:t>
      </w:r>
      <w:r w:rsidRPr="00DF25CA">
        <w:t>. Thankfully</w:t>
      </w:r>
      <w:r w:rsidR="00771D97" w:rsidRPr="00DF25CA">
        <w:t>,</w:t>
      </w:r>
      <w:r w:rsidRPr="00DF25CA">
        <w:t xml:space="preserve"> it wasn’t of a nature requiring</w:t>
      </w:r>
      <w:r w:rsidR="00771D97" w:rsidRPr="00DF25CA">
        <w:t xml:space="preserve"> further investigation by the </w:t>
      </w:r>
      <w:r w:rsidRPr="00DF25CA">
        <w:t>police.</w:t>
      </w:r>
      <w:r w:rsidR="00B14973" w:rsidRPr="00DF25CA">
        <w:t>” He paused.</w:t>
      </w:r>
      <w:del w:id="110" w:author="David" w:date="2022-08-10T18:33:00Z">
        <w:r w:rsidRPr="00DF25CA" w:rsidDel="00B14973">
          <w:delText xml:space="preserve"> </w:delText>
        </w:r>
      </w:del>
    </w:p>
    <w:p w14:paraId="3DD00F2F" w14:textId="668065B8" w:rsidR="006F31F6" w:rsidRPr="00DF25CA" w:rsidRDefault="00B14973">
      <w:pPr>
        <w:rPr>
          <w:ins w:id="111" w:author="Britt Collins" w:date="2021-09-30T14:58:00Z"/>
        </w:rPr>
        <w:pPrChange w:id="112" w:author="David" w:date="2022-08-16T18:01:00Z">
          <w:pPr>
            <w:spacing w:line="480" w:lineRule="auto"/>
            <w:ind w:left="-5" w:right="15" w:firstLine="725"/>
          </w:pPr>
        </w:pPrChange>
      </w:pPr>
      <w:ins w:id="113" w:author="David" w:date="2022-08-10T18:32:00Z">
        <w:r w:rsidRPr="00DF25CA">
          <w:t>“</w:t>
        </w:r>
      </w:ins>
      <w:r w:rsidR="006F31F6" w:rsidRPr="00DF25CA">
        <w:t>Did anyone else have access to your laptop?</w:t>
      </w:r>
      <w:ins w:id="114" w:author="David" w:date="2022-08-10T18:32:00Z">
        <w:r w:rsidRPr="00DF25CA">
          <w:t>”</w:t>
        </w:r>
      </w:ins>
      <w:r w:rsidR="006F31F6" w:rsidRPr="00DF25CA">
        <w:t xml:space="preserve"> </w:t>
      </w:r>
      <w:ins w:id="115" w:author="David" w:date="2022-08-10T18:32:00Z">
        <w:r w:rsidRPr="00DF25CA">
          <w:br/>
          <w:t>“</w:t>
        </w:r>
      </w:ins>
      <w:r w:rsidR="00771D97" w:rsidRPr="00DF25CA">
        <w:t xml:space="preserve">Have </w:t>
      </w:r>
      <w:r w:rsidR="006F31F6" w:rsidRPr="00DF25CA">
        <w:t xml:space="preserve">you </w:t>
      </w:r>
      <w:r w:rsidR="00771D97" w:rsidRPr="00DF25CA">
        <w:t xml:space="preserve">ever </w:t>
      </w:r>
      <w:r w:rsidR="006F31F6" w:rsidRPr="00DF25CA">
        <w:t>disclose</w:t>
      </w:r>
      <w:r w:rsidR="00771D97" w:rsidRPr="00DF25CA">
        <w:t>d</w:t>
      </w:r>
      <w:r w:rsidR="006F31F6" w:rsidRPr="00DF25CA">
        <w:t xml:space="preserve"> your password to someone else?"</w:t>
      </w:r>
      <w:ins w:id="116" w:author="Britt Collins" w:date="2021-09-30T14:58:00Z">
        <w:del w:id="117" w:author="David" w:date="2022-08-09T17:25:00Z">
          <w:r w:rsidR="006F31F6" w:rsidRPr="00DF25CA" w:rsidDel="00771D97">
            <w:delText xml:space="preserve"> </w:delText>
          </w:r>
        </w:del>
      </w:ins>
    </w:p>
    <w:p w14:paraId="251D3C29" w14:textId="25B77E72" w:rsidR="00117FA7" w:rsidRPr="00DF25CA" w:rsidRDefault="00117FA7">
      <w:pPr>
        <w:pPrChange w:id="118" w:author="David" w:date="2022-08-16T18:01:00Z">
          <w:pPr>
            <w:spacing w:line="480" w:lineRule="auto"/>
            <w:ind w:left="-5" w:right="15" w:firstLine="725"/>
          </w:pPr>
        </w:pPrChange>
      </w:pPr>
      <w:r w:rsidRPr="00DF25CA">
        <w:t xml:space="preserve">I had one </w:t>
      </w:r>
      <w:r w:rsidR="00771D97" w:rsidRPr="00DF25CA">
        <w:t>thought on repeat</w:t>
      </w:r>
      <w:r w:rsidRPr="00DF25CA">
        <w:t xml:space="preserve">, </w:t>
      </w:r>
      <w:r w:rsidR="00771D97" w:rsidRPr="00DF25CA">
        <w:t>“Sh*t, sh*t, sh*t”. I felt my face begin to flush</w:t>
      </w:r>
      <w:r w:rsidRPr="00DF25CA">
        <w:t>.</w:t>
      </w:r>
      <w:r w:rsidR="00771D97" w:rsidRPr="00DF25CA">
        <w:t xml:space="preserve"> </w:t>
      </w:r>
      <w:r w:rsidRPr="00DF25CA">
        <w:t>M</w:t>
      </w:r>
      <w:r w:rsidR="00771D97" w:rsidRPr="00DF25CA">
        <w:t xml:space="preserve">y </w:t>
      </w:r>
      <w:r w:rsidRPr="00DF25CA">
        <w:t xml:space="preserve">racing </w:t>
      </w:r>
      <w:r w:rsidR="00771D97" w:rsidRPr="00DF25CA">
        <w:t xml:space="preserve">heart </w:t>
      </w:r>
      <w:r w:rsidRPr="00DF25CA">
        <w:t xml:space="preserve">began </w:t>
      </w:r>
      <w:r w:rsidR="00771D97" w:rsidRPr="00DF25CA">
        <w:t>thump</w:t>
      </w:r>
      <w:r w:rsidRPr="00DF25CA">
        <w:t>ing</w:t>
      </w:r>
      <w:r w:rsidR="00771D97" w:rsidRPr="00DF25CA">
        <w:t xml:space="preserve">. I </w:t>
      </w:r>
      <w:r w:rsidR="00B14973" w:rsidRPr="00DF25CA">
        <w:t xml:space="preserve">realised </w:t>
      </w:r>
      <w:r w:rsidR="00771D97" w:rsidRPr="00DF25CA">
        <w:t xml:space="preserve">at that moment the significance of </w:t>
      </w:r>
      <w:r w:rsidRPr="00DF25CA">
        <w:t>this situation</w:t>
      </w:r>
      <w:r w:rsidR="00771D97" w:rsidRPr="00DF25CA">
        <w:t>.</w:t>
      </w:r>
      <w:r w:rsidR="00B14973" w:rsidRPr="00DF25CA">
        <w:t xml:space="preserve"> Phillip didn’t </w:t>
      </w:r>
      <w:r w:rsidR="00ED0726" w:rsidRPr="00DF25CA">
        <w:t xml:space="preserve">just </w:t>
      </w:r>
      <w:r w:rsidR="00B14973" w:rsidRPr="00DF25CA">
        <w:t xml:space="preserve">turn up to put out </w:t>
      </w:r>
      <w:r w:rsidR="00ED0726" w:rsidRPr="00DF25CA">
        <w:t>small fires.</w:t>
      </w:r>
      <w:r w:rsidR="00771D97" w:rsidRPr="00DF25CA">
        <w:t xml:space="preserve"> </w:t>
      </w:r>
    </w:p>
    <w:p w14:paraId="687AD042" w14:textId="695862C1" w:rsidR="00C35BBB" w:rsidRPr="00DF25CA" w:rsidRDefault="00117FA7">
      <w:pPr>
        <w:pPrChange w:id="119" w:author="David" w:date="2022-08-16T18:01:00Z">
          <w:pPr>
            <w:spacing w:line="480" w:lineRule="auto"/>
            <w:ind w:left="-5" w:right="15" w:firstLine="725"/>
          </w:pPr>
        </w:pPrChange>
      </w:pPr>
      <w:r w:rsidRPr="00DF25CA">
        <w:t xml:space="preserve">I </w:t>
      </w:r>
      <w:r w:rsidR="009F4040" w:rsidRPr="00DF25CA">
        <w:t xml:space="preserve">felt </w:t>
      </w:r>
      <w:r w:rsidRPr="00DF25CA">
        <w:t>morally obliged to answer all Phil</w:t>
      </w:r>
      <w:r w:rsidR="009F4040" w:rsidRPr="00DF25CA">
        <w:t>lip</w:t>
      </w:r>
      <w:r w:rsidRPr="00DF25CA">
        <w:t xml:space="preserve">’s questions truthfully. I adjusted my £300 hand-made glasses. </w:t>
      </w:r>
      <w:r w:rsidR="009F4040" w:rsidRPr="00DF25CA">
        <w:t>Phillip</w:t>
      </w:r>
      <w:r w:rsidRPr="00DF25CA">
        <w:t xml:space="preserve">’s stare was intense. I shamefully looked away before returning to make eye contact. </w:t>
      </w:r>
      <w:r w:rsidR="009F4040" w:rsidRPr="00DF25CA">
        <w:t xml:space="preserve">I cleared my throat. </w:t>
      </w:r>
      <w:r w:rsidR="006F31F6" w:rsidRPr="00DF25CA">
        <w:t>“No, only I had access to that laptop,” I replied</w:t>
      </w:r>
      <w:r w:rsidR="009F4040" w:rsidRPr="00DF25CA">
        <w:t>.</w:t>
      </w:r>
      <w:ins w:id="120" w:author="David" w:date="2022-08-10T17:14:00Z">
        <w:r w:rsidR="009F6963" w:rsidRPr="00DF25CA">
          <w:t xml:space="preserve"> </w:t>
        </w:r>
      </w:ins>
      <w:r w:rsidR="009F4040" w:rsidRPr="00DF25CA">
        <w:t xml:space="preserve">Phillip followed up with another question. “Did you copy the pornographic video to your laptop?” </w:t>
      </w:r>
    </w:p>
    <w:p w14:paraId="5A08E6EC" w14:textId="5837BC84" w:rsidR="00295A9D" w:rsidRPr="00DF25CA" w:rsidRDefault="009F4040">
      <w:pPr>
        <w:pPrChange w:id="121" w:author="David" w:date="2022-08-16T18:01:00Z">
          <w:pPr>
            <w:spacing w:line="480" w:lineRule="auto"/>
            <w:ind w:left="-5" w:right="15" w:firstLine="725"/>
          </w:pPr>
        </w:pPrChange>
      </w:pPr>
      <w:r w:rsidRPr="00DF25CA">
        <w:t xml:space="preserve">I remembered </w:t>
      </w:r>
      <w:r w:rsidR="00C35BBB" w:rsidRPr="00DF25CA">
        <w:t xml:space="preserve">how I got hold of it. My first job </w:t>
      </w:r>
      <w:r w:rsidR="00F75A5A" w:rsidRPr="00DF25CA">
        <w:t xml:space="preserve">was </w:t>
      </w:r>
      <w:r w:rsidR="00C35BBB" w:rsidRPr="00DF25CA">
        <w:t>in Derby</w:t>
      </w:r>
      <w:r w:rsidR="00F75A5A" w:rsidRPr="00DF25CA">
        <w:t>, the small town quite near Nottingham</w:t>
      </w:r>
      <w:r w:rsidR="00C35BBB" w:rsidRPr="00DF25CA">
        <w:t xml:space="preserve">. </w:t>
      </w:r>
      <w:r w:rsidR="00295A9D" w:rsidRPr="00DF25CA">
        <w:t>I still had my dark, ginger</w:t>
      </w:r>
      <w:r w:rsidR="00F75A5A" w:rsidRPr="00DF25CA">
        <w:t>, side parted</w:t>
      </w:r>
      <w:r w:rsidR="00295A9D" w:rsidRPr="00DF25CA">
        <w:t xml:space="preserve"> locks </w:t>
      </w:r>
      <w:r w:rsidR="00F75A5A" w:rsidRPr="00DF25CA">
        <w:t xml:space="preserve">of hair </w:t>
      </w:r>
      <w:r w:rsidR="00295A9D" w:rsidRPr="00DF25CA">
        <w:t>at that point</w:t>
      </w:r>
      <w:r w:rsidR="00F75A5A" w:rsidRPr="00DF25CA">
        <w:t xml:space="preserve">. My </w:t>
      </w:r>
      <w:r w:rsidR="00295A9D" w:rsidRPr="00DF25CA">
        <w:t xml:space="preserve">hairline was </w:t>
      </w:r>
      <w:r w:rsidR="00F75A5A" w:rsidRPr="00DF25CA">
        <w:t>getting higher. I ate a lot of greasy, unhealthy food, which accounted for my pink complexion and chubby features. My sports casual attire indicated that fashion was something I was yet to appreciate.</w:t>
      </w:r>
    </w:p>
    <w:p w14:paraId="71E34361" w14:textId="7F85BE43" w:rsidR="006F31F6" w:rsidRPr="00DF25CA" w:rsidRDefault="00F75A5A">
      <w:pPr>
        <w:pPrChange w:id="122" w:author="David" w:date="2022-08-16T18:01:00Z">
          <w:pPr>
            <w:spacing w:line="480" w:lineRule="auto"/>
            <w:ind w:left="-5" w:right="15" w:firstLine="725"/>
          </w:pPr>
        </w:pPrChange>
      </w:pPr>
      <w:r w:rsidRPr="00DF25CA">
        <w:t xml:space="preserve">I </w:t>
      </w:r>
      <w:r w:rsidR="00063A99" w:rsidRPr="00DF25CA">
        <w:t xml:space="preserve">seized my </w:t>
      </w:r>
      <w:r w:rsidRPr="00DF25CA">
        <w:t xml:space="preserve">first job </w:t>
      </w:r>
      <w:r w:rsidR="00C35BBB" w:rsidRPr="00DF25CA">
        <w:t>a couple of years after graduat</w:t>
      </w:r>
      <w:r w:rsidR="00063A99" w:rsidRPr="00DF25CA">
        <w:t>ing</w:t>
      </w:r>
      <w:r w:rsidR="00C35BBB" w:rsidRPr="00DF25CA">
        <w:t xml:space="preserve"> in Computer Science </w:t>
      </w:r>
      <w:r w:rsidR="00063A99" w:rsidRPr="00DF25CA">
        <w:t>at</w:t>
      </w:r>
      <w:r w:rsidR="00C35BBB" w:rsidRPr="00DF25CA">
        <w:t xml:space="preserve"> Birmingham University. I worked </w:t>
      </w:r>
      <w:r w:rsidR="00295A9D" w:rsidRPr="00DF25CA">
        <w:t xml:space="preserve">at a company </w:t>
      </w:r>
      <w:r w:rsidR="00063A99" w:rsidRPr="00DF25CA">
        <w:t xml:space="preserve">that had </w:t>
      </w:r>
      <w:r w:rsidR="00295A9D" w:rsidRPr="00DF25CA">
        <w:t xml:space="preserve">open plan </w:t>
      </w:r>
      <w:r w:rsidR="00C35BBB" w:rsidRPr="00DF25CA">
        <w:t xml:space="preserve">airplane </w:t>
      </w:r>
      <w:r w:rsidR="00063A99" w:rsidRPr="00DF25CA">
        <w:t>hangars for offices</w:t>
      </w:r>
      <w:r w:rsidR="00295A9D" w:rsidRPr="00DF25CA">
        <w:t xml:space="preserve">. </w:t>
      </w:r>
      <w:r w:rsidR="00063A99" w:rsidRPr="00DF25CA">
        <w:t xml:space="preserve">The </w:t>
      </w:r>
      <w:r w:rsidR="00295A9D" w:rsidRPr="00DF25CA">
        <w:t xml:space="preserve">hangar </w:t>
      </w:r>
      <w:r w:rsidR="00063A99" w:rsidRPr="00DF25CA">
        <w:t xml:space="preserve">I worked in was high tech. There were </w:t>
      </w:r>
      <w:r w:rsidR="00295A9D" w:rsidRPr="00DF25CA">
        <w:t>dual LCD monitors,</w:t>
      </w:r>
      <w:r w:rsidR="00C35BBB" w:rsidRPr="00DF25CA">
        <w:t xml:space="preserve"> bean bags, pool tables</w:t>
      </w:r>
      <w:r w:rsidR="00063A99" w:rsidRPr="00DF25CA">
        <w:t xml:space="preserve">, </w:t>
      </w:r>
      <w:r w:rsidR="00C35BBB" w:rsidRPr="00DF25CA">
        <w:t>break out areas</w:t>
      </w:r>
      <w:r w:rsidR="00063A99" w:rsidRPr="00DF25CA">
        <w:t xml:space="preserve"> and plenty of white boards</w:t>
      </w:r>
      <w:r w:rsidR="00C35BBB" w:rsidRPr="00DF25CA">
        <w:t>. Back then</w:t>
      </w:r>
      <w:r w:rsidR="00295A9D" w:rsidRPr="00DF25CA">
        <w:t>,</w:t>
      </w:r>
      <w:r w:rsidR="00C35BBB" w:rsidRPr="00DF25CA">
        <w:t xml:space="preserve"> at the tender age of 24, I was enjoying the </w:t>
      </w:r>
      <w:r w:rsidR="00295A9D" w:rsidRPr="00DF25CA">
        <w:t xml:space="preserve">male dominated </w:t>
      </w:r>
      <w:r w:rsidR="00C35BBB" w:rsidRPr="00DF25CA">
        <w:t xml:space="preserve">company culture. Work hard, play hard. </w:t>
      </w:r>
      <w:r w:rsidR="00295A9D" w:rsidRPr="00DF25CA">
        <w:t xml:space="preserve">The latter, literally, wasn’t further from the truth. We had new flashy company laptops, </w:t>
      </w:r>
      <w:proofErr w:type="gramStart"/>
      <w:r w:rsidR="00295A9D" w:rsidRPr="00DF25CA">
        <w:t>gizmos</w:t>
      </w:r>
      <w:proofErr w:type="gramEnd"/>
      <w:r w:rsidR="00295A9D" w:rsidRPr="00DF25CA">
        <w:t xml:space="preserve"> and the offerings from the 2003 version of the internet.</w:t>
      </w:r>
      <w:r w:rsidR="00063A99" w:rsidRPr="00DF25CA">
        <w:t xml:space="preserve"> If I was careless, I was bound to get in trouble at some point.</w:t>
      </w:r>
    </w:p>
    <w:p w14:paraId="0FBF0F64" w14:textId="77777777" w:rsidR="009F6963" w:rsidRPr="00DF25CA" w:rsidRDefault="006F31F6">
      <w:pPr>
        <w:pPrChange w:id="123" w:author="David" w:date="2022-08-16T18:01:00Z">
          <w:pPr>
            <w:spacing w:line="480" w:lineRule="auto"/>
            <w:ind w:left="-5" w:right="15" w:firstLine="725"/>
          </w:pPr>
        </w:pPrChange>
      </w:pPr>
      <w:r w:rsidRPr="00DF25CA">
        <w:t>“I can only say that I’m disappointed in you, Dave.</w:t>
      </w:r>
      <w:r w:rsidR="00295A9D" w:rsidRPr="00DF25CA">
        <w:t>” Phillip said.</w:t>
      </w:r>
      <w:r w:rsidRPr="00DF25CA">
        <w:t xml:space="preserve"> </w:t>
      </w:r>
      <w:r w:rsidR="00063A99" w:rsidRPr="00DF25CA">
        <w:t xml:space="preserve">He paused. </w:t>
      </w:r>
    </w:p>
    <w:p w14:paraId="2D35BFE8" w14:textId="06EDA536" w:rsidR="009F6963" w:rsidRPr="00DF25CA" w:rsidRDefault="009F6963">
      <w:pPr>
        <w:pPrChange w:id="124" w:author="David" w:date="2022-08-16T18:01:00Z">
          <w:pPr>
            <w:spacing w:line="480" w:lineRule="auto"/>
            <w:ind w:left="-5" w:right="15" w:firstLine="725"/>
          </w:pPr>
        </w:pPrChange>
      </w:pPr>
      <w:r w:rsidRPr="00DF25CA">
        <w:t>Someone that I respected was disappointed in me. I felt deflated</w:t>
      </w:r>
      <w:r w:rsidR="00063A99" w:rsidRPr="00DF25CA">
        <w:t xml:space="preserve">. Saying sorry was not going to right the wrongs of this situation. I asked tentatively, “What are my options?” </w:t>
      </w:r>
    </w:p>
    <w:p w14:paraId="032E2AAE" w14:textId="77777777" w:rsidR="00F91EC4" w:rsidRPr="00DF25CA" w:rsidRDefault="00063A99">
      <w:pPr>
        <w:rPr>
          <w:ins w:id="125" w:author="David" w:date="2022-08-10T17:25:00Z"/>
        </w:rPr>
        <w:pPrChange w:id="126" w:author="David" w:date="2022-08-16T18:01:00Z">
          <w:pPr>
            <w:spacing w:line="480" w:lineRule="auto"/>
            <w:ind w:left="-5" w:right="15" w:firstLine="725"/>
          </w:pPr>
        </w:pPrChange>
      </w:pPr>
      <w:r w:rsidRPr="00DF25CA">
        <w:t>“</w:t>
      </w:r>
      <w:r w:rsidR="006F31F6" w:rsidRPr="00DF25CA">
        <w:t xml:space="preserve">You </w:t>
      </w:r>
      <w:r w:rsidR="009F6963" w:rsidRPr="00DF25CA">
        <w:t>can r</w:t>
      </w:r>
      <w:r w:rsidR="006F31F6" w:rsidRPr="00DF25CA">
        <w:t xml:space="preserve">efute the claims and face dismissal after an </w:t>
      </w:r>
      <w:r w:rsidR="009F6963" w:rsidRPr="00DF25CA">
        <w:t>investigation or</w:t>
      </w:r>
      <w:r w:rsidR="006F31F6" w:rsidRPr="00DF25CA">
        <w:t xml:space="preserve"> leave voluntarily.”</w:t>
      </w:r>
      <w:r w:rsidRPr="00DF25CA">
        <w:t xml:space="preserve"> </w:t>
      </w:r>
    </w:p>
    <w:p w14:paraId="3B74FF8F" w14:textId="6E6BBB48" w:rsidR="006F31F6" w:rsidRPr="00DF25CA" w:rsidRDefault="006F31F6">
      <w:pPr>
        <w:rPr>
          <w:ins w:id="127" w:author="Britt Collins" w:date="2021-09-30T14:58:00Z"/>
        </w:rPr>
        <w:pPrChange w:id="128" w:author="David" w:date="2022-08-16T18:01:00Z">
          <w:pPr>
            <w:spacing w:line="480" w:lineRule="auto"/>
            <w:ind w:left="-5" w:right="15" w:firstLine="725"/>
          </w:pPr>
        </w:pPrChange>
      </w:pPr>
      <w:r w:rsidRPr="00DF25CA">
        <w:t xml:space="preserve">In an instant, my six-year term at </w:t>
      </w:r>
      <w:r w:rsidR="009F6963" w:rsidRPr="00DF25CA">
        <w:t xml:space="preserve">the </w:t>
      </w:r>
      <w:r w:rsidRPr="00DF25CA">
        <w:t>consultancy was about to end. I</w:t>
      </w:r>
      <w:r w:rsidR="00F91EC4" w:rsidRPr="00DF25CA">
        <w:t xml:space="preserve"> never planned for dismal</w:t>
      </w:r>
      <w:r w:rsidRPr="00DF25CA">
        <w:t xml:space="preserve">. </w:t>
      </w:r>
      <w:r w:rsidRPr="00DF25CA">
        <w:rPr>
          <w:i/>
        </w:rPr>
        <w:t>The house… The mortgage... What are my family and friends going to say?</w:t>
      </w:r>
      <w:r w:rsidRPr="00DF25CA">
        <w:t xml:space="preserve"> I began to feel rage. My natural reaction was to blame others for my misfortune. Firstly, Facilities Management, those </w:t>
      </w:r>
      <w:proofErr w:type="gramStart"/>
      <w:r w:rsidRPr="00DF25CA">
        <w:t>fucking bastards</w:t>
      </w:r>
      <w:proofErr w:type="gramEnd"/>
      <w:r w:rsidRPr="00DF25CA">
        <w:t xml:space="preserve">. </w:t>
      </w:r>
      <w:proofErr w:type="gramStart"/>
      <w:r w:rsidRPr="00DF25CA">
        <w:rPr>
          <w:i/>
        </w:rPr>
        <w:t>Why the fuck</w:t>
      </w:r>
      <w:proofErr w:type="gramEnd"/>
      <w:r w:rsidRPr="00DF25CA">
        <w:rPr>
          <w:i/>
        </w:rPr>
        <w:t xml:space="preserve"> did they choose to target me? </w:t>
      </w:r>
      <w:r w:rsidRPr="00DF25CA">
        <w:t xml:space="preserve">Secondly, HR, </w:t>
      </w:r>
      <w:r w:rsidRPr="00DF25CA">
        <w:rPr>
          <w:i/>
        </w:rPr>
        <w:t xml:space="preserve">you London-based office </w:t>
      </w:r>
      <w:proofErr w:type="gramStart"/>
      <w:r w:rsidRPr="00DF25CA">
        <w:rPr>
          <w:i/>
        </w:rPr>
        <w:t>wankers</w:t>
      </w:r>
      <w:proofErr w:type="gramEnd"/>
      <w:r w:rsidRPr="00DF25CA">
        <w:t xml:space="preserve">. </w:t>
      </w:r>
      <w:r w:rsidRPr="00DF25CA">
        <w:rPr>
          <w:i/>
        </w:rPr>
        <w:t>You had me in your blacklist ever since the ‘Facebook</w:t>
      </w:r>
      <w:r w:rsidRPr="00DF25CA">
        <w:t xml:space="preserve"> </w:t>
      </w:r>
      <w:r w:rsidR="00F91EC4" w:rsidRPr="00DF25CA">
        <w:t>I</w:t>
      </w:r>
      <w:r w:rsidRPr="00DF25CA">
        <w:t xml:space="preserve">ncident’. </w:t>
      </w:r>
      <w:r w:rsidR="00F91EC4" w:rsidRPr="00DF25CA">
        <w:t>Lastly,</w:t>
      </w:r>
      <w:r w:rsidRPr="00DF25CA">
        <w:t xml:space="preserve"> </w:t>
      </w:r>
      <w:r w:rsidR="00F91EC4" w:rsidRPr="00DF25CA">
        <w:t xml:space="preserve">I </w:t>
      </w:r>
      <w:r w:rsidRPr="00DF25CA">
        <w:t>blamed Phil</w:t>
      </w:r>
      <w:r w:rsidR="00F91EC4" w:rsidRPr="00DF25CA">
        <w:t>lip</w:t>
      </w:r>
      <w:r w:rsidRPr="00DF25CA">
        <w:t>, the bearer of bad news.</w:t>
      </w:r>
    </w:p>
    <w:p w14:paraId="127CEB9E" w14:textId="77777777" w:rsidR="006F31F6" w:rsidRPr="00DF25CA" w:rsidRDefault="006F31F6">
      <w:pPr>
        <w:pPrChange w:id="129" w:author="David" w:date="2022-08-16T18:01:00Z">
          <w:pPr>
            <w:ind w:left="-6" w:right="17" w:firstLine="726"/>
          </w:pPr>
        </w:pPrChange>
      </w:pPr>
      <w:r w:rsidRPr="00DF25CA">
        <w:lastRenderedPageBreak/>
        <w:t xml:space="preserve">Slowly the rage subsided. “Phil, what would you do if you were in my position?”  </w:t>
      </w:r>
    </w:p>
    <w:p w14:paraId="5D67B7A1" w14:textId="1C6461B6" w:rsidR="006F31F6" w:rsidRPr="00DF25CA" w:rsidRDefault="006F31F6">
      <w:pPr>
        <w:pPrChange w:id="130" w:author="David" w:date="2022-08-16T18:01:00Z">
          <w:pPr>
            <w:spacing w:line="480" w:lineRule="auto"/>
            <w:ind w:left="-6" w:right="17" w:firstLine="726"/>
          </w:pPr>
        </w:pPrChange>
      </w:pPr>
      <w:r w:rsidRPr="00DF25CA">
        <w:t xml:space="preserve">“Write a letter of resignation here and now. You don’t </w:t>
      </w:r>
      <w:r w:rsidR="008D7681" w:rsidRPr="00DF25CA">
        <w:t>want to</w:t>
      </w:r>
      <w:r w:rsidRPr="00DF25CA">
        <w:t xml:space="preserve"> drag this out.” He pushed a blank piece of paper and a pen in front of me. </w:t>
      </w:r>
    </w:p>
    <w:p w14:paraId="6EFC9445" w14:textId="3BE64C67" w:rsidR="006F31F6" w:rsidRPr="00DF25CA" w:rsidRDefault="006F31F6">
      <w:pPr>
        <w:pPrChange w:id="131" w:author="David" w:date="2022-08-16T18:01:00Z">
          <w:pPr>
            <w:spacing w:line="480" w:lineRule="auto"/>
            <w:ind w:left="-6" w:right="17" w:firstLine="726"/>
          </w:pPr>
        </w:pPrChange>
      </w:pPr>
      <w:r w:rsidRPr="00DF25CA">
        <w:t xml:space="preserve">I asked him to dictate what I needed to write. I scribbled quickly, </w:t>
      </w:r>
      <w:proofErr w:type="gramStart"/>
      <w:r w:rsidRPr="00DF25CA">
        <w:t>signing</w:t>
      </w:r>
      <w:proofErr w:type="gramEnd"/>
      <w:r w:rsidRPr="00DF25CA">
        <w:t xml:space="preserve"> and dating the handwritten letter before moving it towards Phil</w:t>
      </w:r>
      <w:r w:rsidR="008D7681" w:rsidRPr="00DF25CA">
        <w:t>lip</w:t>
      </w:r>
      <w:r w:rsidRPr="00DF25CA">
        <w:t>. I felt calmer,</w:t>
      </w:r>
      <w:ins w:id="132" w:author="David" w:date="2022-08-10T17:37:00Z">
        <w:r w:rsidR="008D7681" w:rsidRPr="00DF25CA">
          <w:t xml:space="preserve"> </w:t>
        </w:r>
      </w:ins>
      <w:r w:rsidR="008D7681" w:rsidRPr="00DF25CA">
        <w:t>but distant.</w:t>
      </w:r>
      <w:r w:rsidRPr="00DF25CA">
        <w:t xml:space="preserve"> I stood up and shook his hand. “Phil</w:t>
      </w:r>
      <w:r w:rsidR="008D7681" w:rsidRPr="00DF25CA">
        <w:t>lip</w:t>
      </w:r>
      <w:r w:rsidRPr="00DF25CA">
        <w:t>, you’re the best manager I have had the pleasure to work with.”</w:t>
      </w:r>
    </w:p>
    <w:p w14:paraId="6AD113C6" w14:textId="06278147" w:rsidR="006F31F6" w:rsidRPr="00DF25CA" w:rsidRDefault="008D7681">
      <w:pPr>
        <w:pPrChange w:id="133" w:author="David" w:date="2022-08-16T18:01:00Z">
          <w:pPr>
            <w:spacing w:line="480" w:lineRule="auto"/>
            <w:ind w:left="-6" w:right="17" w:firstLine="726"/>
          </w:pPr>
        </w:pPrChange>
      </w:pPr>
      <w:r w:rsidRPr="00DF25CA">
        <w:t xml:space="preserve">Phillip smiled, </w:t>
      </w:r>
      <w:r w:rsidR="006F31F6" w:rsidRPr="00DF25CA">
        <w:t xml:space="preserve">“Dave, would you willing to put that in writing?” </w:t>
      </w:r>
    </w:p>
    <w:p w14:paraId="71F084BE" w14:textId="37C2A491" w:rsidR="006F31F6" w:rsidRPr="00DF25CA" w:rsidRDefault="008D7681" w:rsidP="00D0531E">
      <w:r w:rsidRPr="00DF25CA">
        <w:t xml:space="preserve">The rage returned momentarily. </w:t>
      </w:r>
      <w:r w:rsidR="00AF650E" w:rsidRPr="00DF25CA">
        <w:t xml:space="preserve">I felt like swearing. I let my body language speak instead. </w:t>
      </w:r>
      <w:r w:rsidRPr="00DF25CA">
        <w:t xml:space="preserve">I </w:t>
      </w:r>
      <w:r w:rsidR="006F31F6" w:rsidRPr="00DF25CA">
        <w:t xml:space="preserve">looked him </w:t>
      </w:r>
      <w:r w:rsidR="00AF650E" w:rsidRPr="00DF25CA">
        <w:t>square in the eyes,</w:t>
      </w:r>
      <w:r w:rsidR="006F31F6" w:rsidRPr="00DF25CA">
        <w:t xml:space="preserve"> “</w:t>
      </w:r>
      <w:r w:rsidR="00AF650E" w:rsidRPr="00DF25CA">
        <w:t>Er, n</w:t>
      </w:r>
      <w:r w:rsidR="006F31F6" w:rsidRPr="00DF25CA">
        <w:t>o</w:t>
      </w:r>
      <w:r w:rsidR="00AF650E" w:rsidRPr="00DF25CA">
        <w:t xml:space="preserve"> Phillip</w:t>
      </w:r>
      <w:r w:rsidR="006F31F6" w:rsidRPr="00DF25CA">
        <w:t>”</w:t>
      </w:r>
      <w:ins w:id="134" w:author="David" w:date="2022-08-10T17:43:00Z">
        <w:r w:rsidR="00AF650E" w:rsidRPr="00DF25CA">
          <w:t>.</w:t>
        </w:r>
      </w:ins>
    </w:p>
    <w:p w14:paraId="23E9A182" w14:textId="6CABFF9A" w:rsidR="006F31F6" w:rsidRPr="00DF25CA" w:rsidRDefault="006F31F6">
      <w:pPr>
        <w:pPrChange w:id="135" w:author="David" w:date="2022-08-16T18:01:00Z">
          <w:pPr>
            <w:spacing w:line="480" w:lineRule="auto"/>
            <w:ind w:left="-5" w:right="15" w:firstLine="725"/>
          </w:pPr>
        </w:pPrChange>
      </w:pPr>
      <w:r w:rsidRPr="00DF25CA">
        <w:t xml:space="preserve">Leaving the meeting room, </w:t>
      </w:r>
      <w:r w:rsidR="00AF650E" w:rsidRPr="00DF25CA">
        <w:t xml:space="preserve">me and Phillip </w:t>
      </w:r>
      <w:r w:rsidRPr="00DF25CA">
        <w:t xml:space="preserve">made our way to the foyer where </w:t>
      </w:r>
      <w:r w:rsidR="00AF650E" w:rsidRPr="00DF25CA">
        <w:t xml:space="preserve">I found </w:t>
      </w:r>
      <w:r w:rsidRPr="00DF25CA">
        <w:t>my personal belongings</w:t>
      </w:r>
      <w:ins w:id="136" w:author="David" w:date="2022-08-10T17:48:00Z">
        <w:r w:rsidR="00AF650E" w:rsidRPr="00DF25CA">
          <w:t>.</w:t>
        </w:r>
      </w:ins>
      <w:r w:rsidRPr="00DF25CA">
        <w:t xml:space="preserve"> </w:t>
      </w:r>
      <w:r w:rsidR="00AF650E" w:rsidRPr="00DF25CA">
        <w:t>They had been hastily taken</w:t>
      </w:r>
      <w:ins w:id="137" w:author="David" w:date="2022-08-10T17:48:00Z">
        <w:r w:rsidR="00AF650E" w:rsidRPr="00DF25CA">
          <w:t xml:space="preserve"> </w:t>
        </w:r>
      </w:ins>
      <w:r w:rsidRPr="00DF25CA">
        <w:t xml:space="preserve">from the office </w:t>
      </w:r>
      <w:r w:rsidR="00AF650E" w:rsidRPr="00DF25CA">
        <w:t>and</w:t>
      </w:r>
      <w:ins w:id="138" w:author="David" w:date="2022-08-10T17:49:00Z">
        <w:r w:rsidR="00AF650E" w:rsidRPr="00DF25CA">
          <w:t xml:space="preserve"> </w:t>
        </w:r>
      </w:ins>
      <w:r w:rsidR="00AF650E" w:rsidRPr="00DF25CA">
        <w:t xml:space="preserve">dumped </w:t>
      </w:r>
      <w:r w:rsidRPr="00DF25CA">
        <w:t xml:space="preserve">on the </w:t>
      </w:r>
      <w:r w:rsidR="00993795" w:rsidRPr="00DF25CA">
        <w:t>floor. I</w:t>
      </w:r>
      <w:r w:rsidRPr="00DF25CA">
        <w:t xml:space="preserve"> hurriedly collect</w:t>
      </w:r>
      <w:r w:rsidR="00993795" w:rsidRPr="00DF25CA">
        <w:t>ed</w:t>
      </w:r>
      <w:r w:rsidRPr="00DF25CA">
        <w:t xml:space="preserve"> my </w:t>
      </w:r>
      <w:r w:rsidR="00993795" w:rsidRPr="00DF25CA">
        <w:t xml:space="preserve">personal </w:t>
      </w:r>
      <w:r w:rsidRPr="00DF25CA">
        <w:t>items</w:t>
      </w:r>
      <w:r w:rsidR="009735FB" w:rsidRPr="00DF25CA">
        <w:t xml:space="preserve">, including my </w:t>
      </w:r>
      <w:r w:rsidR="00993795" w:rsidRPr="00DF25CA">
        <w:t xml:space="preserve">knee length black </w:t>
      </w:r>
      <w:r w:rsidR="009735FB" w:rsidRPr="00DF25CA">
        <w:t xml:space="preserve">jacket and </w:t>
      </w:r>
      <w:r w:rsidR="00993795" w:rsidRPr="00DF25CA">
        <w:t xml:space="preserve">laptop </w:t>
      </w:r>
      <w:r w:rsidR="009735FB" w:rsidRPr="00DF25CA">
        <w:t>bag.</w:t>
      </w:r>
      <w:r w:rsidRPr="00DF25CA">
        <w:t xml:space="preserve"> </w:t>
      </w:r>
      <w:r w:rsidR="009735FB" w:rsidRPr="00DF25CA">
        <w:t xml:space="preserve">I was in no state of mind to assess what was missing. </w:t>
      </w:r>
      <w:r w:rsidRPr="00DF25CA">
        <w:t>Phil</w:t>
      </w:r>
      <w:r w:rsidR="009735FB" w:rsidRPr="00DF25CA">
        <w:t>lip</w:t>
      </w:r>
      <w:r w:rsidRPr="00DF25CA">
        <w:t xml:space="preserve"> escort</w:t>
      </w:r>
      <w:r w:rsidR="009735FB" w:rsidRPr="00DF25CA">
        <w:t>ed me out of the building</w:t>
      </w:r>
      <w:r w:rsidRPr="00DF25CA">
        <w:t xml:space="preserve">. He was </w:t>
      </w:r>
      <w:r w:rsidR="009735FB" w:rsidRPr="00DF25CA">
        <w:t xml:space="preserve">sorry to see me go, </w:t>
      </w:r>
      <w:r w:rsidRPr="00DF25CA">
        <w:t xml:space="preserve">but </w:t>
      </w:r>
      <w:r w:rsidR="009735FB" w:rsidRPr="00DF25CA">
        <w:t>happy I took his advice.</w:t>
      </w:r>
    </w:p>
    <w:p w14:paraId="1EF40030" w14:textId="77777777" w:rsidR="00B60F0C" w:rsidRPr="00DF25CA" w:rsidRDefault="00B60F0C">
      <w:pPr>
        <w:spacing w:after="0" w:line="240" w:lineRule="auto"/>
        <w:ind w:left="0" w:firstLine="0"/>
        <w:rPr>
          <w:ins w:id="139" w:author="David" w:date="2022-08-16T17:13:00Z"/>
          <w:sz w:val="24"/>
          <w:szCs w:val="24"/>
          <w:rPrChange w:id="140" w:author="David" w:date="2022-08-17T16:34:00Z">
            <w:rPr>
              <w:ins w:id="141" w:author="David" w:date="2022-08-16T17:13:00Z"/>
              <w:rFonts w:ascii="Times New Roman" w:hAnsi="Times New Roman"/>
              <w:sz w:val="24"/>
              <w:szCs w:val="24"/>
            </w:rPr>
          </w:rPrChange>
        </w:rPr>
      </w:pPr>
      <w:ins w:id="142" w:author="David" w:date="2022-08-16T17:13:00Z">
        <w:r w:rsidRPr="00DF25CA">
          <w:rPr>
            <w:sz w:val="24"/>
            <w:szCs w:val="24"/>
            <w:rPrChange w:id="143" w:author="David" w:date="2022-08-17T16:34:00Z">
              <w:rPr>
                <w:rFonts w:ascii="Times New Roman" w:hAnsi="Times New Roman"/>
                <w:sz w:val="24"/>
                <w:szCs w:val="24"/>
              </w:rPr>
            </w:rPrChange>
          </w:rPr>
          <w:br w:type="page"/>
        </w:r>
      </w:ins>
    </w:p>
    <w:p w14:paraId="595999B6" w14:textId="613FB197" w:rsidR="00B60F0C" w:rsidRPr="00DF25CA" w:rsidRDefault="00B60F0C">
      <w:pPr>
        <w:pStyle w:val="Heading1"/>
        <w:jc w:val="center"/>
        <w:pPrChange w:id="144" w:author="David" w:date="2022-08-16T17:14:00Z">
          <w:pPr>
            <w:spacing w:line="480" w:lineRule="auto"/>
            <w:ind w:left="-5" w:right="15" w:firstLine="725"/>
          </w:pPr>
        </w:pPrChange>
      </w:pPr>
      <w:r w:rsidRPr="00DF25CA">
        <w:lastRenderedPageBreak/>
        <w:t>2</w:t>
      </w:r>
    </w:p>
    <w:p w14:paraId="638CCA64" w14:textId="31763043" w:rsidR="00B60F0C" w:rsidRPr="00163DCF" w:rsidRDefault="00DF25CA" w:rsidP="00DF25CA">
      <w:pPr>
        <w:pStyle w:val="Heading1"/>
        <w:jc w:val="center"/>
      </w:pPr>
      <w:r w:rsidRPr="00163DCF">
        <w:t>Tell a Friend</w:t>
      </w:r>
    </w:p>
    <w:p w14:paraId="67BDA293" w14:textId="11B7F5B3" w:rsidR="000848AA" w:rsidRPr="00DF25CA" w:rsidRDefault="006F31F6">
      <w:pPr>
        <w:rPr>
          <w:ins w:id="145" w:author="David" w:date="2022-08-10T18:14:00Z"/>
        </w:rPr>
        <w:pPrChange w:id="146" w:author="David" w:date="2022-08-16T18:01:00Z">
          <w:pPr>
            <w:spacing w:line="480" w:lineRule="auto"/>
            <w:ind w:left="-5" w:right="15" w:firstLine="725"/>
          </w:pPr>
        </w:pPrChange>
      </w:pPr>
      <w:r w:rsidRPr="00DF25CA">
        <w:t xml:space="preserve">Phil </w:t>
      </w:r>
      <w:r w:rsidR="00993795" w:rsidRPr="00DF25CA">
        <w:t>and I walked and talked. Well, he did much of the talking. I wasn’t listening, I felt numb. I did manage to force a smile</w:t>
      </w:r>
      <w:ins w:id="147" w:author="David" w:date="2022-08-10T18:07:00Z">
        <w:r w:rsidR="00993795" w:rsidRPr="00DF25CA">
          <w:t>.</w:t>
        </w:r>
      </w:ins>
      <w:r w:rsidRPr="00DF25CA">
        <w:t xml:space="preserve"> Phil shook my hand, wished me a hearty ‘all the best’ before disappearing towards the train station. </w:t>
      </w:r>
    </w:p>
    <w:p w14:paraId="4BFE032F" w14:textId="6758B19D" w:rsidR="006F31F6" w:rsidRPr="00DF25CA" w:rsidRDefault="000848AA">
      <w:pPr>
        <w:rPr>
          <w:ins w:id="148" w:author="Britt Collins" w:date="2021-09-30T14:58:00Z"/>
        </w:rPr>
        <w:pPrChange w:id="149" w:author="David" w:date="2022-08-16T18:01:00Z">
          <w:pPr>
            <w:spacing w:line="480" w:lineRule="auto"/>
            <w:ind w:left="-5" w:right="15"/>
          </w:pPr>
        </w:pPrChange>
      </w:pPr>
      <w:r w:rsidRPr="00DF25CA">
        <w:t xml:space="preserve">That afternoon, </w:t>
      </w:r>
      <w:r w:rsidR="006F31F6" w:rsidRPr="00DF25CA">
        <w:t xml:space="preserve">I was left floating in my own thoughts </w:t>
      </w:r>
      <w:r w:rsidRPr="00DF25CA">
        <w:t xml:space="preserve">walking along the streets of Birmingham City </w:t>
      </w:r>
      <w:r w:rsidR="00FE379A" w:rsidRPr="00DF25CA">
        <w:t>C</w:t>
      </w:r>
      <w:r w:rsidRPr="00DF25CA">
        <w:t>entre. My autopilot took in me in the direction of the leisure centre. I had no recollection of the route I had taken.</w:t>
      </w:r>
      <w:ins w:id="150" w:author="David" w:date="2022-08-10T18:14:00Z">
        <w:r w:rsidRPr="00DF25CA">
          <w:t xml:space="preserve"> </w:t>
        </w:r>
      </w:ins>
    </w:p>
    <w:p w14:paraId="43CBF9E1" w14:textId="60101E5E" w:rsidR="00F0748A" w:rsidRPr="00DF25CA" w:rsidRDefault="006F31F6" w:rsidP="00C6518A">
      <w:r w:rsidRPr="00DF25CA">
        <w:t>I was early</w:t>
      </w:r>
      <w:r w:rsidR="00AB0A16" w:rsidRPr="00DF25CA">
        <w:t>.</w:t>
      </w:r>
      <w:r w:rsidRPr="00DF25CA">
        <w:t xml:space="preserve"> </w:t>
      </w:r>
      <w:r w:rsidR="00AB0A16" w:rsidRPr="00DF25CA">
        <w:t>T</w:t>
      </w:r>
      <w:r w:rsidRPr="00DF25CA">
        <w:t xml:space="preserve">he leisure centre changing room </w:t>
      </w:r>
      <w:r w:rsidR="00AB0A16" w:rsidRPr="00DF25CA">
        <w:t xml:space="preserve">was </w:t>
      </w:r>
      <w:r w:rsidRPr="00DF25CA">
        <w:t>empty</w:t>
      </w:r>
      <w:r w:rsidR="00F0748A" w:rsidRPr="00DF25CA">
        <w:t xml:space="preserve"> thank goodness. </w:t>
      </w:r>
      <w:r w:rsidR="00AB0A16" w:rsidRPr="00DF25CA">
        <w:t xml:space="preserve">Still, there wasn’t a </w:t>
      </w:r>
      <w:r w:rsidR="00F0748A" w:rsidRPr="00DF25CA">
        <w:t xml:space="preserve">great deal of space to change. The </w:t>
      </w:r>
      <w:r w:rsidR="00AB0A16" w:rsidRPr="00DF25CA">
        <w:t xml:space="preserve">room </w:t>
      </w:r>
      <w:r w:rsidR="00F0748A" w:rsidRPr="00DF25CA">
        <w:t xml:space="preserve">had the classic musky scent of stale sweat. A smell that can never be </w:t>
      </w:r>
      <w:r w:rsidR="00AB0A16" w:rsidRPr="00DF25CA">
        <w:t>removed</w:t>
      </w:r>
      <w:r w:rsidR="00F0748A" w:rsidRPr="00DF25CA">
        <w:t xml:space="preserve">, no matter how many air fresheners are used. The ceiling had that classical </w:t>
      </w:r>
      <w:del w:id="151" w:author="David" w:date="2022-08-22T17:55:00Z">
        <w:r w:rsidR="00AB0A16" w:rsidRPr="00DF25CA" w:rsidDel="00C6518A">
          <w:delText xml:space="preserve">public </w:delText>
        </w:r>
        <w:r w:rsidR="00F0748A" w:rsidRPr="00DF25CA" w:rsidDel="00C6518A">
          <w:delText>school</w:delText>
        </w:r>
      </w:del>
      <w:ins w:id="152" w:author="David" w:date="2022-08-22T17:55:00Z">
        <w:r w:rsidR="00C6518A" w:rsidRPr="00DF25CA">
          <w:t>public-school</w:t>
        </w:r>
      </w:ins>
      <w:r w:rsidR="00F0748A" w:rsidRPr="00DF25CA">
        <w:t xml:space="preserve"> tile and lighting format. However, the tiles were more a shade of </w:t>
      </w:r>
      <w:r w:rsidR="00AB0A16" w:rsidRPr="00DF25CA">
        <w:t xml:space="preserve">rusty </w:t>
      </w:r>
      <w:r w:rsidR="00F0748A" w:rsidRPr="00DF25CA">
        <w:t xml:space="preserve">stains than </w:t>
      </w:r>
      <w:r w:rsidR="00AB0A16" w:rsidRPr="00DF25CA">
        <w:t xml:space="preserve">its </w:t>
      </w:r>
      <w:r w:rsidR="00F0748A" w:rsidRPr="00DF25CA">
        <w:t xml:space="preserve">original bright white. </w:t>
      </w:r>
      <w:r w:rsidR="00AB0A16" w:rsidRPr="00DF25CA">
        <w:t xml:space="preserve">It was dark, even though it was bright as a button outside. The brutalist concrete walls shielded the </w:t>
      </w:r>
      <w:del w:id="153" w:author="David" w:date="2022-08-22T17:55:00Z">
        <w:r w:rsidR="00AB0A16" w:rsidRPr="00DF25CA" w:rsidDel="00C6518A">
          <w:delText>sunshine, and</w:delText>
        </w:r>
      </w:del>
      <w:ins w:id="154" w:author="David" w:date="2022-08-22T17:55:00Z">
        <w:r w:rsidR="00C6518A" w:rsidRPr="00DF25CA">
          <w:t>sunshine and</w:t>
        </w:r>
      </w:ins>
      <w:r w:rsidR="00AB0A16" w:rsidRPr="00DF25CA">
        <w:t xml:space="preserve"> were poor at scattering the installed lighting. At least it was warm, baking hot in fact thanks to </w:t>
      </w:r>
      <w:del w:id="155" w:author="David" w:date="2022-08-11T17:02:00Z">
        <w:r w:rsidR="00AB0A16" w:rsidRPr="00DF25CA" w:rsidDel="00AB0A16">
          <w:delText xml:space="preserve"> </w:delText>
        </w:r>
      </w:del>
      <w:r w:rsidR="00AB0A16" w:rsidRPr="00DF25CA">
        <w:t>the single “nuclear” hot radiator.</w:t>
      </w:r>
    </w:p>
    <w:p w14:paraId="6F810284" w14:textId="21072CCD" w:rsidR="001E177B" w:rsidRPr="00DF25CA" w:rsidRDefault="006F31F6">
      <w:pPr>
        <w:rPr>
          <w:ins w:id="156" w:author="David" w:date="2022-08-11T17:13:00Z"/>
        </w:rPr>
        <w:pPrChange w:id="157" w:author="David" w:date="2022-08-16T18:01:00Z">
          <w:pPr>
            <w:spacing w:line="480" w:lineRule="auto"/>
            <w:ind w:left="0" w:right="15" w:firstLine="0"/>
          </w:pPr>
        </w:pPrChange>
      </w:pPr>
      <w:ins w:id="158" w:author="Britt Collins" w:date="2021-09-30T14:58:00Z">
        <w:del w:id="159" w:author="David" w:date="2022-08-11T17:06:00Z">
          <w:r w:rsidRPr="00DF25CA" w:rsidDel="001E177B">
            <w:delText xml:space="preserve"> </w:delText>
          </w:r>
        </w:del>
      </w:ins>
      <w:r w:rsidRPr="00DF25CA">
        <w:t xml:space="preserve">I took my time </w:t>
      </w:r>
      <w:r w:rsidR="000848AA" w:rsidRPr="00DF25CA">
        <w:t xml:space="preserve">to get </w:t>
      </w:r>
      <w:r w:rsidR="00DF2BD0" w:rsidRPr="00DF25CA">
        <w:t>changed. I</w:t>
      </w:r>
      <w:r w:rsidR="001E177B" w:rsidRPr="00DF25CA">
        <w:t xml:space="preserve"> sighed as I sat down, looking at my sports bag with contempt. Why was I here again? Oh yeah. To enjoy a game of football with my mates. More importantly, I was here because I am not, contrary to what Phillip thinks, a disappointment to my teammates</w:t>
      </w:r>
      <w:r w:rsidR="002D0D02" w:rsidRPr="00DF25CA">
        <w:t>.</w:t>
      </w:r>
      <w:r w:rsidRPr="00DF25CA">
        <w:t xml:space="preserve"> </w:t>
      </w:r>
      <w:r w:rsidR="001E177B" w:rsidRPr="00DF25CA">
        <w:t>I was changed and ready, ready to stare blankly ahead at the mismatch of brass and steel clothes hooks that bedecked the wall in front of me.</w:t>
      </w:r>
    </w:p>
    <w:p w14:paraId="5930F6F3" w14:textId="1DD725BA" w:rsidR="009A0E51" w:rsidRPr="00DF25CA" w:rsidRDefault="002D0D02">
      <w:pPr>
        <w:pPrChange w:id="160" w:author="David" w:date="2022-08-16T18:01:00Z">
          <w:pPr>
            <w:spacing w:line="480" w:lineRule="auto"/>
            <w:ind w:left="0" w:right="15" w:firstLine="0"/>
          </w:pPr>
        </w:pPrChange>
      </w:pPr>
      <w:r w:rsidRPr="00DF25CA">
        <w:t>A stream of well groomed, suited, 30-something year old m</w:t>
      </w:r>
      <w:r w:rsidR="001E177B" w:rsidRPr="00DF25CA">
        <w:t xml:space="preserve">en </w:t>
      </w:r>
      <w:r w:rsidRPr="00DF25CA">
        <w:t xml:space="preserve">appeared. The silence of this overheating room burst into loud conversations about. Some nodded, </w:t>
      </w:r>
      <w:r w:rsidR="009A0E51" w:rsidRPr="00DF25CA">
        <w:t xml:space="preserve">in </w:t>
      </w:r>
      <w:r w:rsidRPr="00DF25CA">
        <w:t>appreciati</w:t>
      </w:r>
      <w:r w:rsidR="009A0E51" w:rsidRPr="00DF25CA">
        <w:t>on</w:t>
      </w:r>
      <w:r w:rsidRPr="00DF25CA">
        <w:t xml:space="preserve"> </w:t>
      </w:r>
      <w:r w:rsidR="009A0E51" w:rsidRPr="00DF25CA">
        <w:t xml:space="preserve">of </w:t>
      </w:r>
      <w:r w:rsidRPr="00DF25CA">
        <w:t xml:space="preserve">my </w:t>
      </w:r>
      <w:r w:rsidR="009A0E51" w:rsidRPr="00DF25CA">
        <w:t>presence.</w:t>
      </w:r>
      <w:r w:rsidR="00DF2BD0" w:rsidRPr="00DF25CA">
        <w:t xml:space="preserve"> </w:t>
      </w:r>
      <w:r w:rsidR="009A0E51" w:rsidRPr="00DF25CA">
        <w:t>I</w:t>
      </w:r>
      <w:ins w:id="161" w:author="David" w:date="2022-08-11T17:42:00Z">
        <w:r w:rsidR="009A0E51" w:rsidRPr="00DF25CA">
          <w:t xml:space="preserve"> </w:t>
        </w:r>
      </w:ins>
      <w:r w:rsidR="00DF2BD0" w:rsidRPr="00DF25CA">
        <w:t xml:space="preserve">felt part of a stop-motion nature documentary. Everything zoomed </w:t>
      </w:r>
      <w:r w:rsidR="009A0E51" w:rsidRPr="00DF25CA">
        <w:t>round</w:t>
      </w:r>
      <w:r w:rsidR="00DF2BD0" w:rsidRPr="00DF25CA">
        <w:t xml:space="preserve"> </w:t>
      </w:r>
      <w:r w:rsidR="009A0E51" w:rsidRPr="00DF25CA">
        <w:t xml:space="preserve">my lifeless, seated body </w:t>
      </w:r>
      <w:r w:rsidR="00DF2BD0" w:rsidRPr="00DF25CA">
        <w:t xml:space="preserve">as I </w:t>
      </w:r>
      <w:r w:rsidR="009A0E51" w:rsidRPr="00DF25CA">
        <w:t xml:space="preserve">finally </w:t>
      </w:r>
      <w:r w:rsidR="00DF2BD0" w:rsidRPr="00DF25CA">
        <w:t>got to my feet.</w:t>
      </w:r>
      <w:r w:rsidR="009A0E51" w:rsidRPr="00DF25CA">
        <w:t xml:space="preserve"> </w:t>
      </w:r>
    </w:p>
    <w:p w14:paraId="3DC96389" w14:textId="04669D06" w:rsidR="009A0E51" w:rsidRPr="00DF25CA" w:rsidRDefault="009A0E51">
      <w:pPr>
        <w:pPrChange w:id="162" w:author="David" w:date="2022-08-16T18:01:00Z">
          <w:pPr>
            <w:spacing w:line="480" w:lineRule="auto"/>
            <w:ind w:left="0" w:right="15" w:firstLine="0"/>
          </w:pPr>
        </w:pPrChange>
      </w:pPr>
      <w:r w:rsidRPr="00DF25CA">
        <w:t xml:space="preserve">I managed to snap out of the trance, entering the sports hall. The sports hall was quite the contrast from the changing rooms: large, high ceiling bright. There were no nuclear hot radiators here. </w:t>
      </w:r>
    </w:p>
    <w:p w14:paraId="229D70E1" w14:textId="77777777" w:rsidR="006A4F56" w:rsidRPr="00DF25CA" w:rsidRDefault="006A4F56">
      <w:pPr>
        <w:pPrChange w:id="163" w:author="David" w:date="2022-08-16T18:01:00Z">
          <w:pPr>
            <w:spacing w:line="480" w:lineRule="auto"/>
            <w:ind w:left="0" w:right="15" w:firstLine="0"/>
          </w:pPr>
        </w:pPrChange>
      </w:pPr>
      <w:r w:rsidRPr="00DF25CA">
        <w:t xml:space="preserve">Our 5-a-side </w:t>
      </w:r>
      <w:r w:rsidR="006F31F6" w:rsidRPr="00DF25CA">
        <w:t xml:space="preserve">football match </w:t>
      </w:r>
      <w:r w:rsidRPr="00DF25CA">
        <w:t>began.</w:t>
      </w:r>
      <w:r w:rsidR="006F31F6" w:rsidRPr="00DF25CA">
        <w:t xml:space="preserve"> </w:t>
      </w:r>
      <w:r w:rsidRPr="00DF25CA">
        <w:t xml:space="preserve">The stop-motion footage continued. This time my stare was targeted at the stanchion of the opposition’s goals. I didn’t realise my best friend Smiffy </w:t>
      </w:r>
      <w:r w:rsidR="006F31F6" w:rsidRPr="00DF25CA">
        <w:t>was playing alongside me.</w:t>
      </w:r>
      <w:ins w:id="164" w:author="David" w:date="2022-08-11T17:52:00Z">
        <w:r w:rsidRPr="00DF25CA">
          <w:t xml:space="preserve"> </w:t>
        </w:r>
      </w:ins>
      <w:ins w:id="165" w:author="Britt Collins" w:date="2021-09-30T14:58:00Z">
        <w:r w:rsidR="006F31F6" w:rsidRPr="00DF25CA">
          <w:t xml:space="preserve"> </w:t>
        </w:r>
      </w:ins>
    </w:p>
    <w:p w14:paraId="5A5CE4EA" w14:textId="3AFFE170" w:rsidR="006A4F56" w:rsidRPr="00DF25CA" w:rsidRDefault="006A4F56">
      <w:pPr>
        <w:pPrChange w:id="166" w:author="David" w:date="2022-08-16T18:01:00Z">
          <w:pPr>
            <w:spacing w:line="480" w:lineRule="auto"/>
            <w:ind w:left="0" w:right="15" w:firstLine="0"/>
          </w:pPr>
        </w:pPrChange>
      </w:pPr>
      <w:r w:rsidRPr="00DF25CA">
        <w:t xml:space="preserve">I had known Smiffy aka Matthew Smith since junior school. Coincidently, we met on the playground playing football. </w:t>
      </w:r>
      <w:r w:rsidR="00DC547D" w:rsidRPr="00DF25CA">
        <w:t xml:space="preserve">It was more </w:t>
      </w:r>
      <w:proofErr w:type="spellStart"/>
      <w:r w:rsidR="00DC547D" w:rsidRPr="00DF25CA">
        <w:t>adhoc</w:t>
      </w:r>
      <w:proofErr w:type="spellEnd"/>
      <w:r w:rsidR="00DC547D" w:rsidRPr="00DF25CA">
        <w:t xml:space="preserve"> back then, jumpers for goalposts. He </w:t>
      </w:r>
      <w:r w:rsidR="006E6F21" w:rsidRPr="00DF25CA">
        <w:t xml:space="preserve">was </w:t>
      </w:r>
      <w:r w:rsidR="00DC547D" w:rsidRPr="00DF25CA">
        <w:t>the type of person whose appearance matche</w:t>
      </w:r>
      <w:r w:rsidR="006E6F21" w:rsidRPr="00DF25CA">
        <w:t>d</w:t>
      </w:r>
      <w:r w:rsidR="00DC547D" w:rsidRPr="00DF25CA">
        <w:t xml:space="preserve"> his intellect. </w:t>
      </w:r>
      <w:r w:rsidR="006E6F21" w:rsidRPr="00DF25CA">
        <w:t xml:space="preserve">Softly spoken and </w:t>
      </w:r>
      <w:r w:rsidR="00DC547D" w:rsidRPr="00DF25CA">
        <w:t xml:space="preserve">well-groomed, </w:t>
      </w:r>
      <w:r w:rsidR="006E6F21" w:rsidRPr="00DF25CA">
        <w:t xml:space="preserve">he </w:t>
      </w:r>
      <w:r w:rsidR="00DC547D" w:rsidRPr="00DF25CA">
        <w:t>sport</w:t>
      </w:r>
      <w:r w:rsidR="006E6F21" w:rsidRPr="00DF25CA">
        <w:t>ed</w:t>
      </w:r>
      <w:r w:rsidR="00DC547D" w:rsidRPr="00DF25CA">
        <w:t xml:space="preserve"> a neatly shaven </w:t>
      </w:r>
      <w:r w:rsidR="006E6F21" w:rsidRPr="00DF25CA">
        <w:t xml:space="preserve">pencil thick </w:t>
      </w:r>
      <w:r w:rsidR="00DC547D" w:rsidRPr="00DF25CA">
        <w:t xml:space="preserve">beard. His dark hair was </w:t>
      </w:r>
      <w:r w:rsidR="006E6F21" w:rsidRPr="00DF25CA">
        <w:t xml:space="preserve">a classic short back and sides. He was passionate about his football. Cut him and he’d bleed Birmingham City Football Club. He was average height and build. The </w:t>
      </w:r>
      <w:proofErr w:type="gramStart"/>
      <w:r w:rsidR="006E6F21" w:rsidRPr="00DF25CA">
        <w:t>manner in which</w:t>
      </w:r>
      <w:proofErr w:type="gramEnd"/>
      <w:r w:rsidR="006E6F21" w:rsidRPr="00DF25CA">
        <w:t xml:space="preserve"> he coordinated that body was mesmerizing, especially on the football field. If he didn’t know what he was going to do next, God help anyone trying to defend against him. Many a time his brain and body met mid-way, which resulted in Matthew “stacking it” (losing one’s balance).</w:t>
      </w:r>
    </w:p>
    <w:p w14:paraId="2EFBA54D" w14:textId="5DF6964C" w:rsidR="006E6F21" w:rsidRPr="00DF25CA" w:rsidRDefault="006E6F21">
      <w:pPr>
        <w:rPr>
          <w:ins w:id="167" w:author="David" w:date="2022-08-11T18:15:00Z"/>
        </w:rPr>
        <w:pPrChange w:id="168" w:author="David" w:date="2022-08-16T18:01:00Z">
          <w:pPr>
            <w:spacing w:line="480" w:lineRule="auto"/>
            <w:ind w:left="0" w:right="15" w:firstLine="0"/>
          </w:pPr>
        </w:pPrChange>
      </w:pPr>
      <w:r w:rsidRPr="00DF25CA">
        <w:t xml:space="preserve">Time </w:t>
      </w:r>
      <w:r w:rsidR="00884432" w:rsidRPr="00DF25CA">
        <w:t>dissolved.</w:t>
      </w:r>
      <w:r w:rsidRPr="00DF25CA">
        <w:t xml:space="preserve"> </w:t>
      </w:r>
      <w:r w:rsidR="00884432" w:rsidRPr="00DF25CA">
        <w:t>B</w:t>
      </w:r>
      <w:r w:rsidRPr="00DF25CA">
        <w:t xml:space="preserve">efore I knew it </w:t>
      </w:r>
      <w:r w:rsidR="00646E72" w:rsidRPr="00DF25CA">
        <w:t xml:space="preserve">the first half of the </w:t>
      </w:r>
      <w:r w:rsidR="006F31F6" w:rsidRPr="00DF25CA">
        <w:t>game</w:t>
      </w:r>
      <w:r w:rsidR="00646E72" w:rsidRPr="00DF25CA">
        <w:t xml:space="preserve"> had ended</w:t>
      </w:r>
      <w:r w:rsidRPr="00DF25CA">
        <w:t>.</w:t>
      </w:r>
      <w:r w:rsidR="00884432" w:rsidRPr="00DF25CA">
        <w:t xml:space="preserve"> Matthew jogged over to me.</w:t>
      </w:r>
    </w:p>
    <w:p w14:paraId="6ACD0F05" w14:textId="2A62CA60" w:rsidR="006F31F6" w:rsidRPr="00DF25CA" w:rsidRDefault="006E6F21">
      <w:pPr>
        <w:pPrChange w:id="169" w:author="David" w:date="2022-08-16T18:01:00Z">
          <w:pPr>
            <w:spacing w:line="480" w:lineRule="auto"/>
            <w:ind w:left="0" w:right="15" w:firstLine="0"/>
          </w:pPr>
        </w:pPrChange>
      </w:pPr>
      <w:r w:rsidRPr="00DF25CA">
        <w:tab/>
      </w:r>
      <w:r w:rsidR="00884432" w:rsidRPr="00DF25CA">
        <w:t>“Dave, are you okay?” Matthew said, his tone of voice indicating concern.</w:t>
      </w:r>
    </w:p>
    <w:p w14:paraId="0DC593CA" w14:textId="07959CB3" w:rsidR="00884432" w:rsidRPr="00DF25CA" w:rsidRDefault="00884432">
      <w:pPr>
        <w:pPrChange w:id="170" w:author="David" w:date="2022-08-16T18:01:00Z">
          <w:pPr>
            <w:spacing w:line="480" w:lineRule="auto"/>
            <w:ind w:left="-5" w:right="15" w:firstLine="725"/>
          </w:pPr>
        </w:pPrChange>
      </w:pPr>
      <w:r w:rsidRPr="00DF25CA">
        <w:t>His concern was like a snap of the fingers, triggering an emotional response. I was raised to hide a tearful response. My father and his generation of men saw it as a sign of weakness. I bit my lip and held back the tears best I could.</w:t>
      </w:r>
    </w:p>
    <w:p w14:paraId="57C610B3" w14:textId="01305F8C" w:rsidR="006F31F6" w:rsidRPr="00DF25CA" w:rsidRDefault="006F31F6">
      <w:pPr>
        <w:pPrChange w:id="171" w:author="David" w:date="2022-08-16T18:01:00Z">
          <w:pPr>
            <w:spacing w:line="480" w:lineRule="auto"/>
            <w:ind w:left="-5" w:right="15" w:firstLine="725"/>
          </w:pPr>
        </w:pPrChange>
      </w:pPr>
      <w:r w:rsidRPr="00DF25CA">
        <w:t xml:space="preserve">“Smiffy,” I </w:t>
      </w:r>
      <w:r w:rsidR="00646E72" w:rsidRPr="00DF25CA">
        <w:t xml:space="preserve">paused and </w:t>
      </w:r>
      <w:r w:rsidRPr="00DF25CA">
        <w:t>took a deep breath</w:t>
      </w:r>
      <w:r w:rsidR="00646E72" w:rsidRPr="00DF25CA">
        <w:t>.</w:t>
      </w:r>
      <w:r w:rsidRPr="00DF25CA">
        <w:t xml:space="preserve"> </w:t>
      </w:r>
      <w:r w:rsidR="00646E72" w:rsidRPr="00DF25CA">
        <w:t>“</w:t>
      </w:r>
      <w:r w:rsidRPr="00DF25CA">
        <w:t>I lost my job today.”</w:t>
      </w:r>
      <w:del w:id="172" w:author="David" w:date="2022-08-11T18:26:00Z">
        <w:r w:rsidRPr="00DF25CA" w:rsidDel="00646E72">
          <w:delText xml:space="preserve"> </w:delText>
        </w:r>
      </w:del>
    </w:p>
    <w:p w14:paraId="4D29FE01" w14:textId="77777777" w:rsidR="00646E72" w:rsidRPr="00DF25CA" w:rsidRDefault="006F31F6">
      <w:pPr>
        <w:pPrChange w:id="173" w:author="David" w:date="2022-08-16T18:01:00Z">
          <w:pPr>
            <w:spacing w:line="480" w:lineRule="auto"/>
            <w:ind w:right="15"/>
          </w:pPr>
        </w:pPrChange>
      </w:pPr>
      <w:r w:rsidRPr="00DF25CA">
        <w:lastRenderedPageBreak/>
        <w:t>He looked at me quizzically</w:t>
      </w:r>
      <w:r w:rsidR="00646E72" w:rsidRPr="00DF25CA">
        <w:t xml:space="preserve">. The whistle blew to indicate the start of the second half. </w:t>
      </w:r>
      <w:r w:rsidRPr="00DF25CA">
        <w:t xml:space="preserve"> </w:t>
      </w:r>
      <w:r w:rsidR="00646E72" w:rsidRPr="00DF25CA">
        <w:t>H</w:t>
      </w:r>
      <w:r w:rsidRPr="00DF25CA">
        <w:t xml:space="preserve">is focus </w:t>
      </w:r>
      <w:r w:rsidR="00646E72" w:rsidRPr="00DF25CA">
        <w:t>on me precipitated</w:t>
      </w:r>
      <w:r w:rsidRPr="00DF25CA">
        <w:t xml:space="preserve">. </w:t>
      </w:r>
      <w:r w:rsidR="00646E72" w:rsidRPr="00DF25CA">
        <w:t xml:space="preserve">He faced me and jogged back to his starting position. </w:t>
      </w:r>
    </w:p>
    <w:p w14:paraId="647B93CB" w14:textId="5DE15B71" w:rsidR="006F31F6" w:rsidRPr="00DF25CA" w:rsidRDefault="006F31F6">
      <w:pPr>
        <w:pPrChange w:id="174" w:author="David" w:date="2022-08-16T18:01:00Z">
          <w:pPr>
            <w:spacing w:line="480" w:lineRule="auto"/>
            <w:ind w:right="15"/>
          </w:pPr>
        </w:pPrChange>
      </w:pPr>
      <w:r w:rsidRPr="00DF25CA">
        <w:t>“What… why?”</w:t>
      </w:r>
      <w:r w:rsidR="00646E72" w:rsidRPr="00DF25CA">
        <w:t>, his voice barely audible</w:t>
      </w:r>
      <w:r w:rsidR="007B170A" w:rsidRPr="00DF25CA">
        <w:t xml:space="preserve"> over the shouts of other team members</w:t>
      </w:r>
      <w:r w:rsidR="00646E72" w:rsidRPr="00DF25CA">
        <w:t>.</w:t>
      </w:r>
    </w:p>
    <w:p w14:paraId="7CF39981" w14:textId="77777777" w:rsidR="00336D0F" w:rsidRPr="00DF25CA" w:rsidRDefault="006F31F6">
      <w:pPr>
        <w:rPr>
          <w:ins w:id="175" w:author="David" w:date="2022-08-12T17:36:00Z"/>
        </w:rPr>
        <w:pPrChange w:id="176" w:author="David" w:date="2022-08-16T18:01:00Z">
          <w:pPr>
            <w:spacing w:line="480" w:lineRule="auto"/>
            <w:ind w:left="-5" w:right="15" w:firstLine="725"/>
          </w:pPr>
        </w:pPrChange>
      </w:pPr>
      <w:r w:rsidRPr="00DF25CA">
        <w:t>“They found</w:t>
      </w:r>
      <w:r w:rsidR="007B170A" w:rsidRPr="00DF25CA">
        <w:t>..</w:t>
      </w:r>
      <w:r w:rsidRPr="00DF25CA">
        <w:t>.”</w:t>
      </w:r>
      <w:r w:rsidR="007B170A" w:rsidRPr="00DF25CA">
        <w:t xml:space="preserve"> I shouted, giving up halfway through my sentence as Matthew’s focus shifted to the game.</w:t>
      </w:r>
      <w:r w:rsidRPr="00DF25CA">
        <w:br/>
      </w:r>
      <w:r w:rsidRPr="00DF25CA">
        <w:tab/>
      </w:r>
      <w:r w:rsidRPr="00DF25CA">
        <w:tab/>
        <w:t xml:space="preserve">I couldn’t remember the score. </w:t>
      </w:r>
      <w:r w:rsidR="00863FD8" w:rsidRPr="00DF25CA">
        <w:t xml:space="preserve">Was the choice of playing football better than going home, away from friends and family, in Lichfield? Yes. I felt more energised, </w:t>
      </w:r>
      <w:r w:rsidR="00336D0F" w:rsidRPr="00DF25CA">
        <w:t>refreshed,</w:t>
      </w:r>
      <w:r w:rsidR="00863FD8" w:rsidRPr="00DF25CA">
        <w:t xml:space="preserve"> and somewhat scolded after a nuclear hot changing room shower</w:t>
      </w:r>
      <w:r w:rsidRPr="00DF25CA">
        <w:t xml:space="preserve">. </w:t>
      </w:r>
    </w:p>
    <w:p w14:paraId="28078966" w14:textId="77777777" w:rsidR="0045127C" w:rsidRPr="00DF25CA" w:rsidRDefault="00336D0F">
      <w:pPr>
        <w:rPr>
          <w:ins w:id="177" w:author="David" w:date="2022-08-12T17:50:00Z"/>
        </w:rPr>
        <w:pPrChange w:id="178" w:author="David" w:date="2022-08-16T18:01:00Z">
          <w:pPr>
            <w:spacing w:line="480" w:lineRule="auto"/>
            <w:ind w:left="-5" w:right="15" w:firstLine="725"/>
          </w:pPr>
        </w:pPrChange>
      </w:pPr>
      <w:r w:rsidRPr="00DF25CA">
        <w:t xml:space="preserve">It was dark outside. </w:t>
      </w:r>
      <w:r w:rsidR="0045127C" w:rsidRPr="00DF25CA">
        <w:t>T</w:t>
      </w:r>
      <w:r w:rsidRPr="00DF25CA">
        <w:t xml:space="preserve">he Aston University campus had excellent street lighting and an abundance of pathed walkways. Still, </w:t>
      </w:r>
      <w:r w:rsidR="006F31F6" w:rsidRPr="00DF25CA">
        <w:t xml:space="preserve">I </w:t>
      </w:r>
      <w:r w:rsidR="00863FD8" w:rsidRPr="00DF25CA">
        <w:t>felt</w:t>
      </w:r>
      <w:r w:rsidRPr="00DF25CA">
        <w:t xml:space="preserve"> afraid and</w:t>
      </w:r>
      <w:r w:rsidR="00863FD8" w:rsidRPr="00DF25CA">
        <w:t xml:space="preserve"> vulnerable. I </w:t>
      </w:r>
      <w:r w:rsidR="0045127C" w:rsidRPr="00DF25CA">
        <w:t>didn’t want to be on my own. I</w:t>
      </w:r>
      <w:r w:rsidR="00863FD8" w:rsidRPr="00DF25CA">
        <w:t xml:space="preserve"> decided </w:t>
      </w:r>
      <w:r w:rsidRPr="00DF25CA">
        <w:t xml:space="preserve">against </w:t>
      </w:r>
      <w:r w:rsidR="0045127C" w:rsidRPr="00DF25CA">
        <w:t xml:space="preserve">travelling to my empty </w:t>
      </w:r>
      <w:r w:rsidRPr="00DF25CA">
        <w:t>Lichfield</w:t>
      </w:r>
      <w:r w:rsidR="0045127C" w:rsidRPr="00DF25CA">
        <w:t xml:space="preserve"> home</w:t>
      </w:r>
      <w:r w:rsidRPr="00DF25CA">
        <w:t xml:space="preserve">. My parent’s house </w:t>
      </w:r>
      <w:r w:rsidR="0045127C" w:rsidRPr="00DF25CA">
        <w:t>was closer, warmer, a better</w:t>
      </w:r>
      <w:r w:rsidRPr="00DF25CA">
        <w:t xml:space="preserve"> environment in which to share my </w:t>
      </w:r>
      <w:r w:rsidR="0045127C" w:rsidRPr="00DF25CA">
        <w:t>grief</w:t>
      </w:r>
      <w:r w:rsidRPr="00DF25CA">
        <w:t xml:space="preserve">. </w:t>
      </w:r>
    </w:p>
    <w:p w14:paraId="015949C9" w14:textId="72B0E7B1" w:rsidR="00197AB4" w:rsidRPr="00DF25CA" w:rsidRDefault="0045127C">
      <w:pPr>
        <w:pPrChange w:id="179" w:author="David" w:date="2022-08-16T18:01:00Z">
          <w:pPr>
            <w:spacing w:line="480" w:lineRule="auto"/>
            <w:ind w:left="-5" w:right="15" w:firstLine="725"/>
          </w:pPr>
        </w:pPrChange>
      </w:pPr>
      <w:r w:rsidRPr="00DF25CA">
        <w:t xml:space="preserve">I caught Matthew’s attention as he said goodbye </w:t>
      </w:r>
      <w:r w:rsidR="00197AB4" w:rsidRPr="00DF25CA">
        <w:t xml:space="preserve">to </w:t>
      </w:r>
      <w:r w:rsidRPr="00DF25CA">
        <w:t xml:space="preserve">work mates. “Smiffy, are you </w:t>
      </w:r>
      <w:r w:rsidR="00197AB4" w:rsidRPr="00DF25CA">
        <w:t>ready?</w:t>
      </w:r>
      <w:r w:rsidRPr="00DF25CA">
        <w:t>”</w:t>
      </w:r>
      <w:r w:rsidR="00197AB4" w:rsidRPr="00DF25CA">
        <w:t xml:space="preserve"> I asked.</w:t>
      </w:r>
    </w:p>
    <w:p w14:paraId="07B56538" w14:textId="3449C636" w:rsidR="00197AB4" w:rsidRPr="00DF25CA" w:rsidRDefault="00197AB4">
      <w:pPr>
        <w:pPrChange w:id="180" w:author="David" w:date="2022-08-16T18:01:00Z">
          <w:pPr>
            <w:spacing w:line="480" w:lineRule="auto"/>
            <w:ind w:left="-5" w:right="15" w:firstLine="725"/>
          </w:pPr>
        </w:pPrChange>
      </w:pPr>
      <w:r w:rsidRPr="00DF25CA">
        <w:t xml:space="preserve">He performed </w:t>
      </w:r>
      <w:r w:rsidR="002B4CC6" w:rsidRPr="00DF25CA">
        <w:t xml:space="preserve">a sequence </w:t>
      </w:r>
      <w:r w:rsidRPr="00DF25CA">
        <w:t xml:space="preserve">of checks: Breast pockets, bag stap.  trouser pockets. It felt cold </w:t>
      </w:r>
      <w:r w:rsidR="0088108D" w:rsidRPr="00DF25CA">
        <w:t xml:space="preserve">leaving </w:t>
      </w:r>
      <w:r w:rsidRPr="00DF25CA">
        <w:t xml:space="preserve">the </w:t>
      </w:r>
      <w:r w:rsidR="0088108D" w:rsidRPr="00DF25CA">
        <w:t xml:space="preserve">humidity </w:t>
      </w:r>
      <w:r w:rsidRPr="00DF25CA">
        <w:t xml:space="preserve">of the </w:t>
      </w:r>
      <w:r w:rsidR="0088108D" w:rsidRPr="00DF25CA">
        <w:t>shower room to the open skies of the Aston University campus.</w:t>
      </w:r>
      <w:r w:rsidRPr="00DF25CA">
        <w:t xml:space="preserve"> </w:t>
      </w:r>
      <w:r w:rsidR="0088108D" w:rsidRPr="00DF25CA">
        <w:t xml:space="preserve">The </w:t>
      </w:r>
      <w:r w:rsidRPr="00DF25CA">
        <w:t>bright city lights</w:t>
      </w:r>
      <w:r w:rsidR="0088108D" w:rsidRPr="00DF25CA">
        <w:t xml:space="preserve"> of Birmingham City Centre, most notably the landmarks of the BT Tower and Rotunda</w:t>
      </w:r>
      <w:r w:rsidRPr="00DF25CA">
        <w:t xml:space="preserve">.  </w:t>
      </w:r>
    </w:p>
    <w:p w14:paraId="5635721A" w14:textId="5FC5D932" w:rsidR="0088108D" w:rsidRPr="00DF25CA" w:rsidRDefault="0088108D">
      <w:pPr>
        <w:pPrChange w:id="181" w:author="David" w:date="2022-08-16T18:01:00Z">
          <w:pPr>
            <w:spacing w:line="480" w:lineRule="auto"/>
            <w:ind w:left="-5" w:right="15" w:firstLine="725"/>
          </w:pPr>
        </w:pPrChange>
      </w:pPr>
      <w:r w:rsidRPr="00DF25CA">
        <w:t xml:space="preserve">Matthew, rightly, wanted to chat about the football match. </w:t>
      </w:r>
      <w:r w:rsidR="006F31F6" w:rsidRPr="00DF25CA">
        <w:t>I</w:t>
      </w:r>
      <w:r w:rsidRPr="00DF25CA">
        <w:t xml:space="preserve"> was happy to listen, I used the time to build up courage to broach the news</w:t>
      </w:r>
      <w:r w:rsidR="006F31F6" w:rsidRPr="00DF25CA">
        <w:t xml:space="preserve">. </w:t>
      </w:r>
    </w:p>
    <w:p w14:paraId="0A55FA10" w14:textId="10626EA4" w:rsidR="006F31F6" w:rsidRPr="00DF25CA" w:rsidRDefault="006F31F6">
      <w:pPr>
        <w:rPr>
          <w:ins w:id="182" w:author="Britt Collins" w:date="2021-09-30T14:58:00Z"/>
        </w:rPr>
        <w:pPrChange w:id="183" w:author="David" w:date="2022-08-16T18:01:00Z">
          <w:pPr>
            <w:spacing w:line="480" w:lineRule="auto"/>
            <w:ind w:left="-5" w:right="15" w:firstLine="725"/>
          </w:pPr>
        </w:pPrChange>
      </w:pPr>
      <w:r w:rsidRPr="00DF25CA">
        <w:t>“</w:t>
      </w:r>
      <w:r w:rsidR="0088108D" w:rsidRPr="00DF25CA">
        <w:t>Matthew</w:t>
      </w:r>
      <w:r w:rsidRPr="00DF25CA">
        <w:t xml:space="preserve">, </w:t>
      </w:r>
      <w:bookmarkStart w:id="184" w:name="_Hlk111220444"/>
      <w:r w:rsidRPr="00DF25CA">
        <w:t xml:space="preserve">I was </w:t>
      </w:r>
      <w:r w:rsidR="0088108D" w:rsidRPr="00DF25CA">
        <w:t>made unemployed</w:t>
      </w:r>
      <w:bookmarkEnd w:id="184"/>
      <w:r w:rsidRPr="00DF25CA">
        <w:t xml:space="preserve"> today.”</w:t>
      </w:r>
    </w:p>
    <w:p w14:paraId="1F66E0BA" w14:textId="0D3B1E23" w:rsidR="006F31F6" w:rsidRPr="00DF25CA" w:rsidRDefault="006F31F6">
      <w:pPr>
        <w:rPr>
          <w:ins w:id="185" w:author="Britt Collins" w:date="2021-09-30T14:58:00Z"/>
        </w:rPr>
        <w:pPrChange w:id="186" w:author="David" w:date="2022-08-16T18:01:00Z">
          <w:pPr>
            <w:spacing w:line="480" w:lineRule="auto"/>
            <w:ind w:left="-5" w:right="15" w:firstLine="725"/>
          </w:pPr>
        </w:pPrChange>
      </w:pPr>
      <w:r w:rsidRPr="00DF25CA">
        <w:t>“What</w:t>
      </w:r>
      <w:r w:rsidR="002B4CC6" w:rsidRPr="00DF25CA">
        <w:t>!</w:t>
      </w:r>
      <w:r w:rsidRPr="00DF25CA">
        <w:t>?”</w:t>
      </w:r>
      <w:ins w:id="187" w:author="Britt Collins" w:date="2021-09-30T14:58:00Z">
        <w:del w:id="188" w:author="David" w:date="2022-08-12T18:14:00Z">
          <w:r w:rsidRPr="00DF25CA" w:rsidDel="002B4CC6">
            <w:delText xml:space="preserve"> </w:delText>
          </w:r>
        </w:del>
      </w:ins>
    </w:p>
    <w:p w14:paraId="48C7F9CA" w14:textId="56415442" w:rsidR="006F31F6" w:rsidRPr="00DF25CA" w:rsidRDefault="006F31F6">
      <w:pPr>
        <w:rPr>
          <w:ins w:id="189" w:author="Britt Collins" w:date="2021-09-30T14:58:00Z"/>
        </w:rPr>
        <w:pPrChange w:id="190" w:author="David" w:date="2022-08-16T18:01:00Z">
          <w:pPr>
            <w:spacing w:line="480" w:lineRule="auto"/>
            <w:ind w:left="-5" w:right="15" w:firstLine="725"/>
          </w:pPr>
        </w:pPrChange>
      </w:pPr>
      <w:r w:rsidRPr="00DF25CA">
        <w:t xml:space="preserve">I took a deep breath and tried </w:t>
      </w:r>
      <w:r w:rsidR="002B4CC6" w:rsidRPr="00DF25CA">
        <w:t xml:space="preserve">my best </w:t>
      </w:r>
      <w:r w:rsidRPr="00DF25CA">
        <w:t xml:space="preserve">to explain </w:t>
      </w:r>
      <w:r w:rsidR="002B4CC6" w:rsidRPr="00DF25CA">
        <w:t>the situation succinctly</w:t>
      </w:r>
      <w:r w:rsidRPr="00DF25CA">
        <w:t xml:space="preserve">. </w:t>
      </w:r>
      <w:r w:rsidR="002B4CC6" w:rsidRPr="00DF25CA">
        <w:t>As the words left my lips</w:t>
      </w:r>
      <w:ins w:id="191" w:author="David" w:date="2022-08-12T18:17:00Z">
        <w:r w:rsidR="002B4CC6" w:rsidRPr="00DF25CA">
          <w:t>,</w:t>
        </w:r>
      </w:ins>
      <w:r w:rsidR="002B4CC6" w:rsidRPr="00DF25CA">
        <w:t xml:space="preserve"> I felt the weight of my situation slowly subside. </w:t>
      </w:r>
    </w:p>
    <w:p w14:paraId="5DC7E542" w14:textId="77777777" w:rsidR="002B4CC6" w:rsidRPr="00DF25CA" w:rsidRDefault="002B4CC6">
      <w:pPr>
        <w:pPrChange w:id="192" w:author="David" w:date="2022-08-16T18:01:00Z">
          <w:pPr>
            <w:spacing w:line="480" w:lineRule="auto"/>
            <w:ind w:left="720" w:right="15" w:firstLine="60"/>
          </w:pPr>
        </w:pPrChange>
      </w:pPr>
      <w:r w:rsidRPr="00DF25CA">
        <w:t>The public bus approached.</w:t>
      </w:r>
    </w:p>
    <w:p w14:paraId="3AC69964" w14:textId="03C349D9" w:rsidR="006F31F6" w:rsidRPr="00DF25CA" w:rsidRDefault="006F31F6">
      <w:pPr>
        <w:pPrChange w:id="193" w:author="David" w:date="2022-08-16T18:01:00Z">
          <w:pPr>
            <w:spacing w:line="480" w:lineRule="auto"/>
            <w:ind w:left="720" w:right="15" w:firstLine="60"/>
          </w:pPr>
        </w:pPrChange>
      </w:pPr>
      <w:r w:rsidRPr="00DF25CA">
        <w:t>“If you need any help mate, just give me a call,” he said</w:t>
      </w:r>
      <w:ins w:id="194" w:author="David" w:date="2022-08-12T18:22:00Z">
        <w:r w:rsidR="002B4CC6" w:rsidRPr="00DF25CA">
          <w:t>.</w:t>
        </w:r>
      </w:ins>
      <w:r w:rsidRPr="00DF25CA">
        <w:t xml:space="preserve"> </w:t>
      </w:r>
    </w:p>
    <w:p w14:paraId="6FF77774" w14:textId="31BE4C61" w:rsidR="006F31F6" w:rsidRPr="00DF25CA" w:rsidRDefault="006F31F6">
      <w:pPr>
        <w:rPr>
          <w:ins w:id="195" w:author="Britt Collins" w:date="2021-09-30T14:58:00Z"/>
        </w:rPr>
        <w:pPrChange w:id="196" w:author="David" w:date="2022-08-16T18:01:00Z">
          <w:pPr>
            <w:spacing w:line="480" w:lineRule="auto"/>
            <w:ind w:left="0" w:right="15" w:firstLine="720"/>
          </w:pPr>
        </w:pPrChange>
      </w:pPr>
      <w:r w:rsidRPr="00DF25CA">
        <w:t>I</w:t>
      </w:r>
      <w:r w:rsidR="002B4CC6" w:rsidRPr="00DF25CA">
        <w:t xml:space="preserve">t was </w:t>
      </w:r>
      <w:r w:rsidR="00EF23C3" w:rsidRPr="00DF25CA">
        <w:t xml:space="preserve">at a time like this </w:t>
      </w:r>
      <w:r w:rsidR="002B4CC6" w:rsidRPr="00DF25CA">
        <w:t xml:space="preserve">when </w:t>
      </w:r>
      <w:r w:rsidR="00EF23C3" w:rsidRPr="00DF25CA">
        <w:t xml:space="preserve">I most valued our friendship. </w:t>
      </w:r>
    </w:p>
    <w:p w14:paraId="70D609FF" w14:textId="7FA6BE16" w:rsidR="000B0CC8" w:rsidRPr="00DF25CA" w:rsidRDefault="00EF23C3">
      <w:pPr>
        <w:pPrChange w:id="197" w:author="David" w:date="2022-08-16T18:01:00Z">
          <w:pPr>
            <w:spacing w:line="480" w:lineRule="auto"/>
            <w:ind w:right="15"/>
          </w:pPr>
        </w:pPrChange>
      </w:pPr>
      <w:r w:rsidRPr="00DF25CA">
        <w:t xml:space="preserve">I sat on the bus, as I normally did, front seat, top deck. The rattle of an empty drinks </w:t>
      </w:r>
      <w:proofErr w:type="gramStart"/>
      <w:r w:rsidRPr="00DF25CA">
        <w:t>can</w:t>
      </w:r>
      <w:proofErr w:type="gramEnd"/>
      <w:r w:rsidRPr="00DF25CA">
        <w:t xml:space="preserve"> and idle chatter filled the otherwise placid inside. The blue </w:t>
      </w:r>
      <w:proofErr w:type="spellStart"/>
      <w:r w:rsidRPr="00DF25CA">
        <w:t>cuordurouy</w:t>
      </w:r>
      <w:proofErr w:type="spellEnd"/>
      <w:r w:rsidRPr="00DF25CA">
        <w:t xml:space="preserve"> pattern of the double seat arrangement smelt faintly of urine. I could still feel the cold. It didn’t distract me. I </w:t>
      </w:r>
      <w:r w:rsidR="003646C3" w:rsidRPr="00DF25CA">
        <w:t xml:space="preserve">needed to get </w:t>
      </w:r>
      <w:r w:rsidRPr="00DF25CA">
        <w:t xml:space="preserve">my succinct story straight. </w:t>
      </w:r>
      <w:r w:rsidR="003646C3" w:rsidRPr="00DF25CA">
        <w:t>How were my parents going to react?</w:t>
      </w:r>
    </w:p>
    <w:p w14:paraId="626DA326" w14:textId="77777777" w:rsidR="00E13E98" w:rsidRPr="00DF25CA" w:rsidRDefault="00E13E98">
      <w:pPr>
        <w:spacing w:after="0" w:line="240" w:lineRule="auto"/>
        <w:ind w:left="0" w:firstLine="0"/>
        <w:rPr>
          <w:ins w:id="198" w:author="David" w:date="2022-08-16T18:02:00Z"/>
          <w:sz w:val="31"/>
        </w:rPr>
      </w:pPr>
      <w:ins w:id="199" w:author="David" w:date="2022-08-16T18:02:00Z">
        <w:r w:rsidRPr="00DF25CA">
          <w:br w:type="page"/>
        </w:r>
      </w:ins>
    </w:p>
    <w:p w14:paraId="69903660" w14:textId="7DB9F80A" w:rsidR="00D1752A" w:rsidRPr="00A41524" w:rsidRDefault="00B60F0C">
      <w:pPr>
        <w:pStyle w:val="Heading1"/>
        <w:jc w:val="center"/>
        <w:pPrChange w:id="200" w:author="David" w:date="2022-08-16T17:14:00Z">
          <w:pPr>
            <w:spacing w:after="0" w:line="240" w:lineRule="auto"/>
            <w:ind w:left="0" w:firstLine="0"/>
          </w:pPr>
        </w:pPrChange>
      </w:pPr>
      <w:r w:rsidRPr="002F4305">
        <w:lastRenderedPageBreak/>
        <w:t>3</w:t>
      </w:r>
    </w:p>
    <w:p w14:paraId="2707025F" w14:textId="3B326C77" w:rsidR="00D1752A" w:rsidRPr="00163DCF" w:rsidRDefault="00163DCF" w:rsidP="00DF25CA">
      <w:pPr>
        <w:pStyle w:val="Heading1"/>
        <w:jc w:val="center"/>
      </w:pPr>
      <w:r>
        <w:t>Inform</w:t>
      </w:r>
      <w:ins w:id="201" w:author="David" w:date="2022-08-17T16:59:00Z">
        <w:r>
          <w:t xml:space="preserve"> </w:t>
        </w:r>
      </w:ins>
      <w:r w:rsidR="00DF25CA" w:rsidRPr="00163DCF">
        <w:t>Family</w:t>
      </w:r>
    </w:p>
    <w:p w14:paraId="542F0903" w14:textId="5C82F53D" w:rsidR="00BB58BB" w:rsidRPr="00DF25CA" w:rsidRDefault="003646C3">
      <w:pPr>
        <w:pPrChange w:id="202" w:author="David" w:date="2022-08-16T18:01:00Z">
          <w:pPr>
            <w:spacing w:line="480" w:lineRule="auto"/>
            <w:ind w:right="15"/>
          </w:pPr>
        </w:pPrChange>
      </w:pPr>
      <w:r w:rsidRPr="00163DCF">
        <w:t>Castle Bromwich</w:t>
      </w:r>
      <w:r w:rsidR="0052709C" w:rsidRPr="00163DCF">
        <w:t xml:space="preserve"> was, at its core, a tiny village with large Victorian Style</w:t>
      </w:r>
      <w:ins w:id="203" w:author="David" w:date="2022-08-13T18:40:00Z">
        <w:r w:rsidR="00BB58BB" w:rsidRPr="00163DCF">
          <w:t xml:space="preserve"> </w:t>
        </w:r>
      </w:ins>
      <w:r w:rsidR="0052709C" w:rsidRPr="00163DCF">
        <w:t xml:space="preserve">Tudorbethan </w:t>
      </w:r>
      <w:r w:rsidR="00BB58BB" w:rsidRPr="00163DCF">
        <w:t>(black and white)</w:t>
      </w:r>
      <w:ins w:id="204" w:author="David" w:date="2022-08-13T18:40:00Z">
        <w:r w:rsidR="00BB58BB" w:rsidRPr="00163DCF">
          <w:t xml:space="preserve"> </w:t>
        </w:r>
      </w:ins>
      <w:r w:rsidR="0052709C" w:rsidRPr="002C77FC">
        <w:t>houses. Now, it was a sprawl of late 20</w:t>
      </w:r>
      <w:r w:rsidR="0052709C" w:rsidRPr="00DF25CA">
        <w:rPr>
          <w:vertAlign w:val="superscript"/>
        </w:rPr>
        <w:t>th</w:t>
      </w:r>
      <w:r w:rsidR="0052709C" w:rsidRPr="00DF25CA">
        <w:t xml:space="preserve"> Century detached housing estates. A warren of closes and cul-de-sacs. Streets echoed the name of the landscape before the earth movers made their mark: Hawthorne Road, Thistledown Lane, Longmeadow Avenue. </w:t>
      </w:r>
      <w:r w:rsidR="00BB58BB" w:rsidRPr="00DF25CA">
        <w:t>It still had a surprising number of green areas named Greens and Spinneys containing lots of mature oak and chestnut trees. It was l</w:t>
      </w:r>
      <w:r w:rsidR="0052709C" w:rsidRPr="00DF25CA">
        <w:t xml:space="preserve">ocated on the outskirts of Birmingham, bordering the green belt (areas of land where the building of houses was prohibited), it was a modern, </w:t>
      </w:r>
      <w:r w:rsidR="00BB58BB" w:rsidRPr="00DF25CA">
        <w:t xml:space="preserve">working-class suburb. </w:t>
      </w:r>
      <w:r w:rsidR="00317151" w:rsidRPr="00DF25CA">
        <w:t>All</w:t>
      </w:r>
      <w:r w:rsidR="00BB58BB" w:rsidRPr="00DF25CA">
        <w:t xml:space="preserve"> its roads were well lit by </w:t>
      </w:r>
      <w:r w:rsidR="00317151" w:rsidRPr="00DF25CA">
        <w:t xml:space="preserve">modern, downwards projected </w:t>
      </w:r>
      <w:r w:rsidR="00BB58BB" w:rsidRPr="00DF25CA">
        <w:t>street lighting. It was a safe place to walk at night</w:t>
      </w:r>
      <w:del w:id="205" w:author="David" w:date="2022-08-14T07:45:00Z">
        <w:r w:rsidR="00BB58BB" w:rsidRPr="00DF25CA" w:rsidDel="00317151">
          <w:delText xml:space="preserve"> </w:delText>
        </w:r>
      </w:del>
      <w:r w:rsidR="00BB58BB" w:rsidRPr="00DF25CA">
        <w:t>. This could not be said for the neighbouring suburbs.</w:t>
      </w:r>
      <w:r w:rsidR="0052709C" w:rsidRPr="00DF25CA">
        <w:t xml:space="preserve"> </w:t>
      </w:r>
      <w:r w:rsidR="00FA4F16" w:rsidRPr="00DF25CA">
        <w:t>There</w:t>
      </w:r>
      <w:r w:rsidR="00317151" w:rsidRPr="00DF25CA">
        <w:t xml:space="preserve">, </w:t>
      </w:r>
      <w:r w:rsidR="00FA4F16" w:rsidRPr="00DF25CA">
        <w:t xml:space="preserve">multi-story, high population density, soviet-style buildings call “flats” </w:t>
      </w:r>
      <w:r w:rsidR="00317151" w:rsidRPr="00DF25CA">
        <w:t xml:space="preserve">housed the have-nots of </w:t>
      </w:r>
      <w:r w:rsidR="00FA4F16" w:rsidRPr="00DF25CA">
        <w:t>Birmingha</w:t>
      </w:r>
      <w:r w:rsidR="00317151" w:rsidRPr="00DF25CA">
        <w:t>m society</w:t>
      </w:r>
      <w:r w:rsidR="00FA4F16" w:rsidRPr="00DF25CA">
        <w:t>.</w:t>
      </w:r>
    </w:p>
    <w:p w14:paraId="3F43D747" w14:textId="110D0FEA" w:rsidR="00317151" w:rsidRPr="00DF25CA" w:rsidRDefault="00317151">
      <w:pPr>
        <w:pPrChange w:id="206" w:author="David" w:date="2022-08-16T18:01:00Z">
          <w:pPr>
            <w:spacing w:line="480" w:lineRule="auto"/>
            <w:ind w:right="15"/>
          </w:pPr>
        </w:pPrChange>
      </w:pPr>
      <w:r w:rsidRPr="00DF25CA">
        <w:t xml:space="preserve">Mom and Dad’s place stood out. Located on the corner of the close, it was slightly larger than the neighbouring detached housing. The 2 huge conifers, spindly and as tall as the house itself, </w:t>
      </w:r>
      <w:r w:rsidR="005506F8" w:rsidRPr="00DF25CA">
        <w:t>vacillated in sync with the mild cool breeze. I could see the house was occupied. The warm glow of the living room lighting struck a shadow on the block-paved driveway. The warm glow mildly illuminated the swirls in the glass of the hardwood front door.</w:t>
      </w:r>
    </w:p>
    <w:p w14:paraId="4B97A783" w14:textId="499C06A5" w:rsidR="00FE51EE" w:rsidRPr="00DF25CA" w:rsidRDefault="00FE51EE">
      <w:pPr>
        <w:pPrChange w:id="207" w:author="David" w:date="2022-08-16T18:01:00Z">
          <w:pPr>
            <w:spacing w:line="480" w:lineRule="auto"/>
            <w:ind w:right="15"/>
          </w:pPr>
        </w:pPrChange>
      </w:pPr>
      <w:r w:rsidRPr="00DF25CA">
        <w:t xml:space="preserve">I reached into my trouser pocket to locate the door key. Problem was, I didn’t own a key to Mom and Dad’s house anymore. I did what my uncle did when he arrived. I pressed the </w:t>
      </w:r>
      <w:r w:rsidR="005506F8" w:rsidRPr="00DF25CA">
        <w:t xml:space="preserve">tiny round doorbell </w:t>
      </w:r>
      <w:r w:rsidRPr="00DF25CA">
        <w:t>several times to cause the electric bell to play a tune</w:t>
      </w:r>
      <w:r w:rsidR="005506F8" w:rsidRPr="00DF25CA">
        <w:t>.</w:t>
      </w:r>
    </w:p>
    <w:p w14:paraId="545C1AC5" w14:textId="7D1FA6B0" w:rsidR="000416F6" w:rsidRPr="00DF25CA" w:rsidRDefault="00FE51EE">
      <w:pPr>
        <w:pPrChange w:id="208" w:author="David" w:date="2022-08-16T18:01:00Z">
          <w:pPr>
            <w:spacing w:line="480" w:lineRule="auto"/>
            <w:ind w:right="15"/>
          </w:pPr>
        </w:pPrChange>
      </w:pPr>
      <w:r w:rsidRPr="00DF25CA">
        <w:t xml:space="preserve">There was a lull, the street was eerily quiet, which made me feel anxious. </w:t>
      </w:r>
      <w:r w:rsidR="000416F6" w:rsidRPr="00DF25CA">
        <w:t xml:space="preserve">A warm, more intense </w:t>
      </w:r>
      <w:r w:rsidRPr="00DF25CA">
        <w:t xml:space="preserve">light </w:t>
      </w:r>
      <w:r w:rsidR="000416F6" w:rsidRPr="00DF25CA">
        <w:t xml:space="preserve">from the hallway illuminated struck my face and the driveway. Through the swirls in the </w:t>
      </w:r>
      <w:proofErr w:type="gramStart"/>
      <w:r w:rsidR="000416F6" w:rsidRPr="00DF25CA">
        <w:t>glass</w:t>
      </w:r>
      <w:proofErr w:type="gramEnd"/>
      <w:r w:rsidR="000416F6" w:rsidRPr="00DF25CA">
        <w:t xml:space="preserve"> I could construe a person. The person was a green, </w:t>
      </w:r>
      <w:del w:id="209" w:author="David" w:date="2022-08-16T18:04:00Z">
        <w:r w:rsidR="000416F6" w:rsidRPr="00DF25CA" w:rsidDel="00D0531E">
          <w:delText>black</w:delText>
        </w:r>
      </w:del>
      <w:ins w:id="210" w:author="David" w:date="2022-08-16T18:04:00Z">
        <w:r w:rsidR="00D0531E" w:rsidRPr="00DF25CA">
          <w:t>black,</w:t>
        </w:r>
      </w:ins>
      <w:r w:rsidR="000416F6" w:rsidRPr="00DF25CA">
        <w:t xml:space="preserve"> and pink mishmash. I knew instantly it was my mom.</w:t>
      </w:r>
    </w:p>
    <w:p w14:paraId="35370D94" w14:textId="351A0E05" w:rsidR="00B27EF8" w:rsidRPr="00DF25CA" w:rsidRDefault="000416F6">
      <w:pPr>
        <w:pPrChange w:id="211" w:author="David" w:date="2022-08-16T18:01:00Z">
          <w:pPr>
            <w:spacing w:line="480" w:lineRule="auto"/>
            <w:ind w:right="15"/>
          </w:pPr>
        </w:pPrChange>
      </w:pPr>
      <w:r w:rsidRPr="00DF25CA">
        <w:t xml:space="preserve">The door opened. </w:t>
      </w:r>
      <w:r w:rsidR="008D6CFB" w:rsidRPr="00DF25CA">
        <w:t xml:space="preserve">The stoutly </w:t>
      </w:r>
      <w:r w:rsidRPr="00DF25CA">
        <w:t xml:space="preserve">figure of </w:t>
      </w:r>
      <w:r w:rsidR="008D6CFB" w:rsidRPr="00DF25CA">
        <w:t xml:space="preserve">a lady in </w:t>
      </w:r>
      <w:r w:rsidRPr="00DF25CA">
        <w:t xml:space="preserve">her mid-sixties </w:t>
      </w:r>
      <w:r w:rsidR="008D6CFB" w:rsidRPr="00DF25CA">
        <w:t xml:space="preserve">smiled back at me. </w:t>
      </w:r>
      <w:r w:rsidR="00B27EF8" w:rsidRPr="00DF25CA">
        <w:t>She had black, out of a bottle, hair. It was short and</w:t>
      </w:r>
      <w:r w:rsidR="008D6CFB" w:rsidRPr="00DF25CA">
        <w:t xml:space="preserve"> </w:t>
      </w:r>
      <w:r w:rsidR="00B27EF8" w:rsidRPr="00DF25CA">
        <w:t>wiry</w:t>
      </w:r>
      <w:r w:rsidR="008D6CFB" w:rsidRPr="00DF25CA">
        <w:t xml:space="preserve">. </w:t>
      </w:r>
      <w:r w:rsidR="00B27EF8" w:rsidRPr="00DF25CA">
        <w:t>Her complexion was like snow, but it couldn’t hide the strain that mid</w:t>
      </w:r>
      <w:del w:id="212" w:author="David" w:date="2022-08-16T16:21:00Z">
        <w:r w:rsidR="00B27EF8" w:rsidRPr="00DF25CA" w:rsidDel="004D27D4">
          <w:delText>-</w:delText>
        </w:r>
      </w:del>
      <w:r w:rsidR="00B27EF8" w:rsidRPr="00DF25CA">
        <w:t xml:space="preserve">wifery </w:t>
      </w:r>
      <w:r w:rsidR="004D27D4" w:rsidRPr="00DF25CA">
        <w:t>had gifted</w:t>
      </w:r>
      <w:ins w:id="213" w:author="David" w:date="2022-08-16T16:22:00Z">
        <w:r w:rsidR="004D27D4" w:rsidRPr="00DF25CA">
          <w:t xml:space="preserve"> </w:t>
        </w:r>
      </w:ins>
      <w:r w:rsidR="004D27D4" w:rsidRPr="00DF25CA">
        <w:t xml:space="preserve">in the form of wrinkles </w:t>
      </w:r>
      <w:r w:rsidR="00B27EF8" w:rsidRPr="00DF25CA">
        <w:t>on her face. She loved her hard-boiled sweets, probably explained why she had type-2 diabetes and s</w:t>
      </w:r>
      <w:r w:rsidR="008D6CFB" w:rsidRPr="00DF25CA">
        <w:t xml:space="preserve">tained, broken teeth. </w:t>
      </w:r>
    </w:p>
    <w:p w14:paraId="19690B4F" w14:textId="77777777" w:rsidR="00591069" w:rsidRPr="00DF25CA" w:rsidRDefault="004D27D4">
      <w:pPr>
        <w:rPr>
          <w:ins w:id="214" w:author="David" w:date="2022-08-16T16:30:00Z"/>
        </w:rPr>
        <w:pPrChange w:id="215" w:author="David" w:date="2022-08-16T18:01:00Z">
          <w:pPr>
            <w:spacing w:line="480" w:lineRule="auto"/>
            <w:ind w:right="15"/>
          </w:pPr>
        </w:pPrChange>
      </w:pPr>
      <w:r w:rsidRPr="00DF25CA">
        <w:t xml:space="preserve">When she was readying herself for social occasions she would wear </w:t>
      </w:r>
      <w:r w:rsidR="00B27EF8" w:rsidRPr="00DF25CA">
        <w:t>“</w:t>
      </w:r>
      <w:r w:rsidR="008D6CFB" w:rsidRPr="00DF25CA">
        <w:t>gypsy</w:t>
      </w:r>
      <w:r w:rsidR="00B27EF8" w:rsidRPr="00DF25CA">
        <w:t>-</w:t>
      </w:r>
      <w:proofErr w:type="spellStart"/>
      <w:r w:rsidR="00B27EF8" w:rsidRPr="00DF25CA">
        <w:t>esque</w:t>
      </w:r>
      <w:proofErr w:type="spellEnd"/>
      <w:r w:rsidR="00B27EF8" w:rsidRPr="00DF25CA">
        <w:t xml:space="preserve">”, </w:t>
      </w:r>
      <w:r w:rsidR="008D6CFB" w:rsidRPr="00DF25CA">
        <w:t>ornate</w:t>
      </w:r>
      <w:r w:rsidR="00B27EF8" w:rsidRPr="00DF25CA">
        <w:t>,</w:t>
      </w:r>
      <w:r w:rsidR="008D6CFB" w:rsidRPr="00DF25CA">
        <w:t xml:space="preserve"> shiny dresses.</w:t>
      </w:r>
      <w:r w:rsidR="00B27EF8" w:rsidRPr="00DF25CA">
        <w:t xml:space="preserve"> I must have caught her not soon after returning from the evening’s congregation</w:t>
      </w:r>
      <w:r w:rsidRPr="00DF25CA">
        <w:t xml:space="preserve"> at Kingdom Hall</w:t>
      </w:r>
      <w:r w:rsidR="00B27EF8" w:rsidRPr="00DF25CA">
        <w:t xml:space="preserve">. Friends and family knew her </w:t>
      </w:r>
      <w:r w:rsidR="008D6CFB" w:rsidRPr="00DF25CA">
        <w:t>as Bett</w:t>
      </w:r>
      <w:r w:rsidR="00B27EF8" w:rsidRPr="00DF25CA">
        <w:t>y</w:t>
      </w:r>
      <w:r w:rsidR="008D6CFB" w:rsidRPr="00DF25CA">
        <w:t xml:space="preserve">, even though her first name was Margaret. </w:t>
      </w:r>
      <w:r w:rsidR="00B27EF8" w:rsidRPr="00DF25CA">
        <w:t xml:space="preserve">I knew her as </w:t>
      </w:r>
      <w:r w:rsidR="008D6CFB" w:rsidRPr="00DF25CA">
        <w:t>Mom</w:t>
      </w:r>
      <w:r w:rsidR="001A1745" w:rsidRPr="00DF25CA">
        <w:t xml:space="preserve">, or “My Dwarling”. </w:t>
      </w:r>
    </w:p>
    <w:p w14:paraId="12E86482" w14:textId="31ADB764" w:rsidR="004D27D4" w:rsidRPr="00DF25CA" w:rsidRDefault="00591069">
      <w:pPr>
        <w:pPrChange w:id="216" w:author="David" w:date="2022-08-16T18:01:00Z">
          <w:pPr>
            <w:spacing w:line="480" w:lineRule="auto"/>
            <w:ind w:right="15"/>
          </w:pPr>
        </w:pPrChange>
      </w:pPr>
      <w:r w:rsidRPr="00DF25CA">
        <w:t xml:space="preserve">In public Betty </w:t>
      </w:r>
      <w:r w:rsidR="004D27D4" w:rsidRPr="00DF25CA">
        <w:t xml:space="preserve">appeared prim and proper, speaking </w:t>
      </w:r>
      <w:r w:rsidRPr="00DF25CA">
        <w:t>the Queen’s English, never using terse terms.</w:t>
      </w:r>
      <w:r w:rsidR="004D27D4" w:rsidRPr="00DF25CA">
        <w:t xml:space="preserve"> </w:t>
      </w:r>
      <w:r w:rsidRPr="00DF25CA">
        <w:t xml:space="preserve">In private she was </w:t>
      </w:r>
      <w:r w:rsidR="004D27D4" w:rsidRPr="00DF25CA">
        <w:t xml:space="preserve">childish. I loved </w:t>
      </w:r>
      <w:r w:rsidRPr="00DF25CA">
        <w:t>that side to her. It was easy to make her laugh. A stupid noise could set her off e.g. I once made her cry with laughter when gave ger my imitation of a chicken.</w:t>
      </w:r>
    </w:p>
    <w:p w14:paraId="775F97D6" w14:textId="72B7DEB9" w:rsidR="008D6CFB" w:rsidRPr="00DF25CA" w:rsidRDefault="001A1745">
      <w:pPr>
        <w:pPrChange w:id="217" w:author="David" w:date="2022-08-16T18:01:00Z">
          <w:pPr>
            <w:spacing w:line="480" w:lineRule="auto"/>
            <w:ind w:right="15"/>
          </w:pPr>
        </w:pPrChange>
      </w:pPr>
      <w:r w:rsidRPr="00DF25CA">
        <w:t>Betty</w:t>
      </w:r>
      <w:r w:rsidR="008D6CFB" w:rsidRPr="00DF25CA">
        <w:t xml:space="preserve">’s accent was heavily influenced by her time </w:t>
      </w:r>
      <w:r w:rsidRPr="00DF25CA">
        <w:t xml:space="preserve">living </w:t>
      </w:r>
      <w:r w:rsidR="008D6CFB" w:rsidRPr="00DF25CA">
        <w:t xml:space="preserve">in Birmingham. </w:t>
      </w:r>
      <w:r w:rsidRPr="00DF25CA">
        <w:t xml:space="preserve">She had </w:t>
      </w:r>
      <w:r w:rsidR="008D6CFB" w:rsidRPr="00DF25CA">
        <w:t xml:space="preserve">called Birmingham her home since arriving </w:t>
      </w:r>
      <w:r w:rsidRPr="00DF25CA">
        <w:t xml:space="preserve">here at the tender age of </w:t>
      </w:r>
      <w:r w:rsidR="008D6CFB" w:rsidRPr="00DF25CA">
        <w:t>19.</w:t>
      </w:r>
      <w:r w:rsidRPr="00DF25CA">
        <w:t xml:space="preserve"> Back then Ireland was part of the British commonwealth and there were loads of vacancies in the Health Service. Her </w:t>
      </w:r>
      <w:r w:rsidR="008D6CFB" w:rsidRPr="00DF25CA">
        <w:t xml:space="preserve">Irish </w:t>
      </w:r>
      <w:r w:rsidRPr="00DF25CA">
        <w:t xml:space="preserve">accent had all but disappeared, but it </w:t>
      </w:r>
      <w:r w:rsidR="00B27EF8" w:rsidRPr="00DF25CA">
        <w:t xml:space="preserve">came through in droves when she </w:t>
      </w:r>
      <w:r w:rsidRPr="00DF25CA">
        <w:t>was in a telephone conversation with her siblings</w:t>
      </w:r>
      <w:r w:rsidR="00B27EF8" w:rsidRPr="00DF25CA">
        <w:t xml:space="preserve">. </w:t>
      </w:r>
      <w:r w:rsidR="009A2693" w:rsidRPr="00DF25CA">
        <w:t xml:space="preserve">She was one of the most affable people I knew. Selfless, loving, I never heard her swear. Given the right company she had the ability to </w:t>
      </w:r>
      <w:proofErr w:type="spellStart"/>
      <w:r w:rsidR="009A2693" w:rsidRPr="00DF25CA">
        <w:t>winge</w:t>
      </w:r>
      <w:proofErr w:type="spellEnd"/>
      <w:r w:rsidR="009A2693" w:rsidRPr="00DF25CA">
        <w:t xml:space="preserve"> with the best in Birmingham.</w:t>
      </w:r>
    </w:p>
    <w:p w14:paraId="6B55365C" w14:textId="6049EB8B" w:rsidR="00B27EF8" w:rsidRPr="00DF25CA" w:rsidRDefault="00B27EF8">
      <w:pPr>
        <w:pPrChange w:id="218" w:author="David" w:date="2022-08-16T18:01:00Z">
          <w:pPr>
            <w:spacing w:line="480" w:lineRule="auto"/>
            <w:ind w:left="-5" w:right="15" w:firstLine="725"/>
          </w:pPr>
        </w:pPrChange>
      </w:pPr>
      <w:r w:rsidRPr="00DF25CA">
        <w:t>“David, well this is a nice surprise.</w:t>
      </w:r>
      <w:r w:rsidR="001A1745" w:rsidRPr="00DF25CA">
        <w:t xml:space="preserve"> Come in.</w:t>
      </w:r>
      <w:r w:rsidRPr="00DF25CA">
        <w:t>”</w:t>
      </w:r>
    </w:p>
    <w:p w14:paraId="0539818F" w14:textId="6F9C0966" w:rsidR="00B27EF8" w:rsidRPr="00DF25CA" w:rsidRDefault="00B27EF8" w:rsidP="00D0531E">
      <w:r w:rsidRPr="00DF25CA">
        <w:lastRenderedPageBreak/>
        <w:t xml:space="preserve">I </w:t>
      </w:r>
      <w:r w:rsidR="001A1745" w:rsidRPr="00DF25CA">
        <w:t>scrubbed</w:t>
      </w:r>
      <w:r w:rsidRPr="00DF25CA">
        <w:t xml:space="preserve"> the soles of my shoes on the dark brown mat as I entered</w:t>
      </w:r>
      <w:r w:rsidR="00591069" w:rsidRPr="00DF25CA">
        <w:t xml:space="preserve">. I </w:t>
      </w:r>
      <w:r w:rsidR="001A1745" w:rsidRPr="00DF25CA">
        <w:t xml:space="preserve">tentatively made my way into the lounge. Dad was in his usual commanding position, sat in the comfy chair </w:t>
      </w:r>
      <w:r w:rsidR="00E01746" w:rsidRPr="00DF25CA">
        <w:t>closest to the TV. The green pastel coloured 3-piece sweet centred on the TV stand in the corner of the room. The equally green curtains hung on the walls above all the windows were closed. The ornate, brass and glass electric lighting arrangements were all show. The 2</w:t>
      </w:r>
      <w:ins w:id="219" w:author="David" w:date="2022-08-16T18:07:00Z">
        <w:r w:rsidR="00D0531E" w:rsidRPr="00DF25CA">
          <w:t xml:space="preserve"> </w:t>
        </w:r>
      </w:ins>
      <w:r w:rsidR="00D0531E" w:rsidRPr="00DF25CA">
        <w:t>central</w:t>
      </w:r>
      <w:r w:rsidR="00E01746" w:rsidRPr="00DF25CA">
        <w:t xml:space="preserve"> </w:t>
      </w:r>
      <w:r w:rsidR="00D0531E" w:rsidRPr="00DF25CA">
        <w:t>lighting arrangement, each had 3 bulbs. It was common knowledge</w:t>
      </w:r>
      <w:r w:rsidR="00E01746" w:rsidRPr="00DF25CA">
        <w:t xml:space="preserve"> never </w:t>
      </w:r>
      <w:r w:rsidR="00D0531E" w:rsidRPr="00DF25CA">
        <w:t xml:space="preserve">to </w:t>
      </w:r>
      <w:r w:rsidR="00E01746" w:rsidRPr="00DF25CA">
        <w:t xml:space="preserve">switch </w:t>
      </w:r>
      <w:r w:rsidR="00D0531E" w:rsidRPr="00DF25CA">
        <w:t>on these “heavy-electricity-use” fittings</w:t>
      </w:r>
      <w:r w:rsidR="00E01746" w:rsidRPr="00DF25CA">
        <w:t>. Only the reading lamp near Dad’s chair was used nightly. It was a tall, thin, black spirally object with a faded fabric lamp shade.</w:t>
      </w:r>
    </w:p>
    <w:p w14:paraId="3577EC46" w14:textId="6A7581DB" w:rsidR="00E01746" w:rsidRPr="00DF25CA" w:rsidRDefault="00E01746">
      <w:pPr>
        <w:pPrChange w:id="220" w:author="David" w:date="2022-08-16T18:01:00Z">
          <w:pPr>
            <w:spacing w:line="480" w:lineRule="auto"/>
            <w:ind w:left="-5" w:right="15" w:firstLine="725"/>
          </w:pPr>
        </w:pPrChange>
      </w:pPr>
      <w:r w:rsidRPr="00DF25CA">
        <w:t xml:space="preserve">Dad barely </w:t>
      </w:r>
      <w:r w:rsidR="00F4300C" w:rsidRPr="00DF25CA">
        <w:t xml:space="preserve">offered a </w:t>
      </w:r>
      <w:r w:rsidRPr="00DF25CA">
        <w:t>glanc</w:t>
      </w:r>
      <w:r w:rsidR="00F4300C" w:rsidRPr="00DF25CA">
        <w:t>e</w:t>
      </w:r>
      <w:r w:rsidRPr="00DF25CA">
        <w:t xml:space="preserve"> as I </w:t>
      </w:r>
      <w:r w:rsidR="00F4300C" w:rsidRPr="00DF25CA">
        <w:t xml:space="preserve">sat in </w:t>
      </w:r>
      <w:r w:rsidRPr="00DF25CA">
        <w:t xml:space="preserve">the </w:t>
      </w:r>
      <w:r w:rsidR="00F4300C" w:rsidRPr="00DF25CA">
        <w:t xml:space="preserve">comfy </w:t>
      </w:r>
      <w:r w:rsidRPr="00DF25CA">
        <w:t xml:space="preserve">chair </w:t>
      </w:r>
      <w:r w:rsidR="00F4300C" w:rsidRPr="00DF25CA">
        <w:t xml:space="preserve">closest to me. His large, copper colour rimmed glasses were firmly set on the David Attenborough nature documentary about the African Serengeti. Dad, or Fred as he was known to friends and family, didn’t have a great deal to say. </w:t>
      </w:r>
      <w:r w:rsidR="00082D32" w:rsidRPr="00DF25CA">
        <w:t>So,</w:t>
      </w:r>
      <w:r w:rsidR="00F4300C" w:rsidRPr="00DF25CA">
        <w:t xml:space="preserve"> when he did speak, people listened. The tone of his voice was soft. He had the ability to turn up the volume of his voice so loud that he could cause my ears to ring. Truth be told, it wasn’t the clip round the ear hole that I feared </w:t>
      </w:r>
      <w:r w:rsidR="00463542" w:rsidRPr="00DF25CA">
        <w:t>when I got in trouble, it was getting told off.</w:t>
      </w:r>
    </w:p>
    <w:p w14:paraId="1C7165AA" w14:textId="669DF26C" w:rsidR="00082D32" w:rsidRPr="00DF25CA" w:rsidRDefault="00463542">
      <w:pPr>
        <w:pPrChange w:id="221" w:author="David" w:date="2022-08-16T18:01:00Z">
          <w:pPr>
            <w:spacing w:line="480" w:lineRule="auto"/>
            <w:ind w:left="-5" w:right="15" w:firstLine="725"/>
          </w:pPr>
        </w:pPrChange>
      </w:pPr>
      <w:del w:id="222" w:author="David" w:date="2022-08-16T16:35:00Z">
        <w:r w:rsidRPr="00DF25CA" w:rsidDel="00591069">
          <w:delText xml:space="preserve">He </w:delText>
        </w:r>
      </w:del>
      <w:ins w:id="223" w:author="David" w:date="2022-08-16T16:35:00Z">
        <w:r w:rsidR="00591069" w:rsidRPr="00DF25CA">
          <w:t xml:space="preserve">Fred </w:t>
        </w:r>
      </w:ins>
      <w:r w:rsidR="003D3852" w:rsidRPr="00DF25CA">
        <w:t xml:space="preserve">suffered from hair loss, but only on the top of his head. </w:t>
      </w:r>
      <w:ins w:id="224" w:author="David" w:date="2022-08-16T16:36:00Z">
        <w:r w:rsidR="00591069" w:rsidRPr="00DF25CA">
          <w:t xml:space="preserve">My hair </w:t>
        </w:r>
      </w:ins>
      <w:ins w:id="225" w:author="David" w:date="2022-08-16T16:37:00Z">
        <w:r w:rsidR="00591069" w:rsidRPr="00DF25CA">
          <w:t xml:space="preserve">may have been </w:t>
        </w:r>
      </w:ins>
      <w:ins w:id="226" w:author="David" w:date="2022-08-16T16:38:00Z">
        <w:r w:rsidR="00591069" w:rsidRPr="00DF25CA">
          <w:t>different in colour</w:t>
        </w:r>
      </w:ins>
      <w:ins w:id="227" w:author="David" w:date="2022-08-16T16:37:00Z">
        <w:r w:rsidR="00591069" w:rsidRPr="00DF25CA">
          <w:t xml:space="preserve">, but it was receding in a similar fashion. </w:t>
        </w:r>
      </w:ins>
      <w:r w:rsidR="003D3852" w:rsidRPr="00DF25CA">
        <w:t>His short back and sides were tight, only a tint of grey was visible through his black locks. He sported a Tom Selleck moustache</w:t>
      </w:r>
      <w:r w:rsidR="001F5AF9" w:rsidRPr="00DF25CA">
        <w:t xml:space="preserve">, had done </w:t>
      </w:r>
      <w:r w:rsidR="003D3852" w:rsidRPr="00DF25CA">
        <w:t xml:space="preserve">for as long as I could recollect. Some say that Tom’s </w:t>
      </w:r>
      <w:r w:rsidR="001F5AF9" w:rsidRPr="00DF25CA">
        <w:t xml:space="preserve">facial hair </w:t>
      </w:r>
      <w:r w:rsidR="003D3852" w:rsidRPr="00DF25CA">
        <w:t>was heavily influenced by my father. So</w:t>
      </w:r>
      <w:r w:rsidR="001F5AF9" w:rsidRPr="00DF25CA">
        <w:t>,</w:t>
      </w:r>
      <w:r w:rsidR="003D3852" w:rsidRPr="00DF25CA">
        <w:t xml:space="preserve"> you could say that Tom Selleck sported a Frederick Clarke style moustache. Fred was </w:t>
      </w:r>
      <w:r w:rsidR="001F5AF9" w:rsidRPr="00DF25CA">
        <w:t>a man of average height &amp; build for someone of his generation.</w:t>
      </w:r>
      <w:r w:rsidR="003D3852" w:rsidRPr="00DF25CA">
        <w:t xml:space="preserve"> </w:t>
      </w:r>
      <w:r w:rsidR="001F5AF9" w:rsidRPr="00DF25CA">
        <w:t xml:space="preserve">He was only a couple of years older than my </w:t>
      </w:r>
      <w:proofErr w:type="gramStart"/>
      <w:r w:rsidR="001F5AF9" w:rsidRPr="00DF25CA">
        <w:t>Mom</w:t>
      </w:r>
      <w:proofErr w:type="gramEnd"/>
      <w:r w:rsidR="001F5AF9" w:rsidRPr="00DF25CA">
        <w:t>. I can see why Mom fell in love with him. He was a handsome</w:t>
      </w:r>
      <w:del w:id="228" w:author="David" w:date="2022-08-16T16:40:00Z">
        <w:r w:rsidR="001F5AF9" w:rsidRPr="00DF25CA" w:rsidDel="00F87B2E">
          <w:delText xml:space="preserve"> bloke</w:delText>
        </w:r>
      </w:del>
      <w:r w:rsidR="001F5AF9" w:rsidRPr="00DF25CA">
        <w:t xml:space="preserve">. Back when he was in his </w:t>
      </w:r>
      <w:proofErr w:type="gramStart"/>
      <w:r w:rsidR="001F5AF9" w:rsidRPr="00DF25CA">
        <w:t>20s</w:t>
      </w:r>
      <w:proofErr w:type="gramEnd"/>
      <w:r w:rsidR="001F5AF9" w:rsidRPr="00DF25CA">
        <w:t xml:space="preserve"> he cast a striking resemblance to Sean Connery. He had a Mediterranean</w:t>
      </w:r>
      <w:r w:rsidR="003D3852" w:rsidRPr="00DF25CA">
        <w:t xml:space="preserve"> complexion</w:t>
      </w:r>
      <w:r w:rsidR="001F5AF9" w:rsidRPr="00DF25CA">
        <w:t xml:space="preserve"> and looked cool </w:t>
      </w:r>
      <w:r w:rsidR="00082D32" w:rsidRPr="00DF25CA">
        <w:t xml:space="preserve">in </w:t>
      </w:r>
      <w:r w:rsidR="001F5AF9" w:rsidRPr="00DF25CA">
        <w:t>a suit</w:t>
      </w:r>
      <w:r w:rsidR="00082D32" w:rsidRPr="00DF25CA">
        <w:t xml:space="preserve">, that he wore </w:t>
      </w:r>
      <w:r w:rsidR="001F5AF9" w:rsidRPr="00DF25CA">
        <w:t xml:space="preserve">to Birmingham night clubs. </w:t>
      </w:r>
    </w:p>
    <w:p w14:paraId="7252832F" w14:textId="5469FD1D" w:rsidR="003D3852" w:rsidRPr="00DF25CA" w:rsidRDefault="001F5AF9">
      <w:pPr>
        <w:rPr>
          <w:ins w:id="229" w:author="David" w:date="2022-08-16T16:40:00Z"/>
        </w:rPr>
        <w:pPrChange w:id="230" w:author="David" w:date="2022-08-16T18:01:00Z">
          <w:pPr>
            <w:spacing w:line="480" w:lineRule="auto"/>
            <w:ind w:left="-5" w:right="15" w:firstLine="725"/>
          </w:pPr>
        </w:pPrChange>
      </w:pPr>
      <w:r w:rsidRPr="00DF25CA">
        <w:t xml:space="preserve">He had lived in Birmingham all his life. The eldest of his 3 siblings, he came from humbling beginnings. He </w:t>
      </w:r>
      <w:r w:rsidR="009A2693" w:rsidRPr="00DF25CA">
        <w:t xml:space="preserve">and his family </w:t>
      </w:r>
      <w:r w:rsidRPr="00DF25CA">
        <w:t>grew up in back-to-back</w:t>
      </w:r>
      <w:r w:rsidR="009A2693" w:rsidRPr="00DF25CA">
        <w:t>s</w:t>
      </w:r>
      <w:r w:rsidRPr="00DF25CA">
        <w:t xml:space="preserve">, in </w:t>
      </w:r>
      <w:r w:rsidR="009A2693" w:rsidRPr="00DF25CA">
        <w:t xml:space="preserve">the </w:t>
      </w:r>
      <w:r w:rsidRPr="00DF25CA">
        <w:t xml:space="preserve">inner suburbs. </w:t>
      </w:r>
      <w:r w:rsidR="009A2693" w:rsidRPr="00DF25CA">
        <w:t xml:space="preserve">He reflected on his </w:t>
      </w:r>
      <w:r w:rsidRPr="00DF25CA">
        <w:t xml:space="preserve">childhood </w:t>
      </w:r>
      <w:r w:rsidR="009A2693" w:rsidRPr="00DF25CA">
        <w:t>with warmth. P</w:t>
      </w:r>
      <w:r w:rsidRPr="00DF25CA">
        <w:t>laying in bomb holes</w:t>
      </w:r>
      <w:r w:rsidR="009A2693" w:rsidRPr="00DF25CA">
        <w:t xml:space="preserve"> of </w:t>
      </w:r>
      <w:del w:id="231" w:author="David" w:date="2022-08-16T16:39:00Z">
        <w:r w:rsidR="009A2693" w:rsidRPr="00DF25CA" w:rsidDel="00591069">
          <w:delText>the</w:delText>
        </w:r>
      </w:del>
      <w:r w:rsidR="009A2693" w:rsidRPr="00DF25CA">
        <w:t xml:space="preserve"> post-WW2 industrial setting, pillaging bird’s nests in the </w:t>
      </w:r>
      <w:r w:rsidR="00082D32" w:rsidRPr="00DF25CA">
        <w:t>countryside</w:t>
      </w:r>
      <w:r w:rsidR="009A2693" w:rsidRPr="00DF25CA">
        <w:t>, and assisting the elderly with daily chores.</w:t>
      </w:r>
    </w:p>
    <w:p w14:paraId="01202040" w14:textId="6A1D3FBB" w:rsidR="00F87B2E" w:rsidRPr="00DF25CA" w:rsidRDefault="00F87B2E">
      <w:pPr>
        <w:pPrChange w:id="232" w:author="David" w:date="2022-08-16T18:01:00Z">
          <w:pPr>
            <w:spacing w:line="480" w:lineRule="auto"/>
            <w:ind w:left="-5" w:right="15" w:firstLine="725"/>
          </w:pPr>
        </w:pPrChange>
      </w:pPr>
      <w:r w:rsidRPr="00DF25CA">
        <w:t xml:space="preserve">Fred was, to me, a number of things: A best friend, a great listener and </w:t>
      </w:r>
      <w:proofErr w:type="spellStart"/>
      <w:proofErr w:type="gramStart"/>
      <w:r w:rsidRPr="00DF25CA">
        <w:t>a</w:t>
      </w:r>
      <w:proofErr w:type="spellEnd"/>
      <w:proofErr w:type="gramEnd"/>
      <w:r w:rsidRPr="00DF25CA">
        <w:t xml:space="preserve"> optimist. </w:t>
      </w:r>
    </w:p>
    <w:p w14:paraId="57C268AE" w14:textId="2FDEF165" w:rsidR="00082D32" w:rsidRPr="00DF25CA" w:rsidRDefault="00082D32">
      <w:pPr>
        <w:pPrChange w:id="233" w:author="David" w:date="2022-08-16T18:01:00Z">
          <w:pPr>
            <w:spacing w:line="480" w:lineRule="auto"/>
            <w:ind w:left="-5" w:right="15" w:firstLine="725"/>
          </w:pPr>
        </w:pPrChange>
      </w:pPr>
      <w:r w:rsidRPr="00DF25CA">
        <w:t>“Evening Dave. How are you?”</w:t>
      </w:r>
    </w:p>
    <w:p w14:paraId="16DF7F7E" w14:textId="2FD3EADC" w:rsidR="00082D32" w:rsidRPr="00DF25CA" w:rsidRDefault="00082D32">
      <w:pPr>
        <w:pPrChange w:id="234" w:author="David" w:date="2022-08-16T18:01:00Z">
          <w:pPr>
            <w:spacing w:line="480" w:lineRule="auto"/>
            <w:ind w:right="15"/>
          </w:pPr>
        </w:pPrChange>
      </w:pPr>
      <w:r w:rsidRPr="00DF25CA">
        <w:t>As was tradition, Betty popped in and asked</w:t>
      </w:r>
      <w:r w:rsidR="00F87B2E" w:rsidRPr="00DF25CA">
        <w:t>, me the guest,</w:t>
      </w:r>
      <w:r w:rsidRPr="00DF25CA">
        <w:t xml:space="preserve"> if </w:t>
      </w:r>
      <w:r w:rsidR="00F87B2E" w:rsidRPr="00DF25CA">
        <w:t xml:space="preserve">I </w:t>
      </w:r>
      <w:r w:rsidRPr="00DF25CA">
        <w:t xml:space="preserve">wanted a cup of tea. </w:t>
      </w:r>
      <w:r w:rsidR="00F87B2E" w:rsidRPr="00DF25CA">
        <w:t xml:space="preserve">I accepted. </w:t>
      </w:r>
      <w:r w:rsidRPr="00DF25CA">
        <w:t xml:space="preserve">Dad </w:t>
      </w:r>
      <w:r w:rsidR="00F87B2E" w:rsidRPr="00DF25CA">
        <w:t xml:space="preserve">cheekily chipped in and accepted too. </w:t>
      </w:r>
    </w:p>
    <w:p w14:paraId="44A97963" w14:textId="1AF1A4D7" w:rsidR="00082D32" w:rsidRPr="00DF25CA" w:rsidRDefault="00082D32">
      <w:pPr>
        <w:pPrChange w:id="235" w:author="David" w:date="2022-08-16T18:01:00Z">
          <w:pPr>
            <w:spacing w:line="480" w:lineRule="auto"/>
            <w:ind w:left="-5" w:right="15" w:firstLine="725"/>
          </w:pPr>
        </w:pPrChange>
      </w:pPr>
      <w:r w:rsidRPr="00DF25CA">
        <w:t xml:space="preserve">I readied myself to tell </w:t>
      </w:r>
      <w:r w:rsidR="00F87B2E" w:rsidRPr="00DF25CA">
        <w:t>Dad</w:t>
      </w:r>
      <w:ins w:id="236" w:author="David" w:date="2022-08-16T16:45:00Z">
        <w:r w:rsidR="00F87B2E" w:rsidRPr="00DF25CA">
          <w:t xml:space="preserve"> </w:t>
        </w:r>
      </w:ins>
      <w:r w:rsidRPr="00DF25CA">
        <w:t xml:space="preserve">the bad news. I shuffled my body forwards, perching on the front of the comfy chair. I attempted to get Fred’s attention. </w:t>
      </w:r>
    </w:p>
    <w:p w14:paraId="62891B7E" w14:textId="0CD4287A" w:rsidR="00082D32" w:rsidRPr="00DF25CA" w:rsidRDefault="006F31F6">
      <w:pPr>
        <w:pPrChange w:id="237" w:author="David" w:date="2022-08-16T18:01:00Z">
          <w:pPr>
            <w:spacing w:line="480" w:lineRule="auto"/>
            <w:ind w:left="-5" w:right="15" w:firstLine="725"/>
          </w:pPr>
        </w:pPrChange>
      </w:pPr>
      <w:r w:rsidRPr="00DF25CA">
        <w:t xml:space="preserve"> “Dad</w:t>
      </w:r>
      <w:r w:rsidR="00082D32" w:rsidRPr="00DF25CA">
        <w:t>?</w:t>
      </w:r>
      <w:r w:rsidRPr="00DF25CA">
        <w:t xml:space="preserve">” </w:t>
      </w:r>
    </w:p>
    <w:p w14:paraId="4A5B7893" w14:textId="3D4C854D" w:rsidR="00BC6B38" w:rsidRPr="00DF25CA" w:rsidRDefault="00082D32">
      <w:pPr>
        <w:pPrChange w:id="238" w:author="David" w:date="2022-08-16T18:01:00Z">
          <w:pPr>
            <w:spacing w:line="480" w:lineRule="auto"/>
            <w:ind w:left="-5" w:right="15" w:firstLine="725"/>
          </w:pPr>
        </w:pPrChange>
      </w:pPr>
      <w:r w:rsidRPr="00DF25CA">
        <w:t xml:space="preserve">Fred’s gaze slowly moved to meet mine. </w:t>
      </w:r>
      <w:r w:rsidR="00BC6B38" w:rsidRPr="00DF25CA">
        <w:t>M</w:t>
      </w:r>
      <w:r w:rsidR="006F31F6" w:rsidRPr="00DF25CA">
        <w:t xml:space="preserve">y jaw </w:t>
      </w:r>
      <w:r w:rsidR="00BC6B38" w:rsidRPr="00DF25CA">
        <w:t xml:space="preserve">began </w:t>
      </w:r>
      <w:r w:rsidR="006F31F6" w:rsidRPr="00DF25CA">
        <w:t xml:space="preserve">quivering </w:t>
      </w:r>
      <w:r w:rsidR="00BC6B38" w:rsidRPr="00DF25CA">
        <w:t>uncontrollably. I bit my lip to hold the flood of tears back. I composed myself.</w:t>
      </w:r>
    </w:p>
    <w:p w14:paraId="029F3484" w14:textId="77777777" w:rsidR="00BC6B38" w:rsidRPr="00DF25CA" w:rsidRDefault="006F31F6">
      <w:pPr>
        <w:pPrChange w:id="239" w:author="David" w:date="2022-08-16T18:01:00Z">
          <w:pPr>
            <w:spacing w:line="480" w:lineRule="auto"/>
            <w:ind w:left="-5" w:right="15" w:firstLine="725"/>
          </w:pPr>
        </w:pPrChange>
      </w:pPr>
      <w:r w:rsidRPr="00DF25CA">
        <w:t xml:space="preserve">“I’ve been laid off.” </w:t>
      </w:r>
    </w:p>
    <w:p w14:paraId="15F7A841" w14:textId="3BA2BDCE" w:rsidR="00BC6B38" w:rsidRPr="00DF25CA" w:rsidRDefault="00BC6B38">
      <w:pPr>
        <w:pPrChange w:id="240" w:author="David" w:date="2022-08-16T18:01:00Z">
          <w:pPr>
            <w:spacing w:line="480" w:lineRule="auto"/>
            <w:ind w:left="-5" w:right="15" w:firstLine="725"/>
          </w:pPr>
        </w:pPrChange>
      </w:pPr>
      <w:r w:rsidRPr="00DF25CA">
        <w:t>I cleared my throat.</w:t>
      </w:r>
    </w:p>
    <w:p w14:paraId="47160C6F" w14:textId="3AF37FB9" w:rsidR="006F31F6" w:rsidRPr="00DF25CA" w:rsidRDefault="006F31F6">
      <w:pPr>
        <w:pPrChange w:id="241" w:author="David" w:date="2022-08-16T18:01:00Z">
          <w:pPr>
            <w:spacing w:line="480" w:lineRule="auto"/>
            <w:ind w:left="-5" w:right="15" w:firstLine="725"/>
          </w:pPr>
        </w:pPrChange>
      </w:pPr>
      <w:r w:rsidRPr="00DF25CA">
        <w:t>“My work laptop… they found explicit</w:t>
      </w:r>
      <w:r w:rsidR="00BC6B38" w:rsidRPr="00DF25CA">
        <w:t xml:space="preserve"> material on it.</w:t>
      </w:r>
      <w:r w:rsidRPr="00DF25CA">
        <w:t xml:space="preserve"> </w:t>
      </w:r>
      <w:r w:rsidR="00BC6B38" w:rsidRPr="00DF25CA">
        <w:t>Nothing bad, you know.</w:t>
      </w:r>
      <w:r w:rsidRPr="00DF25CA">
        <w:t xml:space="preserve">” </w:t>
      </w:r>
    </w:p>
    <w:p w14:paraId="0C1F0449" w14:textId="1540D73E" w:rsidR="006F6F06" w:rsidRPr="00DF25CA" w:rsidRDefault="00BC6B38">
      <w:pPr>
        <w:pPrChange w:id="242" w:author="David" w:date="2022-08-16T18:01:00Z">
          <w:pPr>
            <w:spacing w:line="480" w:lineRule="auto"/>
            <w:ind w:left="-5" w:right="15" w:firstLine="725"/>
          </w:pPr>
        </w:pPrChange>
      </w:pPr>
      <w:r w:rsidRPr="00DF25CA">
        <w:t xml:space="preserve">I’m not sure if he did know. </w:t>
      </w:r>
      <w:r w:rsidR="006F31F6" w:rsidRPr="00DF25CA">
        <w:t>H</w:t>
      </w:r>
      <w:r w:rsidRPr="00DF25CA">
        <w:t xml:space="preserve">is reaction was calming, </w:t>
      </w:r>
      <w:r w:rsidR="006F31F6" w:rsidRPr="00DF25CA">
        <w:t>offer</w:t>
      </w:r>
      <w:r w:rsidRPr="00DF25CA">
        <w:t>ing</w:t>
      </w:r>
      <w:r w:rsidR="006F31F6" w:rsidRPr="00DF25CA">
        <w:t xml:space="preserve"> reassurance</w:t>
      </w:r>
      <w:r w:rsidRPr="00DF25CA">
        <w:t xml:space="preserve"> that everything was going to be oka</w:t>
      </w:r>
      <w:r w:rsidR="006F6F06" w:rsidRPr="00DF25CA">
        <w:t>y</w:t>
      </w:r>
      <w:r w:rsidR="006F31F6" w:rsidRPr="00DF25CA">
        <w:t>.</w:t>
      </w:r>
      <w:r w:rsidR="006F6F06" w:rsidRPr="00DF25CA">
        <w:t xml:space="preserve"> He was happy for me at the household for as long I wanted.</w:t>
      </w:r>
    </w:p>
    <w:p w14:paraId="62733CE0" w14:textId="7E449F39" w:rsidR="006F31F6" w:rsidRPr="00DF25CA" w:rsidRDefault="006F31F6">
      <w:pPr>
        <w:rPr>
          <w:ins w:id="243" w:author="Britt Collins" w:date="2021-09-30T14:58:00Z"/>
        </w:rPr>
        <w:pPrChange w:id="244" w:author="David" w:date="2022-08-16T18:01:00Z">
          <w:pPr>
            <w:spacing w:line="480" w:lineRule="auto"/>
            <w:ind w:left="-5" w:right="15" w:firstLine="725"/>
          </w:pPr>
        </w:pPrChange>
      </w:pPr>
      <w:r w:rsidRPr="00DF25CA">
        <w:lastRenderedPageBreak/>
        <w:t xml:space="preserve">Mom appeared </w:t>
      </w:r>
      <w:r w:rsidR="006F6F06" w:rsidRPr="00DF25CA">
        <w:t xml:space="preserve">at </w:t>
      </w:r>
      <w:r w:rsidRPr="00DF25CA">
        <w:t>the doorway</w:t>
      </w:r>
      <w:r w:rsidR="006F6F06" w:rsidRPr="00DF25CA">
        <w:t xml:space="preserve"> with 2 cups of tea</w:t>
      </w:r>
      <w:r w:rsidRPr="00DF25CA">
        <w:t xml:space="preserve">. I relayed to her what I had told </w:t>
      </w:r>
      <w:r w:rsidR="006F6F06" w:rsidRPr="00DF25CA">
        <w:t>Dad</w:t>
      </w:r>
      <w:r w:rsidRPr="00DF25CA">
        <w:t>. Like Dad, she was quick to offer support.</w:t>
      </w:r>
      <w:ins w:id="245" w:author="Britt Collins" w:date="2021-09-30T14:58:00Z">
        <w:del w:id="246" w:author="David" w:date="2022-08-15T18:25:00Z">
          <w:r w:rsidRPr="00DF25CA" w:rsidDel="006F6F06">
            <w:delText xml:space="preserve"> </w:delText>
          </w:r>
        </w:del>
      </w:ins>
    </w:p>
    <w:p w14:paraId="175CD23A" w14:textId="313C84E4" w:rsidR="006F6F06" w:rsidRPr="00DF25CA" w:rsidRDefault="006F6F06">
      <w:pPr>
        <w:pPrChange w:id="247" w:author="David" w:date="2022-08-16T18:01:00Z">
          <w:pPr>
            <w:spacing w:line="480" w:lineRule="auto"/>
            <w:ind w:left="-5" w:right="15" w:firstLine="725"/>
          </w:pPr>
        </w:pPrChange>
      </w:pPr>
      <w:r w:rsidRPr="00DF25CA">
        <w:t xml:space="preserve">I loved Dad and Mom dearly. Mom had been indoctrinated in the ways of the Jehovah’s Witnesses. At some point in the day, she would find a poignant moment to say </w:t>
      </w:r>
    </w:p>
    <w:p w14:paraId="460CFDD7" w14:textId="77777777" w:rsidR="006F6F06" w:rsidRPr="00DF25CA" w:rsidRDefault="006F31F6">
      <w:pPr>
        <w:rPr>
          <w:ins w:id="248" w:author="David" w:date="2022-08-15T18:32:00Z"/>
        </w:rPr>
        <w:pPrChange w:id="249" w:author="David" w:date="2022-08-16T18:01:00Z">
          <w:pPr>
            <w:spacing w:line="480" w:lineRule="auto"/>
            <w:ind w:left="-5" w:right="15" w:firstLine="725"/>
          </w:pPr>
        </w:pPrChange>
      </w:pPr>
      <w:r w:rsidRPr="00DF25CA">
        <w:t xml:space="preserve">“Don’t worry David, you’ll live forever on a paradise Earth.” </w:t>
      </w:r>
    </w:p>
    <w:p w14:paraId="79F33783" w14:textId="79AE7A9D" w:rsidR="006F31F6" w:rsidRPr="00DF25CA" w:rsidRDefault="00F87B2E">
      <w:pPr>
        <w:pPrChange w:id="250" w:author="David" w:date="2022-08-16T18:01:00Z">
          <w:pPr>
            <w:spacing w:line="480" w:lineRule="auto"/>
            <w:ind w:left="-5" w:right="15" w:firstLine="725"/>
          </w:pPr>
        </w:pPrChange>
      </w:pPr>
      <w:r w:rsidRPr="00DF25CA">
        <w:t>Hearing that propaganda would usually anger me</w:t>
      </w:r>
      <w:r w:rsidR="006F6F06" w:rsidRPr="00DF25CA">
        <w:t xml:space="preserve">. At that moment, </w:t>
      </w:r>
      <w:r w:rsidRPr="00DF25CA">
        <w:t xml:space="preserve">given the </w:t>
      </w:r>
      <w:r w:rsidR="006F6F06" w:rsidRPr="00DF25CA">
        <w:t xml:space="preserve">stresses of the day, I </w:t>
      </w:r>
      <w:bookmarkStart w:id="251" w:name="_Hlk111480709"/>
      <w:r w:rsidR="006F6F06" w:rsidRPr="00DF25CA">
        <w:t>just let it be</w:t>
      </w:r>
      <w:bookmarkEnd w:id="251"/>
      <w:r w:rsidR="006F31F6" w:rsidRPr="00DF25CA">
        <w:t>.</w:t>
      </w:r>
    </w:p>
    <w:p w14:paraId="0B7E3821" w14:textId="78D6D790" w:rsidR="00D1752A" w:rsidRPr="00DF25CA" w:rsidRDefault="003D26E1">
      <w:pPr>
        <w:rPr>
          <w:ins w:id="252" w:author="David" w:date="2022-08-16T17:09:00Z"/>
        </w:rPr>
        <w:pPrChange w:id="253" w:author="David" w:date="2022-08-16T18:01:00Z">
          <w:pPr>
            <w:spacing w:line="480" w:lineRule="auto"/>
            <w:ind w:right="15" w:firstLine="710"/>
          </w:pPr>
        </w:pPrChange>
      </w:pPr>
      <w:r w:rsidRPr="00DF25CA">
        <w:t xml:space="preserve">I slept well. </w:t>
      </w:r>
      <w:r w:rsidR="006F31F6" w:rsidRPr="00DF25CA">
        <w:t xml:space="preserve">I </w:t>
      </w:r>
      <w:r w:rsidRPr="00DF25CA">
        <w:t xml:space="preserve">was </w:t>
      </w:r>
      <w:r w:rsidR="006F31F6" w:rsidRPr="00DF25CA">
        <w:t>stress free</w:t>
      </w:r>
      <w:r w:rsidRPr="00DF25CA">
        <w:t>. It was comforting being with family</w:t>
      </w:r>
      <w:r w:rsidR="006F31F6" w:rsidRPr="00DF25CA">
        <w:t xml:space="preserve">. </w:t>
      </w:r>
      <w:r w:rsidRPr="00DF25CA">
        <w:t>T</w:t>
      </w:r>
      <w:r w:rsidR="006F31F6" w:rsidRPr="00DF25CA">
        <w:t xml:space="preserve">he radio in the kitchen </w:t>
      </w:r>
      <w:r w:rsidRPr="00DF25CA">
        <w:t>was on max</w:t>
      </w:r>
      <w:ins w:id="254" w:author="David" w:date="2022-08-16T16:56:00Z">
        <w:r w:rsidRPr="00DF25CA">
          <w:t>imum</w:t>
        </w:r>
      </w:ins>
      <w:r w:rsidRPr="00DF25CA">
        <w:t xml:space="preserve"> volume. S</w:t>
      </w:r>
      <w:r w:rsidR="006F31F6" w:rsidRPr="00DF25CA">
        <w:t xml:space="preserve">ongs from </w:t>
      </w:r>
      <w:r w:rsidRPr="00DF25CA">
        <w:t xml:space="preserve">a 1960s </w:t>
      </w:r>
      <w:r w:rsidR="006F31F6" w:rsidRPr="00DF25CA">
        <w:t>Sixties</w:t>
      </w:r>
      <w:r w:rsidRPr="00DF25CA">
        <w:t xml:space="preserve"> station</w:t>
      </w:r>
      <w:r w:rsidR="006F31F6" w:rsidRPr="00DF25CA">
        <w:t xml:space="preserve"> </w:t>
      </w:r>
      <w:r w:rsidRPr="00DF25CA">
        <w:t xml:space="preserve">were playing, at this moment it was </w:t>
      </w:r>
      <w:r w:rsidR="00D1752A" w:rsidRPr="00DF25CA">
        <w:t xml:space="preserve">“Oh Carol”, by Neil </w:t>
      </w:r>
      <w:proofErr w:type="spellStart"/>
      <w:r w:rsidR="00D1752A" w:rsidRPr="00DF25CA">
        <w:t>Sedaka</w:t>
      </w:r>
      <w:proofErr w:type="spellEnd"/>
      <w:r w:rsidR="006F31F6" w:rsidRPr="00DF25CA">
        <w:t xml:space="preserve">. </w:t>
      </w:r>
      <w:r w:rsidRPr="00DF25CA">
        <w:t xml:space="preserve">Betty had a powerful </w:t>
      </w:r>
      <w:bookmarkStart w:id="255" w:name="_Hlk111561760"/>
      <w:proofErr w:type="gramStart"/>
      <w:r w:rsidRPr="00DF25CA">
        <w:t>falsetto</w:t>
      </w:r>
      <w:bookmarkEnd w:id="255"/>
      <w:r w:rsidRPr="00DF25CA">
        <w:t>,</w:t>
      </w:r>
      <w:proofErr w:type="gramEnd"/>
      <w:r w:rsidRPr="00DF25CA">
        <w:t xml:space="preserve"> she </w:t>
      </w:r>
      <w:r w:rsidR="00D1752A" w:rsidRPr="00DF25CA">
        <w:t xml:space="preserve">could clearly be </w:t>
      </w:r>
      <w:r w:rsidRPr="00DF25CA">
        <w:t xml:space="preserve">heard above the volume of the </w:t>
      </w:r>
      <w:r w:rsidR="00D1752A" w:rsidRPr="00DF25CA">
        <w:t xml:space="preserve">music </w:t>
      </w:r>
      <w:r w:rsidR="006F31F6" w:rsidRPr="00DF25CA">
        <w:t>track.</w:t>
      </w:r>
      <w:r w:rsidR="00D1752A" w:rsidRPr="00DF25CA">
        <w:t xml:space="preserve"> When she didn’t know the lyrics to a song, she would, as it was in this instance, replace the lyrics with a range of correctly pitched “la-s”.</w:t>
      </w:r>
    </w:p>
    <w:p w14:paraId="6518A519" w14:textId="7D829E99" w:rsidR="00D1752A" w:rsidRPr="00DF25CA" w:rsidRDefault="00D1752A">
      <w:pPr>
        <w:spacing w:after="0" w:line="240" w:lineRule="auto"/>
        <w:ind w:left="0" w:firstLine="0"/>
        <w:rPr>
          <w:ins w:id="256" w:author="David" w:date="2022-08-16T17:09:00Z"/>
          <w:sz w:val="24"/>
          <w:szCs w:val="24"/>
          <w:rPrChange w:id="257" w:author="David" w:date="2022-08-17T16:34:00Z">
            <w:rPr>
              <w:ins w:id="258" w:author="David" w:date="2022-08-16T17:09:00Z"/>
              <w:rFonts w:ascii="Times New Roman" w:hAnsi="Times New Roman"/>
              <w:sz w:val="24"/>
              <w:szCs w:val="24"/>
            </w:rPr>
          </w:rPrChange>
        </w:rPr>
      </w:pPr>
      <w:ins w:id="259" w:author="David" w:date="2022-08-16T17:09:00Z">
        <w:r w:rsidRPr="00DF25CA">
          <w:rPr>
            <w:sz w:val="24"/>
            <w:szCs w:val="24"/>
            <w:rPrChange w:id="260" w:author="David" w:date="2022-08-17T16:34:00Z">
              <w:rPr>
                <w:rFonts w:ascii="Times New Roman" w:hAnsi="Times New Roman"/>
                <w:sz w:val="24"/>
                <w:szCs w:val="24"/>
              </w:rPr>
            </w:rPrChange>
          </w:rPr>
          <w:br w:type="page"/>
        </w:r>
      </w:ins>
    </w:p>
    <w:p w14:paraId="40768697" w14:textId="1E162806" w:rsidR="00B60F0C" w:rsidRPr="00DF25CA" w:rsidRDefault="00B60F0C">
      <w:pPr>
        <w:pStyle w:val="Heading1"/>
        <w:jc w:val="center"/>
        <w:pPrChange w:id="261" w:author="David" w:date="2022-08-16T17:15:00Z">
          <w:pPr>
            <w:pStyle w:val="Heading1"/>
          </w:pPr>
        </w:pPrChange>
      </w:pPr>
      <w:r w:rsidRPr="00DF25CA">
        <w:lastRenderedPageBreak/>
        <w:t>4</w:t>
      </w:r>
    </w:p>
    <w:p w14:paraId="170B50B7" w14:textId="22740F32" w:rsidR="00D1752A" w:rsidRPr="00163DCF" w:rsidRDefault="00163DCF" w:rsidP="00DF25CA">
      <w:pPr>
        <w:pStyle w:val="Heading1"/>
        <w:jc w:val="center"/>
      </w:pPr>
      <w:r>
        <w:t xml:space="preserve">Get </w:t>
      </w:r>
      <w:r w:rsidR="00D1752A" w:rsidRPr="00163DCF">
        <w:t>Head</w:t>
      </w:r>
      <w:r>
        <w:t>s</w:t>
      </w:r>
      <w:r w:rsidR="00DF25CA" w:rsidRPr="00163DCF">
        <w:t>pace at Home</w:t>
      </w:r>
    </w:p>
    <w:p w14:paraId="2825E7FC" w14:textId="19D7A31F" w:rsidR="00B60F0C" w:rsidRPr="00DF25CA" w:rsidRDefault="006F31F6">
      <w:pPr>
        <w:ind w:firstLine="710"/>
        <w:pPrChange w:id="262" w:author="David" w:date="2022-08-17T17:44:00Z">
          <w:pPr/>
        </w:pPrChange>
      </w:pPr>
      <w:del w:id="263" w:author="David" w:date="2022-08-17T17:44:00Z">
        <w:r w:rsidRPr="00F66087" w:rsidDel="00F66087">
          <w:delText xml:space="preserve"> </w:delText>
        </w:r>
      </w:del>
      <w:r w:rsidRPr="00F66087">
        <w:t xml:space="preserve">I </w:t>
      </w:r>
      <w:r w:rsidR="00D1752A" w:rsidRPr="00F66087">
        <w:t>sat up in bed and laughed.</w:t>
      </w:r>
      <w:r w:rsidR="00B60F0C" w:rsidRPr="00F66087">
        <w:t xml:space="preserve"> Mom was the best anti-depressants a son could wish for. My </w:t>
      </w:r>
      <w:r w:rsidR="00CD425D" w:rsidRPr="00F66087">
        <w:t xml:space="preserve">attention switched </w:t>
      </w:r>
      <w:r w:rsidR="00B60F0C" w:rsidRPr="000B3E3E">
        <w:t xml:space="preserve">to travelling back to </w:t>
      </w:r>
      <w:r w:rsidR="008E5E48" w:rsidRPr="000B3E3E">
        <w:t xml:space="preserve">my house in </w:t>
      </w:r>
      <w:r w:rsidR="00B60F0C" w:rsidRPr="000B3E3E">
        <w:t xml:space="preserve">Lichfield. </w:t>
      </w:r>
      <w:r w:rsidR="00CD425D" w:rsidRPr="000B3E3E">
        <w:t>Even though Lichfield was just up the road, getting there by public transport wasn’t straightforward. I could have stayed at my pare</w:t>
      </w:r>
      <w:r w:rsidR="00CD425D" w:rsidRPr="00B00927">
        <w:t xml:space="preserve">nts, but I needed an </w:t>
      </w:r>
      <w:r w:rsidR="00B60F0C" w:rsidRPr="00DF25CA">
        <w:t xml:space="preserve">environment </w:t>
      </w:r>
      <w:r w:rsidR="00CD425D" w:rsidRPr="00DF25CA">
        <w:t xml:space="preserve">in which </w:t>
      </w:r>
      <w:r w:rsidRPr="00DF25CA">
        <w:t xml:space="preserve">to </w:t>
      </w:r>
      <w:r w:rsidR="00CD425D" w:rsidRPr="00DF25CA">
        <w:t xml:space="preserve">ponder </w:t>
      </w:r>
      <w:r w:rsidR="00B60F0C" w:rsidRPr="00DF25CA">
        <w:t xml:space="preserve">my </w:t>
      </w:r>
      <w:r w:rsidRPr="00DF25CA">
        <w:t>future.</w:t>
      </w:r>
    </w:p>
    <w:p w14:paraId="1A28459C" w14:textId="77777777" w:rsidR="004422E9" w:rsidRPr="00DF25CA" w:rsidRDefault="006F31F6">
      <w:pPr>
        <w:ind w:firstLine="710"/>
        <w:pPrChange w:id="264" w:author="David" w:date="2022-08-17T17:44:00Z">
          <w:pPr/>
        </w:pPrChange>
      </w:pPr>
      <w:r w:rsidRPr="00DF25CA">
        <w:t xml:space="preserve">Dad asked if I needed a lift to the train station. He was heading to his </w:t>
      </w:r>
      <w:r w:rsidR="00CD425D" w:rsidRPr="00DF25CA">
        <w:t>brothers</w:t>
      </w:r>
      <w:r w:rsidRPr="00DF25CA">
        <w:t xml:space="preserve"> for a catch-up and happy to drop me off.</w:t>
      </w:r>
      <w:r w:rsidR="00747832" w:rsidRPr="00DF25CA">
        <w:t xml:space="preserve"> At the </w:t>
      </w:r>
      <w:r w:rsidRPr="00DF25CA">
        <w:t>train station</w:t>
      </w:r>
      <w:r w:rsidR="00747832" w:rsidRPr="00DF25CA">
        <w:t xml:space="preserve"> platform. </w:t>
      </w:r>
      <w:r w:rsidRPr="00DF25CA">
        <w:t xml:space="preserve">It felt like my first day at school, leaving the comfort of my parents’ </w:t>
      </w:r>
      <w:r w:rsidR="00747832" w:rsidRPr="00DF25CA">
        <w:t xml:space="preserve">and </w:t>
      </w:r>
      <w:r w:rsidRPr="00DF25CA">
        <w:t xml:space="preserve">entering the unknown. </w:t>
      </w:r>
      <w:r w:rsidR="00747832" w:rsidRPr="00DF25CA">
        <w:t xml:space="preserve">I embarked on the train. </w:t>
      </w:r>
      <w:r w:rsidRPr="00DF25CA">
        <w:t>With my mind undistracted, it was left to wander.</w:t>
      </w:r>
    </w:p>
    <w:p w14:paraId="09CC011E" w14:textId="571BECD1" w:rsidR="006F31F6" w:rsidRPr="00DF25CA" w:rsidRDefault="004422E9">
      <w:pPr>
        <w:ind w:firstLine="710"/>
        <w:pPrChange w:id="265" w:author="David" w:date="2022-08-17T17:44:00Z">
          <w:pPr>
            <w:spacing w:line="480" w:lineRule="auto"/>
            <w:ind w:left="-5" w:right="15" w:firstLine="725"/>
          </w:pPr>
        </w:pPrChange>
      </w:pPr>
      <w:r w:rsidRPr="00DF25CA">
        <w:t>It was nearing lunch time</w:t>
      </w:r>
      <w:r w:rsidR="00307639" w:rsidRPr="00DF25CA">
        <w:t xml:space="preserve">, the familiar 3-spires of Lichfield City Centre </w:t>
      </w:r>
      <w:r w:rsidR="00AD26A1" w:rsidRPr="00DF25CA">
        <w:t xml:space="preserve">struck an imposing jagged outline of the city scape. It was overcast, humid and unusually quiet at </w:t>
      </w:r>
      <w:r w:rsidRPr="00DF25CA">
        <w:t>Lichfield City Station.</w:t>
      </w:r>
      <w:r w:rsidR="00AD26A1" w:rsidRPr="00DF25CA">
        <w:t xml:space="preserve"> Then I realised, I had never been at the station at this time on a workday.</w:t>
      </w:r>
    </w:p>
    <w:p w14:paraId="022C6282" w14:textId="151296D5" w:rsidR="00AD26A1" w:rsidRPr="00DF25CA" w:rsidRDefault="00AD26A1">
      <w:pPr>
        <w:ind w:firstLine="710"/>
        <w:pPrChange w:id="266" w:author="David" w:date="2022-08-17T17:44:00Z">
          <w:pPr/>
        </w:pPrChange>
      </w:pPr>
      <w:r w:rsidRPr="00DF25CA">
        <w:rPr>
          <w:rPrChange w:id="267" w:author="David" w:date="2022-08-17T16:34:00Z">
            <w:rPr>
              <w:b/>
              <w:bCs/>
            </w:rPr>
          </w:rPrChange>
        </w:rPr>
        <w:t xml:space="preserve">The </w:t>
      </w:r>
      <w:r w:rsidRPr="00DF25CA">
        <w:rPr>
          <w:rPrChange w:id="268" w:author="David" w:date="2022-08-17T16:34:00Z">
            <w:rPr>
              <w:b/>
            </w:rPr>
          </w:rPrChange>
        </w:rPr>
        <w:t>2 story, 19</w:t>
      </w:r>
      <w:r w:rsidRPr="00DF25CA">
        <w:rPr>
          <w:vertAlign w:val="superscript"/>
          <w:rPrChange w:id="269" w:author="David" w:date="2022-08-17T16:34:00Z">
            <w:rPr>
              <w:b/>
              <w:vertAlign w:val="superscript"/>
            </w:rPr>
          </w:rPrChange>
        </w:rPr>
        <w:t>th</w:t>
      </w:r>
      <w:r w:rsidRPr="00DF25CA">
        <w:rPr>
          <w:rPrChange w:id="270" w:author="David" w:date="2022-08-17T16:34:00Z">
            <w:rPr>
              <w:b/>
            </w:rPr>
          </w:rPrChange>
        </w:rPr>
        <w:t xml:space="preserve"> Century red brick business and residential buildings that lined the high street </w:t>
      </w:r>
      <w:r w:rsidR="008E5E48" w:rsidRPr="00DF25CA">
        <w:rPr>
          <w:rPrChange w:id="271" w:author="David" w:date="2022-08-17T16:34:00Z">
            <w:rPr>
              <w:b/>
            </w:rPr>
          </w:rPrChange>
        </w:rPr>
        <w:t xml:space="preserve">leading to my estate </w:t>
      </w:r>
      <w:r w:rsidRPr="00DF25CA">
        <w:rPr>
          <w:rPrChange w:id="272" w:author="David" w:date="2022-08-17T16:34:00Z">
            <w:rPr>
              <w:b/>
            </w:rPr>
          </w:rPrChange>
        </w:rPr>
        <w:t xml:space="preserve">were in step with the character of the city. The housing estate where my property was located, </w:t>
      </w:r>
      <w:r w:rsidR="008E5E48" w:rsidRPr="00DF25CA">
        <w:rPr>
          <w:rPrChange w:id="273" w:author="David" w:date="2022-08-17T16:34:00Z">
            <w:rPr>
              <w:b/>
            </w:rPr>
          </w:rPrChange>
        </w:rPr>
        <w:t xml:space="preserve">was </w:t>
      </w:r>
      <w:r w:rsidRPr="00DF25CA">
        <w:rPr>
          <w:rPrChange w:id="274" w:author="David" w:date="2022-08-17T16:34:00Z">
            <w:rPr>
              <w:b/>
            </w:rPr>
          </w:rPrChange>
        </w:rPr>
        <w:t>not</w:t>
      </w:r>
      <w:r w:rsidR="008E5E48" w:rsidRPr="00DF25CA">
        <w:rPr>
          <w:rPrChange w:id="275" w:author="David" w:date="2022-08-17T16:34:00Z">
            <w:rPr>
              <w:b/>
            </w:rPr>
          </w:rPrChange>
        </w:rPr>
        <w:t xml:space="preserve">. It was </w:t>
      </w:r>
      <w:r w:rsidR="008E5E48" w:rsidRPr="00DF25CA">
        <w:t>located 1 minutes’ walk from the train station. The estate was 3 years old</w:t>
      </w:r>
      <w:r w:rsidR="00D0531E" w:rsidRPr="004E1A53">
        <w:t>.</w:t>
      </w:r>
      <w:ins w:id="276" w:author="David" w:date="2022-08-16T18:16:00Z">
        <w:r w:rsidR="00C22921" w:rsidRPr="004E1A53">
          <w:t xml:space="preserve"> </w:t>
        </w:r>
      </w:ins>
      <w:r w:rsidR="00C22921" w:rsidRPr="004E1A53">
        <w:t xml:space="preserve">A warrens den of streets, with a mix of houses </w:t>
      </w:r>
      <w:r w:rsidR="00C22921" w:rsidRPr="00F66087">
        <w:t>ranging from a 2</w:t>
      </w:r>
      <w:ins w:id="277" w:author="David" w:date="2022-08-16T18:22:00Z">
        <w:r w:rsidR="00C22921" w:rsidRPr="00F66087">
          <w:t>-</w:t>
        </w:r>
      </w:ins>
      <w:del w:id="278" w:author="David" w:date="2022-08-16T18:22:00Z">
        <w:r w:rsidR="00C22921" w:rsidRPr="00DF25CA" w:rsidDel="00C22921">
          <w:delText xml:space="preserve"> </w:delText>
        </w:r>
      </w:del>
      <w:r w:rsidR="00C22921" w:rsidRPr="00DF25CA">
        <w:t xml:space="preserve">story apartment block to a 5-bedroom detached house. Entering the estate by car, it was one way in and the same way out. To drive to my </w:t>
      </w:r>
      <w:r w:rsidR="008E5E48" w:rsidRPr="00DF25CA">
        <w:t>2-bed end terraced house</w:t>
      </w:r>
      <w:r w:rsidR="00C22921" w:rsidRPr="00DF25CA">
        <w:t>, I had to follow the cres</w:t>
      </w:r>
      <w:ins w:id="279" w:author="David" w:date="2022-08-16T18:23:00Z">
        <w:r w:rsidR="00C22921" w:rsidRPr="00DF25CA">
          <w:t>c</w:t>
        </w:r>
      </w:ins>
      <w:r w:rsidR="00C22921" w:rsidRPr="00DF25CA">
        <w:t>ent and hope that no other cars were approaching the other way</w:t>
      </w:r>
      <w:r w:rsidR="008E5E48" w:rsidRPr="00DF25CA">
        <w:t xml:space="preserve">. Space </w:t>
      </w:r>
      <w:r w:rsidR="00C22921" w:rsidRPr="00DF25CA">
        <w:t xml:space="preserve">was tight. Cars lined the sides of the roads. making it effectively one-way. At least no one was parked in my </w:t>
      </w:r>
      <w:del w:id="280" w:author="David" w:date="2022-08-17T16:32:00Z">
        <w:r w:rsidR="00C22921" w:rsidRPr="00DF25CA" w:rsidDel="00DF25CA">
          <w:delText xml:space="preserve">2 </w:delText>
        </w:r>
      </w:del>
      <w:r w:rsidR="00C22921" w:rsidRPr="00DF25CA">
        <w:t>parking bay</w:t>
      </w:r>
      <w:del w:id="281" w:author="David" w:date="2022-08-17T16:32:00Z">
        <w:r w:rsidR="00C22921" w:rsidRPr="00DF25CA" w:rsidDel="00DF25CA">
          <w:delText>s</w:delText>
        </w:r>
      </w:del>
      <w:r w:rsidR="00C22921" w:rsidRPr="00DF25CA">
        <w:t xml:space="preserve">, which made a nice change. </w:t>
      </w:r>
    </w:p>
    <w:p w14:paraId="2F322BA5" w14:textId="50156C6B" w:rsidR="00C22921" w:rsidRPr="00163DCF" w:rsidDel="002C77FC" w:rsidRDefault="00DF25CA">
      <w:pPr>
        <w:spacing w:after="10" w:line="276" w:lineRule="auto"/>
        <w:ind w:left="0" w:right="15" w:firstLine="720"/>
        <w:rPr>
          <w:del w:id="282" w:author="David" w:date="2022-08-17T17:11:00Z"/>
          <w:szCs w:val="21"/>
          <w:rPrChange w:id="283" w:author="David" w:date="2022-08-17T16:58:00Z">
            <w:rPr>
              <w:del w:id="284" w:author="David" w:date="2022-08-17T17:11:00Z"/>
              <w:sz w:val="24"/>
              <w:szCs w:val="24"/>
            </w:rPr>
          </w:rPrChange>
        </w:rPr>
        <w:pPrChange w:id="285" w:author="David" w:date="2022-08-17T17:44:00Z">
          <w:pPr>
            <w:spacing w:after="10" w:line="480" w:lineRule="auto"/>
            <w:ind w:left="0" w:right="15" w:firstLine="0"/>
          </w:pPr>
        </w:pPrChange>
      </w:pPr>
      <w:r w:rsidRPr="00163DCF">
        <w:rPr>
          <w:szCs w:val="21"/>
          <w:rPrChange w:id="286" w:author="David" w:date="2022-08-17T16:58:00Z">
            <w:rPr>
              <w:sz w:val="24"/>
              <w:szCs w:val="24"/>
            </w:rPr>
          </w:rPrChange>
        </w:rPr>
        <w:t>Number 26, t</w:t>
      </w:r>
      <w:r w:rsidR="00C22921" w:rsidRPr="00163DCF">
        <w:rPr>
          <w:szCs w:val="21"/>
          <w:rPrChange w:id="287" w:author="David" w:date="2022-08-17T16:58:00Z">
            <w:rPr>
              <w:sz w:val="24"/>
              <w:szCs w:val="24"/>
            </w:rPr>
          </w:rPrChange>
        </w:rPr>
        <w:t>he front door of my house</w:t>
      </w:r>
      <w:r w:rsidRPr="00163DCF">
        <w:rPr>
          <w:szCs w:val="21"/>
          <w:rPrChange w:id="288" w:author="David" w:date="2022-08-17T16:58:00Z">
            <w:rPr>
              <w:sz w:val="24"/>
              <w:szCs w:val="24"/>
            </w:rPr>
          </w:rPrChange>
        </w:rPr>
        <w:t xml:space="preserve"> </w:t>
      </w:r>
      <w:r w:rsidR="00C22921" w:rsidRPr="00163DCF">
        <w:rPr>
          <w:szCs w:val="21"/>
          <w:rPrChange w:id="289" w:author="David" w:date="2022-08-17T16:58:00Z">
            <w:rPr>
              <w:sz w:val="24"/>
              <w:szCs w:val="24"/>
            </w:rPr>
          </w:rPrChange>
        </w:rPr>
        <w:t xml:space="preserve">lacked character. </w:t>
      </w:r>
      <w:r w:rsidR="00916D90" w:rsidRPr="00163DCF">
        <w:rPr>
          <w:szCs w:val="21"/>
          <w:rPrChange w:id="290" w:author="David" w:date="2022-08-17T16:58:00Z">
            <w:rPr>
              <w:sz w:val="24"/>
              <w:szCs w:val="24"/>
            </w:rPr>
          </w:rPrChange>
        </w:rPr>
        <w:t xml:space="preserve">Unadorned, it was white with brass fittings and a narrow slit for a window. Barely any light entered the hallway as a result. Perfect for those </w:t>
      </w:r>
      <w:r w:rsidRPr="00163DCF">
        <w:rPr>
          <w:szCs w:val="21"/>
          <w:rPrChange w:id="291" w:author="David" w:date="2022-08-17T16:58:00Z">
            <w:rPr>
              <w:sz w:val="24"/>
              <w:szCs w:val="24"/>
            </w:rPr>
          </w:rPrChange>
        </w:rPr>
        <w:t xml:space="preserve">wanting </w:t>
      </w:r>
      <w:r w:rsidR="00916D90" w:rsidRPr="00163DCF">
        <w:rPr>
          <w:szCs w:val="21"/>
          <w:rPrChange w:id="292" w:author="David" w:date="2022-08-17T16:58:00Z">
            <w:rPr>
              <w:sz w:val="24"/>
              <w:szCs w:val="24"/>
            </w:rPr>
          </w:rPrChange>
        </w:rPr>
        <w:t>their privacy</w:t>
      </w:r>
      <w:r w:rsidRPr="00163DCF">
        <w:rPr>
          <w:szCs w:val="21"/>
          <w:rPrChange w:id="293" w:author="David" w:date="2022-08-17T16:58:00Z">
            <w:rPr>
              <w:sz w:val="24"/>
              <w:szCs w:val="24"/>
            </w:rPr>
          </w:rPrChange>
        </w:rPr>
        <w:t xml:space="preserve"> and escape from the heat</w:t>
      </w:r>
      <w:r w:rsidR="00916D90" w:rsidRPr="00163DCF">
        <w:rPr>
          <w:szCs w:val="21"/>
          <w:rPrChange w:id="294" w:author="David" w:date="2022-08-17T16:58:00Z">
            <w:rPr>
              <w:sz w:val="24"/>
              <w:szCs w:val="24"/>
            </w:rPr>
          </w:rPrChange>
        </w:rPr>
        <w:t xml:space="preserve">. </w:t>
      </w:r>
      <w:r w:rsidR="004E1A53" w:rsidRPr="00163DCF">
        <w:rPr>
          <w:szCs w:val="21"/>
          <w:rPrChange w:id="295" w:author="David" w:date="2022-08-17T16:58:00Z">
            <w:rPr>
              <w:sz w:val="24"/>
              <w:szCs w:val="24"/>
            </w:rPr>
          </w:rPrChange>
        </w:rPr>
        <w:t xml:space="preserve">The only outside furnishing that had character were </w:t>
      </w:r>
      <w:r w:rsidR="00916D90" w:rsidRPr="00163DCF">
        <w:rPr>
          <w:szCs w:val="21"/>
          <w:rPrChange w:id="296" w:author="David" w:date="2022-08-17T16:58:00Z">
            <w:rPr>
              <w:sz w:val="24"/>
              <w:szCs w:val="24"/>
            </w:rPr>
          </w:rPrChange>
        </w:rPr>
        <w:t>the beige</w:t>
      </w:r>
      <w:r w:rsidR="004E1A53" w:rsidRPr="00163DCF">
        <w:rPr>
          <w:szCs w:val="21"/>
          <w:rPrChange w:id="297" w:author="David" w:date="2022-08-17T16:58:00Z">
            <w:rPr>
              <w:sz w:val="24"/>
              <w:szCs w:val="24"/>
            </w:rPr>
          </w:rPrChange>
        </w:rPr>
        <w:t>, random ripple patterned</w:t>
      </w:r>
      <w:r w:rsidR="00916D90" w:rsidRPr="00163DCF">
        <w:rPr>
          <w:szCs w:val="21"/>
          <w:rPrChange w:id="298" w:author="David" w:date="2022-08-17T16:58:00Z">
            <w:rPr>
              <w:sz w:val="24"/>
              <w:szCs w:val="24"/>
            </w:rPr>
          </w:rPrChange>
        </w:rPr>
        <w:t xml:space="preserve"> paving slabs</w:t>
      </w:r>
      <w:r w:rsidR="004E1A53" w:rsidRPr="00163DCF">
        <w:rPr>
          <w:szCs w:val="21"/>
          <w:rPrChange w:id="299" w:author="David" w:date="2022-08-17T16:58:00Z">
            <w:rPr>
              <w:sz w:val="24"/>
              <w:szCs w:val="24"/>
            </w:rPr>
          </w:rPrChange>
        </w:rPr>
        <w:t xml:space="preserve"> that lead </w:t>
      </w:r>
      <w:r w:rsidR="00916D90" w:rsidRPr="00163DCF">
        <w:rPr>
          <w:szCs w:val="21"/>
          <w:rPrChange w:id="300" w:author="David" w:date="2022-08-17T16:58:00Z">
            <w:rPr>
              <w:sz w:val="24"/>
              <w:szCs w:val="24"/>
            </w:rPr>
          </w:rPrChange>
        </w:rPr>
        <w:t xml:space="preserve">to the </w:t>
      </w:r>
      <w:r w:rsidRPr="00163DCF">
        <w:rPr>
          <w:szCs w:val="21"/>
          <w:rPrChange w:id="301" w:author="David" w:date="2022-08-17T16:58:00Z">
            <w:rPr>
              <w:sz w:val="24"/>
              <w:szCs w:val="24"/>
            </w:rPr>
          </w:rPrChange>
        </w:rPr>
        <w:t>entrance</w:t>
      </w:r>
      <w:r w:rsidR="004E1A53" w:rsidRPr="00163DCF">
        <w:rPr>
          <w:szCs w:val="21"/>
          <w:rPrChange w:id="302" w:author="David" w:date="2022-08-17T16:58:00Z">
            <w:rPr>
              <w:sz w:val="24"/>
              <w:szCs w:val="24"/>
            </w:rPr>
          </w:rPrChange>
        </w:rPr>
        <w:t>way.</w:t>
      </w:r>
      <w:r w:rsidR="00916D90" w:rsidRPr="00163DCF">
        <w:rPr>
          <w:szCs w:val="21"/>
          <w:rPrChange w:id="303" w:author="David" w:date="2022-08-17T16:58:00Z">
            <w:rPr>
              <w:sz w:val="24"/>
              <w:szCs w:val="24"/>
            </w:rPr>
          </w:rPrChange>
        </w:rPr>
        <w:t xml:space="preserve"> </w:t>
      </w:r>
    </w:p>
    <w:p w14:paraId="7856E733" w14:textId="4F7CF78B" w:rsidR="004E1A53" w:rsidRPr="00163DCF" w:rsidDel="004E1A53" w:rsidRDefault="004E1A53">
      <w:pPr>
        <w:spacing w:after="10" w:line="276" w:lineRule="auto"/>
        <w:ind w:left="0" w:right="15" w:firstLine="0"/>
        <w:rPr>
          <w:del w:id="304" w:author="David" w:date="2022-08-17T16:42:00Z"/>
          <w:szCs w:val="21"/>
          <w:rPrChange w:id="305" w:author="David" w:date="2022-08-17T16:58:00Z">
            <w:rPr>
              <w:del w:id="306" w:author="David" w:date="2022-08-17T16:42:00Z"/>
              <w:sz w:val="24"/>
              <w:szCs w:val="24"/>
            </w:rPr>
          </w:rPrChange>
        </w:rPr>
        <w:pPrChange w:id="307" w:author="David" w:date="2022-08-17T17:11:00Z">
          <w:pPr>
            <w:spacing w:after="10" w:line="480" w:lineRule="auto"/>
            <w:ind w:left="0" w:right="15" w:firstLine="0"/>
          </w:pPr>
        </w:pPrChange>
      </w:pPr>
    </w:p>
    <w:p w14:paraId="7621F0A3" w14:textId="4FE68D22" w:rsidR="00F66087" w:rsidRDefault="004E1A53">
      <w:pPr>
        <w:spacing w:after="10" w:line="276" w:lineRule="auto"/>
        <w:ind w:left="0" w:right="15" w:firstLine="720"/>
        <w:rPr>
          <w:ins w:id="308" w:author="David" w:date="2022-08-17T17:43:00Z"/>
          <w:szCs w:val="21"/>
        </w:rPr>
        <w:pPrChange w:id="309" w:author="David" w:date="2022-08-17T17:43:00Z">
          <w:pPr>
            <w:spacing w:after="10" w:line="276" w:lineRule="auto"/>
            <w:ind w:left="0" w:right="15" w:firstLine="0"/>
          </w:pPr>
        </w:pPrChange>
      </w:pPr>
      <w:r w:rsidRPr="00163DCF">
        <w:rPr>
          <w:szCs w:val="21"/>
          <w:rPrChange w:id="310" w:author="David" w:date="2022-08-17T16:58:00Z">
            <w:rPr>
              <w:sz w:val="24"/>
              <w:szCs w:val="24"/>
            </w:rPr>
          </w:rPrChange>
        </w:rPr>
        <w:t xml:space="preserve">There was a technique to opening the front door. What the house lacked in visual character, it more than made up for it in its functional misgivings thanks to the rush job by the builders. I forget how cold a home can be without </w:t>
      </w:r>
      <w:del w:id="311" w:author="David" w:date="2022-08-17T17:47:00Z">
        <w:r w:rsidRPr="00163DCF" w:rsidDel="00F66087">
          <w:rPr>
            <w:szCs w:val="21"/>
            <w:rPrChange w:id="312" w:author="David" w:date="2022-08-17T16:58:00Z">
              <w:rPr>
                <w:sz w:val="24"/>
                <w:szCs w:val="24"/>
              </w:rPr>
            </w:rPrChange>
          </w:rPr>
          <w:delText>company</w:delText>
        </w:r>
      </w:del>
      <w:ins w:id="313" w:author="David" w:date="2022-08-17T17:48:00Z">
        <w:r w:rsidR="00F66087">
          <w:rPr>
            <w:szCs w:val="21"/>
          </w:rPr>
          <w:t>house mates</w:t>
        </w:r>
      </w:ins>
      <w:r w:rsidRPr="00163DCF">
        <w:rPr>
          <w:szCs w:val="21"/>
          <w:rPrChange w:id="314" w:author="David" w:date="2022-08-17T16:58:00Z">
            <w:rPr>
              <w:sz w:val="24"/>
              <w:szCs w:val="24"/>
            </w:rPr>
          </w:rPrChange>
        </w:rPr>
        <w:t xml:space="preserve">. It was in stark contrast to the warmth of Mom and Dad’s. Inside was as unadorned as the outside. Everything was functional, </w:t>
      </w:r>
      <w:r w:rsidR="0048432E" w:rsidRPr="00163DCF">
        <w:rPr>
          <w:szCs w:val="21"/>
          <w:rPrChange w:id="315" w:author="David" w:date="2022-08-17T16:58:00Z">
            <w:rPr>
              <w:sz w:val="24"/>
              <w:szCs w:val="24"/>
            </w:rPr>
          </w:rPrChange>
        </w:rPr>
        <w:t xml:space="preserve">and lacked character, Beige carpet and white walls. I walked to lounge at the rear of the house. Of all the small rooms, it was the one that felt more in accordance with my techie personal traits: Guitar, big TV, hi-fi, </w:t>
      </w:r>
      <w:ins w:id="316" w:author="David" w:date="2022-08-17T17:10:00Z">
        <w:r w:rsidR="002C77FC">
          <w:rPr>
            <w:szCs w:val="21"/>
          </w:rPr>
          <w:t xml:space="preserve">2 </w:t>
        </w:r>
      </w:ins>
      <w:r w:rsidR="0048432E" w:rsidRPr="00163DCF">
        <w:rPr>
          <w:szCs w:val="21"/>
          <w:rPrChange w:id="317" w:author="David" w:date="2022-08-17T16:58:00Z">
            <w:rPr>
              <w:sz w:val="24"/>
              <w:szCs w:val="24"/>
            </w:rPr>
          </w:rPrChange>
        </w:rPr>
        <w:t xml:space="preserve">electric reclining sofas and </w:t>
      </w:r>
      <w:ins w:id="318" w:author="David" w:date="2022-08-17T17:10:00Z">
        <w:r w:rsidR="002C77FC">
          <w:rPr>
            <w:szCs w:val="21"/>
          </w:rPr>
          <w:t>my</w:t>
        </w:r>
      </w:ins>
      <w:del w:id="319" w:author="David" w:date="2022-08-17T17:10:00Z">
        <w:r w:rsidR="0048432E" w:rsidRPr="00163DCF" w:rsidDel="002C77FC">
          <w:rPr>
            <w:szCs w:val="21"/>
            <w:rPrChange w:id="320" w:author="David" w:date="2022-08-17T16:58:00Z">
              <w:rPr>
                <w:sz w:val="24"/>
                <w:szCs w:val="24"/>
              </w:rPr>
            </w:rPrChange>
          </w:rPr>
          <w:delText>a</w:delText>
        </w:r>
      </w:del>
      <w:r w:rsidR="0048432E" w:rsidRPr="00163DCF">
        <w:rPr>
          <w:szCs w:val="21"/>
          <w:rPrChange w:id="321" w:author="David" w:date="2022-08-17T16:58:00Z">
            <w:rPr>
              <w:sz w:val="24"/>
              <w:szCs w:val="24"/>
            </w:rPr>
          </w:rPrChange>
        </w:rPr>
        <w:t xml:space="preserve"> laptop.</w:t>
      </w:r>
      <w:del w:id="322" w:author="David" w:date="2022-08-17T17:08:00Z">
        <w:r w:rsidR="0048432E" w:rsidRPr="002C77FC" w:rsidDel="002C77FC">
          <w:rPr>
            <w:szCs w:val="21"/>
          </w:rPr>
          <w:delText xml:space="preserve"> </w:delText>
        </w:r>
      </w:del>
    </w:p>
    <w:p w14:paraId="5B5EC95B" w14:textId="151C34CA" w:rsidR="0048432E" w:rsidRPr="00163DCF" w:rsidRDefault="0048432E">
      <w:pPr>
        <w:spacing w:after="10" w:line="276" w:lineRule="auto"/>
        <w:ind w:left="0" w:right="15" w:firstLine="0"/>
        <w:rPr>
          <w:szCs w:val="21"/>
          <w:rPrChange w:id="323" w:author="David" w:date="2022-08-17T16:58:00Z">
            <w:rPr>
              <w:sz w:val="24"/>
              <w:szCs w:val="24"/>
            </w:rPr>
          </w:rPrChange>
        </w:rPr>
        <w:pPrChange w:id="324" w:author="David" w:date="2022-08-17T17:01:00Z">
          <w:pPr>
            <w:spacing w:after="10" w:line="480" w:lineRule="auto"/>
            <w:ind w:left="0" w:right="15" w:firstLine="0"/>
          </w:pPr>
        </w:pPrChange>
      </w:pPr>
      <w:del w:id="325" w:author="David" w:date="2022-08-17T17:08:00Z">
        <w:r w:rsidRPr="00163DCF" w:rsidDel="002C77FC">
          <w:rPr>
            <w:szCs w:val="21"/>
            <w:rPrChange w:id="326" w:author="David" w:date="2022-08-17T16:58:00Z">
              <w:rPr>
                <w:sz w:val="24"/>
                <w:szCs w:val="24"/>
              </w:rPr>
            </w:rPrChange>
          </w:rPr>
          <w:delText xml:space="preserve"> </w:delText>
        </w:r>
      </w:del>
    </w:p>
    <w:p w14:paraId="0DA145AB" w14:textId="6CAF1DEE" w:rsidR="006F31F6" w:rsidRPr="00163DCF" w:rsidDel="0048140C" w:rsidRDefault="0048432E">
      <w:pPr>
        <w:spacing w:after="10" w:line="276" w:lineRule="auto"/>
        <w:ind w:left="0" w:right="15" w:firstLine="720"/>
        <w:rPr>
          <w:ins w:id="327" w:author="Britt Collins" w:date="2021-09-30T14:58:00Z"/>
          <w:del w:id="328" w:author="David" w:date="2022-08-17T17:29:00Z"/>
          <w:szCs w:val="21"/>
          <w:rPrChange w:id="329" w:author="David" w:date="2022-08-17T16:58:00Z">
            <w:rPr>
              <w:ins w:id="330" w:author="Britt Collins" w:date="2021-09-30T14:58:00Z"/>
              <w:del w:id="331" w:author="David" w:date="2022-08-17T17:29:00Z"/>
              <w:rFonts w:ascii="Times New Roman" w:hAnsi="Times New Roman"/>
              <w:sz w:val="24"/>
              <w:szCs w:val="24"/>
            </w:rPr>
          </w:rPrChange>
        </w:rPr>
        <w:pPrChange w:id="332" w:author="David" w:date="2022-08-17T17:43:00Z">
          <w:pPr>
            <w:spacing w:after="10" w:line="276" w:lineRule="auto"/>
            <w:ind w:left="0" w:right="15" w:firstLine="0"/>
          </w:pPr>
        </w:pPrChange>
      </w:pPr>
      <w:r w:rsidRPr="00163DCF">
        <w:rPr>
          <w:szCs w:val="21"/>
          <w:rPrChange w:id="333" w:author="David" w:date="2022-08-17T16:58:00Z">
            <w:rPr>
              <w:sz w:val="24"/>
              <w:szCs w:val="24"/>
            </w:rPr>
          </w:rPrChange>
        </w:rPr>
        <w:t xml:space="preserve">I </w:t>
      </w:r>
      <w:r w:rsidR="002C77FC">
        <w:rPr>
          <w:szCs w:val="21"/>
        </w:rPr>
        <w:t>collapsed</w:t>
      </w:r>
      <w:r w:rsidR="002C77FC" w:rsidRPr="002C77FC">
        <w:rPr>
          <w:szCs w:val="21"/>
        </w:rPr>
        <w:t xml:space="preserve"> </w:t>
      </w:r>
      <w:r w:rsidR="006F31F6" w:rsidRPr="00163DCF">
        <w:rPr>
          <w:szCs w:val="21"/>
          <w:rPrChange w:id="334" w:author="David" w:date="2022-08-17T16:58:00Z">
            <w:rPr>
              <w:sz w:val="24"/>
              <w:szCs w:val="24"/>
            </w:rPr>
          </w:rPrChange>
        </w:rPr>
        <w:t>on the sofa</w:t>
      </w:r>
      <w:ins w:id="335" w:author="David" w:date="2022-08-17T17:10:00Z">
        <w:r w:rsidR="002C77FC">
          <w:rPr>
            <w:szCs w:val="21"/>
          </w:rPr>
          <w:t xml:space="preserve"> </w:t>
        </w:r>
      </w:ins>
      <w:r w:rsidR="002C77FC">
        <w:rPr>
          <w:szCs w:val="21"/>
        </w:rPr>
        <w:t xml:space="preserve">and hit </w:t>
      </w:r>
      <w:del w:id="336" w:author="David" w:date="2022-08-17T17:43:00Z">
        <w:r w:rsidR="002C77FC" w:rsidDel="00F66087">
          <w:rPr>
            <w:szCs w:val="21"/>
          </w:rPr>
          <w:delText xml:space="preserve">the </w:delText>
        </w:r>
      </w:del>
      <w:r w:rsidR="002C77FC">
        <w:rPr>
          <w:szCs w:val="21"/>
        </w:rPr>
        <w:t>recline</w:t>
      </w:r>
      <w:del w:id="337" w:author="David" w:date="2022-08-17T17:43:00Z">
        <w:r w:rsidR="002C77FC" w:rsidDel="00F66087">
          <w:rPr>
            <w:szCs w:val="21"/>
          </w:rPr>
          <w:delText xml:space="preserve"> button</w:delText>
        </w:r>
      </w:del>
      <w:r w:rsidR="002C77FC">
        <w:rPr>
          <w:szCs w:val="21"/>
        </w:rPr>
        <w:t>. My laptop was within reaching distance. I placed it on my lap flipped it open and thought about how I should tackle my dilemma. I needed a job</w:t>
      </w:r>
      <w:r w:rsidR="00077359">
        <w:rPr>
          <w:szCs w:val="21"/>
        </w:rPr>
        <w:t xml:space="preserve">. Without money coming into my bank </w:t>
      </w:r>
      <w:del w:id="338" w:author="David" w:date="2022-08-17T17:22:00Z">
        <w:r w:rsidR="00077359" w:rsidDel="00077359">
          <w:rPr>
            <w:szCs w:val="21"/>
          </w:rPr>
          <w:delText>account</w:delText>
        </w:r>
      </w:del>
      <w:ins w:id="339" w:author="David" w:date="2022-08-17T17:22:00Z">
        <w:r w:rsidR="00077359">
          <w:rPr>
            <w:szCs w:val="21"/>
          </w:rPr>
          <w:t>account,</w:t>
        </w:r>
      </w:ins>
      <w:r w:rsidR="00077359">
        <w:rPr>
          <w:szCs w:val="21"/>
        </w:rPr>
        <w:t xml:space="preserve"> I would lose the house. Where could I quickly find a job? Through my contacts. I drafted an email to </w:t>
      </w:r>
      <w:r w:rsidR="002C77FC">
        <w:rPr>
          <w:szCs w:val="21"/>
        </w:rPr>
        <w:t xml:space="preserve">inform my old colleagues. </w:t>
      </w:r>
    </w:p>
    <w:p w14:paraId="4547AFC7" w14:textId="77777777" w:rsidR="00077359" w:rsidRDefault="00077359">
      <w:pPr>
        <w:spacing w:after="10" w:line="276" w:lineRule="auto"/>
        <w:ind w:left="0" w:right="15" w:firstLine="0"/>
        <w:rPr>
          <w:ins w:id="340" w:author="David" w:date="2022-08-17T17:24:00Z"/>
          <w:i/>
          <w:szCs w:val="21"/>
        </w:rPr>
        <w:pPrChange w:id="341" w:author="David" w:date="2022-08-17T17:29:00Z">
          <w:pPr>
            <w:spacing w:line="276" w:lineRule="auto"/>
            <w:ind w:left="-5" w:right="15"/>
          </w:pPr>
        </w:pPrChange>
      </w:pPr>
    </w:p>
    <w:p w14:paraId="7EFA5E99" w14:textId="10FFED85" w:rsidR="006F31F6" w:rsidRPr="00163DCF" w:rsidRDefault="006F31F6">
      <w:pPr>
        <w:spacing w:line="276" w:lineRule="auto"/>
        <w:ind w:left="-5" w:right="15"/>
        <w:rPr>
          <w:i/>
          <w:szCs w:val="21"/>
          <w:rPrChange w:id="342" w:author="David" w:date="2022-08-17T16:58:00Z">
            <w:rPr>
              <w:rFonts w:ascii="Times New Roman" w:hAnsi="Times New Roman"/>
              <w:i/>
              <w:sz w:val="24"/>
              <w:szCs w:val="24"/>
            </w:rPr>
          </w:rPrChange>
        </w:rPr>
        <w:pPrChange w:id="343" w:author="David" w:date="2022-08-17T17:01:00Z">
          <w:pPr>
            <w:ind w:left="-5" w:right="15"/>
          </w:pPr>
        </w:pPrChange>
      </w:pPr>
      <w:r w:rsidRPr="00163DCF">
        <w:rPr>
          <w:i/>
          <w:szCs w:val="21"/>
          <w:rPrChange w:id="344" w:author="David" w:date="2022-08-17T16:58:00Z">
            <w:rPr>
              <w:rFonts w:ascii="Times New Roman" w:hAnsi="Times New Roman"/>
              <w:i/>
              <w:sz w:val="24"/>
              <w:szCs w:val="24"/>
            </w:rPr>
          </w:rPrChange>
        </w:rPr>
        <w:t>Dear (colleague),</w:t>
      </w:r>
    </w:p>
    <w:p w14:paraId="660C1D99" w14:textId="77777777" w:rsidR="006F31F6" w:rsidRPr="00163DCF" w:rsidRDefault="006F31F6">
      <w:pPr>
        <w:spacing w:line="276" w:lineRule="auto"/>
        <w:ind w:left="-5" w:right="15"/>
        <w:rPr>
          <w:i/>
          <w:szCs w:val="21"/>
          <w:rPrChange w:id="345" w:author="David" w:date="2022-08-17T16:58:00Z">
            <w:rPr>
              <w:rFonts w:ascii="Times New Roman" w:hAnsi="Times New Roman"/>
              <w:i/>
              <w:sz w:val="24"/>
              <w:szCs w:val="24"/>
            </w:rPr>
          </w:rPrChange>
        </w:rPr>
        <w:pPrChange w:id="346" w:author="David" w:date="2022-08-17T17:01:00Z">
          <w:pPr>
            <w:ind w:left="-5" w:right="15"/>
          </w:pPr>
        </w:pPrChange>
      </w:pPr>
      <w:r w:rsidRPr="00163DCF">
        <w:rPr>
          <w:i/>
          <w:szCs w:val="21"/>
          <w:rPrChange w:id="347" w:author="David" w:date="2022-08-17T16:58:00Z">
            <w:rPr>
              <w:rFonts w:ascii="Times New Roman" w:hAnsi="Times New Roman"/>
              <w:i/>
              <w:sz w:val="24"/>
              <w:szCs w:val="24"/>
            </w:rPr>
          </w:rPrChange>
        </w:rPr>
        <w:t>I no longer work for the software testing consultancy. Unfortunately, I have been dismissed for possessing explicit material on my laptop.</w:t>
      </w:r>
    </w:p>
    <w:p w14:paraId="79D866E5" w14:textId="77777777" w:rsidR="006F31F6" w:rsidRPr="00163DCF" w:rsidRDefault="006F31F6">
      <w:pPr>
        <w:spacing w:line="276" w:lineRule="auto"/>
        <w:ind w:left="-5" w:right="15"/>
        <w:rPr>
          <w:i/>
          <w:szCs w:val="21"/>
          <w:rPrChange w:id="348" w:author="David" w:date="2022-08-17T16:58:00Z">
            <w:rPr>
              <w:rFonts w:ascii="Times New Roman" w:hAnsi="Times New Roman"/>
              <w:i/>
              <w:sz w:val="24"/>
              <w:szCs w:val="24"/>
            </w:rPr>
          </w:rPrChange>
        </w:rPr>
        <w:pPrChange w:id="349" w:author="David" w:date="2022-08-17T17:01:00Z">
          <w:pPr>
            <w:ind w:left="-5" w:right="15"/>
          </w:pPr>
        </w:pPrChange>
      </w:pPr>
      <w:r w:rsidRPr="00163DCF">
        <w:rPr>
          <w:i/>
          <w:szCs w:val="21"/>
          <w:rPrChange w:id="350" w:author="David" w:date="2022-08-17T16:58:00Z">
            <w:rPr>
              <w:rFonts w:ascii="Times New Roman" w:hAnsi="Times New Roman"/>
              <w:i/>
              <w:sz w:val="24"/>
              <w:szCs w:val="24"/>
            </w:rPr>
          </w:rPrChange>
        </w:rPr>
        <w:t>I will be searching for new opportunities. If you know any roles that are available, I would appreciate it if you could contact me.</w:t>
      </w:r>
    </w:p>
    <w:p w14:paraId="7DF06A1B" w14:textId="77777777" w:rsidR="006F31F6" w:rsidRPr="00163DCF" w:rsidRDefault="006F31F6">
      <w:pPr>
        <w:spacing w:line="276" w:lineRule="auto"/>
        <w:ind w:left="-5" w:right="15"/>
        <w:rPr>
          <w:i/>
          <w:szCs w:val="21"/>
          <w:rPrChange w:id="351" w:author="David" w:date="2022-08-17T16:58:00Z">
            <w:rPr>
              <w:rFonts w:ascii="Times New Roman" w:hAnsi="Times New Roman"/>
              <w:i/>
              <w:sz w:val="24"/>
              <w:szCs w:val="24"/>
            </w:rPr>
          </w:rPrChange>
        </w:rPr>
        <w:pPrChange w:id="352" w:author="David" w:date="2022-08-17T17:01:00Z">
          <w:pPr>
            <w:ind w:left="-5" w:right="15"/>
          </w:pPr>
        </w:pPrChange>
      </w:pPr>
      <w:r w:rsidRPr="00163DCF">
        <w:rPr>
          <w:i/>
          <w:szCs w:val="21"/>
          <w:rPrChange w:id="353" w:author="David" w:date="2022-08-17T16:58:00Z">
            <w:rPr>
              <w:rFonts w:ascii="Times New Roman" w:hAnsi="Times New Roman"/>
              <w:i/>
              <w:sz w:val="24"/>
              <w:szCs w:val="24"/>
            </w:rPr>
          </w:rPrChange>
        </w:rPr>
        <w:lastRenderedPageBreak/>
        <w:t>Thanks,</w:t>
      </w:r>
    </w:p>
    <w:p w14:paraId="0B238506" w14:textId="77777777" w:rsidR="006F31F6" w:rsidRPr="00163DCF" w:rsidRDefault="006F31F6">
      <w:pPr>
        <w:spacing w:line="276" w:lineRule="auto"/>
        <w:ind w:left="-5" w:right="15"/>
        <w:rPr>
          <w:ins w:id="354" w:author="Britt Collins" w:date="2021-09-30T14:58:00Z"/>
          <w:i/>
          <w:szCs w:val="21"/>
          <w:rPrChange w:id="355" w:author="David" w:date="2022-08-17T16:58:00Z">
            <w:rPr>
              <w:ins w:id="356" w:author="Britt Collins" w:date="2021-09-30T14:58:00Z"/>
              <w:rFonts w:ascii="Times New Roman" w:hAnsi="Times New Roman"/>
              <w:i/>
              <w:sz w:val="24"/>
              <w:szCs w:val="24"/>
            </w:rPr>
          </w:rPrChange>
        </w:rPr>
        <w:pPrChange w:id="357" w:author="David" w:date="2022-08-17T17:01:00Z">
          <w:pPr>
            <w:ind w:left="-5" w:right="15"/>
          </w:pPr>
        </w:pPrChange>
      </w:pPr>
      <w:r w:rsidRPr="00163DCF">
        <w:rPr>
          <w:i/>
          <w:szCs w:val="21"/>
          <w:rPrChange w:id="358" w:author="David" w:date="2022-08-17T16:58:00Z">
            <w:rPr>
              <w:rFonts w:ascii="Times New Roman" w:hAnsi="Times New Roman"/>
              <w:i/>
              <w:sz w:val="24"/>
              <w:szCs w:val="24"/>
            </w:rPr>
          </w:rPrChange>
        </w:rPr>
        <w:t>Dave</w:t>
      </w:r>
    </w:p>
    <w:p w14:paraId="66EFBA07" w14:textId="3AA74FBF" w:rsidR="00077359" w:rsidRDefault="006F31F6" w:rsidP="00077359">
      <w:pPr>
        <w:spacing w:line="276" w:lineRule="auto"/>
        <w:ind w:left="-5" w:right="15" w:firstLine="725"/>
        <w:rPr>
          <w:szCs w:val="21"/>
        </w:rPr>
      </w:pPr>
      <w:r w:rsidRPr="00077359">
        <w:rPr>
          <w:szCs w:val="21"/>
        </w:rPr>
        <w:t xml:space="preserve">I </w:t>
      </w:r>
      <w:r w:rsidR="00077359">
        <w:rPr>
          <w:szCs w:val="21"/>
        </w:rPr>
        <w:t xml:space="preserve">personalised </w:t>
      </w:r>
      <w:r w:rsidRPr="00077359">
        <w:rPr>
          <w:szCs w:val="21"/>
        </w:rPr>
        <w:t xml:space="preserve">the salutation </w:t>
      </w:r>
      <w:r w:rsidR="00077359">
        <w:rPr>
          <w:szCs w:val="21"/>
        </w:rPr>
        <w:t xml:space="preserve">for each contact. </w:t>
      </w:r>
      <w:r w:rsidRPr="00077359">
        <w:rPr>
          <w:szCs w:val="21"/>
        </w:rPr>
        <w:t xml:space="preserve">I clicked SEND, </w:t>
      </w:r>
      <w:r w:rsidR="00077359" w:rsidRPr="00077359">
        <w:rPr>
          <w:szCs w:val="21"/>
        </w:rPr>
        <w:t>sighed,</w:t>
      </w:r>
      <w:r w:rsidRPr="00077359">
        <w:rPr>
          <w:szCs w:val="21"/>
        </w:rPr>
        <w:t xml:space="preserve"> and looked out the window. That bloody </w:t>
      </w:r>
      <w:r w:rsidR="00077359">
        <w:rPr>
          <w:szCs w:val="21"/>
        </w:rPr>
        <w:t>lawn needed mowing again</w:t>
      </w:r>
      <w:r w:rsidRPr="00077359">
        <w:rPr>
          <w:szCs w:val="21"/>
        </w:rPr>
        <w:t>.</w:t>
      </w:r>
      <w:r w:rsidRPr="0048140C">
        <w:rPr>
          <w:szCs w:val="21"/>
        </w:rPr>
        <w:t xml:space="preserve"> I </w:t>
      </w:r>
      <w:r w:rsidR="00077359">
        <w:rPr>
          <w:szCs w:val="21"/>
        </w:rPr>
        <w:t xml:space="preserve">shut my eyes thought </w:t>
      </w:r>
      <w:r w:rsidR="002F470B" w:rsidRPr="0048140C">
        <w:rPr>
          <w:szCs w:val="21"/>
        </w:rPr>
        <w:t xml:space="preserve">about </w:t>
      </w:r>
      <w:r w:rsidRPr="0048140C">
        <w:rPr>
          <w:szCs w:val="21"/>
        </w:rPr>
        <w:t xml:space="preserve">how this news </w:t>
      </w:r>
      <w:r w:rsidR="002F470B" w:rsidRPr="0048140C">
        <w:rPr>
          <w:szCs w:val="21"/>
        </w:rPr>
        <w:t xml:space="preserve">would </w:t>
      </w:r>
      <w:r w:rsidRPr="0048140C">
        <w:rPr>
          <w:szCs w:val="21"/>
        </w:rPr>
        <w:t>be received</w:t>
      </w:r>
      <w:r w:rsidR="00077359">
        <w:rPr>
          <w:szCs w:val="21"/>
        </w:rPr>
        <w:t>.</w:t>
      </w:r>
      <w:r w:rsidR="002F470B" w:rsidRPr="0048140C">
        <w:rPr>
          <w:szCs w:val="21"/>
        </w:rPr>
        <w:t xml:space="preserve"> </w:t>
      </w:r>
      <w:r w:rsidR="00077359">
        <w:rPr>
          <w:szCs w:val="21"/>
        </w:rPr>
        <w:t xml:space="preserve">Was I </w:t>
      </w:r>
      <w:r w:rsidRPr="0048140C">
        <w:rPr>
          <w:szCs w:val="21"/>
        </w:rPr>
        <w:t xml:space="preserve">reaching out to the right people?" </w:t>
      </w:r>
    </w:p>
    <w:p w14:paraId="6CB2EA5A" w14:textId="068FD9B8" w:rsidR="006F31F6" w:rsidRPr="0048140C" w:rsidRDefault="0048140C" w:rsidP="00077359">
      <w:pPr>
        <w:spacing w:line="276" w:lineRule="auto"/>
        <w:ind w:left="-5" w:right="15" w:firstLine="725"/>
        <w:rPr>
          <w:ins w:id="359" w:author="Britt Collins" w:date="2021-09-30T14:58:00Z"/>
          <w:szCs w:val="21"/>
          <w:rPrChange w:id="360" w:author="David" w:date="2022-08-17T17:36:00Z">
            <w:rPr>
              <w:ins w:id="361" w:author="Britt Collins" w:date="2021-09-30T14:58:00Z"/>
              <w:rFonts w:ascii="Times New Roman" w:hAnsi="Times New Roman"/>
              <w:sz w:val="24"/>
              <w:szCs w:val="24"/>
            </w:rPr>
          </w:rPrChange>
        </w:rPr>
      </w:pPr>
      <w:r w:rsidRPr="0048140C">
        <w:rPr>
          <w:szCs w:val="21"/>
        </w:rPr>
        <w:t>I again felt stress</w:t>
      </w:r>
      <w:ins w:id="362" w:author="David" w:date="2022-08-17T17:32:00Z">
        <w:r w:rsidRPr="00F66087">
          <w:rPr>
            <w:szCs w:val="21"/>
          </w:rPr>
          <w:t>ed</w:t>
        </w:r>
      </w:ins>
      <w:r w:rsidRPr="00F66087">
        <w:rPr>
          <w:szCs w:val="21"/>
        </w:rPr>
        <w:t xml:space="preserve">. </w:t>
      </w:r>
      <w:r w:rsidR="006F31F6" w:rsidRPr="00F66087">
        <w:rPr>
          <w:szCs w:val="21"/>
        </w:rPr>
        <w:t>I wanted so badly to right the wrongs</w:t>
      </w:r>
      <w:r w:rsidRPr="00F66087">
        <w:rPr>
          <w:szCs w:val="21"/>
        </w:rPr>
        <w:t>,</w:t>
      </w:r>
      <w:r w:rsidR="006F31F6" w:rsidRPr="00F66087">
        <w:rPr>
          <w:szCs w:val="21"/>
        </w:rPr>
        <w:t xml:space="preserve"> to have my job back. I felt desperate. Everything, it felt, was reliant on </w:t>
      </w:r>
      <w:r w:rsidRPr="00F66087">
        <w:rPr>
          <w:szCs w:val="21"/>
        </w:rPr>
        <w:t xml:space="preserve">that bloody </w:t>
      </w:r>
      <w:r w:rsidR="006F31F6" w:rsidRPr="00F66087">
        <w:rPr>
          <w:szCs w:val="21"/>
        </w:rPr>
        <w:t xml:space="preserve">job. </w:t>
      </w:r>
      <w:r w:rsidRPr="00F66087">
        <w:rPr>
          <w:szCs w:val="21"/>
        </w:rPr>
        <w:t>Wi</w:t>
      </w:r>
      <w:r w:rsidRPr="00F25494">
        <w:rPr>
          <w:szCs w:val="21"/>
        </w:rPr>
        <w:t xml:space="preserve">thout </w:t>
      </w:r>
      <w:r w:rsidRPr="0079636E">
        <w:rPr>
          <w:szCs w:val="21"/>
        </w:rPr>
        <w:t xml:space="preserve">money coming in </w:t>
      </w:r>
      <w:r w:rsidRPr="0048140C">
        <w:rPr>
          <w:szCs w:val="21"/>
          <w:rPrChange w:id="363" w:author="David" w:date="2022-08-17T17:36:00Z">
            <w:rPr>
              <w:i/>
              <w:iCs/>
              <w:szCs w:val="21"/>
            </w:rPr>
          </w:rPrChange>
        </w:rPr>
        <w:t>I needed to reduce money going out</w:t>
      </w:r>
      <w:r w:rsidR="006F31F6" w:rsidRPr="0048140C">
        <w:rPr>
          <w:szCs w:val="21"/>
          <w:rPrChange w:id="364" w:author="David" w:date="2022-08-17T17:36:00Z">
            <w:rPr>
              <w:i/>
              <w:szCs w:val="21"/>
            </w:rPr>
          </w:rPrChange>
        </w:rPr>
        <w:t xml:space="preserve">. </w:t>
      </w:r>
      <w:r w:rsidRPr="0048140C">
        <w:rPr>
          <w:szCs w:val="21"/>
          <w:rPrChange w:id="365" w:author="David" w:date="2022-08-17T17:36:00Z">
            <w:rPr>
              <w:i/>
              <w:szCs w:val="21"/>
            </w:rPr>
          </w:rPrChange>
        </w:rPr>
        <w:t>What was the biggest outgoing I had? The house.</w:t>
      </w:r>
    </w:p>
    <w:p w14:paraId="67CB2B5D" w14:textId="470CF233" w:rsidR="006F31F6" w:rsidRPr="00F66087" w:rsidRDefault="006F31F6" w:rsidP="00F66087">
      <w:pPr>
        <w:spacing w:line="276" w:lineRule="auto"/>
        <w:ind w:left="-5" w:right="15" w:firstLine="725"/>
        <w:rPr>
          <w:szCs w:val="21"/>
        </w:rPr>
      </w:pPr>
      <w:r w:rsidRPr="00F66087">
        <w:rPr>
          <w:szCs w:val="21"/>
        </w:rPr>
        <w:t>Losing my job couldn’t possibly have come at a worse time. It was autumn 2009, deep in</w:t>
      </w:r>
      <w:r w:rsidR="00F66087">
        <w:rPr>
          <w:szCs w:val="21"/>
        </w:rPr>
        <w:t>to</w:t>
      </w:r>
      <w:r w:rsidRPr="00F66087">
        <w:rPr>
          <w:szCs w:val="21"/>
        </w:rPr>
        <w:t xml:space="preserve"> the worst of the fallout from the global financial crisis of 2007-2008. Banks were </w:t>
      </w:r>
      <w:r w:rsidR="0048140C">
        <w:rPr>
          <w:szCs w:val="21"/>
        </w:rPr>
        <w:t xml:space="preserve">not </w:t>
      </w:r>
      <w:r w:rsidRPr="00F66087">
        <w:rPr>
          <w:szCs w:val="21"/>
        </w:rPr>
        <w:t>lending</w:t>
      </w:r>
      <w:r w:rsidR="0048140C">
        <w:rPr>
          <w:szCs w:val="21"/>
        </w:rPr>
        <w:t>. F</w:t>
      </w:r>
      <w:r w:rsidRPr="00F66087">
        <w:rPr>
          <w:szCs w:val="21"/>
        </w:rPr>
        <w:t xml:space="preserve">ew people had </w:t>
      </w:r>
      <w:r w:rsidR="00F66087" w:rsidRPr="00F66087">
        <w:rPr>
          <w:szCs w:val="21"/>
        </w:rPr>
        <w:t>money;</w:t>
      </w:r>
      <w:r w:rsidRPr="00F66087">
        <w:rPr>
          <w:szCs w:val="21"/>
        </w:rPr>
        <w:t xml:space="preserve"> </w:t>
      </w:r>
      <w:r w:rsidR="00F66087">
        <w:rPr>
          <w:szCs w:val="21"/>
        </w:rPr>
        <w:t xml:space="preserve">many </w:t>
      </w:r>
      <w:r w:rsidRPr="00F66087">
        <w:rPr>
          <w:szCs w:val="21"/>
        </w:rPr>
        <w:t xml:space="preserve">were feeling too insecure to spend. Was it even possible to sell the property in the current housing slump? </w:t>
      </w:r>
      <w:r w:rsidR="00F66087">
        <w:rPr>
          <w:szCs w:val="21"/>
        </w:rPr>
        <w:t>Should I consider letting</w:t>
      </w:r>
      <w:r w:rsidRPr="00F66087">
        <w:rPr>
          <w:szCs w:val="21"/>
        </w:rPr>
        <w:t>?</w:t>
      </w:r>
    </w:p>
    <w:p w14:paraId="08C36BCD" w14:textId="77777777" w:rsidR="0079636E" w:rsidRDefault="0079636E" w:rsidP="0079636E">
      <w:pPr>
        <w:spacing w:line="276" w:lineRule="auto"/>
        <w:ind w:left="-15" w:right="15" w:firstLine="0"/>
        <w:rPr>
          <w:ins w:id="366" w:author="David" w:date="2022-08-17T17:53:00Z"/>
          <w:bCs/>
          <w:szCs w:val="21"/>
        </w:rPr>
      </w:pPr>
      <w:r w:rsidRPr="0079636E">
        <w:rPr>
          <w:bCs/>
          <w:szCs w:val="21"/>
        </w:rPr>
        <w:t>That night</w:t>
      </w:r>
      <w:r>
        <w:rPr>
          <w:bCs/>
          <w:szCs w:val="21"/>
        </w:rPr>
        <w:t>, with the TV as company,</w:t>
      </w:r>
      <w:r w:rsidRPr="0079636E">
        <w:rPr>
          <w:bCs/>
          <w:szCs w:val="21"/>
        </w:rPr>
        <w:t xml:space="preserve"> I </w:t>
      </w:r>
      <w:r>
        <w:rPr>
          <w:bCs/>
          <w:szCs w:val="21"/>
        </w:rPr>
        <w:t xml:space="preserve">rarely moved from the sofa. </w:t>
      </w:r>
      <w:r w:rsidRPr="0079636E">
        <w:rPr>
          <w:bCs/>
          <w:szCs w:val="21"/>
        </w:rPr>
        <w:t xml:space="preserve">My </w:t>
      </w:r>
      <w:r>
        <w:rPr>
          <w:bCs/>
          <w:szCs w:val="21"/>
        </w:rPr>
        <w:t xml:space="preserve">grand plan would have to </w:t>
      </w:r>
      <w:r w:rsidRPr="0079636E">
        <w:rPr>
          <w:bCs/>
          <w:szCs w:val="21"/>
        </w:rPr>
        <w:t>wait till the next day</w:t>
      </w:r>
      <w:r>
        <w:rPr>
          <w:bCs/>
          <w:szCs w:val="21"/>
        </w:rPr>
        <w:t>.</w:t>
      </w:r>
    </w:p>
    <w:p w14:paraId="7D7AC4C5" w14:textId="77777777" w:rsidR="000B3E3E" w:rsidRDefault="000B3E3E">
      <w:pPr>
        <w:spacing w:after="0" w:line="240" w:lineRule="auto"/>
        <w:ind w:left="0" w:firstLine="0"/>
        <w:rPr>
          <w:ins w:id="367" w:author="David" w:date="2022-08-17T18:01:00Z"/>
          <w:szCs w:val="21"/>
        </w:rPr>
      </w:pPr>
      <w:ins w:id="368" w:author="David" w:date="2022-08-17T18:01:00Z">
        <w:r>
          <w:rPr>
            <w:szCs w:val="21"/>
          </w:rPr>
          <w:br w:type="page"/>
        </w:r>
      </w:ins>
    </w:p>
    <w:p w14:paraId="1682D0C3" w14:textId="14C276E2" w:rsidR="000B3E3E" w:rsidRPr="00DF25CA" w:rsidRDefault="000B3E3E" w:rsidP="000B3E3E">
      <w:pPr>
        <w:pStyle w:val="Heading1"/>
        <w:jc w:val="center"/>
      </w:pPr>
      <w:bookmarkStart w:id="369" w:name="_Hlk111653354"/>
      <w:r>
        <w:lastRenderedPageBreak/>
        <w:t>5</w:t>
      </w:r>
    </w:p>
    <w:p w14:paraId="2DCE882D" w14:textId="75245C0B" w:rsidR="000B3E3E" w:rsidRDefault="000B3E3E">
      <w:pPr>
        <w:pStyle w:val="Heading1"/>
        <w:jc w:val="center"/>
        <w:rPr>
          <w:szCs w:val="21"/>
        </w:rPr>
        <w:pPrChange w:id="370" w:author="David" w:date="2022-08-17T18:01:00Z">
          <w:pPr>
            <w:spacing w:line="276" w:lineRule="auto"/>
            <w:ind w:left="-15" w:right="15" w:firstLine="0"/>
          </w:pPr>
        </w:pPrChange>
      </w:pPr>
      <w:r>
        <w:t>Sell-or-Rent</w:t>
      </w:r>
    </w:p>
    <w:bookmarkEnd w:id="369"/>
    <w:p w14:paraId="01CA244A" w14:textId="286DF5B5" w:rsidR="000B3E3E" w:rsidRDefault="0079636E" w:rsidP="000B3E3E">
      <w:pPr>
        <w:spacing w:line="276" w:lineRule="auto"/>
        <w:ind w:left="-15" w:right="15" w:firstLine="15"/>
        <w:rPr>
          <w:szCs w:val="21"/>
        </w:rPr>
      </w:pPr>
      <w:r>
        <w:rPr>
          <w:szCs w:val="21"/>
        </w:rPr>
        <w:t xml:space="preserve">There were more partings in the clouds </w:t>
      </w:r>
      <w:r w:rsidR="000B3E3E">
        <w:rPr>
          <w:szCs w:val="21"/>
        </w:rPr>
        <w:t xml:space="preserve">that morning </w:t>
      </w:r>
      <w:r>
        <w:rPr>
          <w:szCs w:val="21"/>
        </w:rPr>
        <w:t xml:space="preserve">than there </w:t>
      </w:r>
      <w:r w:rsidR="000B3E3E">
        <w:rPr>
          <w:szCs w:val="21"/>
        </w:rPr>
        <w:t>was</w:t>
      </w:r>
      <w:r>
        <w:rPr>
          <w:szCs w:val="21"/>
        </w:rPr>
        <w:t xml:space="preserve"> the day before</w:t>
      </w:r>
      <w:ins w:id="371" w:author="David" w:date="2022-08-17T18:16:00Z">
        <w:r w:rsidR="008C279B">
          <w:rPr>
            <w:szCs w:val="21"/>
          </w:rPr>
          <w:t xml:space="preserve"> </w:t>
        </w:r>
      </w:ins>
      <w:r w:rsidR="008C279B">
        <w:rPr>
          <w:szCs w:val="21"/>
        </w:rPr>
        <w:t xml:space="preserve">allowing the </w:t>
      </w:r>
      <w:r w:rsidR="00C6518A">
        <w:rPr>
          <w:szCs w:val="21"/>
        </w:rPr>
        <w:t>sunshine</w:t>
      </w:r>
      <w:r w:rsidR="008C279B">
        <w:rPr>
          <w:szCs w:val="21"/>
        </w:rPr>
        <w:t xml:space="preserve"> to illuminate some of the landscape</w:t>
      </w:r>
      <w:r>
        <w:rPr>
          <w:szCs w:val="21"/>
        </w:rPr>
        <w:t xml:space="preserve">. </w:t>
      </w:r>
      <w:r w:rsidR="000B3E3E">
        <w:rPr>
          <w:szCs w:val="21"/>
        </w:rPr>
        <w:t xml:space="preserve">I decided, given the clement albeit over conditions, I would walk into Lichfield. </w:t>
      </w:r>
    </w:p>
    <w:p w14:paraId="784B8FCF" w14:textId="7CF2AC5C" w:rsidR="006F31F6" w:rsidRPr="00163DCF" w:rsidRDefault="006F31F6" w:rsidP="0079636E">
      <w:pPr>
        <w:spacing w:line="276" w:lineRule="auto"/>
        <w:ind w:left="-15" w:right="15" w:firstLine="0"/>
        <w:rPr>
          <w:ins w:id="372" w:author="Britt Collins" w:date="2021-09-30T14:58:00Z"/>
          <w:szCs w:val="21"/>
          <w:rPrChange w:id="373" w:author="David" w:date="2022-08-17T16:58:00Z">
            <w:rPr>
              <w:ins w:id="374" w:author="Britt Collins" w:date="2021-09-30T14:58:00Z"/>
              <w:rFonts w:ascii="Times New Roman" w:hAnsi="Times New Roman"/>
              <w:sz w:val="24"/>
              <w:szCs w:val="24"/>
            </w:rPr>
          </w:rPrChange>
        </w:rPr>
      </w:pPr>
      <w:r w:rsidRPr="008C279B">
        <w:rPr>
          <w:szCs w:val="21"/>
        </w:rPr>
        <w:t>Lichfield</w:t>
      </w:r>
      <w:r w:rsidR="000B3E3E">
        <w:rPr>
          <w:szCs w:val="21"/>
        </w:rPr>
        <w:t xml:space="preserve"> city centre was </w:t>
      </w:r>
      <w:r w:rsidR="008C279B">
        <w:rPr>
          <w:szCs w:val="21"/>
        </w:rPr>
        <w:t>full of character. It consisted of a criss-cross of brick roads housing wonky 13</w:t>
      </w:r>
      <w:r w:rsidR="008C279B" w:rsidRPr="008C279B">
        <w:rPr>
          <w:szCs w:val="21"/>
          <w:vertAlign w:val="superscript"/>
        </w:rPr>
        <w:t>th</w:t>
      </w:r>
      <w:r w:rsidR="008C279B">
        <w:rPr>
          <w:szCs w:val="21"/>
        </w:rPr>
        <w:t xml:space="preserve"> and 14</w:t>
      </w:r>
      <w:r w:rsidR="008C279B" w:rsidRPr="008C279B">
        <w:rPr>
          <w:szCs w:val="21"/>
          <w:vertAlign w:val="superscript"/>
        </w:rPr>
        <w:t>th</w:t>
      </w:r>
      <w:r w:rsidR="008C279B">
        <w:rPr>
          <w:szCs w:val="21"/>
        </w:rPr>
        <w:t xml:space="preserve"> Century buildings. The lengthiest of those streets were where the </w:t>
      </w:r>
      <w:r w:rsidRPr="008C279B">
        <w:rPr>
          <w:szCs w:val="21"/>
        </w:rPr>
        <w:t>Estate Agent</w:t>
      </w:r>
      <w:r w:rsidR="008C279B">
        <w:rPr>
          <w:szCs w:val="21"/>
        </w:rPr>
        <w:t>s were located</w:t>
      </w:r>
      <w:proofErr w:type="gramStart"/>
      <w:r w:rsidR="008C279B">
        <w:rPr>
          <w:szCs w:val="21"/>
        </w:rPr>
        <w:t xml:space="preserve">. </w:t>
      </w:r>
      <w:r w:rsidRPr="00C6518A">
        <w:rPr>
          <w:szCs w:val="21"/>
        </w:rPr>
        <w:t>.</w:t>
      </w:r>
      <w:proofErr w:type="gramEnd"/>
      <w:r w:rsidRPr="00C6518A">
        <w:rPr>
          <w:szCs w:val="21"/>
        </w:rPr>
        <w:t xml:space="preserve"> </w:t>
      </w:r>
      <w:r w:rsidRPr="00CB788E">
        <w:rPr>
          <w:szCs w:val="21"/>
        </w:rPr>
        <w:t xml:space="preserve">I </w:t>
      </w:r>
      <w:r w:rsidR="008C279B">
        <w:rPr>
          <w:szCs w:val="21"/>
        </w:rPr>
        <w:t xml:space="preserve">started window shopping </w:t>
      </w:r>
      <w:r w:rsidRPr="00CB788E">
        <w:rPr>
          <w:szCs w:val="21"/>
        </w:rPr>
        <w:t>popp</w:t>
      </w:r>
      <w:r w:rsidR="008C279B">
        <w:rPr>
          <w:szCs w:val="21"/>
        </w:rPr>
        <w:t>ing</w:t>
      </w:r>
      <w:r w:rsidRPr="00CB788E">
        <w:rPr>
          <w:szCs w:val="21"/>
        </w:rPr>
        <w:t xml:space="preserve"> in</w:t>
      </w:r>
      <w:r w:rsidR="008C279B">
        <w:rPr>
          <w:szCs w:val="21"/>
        </w:rPr>
        <w:t>to each</w:t>
      </w:r>
      <w:r w:rsidRPr="00CB788E">
        <w:rPr>
          <w:szCs w:val="21"/>
        </w:rPr>
        <w:t xml:space="preserve"> </w:t>
      </w:r>
      <w:r w:rsidR="00CB788E">
        <w:rPr>
          <w:szCs w:val="21"/>
        </w:rPr>
        <w:t>to get advice</w:t>
      </w:r>
      <w:r w:rsidRPr="00CB788E">
        <w:rPr>
          <w:szCs w:val="21"/>
        </w:rPr>
        <w:t xml:space="preserve">. By the time I got to the bottom of </w:t>
      </w:r>
      <w:r w:rsidR="00CB788E">
        <w:rPr>
          <w:szCs w:val="21"/>
        </w:rPr>
        <w:t xml:space="preserve">the </w:t>
      </w:r>
      <w:r w:rsidRPr="00CB788E">
        <w:rPr>
          <w:szCs w:val="21"/>
        </w:rPr>
        <w:t>Street I was well-versed in the housing market. Overwhelmingly, house rental was the recommendation</w:t>
      </w:r>
      <w:r w:rsidR="00CB788E">
        <w:rPr>
          <w:szCs w:val="21"/>
        </w:rPr>
        <w:t>. T</w:t>
      </w:r>
      <w:r w:rsidRPr="00CB788E">
        <w:rPr>
          <w:szCs w:val="21"/>
        </w:rPr>
        <w:t xml:space="preserve">wo agents </w:t>
      </w:r>
      <w:r w:rsidR="00CB788E">
        <w:rPr>
          <w:szCs w:val="21"/>
        </w:rPr>
        <w:t xml:space="preserve">even </w:t>
      </w:r>
      <w:r w:rsidRPr="00CB788E">
        <w:rPr>
          <w:szCs w:val="21"/>
        </w:rPr>
        <w:t xml:space="preserve">offered to put my house on the market. I felt happier. </w:t>
      </w:r>
    </w:p>
    <w:p w14:paraId="4ED93140" w14:textId="77777777" w:rsidR="00B00927" w:rsidRDefault="006F31F6" w:rsidP="00B00927">
      <w:pPr>
        <w:spacing w:line="276" w:lineRule="auto"/>
        <w:ind w:left="0" w:right="15" w:firstLine="0"/>
        <w:rPr>
          <w:ins w:id="375" w:author="David" w:date="2022-08-17T18:26:00Z"/>
          <w:szCs w:val="21"/>
        </w:rPr>
      </w:pPr>
      <w:ins w:id="376" w:author="Britt Collins" w:date="2021-09-30T14:58:00Z">
        <w:del w:id="377" w:author="David" w:date="2022-08-17T18:25:00Z">
          <w:r w:rsidRPr="00163DCF" w:rsidDel="00B00927">
            <w:rPr>
              <w:szCs w:val="21"/>
              <w:rPrChange w:id="378" w:author="David" w:date="2022-08-17T16:58:00Z">
                <w:rPr>
                  <w:rFonts w:ascii="Times New Roman" w:hAnsi="Times New Roman"/>
                  <w:sz w:val="24"/>
                  <w:szCs w:val="24"/>
                </w:rPr>
              </w:rPrChange>
            </w:rPr>
            <w:br/>
          </w:r>
        </w:del>
        <w:r w:rsidRPr="00163DCF">
          <w:rPr>
            <w:szCs w:val="21"/>
            <w:rPrChange w:id="379" w:author="David" w:date="2022-08-17T16:58:00Z">
              <w:rPr>
                <w:rFonts w:ascii="Times New Roman" w:hAnsi="Times New Roman"/>
                <w:sz w:val="24"/>
                <w:szCs w:val="24"/>
              </w:rPr>
            </w:rPrChange>
          </w:rPr>
          <w:tab/>
        </w:r>
        <w:r w:rsidRPr="00163DCF">
          <w:rPr>
            <w:szCs w:val="21"/>
            <w:rPrChange w:id="380" w:author="David" w:date="2022-08-17T16:58:00Z">
              <w:rPr>
                <w:rFonts w:ascii="Times New Roman" w:hAnsi="Times New Roman"/>
                <w:sz w:val="24"/>
                <w:szCs w:val="24"/>
              </w:rPr>
            </w:rPrChange>
          </w:rPr>
          <w:tab/>
        </w:r>
      </w:ins>
    </w:p>
    <w:p w14:paraId="1AA8A7E3" w14:textId="77777777" w:rsidR="00B00927" w:rsidRDefault="00B00927">
      <w:pPr>
        <w:spacing w:after="0" w:line="240" w:lineRule="auto"/>
        <w:ind w:left="0" w:firstLine="0"/>
        <w:rPr>
          <w:ins w:id="381" w:author="David" w:date="2022-08-17T18:26:00Z"/>
          <w:szCs w:val="21"/>
        </w:rPr>
      </w:pPr>
      <w:ins w:id="382" w:author="David" w:date="2022-08-17T18:26:00Z">
        <w:r>
          <w:rPr>
            <w:szCs w:val="21"/>
          </w:rPr>
          <w:br w:type="page"/>
        </w:r>
      </w:ins>
    </w:p>
    <w:p w14:paraId="025AA1B3" w14:textId="25BCF286" w:rsidR="00B00927" w:rsidRPr="00DF25CA" w:rsidRDefault="00B00927" w:rsidP="00B00927">
      <w:pPr>
        <w:pStyle w:val="Heading1"/>
        <w:jc w:val="center"/>
      </w:pPr>
      <w:r>
        <w:lastRenderedPageBreak/>
        <w:t>6</w:t>
      </w:r>
    </w:p>
    <w:p w14:paraId="78ACDF51" w14:textId="3BE8ACD0" w:rsidR="00B00927" w:rsidRDefault="00B00927">
      <w:pPr>
        <w:pStyle w:val="Heading1"/>
        <w:jc w:val="center"/>
        <w:rPr>
          <w:szCs w:val="21"/>
        </w:rPr>
        <w:pPrChange w:id="383" w:author="David" w:date="2022-08-17T18:27:00Z">
          <w:pPr>
            <w:spacing w:line="276" w:lineRule="auto"/>
            <w:ind w:left="0" w:right="15" w:firstLine="0"/>
          </w:pPr>
        </w:pPrChange>
      </w:pPr>
      <w:r>
        <w:t>A job in Australia?</w:t>
      </w:r>
    </w:p>
    <w:p w14:paraId="42110ACA" w14:textId="17A2D661" w:rsidR="002F34B6" w:rsidRDefault="00AA525A" w:rsidP="00556A26">
      <w:pPr>
        <w:spacing w:line="276" w:lineRule="auto"/>
        <w:ind w:left="0" w:right="15" w:firstLine="720"/>
        <w:rPr>
          <w:szCs w:val="21"/>
        </w:rPr>
      </w:pPr>
      <w:r>
        <w:rPr>
          <w:szCs w:val="21"/>
        </w:rPr>
        <w:t xml:space="preserve">It was </w:t>
      </w:r>
      <w:r w:rsidR="00BF412D">
        <w:rPr>
          <w:szCs w:val="21"/>
        </w:rPr>
        <w:t xml:space="preserve">a usual blustery day in </w:t>
      </w:r>
      <w:r>
        <w:rPr>
          <w:szCs w:val="21"/>
        </w:rPr>
        <w:t>October</w:t>
      </w:r>
      <w:r w:rsidR="00BF412D">
        <w:rPr>
          <w:szCs w:val="21"/>
        </w:rPr>
        <w:t>.</w:t>
      </w:r>
      <w:r>
        <w:rPr>
          <w:szCs w:val="21"/>
        </w:rPr>
        <w:t xml:space="preserve"> </w:t>
      </w:r>
      <w:r w:rsidR="00BF412D">
        <w:rPr>
          <w:szCs w:val="21"/>
        </w:rPr>
        <w:t>T</w:t>
      </w:r>
      <w:r>
        <w:rPr>
          <w:szCs w:val="21"/>
        </w:rPr>
        <w:t>he streets were littered with leaves</w:t>
      </w:r>
      <w:r w:rsidR="001B6ECA">
        <w:rPr>
          <w:szCs w:val="21"/>
        </w:rPr>
        <w:t xml:space="preserve"> </w:t>
      </w:r>
      <w:r w:rsidR="00BF412D">
        <w:rPr>
          <w:szCs w:val="21"/>
        </w:rPr>
        <w:t>weathered by Autumn</w:t>
      </w:r>
      <w:r>
        <w:rPr>
          <w:szCs w:val="21"/>
        </w:rPr>
        <w:t xml:space="preserve">. The scorching hot, blue-sky days of summer were an old memory. Job opportunities, like blue skies, were infrequent. </w:t>
      </w:r>
      <w:r w:rsidR="002F4305">
        <w:rPr>
          <w:szCs w:val="21"/>
        </w:rPr>
        <w:t xml:space="preserve">My routine </w:t>
      </w:r>
      <w:r w:rsidR="00A41524">
        <w:rPr>
          <w:szCs w:val="21"/>
        </w:rPr>
        <w:t xml:space="preserve">centred on finding </w:t>
      </w:r>
      <w:r>
        <w:rPr>
          <w:szCs w:val="21"/>
        </w:rPr>
        <w:t>my next role</w:t>
      </w:r>
      <w:r w:rsidR="00A41524">
        <w:rPr>
          <w:szCs w:val="21"/>
        </w:rPr>
        <w:t xml:space="preserve"> I </w:t>
      </w:r>
      <w:r w:rsidR="002F4305">
        <w:rPr>
          <w:szCs w:val="21"/>
        </w:rPr>
        <w:t>scour</w:t>
      </w:r>
      <w:r w:rsidR="00A41524">
        <w:rPr>
          <w:szCs w:val="21"/>
        </w:rPr>
        <w:t>ed</w:t>
      </w:r>
      <w:r w:rsidR="002F4305">
        <w:rPr>
          <w:szCs w:val="21"/>
        </w:rPr>
        <w:t xml:space="preserve"> </w:t>
      </w:r>
      <w:r w:rsidR="00C95EA7">
        <w:rPr>
          <w:szCs w:val="21"/>
        </w:rPr>
        <w:t xml:space="preserve">online job boards </w:t>
      </w:r>
      <w:r w:rsidR="002F4305">
        <w:rPr>
          <w:szCs w:val="21"/>
        </w:rPr>
        <w:t xml:space="preserve">My desperation </w:t>
      </w:r>
      <w:r w:rsidR="002F34B6">
        <w:rPr>
          <w:szCs w:val="21"/>
        </w:rPr>
        <w:t xml:space="preserve">was </w:t>
      </w:r>
      <w:r w:rsidR="00BF412D">
        <w:rPr>
          <w:szCs w:val="21"/>
        </w:rPr>
        <w:t xml:space="preserve">now </w:t>
      </w:r>
      <w:r w:rsidR="002F34B6">
        <w:rPr>
          <w:szCs w:val="21"/>
        </w:rPr>
        <w:t xml:space="preserve">driving </w:t>
      </w:r>
      <w:r w:rsidR="00C95EA7">
        <w:rPr>
          <w:szCs w:val="21"/>
        </w:rPr>
        <w:t>me to look for work beyond the comfort of the Midlands</w:t>
      </w:r>
      <w:r w:rsidR="00BF412D">
        <w:rPr>
          <w:szCs w:val="21"/>
        </w:rPr>
        <w:t>, and it was about to be tested.</w:t>
      </w:r>
      <w:r w:rsidR="00C95EA7">
        <w:rPr>
          <w:szCs w:val="21"/>
        </w:rPr>
        <w:t xml:space="preserve"> </w:t>
      </w:r>
    </w:p>
    <w:p w14:paraId="6E822763" w14:textId="6576887F" w:rsidR="006F31F6" w:rsidRPr="00BF412D" w:rsidRDefault="006F31F6" w:rsidP="00B00927">
      <w:pPr>
        <w:spacing w:line="276" w:lineRule="auto"/>
        <w:ind w:left="0" w:right="15" w:firstLine="0"/>
        <w:rPr>
          <w:szCs w:val="21"/>
        </w:rPr>
      </w:pPr>
      <w:r w:rsidRPr="002F34B6">
        <w:rPr>
          <w:i/>
          <w:szCs w:val="21"/>
        </w:rPr>
        <w:t xml:space="preserve">Looking for UK test consultants who may want to be sponsored into full-time employment in </w:t>
      </w:r>
      <w:ins w:id="384" w:author="David" w:date="2022-08-18T17:54:00Z">
        <w:r w:rsidR="00556A26">
          <w:rPr>
            <w:i/>
            <w:szCs w:val="21"/>
          </w:rPr>
          <w:t xml:space="preserve">Sydney, </w:t>
        </w:r>
      </w:ins>
      <w:r w:rsidRPr="002F34B6">
        <w:rPr>
          <w:i/>
          <w:szCs w:val="21"/>
        </w:rPr>
        <w:t>Australia</w:t>
      </w:r>
      <w:r w:rsidRPr="002F34B6">
        <w:rPr>
          <w:szCs w:val="21"/>
        </w:rPr>
        <w:t>.</w:t>
      </w:r>
      <w:r w:rsidRPr="00BF412D">
        <w:rPr>
          <w:szCs w:val="21"/>
        </w:rPr>
        <w:t xml:space="preserve"> </w:t>
      </w:r>
    </w:p>
    <w:p w14:paraId="122E00A5" w14:textId="5777788A" w:rsidR="006F31F6" w:rsidRPr="00BF412D" w:rsidRDefault="006F31F6" w:rsidP="00BF412D">
      <w:pPr>
        <w:spacing w:line="276" w:lineRule="auto"/>
        <w:ind w:left="-5" w:right="15" w:firstLine="725"/>
        <w:rPr>
          <w:szCs w:val="21"/>
        </w:rPr>
      </w:pPr>
      <w:r w:rsidRPr="002F34B6">
        <w:rPr>
          <w:szCs w:val="21"/>
        </w:rPr>
        <w:t>I initially dismiss</w:t>
      </w:r>
      <w:r w:rsidR="002F34B6">
        <w:rPr>
          <w:szCs w:val="21"/>
        </w:rPr>
        <w:t xml:space="preserve">ed </w:t>
      </w:r>
      <w:r w:rsidR="001B6ECA">
        <w:rPr>
          <w:szCs w:val="21"/>
        </w:rPr>
        <w:t xml:space="preserve">the </w:t>
      </w:r>
      <w:r w:rsidR="00BF412D">
        <w:rPr>
          <w:szCs w:val="21"/>
        </w:rPr>
        <w:t>job post but</w:t>
      </w:r>
      <w:r w:rsidR="002F34B6">
        <w:rPr>
          <w:szCs w:val="21"/>
        </w:rPr>
        <w:t xml:space="preserve"> </w:t>
      </w:r>
      <w:r w:rsidR="001B6ECA">
        <w:rPr>
          <w:szCs w:val="21"/>
        </w:rPr>
        <w:t xml:space="preserve">couldn’t help </w:t>
      </w:r>
      <w:r w:rsidR="002F34B6">
        <w:rPr>
          <w:szCs w:val="21"/>
        </w:rPr>
        <w:t>return</w:t>
      </w:r>
      <w:r w:rsidR="001B6ECA">
        <w:rPr>
          <w:szCs w:val="21"/>
        </w:rPr>
        <w:t>ing</w:t>
      </w:r>
      <w:r w:rsidR="002F34B6">
        <w:rPr>
          <w:szCs w:val="21"/>
        </w:rPr>
        <w:t xml:space="preserve"> </w:t>
      </w:r>
      <w:r w:rsidR="001B6ECA">
        <w:rPr>
          <w:szCs w:val="21"/>
        </w:rPr>
        <w:t xml:space="preserve">to it. </w:t>
      </w:r>
      <w:r w:rsidRPr="001B6ECA">
        <w:rPr>
          <w:szCs w:val="21"/>
        </w:rPr>
        <w:t>The idea</w:t>
      </w:r>
      <w:r w:rsidR="00BF412D">
        <w:rPr>
          <w:szCs w:val="21"/>
        </w:rPr>
        <w:t xml:space="preserve"> of working abroad </w:t>
      </w:r>
      <w:r w:rsidRPr="001B6ECA">
        <w:rPr>
          <w:szCs w:val="21"/>
        </w:rPr>
        <w:t>wasn't alien to me. My best friend Matthew Smith, a year prior,</w:t>
      </w:r>
      <w:r w:rsidRPr="00556A26">
        <w:rPr>
          <w:szCs w:val="21"/>
        </w:rPr>
        <w:t xml:space="preserve"> had </w:t>
      </w:r>
      <w:r w:rsidRPr="00BF412D">
        <w:rPr>
          <w:szCs w:val="21"/>
        </w:rPr>
        <w:t>liv</w:t>
      </w:r>
      <w:r w:rsidR="00BF412D">
        <w:rPr>
          <w:szCs w:val="21"/>
        </w:rPr>
        <w:t>ed</w:t>
      </w:r>
      <w:r w:rsidRPr="00BF412D">
        <w:rPr>
          <w:szCs w:val="21"/>
        </w:rPr>
        <w:t xml:space="preserve"> and work</w:t>
      </w:r>
      <w:r w:rsidR="00BF412D">
        <w:rPr>
          <w:szCs w:val="21"/>
        </w:rPr>
        <w:t>ed</w:t>
      </w:r>
      <w:r w:rsidRPr="00BF412D">
        <w:rPr>
          <w:szCs w:val="21"/>
        </w:rPr>
        <w:t xml:space="preserve"> in Sydney</w:t>
      </w:r>
      <w:del w:id="385" w:author="David" w:date="2022-08-18T17:54:00Z">
        <w:r w:rsidR="00BF412D" w:rsidDel="00556A26">
          <w:rPr>
            <w:szCs w:val="21"/>
          </w:rPr>
          <w:delText>, Australia</w:delText>
        </w:r>
      </w:del>
      <w:r w:rsidRPr="00BF412D">
        <w:rPr>
          <w:szCs w:val="21"/>
        </w:rPr>
        <w:t>.</w:t>
      </w:r>
      <w:r w:rsidRPr="00BF412D" w:rsidDel="00891675">
        <w:rPr>
          <w:szCs w:val="21"/>
        </w:rPr>
        <w:t xml:space="preserve"> </w:t>
      </w:r>
      <w:r w:rsidR="00BF412D">
        <w:rPr>
          <w:szCs w:val="21"/>
        </w:rPr>
        <w:t xml:space="preserve">That day, </w:t>
      </w:r>
      <w:r w:rsidRPr="00BF412D">
        <w:rPr>
          <w:szCs w:val="21"/>
        </w:rPr>
        <w:t>I</w:t>
      </w:r>
      <w:r w:rsidR="00BF412D">
        <w:rPr>
          <w:szCs w:val="21"/>
        </w:rPr>
        <w:t xml:space="preserve"> phoned friends and old colleagues. I asked</w:t>
      </w:r>
      <w:ins w:id="386" w:author="David" w:date="2022-08-18T17:51:00Z">
        <w:r w:rsidR="00556A26">
          <w:rPr>
            <w:szCs w:val="21"/>
          </w:rPr>
          <w:t xml:space="preserve"> </w:t>
        </w:r>
      </w:ins>
      <w:r w:rsidRPr="00BF412D">
        <w:rPr>
          <w:szCs w:val="21"/>
        </w:rPr>
        <w:t xml:space="preserve">if I should consider </w:t>
      </w:r>
      <w:r w:rsidR="00BF412D">
        <w:rPr>
          <w:szCs w:val="21"/>
        </w:rPr>
        <w:t xml:space="preserve">the </w:t>
      </w:r>
      <w:r w:rsidRPr="00BF412D">
        <w:rPr>
          <w:szCs w:val="21"/>
        </w:rPr>
        <w:t>job posting</w:t>
      </w:r>
      <w:r w:rsidR="00BF412D">
        <w:rPr>
          <w:szCs w:val="21"/>
        </w:rPr>
        <w:t xml:space="preserve">. </w:t>
      </w:r>
      <w:r w:rsidR="00556A26">
        <w:rPr>
          <w:szCs w:val="21"/>
        </w:rPr>
        <w:t>Everyone agreed it was a great idea.</w:t>
      </w:r>
    </w:p>
    <w:p w14:paraId="7D32B396" w14:textId="77777777" w:rsidR="00054146" w:rsidRPr="00054146" w:rsidRDefault="00556A26" w:rsidP="00C6518A">
      <w:pPr>
        <w:rPr>
          <w:ins w:id="387" w:author="David" w:date="2022-08-18T18:35:00Z"/>
          <w:b/>
        </w:rPr>
        <w:pPrChange w:id="388" w:author="David" w:date="2022-08-22T17:53:00Z">
          <w:pPr>
            <w:pStyle w:val="Heading1"/>
            <w:spacing w:line="276" w:lineRule="auto"/>
            <w:ind w:left="0" w:firstLine="0"/>
          </w:pPr>
        </w:pPrChange>
      </w:pPr>
      <w:r w:rsidRPr="00054146">
        <w:t>My heart raced as I</w:t>
      </w:r>
      <w:del w:id="389" w:author="David" w:date="2022-08-18T17:53:00Z">
        <w:r w:rsidRPr="00054146" w:rsidDel="00556A26">
          <w:delText xml:space="preserve"> </w:delText>
        </w:r>
        <w:r w:rsidRPr="00054146" w:rsidDel="00556A26">
          <w:rPr>
            <w:rPrChange w:id="390" w:author="David" w:date="2022-08-18T18:35:00Z">
              <w:rPr>
                <w:szCs w:val="21"/>
              </w:rPr>
            </w:rPrChange>
          </w:rPr>
          <w:delText>I</w:delText>
        </w:r>
      </w:del>
      <w:r w:rsidRPr="00054146">
        <w:rPr>
          <w:rPrChange w:id="391" w:author="David" w:date="2022-08-18T18:35:00Z">
            <w:rPr>
              <w:szCs w:val="21"/>
            </w:rPr>
          </w:rPrChange>
        </w:rPr>
        <w:t xml:space="preserve"> </w:t>
      </w:r>
      <w:r w:rsidR="006F31F6" w:rsidRPr="00054146">
        <w:t xml:space="preserve">shot off an email to </w:t>
      </w:r>
      <w:r w:rsidRPr="00C6518A">
        <w:t>the job advertiser</w:t>
      </w:r>
      <w:r w:rsidR="006F31F6" w:rsidRPr="00054146">
        <w:t xml:space="preserve">. I </w:t>
      </w:r>
      <w:r w:rsidRPr="00C6518A">
        <w:t xml:space="preserve">now </w:t>
      </w:r>
      <w:r w:rsidR="006F31F6" w:rsidRPr="00054146">
        <w:t xml:space="preserve">seriously thought of life in Australia, a </w:t>
      </w:r>
      <w:r w:rsidRPr="00C6518A">
        <w:t>social one in the sun, in Sydney</w:t>
      </w:r>
      <w:r w:rsidR="006F31F6" w:rsidRPr="00054146">
        <w:t>, it brought a smile to my face.</w:t>
      </w:r>
      <w:ins w:id="392" w:author="David" w:date="2022-08-18T17:55:00Z">
        <w:r w:rsidRPr="00C6518A">
          <w:t xml:space="preserve"> </w:t>
        </w:r>
      </w:ins>
      <w:r w:rsidRPr="00C6518A">
        <w:t>I had more of a reason to smile.</w:t>
      </w:r>
      <w:ins w:id="393" w:author="David" w:date="2022-08-18T17:56:00Z">
        <w:r w:rsidRPr="00C6518A">
          <w:t xml:space="preserve"> That day</w:t>
        </w:r>
      </w:ins>
      <w:r w:rsidRPr="00C6518A">
        <w:t xml:space="preserve"> I had a call from the </w:t>
      </w:r>
      <w:r w:rsidR="006F31F6" w:rsidRPr="00054146">
        <w:t>estate agents</w:t>
      </w:r>
      <w:del w:id="394" w:author="David" w:date="2022-08-18T17:56:00Z">
        <w:r w:rsidRPr="00054146" w:rsidDel="00556A26">
          <w:rPr>
            <w:rPrChange w:id="395" w:author="David" w:date="2022-08-18T18:35:00Z">
              <w:rPr>
                <w:szCs w:val="21"/>
              </w:rPr>
            </w:rPrChange>
          </w:rPr>
          <w:delText xml:space="preserve"> that day</w:delText>
        </w:r>
      </w:del>
      <w:r w:rsidRPr="00054146">
        <w:rPr>
          <w:rPrChange w:id="396" w:author="David" w:date="2022-08-18T18:35:00Z">
            <w:rPr>
              <w:szCs w:val="21"/>
            </w:rPr>
          </w:rPrChange>
        </w:rPr>
        <w:t>. They</w:t>
      </w:r>
      <w:ins w:id="397" w:author="David" w:date="2022-08-18T17:57:00Z">
        <w:r w:rsidRPr="00054146">
          <w:rPr>
            <w:rPrChange w:id="398" w:author="David" w:date="2022-08-18T18:35:00Z">
              <w:rPr>
                <w:szCs w:val="21"/>
              </w:rPr>
            </w:rPrChange>
          </w:rPr>
          <w:t xml:space="preserve"> </w:t>
        </w:r>
      </w:ins>
      <w:r w:rsidRPr="00054146">
        <w:rPr>
          <w:rPrChange w:id="399" w:author="David" w:date="2022-08-18T18:35:00Z">
            <w:rPr>
              <w:szCs w:val="21"/>
            </w:rPr>
          </w:rPrChange>
        </w:rPr>
        <w:t xml:space="preserve">had </w:t>
      </w:r>
      <w:r w:rsidR="006F31F6" w:rsidRPr="00054146">
        <w:t>agreed to act as landlords of my Lichfield property.</w:t>
      </w:r>
    </w:p>
    <w:p w14:paraId="752D5A87" w14:textId="3A04B598" w:rsidR="00E6320A" w:rsidRPr="00054146" w:rsidRDefault="006F31F6" w:rsidP="00054146">
      <w:pPr>
        <w:spacing w:after="0" w:line="240" w:lineRule="auto"/>
        <w:ind w:left="0" w:firstLine="0"/>
        <w:rPr>
          <w:ins w:id="400" w:author="David" w:date="2022-08-18T18:00:00Z"/>
          <w:b/>
          <w:szCs w:val="21"/>
        </w:rPr>
      </w:pPr>
      <w:del w:id="401" w:author="David" w:date="2022-08-18T18:35:00Z">
        <w:r w:rsidRPr="00556A26" w:rsidDel="00054146">
          <w:rPr>
            <w:szCs w:val="21"/>
          </w:rPr>
          <w:delText xml:space="preserve"> </w:delText>
        </w:r>
      </w:del>
      <w:ins w:id="402" w:author="David" w:date="2022-08-18T18:00:00Z">
        <w:r w:rsidR="00E6320A">
          <w:rPr>
            <w:b/>
            <w:szCs w:val="21"/>
          </w:rPr>
          <w:br w:type="page"/>
        </w:r>
      </w:ins>
    </w:p>
    <w:p w14:paraId="205E7FE2" w14:textId="7D7D436A" w:rsidR="006F31F6" w:rsidRPr="00BA0421" w:rsidRDefault="00BA0421" w:rsidP="00BA0421">
      <w:pPr>
        <w:pStyle w:val="Heading1"/>
        <w:jc w:val="center"/>
      </w:pPr>
      <w:bookmarkStart w:id="403" w:name="_Hlk112081043"/>
      <w:r>
        <w:lastRenderedPageBreak/>
        <w:t>7</w:t>
      </w:r>
    </w:p>
    <w:p w14:paraId="645CD758" w14:textId="568D1CE4" w:rsidR="006F31F6" w:rsidRPr="00BA0421" w:rsidRDefault="00BA5BF2" w:rsidP="00BA0421">
      <w:pPr>
        <w:pStyle w:val="Heading1"/>
        <w:jc w:val="center"/>
      </w:pPr>
      <w:r>
        <w:t xml:space="preserve">Book </w:t>
      </w:r>
      <w:r w:rsidR="00BA0421">
        <w:t xml:space="preserve">it </w:t>
      </w:r>
      <w:r>
        <w:t>in</w:t>
      </w:r>
    </w:p>
    <w:bookmarkEnd w:id="403"/>
    <w:p w14:paraId="6E59EC42" w14:textId="43969654" w:rsidR="00D306D7" w:rsidRDefault="00BA0421" w:rsidP="0058311A">
      <w:pPr>
        <w:spacing w:line="276" w:lineRule="auto"/>
        <w:ind w:left="0" w:right="15" w:firstLine="0"/>
        <w:rPr>
          <w:szCs w:val="21"/>
        </w:rPr>
      </w:pPr>
      <w:r>
        <w:rPr>
          <w:szCs w:val="21"/>
        </w:rPr>
        <w:t>The smell of bacon lingered in the air</w:t>
      </w:r>
      <w:r w:rsidR="0058311A">
        <w:rPr>
          <w:szCs w:val="21"/>
        </w:rPr>
        <w:t xml:space="preserve">. The </w:t>
      </w:r>
      <w:r w:rsidR="00645526">
        <w:rPr>
          <w:szCs w:val="21"/>
        </w:rPr>
        <w:t xml:space="preserve">thick </w:t>
      </w:r>
      <w:r w:rsidR="0058311A">
        <w:rPr>
          <w:szCs w:val="21"/>
        </w:rPr>
        <w:t xml:space="preserve">rashers sizzled on </w:t>
      </w:r>
      <w:r w:rsidR="00D306D7">
        <w:rPr>
          <w:szCs w:val="21"/>
        </w:rPr>
        <w:t xml:space="preserve">the </w:t>
      </w:r>
      <w:r w:rsidR="0058311A">
        <w:rPr>
          <w:szCs w:val="21"/>
        </w:rPr>
        <w:t>barbeque</w:t>
      </w:r>
      <w:r w:rsidR="00D306D7">
        <w:rPr>
          <w:szCs w:val="21"/>
        </w:rPr>
        <w:t xml:space="preserve"> right next to the </w:t>
      </w:r>
      <w:r w:rsidR="00B25616">
        <w:rPr>
          <w:szCs w:val="21"/>
        </w:rPr>
        <w:t xml:space="preserve">dry </w:t>
      </w:r>
      <w:r w:rsidR="00D306D7">
        <w:rPr>
          <w:szCs w:val="21"/>
        </w:rPr>
        <w:t>bank of the lake</w:t>
      </w:r>
      <w:r w:rsidR="00645526">
        <w:rPr>
          <w:szCs w:val="21"/>
        </w:rPr>
        <w:t xml:space="preserve">. </w:t>
      </w:r>
      <w:r w:rsidR="00D96A48">
        <w:rPr>
          <w:szCs w:val="21"/>
        </w:rPr>
        <w:t xml:space="preserve">October is a fisherman’s </w:t>
      </w:r>
      <w:r w:rsidR="00F96E1F">
        <w:rPr>
          <w:szCs w:val="21"/>
        </w:rPr>
        <w:t>dream;</w:t>
      </w:r>
      <w:r w:rsidR="00D96A48">
        <w:rPr>
          <w:szCs w:val="21"/>
        </w:rPr>
        <w:t xml:space="preserve"> weather is well and predictable as it was on this late Wednesday morning.</w:t>
      </w:r>
      <w:ins w:id="404" w:author="David" w:date="2022-08-21T18:15:00Z">
        <w:r w:rsidR="00D96A48">
          <w:rPr>
            <w:szCs w:val="21"/>
          </w:rPr>
          <w:t xml:space="preserve"> </w:t>
        </w:r>
      </w:ins>
      <w:r w:rsidR="00645526">
        <w:rPr>
          <w:szCs w:val="21"/>
        </w:rPr>
        <w:t xml:space="preserve">It was approaching </w:t>
      </w:r>
      <w:r>
        <w:rPr>
          <w:szCs w:val="21"/>
        </w:rPr>
        <w:t xml:space="preserve">lunch time. </w:t>
      </w:r>
      <w:r w:rsidR="00645526">
        <w:rPr>
          <w:szCs w:val="21"/>
        </w:rPr>
        <w:t xml:space="preserve">I was more concerned about </w:t>
      </w:r>
      <w:r w:rsidR="00B25616">
        <w:rPr>
          <w:szCs w:val="21"/>
        </w:rPr>
        <w:t xml:space="preserve">the </w:t>
      </w:r>
      <w:r w:rsidR="00645526">
        <w:rPr>
          <w:szCs w:val="21"/>
        </w:rPr>
        <w:t>thick</w:t>
      </w:r>
      <w:r w:rsidR="00B25616">
        <w:rPr>
          <w:szCs w:val="21"/>
        </w:rPr>
        <w:t>ness of</w:t>
      </w:r>
      <w:r w:rsidR="00645526">
        <w:rPr>
          <w:szCs w:val="21"/>
        </w:rPr>
        <w:t xml:space="preserve"> </w:t>
      </w:r>
      <w:r w:rsidR="00D306D7">
        <w:rPr>
          <w:szCs w:val="21"/>
        </w:rPr>
        <w:t xml:space="preserve">my doorstop </w:t>
      </w:r>
      <w:r w:rsidR="00645526">
        <w:rPr>
          <w:szCs w:val="21"/>
        </w:rPr>
        <w:t xml:space="preserve">sandwich </w:t>
      </w:r>
      <w:r w:rsidR="00B25616">
        <w:rPr>
          <w:szCs w:val="21"/>
        </w:rPr>
        <w:t xml:space="preserve">than the </w:t>
      </w:r>
      <w:r w:rsidR="0058311A">
        <w:rPr>
          <w:szCs w:val="21"/>
        </w:rPr>
        <w:t>fishing</w:t>
      </w:r>
      <w:r w:rsidR="00645526">
        <w:rPr>
          <w:szCs w:val="21"/>
        </w:rPr>
        <w:t xml:space="preserve">. </w:t>
      </w:r>
      <w:r w:rsidR="00D306D7">
        <w:rPr>
          <w:szCs w:val="21"/>
        </w:rPr>
        <w:t xml:space="preserve">I </w:t>
      </w:r>
      <w:r w:rsidR="0058311A">
        <w:rPr>
          <w:szCs w:val="21"/>
        </w:rPr>
        <w:t xml:space="preserve">got my phone out of my pocket </w:t>
      </w:r>
      <w:r w:rsidR="00645526">
        <w:rPr>
          <w:szCs w:val="21"/>
        </w:rPr>
        <w:t>to check the time.</w:t>
      </w:r>
      <w:r w:rsidR="0058311A">
        <w:rPr>
          <w:szCs w:val="21"/>
        </w:rPr>
        <w:t xml:space="preserve"> </w:t>
      </w:r>
      <w:r w:rsidR="00D306D7">
        <w:rPr>
          <w:szCs w:val="21"/>
        </w:rPr>
        <w:t xml:space="preserve">Up popped an </w:t>
      </w:r>
      <w:r w:rsidR="00645526">
        <w:rPr>
          <w:szCs w:val="21"/>
        </w:rPr>
        <w:t>email notification</w:t>
      </w:r>
      <w:r w:rsidR="00D306D7">
        <w:rPr>
          <w:szCs w:val="21"/>
        </w:rPr>
        <w:t xml:space="preserve">. The sender had an Australian </w:t>
      </w:r>
      <w:del w:id="405" w:author="David" w:date="2022-08-18T18:36:00Z">
        <w:r w:rsidR="00D306D7" w:rsidDel="00D71C05">
          <w:rPr>
            <w:szCs w:val="21"/>
          </w:rPr>
          <w:delText xml:space="preserve"> </w:delText>
        </w:r>
      </w:del>
      <w:r w:rsidR="00D306D7">
        <w:rPr>
          <w:szCs w:val="21"/>
        </w:rPr>
        <w:t>email address.</w:t>
      </w:r>
    </w:p>
    <w:p w14:paraId="11FB8659" w14:textId="2CFA8B7E" w:rsidR="006F31F6" w:rsidRPr="00163DCF" w:rsidRDefault="006F31F6" w:rsidP="0058311A">
      <w:pPr>
        <w:spacing w:line="276" w:lineRule="auto"/>
        <w:ind w:left="0" w:right="15" w:firstLine="0"/>
        <w:rPr>
          <w:ins w:id="406" w:author="Britt Collins" w:date="2021-09-30T14:58:00Z"/>
          <w:szCs w:val="21"/>
          <w:rPrChange w:id="407" w:author="David" w:date="2022-08-17T16:58:00Z">
            <w:rPr>
              <w:ins w:id="408" w:author="Britt Collins" w:date="2021-09-30T14:58:00Z"/>
              <w:rFonts w:ascii="Times New Roman" w:hAnsi="Times New Roman"/>
              <w:sz w:val="24"/>
              <w:szCs w:val="24"/>
            </w:rPr>
          </w:rPrChange>
        </w:rPr>
      </w:pPr>
      <w:r w:rsidRPr="00B25616">
        <w:rPr>
          <w:szCs w:val="21"/>
        </w:rPr>
        <w:t xml:space="preserve">I excitedly, but apprehensively </w:t>
      </w:r>
      <w:r w:rsidR="00B25616">
        <w:rPr>
          <w:szCs w:val="21"/>
        </w:rPr>
        <w:t>opened the email</w:t>
      </w:r>
      <w:r w:rsidRPr="00B25616">
        <w:rPr>
          <w:szCs w:val="21"/>
        </w:rPr>
        <w:t xml:space="preserve">. </w:t>
      </w:r>
      <w:r w:rsidR="00B25616">
        <w:rPr>
          <w:szCs w:val="21"/>
        </w:rPr>
        <w:t>I skimmed through the contents. The words “Sydney”, “sponsorship” and “looking forward to hearing from you” leaped out from the page.</w:t>
      </w:r>
      <w:del w:id="409" w:author="David" w:date="2022-08-21T18:08:00Z">
        <w:r w:rsidR="00B25616" w:rsidDel="00B25616">
          <w:rPr>
            <w:szCs w:val="21"/>
          </w:rPr>
          <w:delText xml:space="preserve"> </w:delText>
        </w:r>
      </w:del>
      <w:r w:rsidRPr="00B25616">
        <w:rPr>
          <w:szCs w:val="21"/>
        </w:rPr>
        <w:t xml:space="preserve"> </w:t>
      </w:r>
      <w:r w:rsidR="00B25616">
        <w:rPr>
          <w:szCs w:val="21"/>
        </w:rPr>
        <w:t xml:space="preserve">My </w:t>
      </w:r>
      <w:r w:rsidRPr="00D96A48">
        <w:rPr>
          <w:szCs w:val="21"/>
        </w:rPr>
        <w:t>emotions</w:t>
      </w:r>
      <w:r w:rsidR="00B25616">
        <w:rPr>
          <w:szCs w:val="21"/>
        </w:rPr>
        <w:t xml:space="preserve"> were mixed.</w:t>
      </w:r>
      <w:r w:rsidR="00D96A48">
        <w:rPr>
          <w:szCs w:val="21"/>
        </w:rPr>
        <w:t xml:space="preserve"> This was an opportunity to work again. A chance to see Australia, but I was going to say goodbye to people close to me. Was this the correct endeavour at this </w:t>
      </w:r>
      <w:r w:rsidR="00BA3A66">
        <w:rPr>
          <w:szCs w:val="21"/>
        </w:rPr>
        <w:t xml:space="preserve">moment in </w:t>
      </w:r>
      <w:r w:rsidR="00D96A48">
        <w:rPr>
          <w:szCs w:val="21"/>
        </w:rPr>
        <w:t xml:space="preserve">my </w:t>
      </w:r>
      <w:r w:rsidR="00D96A48" w:rsidRPr="00936ED7">
        <w:rPr>
          <w:szCs w:val="21"/>
        </w:rPr>
        <w:t>life?</w:t>
      </w:r>
    </w:p>
    <w:p w14:paraId="795DC092" w14:textId="2FF0C213" w:rsidR="006F31F6" w:rsidRPr="00DE5227" w:rsidRDefault="00BA3A66" w:rsidP="0058311A">
      <w:pPr>
        <w:spacing w:line="276" w:lineRule="auto"/>
        <w:ind w:left="-5" w:right="15" w:firstLine="725"/>
        <w:rPr>
          <w:szCs w:val="21"/>
        </w:rPr>
      </w:pPr>
      <w:r>
        <w:rPr>
          <w:szCs w:val="21"/>
        </w:rPr>
        <w:t xml:space="preserve">I had nothing to lose. It was a cold, but bright start to the morning in late October. </w:t>
      </w:r>
      <w:r w:rsidR="00DE5227">
        <w:rPr>
          <w:szCs w:val="21"/>
        </w:rPr>
        <w:t>Guy Fawkes night</w:t>
      </w:r>
      <w:r>
        <w:rPr>
          <w:szCs w:val="21"/>
        </w:rPr>
        <w:t xml:space="preserve"> was just over a week away. I went through my usual weekday breakfast routine. Bowl, Bran</w:t>
      </w:r>
      <w:ins w:id="410" w:author="David" w:date="2022-08-21T18:38:00Z">
        <w:r w:rsidR="00DE5227">
          <w:rPr>
            <w:szCs w:val="21"/>
          </w:rPr>
          <w:t xml:space="preserve"> </w:t>
        </w:r>
      </w:ins>
      <w:r>
        <w:rPr>
          <w:szCs w:val="21"/>
        </w:rPr>
        <w:t>flakes, Milk, mix. I sat in front of the computer and went through my emails. I didn’t give much attention to the cereal as I munched away, back arched, my dirty glasses on the edge of my nose.</w:t>
      </w:r>
      <w:r w:rsidR="00DE5227">
        <w:rPr>
          <w:szCs w:val="21"/>
        </w:rPr>
        <w:t xml:space="preserve"> </w:t>
      </w:r>
      <w:r w:rsidR="00F96E1F">
        <w:rPr>
          <w:szCs w:val="21"/>
        </w:rPr>
        <w:t xml:space="preserve">My excitement </w:t>
      </w:r>
      <w:ins w:id="411" w:author="David" w:date="2022-08-22T16:45:00Z">
        <w:r w:rsidR="00F96E1F">
          <w:rPr>
            <w:szCs w:val="21"/>
          </w:rPr>
          <w:t xml:space="preserve">level </w:t>
        </w:r>
      </w:ins>
      <w:r w:rsidR="00F96E1F">
        <w:rPr>
          <w:szCs w:val="21"/>
        </w:rPr>
        <w:t xml:space="preserve">increased </w:t>
      </w:r>
      <w:r w:rsidR="00DE5227">
        <w:rPr>
          <w:szCs w:val="21"/>
        </w:rPr>
        <w:t>as I read the title of the latest unread email. “Welcome to the Australian Consultancy”.</w:t>
      </w:r>
      <w:r>
        <w:rPr>
          <w:szCs w:val="21"/>
        </w:rPr>
        <w:t xml:space="preserve"> </w:t>
      </w:r>
      <w:r w:rsidR="00DE5227">
        <w:rPr>
          <w:szCs w:val="21"/>
        </w:rPr>
        <w:t xml:space="preserve">I read each detail of that email repeatedly until it was etched into </w:t>
      </w:r>
      <w:r w:rsidR="00F96E1F">
        <w:rPr>
          <w:szCs w:val="21"/>
        </w:rPr>
        <w:t>my brain</w:t>
      </w:r>
      <w:r w:rsidR="00DE5227">
        <w:rPr>
          <w:szCs w:val="21"/>
        </w:rPr>
        <w:t xml:space="preserve">. I felt the kind of joy holiday makers feel when they’ve booked their dream getaway. </w:t>
      </w:r>
    </w:p>
    <w:p w14:paraId="050FCEB0" w14:textId="4BDF9405" w:rsidR="00721134" w:rsidRDefault="00F96E1F" w:rsidP="00721134">
      <w:pPr>
        <w:spacing w:line="276" w:lineRule="auto"/>
        <w:ind w:left="-5" w:right="15" w:firstLine="725"/>
        <w:rPr>
          <w:ins w:id="412" w:author="David" w:date="2022-08-22T16:55:00Z"/>
          <w:szCs w:val="21"/>
        </w:rPr>
      </w:pPr>
      <w:r>
        <w:rPr>
          <w:szCs w:val="21"/>
        </w:rPr>
        <w:t xml:space="preserve">I spent little time searching </w:t>
      </w:r>
      <w:r w:rsidR="006F31F6" w:rsidRPr="00721134">
        <w:rPr>
          <w:szCs w:val="21"/>
        </w:rPr>
        <w:t xml:space="preserve">for </w:t>
      </w:r>
      <w:r w:rsidR="00721134">
        <w:rPr>
          <w:szCs w:val="21"/>
        </w:rPr>
        <w:t xml:space="preserve">flights. It felt strange booking a </w:t>
      </w:r>
      <w:r w:rsidR="006F31F6" w:rsidRPr="00721134">
        <w:rPr>
          <w:szCs w:val="21"/>
        </w:rPr>
        <w:t xml:space="preserve">one-way </w:t>
      </w:r>
      <w:r w:rsidR="00721134">
        <w:rPr>
          <w:szCs w:val="21"/>
        </w:rPr>
        <w:t xml:space="preserve">only flight ticket. After supplying my card details and clicking submit, </w:t>
      </w:r>
      <w:r w:rsidR="006F31F6" w:rsidRPr="00721134">
        <w:rPr>
          <w:szCs w:val="21"/>
        </w:rPr>
        <w:t>I was going to Australia. Wow.</w:t>
      </w:r>
      <w:ins w:id="413" w:author="Britt Collins" w:date="2021-09-30T14:58:00Z">
        <w:del w:id="414" w:author="David" w:date="2022-08-22T16:55:00Z">
          <w:r w:rsidR="006F31F6" w:rsidRPr="00163DCF" w:rsidDel="00721134">
            <w:rPr>
              <w:szCs w:val="21"/>
              <w:rPrChange w:id="415" w:author="David" w:date="2022-08-17T16:58:00Z">
                <w:rPr>
                  <w:rFonts w:ascii="Times New Roman" w:hAnsi="Times New Roman"/>
                  <w:sz w:val="24"/>
                  <w:szCs w:val="24"/>
                </w:rPr>
              </w:rPrChange>
            </w:rPr>
            <w:delText xml:space="preserve"> </w:delText>
          </w:r>
        </w:del>
      </w:ins>
    </w:p>
    <w:p w14:paraId="39499DE2" w14:textId="50DC3F90" w:rsidR="00721134" w:rsidRDefault="006F31F6" w:rsidP="00721134">
      <w:pPr>
        <w:spacing w:line="276" w:lineRule="auto"/>
        <w:ind w:left="-5" w:right="15" w:firstLine="725"/>
        <w:rPr>
          <w:szCs w:val="21"/>
        </w:rPr>
      </w:pPr>
      <w:r w:rsidRPr="00721134">
        <w:rPr>
          <w:szCs w:val="21"/>
        </w:rPr>
        <w:t xml:space="preserve">My mom </w:t>
      </w:r>
      <w:r w:rsidR="00721134">
        <w:rPr>
          <w:szCs w:val="21"/>
        </w:rPr>
        <w:t xml:space="preserve">had just woken up and was making her </w:t>
      </w:r>
      <w:r w:rsidRPr="00721134">
        <w:rPr>
          <w:szCs w:val="21"/>
        </w:rPr>
        <w:t xml:space="preserve">way </w:t>
      </w:r>
      <w:r w:rsidR="00721134">
        <w:rPr>
          <w:szCs w:val="21"/>
        </w:rPr>
        <w:t>into the kitchen to prepare breakfast</w:t>
      </w:r>
      <w:r w:rsidRPr="00721134">
        <w:rPr>
          <w:szCs w:val="21"/>
        </w:rPr>
        <w:t xml:space="preserve">. </w:t>
      </w:r>
      <w:r w:rsidR="00721134">
        <w:rPr>
          <w:szCs w:val="21"/>
        </w:rPr>
        <w:t xml:space="preserve">As she walked towards </w:t>
      </w:r>
      <w:del w:id="416" w:author="David" w:date="2022-08-22T16:58:00Z">
        <w:r w:rsidR="00721134" w:rsidDel="00721134">
          <w:rPr>
            <w:szCs w:val="21"/>
          </w:rPr>
          <w:delText>me</w:delText>
        </w:r>
      </w:del>
      <w:ins w:id="417" w:author="David" w:date="2022-08-22T16:58:00Z">
        <w:r w:rsidR="00721134">
          <w:rPr>
            <w:szCs w:val="21"/>
          </w:rPr>
          <w:t>me,</w:t>
        </w:r>
      </w:ins>
      <w:r w:rsidR="00721134">
        <w:rPr>
          <w:szCs w:val="21"/>
        </w:rPr>
        <w:t xml:space="preserve"> </w:t>
      </w:r>
      <w:r w:rsidRPr="00721134">
        <w:rPr>
          <w:szCs w:val="21"/>
        </w:rPr>
        <w:t xml:space="preserve">I </w:t>
      </w:r>
      <w:r w:rsidR="00721134">
        <w:rPr>
          <w:szCs w:val="21"/>
        </w:rPr>
        <w:t xml:space="preserve">smiled, </w:t>
      </w:r>
      <w:r w:rsidRPr="00721134">
        <w:rPr>
          <w:szCs w:val="21"/>
        </w:rPr>
        <w:t xml:space="preserve">grasped her </w:t>
      </w:r>
      <w:proofErr w:type="gramStart"/>
      <w:r w:rsidRPr="00721134">
        <w:rPr>
          <w:szCs w:val="21"/>
        </w:rPr>
        <w:t>shoulders</w:t>
      </w:r>
      <w:proofErr w:type="gramEnd"/>
      <w:r w:rsidR="00721134">
        <w:rPr>
          <w:szCs w:val="21"/>
        </w:rPr>
        <w:t xml:space="preserve"> and</w:t>
      </w:r>
      <w:r w:rsidRPr="00721134">
        <w:rPr>
          <w:szCs w:val="21"/>
        </w:rPr>
        <w:t xml:space="preserve"> looked her in the eyes</w:t>
      </w:r>
      <w:r w:rsidR="00721134">
        <w:rPr>
          <w:szCs w:val="21"/>
        </w:rPr>
        <w:t>.</w:t>
      </w:r>
      <w:r w:rsidRPr="00721134">
        <w:rPr>
          <w:szCs w:val="21"/>
        </w:rPr>
        <w:t xml:space="preserve"> </w:t>
      </w:r>
    </w:p>
    <w:p w14:paraId="65BD16AF" w14:textId="0AC013FC" w:rsidR="006F31F6" w:rsidRPr="00721134" w:rsidRDefault="006F31F6" w:rsidP="00721134">
      <w:pPr>
        <w:spacing w:line="276" w:lineRule="auto"/>
        <w:ind w:left="-5" w:right="15" w:firstLine="725"/>
        <w:rPr>
          <w:szCs w:val="21"/>
        </w:rPr>
      </w:pPr>
      <w:r w:rsidRPr="00721134">
        <w:rPr>
          <w:szCs w:val="21"/>
        </w:rPr>
        <w:t xml:space="preserve">“Mom, in four days’ time I’m flying to Sydney.” </w:t>
      </w:r>
    </w:p>
    <w:p w14:paraId="0499059C" w14:textId="530C365B" w:rsidR="00721134" w:rsidRDefault="00721134" w:rsidP="0058311A">
      <w:pPr>
        <w:spacing w:line="276" w:lineRule="auto"/>
        <w:ind w:left="-5" w:right="15" w:firstLine="725"/>
        <w:rPr>
          <w:szCs w:val="21"/>
        </w:rPr>
      </w:pPr>
      <w:r>
        <w:rPr>
          <w:szCs w:val="21"/>
        </w:rPr>
        <w:t xml:space="preserve">She paused. </w:t>
      </w:r>
      <w:r w:rsidRPr="000F3E41">
        <w:rPr>
          <w:szCs w:val="21"/>
        </w:rPr>
        <w:t xml:space="preserve">Her usual bubbly </w:t>
      </w:r>
      <w:r w:rsidRPr="000F3E41">
        <w:rPr>
          <w:szCs w:val="21"/>
        </w:rPr>
        <w:t>manner</w:t>
      </w:r>
      <w:r w:rsidRPr="000F3E41">
        <w:rPr>
          <w:szCs w:val="21"/>
        </w:rPr>
        <w:t xml:space="preserve"> </w:t>
      </w:r>
      <w:r w:rsidR="000D27C1">
        <w:rPr>
          <w:szCs w:val="21"/>
        </w:rPr>
        <w:t>evaporated. I</w:t>
      </w:r>
      <w:r>
        <w:rPr>
          <w:szCs w:val="21"/>
        </w:rPr>
        <w:t xml:space="preserve"> sense</w:t>
      </w:r>
      <w:r w:rsidR="000D3DB6">
        <w:rPr>
          <w:szCs w:val="21"/>
        </w:rPr>
        <w:t>d</w:t>
      </w:r>
      <w:r>
        <w:rPr>
          <w:szCs w:val="21"/>
        </w:rPr>
        <w:t xml:space="preserve"> her disappointment.</w:t>
      </w:r>
      <w:del w:id="418" w:author="David" w:date="2022-08-22T17:01:00Z">
        <w:r w:rsidRPr="000F3E41" w:rsidDel="00721134">
          <w:rPr>
            <w:szCs w:val="21"/>
          </w:rPr>
          <w:delText xml:space="preserve"> </w:delText>
        </w:r>
        <w:r w:rsidDel="00721134">
          <w:rPr>
            <w:szCs w:val="21"/>
          </w:rPr>
          <w:delText xml:space="preserve"> </w:delText>
        </w:r>
      </w:del>
    </w:p>
    <w:p w14:paraId="221C123D" w14:textId="576B647E" w:rsidR="006F31F6" w:rsidRPr="00721134" w:rsidRDefault="006F31F6" w:rsidP="0058311A">
      <w:pPr>
        <w:spacing w:line="276" w:lineRule="auto"/>
        <w:ind w:left="-5" w:right="15" w:firstLine="725"/>
        <w:rPr>
          <w:szCs w:val="21"/>
        </w:rPr>
      </w:pPr>
      <w:r w:rsidRPr="00721134">
        <w:rPr>
          <w:szCs w:val="21"/>
        </w:rPr>
        <w:t>“Oh, good</w:t>
      </w:r>
      <w:r w:rsidR="000D3DB6">
        <w:rPr>
          <w:szCs w:val="21"/>
        </w:rPr>
        <w:t>.</w:t>
      </w:r>
      <w:r w:rsidRPr="00721134">
        <w:rPr>
          <w:szCs w:val="21"/>
        </w:rPr>
        <w:t>”</w:t>
      </w:r>
    </w:p>
    <w:p w14:paraId="29F47FC2" w14:textId="37ABB659" w:rsidR="006F31F6" w:rsidRPr="000D3DB6" w:rsidRDefault="006F31F6" w:rsidP="0058311A">
      <w:pPr>
        <w:spacing w:line="276" w:lineRule="auto"/>
        <w:ind w:left="-5" w:right="15" w:firstLine="725"/>
        <w:rPr>
          <w:szCs w:val="21"/>
        </w:rPr>
      </w:pPr>
      <w:r w:rsidRPr="000D3DB6">
        <w:rPr>
          <w:szCs w:val="21"/>
        </w:rPr>
        <w:t xml:space="preserve">I </w:t>
      </w:r>
      <w:r w:rsidR="000D3DB6">
        <w:rPr>
          <w:szCs w:val="21"/>
        </w:rPr>
        <w:t xml:space="preserve">took my hands off her shoulders and took a step back. It was strange for Mom to be so quiet. </w:t>
      </w:r>
      <w:r w:rsidRPr="000D3DB6">
        <w:rPr>
          <w:szCs w:val="21"/>
        </w:rPr>
        <w:t>The sadness my mother</w:t>
      </w:r>
      <w:r w:rsidR="000D3DB6">
        <w:rPr>
          <w:szCs w:val="21"/>
        </w:rPr>
        <w:t xml:space="preserve"> felt</w:t>
      </w:r>
      <w:r w:rsidRPr="000D3DB6">
        <w:rPr>
          <w:szCs w:val="21"/>
        </w:rPr>
        <w:t xml:space="preserve"> brought home the reality of it. </w:t>
      </w:r>
      <w:del w:id="419" w:author="David" w:date="2022-08-22T17:57:00Z">
        <w:r w:rsidR="000D3DB6" w:rsidDel="00C6518A">
          <w:rPr>
            <w:szCs w:val="21"/>
          </w:rPr>
          <w:delText xml:space="preserve"> </w:delText>
        </w:r>
      </w:del>
    </w:p>
    <w:p w14:paraId="4039B116" w14:textId="77777777" w:rsidR="000D27C1" w:rsidRDefault="000D27C1">
      <w:pPr>
        <w:spacing w:after="0" w:line="240" w:lineRule="auto"/>
        <w:ind w:left="0" w:firstLine="0"/>
        <w:rPr>
          <w:szCs w:val="21"/>
        </w:rPr>
      </w:pPr>
      <w:ins w:id="420" w:author="David" w:date="2022-08-22T17:14:00Z">
        <w:r>
          <w:rPr>
            <w:szCs w:val="21"/>
          </w:rPr>
          <w:br w:type="page"/>
        </w:r>
      </w:ins>
    </w:p>
    <w:p w14:paraId="2C6D86F9" w14:textId="3833D3B5" w:rsidR="000D27C1" w:rsidRPr="00BA0421" w:rsidRDefault="000D27C1" w:rsidP="000D27C1">
      <w:pPr>
        <w:pStyle w:val="Heading1"/>
        <w:jc w:val="center"/>
      </w:pPr>
      <w:bookmarkStart w:id="421" w:name="_Hlk112083329"/>
      <w:r>
        <w:lastRenderedPageBreak/>
        <w:t>8</w:t>
      </w:r>
    </w:p>
    <w:p w14:paraId="00DFC079" w14:textId="2C1070E1" w:rsidR="000D27C1" w:rsidRDefault="00237022" w:rsidP="000D27C1">
      <w:pPr>
        <w:pStyle w:val="Heading1"/>
        <w:jc w:val="center"/>
      </w:pPr>
      <w:r>
        <w:t>Pack it up</w:t>
      </w:r>
    </w:p>
    <w:p w14:paraId="0DC74208" w14:textId="77777777" w:rsidR="00C6518A" w:rsidRPr="00C6518A" w:rsidRDefault="00C6518A" w:rsidP="00C6518A">
      <w:pPr>
        <w:rPr>
          <w:ins w:id="422" w:author="David" w:date="2022-08-22T17:17:00Z"/>
        </w:rPr>
        <w:pPrChange w:id="423" w:author="David" w:date="2022-08-22T17:56:00Z">
          <w:pPr>
            <w:pStyle w:val="Heading1"/>
            <w:jc w:val="center"/>
          </w:pPr>
        </w:pPrChange>
      </w:pPr>
    </w:p>
    <w:bookmarkEnd w:id="421"/>
    <w:p w14:paraId="0F1DFEFD" w14:textId="3653D339" w:rsidR="00F408AF" w:rsidRDefault="000D27C1" w:rsidP="0058311A">
      <w:pPr>
        <w:spacing w:line="276" w:lineRule="auto"/>
        <w:ind w:right="15" w:firstLine="710"/>
        <w:rPr>
          <w:szCs w:val="21"/>
        </w:rPr>
      </w:pPr>
      <w:r>
        <w:rPr>
          <w:szCs w:val="21"/>
        </w:rPr>
        <w:t>The front of Birmingham airport reminded me of modern</w:t>
      </w:r>
      <w:r w:rsidR="00F408AF">
        <w:rPr>
          <w:szCs w:val="21"/>
        </w:rPr>
        <w:t>-</w:t>
      </w:r>
      <w:r>
        <w:rPr>
          <w:szCs w:val="21"/>
        </w:rPr>
        <w:t xml:space="preserve">day Roman </w:t>
      </w:r>
      <w:r w:rsidR="00F408AF">
        <w:rPr>
          <w:szCs w:val="21"/>
        </w:rPr>
        <w:t>Amphitheatre</w:t>
      </w:r>
      <w:r>
        <w:rPr>
          <w:szCs w:val="21"/>
        </w:rPr>
        <w:t xml:space="preserve">. When the sun did manage to pull itself from behind the clouds it’s light would </w:t>
      </w:r>
      <w:r w:rsidR="00C6518A">
        <w:rPr>
          <w:szCs w:val="21"/>
        </w:rPr>
        <w:t>turn the façade into a shiny, reflective surface.</w:t>
      </w:r>
    </w:p>
    <w:p w14:paraId="6A92CC1B" w14:textId="08133A80" w:rsidR="006F31F6" w:rsidRPr="00F408AF" w:rsidRDefault="00F408AF" w:rsidP="0058311A">
      <w:pPr>
        <w:spacing w:line="276" w:lineRule="auto"/>
        <w:ind w:right="15" w:firstLine="710"/>
        <w:rPr>
          <w:szCs w:val="21"/>
        </w:rPr>
      </w:pPr>
      <w:r>
        <w:rPr>
          <w:szCs w:val="21"/>
        </w:rPr>
        <w:t>I was dressed for the autumn in my long black coat</w:t>
      </w:r>
      <w:del w:id="424" w:author="David" w:date="2022-08-22T17:59:00Z">
        <w:r w:rsidDel="00C6518A">
          <w:rPr>
            <w:szCs w:val="21"/>
          </w:rPr>
          <w:delText xml:space="preserve"> </w:delText>
        </w:r>
      </w:del>
      <w:r w:rsidR="00C6518A">
        <w:rPr>
          <w:szCs w:val="21"/>
        </w:rPr>
        <w:t xml:space="preserve">. </w:t>
      </w:r>
      <w:r>
        <w:rPr>
          <w:szCs w:val="21"/>
        </w:rPr>
        <w:t>jeans</w:t>
      </w:r>
      <w:r w:rsidR="00C6518A">
        <w:rPr>
          <w:szCs w:val="21"/>
        </w:rPr>
        <w:t xml:space="preserve"> and brown shoes combination, but</w:t>
      </w:r>
      <w:r>
        <w:rPr>
          <w:szCs w:val="21"/>
        </w:rPr>
        <w:t xml:space="preserve"> I was packed for the summer.</w:t>
      </w:r>
      <w:r w:rsidR="000D27C1">
        <w:rPr>
          <w:szCs w:val="21"/>
        </w:rPr>
        <w:t xml:space="preserve"> </w:t>
      </w:r>
      <w:r>
        <w:rPr>
          <w:szCs w:val="21"/>
        </w:rPr>
        <w:t>Mom and Dad walked alongside</w:t>
      </w:r>
      <w:r>
        <w:rPr>
          <w:szCs w:val="21"/>
        </w:rPr>
        <w:t xml:space="preserve"> </w:t>
      </w:r>
      <w:r>
        <w:rPr>
          <w:szCs w:val="21"/>
        </w:rPr>
        <w:t xml:space="preserve">me in </w:t>
      </w:r>
      <w:r w:rsidR="00C6518A">
        <w:rPr>
          <w:szCs w:val="21"/>
        </w:rPr>
        <w:t xml:space="preserve">anxious </w:t>
      </w:r>
      <w:r>
        <w:rPr>
          <w:szCs w:val="21"/>
        </w:rPr>
        <w:t>silence as we made our way to the entrance to the departure lounge.</w:t>
      </w:r>
    </w:p>
    <w:p w14:paraId="1CAD1D4C" w14:textId="0B2DE04E" w:rsidR="006F31F6" w:rsidRPr="000727ED" w:rsidRDefault="006F31F6" w:rsidP="0058311A">
      <w:pPr>
        <w:spacing w:line="276" w:lineRule="auto"/>
        <w:ind w:right="15" w:firstLine="710"/>
        <w:rPr>
          <w:szCs w:val="21"/>
        </w:rPr>
      </w:pPr>
      <w:r w:rsidRPr="000727ED">
        <w:rPr>
          <w:szCs w:val="21"/>
        </w:rPr>
        <w:t>“Well</w:t>
      </w:r>
      <w:r w:rsidR="00F408AF">
        <w:rPr>
          <w:szCs w:val="21"/>
        </w:rPr>
        <w:t>,</w:t>
      </w:r>
      <w:r w:rsidRPr="000727ED">
        <w:rPr>
          <w:szCs w:val="21"/>
        </w:rPr>
        <w:t xml:space="preserve"> that’s it now,” </w:t>
      </w:r>
    </w:p>
    <w:p w14:paraId="3849BF42" w14:textId="661F02B8" w:rsidR="006F31F6" w:rsidRPr="00163DCF" w:rsidRDefault="00F408AF" w:rsidP="0058311A">
      <w:pPr>
        <w:spacing w:line="276" w:lineRule="auto"/>
        <w:ind w:right="15" w:firstLine="710"/>
        <w:rPr>
          <w:ins w:id="425" w:author="Britt Collins" w:date="2021-09-30T14:58:00Z"/>
          <w:szCs w:val="21"/>
          <w:rPrChange w:id="426" w:author="David" w:date="2022-08-17T16:58:00Z">
            <w:rPr>
              <w:ins w:id="427" w:author="Britt Collins" w:date="2021-09-30T14:58:00Z"/>
              <w:rFonts w:ascii="Times New Roman" w:hAnsi="Times New Roman"/>
              <w:sz w:val="24"/>
              <w:szCs w:val="24"/>
            </w:rPr>
          </w:rPrChange>
        </w:rPr>
      </w:pPr>
      <w:bookmarkStart w:id="428" w:name="_Hlk112081877"/>
      <w:r>
        <w:rPr>
          <w:szCs w:val="21"/>
        </w:rPr>
        <w:t xml:space="preserve">I could hear the strain in my </w:t>
      </w:r>
      <w:r w:rsidR="000727ED">
        <w:rPr>
          <w:szCs w:val="21"/>
        </w:rPr>
        <w:t>mom’s</w:t>
      </w:r>
      <w:r>
        <w:rPr>
          <w:szCs w:val="21"/>
        </w:rPr>
        <w:t xml:space="preserve"> voice</w:t>
      </w:r>
      <w:bookmarkEnd w:id="428"/>
      <w:r>
        <w:rPr>
          <w:szCs w:val="21"/>
        </w:rPr>
        <w:t xml:space="preserve">. </w:t>
      </w:r>
      <w:r w:rsidR="00C6518A">
        <w:rPr>
          <w:szCs w:val="21"/>
        </w:rPr>
        <w:t xml:space="preserve">I </w:t>
      </w:r>
      <w:r w:rsidR="00D83E64">
        <w:rPr>
          <w:szCs w:val="21"/>
        </w:rPr>
        <w:t xml:space="preserve">gave her a </w:t>
      </w:r>
      <w:r w:rsidR="006F31F6" w:rsidRPr="000727ED">
        <w:rPr>
          <w:szCs w:val="21"/>
        </w:rPr>
        <w:t>hug</w:t>
      </w:r>
      <w:r>
        <w:rPr>
          <w:szCs w:val="21"/>
        </w:rPr>
        <w:t xml:space="preserve"> </w:t>
      </w:r>
      <w:r w:rsidR="00D83E64">
        <w:rPr>
          <w:szCs w:val="21"/>
        </w:rPr>
        <w:t xml:space="preserve">that </w:t>
      </w:r>
      <w:del w:id="429" w:author="David" w:date="2022-08-22T18:07:00Z">
        <w:r w:rsidR="00D83E64" w:rsidDel="00D83E64">
          <w:rPr>
            <w:szCs w:val="21"/>
          </w:rPr>
          <w:delText>i</w:delText>
        </w:r>
      </w:del>
      <w:r w:rsidR="00D83E64">
        <w:rPr>
          <w:szCs w:val="21"/>
        </w:rPr>
        <w:t>showed I loved her. I will miss her</w:t>
      </w:r>
      <w:r w:rsidR="00C6518A">
        <w:rPr>
          <w:szCs w:val="21"/>
        </w:rPr>
        <w:t xml:space="preserve">. </w:t>
      </w:r>
      <w:r w:rsidR="000727ED">
        <w:rPr>
          <w:szCs w:val="21"/>
        </w:rPr>
        <w:t xml:space="preserve">I </w:t>
      </w:r>
      <w:r w:rsidR="00D83E64">
        <w:rPr>
          <w:szCs w:val="21"/>
        </w:rPr>
        <w:t xml:space="preserve">stepped towards Dad. I </w:t>
      </w:r>
      <w:r w:rsidR="000727ED">
        <w:rPr>
          <w:szCs w:val="21"/>
        </w:rPr>
        <w:t>felt awkward</w:t>
      </w:r>
      <w:r w:rsidR="00D83E64">
        <w:rPr>
          <w:szCs w:val="21"/>
        </w:rPr>
        <w:t>.</w:t>
      </w:r>
      <w:r w:rsidR="000727ED">
        <w:rPr>
          <w:szCs w:val="21"/>
        </w:rPr>
        <w:t xml:space="preserve"> I had never </w:t>
      </w:r>
      <w:r w:rsidR="006F31F6" w:rsidRPr="000727ED">
        <w:rPr>
          <w:szCs w:val="21"/>
        </w:rPr>
        <w:t xml:space="preserve">hugged him </w:t>
      </w:r>
      <w:r w:rsidR="000727ED">
        <w:rPr>
          <w:szCs w:val="21"/>
        </w:rPr>
        <w:t>before</w:t>
      </w:r>
      <w:r w:rsidR="00D83E64">
        <w:rPr>
          <w:szCs w:val="21"/>
        </w:rPr>
        <w:t xml:space="preserve"> in my life</w:t>
      </w:r>
      <w:r w:rsidR="006F31F6" w:rsidRPr="000727ED">
        <w:rPr>
          <w:szCs w:val="21"/>
        </w:rPr>
        <w:t xml:space="preserve">. </w:t>
      </w:r>
      <w:r w:rsidR="00D83E64">
        <w:rPr>
          <w:szCs w:val="21"/>
        </w:rPr>
        <w:t xml:space="preserve">The </w:t>
      </w:r>
      <w:r w:rsidR="006F31F6" w:rsidRPr="000727ED">
        <w:rPr>
          <w:szCs w:val="21"/>
        </w:rPr>
        <w:t xml:space="preserve">moment </w:t>
      </w:r>
      <w:r w:rsidR="00D83E64">
        <w:rPr>
          <w:szCs w:val="21"/>
        </w:rPr>
        <w:t>was short</w:t>
      </w:r>
      <w:r w:rsidR="00D83E64" w:rsidRPr="00D83E64">
        <w:rPr>
          <w:szCs w:val="21"/>
        </w:rPr>
        <w:t xml:space="preserve"> </w:t>
      </w:r>
      <w:proofErr w:type="gramStart"/>
      <w:r w:rsidR="00D83E64">
        <w:rPr>
          <w:szCs w:val="21"/>
        </w:rPr>
        <w:t xml:space="preserve">in </w:t>
      </w:r>
      <w:r w:rsidR="00006226">
        <w:rPr>
          <w:szCs w:val="21"/>
        </w:rPr>
        <w:t>reality but</w:t>
      </w:r>
      <w:proofErr w:type="gramEnd"/>
      <w:r w:rsidR="00D83E64">
        <w:rPr>
          <w:szCs w:val="21"/>
        </w:rPr>
        <w:t xml:space="preserve"> </w:t>
      </w:r>
      <w:r w:rsidR="006F31F6" w:rsidRPr="000727ED">
        <w:rPr>
          <w:szCs w:val="21"/>
        </w:rPr>
        <w:t xml:space="preserve">felt like </w:t>
      </w:r>
      <w:r w:rsidR="000727ED">
        <w:rPr>
          <w:szCs w:val="21"/>
        </w:rPr>
        <w:t xml:space="preserve">an </w:t>
      </w:r>
      <w:r w:rsidR="000727ED" w:rsidRPr="000727ED">
        <w:rPr>
          <w:szCs w:val="21"/>
        </w:rPr>
        <w:t>eternity</w:t>
      </w:r>
      <w:r w:rsidR="006F31F6" w:rsidRPr="000727ED">
        <w:rPr>
          <w:szCs w:val="21"/>
        </w:rPr>
        <w:t xml:space="preserve">. I turned to face the departure lounge, joined the end of the </w:t>
      </w:r>
      <w:r w:rsidR="000727ED" w:rsidRPr="000727ED">
        <w:rPr>
          <w:szCs w:val="21"/>
        </w:rPr>
        <w:t>queue,</w:t>
      </w:r>
      <w:r w:rsidR="006F31F6" w:rsidRPr="000727ED">
        <w:rPr>
          <w:szCs w:val="21"/>
        </w:rPr>
        <w:t xml:space="preserve"> and waved back to my parents. I could clearly see tears in my dad’s eyes. I</w:t>
      </w:r>
      <w:r w:rsidR="000727ED">
        <w:rPr>
          <w:szCs w:val="21"/>
        </w:rPr>
        <w:t>t was difficult</w:t>
      </w:r>
      <w:ins w:id="430" w:author="David" w:date="2022-08-22T17:37:00Z">
        <w:r w:rsidR="000727ED">
          <w:rPr>
            <w:szCs w:val="21"/>
          </w:rPr>
          <w:t xml:space="preserve"> </w:t>
        </w:r>
      </w:ins>
      <w:r w:rsidR="006F31F6" w:rsidRPr="000727ED">
        <w:rPr>
          <w:szCs w:val="21"/>
        </w:rPr>
        <w:t>to force myself from crying.</w:t>
      </w:r>
      <w:ins w:id="431" w:author="Britt Collins" w:date="2021-09-30T14:58:00Z">
        <w:r w:rsidR="006F31F6" w:rsidRPr="00163DCF">
          <w:rPr>
            <w:szCs w:val="21"/>
            <w:rPrChange w:id="432" w:author="David" w:date="2022-08-17T16:58:00Z">
              <w:rPr>
                <w:rFonts w:ascii="Times New Roman" w:hAnsi="Times New Roman"/>
                <w:sz w:val="24"/>
                <w:szCs w:val="24"/>
              </w:rPr>
            </w:rPrChange>
          </w:rPr>
          <w:t xml:space="preserve"> </w:t>
        </w:r>
      </w:ins>
    </w:p>
    <w:p w14:paraId="54FF5C57" w14:textId="0BBCA082" w:rsidR="00237022" w:rsidRDefault="000727ED">
      <w:pPr>
        <w:spacing w:after="0" w:line="240" w:lineRule="auto"/>
        <w:ind w:left="0" w:firstLine="0"/>
        <w:rPr>
          <w:b/>
          <w:szCs w:val="21"/>
        </w:rPr>
      </w:pPr>
      <w:r>
        <w:rPr>
          <w:szCs w:val="21"/>
        </w:rPr>
        <w:t xml:space="preserve">What lay ahead was going to be the longest plane journey of my life, </w:t>
      </w:r>
      <w:r w:rsidR="00237022">
        <w:rPr>
          <w:szCs w:val="21"/>
        </w:rPr>
        <w:t xml:space="preserve">2 flights, 22 hours in total. I had some anxieties. I had never flown to a country as remote as Australia before. I had never </w:t>
      </w:r>
      <w:r w:rsidR="00237022">
        <w:rPr>
          <w:szCs w:val="21"/>
        </w:rPr>
        <w:t xml:space="preserve">immigrated to another country before. </w:t>
      </w:r>
      <w:r w:rsidR="00D83E64">
        <w:rPr>
          <w:szCs w:val="21"/>
        </w:rPr>
        <w:t>D</w:t>
      </w:r>
      <w:r w:rsidR="00237022">
        <w:rPr>
          <w:szCs w:val="21"/>
        </w:rPr>
        <w:t xml:space="preserve">id I </w:t>
      </w:r>
      <w:r w:rsidR="00D83E64">
        <w:rPr>
          <w:szCs w:val="21"/>
        </w:rPr>
        <w:t xml:space="preserve">pack enough </w:t>
      </w:r>
      <w:r w:rsidR="00237022">
        <w:rPr>
          <w:szCs w:val="21"/>
        </w:rPr>
        <w:t xml:space="preserve">for </w:t>
      </w:r>
      <w:r w:rsidR="00D83E64">
        <w:rPr>
          <w:szCs w:val="21"/>
        </w:rPr>
        <w:t>this</w:t>
      </w:r>
      <w:ins w:id="433" w:author="David" w:date="2022-08-22T18:08:00Z">
        <w:r w:rsidR="00D83E64">
          <w:rPr>
            <w:szCs w:val="21"/>
          </w:rPr>
          <w:t xml:space="preserve"> </w:t>
        </w:r>
      </w:ins>
      <w:r w:rsidR="00237022">
        <w:rPr>
          <w:szCs w:val="21"/>
        </w:rPr>
        <w:t xml:space="preserve">new life? </w:t>
      </w:r>
      <w:r w:rsidR="00D83E64">
        <w:rPr>
          <w:szCs w:val="21"/>
        </w:rPr>
        <w:t>But more importantly, where in my passport can I find</w:t>
      </w:r>
      <w:r w:rsidR="00D83E64">
        <w:rPr>
          <w:szCs w:val="21"/>
        </w:rPr>
        <w:t xml:space="preserve"> </w:t>
      </w:r>
      <w:r w:rsidR="00D83E64">
        <w:rPr>
          <w:szCs w:val="21"/>
        </w:rPr>
        <w:t>my Australia Visa</w:t>
      </w:r>
      <w:r w:rsidR="00237022">
        <w:rPr>
          <w:szCs w:val="21"/>
        </w:rPr>
        <w:t>?</w:t>
      </w:r>
    </w:p>
    <w:p w14:paraId="18FF7D5F" w14:textId="77777777" w:rsidR="00D83E64" w:rsidRDefault="00D83E64">
      <w:pPr>
        <w:spacing w:after="0" w:line="240" w:lineRule="auto"/>
        <w:ind w:left="0" w:firstLine="0"/>
        <w:rPr>
          <w:ins w:id="434" w:author="David" w:date="2022-08-22T18:11:00Z"/>
          <w:sz w:val="31"/>
        </w:rPr>
      </w:pPr>
      <w:ins w:id="435" w:author="David" w:date="2022-08-22T18:11:00Z">
        <w:r>
          <w:br w:type="page"/>
        </w:r>
      </w:ins>
    </w:p>
    <w:p w14:paraId="53ACC7F8" w14:textId="5E666362" w:rsidR="00237022" w:rsidRPr="00BA0421" w:rsidRDefault="00237022" w:rsidP="00237022">
      <w:pPr>
        <w:pStyle w:val="Heading1"/>
        <w:jc w:val="center"/>
      </w:pPr>
      <w:r>
        <w:lastRenderedPageBreak/>
        <w:t>9</w:t>
      </w:r>
    </w:p>
    <w:p w14:paraId="26804DA9" w14:textId="6EAE1207" w:rsidR="00237022" w:rsidRPr="00BA0421" w:rsidRDefault="00D83E64" w:rsidP="00237022">
      <w:pPr>
        <w:pStyle w:val="Heading1"/>
        <w:jc w:val="center"/>
      </w:pPr>
      <w:r>
        <w:t>Visa</w:t>
      </w:r>
    </w:p>
    <w:p w14:paraId="7323509E" w14:textId="3F3EF69C" w:rsidR="006F31F6" w:rsidRPr="00163DCF" w:rsidRDefault="00EE1126" w:rsidP="00EE1126">
      <w:pPr>
        <w:spacing w:after="10" w:line="276" w:lineRule="auto"/>
        <w:ind w:left="-5" w:right="15"/>
        <w:rPr>
          <w:ins w:id="436" w:author="Britt Collins" w:date="2021-09-30T14:58:00Z"/>
          <w:szCs w:val="21"/>
          <w:rPrChange w:id="437" w:author="David" w:date="2022-08-17T16:58:00Z">
            <w:rPr>
              <w:ins w:id="438" w:author="Britt Collins" w:date="2021-09-30T14:58:00Z"/>
              <w:rFonts w:ascii="Times New Roman" w:hAnsi="Times New Roman"/>
              <w:sz w:val="24"/>
              <w:szCs w:val="24"/>
            </w:rPr>
          </w:rPrChange>
        </w:rPr>
      </w:pPr>
      <w:r>
        <w:rPr>
          <w:szCs w:val="21"/>
        </w:rPr>
        <w:t>So, here I was, halfway across the world at</w:t>
      </w:r>
      <w:r w:rsidRPr="00EE1126">
        <w:t xml:space="preserve"> </w:t>
      </w:r>
      <w:r w:rsidRPr="00EE1126">
        <w:rPr>
          <w:szCs w:val="21"/>
        </w:rPr>
        <w:t>Sydney Kingsford Smith Airport</w:t>
      </w:r>
      <w:r>
        <w:rPr>
          <w:szCs w:val="21"/>
        </w:rPr>
        <w:t>. This was no holiday. I was here to work and create a new life. I wondered how I’d progress.</w:t>
      </w:r>
    </w:p>
    <w:p w14:paraId="5ECEC31F" w14:textId="77777777" w:rsidR="00F27BC2" w:rsidRPr="00163DCF" w:rsidRDefault="006F31F6">
      <w:pPr>
        <w:spacing w:after="10" w:line="276" w:lineRule="auto"/>
        <w:ind w:left="-5" w:right="15"/>
        <w:rPr>
          <w:ins w:id="439" w:author="Britt Collins" w:date="2021-10-01T19:26:00Z"/>
          <w:szCs w:val="21"/>
          <w:rPrChange w:id="440" w:author="David" w:date="2022-08-17T16:58:00Z">
            <w:rPr>
              <w:ins w:id="441" w:author="Britt Collins" w:date="2021-10-01T19:26:00Z"/>
              <w:rFonts w:ascii="Times New Roman" w:hAnsi="Times New Roman"/>
              <w:sz w:val="24"/>
              <w:szCs w:val="24"/>
            </w:rPr>
          </w:rPrChange>
        </w:rPr>
        <w:pPrChange w:id="442" w:author="David" w:date="2022-08-17T17:01:00Z">
          <w:pPr>
            <w:spacing w:after="10" w:line="480" w:lineRule="auto"/>
            <w:ind w:left="-5" w:right="15"/>
          </w:pPr>
        </w:pPrChange>
      </w:pPr>
      <w:ins w:id="443" w:author="Britt Collins" w:date="2021-09-30T14:58:00Z">
        <w:r w:rsidRPr="00163DCF">
          <w:rPr>
            <w:b/>
            <w:szCs w:val="21"/>
            <w:rPrChange w:id="444" w:author="David" w:date="2022-08-17T16:58:00Z">
              <w:rPr>
                <w:rFonts w:ascii="Times New Roman" w:hAnsi="Times New Roman"/>
                <w:b/>
                <w:sz w:val="24"/>
                <w:szCs w:val="24"/>
              </w:rPr>
            </w:rPrChange>
          </w:rPr>
          <w:t>YOU NEED STRONGER</w:t>
        </w:r>
      </w:ins>
      <w:ins w:id="445" w:author="Britt Collins" w:date="2021-10-01T18:30:00Z">
        <w:r w:rsidR="00E65E14" w:rsidRPr="00163DCF">
          <w:rPr>
            <w:b/>
            <w:szCs w:val="21"/>
            <w:rPrChange w:id="446" w:author="David" w:date="2022-08-17T16:58:00Z">
              <w:rPr>
                <w:rFonts w:ascii="Times New Roman" w:hAnsi="Times New Roman"/>
                <w:b/>
                <w:sz w:val="24"/>
                <w:szCs w:val="24"/>
              </w:rPr>
            </w:rPrChange>
          </w:rPr>
          <w:t>, MORE DRAMATIC</w:t>
        </w:r>
      </w:ins>
      <w:ins w:id="447" w:author="Britt Collins" w:date="2021-09-30T14:58:00Z">
        <w:r w:rsidRPr="00163DCF">
          <w:rPr>
            <w:b/>
            <w:szCs w:val="21"/>
            <w:rPrChange w:id="448" w:author="David" w:date="2022-08-17T16:58:00Z">
              <w:rPr>
                <w:rFonts w:ascii="Times New Roman" w:hAnsi="Times New Roman"/>
                <w:b/>
                <w:sz w:val="24"/>
                <w:szCs w:val="24"/>
              </w:rPr>
            </w:rPrChange>
          </w:rPr>
          <w:t xml:space="preserve"> CHAPTER OPENER</w:t>
        </w:r>
      </w:ins>
      <w:ins w:id="449" w:author="Britt Collins" w:date="2021-10-01T18:31:00Z">
        <w:r w:rsidR="00E65E14" w:rsidRPr="00163DCF">
          <w:rPr>
            <w:b/>
            <w:szCs w:val="21"/>
            <w:rPrChange w:id="450" w:author="David" w:date="2022-08-17T16:58:00Z">
              <w:rPr>
                <w:rFonts w:ascii="Times New Roman" w:hAnsi="Times New Roman"/>
                <w:b/>
                <w:sz w:val="24"/>
                <w:szCs w:val="24"/>
              </w:rPr>
            </w:rPrChange>
          </w:rPr>
          <w:t>.</w:t>
        </w:r>
      </w:ins>
      <w:ins w:id="451" w:author="Britt Collins" w:date="2021-09-30T14:58:00Z">
        <w:r w:rsidRPr="00163DCF">
          <w:rPr>
            <w:b/>
            <w:szCs w:val="21"/>
            <w:rPrChange w:id="452" w:author="David" w:date="2022-08-17T16:58:00Z">
              <w:rPr>
                <w:rFonts w:ascii="Times New Roman" w:hAnsi="Times New Roman"/>
                <w:b/>
                <w:sz w:val="24"/>
                <w:szCs w:val="24"/>
              </w:rPr>
            </w:rPrChange>
          </w:rPr>
          <w:t xml:space="preserve"> THIS READS LIKE FILLER. </w:t>
        </w:r>
        <w:r w:rsidRPr="00163DCF">
          <w:rPr>
            <w:rStyle w:val="Emphasis"/>
            <w:b/>
            <w:bCs/>
            <w:i w:val="0"/>
            <w:iCs w:val="0"/>
            <w:color w:val="5F6368"/>
            <w:szCs w:val="21"/>
            <w:rPrChange w:id="453" w:author="David" w:date="2022-08-17T16:58:00Z">
              <w:rPr>
                <w:rStyle w:val="Emphasis"/>
                <w:rFonts w:ascii="Times New Roman" w:hAnsi="Times New Roman" w:cs="Arial"/>
                <w:b/>
                <w:bCs/>
                <w:i w:val="0"/>
                <w:iCs w:val="0"/>
                <w:color w:val="5F6368"/>
                <w:sz w:val="24"/>
                <w:szCs w:val="21"/>
              </w:rPr>
            </w:rPrChange>
          </w:rPr>
          <w:t>Chapter</w:t>
        </w:r>
        <w:r w:rsidRPr="00163DCF">
          <w:rPr>
            <w:rStyle w:val="apple-converted-space"/>
            <w:color w:val="4D5156"/>
            <w:szCs w:val="21"/>
            <w:shd w:val="clear" w:color="auto" w:fill="FFFFFF"/>
            <w:rPrChange w:id="454" w:author="David" w:date="2022-08-17T16:58:00Z">
              <w:rPr>
                <w:rStyle w:val="apple-converted-space"/>
                <w:rFonts w:ascii="Times New Roman" w:hAnsi="Times New Roman" w:cs="Arial"/>
                <w:color w:val="4D5156"/>
                <w:sz w:val="24"/>
                <w:szCs w:val="21"/>
                <w:shd w:val="clear" w:color="auto" w:fill="FFFFFF"/>
              </w:rPr>
            </w:rPrChange>
          </w:rPr>
          <w:t> </w:t>
        </w:r>
        <w:r w:rsidRPr="00163DCF">
          <w:rPr>
            <w:b/>
            <w:color w:val="4D5156"/>
            <w:szCs w:val="21"/>
            <w:shd w:val="clear" w:color="auto" w:fill="FFFFFF"/>
            <w:rPrChange w:id="455" w:author="David" w:date="2022-08-17T16:58:00Z">
              <w:rPr>
                <w:rFonts w:ascii="Times New Roman" w:hAnsi="Times New Roman" w:cs="Arial"/>
                <w:b/>
                <w:color w:val="4D5156"/>
                <w:sz w:val="24"/>
                <w:szCs w:val="21"/>
                <w:shd w:val="clear" w:color="auto" w:fill="FFFFFF"/>
              </w:rPr>
            </w:rPrChange>
          </w:rPr>
          <w:t xml:space="preserve">openings have to be more compelling to sustain </w:t>
        </w:r>
        <w:proofErr w:type="gramStart"/>
        <w:r w:rsidRPr="00163DCF">
          <w:rPr>
            <w:b/>
            <w:color w:val="4D5156"/>
            <w:szCs w:val="21"/>
            <w:shd w:val="clear" w:color="auto" w:fill="FFFFFF"/>
            <w:rPrChange w:id="456" w:author="David" w:date="2022-08-17T16:58:00Z">
              <w:rPr>
                <w:rFonts w:ascii="Times New Roman" w:hAnsi="Times New Roman" w:cs="Arial"/>
                <w:b/>
                <w:color w:val="4D5156"/>
                <w:sz w:val="24"/>
                <w:szCs w:val="21"/>
                <w:shd w:val="clear" w:color="auto" w:fill="FFFFFF"/>
              </w:rPr>
            </w:rPrChange>
          </w:rPr>
          <w:t>readers</w:t>
        </w:r>
        <w:proofErr w:type="gramEnd"/>
        <w:r w:rsidRPr="00163DCF">
          <w:rPr>
            <w:b/>
            <w:color w:val="4D5156"/>
            <w:szCs w:val="21"/>
            <w:shd w:val="clear" w:color="auto" w:fill="FFFFFF"/>
            <w:rPrChange w:id="457" w:author="David" w:date="2022-08-17T16:58:00Z">
              <w:rPr>
                <w:rFonts w:ascii="Times New Roman" w:hAnsi="Times New Roman" w:cs="Arial"/>
                <w:b/>
                <w:color w:val="4D5156"/>
                <w:sz w:val="24"/>
                <w:szCs w:val="21"/>
                <w:shd w:val="clear" w:color="auto" w:fill="FFFFFF"/>
              </w:rPr>
            </w:rPrChange>
          </w:rPr>
          <w:t xml:space="preserve"> interest. </w:t>
        </w:r>
        <w:r w:rsidRPr="00163DCF">
          <w:rPr>
            <w:szCs w:val="21"/>
            <w:rPrChange w:id="458" w:author="David" w:date="2022-08-17T16:58:00Z">
              <w:rPr>
                <w:rFonts w:ascii="Times New Roman" w:hAnsi="Times New Roman"/>
                <w:sz w:val="24"/>
                <w:szCs w:val="24"/>
              </w:rPr>
            </w:rPrChange>
          </w:rPr>
          <w:t xml:space="preserve"> </w:t>
        </w:r>
      </w:ins>
      <w:ins w:id="459" w:author="Britt Collins" w:date="2021-10-01T19:25:00Z">
        <w:r w:rsidR="00F27BC2" w:rsidRPr="00163DCF">
          <w:rPr>
            <w:szCs w:val="21"/>
            <w:rPrChange w:id="460" w:author="David" w:date="2022-08-17T16:58:00Z">
              <w:rPr>
                <w:rFonts w:ascii="Times New Roman" w:hAnsi="Times New Roman"/>
                <w:sz w:val="24"/>
                <w:szCs w:val="24"/>
              </w:rPr>
            </w:rPrChange>
          </w:rPr>
          <w:t>PERHAPS SOMETHING MORE REF</w:t>
        </w:r>
      </w:ins>
      <w:ins w:id="461" w:author="Britt Collins" w:date="2021-10-01T19:26:00Z">
        <w:r w:rsidR="00F27BC2" w:rsidRPr="00163DCF">
          <w:rPr>
            <w:szCs w:val="21"/>
            <w:rPrChange w:id="462" w:author="David" w:date="2022-08-17T16:58:00Z">
              <w:rPr>
                <w:rFonts w:ascii="Times New Roman" w:hAnsi="Times New Roman"/>
                <w:sz w:val="24"/>
                <w:szCs w:val="24"/>
              </w:rPr>
            </w:rPrChange>
          </w:rPr>
          <w:t>LECTIVE</w:t>
        </w:r>
      </w:ins>
    </w:p>
    <w:p w14:paraId="2CD8AA7F" w14:textId="7D802BAC" w:rsidR="006F31F6" w:rsidRPr="00163DCF" w:rsidRDefault="00F27BC2">
      <w:pPr>
        <w:spacing w:after="10" w:line="276" w:lineRule="auto"/>
        <w:ind w:left="-5" w:right="15"/>
        <w:rPr>
          <w:ins w:id="463" w:author="Britt Collins" w:date="2021-09-30T14:58:00Z"/>
          <w:szCs w:val="21"/>
          <w:rPrChange w:id="464" w:author="David" w:date="2022-08-17T16:58:00Z">
            <w:rPr>
              <w:ins w:id="465" w:author="Britt Collins" w:date="2021-09-30T14:58:00Z"/>
              <w:rFonts w:ascii="Times New Roman" w:hAnsi="Times New Roman"/>
              <w:sz w:val="24"/>
              <w:szCs w:val="24"/>
            </w:rPr>
          </w:rPrChange>
        </w:rPr>
        <w:pPrChange w:id="466" w:author="David" w:date="2022-08-17T17:01:00Z">
          <w:pPr>
            <w:spacing w:after="10"/>
            <w:ind w:left="-5" w:right="15"/>
          </w:pPr>
        </w:pPrChange>
      </w:pPr>
      <w:ins w:id="467" w:author="Britt Collins" w:date="2021-10-01T19:26:00Z">
        <w:r w:rsidRPr="00163DCF">
          <w:rPr>
            <w:b/>
            <w:szCs w:val="21"/>
            <w:rPrChange w:id="468" w:author="David" w:date="2022-08-17T16:58:00Z">
              <w:rPr>
                <w:rFonts w:ascii="Times New Roman" w:hAnsi="Times New Roman"/>
                <w:b/>
                <w:sz w:val="24"/>
                <w:szCs w:val="24"/>
              </w:rPr>
            </w:rPrChange>
          </w:rPr>
          <w:t>Moving halfway across the world was</w:t>
        </w:r>
      </w:ins>
      <w:ins w:id="469" w:author="Britt Collins" w:date="2021-10-01T19:27:00Z">
        <w:r w:rsidRPr="00163DCF">
          <w:rPr>
            <w:b/>
            <w:szCs w:val="21"/>
            <w:rPrChange w:id="470" w:author="David" w:date="2022-08-17T16:58:00Z">
              <w:rPr>
                <w:rFonts w:ascii="Times New Roman" w:hAnsi="Times New Roman"/>
                <w:b/>
                <w:sz w:val="24"/>
                <w:szCs w:val="24"/>
              </w:rPr>
            </w:rPrChange>
          </w:rPr>
          <w:t xml:space="preserve"> never</w:t>
        </w:r>
      </w:ins>
      <w:ins w:id="471" w:author="Britt Collins" w:date="2021-10-01T19:26:00Z">
        <w:r w:rsidRPr="00163DCF">
          <w:rPr>
            <w:b/>
            <w:szCs w:val="21"/>
            <w:rPrChange w:id="472" w:author="David" w:date="2022-08-17T16:58:00Z">
              <w:rPr>
                <w:rFonts w:ascii="Times New Roman" w:hAnsi="Times New Roman"/>
                <w:b/>
                <w:sz w:val="24"/>
                <w:szCs w:val="24"/>
              </w:rPr>
            </w:rPrChange>
          </w:rPr>
          <w:t xml:space="preserve"> </w:t>
        </w:r>
      </w:ins>
      <w:ins w:id="473" w:author="Britt Collins" w:date="2021-10-01T19:27:00Z">
        <w:r w:rsidRPr="00163DCF">
          <w:rPr>
            <w:b/>
            <w:szCs w:val="21"/>
            <w:rPrChange w:id="474" w:author="David" w:date="2022-08-17T16:58:00Z">
              <w:rPr>
                <w:rFonts w:ascii="Times New Roman" w:hAnsi="Times New Roman"/>
                <w:b/>
                <w:sz w:val="24"/>
                <w:szCs w:val="24"/>
              </w:rPr>
            </w:rPrChange>
          </w:rPr>
          <w:t xml:space="preserve">a dream of mine, it was </w:t>
        </w:r>
      </w:ins>
      <w:ins w:id="475" w:author="Britt Collins" w:date="2021-10-01T19:28:00Z">
        <w:r w:rsidRPr="00163DCF">
          <w:rPr>
            <w:b/>
            <w:szCs w:val="21"/>
            <w:rPrChange w:id="476" w:author="David" w:date="2022-08-17T16:58:00Z">
              <w:rPr>
                <w:rFonts w:ascii="Times New Roman" w:hAnsi="Times New Roman"/>
                <w:b/>
                <w:sz w:val="24"/>
                <w:szCs w:val="24"/>
              </w:rPr>
            </w:rPrChange>
          </w:rPr>
          <w:t>my</w:t>
        </w:r>
      </w:ins>
      <w:ins w:id="477" w:author="Britt Collins" w:date="2021-10-01T19:27:00Z">
        <w:r w:rsidRPr="00163DCF">
          <w:rPr>
            <w:b/>
            <w:szCs w:val="21"/>
            <w:rPrChange w:id="478" w:author="David" w:date="2022-08-17T16:58:00Z">
              <w:rPr>
                <w:rFonts w:ascii="Times New Roman" w:hAnsi="Times New Roman"/>
                <w:b/>
                <w:sz w:val="24"/>
                <w:szCs w:val="24"/>
              </w:rPr>
            </w:rPrChange>
          </w:rPr>
          <w:t xml:space="preserve"> escape</w:t>
        </w:r>
      </w:ins>
      <w:ins w:id="479" w:author="Britt Collins" w:date="2021-10-01T19:28:00Z">
        <w:r w:rsidRPr="00163DCF">
          <w:rPr>
            <w:b/>
            <w:szCs w:val="21"/>
            <w:rPrChange w:id="480" w:author="David" w:date="2022-08-17T16:58:00Z">
              <w:rPr>
                <w:rFonts w:ascii="Times New Roman" w:hAnsi="Times New Roman"/>
                <w:b/>
                <w:sz w:val="24"/>
                <w:szCs w:val="24"/>
              </w:rPr>
            </w:rPrChange>
          </w:rPr>
          <w:t xml:space="preserve"> </w:t>
        </w:r>
      </w:ins>
      <w:ins w:id="481" w:author="Britt Collins" w:date="2021-10-04T09:36:00Z">
        <w:r w:rsidR="00AC5D65" w:rsidRPr="00163DCF">
          <w:rPr>
            <w:b/>
            <w:szCs w:val="21"/>
            <w:rPrChange w:id="482" w:author="David" w:date="2022-08-17T16:58:00Z">
              <w:rPr>
                <w:rFonts w:ascii="Times New Roman" w:hAnsi="Times New Roman"/>
                <w:b/>
                <w:sz w:val="24"/>
                <w:szCs w:val="24"/>
              </w:rPr>
            </w:rPrChange>
          </w:rPr>
          <w:t>and</w:t>
        </w:r>
      </w:ins>
      <w:ins w:id="483" w:author="Britt Collins" w:date="2021-10-01T19:28:00Z">
        <w:r w:rsidR="004E6499" w:rsidRPr="00163DCF">
          <w:rPr>
            <w:b/>
            <w:szCs w:val="21"/>
            <w:rPrChange w:id="484" w:author="David" w:date="2022-08-17T16:58:00Z">
              <w:rPr>
                <w:rFonts w:ascii="Times New Roman" w:hAnsi="Times New Roman"/>
                <w:b/>
                <w:sz w:val="24"/>
                <w:szCs w:val="24"/>
              </w:rPr>
            </w:rPrChange>
          </w:rPr>
          <w:t xml:space="preserve"> my only option</w:t>
        </w:r>
      </w:ins>
      <w:ins w:id="485" w:author="Britt Collins" w:date="2021-10-04T09:36:00Z">
        <w:r w:rsidR="00AC5D65" w:rsidRPr="00163DCF">
          <w:rPr>
            <w:b/>
            <w:szCs w:val="21"/>
            <w:rPrChange w:id="486" w:author="David" w:date="2022-08-17T16:58:00Z">
              <w:rPr>
                <w:rFonts w:ascii="Times New Roman" w:hAnsi="Times New Roman"/>
                <w:b/>
                <w:sz w:val="24"/>
                <w:szCs w:val="24"/>
              </w:rPr>
            </w:rPrChange>
          </w:rPr>
          <w:t xml:space="preserve"> at the time</w:t>
        </w:r>
      </w:ins>
      <w:ins w:id="487" w:author="Britt Collins" w:date="2021-10-01T19:27:00Z">
        <w:r w:rsidRPr="00163DCF">
          <w:rPr>
            <w:b/>
            <w:szCs w:val="21"/>
            <w:rPrChange w:id="488" w:author="David" w:date="2022-08-17T16:58:00Z">
              <w:rPr>
                <w:rFonts w:ascii="Times New Roman" w:hAnsi="Times New Roman"/>
                <w:b/>
                <w:sz w:val="24"/>
                <w:szCs w:val="24"/>
              </w:rPr>
            </w:rPrChange>
          </w:rPr>
          <w:t xml:space="preserve">. </w:t>
        </w:r>
      </w:ins>
      <w:ins w:id="489" w:author="Britt Collins" w:date="2021-10-01T19:28:00Z">
        <w:r w:rsidRPr="00163DCF">
          <w:rPr>
            <w:b/>
            <w:szCs w:val="21"/>
            <w:rPrChange w:id="490" w:author="David" w:date="2022-08-17T16:58:00Z">
              <w:rPr>
                <w:rFonts w:ascii="Times New Roman" w:hAnsi="Times New Roman"/>
                <w:b/>
                <w:sz w:val="24"/>
                <w:szCs w:val="24"/>
              </w:rPr>
            </w:rPrChange>
          </w:rPr>
          <w:t>FOLLOW ON FROM HERE</w:t>
        </w:r>
      </w:ins>
      <w:ins w:id="491" w:author="Britt Collins" w:date="2021-10-01T19:26:00Z">
        <w:r w:rsidRPr="00163DCF">
          <w:rPr>
            <w:b/>
            <w:szCs w:val="21"/>
            <w:rPrChange w:id="492" w:author="David" w:date="2022-08-17T16:58:00Z">
              <w:rPr>
                <w:rFonts w:ascii="Times New Roman" w:hAnsi="Times New Roman"/>
                <w:b/>
                <w:sz w:val="24"/>
                <w:szCs w:val="24"/>
              </w:rPr>
            </w:rPrChange>
          </w:rPr>
          <w:t xml:space="preserve"> </w:t>
        </w:r>
      </w:ins>
      <w:ins w:id="493" w:author="Britt Collins" w:date="2021-09-30T14:58:00Z">
        <w:r w:rsidR="006F31F6" w:rsidRPr="00163DCF">
          <w:rPr>
            <w:szCs w:val="21"/>
            <w:rPrChange w:id="494" w:author="David" w:date="2022-08-17T16:58:00Z">
              <w:rPr>
                <w:rFonts w:ascii="Times New Roman" w:hAnsi="Times New Roman"/>
                <w:sz w:val="24"/>
                <w:szCs w:val="24"/>
              </w:rPr>
            </w:rPrChange>
          </w:rPr>
          <w:t xml:space="preserve">I love how large passenger aircrafts land on runways. Barely a bump was felt as we touched down at </w:t>
        </w:r>
        <w:bookmarkStart w:id="495" w:name="_Hlk112084629"/>
        <w:r w:rsidR="006F31F6" w:rsidRPr="00163DCF">
          <w:rPr>
            <w:szCs w:val="21"/>
            <w:rPrChange w:id="496" w:author="David" w:date="2022-08-17T16:58:00Z">
              <w:rPr>
                <w:rFonts w:ascii="Times New Roman" w:hAnsi="Times New Roman"/>
                <w:sz w:val="24"/>
                <w:szCs w:val="24"/>
              </w:rPr>
            </w:rPrChange>
          </w:rPr>
          <w:t>Sydney Kingsford Smith Airport</w:t>
        </w:r>
        <w:bookmarkEnd w:id="495"/>
        <w:r w:rsidR="006F31F6" w:rsidRPr="00163DCF">
          <w:rPr>
            <w:szCs w:val="21"/>
            <w:rPrChange w:id="497" w:author="David" w:date="2022-08-17T16:58:00Z">
              <w:rPr>
                <w:rFonts w:ascii="Times New Roman" w:hAnsi="Times New Roman"/>
                <w:sz w:val="24"/>
                <w:szCs w:val="24"/>
              </w:rPr>
            </w:rPrChange>
          </w:rPr>
          <w:t xml:space="preserve">. We taxied to our arrival gate. I looked outside to see the sun glaze over the tarmac. The heat made the air pulsate. Seeing the sign on the terminal building, </w:t>
        </w:r>
        <w:r w:rsidR="006F31F6" w:rsidRPr="00163DCF">
          <w:rPr>
            <w:i/>
            <w:szCs w:val="21"/>
            <w:rPrChange w:id="498" w:author="David" w:date="2022-08-17T16:58:00Z">
              <w:rPr>
                <w:rFonts w:ascii="Times New Roman" w:hAnsi="Times New Roman"/>
                <w:i/>
                <w:sz w:val="24"/>
                <w:szCs w:val="24"/>
              </w:rPr>
            </w:rPrChange>
          </w:rPr>
          <w:t>Welcome to Sydney</w:t>
        </w:r>
        <w:r w:rsidR="006F31F6" w:rsidRPr="00163DCF">
          <w:rPr>
            <w:szCs w:val="21"/>
            <w:rPrChange w:id="499" w:author="David" w:date="2022-08-17T16:58:00Z">
              <w:rPr>
                <w:rFonts w:ascii="Times New Roman" w:hAnsi="Times New Roman"/>
                <w:sz w:val="24"/>
                <w:szCs w:val="24"/>
              </w:rPr>
            </w:rPrChange>
          </w:rPr>
          <w:t xml:space="preserve">, it took a while for this moment to soak in. I’m here in Australia, on the other side of the world. This was the place I was going to call home for the foreseeable. </w:t>
        </w:r>
      </w:ins>
    </w:p>
    <w:p w14:paraId="0F118F99" w14:textId="77777777" w:rsidR="006F31F6" w:rsidRPr="00163DCF" w:rsidRDefault="006F31F6">
      <w:pPr>
        <w:spacing w:after="10" w:line="276" w:lineRule="auto"/>
        <w:ind w:left="-5" w:right="15" w:firstLine="725"/>
        <w:rPr>
          <w:ins w:id="500" w:author="Britt Collins" w:date="2021-09-30T14:58:00Z"/>
          <w:szCs w:val="21"/>
          <w:rPrChange w:id="501" w:author="David" w:date="2022-08-17T16:58:00Z">
            <w:rPr>
              <w:ins w:id="502" w:author="Britt Collins" w:date="2021-09-30T14:58:00Z"/>
              <w:rFonts w:ascii="Times New Roman" w:hAnsi="Times New Roman"/>
              <w:sz w:val="24"/>
              <w:szCs w:val="24"/>
            </w:rPr>
          </w:rPrChange>
        </w:rPr>
        <w:pPrChange w:id="503" w:author="David" w:date="2022-08-17T17:01:00Z">
          <w:pPr>
            <w:spacing w:after="10"/>
            <w:ind w:left="-5" w:right="15" w:firstLine="725"/>
          </w:pPr>
        </w:pPrChange>
      </w:pPr>
      <w:ins w:id="504" w:author="Britt Collins" w:date="2021-09-30T14:58:00Z">
        <w:r w:rsidRPr="00163DCF">
          <w:rPr>
            <w:szCs w:val="21"/>
            <w:rPrChange w:id="505" w:author="David" w:date="2022-08-17T16:58:00Z">
              <w:rPr>
                <w:rFonts w:ascii="Times New Roman" w:hAnsi="Times New Roman"/>
                <w:sz w:val="24"/>
                <w:szCs w:val="24"/>
              </w:rPr>
            </w:rPrChange>
          </w:rPr>
          <w:t>Stepping off the plane, the brightness of the sun and the humidity hit me. After the chill and gloom of wintry England, being outdoors in searing heat in November felt unreal. It was summer in the Southern Hemisphere.</w:t>
        </w:r>
      </w:ins>
    </w:p>
    <w:p w14:paraId="2FBEA2AC" w14:textId="37B34CEF" w:rsidR="006F31F6" w:rsidRPr="00163DCF" w:rsidRDefault="006F31F6">
      <w:pPr>
        <w:spacing w:after="17" w:line="276" w:lineRule="auto"/>
        <w:ind w:left="-5" w:right="15" w:firstLine="725"/>
        <w:rPr>
          <w:ins w:id="506" w:author="Britt Collins" w:date="2021-09-30T14:58:00Z"/>
          <w:szCs w:val="21"/>
          <w:rPrChange w:id="507" w:author="David" w:date="2022-08-17T16:58:00Z">
            <w:rPr>
              <w:ins w:id="508" w:author="Britt Collins" w:date="2021-09-30T14:58:00Z"/>
              <w:rFonts w:ascii="Times New Roman" w:hAnsi="Times New Roman"/>
              <w:sz w:val="24"/>
              <w:szCs w:val="24"/>
            </w:rPr>
          </w:rPrChange>
        </w:rPr>
        <w:pPrChange w:id="509" w:author="David" w:date="2022-08-17T17:01:00Z">
          <w:pPr>
            <w:spacing w:after="17"/>
            <w:ind w:left="-5" w:right="15" w:firstLine="725"/>
          </w:pPr>
        </w:pPrChange>
      </w:pPr>
      <w:ins w:id="510" w:author="Britt Collins" w:date="2021-09-30T14:58:00Z">
        <w:r w:rsidRPr="00163DCF">
          <w:rPr>
            <w:b/>
            <w:szCs w:val="21"/>
            <w:rPrChange w:id="511" w:author="David" w:date="2022-08-17T16:58:00Z">
              <w:rPr>
                <w:rFonts w:ascii="Times New Roman" w:hAnsi="Times New Roman"/>
                <w:b/>
                <w:sz w:val="24"/>
                <w:szCs w:val="24"/>
              </w:rPr>
            </w:rPrChange>
          </w:rPr>
          <w:t>It’s not necessary to document every moment</w:t>
        </w:r>
      </w:ins>
      <w:ins w:id="512" w:author="Britt Collins" w:date="2021-10-01T16:13:00Z">
        <w:r w:rsidR="003C78A9" w:rsidRPr="00163DCF">
          <w:rPr>
            <w:b/>
            <w:szCs w:val="21"/>
            <w:rPrChange w:id="513" w:author="David" w:date="2022-08-17T16:58:00Z">
              <w:rPr>
                <w:rFonts w:ascii="Times New Roman" w:hAnsi="Times New Roman"/>
                <w:b/>
                <w:sz w:val="24"/>
                <w:szCs w:val="24"/>
              </w:rPr>
            </w:rPrChange>
          </w:rPr>
          <w:t xml:space="preserve"> of your journey</w:t>
        </w:r>
      </w:ins>
      <w:ins w:id="514" w:author="Britt Collins" w:date="2021-09-30T14:58:00Z">
        <w:r w:rsidRPr="00163DCF">
          <w:rPr>
            <w:b/>
            <w:szCs w:val="21"/>
            <w:rPrChange w:id="515" w:author="David" w:date="2022-08-17T16:58:00Z">
              <w:rPr>
                <w:rFonts w:ascii="Times New Roman" w:hAnsi="Times New Roman"/>
                <w:b/>
                <w:sz w:val="24"/>
                <w:szCs w:val="24"/>
              </w:rPr>
            </w:rPrChange>
          </w:rPr>
          <w:t>, which can get boring for readers</w:t>
        </w:r>
        <w:r w:rsidRPr="00163DCF">
          <w:rPr>
            <w:szCs w:val="21"/>
            <w:rPrChange w:id="516" w:author="David" w:date="2022-08-17T16:58:00Z">
              <w:rPr>
                <w:rFonts w:ascii="Times New Roman" w:hAnsi="Times New Roman"/>
                <w:sz w:val="24"/>
                <w:szCs w:val="24"/>
              </w:rPr>
            </w:rPrChange>
          </w:rPr>
          <w:t xml:space="preserve">. </w:t>
        </w:r>
        <w:r w:rsidRPr="00163DCF">
          <w:rPr>
            <w:b/>
            <w:szCs w:val="21"/>
            <w:rPrChange w:id="517" w:author="David" w:date="2022-08-17T16:58:00Z">
              <w:rPr>
                <w:rFonts w:ascii="Times New Roman" w:hAnsi="Times New Roman"/>
                <w:b/>
                <w:sz w:val="24"/>
                <w:szCs w:val="24"/>
              </w:rPr>
            </w:rPrChange>
          </w:rPr>
          <w:t>THIS NEEDS TO BE CUT DRASTICALLY</w:t>
        </w:r>
        <w:r w:rsidRPr="00163DCF">
          <w:rPr>
            <w:szCs w:val="21"/>
            <w:rPrChange w:id="518" w:author="David" w:date="2022-08-17T16:58:00Z">
              <w:rPr>
                <w:rFonts w:ascii="Times New Roman" w:hAnsi="Times New Roman"/>
                <w:sz w:val="24"/>
                <w:szCs w:val="24"/>
              </w:rPr>
            </w:rPrChange>
          </w:rPr>
          <w:t xml:space="preserve"> I felt nervous as I walked to the security gate. Is there any reason why I should not be able to gain entry into </w:t>
        </w:r>
        <w:proofErr w:type="gramStart"/>
        <w:r w:rsidRPr="00163DCF">
          <w:rPr>
            <w:szCs w:val="21"/>
            <w:rPrChange w:id="519" w:author="David" w:date="2022-08-17T16:58:00Z">
              <w:rPr>
                <w:rFonts w:ascii="Times New Roman" w:hAnsi="Times New Roman"/>
                <w:sz w:val="24"/>
                <w:szCs w:val="24"/>
              </w:rPr>
            </w:rPrChange>
          </w:rPr>
          <w:t>Australia?,</w:t>
        </w:r>
        <w:proofErr w:type="gramEnd"/>
        <w:r w:rsidRPr="00163DCF">
          <w:rPr>
            <w:szCs w:val="21"/>
            <w:rPrChange w:id="520" w:author="David" w:date="2022-08-17T16:58:00Z">
              <w:rPr>
                <w:rFonts w:ascii="Times New Roman" w:hAnsi="Times New Roman"/>
                <w:sz w:val="24"/>
                <w:szCs w:val="24"/>
              </w:rPr>
            </w:rPrChange>
          </w:rPr>
          <w:t xml:space="preserve"> I thought. I knew my work visa application was successful. I had email confirmation. My passport had been assigned a digital visa. What if it hadn't? What if there were other entrance issues?</w:t>
        </w:r>
        <w:r w:rsidRPr="00163DCF" w:rsidDel="0076735A">
          <w:rPr>
            <w:szCs w:val="21"/>
            <w:rPrChange w:id="521" w:author="David" w:date="2022-08-17T16:58:00Z">
              <w:rPr>
                <w:rFonts w:ascii="Times New Roman" w:hAnsi="Times New Roman"/>
                <w:sz w:val="24"/>
                <w:szCs w:val="24"/>
              </w:rPr>
            </w:rPrChange>
          </w:rPr>
          <w:t xml:space="preserve"> </w:t>
        </w:r>
        <w:r w:rsidRPr="00163DCF">
          <w:rPr>
            <w:szCs w:val="21"/>
            <w:rPrChange w:id="522" w:author="David" w:date="2022-08-17T16:58:00Z">
              <w:rPr>
                <w:rFonts w:ascii="Times New Roman" w:hAnsi="Times New Roman"/>
                <w:sz w:val="24"/>
                <w:szCs w:val="24"/>
              </w:rPr>
            </w:rPrChange>
          </w:rPr>
          <w:t>I handed my passport and boarding card to the border officer. They looked carefully at my documentation and then at me. The officer looked European. When the officer began to talk, the tone, tempo and pitch reaffirmed I was now in Australia. He asked, "where’s your visa?" I hesitantly replied, "I have a digital visa". His confused gaze made me feel nervous. He passed my British passport to his colleague who took it away. From afar, I saw my passport being scanned. It was swiftly handed back to the first officer. He flicked through the pages of the passport with a level of care. On finding a fresh page an inked stamp was firmly applied. The passport was handed back to me. I felt elation and my stresses fluttered away.</w:t>
        </w:r>
      </w:ins>
    </w:p>
    <w:p w14:paraId="3F735BE7" w14:textId="77777777" w:rsidR="006F31F6" w:rsidRPr="00163DCF" w:rsidRDefault="006F31F6">
      <w:pPr>
        <w:spacing w:line="276" w:lineRule="auto"/>
        <w:ind w:left="-5" w:right="15"/>
        <w:rPr>
          <w:ins w:id="523" w:author="Britt Collins" w:date="2021-09-30T14:58:00Z"/>
          <w:szCs w:val="21"/>
          <w:rPrChange w:id="524" w:author="David" w:date="2022-08-17T16:58:00Z">
            <w:rPr>
              <w:ins w:id="525" w:author="Britt Collins" w:date="2021-09-30T14:58:00Z"/>
              <w:rFonts w:ascii="Times New Roman" w:hAnsi="Times New Roman"/>
              <w:sz w:val="24"/>
              <w:szCs w:val="24"/>
            </w:rPr>
          </w:rPrChange>
        </w:rPr>
        <w:pPrChange w:id="526" w:author="David" w:date="2022-08-17T17:01:00Z">
          <w:pPr>
            <w:ind w:left="-5" w:right="15"/>
          </w:pPr>
        </w:pPrChange>
      </w:pPr>
      <w:proofErr w:type="gramStart"/>
      <w:ins w:id="527" w:author="Britt Collins" w:date="2021-09-30T14:58:00Z">
        <w:r w:rsidRPr="00163DCF">
          <w:rPr>
            <w:szCs w:val="21"/>
            <w:rPrChange w:id="528" w:author="David" w:date="2022-08-17T16:58:00Z">
              <w:rPr>
                <w:rFonts w:ascii="Times New Roman" w:hAnsi="Times New Roman"/>
                <w:sz w:val="24"/>
                <w:szCs w:val="24"/>
              </w:rPr>
            </w:rPrChange>
          </w:rPr>
          <w:t>My next goal,</w:t>
        </w:r>
        <w:proofErr w:type="gramEnd"/>
        <w:r w:rsidRPr="00163DCF">
          <w:rPr>
            <w:szCs w:val="21"/>
            <w:rPrChange w:id="529" w:author="David" w:date="2022-08-17T16:58:00Z">
              <w:rPr>
                <w:rFonts w:ascii="Times New Roman" w:hAnsi="Times New Roman"/>
                <w:sz w:val="24"/>
                <w:szCs w:val="24"/>
              </w:rPr>
            </w:rPrChange>
          </w:rPr>
          <w:t xml:space="preserve"> was to negotiate the luggage carousel. My suitcase was already doing the rounds when I arrived. I effortfully lifted it onto the floor. With it being a modern suitcase, it had wheels and a retractable handle. The suitcase was perfectly designed for navigating the near-frictionless floor surfaces of the airport.</w:t>
        </w:r>
      </w:ins>
    </w:p>
    <w:p w14:paraId="47998855" w14:textId="014B4D58" w:rsidR="006F31F6" w:rsidRPr="00163DCF" w:rsidRDefault="006F31F6">
      <w:pPr>
        <w:spacing w:after="17" w:line="276" w:lineRule="auto"/>
        <w:ind w:left="-5" w:right="15" w:firstLine="725"/>
        <w:rPr>
          <w:ins w:id="530" w:author="Britt Collins" w:date="2021-09-30T14:58:00Z"/>
          <w:szCs w:val="21"/>
          <w:rPrChange w:id="531" w:author="David" w:date="2022-08-17T16:58:00Z">
            <w:rPr>
              <w:ins w:id="532" w:author="Britt Collins" w:date="2021-09-30T14:58:00Z"/>
              <w:rFonts w:ascii="Times New Roman" w:hAnsi="Times New Roman"/>
              <w:sz w:val="24"/>
              <w:szCs w:val="24"/>
            </w:rPr>
          </w:rPrChange>
        </w:rPr>
        <w:pPrChange w:id="533" w:author="David" w:date="2022-08-17T17:01:00Z">
          <w:pPr>
            <w:spacing w:after="17"/>
            <w:ind w:left="-5" w:right="15" w:firstLine="725"/>
          </w:pPr>
        </w:pPrChange>
      </w:pPr>
      <w:ins w:id="534" w:author="Britt Collins" w:date="2021-09-30T14:58:00Z">
        <w:r w:rsidRPr="00163DCF">
          <w:rPr>
            <w:b/>
            <w:szCs w:val="21"/>
            <w:rPrChange w:id="535" w:author="David" w:date="2022-08-17T16:58:00Z">
              <w:rPr>
                <w:rFonts w:ascii="Times New Roman" w:hAnsi="Times New Roman"/>
                <w:b/>
                <w:sz w:val="24"/>
                <w:szCs w:val="24"/>
              </w:rPr>
            </w:rPrChange>
          </w:rPr>
          <w:t xml:space="preserve">TOO MUCH FILLER COPY, NEEDS </w:t>
        </w:r>
      </w:ins>
      <w:ins w:id="536" w:author="Britt Collins" w:date="2021-09-30T15:19:00Z">
        <w:r w:rsidR="002F470B" w:rsidRPr="00163DCF">
          <w:rPr>
            <w:b/>
            <w:szCs w:val="21"/>
            <w:rPrChange w:id="537" w:author="David" w:date="2022-08-17T16:58:00Z">
              <w:rPr>
                <w:rFonts w:ascii="Times New Roman" w:hAnsi="Times New Roman"/>
                <w:b/>
                <w:sz w:val="24"/>
                <w:szCs w:val="24"/>
              </w:rPr>
            </w:rPrChange>
          </w:rPr>
          <w:t xml:space="preserve">HEAVY </w:t>
        </w:r>
      </w:ins>
      <w:ins w:id="538" w:author="Britt Collins" w:date="2021-09-30T14:58:00Z">
        <w:r w:rsidRPr="00163DCF">
          <w:rPr>
            <w:b/>
            <w:szCs w:val="21"/>
            <w:rPrChange w:id="539" w:author="David" w:date="2022-08-17T16:58:00Z">
              <w:rPr>
                <w:rFonts w:ascii="Times New Roman" w:hAnsi="Times New Roman"/>
                <w:b/>
                <w:sz w:val="24"/>
                <w:szCs w:val="24"/>
              </w:rPr>
            </w:rPrChange>
          </w:rPr>
          <w:t>STREAMLINING</w:t>
        </w:r>
      </w:ins>
      <w:ins w:id="540" w:author="Britt Collins" w:date="2021-09-30T15:12:00Z">
        <w:r w:rsidR="002F470B" w:rsidRPr="00163DCF">
          <w:rPr>
            <w:b/>
            <w:szCs w:val="21"/>
            <w:rPrChange w:id="541" w:author="David" w:date="2022-08-17T16:58:00Z">
              <w:rPr>
                <w:rFonts w:ascii="Times New Roman" w:hAnsi="Times New Roman"/>
                <w:b/>
                <w:sz w:val="24"/>
                <w:szCs w:val="24"/>
              </w:rPr>
            </w:rPrChange>
          </w:rPr>
          <w:t>. You can skip moments of time without documenting every stage of your journey</w:t>
        </w:r>
      </w:ins>
      <w:ins w:id="542" w:author="Britt Collins" w:date="2021-10-01T18:31:00Z">
        <w:r w:rsidR="00E65E14" w:rsidRPr="00163DCF">
          <w:rPr>
            <w:b/>
            <w:szCs w:val="21"/>
            <w:rPrChange w:id="543" w:author="David" w:date="2022-08-17T16:58:00Z">
              <w:rPr>
                <w:rFonts w:ascii="Times New Roman" w:hAnsi="Times New Roman"/>
                <w:b/>
                <w:sz w:val="24"/>
                <w:szCs w:val="24"/>
              </w:rPr>
            </w:rPrChange>
          </w:rPr>
          <w:t>. PERHAPS START WITH YOUR FIRST IMPRESSIONS OF THE CITY</w:t>
        </w:r>
      </w:ins>
      <w:ins w:id="544" w:author="Britt Collins" w:date="2021-09-30T14:58:00Z">
        <w:r w:rsidRPr="00163DCF">
          <w:rPr>
            <w:b/>
            <w:szCs w:val="21"/>
            <w:rPrChange w:id="545" w:author="David" w:date="2022-08-17T16:58:00Z">
              <w:rPr>
                <w:rFonts w:ascii="Times New Roman" w:hAnsi="Times New Roman"/>
                <w:b/>
                <w:sz w:val="24"/>
                <w:szCs w:val="24"/>
              </w:rPr>
            </w:rPrChange>
          </w:rPr>
          <w:t xml:space="preserve"> </w:t>
        </w:r>
        <w:r w:rsidRPr="00163DCF">
          <w:rPr>
            <w:szCs w:val="21"/>
            <w:rPrChange w:id="546" w:author="David" w:date="2022-08-17T16:58:00Z">
              <w:rPr>
                <w:rFonts w:ascii="Times New Roman" w:hAnsi="Times New Roman"/>
                <w:sz w:val="24"/>
                <w:szCs w:val="24"/>
              </w:rPr>
            </w:rPrChange>
          </w:rPr>
          <w:t>After passing through departures, I was happy to see directions to the train station. I love travelling by rail. A recent trip to Japan, experiencing their luxurious, punctual network, elevated my appreciation.</w:t>
        </w:r>
        <w:r w:rsidRPr="00163DCF" w:rsidDel="0076735A">
          <w:rPr>
            <w:szCs w:val="21"/>
            <w:rPrChange w:id="547" w:author="David" w:date="2022-08-17T16:58:00Z">
              <w:rPr>
                <w:rFonts w:ascii="Times New Roman" w:hAnsi="Times New Roman"/>
                <w:sz w:val="24"/>
                <w:szCs w:val="24"/>
              </w:rPr>
            </w:rPrChange>
          </w:rPr>
          <w:t xml:space="preserve"> </w:t>
        </w:r>
        <w:r w:rsidRPr="00163DCF">
          <w:rPr>
            <w:szCs w:val="21"/>
            <w:rPrChange w:id="548" w:author="David" w:date="2022-08-17T16:58:00Z">
              <w:rPr>
                <w:rFonts w:ascii="Times New Roman" w:hAnsi="Times New Roman"/>
                <w:sz w:val="24"/>
                <w:szCs w:val="24"/>
              </w:rPr>
            </w:rPrChange>
          </w:rPr>
          <w:t>At the ticket booth</w:t>
        </w:r>
      </w:ins>
      <w:ins w:id="549" w:author="Britt Collins" w:date="2021-09-30T15:12:00Z">
        <w:r w:rsidR="002F470B" w:rsidRPr="00163DCF">
          <w:rPr>
            <w:szCs w:val="21"/>
            <w:rPrChange w:id="550" w:author="David" w:date="2022-08-17T16:58:00Z">
              <w:rPr>
                <w:rFonts w:ascii="Times New Roman" w:hAnsi="Times New Roman"/>
                <w:sz w:val="24"/>
                <w:szCs w:val="24"/>
              </w:rPr>
            </w:rPrChange>
          </w:rPr>
          <w:t>,</w:t>
        </w:r>
      </w:ins>
      <w:ins w:id="551" w:author="Britt Collins" w:date="2021-09-30T14:58:00Z">
        <w:r w:rsidRPr="00163DCF">
          <w:rPr>
            <w:szCs w:val="21"/>
            <w:rPrChange w:id="552" w:author="David" w:date="2022-08-17T16:58:00Z">
              <w:rPr>
                <w:rFonts w:ascii="Times New Roman" w:hAnsi="Times New Roman"/>
                <w:sz w:val="24"/>
                <w:szCs w:val="24"/>
              </w:rPr>
            </w:rPrChange>
          </w:rPr>
          <w:t xml:space="preserve"> I </w:t>
        </w:r>
      </w:ins>
      <w:ins w:id="553" w:author="Britt Collins" w:date="2021-09-30T15:13:00Z">
        <w:r w:rsidR="002F470B" w:rsidRPr="00163DCF">
          <w:rPr>
            <w:szCs w:val="21"/>
            <w:rPrChange w:id="554" w:author="David" w:date="2022-08-17T16:58:00Z">
              <w:rPr>
                <w:rFonts w:ascii="Times New Roman" w:hAnsi="Times New Roman"/>
                <w:sz w:val="24"/>
                <w:szCs w:val="24"/>
              </w:rPr>
            </w:rPrChange>
          </w:rPr>
          <w:t>ask</w:t>
        </w:r>
      </w:ins>
      <w:ins w:id="555" w:author="Britt Collins" w:date="2021-09-30T14:58:00Z">
        <w:r w:rsidRPr="00163DCF">
          <w:rPr>
            <w:szCs w:val="21"/>
            <w:rPrChange w:id="556" w:author="David" w:date="2022-08-17T16:58:00Z">
              <w:rPr>
                <w:rFonts w:ascii="Times New Roman" w:hAnsi="Times New Roman"/>
                <w:sz w:val="24"/>
                <w:szCs w:val="24"/>
              </w:rPr>
            </w:rPrChange>
          </w:rPr>
          <w:t xml:space="preserve">ed about a single ticket to the city. The train guard said, "You will need 2 tickets: a special ticket to enter the platform at the airport and one to exit the barriers in the city. Total cost is AU$40". I was still used to dealing with costs in pounds and £40 for a regional train ticket was expensive. Was AU$40? I belligerently paid the amount, still not clear on the amount in £s. I walked to the platform, </w:t>
        </w:r>
        <w:proofErr w:type="gramStart"/>
        <w:r w:rsidRPr="00163DCF">
          <w:rPr>
            <w:szCs w:val="21"/>
            <w:rPrChange w:id="557" w:author="David" w:date="2022-08-17T16:58:00Z">
              <w:rPr>
                <w:rFonts w:ascii="Times New Roman" w:hAnsi="Times New Roman"/>
                <w:sz w:val="24"/>
                <w:szCs w:val="24"/>
              </w:rPr>
            </w:rPrChange>
          </w:rPr>
          <w:t>calculated</w:t>
        </w:r>
        <w:proofErr w:type="gramEnd"/>
        <w:r w:rsidRPr="00163DCF">
          <w:rPr>
            <w:szCs w:val="21"/>
            <w:rPrChange w:id="558" w:author="David" w:date="2022-08-17T16:58:00Z">
              <w:rPr>
                <w:rFonts w:ascii="Times New Roman" w:hAnsi="Times New Roman"/>
                <w:sz w:val="24"/>
                <w:szCs w:val="24"/>
              </w:rPr>
            </w:rPrChange>
          </w:rPr>
          <w:t xml:space="preserve"> and baulked. The ticket cost was north of £20. For a 20-minute, regional journey, this was absurd. Was this amount to set a precedent for all retail goods in Australia?</w:t>
        </w:r>
      </w:ins>
    </w:p>
    <w:p w14:paraId="680FEF6E" w14:textId="77777777" w:rsidR="006F31F6" w:rsidRPr="00163DCF" w:rsidRDefault="006F31F6">
      <w:pPr>
        <w:spacing w:line="276" w:lineRule="auto"/>
        <w:ind w:left="-5" w:right="15" w:firstLine="725"/>
        <w:rPr>
          <w:ins w:id="559" w:author="Britt Collins" w:date="2021-09-30T14:58:00Z"/>
          <w:szCs w:val="21"/>
          <w:rPrChange w:id="560" w:author="David" w:date="2022-08-17T16:58:00Z">
            <w:rPr>
              <w:ins w:id="561" w:author="Britt Collins" w:date="2021-09-30T14:58:00Z"/>
              <w:rFonts w:ascii="Times New Roman" w:hAnsi="Times New Roman"/>
              <w:sz w:val="24"/>
              <w:szCs w:val="24"/>
            </w:rPr>
          </w:rPrChange>
        </w:rPr>
        <w:pPrChange w:id="562" w:author="David" w:date="2022-08-17T17:01:00Z">
          <w:pPr>
            <w:ind w:left="-5" w:right="15" w:firstLine="725"/>
          </w:pPr>
        </w:pPrChange>
      </w:pPr>
      <w:ins w:id="563" w:author="Britt Collins" w:date="2021-09-30T14:58:00Z">
        <w:r w:rsidRPr="00163DCF">
          <w:rPr>
            <w:szCs w:val="21"/>
            <w:rPrChange w:id="564" w:author="David" w:date="2022-08-17T16:58:00Z">
              <w:rPr>
                <w:rFonts w:ascii="Times New Roman" w:hAnsi="Times New Roman"/>
                <w:sz w:val="24"/>
                <w:szCs w:val="24"/>
              </w:rPr>
            </w:rPrChange>
          </w:rPr>
          <w:t xml:space="preserve">When the train arrived, it was like nothing I had seen before, a double-decker. I chose a seat on the lower deck given my bulky luggage. I felt a little calmer and caught myself people watching, fascinated by their fashion and chat. Teenage girls wore skimpy denim shorts, wedged so far up their </w:t>
        </w:r>
        <w:proofErr w:type="gramStart"/>
        <w:r w:rsidRPr="00163DCF">
          <w:rPr>
            <w:szCs w:val="21"/>
            <w:rPrChange w:id="565" w:author="David" w:date="2022-08-17T16:58:00Z">
              <w:rPr>
                <w:rFonts w:ascii="Times New Roman" w:hAnsi="Times New Roman"/>
                <w:sz w:val="24"/>
                <w:szCs w:val="24"/>
              </w:rPr>
            </w:rPrChange>
          </w:rPr>
          <w:t>arses</w:t>
        </w:r>
        <w:proofErr w:type="gramEnd"/>
        <w:r w:rsidRPr="00163DCF">
          <w:rPr>
            <w:szCs w:val="21"/>
            <w:rPrChange w:id="566" w:author="David" w:date="2022-08-17T16:58:00Z">
              <w:rPr>
                <w:rFonts w:ascii="Times New Roman" w:hAnsi="Times New Roman"/>
                <w:sz w:val="24"/>
                <w:szCs w:val="24"/>
              </w:rPr>
            </w:rPrChange>
          </w:rPr>
          <w:t>. A couple of young women sat in the seats opposite me and chatted away. I was surprised by their unvarnished, blunt description of the world around them.</w:t>
        </w:r>
      </w:ins>
    </w:p>
    <w:p w14:paraId="466144E6" w14:textId="28E45B38" w:rsidR="006F31F6" w:rsidRPr="00163DCF" w:rsidRDefault="006F31F6">
      <w:pPr>
        <w:spacing w:line="276" w:lineRule="auto"/>
        <w:ind w:left="-5" w:right="15" w:firstLine="725"/>
        <w:rPr>
          <w:ins w:id="567" w:author="Britt Collins" w:date="2021-09-30T14:58:00Z"/>
          <w:szCs w:val="21"/>
          <w:rPrChange w:id="568" w:author="David" w:date="2022-08-17T16:58:00Z">
            <w:rPr>
              <w:ins w:id="569" w:author="Britt Collins" w:date="2021-09-30T14:58:00Z"/>
              <w:rFonts w:ascii="Times New Roman" w:hAnsi="Times New Roman"/>
              <w:sz w:val="24"/>
              <w:szCs w:val="24"/>
            </w:rPr>
          </w:rPrChange>
        </w:rPr>
        <w:pPrChange w:id="570" w:author="David" w:date="2022-08-17T17:01:00Z">
          <w:pPr>
            <w:ind w:left="-5" w:right="15"/>
          </w:pPr>
        </w:pPrChange>
      </w:pPr>
      <w:ins w:id="571" w:author="Britt Collins" w:date="2021-09-30T14:58:00Z">
        <w:r w:rsidRPr="00163DCF">
          <w:rPr>
            <w:szCs w:val="21"/>
            <w:rPrChange w:id="572" w:author="David" w:date="2022-08-17T16:58:00Z">
              <w:rPr>
                <w:rFonts w:ascii="Times New Roman" w:hAnsi="Times New Roman"/>
                <w:sz w:val="24"/>
                <w:szCs w:val="24"/>
              </w:rPr>
            </w:rPrChange>
          </w:rPr>
          <w:lastRenderedPageBreak/>
          <w:t xml:space="preserve">I noticed that me, the people watcher, became the one being watched. I was wearing dark clothing: A black T-shirt, tight, dark blue </w:t>
        </w:r>
        <w:proofErr w:type="gramStart"/>
        <w:r w:rsidRPr="00163DCF">
          <w:rPr>
            <w:szCs w:val="21"/>
            <w:rPrChange w:id="573" w:author="David" w:date="2022-08-17T16:58:00Z">
              <w:rPr>
                <w:rFonts w:ascii="Times New Roman" w:hAnsi="Times New Roman"/>
                <w:sz w:val="24"/>
                <w:szCs w:val="24"/>
              </w:rPr>
            </w:rPrChange>
          </w:rPr>
          <w:t>jeans</w:t>
        </w:r>
        <w:proofErr w:type="gramEnd"/>
        <w:r w:rsidRPr="00163DCF">
          <w:rPr>
            <w:szCs w:val="21"/>
            <w:rPrChange w:id="574" w:author="David" w:date="2022-08-17T16:58:00Z">
              <w:rPr>
                <w:rFonts w:ascii="Times New Roman" w:hAnsi="Times New Roman"/>
                <w:sz w:val="24"/>
                <w:szCs w:val="24"/>
              </w:rPr>
            </w:rPrChange>
          </w:rPr>
          <w:t xml:space="preserve"> and a pair of narrow, pointy, brown shoes. I struck an impressive stature, given my wardrobe and athletic body. Out the corner of my eye, I saw the approaching Sydney cityscape</w:t>
        </w:r>
      </w:ins>
      <w:ins w:id="575" w:author="Britt Collins" w:date="2021-10-04T12:25:00Z">
        <w:r w:rsidR="005319D5" w:rsidRPr="00163DCF">
          <w:rPr>
            <w:szCs w:val="21"/>
            <w:rPrChange w:id="576" w:author="David" w:date="2022-08-17T16:58:00Z">
              <w:rPr>
                <w:rFonts w:ascii="Times New Roman" w:hAnsi="Times New Roman"/>
                <w:sz w:val="24"/>
                <w:szCs w:val="24"/>
              </w:rPr>
            </w:rPrChange>
          </w:rPr>
          <w:t xml:space="preserve">, </w:t>
        </w:r>
        <w:r w:rsidR="005319D5" w:rsidRPr="00163DCF">
          <w:rPr>
            <w:b/>
            <w:szCs w:val="21"/>
            <w:rPrChange w:id="577" w:author="David" w:date="2022-08-17T16:58:00Z">
              <w:rPr>
                <w:rFonts w:ascii="Times New Roman" w:hAnsi="Times New Roman"/>
                <w:sz w:val="24"/>
                <w:szCs w:val="24"/>
              </w:rPr>
            </w:rPrChange>
          </w:rPr>
          <w:t>the iconic gleaming white</w:t>
        </w:r>
      </w:ins>
      <w:ins w:id="578" w:author="Britt Collins" w:date="2021-10-04T12:26:00Z">
        <w:r w:rsidR="005319D5" w:rsidRPr="00163DCF">
          <w:rPr>
            <w:b/>
            <w:szCs w:val="21"/>
            <w:rPrChange w:id="579" w:author="David" w:date="2022-08-17T16:58:00Z">
              <w:rPr>
                <w:rFonts w:ascii="Times New Roman" w:hAnsi="Times New Roman"/>
                <w:sz w:val="24"/>
                <w:szCs w:val="24"/>
              </w:rPr>
            </w:rPrChange>
          </w:rPr>
          <w:t xml:space="preserve"> Opera House, hugged by the world’s largest natural harbour.</w:t>
        </w:r>
      </w:ins>
      <w:ins w:id="580" w:author="Britt Collins" w:date="2021-10-04T12:25:00Z">
        <w:r w:rsidR="005319D5" w:rsidRPr="00163DCF">
          <w:rPr>
            <w:szCs w:val="21"/>
            <w:rPrChange w:id="581" w:author="David" w:date="2022-08-17T16:58:00Z">
              <w:rPr>
                <w:rFonts w:ascii="Times New Roman" w:hAnsi="Times New Roman"/>
                <w:sz w:val="24"/>
                <w:szCs w:val="24"/>
              </w:rPr>
            </w:rPrChange>
          </w:rPr>
          <w:t xml:space="preserve"> </w:t>
        </w:r>
      </w:ins>
      <w:ins w:id="582" w:author="Britt Collins" w:date="2021-09-30T14:58:00Z">
        <w:r w:rsidRPr="00163DCF">
          <w:rPr>
            <w:szCs w:val="21"/>
            <w:rPrChange w:id="583" w:author="David" w:date="2022-08-17T16:58:00Z">
              <w:rPr>
                <w:rFonts w:ascii="Times New Roman" w:hAnsi="Times New Roman"/>
                <w:sz w:val="24"/>
                <w:szCs w:val="24"/>
              </w:rPr>
            </w:rPrChange>
          </w:rPr>
          <w:t xml:space="preserve">The skyscrapers towered, rising like shards, like something out of a sci-fi movie. It reminded me of Toronto, Canada. Both were large, modern cities established in British colonial times. Sydney’s skyline was unmissable with its large Shangri-La and CN Tower buildings. The two other noticeable landmarks were the Sydney Harbour Bridge and Opera House. The harbour at Circular Key, which encompassed the cityscape, was </w:t>
        </w:r>
      </w:ins>
      <w:ins w:id="584" w:author="Britt Collins" w:date="2021-09-30T15:20:00Z">
        <w:r w:rsidR="003F1502" w:rsidRPr="00163DCF">
          <w:rPr>
            <w:szCs w:val="21"/>
            <w:rPrChange w:id="585" w:author="David" w:date="2022-08-17T16:58:00Z">
              <w:rPr>
                <w:rFonts w:ascii="Times New Roman" w:hAnsi="Times New Roman"/>
                <w:sz w:val="24"/>
                <w:szCs w:val="24"/>
              </w:rPr>
            </w:rPrChange>
          </w:rPr>
          <w:t>buzz of</w:t>
        </w:r>
      </w:ins>
      <w:ins w:id="586" w:author="Britt Collins" w:date="2021-09-30T14:58:00Z">
        <w:r w:rsidRPr="00163DCF">
          <w:rPr>
            <w:szCs w:val="21"/>
            <w:rPrChange w:id="587" w:author="David" w:date="2022-08-17T16:58:00Z">
              <w:rPr>
                <w:rFonts w:ascii="Times New Roman" w:hAnsi="Times New Roman"/>
                <w:sz w:val="24"/>
                <w:szCs w:val="24"/>
              </w:rPr>
            </w:rPrChange>
          </w:rPr>
          <w:t xml:space="preserve"> activity. Passenger boats appeared to be ballroom dancing, </w:t>
        </w:r>
        <w:proofErr w:type="gramStart"/>
        <w:r w:rsidRPr="00163DCF">
          <w:rPr>
            <w:szCs w:val="21"/>
            <w:rPrChange w:id="588" w:author="David" w:date="2022-08-17T16:58:00Z">
              <w:rPr>
                <w:rFonts w:ascii="Times New Roman" w:hAnsi="Times New Roman"/>
                <w:sz w:val="24"/>
                <w:szCs w:val="24"/>
              </w:rPr>
            </w:rPrChange>
          </w:rPr>
          <w:t>arriving</w:t>
        </w:r>
        <w:proofErr w:type="gramEnd"/>
        <w:r w:rsidRPr="00163DCF">
          <w:rPr>
            <w:szCs w:val="21"/>
            <w:rPrChange w:id="589" w:author="David" w:date="2022-08-17T16:58:00Z">
              <w:rPr>
                <w:rFonts w:ascii="Times New Roman" w:hAnsi="Times New Roman"/>
                <w:sz w:val="24"/>
                <w:szCs w:val="24"/>
              </w:rPr>
            </w:rPrChange>
          </w:rPr>
          <w:t xml:space="preserve"> and departing in a fascinating, coordinated fashion.</w:t>
        </w:r>
      </w:ins>
    </w:p>
    <w:p w14:paraId="4E550BD4" w14:textId="57EABDD0" w:rsidR="006F31F6" w:rsidRPr="00163DCF" w:rsidRDefault="003F1502">
      <w:pPr>
        <w:spacing w:line="276" w:lineRule="auto"/>
        <w:ind w:left="-5" w:right="15"/>
        <w:rPr>
          <w:ins w:id="590" w:author="Britt Collins" w:date="2021-09-30T14:58:00Z"/>
          <w:szCs w:val="21"/>
          <w:rPrChange w:id="591" w:author="David" w:date="2022-08-17T16:58:00Z">
            <w:rPr>
              <w:ins w:id="592" w:author="Britt Collins" w:date="2021-09-30T14:58:00Z"/>
              <w:rFonts w:ascii="Times New Roman" w:hAnsi="Times New Roman"/>
              <w:sz w:val="24"/>
              <w:szCs w:val="24"/>
            </w:rPr>
          </w:rPrChange>
        </w:rPr>
        <w:pPrChange w:id="593" w:author="David" w:date="2022-08-17T17:01:00Z">
          <w:pPr>
            <w:ind w:left="-5" w:right="15"/>
          </w:pPr>
        </w:pPrChange>
      </w:pPr>
      <w:proofErr w:type="gramStart"/>
      <w:ins w:id="594" w:author="Britt Collins" w:date="2021-09-30T15:21:00Z">
        <w:r w:rsidRPr="00163DCF">
          <w:rPr>
            <w:b/>
            <w:szCs w:val="21"/>
            <w:rPrChange w:id="595" w:author="David" w:date="2022-08-17T16:58:00Z">
              <w:rPr>
                <w:rFonts w:ascii="Times New Roman" w:hAnsi="Times New Roman"/>
                <w:sz w:val="24"/>
                <w:szCs w:val="24"/>
              </w:rPr>
            </w:rPrChange>
          </w:rPr>
          <w:t>AGAIN</w:t>
        </w:r>
        <w:proofErr w:type="gramEnd"/>
        <w:r w:rsidRPr="00163DCF">
          <w:rPr>
            <w:b/>
            <w:szCs w:val="21"/>
            <w:rPrChange w:id="596" w:author="David" w:date="2022-08-17T16:58:00Z">
              <w:rPr>
                <w:rFonts w:ascii="Times New Roman" w:hAnsi="Times New Roman"/>
                <w:sz w:val="24"/>
                <w:szCs w:val="24"/>
              </w:rPr>
            </w:rPrChange>
          </w:rPr>
          <w:t xml:space="preserve"> THIS MINUATE DETAIL OF YOUR JOURNEY WILL MAKE READERS SWITCH OFF. THIS TYPE OF DETAIL DOESN’T MOVE THE STOR</w:t>
        </w:r>
      </w:ins>
      <w:ins w:id="597" w:author="Britt Collins" w:date="2021-09-30T15:22:00Z">
        <w:r w:rsidRPr="00163DCF">
          <w:rPr>
            <w:b/>
            <w:szCs w:val="21"/>
            <w:rPrChange w:id="598" w:author="David" w:date="2022-08-17T16:58:00Z">
              <w:rPr>
                <w:rFonts w:ascii="Times New Roman" w:hAnsi="Times New Roman"/>
                <w:sz w:val="24"/>
                <w:szCs w:val="24"/>
              </w:rPr>
            </w:rPrChange>
          </w:rPr>
          <w:t>Y ALONG OR ADD COLOUR TO THE NARRATIVE</w:t>
        </w:r>
      </w:ins>
      <w:ins w:id="599" w:author="Britt Collins" w:date="2021-09-30T15:21:00Z">
        <w:r w:rsidRPr="00163DCF">
          <w:rPr>
            <w:b/>
            <w:szCs w:val="21"/>
            <w:rPrChange w:id="600" w:author="David" w:date="2022-08-17T16:58:00Z">
              <w:rPr>
                <w:rFonts w:ascii="Times New Roman" w:hAnsi="Times New Roman"/>
                <w:sz w:val="24"/>
                <w:szCs w:val="24"/>
              </w:rPr>
            </w:rPrChange>
          </w:rPr>
          <w:t xml:space="preserve"> </w:t>
        </w:r>
      </w:ins>
      <w:ins w:id="601" w:author="Britt Collins" w:date="2021-09-30T14:58:00Z">
        <w:r w:rsidR="006F31F6" w:rsidRPr="00163DCF">
          <w:rPr>
            <w:szCs w:val="21"/>
            <w:rPrChange w:id="602" w:author="David" w:date="2022-08-17T16:58:00Z">
              <w:rPr>
                <w:rFonts w:ascii="Times New Roman" w:hAnsi="Times New Roman"/>
                <w:sz w:val="24"/>
                <w:szCs w:val="24"/>
              </w:rPr>
            </w:rPrChange>
          </w:rPr>
          <w:t>A paper print</w:t>
        </w:r>
      </w:ins>
      <w:ins w:id="603" w:author="Britt Collins" w:date="2021-09-30T15:20:00Z">
        <w:r w:rsidRPr="00163DCF">
          <w:rPr>
            <w:szCs w:val="21"/>
            <w:rPrChange w:id="604" w:author="David" w:date="2022-08-17T16:58:00Z">
              <w:rPr>
                <w:rFonts w:ascii="Times New Roman" w:hAnsi="Times New Roman"/>
                <w:sz w:val="24"/>
                <w:szCs w:val="24"/>
              </w:rPr>
            </w:rPrChange>
          </w:rPr>
          <w:t>-</w:t>
        </w:r>
      </w:ins>
      <w:ins w:id="605" w:author="Britt Collins" w:date="2021-09-30T14:58:00Z">
        <w:r w:rsidR="006F31F6" w:rsidRPr="00163DCF">
          <w:rPr>
            <w:szCs w:val="21"/>
            <w:rPrChange w:id="606" w:author="David" w:date="2022-08-17T16:58:00Z">
              <w:rPr>
                <w:rFonts w:ascii="Times New Roman" w:hAnsi="Times New Roman"/>
                <w:sz w:val="24"/>
                <w:szCs w:val="24"/>
              </w:rPr>
            </w:rPrChange>
          </w:rPr>
          <w:t xml:space="preserve">out detailed the location of my accommodation. </w:t>
        </w:r>
      </w:ins>
      <w:ins w:id="607" w:author="Britt Collins" w:date="2021-09-30T15:20:00Z">
        <w:r w:rsidRPr="00163DCF">
          <w:rPr>
            <w:szCs w:val="21"/>
            <w:rPrChange w:id="608" w:author="David" w:date="2022-08-17T16:58:00Z">
              <w:rPr>
                <w:rFonts w:ascii="Times New Roman" w:hAnsi="Times New Roman"/>
                <w:sz w:val="24"/>
                <w:szCs w:val="24"/>
              </w:rPr>
            </w:rPrChange>
          </w:rPr>
          <w:t>W</w:t>
        </w:r>
      </w:ins>
      <w:ins w:id="609" w:author="Britt Collins" w:date="2021-09-30T14:58:00Z">
        <w:r w:rsidR="006F31F6" w:rsidRPr="00163DCF">
          <w:rPr>
            <w:szCs w:val="21"/>
            <w:rPrChange w:id="610" w:author="David" w:date="2022-08-17T16:58:00Z">
              <w:rPr>
                <w:rFonts w:ascii="Times New Roman" w:hAnsi="Times New Roman"/>
                <w:sz w:val="24"/>
                <w:szCs w:val="24"/>
              </w:rPr>
            </w:rPrChange>
          </w:rPr>
          <w:t>alk</w:t>
        </w:r>
      </w:ins>
      <w:ins w:id="611" w:author="Britt Collins" w:date="2021-09-30T15:20:00Z">
        <w:r w:rsidRPr="00163DCF">
          <w:rPr>
            <w:szCs w:val="21"/>
            <w:rPrChange w:id="612" w:author="David" w:date="2022-08-17T16:58:00Z">
              <w:rPr>
                <w:rFonts w:ascii="Times New Roman" w:hAnsi="Times New Roman"/>
                <w:sz w:val="24"/>
                <w:szCs w:val="24"/>
              </w:rPr>
            </w:rPrChange>
          </w:rPr>
          <w:t>ing</w:t>
        </w:r>
      </w:ins>
      <w:ins w:id="613" w:author="Britt Collins" w:date="2021-09-30T14:58:00Z">
        <w:r w:rsidR="006F31F6" w:rsidRPr="00163DCF">
          <w:rPr>
            <w:szCs w:val="21"/>
            <w:rPrChange w:id="614" w:author="David" w:date="2022-08-17T16:58:00Z">
              <w:rPr>
                <w:rFonts w:ascii="Times New Roman" w:hAnsi="Times New Roman"/>
                <w:sz w:val="24"/>
                <w:szCs w:val="24"/>
              </w:rPr>
            </w:rPrChange>
          </w:rPr>
          <w:t xml:space="preserve"> from </w:t>
        </w:r>
      </w:ins>
      <w:ins w:id="615" w:author="Britt Collins" w:date="2021-09-30T15:30:00Z">
        <w:r w:rsidR="00083F0C" w:rsidRPr="00163DCF">
          <w:rPr>
            <w:szCs w:val="21"/>
            <w:rPrChange w:id="616" w:author="David" w:date="2022-08-17T16:58:00Z">
              <w:rPr>
                <w:rFonts w:ascii="Times New Roman" w:hAnsi="Times New Roman"/>
                <w:sz w:val="24"/>
                <w:szCs w:val="24"/>
              </w:rPr>
            </w:rPrChange>
          </w:rPr>
          <w:t>the train</w:t>
        </w:r>
      </w:ins>
      <w:ins w:id="617" w:author="Britt Collins" w:date="2021-09-30T14:58:00Z">
        <w:r w:rsidR="006F31F6" w:rsidRPr="00163DCF">
          <w:rPr>
            <w:szCs w:val="21"/>
            <w:rPrChange w:id="618" w:author="David" w:date="2022-08-17T16:58:00Z">
              <w:rPr>
                <w:rFonts w:ascii="Times New Roman" w:hAnsi="Times New Roman"/>
                <w:sz w:val="24"/>
                <w:szCs w:val="24"/>
              </w:rPr>
            </w:rPrChange>
          </w:rPr>
          <w:t xml:space="preserve"> station to the apartment, I </w:t>
        </w:r>
      </w:ins>
      <w:ins w:id="619" w:author="Britt Collins" w:date="2021-09-30T15:23:00Z">
        <w:r w:rsidRPr="00163DCF">
          <w:rPr>
            <w:szCs w:val="21"/>
            <w:rPrChange w:id="620" w:author="David" w:date="2022-08-17T16:58:00Z">
              <w:rPr>
                <w:rFonts w:ascii="Times New Roman" w:hAnsi="Times New Roman"/>
                <w:sz w:val="24"/>
                <w:szCs w:val="24"/>
              </w:rPr>
            </w:rPrChange>
          </w:rPr>
          <w:t>saw</w:t>
        </w:r>
      </w:ins>
      <w:ins w:id="621" w:author="Britt Collins" w:date="2021-09-30T14:58:00Z">
        <w:r w:rsidR="006F31F6" w:rsidRPr="00163DCF">
          <w:rPr>
            <w:szCs w:val="21"/>
            <w:rPrChange w:id="622" w:author="David" w:date="2022-08-17T16:58:00Z">
              <w:rPr>
                <w:rFonts w:ascii="Times New Roman" w:hAnsi="Times New Roman"/>
                <w:sz w:val="24"/>
                <w:szCs w:val="24"/>
              </w:rPr>
            </w:rPrChange>
          </w:rPr>
          <w:t xml:space="preserve"> a sea of </w:t>
        </w:r>
      </w:ins>
      <w:ins w:id="623" w:author="Britt Collins" w:date="2021-09-30T15:20:00Z">
        <w:r w:rsidRPr="00163DCF">
          <w:rPr>
            <w:szCs w:val="21"/>
            <w:rPrChange w:id="624" w:author="David" w:date="2022-08-17T16:58:00Z">
              <w:rPr>
                <w:rFonts w:ascii="Times New Roman" w:hAnsi="Times New Roman"/>
                <w:sz w:val="24"/>
                <w:szCs w:val="24"/>
              </w:rPr>
            </w:rPrChange>
          </w:rPr>
          <w:t>car</w:t>
        </w:r>
      </w:ins>
      <w:ins w:id="625" w:author="Britt Collins" w:date="2021-09-30T14:58:00Z">
        <w:r w:rsidR="006F31F6" w:rsidRPr="00163DCF">
          <w:rPr>
            <w:szCs w:val="21"/>
            <w:rPrChange w:id="626" w:author="David" w:date="2022-08-17T16:58:00Z">
              <w:rPr>
                <w:rFonts w:ascii="Times New Roman" w:hAnsi="Times New Roman"/>
                <w:sz w:val="24"/>
                <w:szCs w:val="24"/>
              </w:rPr>
            </w:rPrChange>
          </w:rPr>
          <w:t xml:space="preserve">s, which was no shock given the accommodation was located close to the freeway. I </w:t>
        </w:r>
      </w:ins>
      <w:ins w:id="627" w:author="Britt Collins" w:date="2021-09-30T15:22:00Z">
        <w:r w:rsidRPr="00163DCF">
          <w:rPr>
            <w:szCs w:val="21"/>
            <w:rPrChange w:id="628" w:author="David" w:date="2022-08-17T16:58:00Z">
              <w:rPr>
                <w:rFonts w:ascii="Times New Roman" w:hAnsi="Times New Roman"/>
                <w:sz w:val="24"/>
                <w:szCs w:val="24"/>
              </w:rPr>
            </w:rPrChange>
          </w:rPr>
          <w:t>flicked through</w:t>
        </w:r>
      </w:ins>
      <w:ins w:id="629" w:author="Britt Collins" w:date="2021-09-30T14:58:00Z">
        <w:r w:rsidR="006F31F6" w:rsidRPr="00163DCF">
          <w:rPr>
            <w:szCs w:val="21"/>
            <w:rPrChange w:id="630" w:author="David" w:date="2022-08-17T16:58:00Z">
              <w:rPr>
                <w:rFonts w:ascii="Times New Roman" w:hAnsi="Times New Roman"/>
                <w:sz w:val="24"/>
                <w:szCs w:val="24"/>
              </w:rPr>
            </w:rPrChange>
          </w:rPr>
          <w:t xml:space="preserve"> my printouts that detailed the apartment check-in procedure. </w:t>
        </w:r>
      </w:ins>
      <w:ins w:id="631" w:author="Britt Collins" w:date="2021-09-30T15:23:00Z">
        <w:r w:rsidRPr="00163DCF">
          <w:rPr>
            <w:szCs w:val="21"/>
            <w:rPrChange w:id="632" w:author="David" w:date="2022-08-17T16:58:00Z">
              <w:rPr>
                <w:rFonts w:ascii="Times New Roman" w:hAnsi="Times New Roman"/>
                <w:sz w:val="24"/>
                <w:szCs w:val="24"/>
              </w:rPr>
            </w:rPrChange>
          </w:rPr>
          <w:t>Stepping inside,</w:t>
        </w:r>
      </w:ins>
      <w:ins w:id="633" w:author="Britt Collins" w:date="2021-09-30T14:58:00Z">
        <w:r w:rsidR="006F31F6" w:rsidRPr="00163DCF">
          <w:rPr>
            <w:szCs w:val="21"/>
            <w:rPrChange w:id="634" w:author="David" w:date="2022-08-17T16:58:00Z">
              <w:rPr>
                <w:rFonts w:ascii="Times New Roman" w:hAnsi="Times New Roman"/>
                <w:sz w:val="24"/>
                <w:szCs w:val="24"/>
              </w:rPr>
            </w:rPrChange>
          </w:rPr>
          <w:t xml:space="preserve"> I noticed a lack of walls. I was not used to such an open</w:t>
        </w:r>
      </w:ins>
      <w:ins w:id="635" w:author="Britt Collins" w:date="2021-09-30T15:31:00Z">
        <w:r w:rsidR="00083F0C" w:rsidRPr="00163DCF">
          <w:rPr>
            <w:szCs w:val="21"/>
            <w:rPrChange w:id="636" w:author="David" w:date="2022-08-17T16:58:00Z">
              <w:rPr>
                <w:rFonts w:ascii="Times New Roman" w:hAnsi="Times New Roman"/>
                <w:sz w:val="24"/>
                <w:szCs w:val="24"/>
              </w:rPr>
            </w:rPrChange>
          </w:rPr>
          <w:t>, loft-style</w:t>
        </w:r>
      </w:ins>
      <w:ins w:id="637" w:author="Britt Collins" w:date="2021-09-30T14:58:00Z">
        <w:r w:rsidR="006F31F6" w:rsidRPr="00163DCF">
          <w:rPr>
            <w:szCs w:val="21"/>
            <w:rPrChange w:id="638" w:author="David" w:date="2022-08-17T16:58:00Z">
              <w:rPr>
                <w:rFonts w:ascii="Times New Roman" w:hAnsi="Times New Roman"/>
                <w:sz w:val="24"/>
                <w:szCs w:val="24"/>
              </w:rPr>
            </w:rPrChange>
          </w:rPr>
          <w:t xml:space="preserve"> </w:t>
        </w:r>
      </w:ins>
      <w:ins w:id="639" w:author="Britt Collins" w:date="2021-09-30T15:31:00Z">
        <w:r w:rsidR="00083F0C" w:rsidRPr="00163DCF">
          <w:rPr>
            <w:szCs w:val="21"/>
            <w:rPrChange w:id="640" w:author="David" w:date="2022-08-17T16:58:00Z">
              <w:rPr>
                <w:rFonts w:ascii="Times New Roman" w:hAnsi="Times New Roman"/>
                <w:sz w:val="24"/>
                <w:szCs w:val="24"/>
              </w:rPr>
            </w:rPrChange>
          </w:rPr>
          <w:t>space</w:t>
        </w:r>
      </w:ins>
      <w:ins w:id="641" w:author="Britt Collins" w:date="2021-09-30T14:58:00Z">
        <w:r w:rsidR="006F31F6" w:rsidRPr="00163DCF">
          <w:rPr>
            <w:szCs w:val="21"/>
            <w:rPrChange w:id="642" w:author="David" w:date="2022-08-17T16:58:00Z">
              <w:rPr>
                <w:rFonts w:ascii="Times New Roman" w:hAnsi="Times New Roman"/>
                <w:sz w:val="24"/>
                <w:szCs w:val="24"/>
              </w:rPr>
            </w:rPrChange>
          </w:rPr>
          <w:t xml:space="preserve">, having lived most recently in a </w:t>
        </w:r>
        <w:proofErr w:type="gramStart"/>
        <w:r w:rsidR="006F31F6" w:rsidRPr="00163DCF">
          <w:rPr>
            <w:szCs w:val="21"/>
            <w:rPrChange w:id="643" w:author="David" w:date="2022-08-17T16:58:00Z">
              <w:rPr>
                <w:rFonts w:ascii="Times New Roman" w:hAnsi="Times New Roman"/>
                <w:sz w:val="24"/>
                <w:szCs w:val="24"/>
              </w:rPr>
            </w:rPrChange>
          </w:rPr>
          <w:t>small</w:t>
        </w:r>
      </w:ins>
      <w:ins w:id="644" w:author="Britt Collins" w:date="2021-09-30T15:31:00Z">
        <w:r w:rsidR="00083F0C" w:rsidRPr="00163DCF">
          <w:rPr>
            <w:szCs w:val="21"/>
            <w:rPrChange w:id="645" w:author="David" w:date="2022-08-17T16:58:00Z">
              <w:rPr>
                <w:rFonts w:ascii="Times New Roman" w:hAnsi="Times New Roman"/>
                <w:sz w:val="24"/>
                <w:szCs w:val="24"/>
              </w:rPr>
            </w:rPrChange>
          </w:rPr>
          <w:t xml:space="preserve"> </w:t>
        </w:r>
      </w:ins>
      <w:ins w:id="646" w:author="Britt Collins" w:date="2021-09-30T14:58:00Z">
        <w:r w:rsidR="006F31F6" w:rsidRPr="00163DCF">
          <w:rPr>
            <w:szCs w:val="21"/>
            <w:rPrChange w:id="647" w:author="David" w:date="2022-08-17T16:58:00Z">
              <w:rPr>
                <w:rFonts w:ascii="Times New Roman" w:hAnsi="Times New Roman"/>
                <w:sz w:val="24"/>
                <w:szCs w:val="24"/>
              </w:rPr>
            </w:rPrChange>
          </w:rPr>
          <w:t>terraced</w:t>
        </w:r>
        <w:proofErr w:type="gramEnd"/>
        <w:r w:rsidR="006F31F6" w:rsidRPr="00163DCF">
          <w:rPr>
            <w:szCs w:val="21"/>
            <w:rPrChange w:id="648" w:author="David" w:date="2022-08-17T16:58:00Z">
              <w:rPr>
                <w:rFonts w:ascii="Times New Roman" w:hAnsi="Times New Roman"/>
                <w:sz w:val="24"/>
                <w:szCs w:val="24"/>
              </w:rPr>
            </w:rPrChange>
          </w:rPr>
          <w:t xml:space="preserve"> house. It was interesting having the bedroom, </w:t>
        </w:r>
        <w:proofErr w:type="gramStart"/>
        <w:r w:rsidR="006F31F6" w:rsidRPr="00163DCF">
          <w:rPr>
            <w:szCs w:val="21"/>
            <w:rPrChange w:id="649" w:author="David" w:date="2022-08-17T16:58:00Z">
              <w:rPr>
                <w:rFonts w:ascii="Times New Roman" w:hAnsi="Times New Roman"/>
                <w:sz w:val="24"/>
                <w:szCs w:val="24"/>
              </w:rPr>
            </w:rPrChange>
          </w:rPr>
          <w:t>lounge</w:t>
        </w:r>
        <w:proofErr w:type="gramEnd"/>
        <w:r w:rsidR="006F31F6" w:rsidRPr="00163DCF">
          <w:rPr>
            <w:szCs w:val="21"/>
            <w:rPrChange w:id="650" w:author="David" w:date="2022-08-17T16:58:00Z">
              <w:rPr>
                <w:rFonts w:ascii="Times New Roman" w:hAnsi="Times New Roman"/>
                <w:sz w:val="24"/>
                <w:szCs w:val="24"/>
              </w:rPr>
            </w:rPrChange>
          </w:rPr>
          <w:t xml:space="preserve"> and kitchen in one large room. You could literally watch your eggs fry from the comfort of your own bed. I did love the natural light levels. Light poured in through the windows on the one side of the apartment and diffused through light, beige curtains. I look</w:t>
        </w:r>
      </w:ins>
      <w:ins w:id="651" w:author="Britt Collins" w:date="2021-09-30T15:33:00Z">
        <w:r w:rsidR="00083F0C" w:rsidRPr="00163DCF">
          <w:rPr>
            <w:szCs w:val="21"/>
            <w:rPrChange w:id="652" w:author="David" w:date="2022-08-17T16:58:00Z">
              <w:rPr>
                <w:rFonts w:ascii="Times New Roman" w:hAnsi="Times New Roman"/>
                <w:sz w:val="24"/>
                <w:szCs w:val="24"/>
              </w:rPr>
            </w:rPrChange>
          </w:rPr>
          <w:t>ed around</w:t>
        </w:r>
      </w:ins>
      <w:ins w:id="653" w:author="Britt Collins" w:date="2021-09-30T14:58:00Z">
        <w:r w:rsidR="006F31F6" w:rsidRPr="00163DCF">
          <w:rPr>
            <w:szCs w:val="21"/>
            <w:rPrChange w:id="654" w:author="David" w:date="2022-08-17T16:58:00Z">
              <w:rPr>
                <w:rFonts w:ascii="Times New Roman" w:hAnsi="Times New Roman"/>
                <w:sz w:val="24"/>
                <w:szCs w:val="24"/>
              </w:rPr>
            </w:rPrChange>
          </w:rPr>
          <w:t xml:space="preserve"> </w:t>
        </w:r>
      </w:ins>
      <w:ins w:id="655" w:author="Britt Collins" w:date="2021-09-30T15:33:00Z">
        <w:r w:rsidR="00083F0C" w:rsidRPr="00163DCF">
          <w:rPr>
            <w:szCs w:val="21"/>
            <w:rPrChange w:id="656" w:author="David" w:date="2022-08-17T16:58:00Z">
              <w:rPr>
                <w:rFonts w:ascii="Times New Roman" w:hAnsi="Times New Roman"/>
                <w:sz w:val="24"/>
                <w:szCs w:val="24"/>
              </w:rPr>
            </w:rPrChange>
          </w:rPr>
          <w:t>and</w:t>
        </w:r>
      </w:ins>
      <w:ins w:id="657" w:author="Britt Collins" w:date="2021-09-30T14:58:00Z">
        <w:r w:rsidR="006F31F6" w:rsidRPr="00163DCF">
          <w:rPr>
            <w:szCs w:val="21"/>
            <w:rPrChange w:id="658" w:author="David" w:date="2022-08-17T16:58:00Z">
              <w:rPr>
                <w:rFonts w:ascii="Times New Roman" w:hAnsi="Times New Roman"/>
                <w:sz w:val="24"/>
                <w:szCs w:val="24"/>
              </w:rPr>
            </w:rPrChange>
          </w:rPr>
          <w:t xml:space="preserve"> opened each cupboard and drawer to familiarise myself with their contents. </w:t>
        </w:r>
      </w:ins>
      <w:ins w:id="659" w:author="Britt Collins" w:date="2021-09-30T15:33:00Z">
        <w:r w:rsidR="00083F0C" w:rsidRPr="00163DCF">
          <w:rPr>
            <w:szCs w:val="21"/>
            <w:rPrChange w:id="660" w:author="David" w:date="2022-08-17T16:58:00Z">
              <w:rPr>
                <w:rFonts w:ascii="Times New Roman" w:hAnsi="Times New Roman"/>
                <w:sz w:val="24"/>
                <w:szCs w:val="24"/>
              </w:rPr>
            </w:rPrChange>
          </w:rPr>
          <w:t>T</w:t>
        </w:r>
      </w:ins>
      <w:ins w:id="661" w:author="Britt Collins" w:date="2021-09-30T14:58:00Z">
        <w:r w:rsidR="006F31F6" w:rsidRPr="00163DCF">
          <w:rPr>
            <w:szCs w:val="21"/>
            <w:rPrChange w:id="662" w:author="David" w:date="2022-08-17T16:58:00Z">
              <w:rPr>
                <w:rFonts w:ascii="Times New Roman" w:hAnsi="Times New Roman"/>
                <w:sz w:val="24"/>
                <w:szCs w:val="24"/>
              </w:rPr>
            </w:rPrChange>
          </w:rPr>
          <w:t xml:space="preserve">here was nothing of interesting about the apartment. A place I would be calling home for the next </w:t>
        </w:r>
      </w:ins>
      <w:ins w:id="663" w:author="Britt Collins" w:date="2021-09-30T15:33:00Z">
        <w:r w:rsidR="00083F0C" w:rsidRPr="00163DCF">
          <w:rPr>
            <w:szCs w:val="21"/>
            <w:rPrChange w:id="664" w:author="David" w:date="2022-08-17T16:58:00Z">
              <w:rPr>
                <w:rFonts w:ascii="Times New Roman" w:hAnsi="Times New Roman"/>
                <w:sz w:val="24"/>
                <w:szCs w:val="24"/>
              </w:rPr>
            </w:rPrChange>
          </w:rPr>
          <w:t>two</w:t>
        </w:r>
      </w:ins>
      <w:ins w:id="665" w:author="Britt Collins" w:date="2021-09-30T14:58:00Z">
        <w:r w:rsidR="006F31F6" w:rsidRPr="00163DCF">
          <w:rPr>
            <w:szCs w:val="21"/>
            <w:rPrChange w:id="666" w:author="David" w:date="2022-08-17T16:58:00Z">
              <w:rPr>
                <w:rFonts w:ascii="Times New Roman" w:hAnsi="Times New Roman"/>
                <w:sz w:val="24"/>
                <w:szCs w:val="24"/>
              </w:rPr>
            </w:rPrChange>
          </w:rPr>
          <w:t xml:space="preserve"> weeks.</w:t>
        </w:r>
      </w:ins>
    </w:p>
    <w:p w14:paraId="1ACC9470" w14:textId="7B79EB5D" w:rsidR="006F31F6" w:rsidRPr="00163DCF" w:rsidRDefault="006F31F6">
      <w:pPr>
        <w:spacing w:line="276" w:lineRule="auto"/>
        <w:ind w:left="-5" w:right="15" w:firstLine="725"/>
        <w:rPr>
          <w:ins w:id="667" w:author="Britt Collins" w:date="2021-09-30T14:58:00Z"/>
          <w:szCs w:val="21"/>
          <w:rPrChange w:id="668" w:author="David" w:date="2022-08-17T16:58:00Z">
            <w:rPr>
              <w:ins w:id="669" w:author="Britt Collins" w:date="2021-09-30T14:58:00Z"/>
              <w:rFonts w:ascii="Times New Roman" w:hAnsi="Times New Roman"/>
              <w:sz w:val="24"/>
              <w:szCs w:val="24"/>
            </w:rPr>
          </w:rPrChange>
        </w:rPr>
        <w:pPrChange w:id="670" w:author="David" w:date="2022-08-17T17:01:00Z">
          <w:pPr>
            <w:ind w:left="-5" w:right="15"/>
          </w:pPr>
        </w:pPrChange>
      </w:pPr>
      <w:ins w:id="671" w:author="Britt Collins" w:date="2021-09-30T14:58:00Z">
        <w:r w:rsidRPr="00163DCF">
          <w:rPr>
            <w:szCs w:val="21"/>
            <w:rPrChange w:id="672" w:author="David" w:date="2022-08-17T16:58:00Z">
              <w:rPr>
                <w:rFonts w:ascii="Times New Roman" w:hAnsi="Times New Roman"/>
                <w:sz w:val="24"/>
                <w:szCs w:val="24"/>
              </w:rPr>
            </w:rPrChange>
          </w:rPr>
          <w:t xml:space="preserve">I began to </w:t>
        </w:r>
        <w:proofErr w:type="gramStart"/>
        <w:r w:rsidRPr="00163DCF">
          <w:rPr>
            <w:szCs w:val="21"/>
            <w:rPrChange w:id="673" w:author="David" w:date="2022-08-17T16:58:00Z">
              <w:rPr>
                <w:rFonts w:ascii="Times New Roman" w:hAnsi="Times New Roman"/>
                <w:sz w:val="24"/>
                <w:szCs w:val="24"/>
              </w:rPr>
            </w:rPrChange>
          </w:rPr>
          <w:t>rifl</w:t>
        </w:r>
      </w:ins>
      <w:ins w:id="674" w:author="Britt Collins" w:date="2021-09-30T15:34:00Z">
        <w:r w:rsidR="00083F0C" w:rsidRPr="00163DCF">
          <w:rPr>
            <w:szCs w:val="21"/>
            <w:rPrChange w:id="675" w:author="David" w:date="2022-08-17T16:58:00Z">
              <w:rPr>
                <w:rFonts w:ascii="Times New Roman" w:hAnsi="Times New Roman"/>
                <w:sz w:val="24"/>
                <w:szCs w:val="24"/>
              </w:rPr>
            </w:rPrChange>
          </w:rPr>
          <w:t>ing</w:t>
        </w:r>
      </w:ins>
      <w:proofErr w:type="gramEnd"/>
      <w:ins w:id="676" w:author="Britt Collins" w:date="2021-09-30T14:58:00Z">
        <w:r w:rsidRPr="00163DCF">
          <w:rPr>
            <w:szCs w:val="21"/>
            <w:rPrChange w:id="677" w:author="David" w:date="2022-08-17T16:58:00Z">
              <w:rPr>
                <w:rFonts w:ascii="Times New Roman" w:hAnsi="Times New Roman"/>
                <w:sz w:val="24"/>
                <w:szCs w:val="24"/>
              </w:rPr>
            </w:rPrChange>
          </w:rPr>
          <w:t xml:space="preserve"> through </w:t>
        </w:r>
      </w:ins>
      <w:ins w:id="678" w:author="Britt Collins" w:date="2021-09-30T15:34:00Z">
        <w:r w:rsidR="00083F0C" w:rsidRPr="00163DCF">
          <w:rPr>
            <w:szCs w:val="21"/>
            <w:rPrChange w:id="679" w:author="David" w:date="2022-08-17T16:58:00Z">
              <w:rPr>
                <w:rFonts w:ascii="Times New Roman" w:hAnsi="Times New Roman"/>
                <w:sz w:val="24"/>
                <w:szCs w:val="24"/>
              </w:rPr>
            </w:rPrChange>
          </w:rPr>
          <w:t>my bags</w:t>
        </w:r>
      </w:ins>
      <w:ins w:id="680" w:author="Britt Collins" w:date="2021-09-30T14:58:00Z">
        <w:r w:rsidRPr="00163DCF">
          <w:rPr>
            <w:szCs w:val="21"/>
            <w:rPrChange w:id="681" w:author="David" w:date="2022-08-17T16:58:00Z">
              <w:rPr>
                <w:rFonts w:ascii="Times New Roman" w:hAnsi="Times New Roman"/>
                <w:sz w:val="24"/>
                <w:szCs w:val="24"/>
              </w:rPr>
            </w:rPrChange>
          </w:rPr>
          <w:t xml:space="preserve">. Clothes, </w:t>
        </w:r>
        <w:proofErr w:type="gramStart"/>
        <w:r w:rsidRPr="00163DCF">
          <w:rPr>
            <w:szCs w:val="21"/>
            <w:rPrChange w:id="682" w:author="David" w:date="2022-08-17T16:58:00Z">
              <w:rPr>
                <w:rFonts w:ascii="Times New Roman" w:hAnsi="Times New Roman"/>
                <w:sz w:val="24"/>
                <w:szCs w:val="24"/>
              </w:rPr>
            </w:rPrChange>
          </w:rPr>
          <w:t>clothes</w:t>
        </w:r>
        <w:proofErr w:type="gramEnd"/>
        <w:r w:rsidRPr="00163DCF">
          <w:rPr>
            <w:szCs w:val="21"/>
            <w:rPrChange w:id="683" w:author="David" w:date="2022-08-17T16:58:00Z">
              <w:rPr>
                <w:rFonts w:ascii="Times New Roman" w:hAnsi="Times New Roman"/>
                <w:sz w:val="24"/>
                <w:szCs w:val="24"/>
              </w:rPr>
            </w:rPrChange>
          </w:rPr>
          <w:t xml:space="preserve"> and more clothes. </w:t>
        </w:r>
      </w:ins>
      <w:ins w:id="684" w:author="Britt Collins" w:date="2021-09-30T15:34:00Z">
        <w:r w:rsidR="00083F0C" w:rsidRPr="00163DCF">
          <w:rPr>
            <w:szCs w:val="21"/>
            <w:rPrChange w:id="685" w:author="David" w:date="2022-08-17T16:58:00Z">
              <w:rPr>
                <w:rFonts w:ascii="Times New Roman" w:hAnsi="Times New Roman"/>
                <w:sz w:val="24"/>
                <w:szCs w:val="24"/>
              </w:rPr>
            </w:rPrChange>
          </w:rPr>
          <w:t>“</w:t>
        </w:r>
      </w:ins>
      <w:proofErr w:type="gramStart"/>
      <w:ins w:id="686" w:author="Britt Collins" w:date="2021-09-30T14:58:00Z">
        <w:r w:rsidRPr="00163DCF">
          <w:rPr>
            <w:szCs w:val="21"/>
            <w:rPrChange w:id="687" w:author="David" w:date="2022-08-17T16:58:00Z">
              <w:rPr>
                <w:rFonts w:ascii="Times New Roman" w:hAnsi="Times New Roman"/>
                <w:sz w:val="24"/>
                <w:szCs w:val="24"/>
              </w:rPr>
            </w:rPrChange>
          </w:rPr>
          <w:t>Ah!</w:t>
        </w:r>
      </w:ins>
      <w:ins w:id="688" w:author="Britt Collins" w:date="2021-09-30T15:34:00Z">
        <w:r w:rsidR="00083F0C" w:rsidRPr="00163DCF">
          <w:rPr>
            <w:szCs w:val="21"/>
            <w:rPrChange w:id="689" w:author="David" w:date="2022-08-17T16:58:00Z">
              <w:rPr>
                <w:rFonts w:ascii="Times New Roman" w:hAnsi="Times New Roman"/>
                <w:sz w:val="24"/>
                <w:szCs w:val="24"/>
              </w:rPr>
            </w:rPrChange>
          </w:rPr>
          <w:t>,</w:t>
        </w:r>
        <w:proofErr w:type="gramEnd"/>
        <w:r w:rsidR="00083F0C" w:rsidRPr="00163DCF">
          <w:rPr>
            <w:szCs w:val="21"/>
            <w:rPrChange w:id="690" w:author="David" w:date="2022-08-17T16:58:00Z">
              <w:rPr>
                <w:rFonts w:ascii="Times New Roman" w:hAnsi="Times New Roman"/>
                <w:sz w:val="24"/>
                <w:szCs w:val="24"/>
              </w:rPr>
            </w:rPrChange>
          </w:rPr>
          <w:t>”</w:t>
        </w:r>
      </w:ins>
      <w:ins w:id="691" w:author="Britt Collins" w:date="2021-09-30T14:58:00Z">
        <w:r w:rsidRPr="00163DCF">
          <w:rPr>
            <w:szCs w:val="21"/>
            <w:rPrChange w:id="692" w:author="David" w:date="2022-08-17T16:58:00Z">
              <w:rPr>
                <w:rFonts w:ascii="Times New Roman" w:hAnsi="Times New Roman"/>
                <w:sz w:val="24"/>
                <w:szCs w:val="24"/>
              </w:rPr>
            </w:rPrChange>
          </w:rPr>
          <w:t xml:space="preserve"> I said as I had located my electronic gadgets. I had a gander at the labels on my back-up compact disks: "Work shit", "Personal crap", "Films, shows to watch" then I saw it, "P0rn". I loved soft porn, especially that of naked women with large breasts. I didn’t realise </w:t>
        </w:r>
      </w:ins>
      <w:ins w:id="693" w:author="Britt Collins" w:date="2021-09-30T15:35:00Z">
        <w:r w:rsidR="00083F0C" w:rsidRPr="00163DCF">
          <w:rPr>
            <w:szCs w:val="21"/>
            <w:rPrChange w:id="694" w:author="David" w:date="2022-08-17T16:58:00Z">
              <w:rPr>
                <w:rFonts w:ascii="Times New Roman" w:hAnsi="Times New Roman"/>
                <w:sz w:val="24"/>
                <w:szCs w:val="24"/>
              </w:rPr>
            </w:rPrChange>
          </w:rPr>
          <w:t>at the time, but</w:t>
        </w:r>
      </w:ins>
      <w:ins w:id="695" w:author="Britt Collins" w:date="2021-09-30T14:58:00Z">
        <w:r w:rsidRPr="00163DCF">
          <w:rPr>
            <w:szCs w:val="21"/>
            <w:rPrChange w:id="696" w:author="David" w:date="2022-08-17T16:58:00Z">
              <w:rPr>
                <w:rFonts w:ascii="Times New Roman" w:hAnsi="Times New Roman"/>
                <w:sz w:val="24"/>
                <w:szCs w:val="24"/>
              </w:rPr>
            </w:rPrChange>
          </w:rPr>
          <w:t xml:space="preserve"> I had an unhealthy relationship with this material. The adrenaline rush and resultant orgasm of masturbation was a high I couldn’t get enough of. The </w:t>
        </w:r>
      </w:ins>
      <w:ins w:id="697" w:author="Britt Collins" w:date="2021-09-30T15:33:00Z">
        <w:r w:rsidR="00083F0C" w:rsidRPr="00163DCF">
          <w:rPr>
            <w:szCs w:val="21"/>
            <w:rPrChange w:id="698" w:author="David" w:date="2022-08-17T16:58:00Z">
              <w:rPr>
                <w:rFonts w:ascii="Times New Roman" w:hAnsi="Times New Roman"/>
                <w:sz w:val="24"/>
                <w:szCs w:val="24"/>
              </w:rPr>
            </w:rPrChange>
          </w:rPr>
          <w:t>tw</w:t>
        </w:r>
      </w:ins>
      <w:ins w:id="699" w:author="Britt Collins" w:date="2021-09-30T15:34:00Z">
        <w:r w:rsidR="00083F0C" w:rsidRPr="00163DCF">
          <w:rPr>
            <w:szCs w:val="21"/>
            <w:rPrChange w:id="700" w:author="David" w:date="2022-08-17T16:58:00Z">
              <w:rPr>
                <w:rFonts w:ascii="Times New Roman" w:hAnsi="Times New Roman"/>
                <w:sz w:val="24"/>
                <w:szCs w:val="24"/>
              </w:rPr>
            </w:rPrChange>
          </w:rPr>
          <w:t>o</w:t>
        </w:r>
      </w:ins>
      <w:ins w:id="701" w:author="Britt Collins" w:date="2021-09-30T14:58:00Z">
        <w:r w:rsidRPr="00163DCF">
          <w:rPr>
            <w:szCs w:val="21"/>
            <w:rPrChange w:id="702" w:author="David" w:date="2022-08-17T16:58:00Z">
              <w:rPr>
                <w:rFonts w:ascii="Times New Roman" w:hAnsi="Times New Roman"/>
                <w:sz w:val="24"/>
                <w:szCs w:val="24"/>
              </w:rPr>
            </w:rPrChange>
          </w:rPr>
          <w:t xml:space="preserve"> days I had spent travelling to Sydney, </w:t>
        </w:r>
      </w:ins>
      <w:ins w:id="703" w:author="Britt Collins" w:date="2021-09-30T15:35:00Z">
        <w:r w:rsidR="00083F0C" w:rsidRPr="00163DCF">
          <w:rPr>
            <w:szCs w:val="21"/>
            <w:rPrChange w:id="704" w:author="David" w:date="2022-08-17T16:58:00Z">
              <w:rPr>
                <w:rFonts w:ascii="Times New Roman" w:hAnsi="Times New Roman"/>
                <w:sz w:val="24"/>
                <w:szCs w:val="24"/>
              </w:rPr>
            </w:rPrChange>
          </w:rPr>
          <w:t>two</w:t>
        </w:r>
      </w:ins>
      <w:ins w:id="705" w:author="Britt Collins" w:date="2021-09-30T14:58:00Z">
        <w:r w:rsidRPr="00163DCF">
          <w:rPr>
            <w:szCs w:val="21"/>
            <w:rPrChange w:id="706" w:author="David" w:date="2022-08-17T16:58:00Z">
              <w:rPr>
                <w:rFonts w:ascii="Times New Roman" w:hAnsi="Times New Roman"/>
                <w:sz w:val="24"/>
                <w:szCs w:val="24"/>
              </w:rPr>
            </w:rPrChange>
          </w:rPr>
          <w:t xml:space="preserve"> days without masturbating, was probably the longest period I had gone cold turkey in years. As I looked at those CDs</w:t>
        </w:r>
      </w:ins>
      <w:ins w:id="707" w:author="Britt Collins" w:date="2021-09-30T15:35:00Z">
        <w:r w:rsidR="00083F0C" w:rsidRPr="00163DCF">
          <w:rPr>
            <w:szCs w:val="21"/>
            <w:rPrChange w:id="708" w:author="David" w:date="2022-08-17T16:58:00Z">
              <w:rPr>
                <w:rFonts w:ascii="Times New Roman" w:hAnsi="Times New Roman"/>
                <w:sz w:val="24"/>
                <w:szCs w:val="24"/>
              </w:rPr>
            </w:rPrChange>
          </w:rPr>
          <w:t>,</w:t>
        </w:r>
      </w:ins>
      <w:ins w:id="709" w:author="Britt Collins" w:date="2021-09-30T14:58:00Z">
        <w:r w:rsidRPr="00163DCF">
          <w:rPr>
            <w:szCs w:val="21"/>
            <w:rPrChange w:id="710" w:author="David" w:date="2022-08-17T16:58:00Z">
              <w:rPr>
                <w:rFonts w:ascii="Times New Roman" w:hAnsi="Times New Roman"/>
                <w:sz w:val="24"/>
                <w:szCs w:val="24"/>
              </w:rPr>
            </w:rPrChange>
          </w:rPr>
          <w:t xml:space="preserve"> I felt </w:t>
        </w:r>
      </w:ins>
      <w:ins w:id="711" w:author="Britt Collins" w:date="2021-09-30T15:35:00Z">
        <w:r w:rsidR="00083F0C" w:rsidRPr="00163DCF">
          <w:rPr>
            <w:szCs w:val="21"/>
            <w:rPrChange w:id="712" w:author="David" w:date="2022-08-17T16:58:00Z">
              <w:rPr>
                <w:rFonts w:ascii="Times New Roman" w:hAnsi="Times New Roman"/>
                <w:sz w:val="24"/>
                <w:szCs w:val="24"/>
              </w:rPr>
            </w:rPrChange>
          </w:rPr>
          <w:t xml:space="preserve">a surge of </w:t>
        </w:r>
      </w:ins>
      <w:ins w:id="713" w:author="Britt Collins" w:date="2021-09-30T14:58:00Z">
        <w:r w:rsidRPr="00163DCF">
          <w:rPr>
            <w:szCs w:val="21"/>
            <w:rPrChange w:id="714" w:author="David" w:date="2022-08-17T16:58:00Z">
              <w:rPr>
                <w:rFonts w:ascii="Times New Roman" w:hAnsi="Times New Roman"/>
                <w:sz w:val="24"/>
                <w:szCs w:val="24"/>
              </w:rPr>
            </w:rPrChange>
          </w:rPr>
          <w:t xml:space="preserve">anger. My unhealthy </w:t>
        </w:r>
      </w:ins>
      <w:ins w:id="715" w:author="Britt Collins" w:date="2021-09-30T15:36:00Z">
        <w:r w:rsidR="00083F0C" w:rsidRPr="00163DCF">
          <w:rPr>
            <w:szCs w:val="21"/>
            <w:rPrChange w:id="716" w:author="David" w:date="2022-08-17T16:58:00Z">
              <w:rPr>
                <w:rFonts w:ascii="Times New Roman" w:hAnsi="Times New Roman"/>
                <w:sz w:val="24"/>
                <w:szCs w:val="24"/>
              </w:rPr>
            </w:rPrChange>
          </w:rPr>
          <w:t>obsession with porn</w:t>
        </w:r>
      </w:ins>
      <w:ins w:id="717" w:author="Britt Collins" w:date="2021-09-30T14:58:00Z">
        <w:r w:rsidRPr="00163DCF">
          <w:rPr>
            <w:szCs w:val="21"/>
            <w:rPrChange w:id="718" w:author="David" w:date="2022-08-17T16:58:00Z">
              <w:rPr>
                <w:rFonts w:ascii="Times New Roman" w:hAnsi="Times New Roman"/>
                <w:sz w:val="24"/>
                <w:szCs w:val="24"/>
              </w:rPr>
            </w:rPrChange>
          </w:rPr>
          <w:t xml:space="preserve"> was the reason I lost my job. I took each CD</w:t>
        </w:r>
      </w:ins>
      <w:ins w:id="719" w:author="Britt Collins" w:date="2021-09-30T15:36:00Z">
        <w:r w:rsidR="00083F0C" w:rsidRPr="00163DCF">
          <w:rPr>
            <w:szCs w:val="21"/>
            <w:rPrChange w:id="720" w:author="David" w:date="2022-08-17T16:58:00Z">
              <w:rPr>
                <w:rFonts w:ascii="Times New Roman" w:hAnsi="Times New Roman"/>
                <w:sz w:val="24"/>
                <w:szCs w:val="24"/>
              </w:rPr>
            </w:rPrChange>
          </w:rPr>
          <w:t>,</w:t>
        </w:r>
      </w:ins>
      <w:ins w:id="721" w:author="Britt Collins" w:date="2021-09-30T14:58:00Z">
        <w:r w:rsidRPr="00163DCF">
          <w:rPr>
            <w:szCs w:val="21"/>
            <w:rPrChange w:id="722" w:author="David" w:date="2022-08-17T16:58:00Z">
              <w:rPr>
                <w:rFonts w:ascii="Times New Roman" w:hAnsi="Times New Roman"/>
                <w:sz w:val="24"/>
                <w:szCs w:val="24"/>
              </w:rPr>
            </w:rPrChange>
          </w:rPr>
          <w:t xml:space="preserve"> broke it into shards</w:t>
        </w:r>
      </w:ins>
      <w:ins w:id="723" w:author="Britt Collins" w:date="2021-09-30T15:36:00Z">
        <w:r w:rsidR="00083F0C" w:rsidRPr="00163DCF">
          <w:rPr>
            <w:szCs w:val="21"/>
            <w:rPrChange w:id="724" w:author="David" w:date="2022-08-17T16:58:00Z">
              <w:rPr>
                <w:rFonts w:ascii="Times New Roman" w:hAnsi="Times New Roman"/>
                <w:sz w:val="24"/>
                <w:szCs w:val="24"/>
              </w:rPr>
            </w:rPrChange>
          </w:rPr>
          <w:t xml:space="preserve"> and</w:t>
        </w:r>
      </w:ins>
      <w:ins w:id="725" w:author="Britt Collins" w:date="2021-09-30T14:58:00Z">
        <w:r w:rsidRPr="00163DCF">
          <w:rPr>
            <w:szCs w:val="21"/>
            <w:rPrChange w:id="726" w:author="David" w:date="2022-08-17T16:58:00Z">
              <w:rPr>
                <w:rFonts w:ascii="Times New Roman" w:hAnsi="Times New Roman"/>
                <w:sz w:val="24"/>
                <w:szCs w:val="24"/>
              </w:rPr>
            </w:rPrChange>
          </w:rPr>
          <w:t xml:space="preserve"> </w:t>
        </w:r>
      </w:ins>
      <w:ins w:id="727" w:author="Britt Collins" w:date="2021-09-30T15:37:00Z">
        <w:r w:rsidR="00083F0C" w:rsidRPr="00163DCF">
          <w:rPr>
            <w:szCs w:val="21"/>
            <w:rPrChange w:id="728" w:author="David" w:date="2022-08-17T16:58:00Z">
              <w:rPr>
                <w:rFonts w:ascii="Times New Roman" w:hAnsi="Times New Roman"/>
                <w:sz w:val="24"/>
                <w:szCs w:val="24"/>
              </w:rPr>
            </w:rPrChange>
          </w:rPr>
          <w:t>trashed them</w:t>
        </w:r>
      </w:ins>
      <w:ins w:id="729" w:author="Britt Collins" w:date="2021-09-30T14:58:00Z">
        <w:r w:rsidRPr="00163DCF">
          <w:rPr>
            <w:szCs w:val="21"/>
            <w:rPrChange w:id="730" w:author="David" w:date="2022-08-17T16:58:00Z">
              <w:rPr>
                <w:rFonts w:ascii="Times New Roman" w:hAnsi="Times New Roman"/>
                <w:sz w:val="24"/>
                <w:szCs w:val="24"/>
              </w:rPr>
            </w:rPrChange>
          </w:rPr>
          <w:t xml:space="preserve">. It was an empowering feeling, with a hint of regret. Even though I had rid myself of the pornography, it didn’t stop the need. Where did I draw the boundary? Was I to stop masturbating </w:t>
        </w:r>
        <w:r w:rsidRPr="00163DCF">
          <w:rPr>
            <w:i/>
            <w:szCs w:val="21"/>
            <w:rPrChange w:id="731" w:author="David" w:date="2022-08-17T16:58:00Z">
              <w:rPr>
                <w:rFonts w:ascii="Times New Roman" w:hAnsi="Times New Roman"/>
                <w:i/>
                <w:sz w:val="24"/>
                <w:szCs w:val="24"/>
              </w:rPr>
            </w:rPrChange>
          </w:rPr>
          <w:t>full stop</w:t>
        </w:r>
        <w:r w:rsidRPr="00163DCF">
          <w:rPr>
            <w:szCs w:val="21"/>
            <w:rPrChange w:id="732" w:author="David" w:date="2022-08-17T16:58:00Z">
              <w:rPr>
                <w:rFonts w:ascii="Times New Roman" w:hAnsi="Times New Roman"/>
                <w:sz w:val="24"/>
                <w:szCs w:val="24"/>
              </w:rPr>
            </w:rPrChange>
          </w:rPr>
          <w:t xml:space="preserve"> or masturbate under certain, allowable conditions? As I attended to these thoughts, I decided that masturbation was allowable, but only under the condition that it could not be stimulated by pornographic material. I needed to be more disciplined.</w:t>
        </w:r>
      </w:ins>
    </w:p>
    <w:p w14:paraId="356748B5" w14:textId="20300E6E" w:rsidR="006F31F6" w:rsidRPr="00163DCF" w:rsidRDefault="006F31F6">
      <w:pPr>
        <w:spacing w:line="276" w:lineRule="auto"/>
        <w:ind w:left="-5" w:right="15"/>
        <w:rPr>
          <w:ins w:id="733" w:author="Britt Collins" w:date="2021-09-30T14:58:00Z"/>
          <w:szCs w:val="21"/>
          <w:rPrChange w:id="734" w:author="David" w:date="2022-08-17T16:58:00Z">
            <w:rPr>
              <w:ins w:id="735" w:author="Britt Collins" w:date="2021-09-30T14:58:00Z"/>
              <w:rFonts w:ascii="Times New Roman" w:hAnsi="Times New Roman"/>
              <w:sz w:val="24"/>
              <w:szCs w:val="24"/>
            </w:rPr>
          </w:rPrChange>
        </w:rPr>
        <w:pPrChange w:id="736" w:author="David" w:date="2022-08-17T17:01:00Z">
          <w:pPr>
            <w:ind w:left="-5" w:right="15"/>
          </w:pPr>
        </w:pPrChange>
      </w:pPr>
      <w:ins w:id="737" w:author="Britt Collins" w:date="2021-09-30T14:58:00Z">
        <w:r w:rsidRPr="00163DCF">
          <w:rPr>
            <w:szCs w:val="21"/>
            <w:rPrChange w:id="738" w:author="David" w:date="2022-08-17T16:58:00Z">
              <w:rPr>
                <w:rFonts w:ascii="Times New Roman" w:hAnsi="Times New Roman"/>
                <w:sz w:val="24"/>
                <w:szCs w:val="24"/>
              </w:rPr>
            </w:rPrChange>
          </w:rPr>
          <w:t xml:space="preserve">I took a deep breath out and regained my focus. I still had a large list of jobs that needed completing. I showered and changed into my </w:t>
        </w:r>
      </w:ins>
      <w:ins w:id="739" w:author="Britt Collins" w:date="2021-09-30T15:37:00Z">
        <w:r w:rsidR="00083F0C" w:rsidRPr="00163DCF">
          <w:rPr>
            <w:szCs w:val="21"/>
            <w:rPrChange w:id="740" w:author="David" w:date="2022-08-17T16:58:00Z">
              <w:rPr>
                <w:rFonts w:ascii="Times New Roman" w:hAnsi="Times New Roman"/>
                <w:sz w:val="24"/>
                <w:szCs w:val="24"/>
              </w:rPr>
            </w:rPrChange>
          </w:rPr>
          <w:t xml:space="preserve">lighter </w:t>
        </w:r>
      </w:ins>
      <w:ins w:id="741" w:author="Britt Collins" w:date="2021-09-30T14:58:00Z">
        <w:r w:rsidRPr="00163DCF">
          <w:rPr>
            <w:szCs w:val="21"/>
            <w:rPrChange w:id="742" w:author="David" w:date="2022-08-17T16:58:00Z">
              <w:rPr>
                <w:rFonts w:ascii="Times New Roman" w:hAnsi="Times New Roman"/>
                <w:sz w:val="24"/>
                <w:szCs w:val="24"/>
              </w:rPr>
            </w:rPrChange>
          </w:rPr>
          <w:t xml:space="preserve">summer </w:t>
        </w:r>
      </w:ins>
      <w:ins w:id="743" w:author="Britt Collins" w:date="2021-09-30T15:37:00Z">
        <w:r w:rsidR="00083F0C" w:rsidRPr="00163DCF">
          <w:rPr>
            <w:szCs w:val="21"/>
            <w:rPrChange w:id="744" w:author="David" w:date="2022-08-17T16:58:00Z">
              <w:rPr>
                <w:rFonts w:ascii="Times New Roman" w:hAnsi="Times New Roman"/>
                <w:sz w:val="24"/>
                <w:szCs w:val="24"/>
              </w:rPr>
            </w:rPrChange>
          </w:rPr>
          <w:t>clothes</w:t>
        </w:r>
      </w:ins>
      <w:ins w:id="745" w:author="Britt Collins" w:date="2021-09-30T14:58:00Z">
        <w:r w:rsidRPr="00163DCF">
          <w:rPr>
            <w:szCs w:val="21"/>
            <w:rPrChange w:id="746" w:author="David" w:date="2022-08-17T16:58:00Z">
              <w:rPr>
                <w:rFonts w:ascii="Times New Roman" w:hAnsi="Times New Roman"/>
                <w:sz w:val="24"/>
                <w:szCs w:val="24"/>
              </w:rPr>
            </w:rPrChange>
          </w:rPr>
          <w:t>. I made my way to the bright, busy beat of the street outside. It was lunchtime</w:t>
        </w:r>
      </w:ins>
      <w:ins w:id="747" w:author="Britt Collins" w:date="2021-09-30T15:38:00Z">
        <w:r w:rsidR="00083F0C" w:rsidRPr="00163DCF">
          <w:rPr>
            <w:szCs w:val="21"/>
            <w:rPrChange w:id="748" w:author="David" w:date="2022-08-17T16:58:00Z">
              <w:rPr>
                <w:rFonts w:ascii="Times New Roman" w:hAnsi="Times New Roman"/>
                <w:sz w:val="24"/>
                <w:szCs w:val="24"/>
              </w:rPr>
            </w:rPrChange>
          </w:rPr>
          <w:t xml:space="preserve"> and t</w:t>
        </w:r>
      </w:ins>
      <w:ins w:id="749" w:author="Britt Collins" w:date="2021-09-30T14:58:00Z">
        <w:r w:rsidRPr="00163DCF">
          <w:rPr>
            <w:szCs w:val="21"/>
            <w:rPrChange w:id="750" w:author="David" w:date="2022-08-17T16:58:00Z">
              <w:rPr>
                <w:rFonts w:ascii="Times New Roman" w:hAnsi="Times New Roman"/>
                <w:sz w:val="24"/>
                <w:szCs w:val="24"/>
              </w:rPr>
            </w:rPrChange>
          </w:rPr>
          <w:t xml:space="preserve">he streets of Sydney CBD were buzzing. A large gathering of formally clothed office workers hung around St Martin’s Square and George Street. I did what felt natural in an unfamiliar social environment, I people watched. George Street's shopping arcade impressed upon me a feeling of Victorian British pride. Even so, the Victorian architectural cues were unfamiliar to me. </w:t>
        </w:r>
      </w:ins>
    </w:p>
    <w:p w14:paraId="2526FF39" w14:textId="6AE728D3" w:rsidR="006F31F6" w:rsidRPr="00163DCF" w:rsidRDefault="00083F0C">
      <w:pPr>
        <w:spacing w:line="276" w:lineRule="auto"/>
        <w:ind w:left="-5" w:right="15" w:firstLine="725"/>
        <w:rPr>
          <w:ins w:id="751" w:author="Britt Collins" w:date="2021-09-30T14:58:00Z"/>
          <w:szCs w:val="21"/>
          <w:rPrChange w:id="752" w:author="David" w:date="2022-08-17T16:58:00Z">
            <w:rPr>
              <w:ins w:id="753" w:author="Britt Collins" w:date="2021-09-30T14:58:00Z"/>
              <w:rFonts w:ascii="Times New Roman" w:hAnsi="Times New Roman"/>
              <w:sz w:val="24"/>
              <w:szCs w:val="24"/>
            </w:rPr>
          </w:rPrChange>
        </w:rPr>
        <w:pPrChange w:id="754" w:author="David" w:date="2022-08-17T17:01:00Z">
          <w:pPr>
            <w:numPr>
              <w:numId w:val="2"/>
            </w:numPr>
            <w:ind w:left="600" w:right="15" w:hanging="210"/>
          </w:pPr>
        </w:pPrChange>
      </w:pPr>
      <w:proofErr w:type="gramStart"/>
      <w:ins w:id="755" w:author="Britt Collins" w:date="2021-09-30T15:40:00Z">
        <w:r w:rsidRPr="00163DCF">
          <w:rPr>
            <w:b/>
            <w:szCs w:val="21"/>
            <w:rPrChange w:id="756" w:author="David" w:date="2022-08-17T16:58:00Z">
              <w:rPr>
                <w:rFonts w:ascii="Times New Roman" w:hAnsi="Times New Roman"/>
                <w:sz w:val="24"/>
                <w:szCs w:val="24"/>
              </w:rPr>
            </w:rPrChange>
          </w:rPr>
          <w:t>AGAIN</w:t>
        </w:r>
        <w:proofErr w:type="gramEnd"/>
        <w:r w:rsidRPr="00163DCF">
          <w:rPr>
            <w:b/>
            <w:szCs w:val="21"/>
            <w:rPrChange w:id="757" w:author="David" w:date="2022-08-17T16:58:00Z">
              <w:rPr>
                <w:rFonts w:ascii="Times New Roman" w:hAnsi="Times New Roman"/>
                <w:sz w:val="24"/>
                <w:szCs w:val="24"/>
              </w:rPr>
            </w:rPrChange>
          </w:rPr>
          <w:t xml:space="preserve"> CONDE</w:t>
        </w:r>
      </w:ins>
      <w:ins w:id="758" w:author="Britt Collins" w:date="2021-09-30T15:41:00Z">
        <w:r w:rsidRPr="00163DCF">
          <w:rPr>
            <w:b/>
            <w:szCs w:val="21"/>
            <w:rPrChange w:id="759" w:author="David" w:date="2022-08-17T16:58:00Z">
              <w:rPr>
                <w:rFonts w:ascii="Times New Roman" w:hAnsi="Times New Roman"/>
                <w:b/>
                <w:sz w:val="24"/>
                <w:szCs w:val="24"/>
              </w:rPr>
            </w:rPrChange>
          </w:rPr>
          <w:t>N</w:t>
        </w:r>
      </w:ins>
      <w:ins w:id="760" w:author="Britt Collins" w:date="2021-09-30T15:40:00Z">
        <w:r w:rsidRPr="00163DCF">
          <w:rPr>
            <w:b/>
            <w:szCs w:val="21"/>
            <w:rPrChange w:id="761" w:author="David" w:date="2022-08-17T16:58:00Z">
              <w:rPr>
                <w:rFonts w:ascii="Times New Roman" w:hAnsi="Times New Roman"/>
                <w:sz w:val="24"/>
                <w:szCs w:val="24"/>
              </w:rPr>
            </w:rPrChange>
          </w:rPr>
          <w:t xml:space="preserve">SE THIS TO </w:t>
        </w:r>
      </w:ins>
      <w:ins w:id="762" w:author="Britt Collins" w:date="2021-09-30T15:41:00Z">
        <w:r w:rsidRPr="00163DCF">
          <w:rPr>
            <w:b/>
            <w:szCs w:val="21"/>
            <w:rPrChange w:id="763" w:author="David" w:date="2022-08-17T16:58:00Z">
              <w:rPr>
                <w:rFonts w:ascii="Times New Roman" w:hAnsi="Times New Roman"/>
                <w:sz w:val="24"/>
                <w:szCs w:val="24"/>
              </w:rPr>
            </w:rPrChange>
          </w:rPr>
          <w:t>A FEW LINES.</w:t>
        </w:r>
        <w:r w:rsidRPr="00163DCF">
          <w:rPr>
            <w:szCs w:val="21"/>
            <w:rPrChange w:id="764" w:author="David" w:date="2022-08-17T16:58:00Z">
              <w:rPr>
                <w:rFonts w:ascii="Times New Roman" w:hAnsi="Times New Roman"/>
                <w:sz w:val="24"/>
                <w:szCs w:val="24"/>
              </w:rPr>
            </w:rPrChange>
          </w:rPr>
          <w:t xml:space="preserve"> </w:t>
        </w:r>
      </w:ins>
      <w:ins w:id="765" w:author="Britt Collins" w:date="2021-09-30T15:39:00Z">
        <w:r w:rsidRPr="00163DCF">
          <w:rPr>
            <w:szCs w:val="21"/>
            <w:rPrChange w:id="766" w:author="David" w:date="2022-08-17T16:58:00Z">
              <w:rPr>
                <w:rFonts w:ascii="Times New Roman" w:hAnsi="Times New Roman"/>
                <w:sz w:val="24"/>
                <w:szCs w:val="24"/>
              </w:rPr>
            </w:rPrChange>
          </w:rPr>
          <w:t xml:space="preserve">Glimpsing a Woolworths across the road, </w:t>
        </w:r>
      </w:ins>
      <w:ins w:id="767" w:author="Britt Collins" w:date="2021-09-30T14:58:00Z">
        <w:r w:rsidR="006F31F6" w:rsidRPr="00163DCF">
          <w:rPr>
            <w:szCs w:val="21"/>
            <w:rPrChange w:id="768" w:author="David" w:date="2022-08-17T16:58:00Z">
              <w:rPr>
                <w:rFonts w:ascii="Times New Roman" w:hAnsi="Times New Roman"/>
                <w:sz w:val="24"/>
                <w:szCs w:val="24"/>
              </w:rPr>
            </w:rPrChange>
          </w:rPr>
          <w:t xml:space="preserve">I nearly wept. </w:t>
        </w:r>
      </w:ins>
      <w:ins w:id="769" w:author="Britt Collins" w:date="2021-09-30T15:39:00Z">
        <w:r w:rsidRPr="00163DCF">
          <w:rPr>
            <w:szCs w:val="21"/>
            <w:rPrChange w:id="770" w:author="David" w:date="2022-08-17T16:58:00Z">
              <w:rPr>
                <w:rFonts w:ascii="Times New Roman" w:hAnsi="Times New Roman"/>
                <w:sz w:val="24"/>
                <w:szCs w:val="24"/>
              </w:rPr>
            </w:rPrChange>
          </w:rPr>
          <w:t xml:space="preserve">The five-and-dime chain </w:t>
        </w:r>
      </w:ins>
      <w:ins w:id="771" w:author="Britt Collins" w:date="2021-09-30T14:58:00Z">
        <w:r w:rsidR="006F31F6" w:rsidRPr="00163DCF">
          <w:rPr>
            <w:szCs w:val="21"/>
            <w:rPrChange w:id="772" w:author="David" w:date="2022-08-17T16:58:00Z">
              <w:rPr>
                <w:rFonts w:ascii="Times New Roman" w:hAnsi="Times New Roman"/>
                <w:sz w:val="24"/>
                <w:szCs w:val="24"/>
              </w:rPr>
            </w:rPrChange>
          </w:rPr>
          <w:t xml:space="preserve">had recently </w:t>
        </w:r>
      </w:ins>
      <w:ins w:id="773" w:author="Britt Collins" w:date="2021-09-30T15:40:00Z">
        <w:r w:rsidRPr="00163DCF">
          <w:rPr>
            <w:szCs w:val="21"/>
            <w:rPrChange w:id="774" w:author="David" w:date="2022-08-17T16:58:00Z">
              <w:rPr>
                <w:rFonts w:ascii="Times New Roman" w:hAnsi="Times New Roman"/>
                <w:sz w:val="24"/>
                <w:szCs w:val="24"/>
              </w:rPr>
            </w:rPrChange>
          </w:rPr>
          <w:t>shuttered all its stores</w:t>
        </w:r>
      </w:ins>
      <w:ins w:id="775" w:author="Britt Collins" w:date="2021-09-30T14:58:00Z">
        <w:r w:rsidR="006F31F6" w:rsidRPr="00163DCF">
          <w:rPr>
            <w:szCs w:val="21"/>
            <w:rPrChange w:id="776" w:author="David" w:date="2022-08-17T16:58:00Z">
              <w:rPr>
                <w:rFonts w:ascii="Times New Roman" w:hAnsi="Times New Roman"/>
                <w:sz w:val="24"/>
                <w:szCs w:val="24"/>
              </w:rPr>
            </w:rPrChange>
          </w:rPr>
          <w:t xml:space="preserve"> </w:t>
        </w:r>
      </w:ins>
      <w:ins w:id="777" w:author="Britt Collins" w:date="2021-09-30T15:39:00Z">
        <w:r w:rsidRPr="00163DCF">
          <w:rPr>
            <w:szCs w:val="21"/>
            <w:rPrChange w:id="778" w:author="David" w:date="2022-08-17T16:58:00Z">
              <w:rPr>
                <w:rFonts w:ascii="Times New Roman" w:hAnsi="Times New Roman"/>
                <w:sz w:val="24"/>
                <w:szCs w:val="24"/>
              </w:rPr>
            </w:rPrChange>
          </w:rPr>
          <w:t>in the</w:t>
        </w:r>
      </w:ins>
      <w:ins w:id="779" w:author="Britt Collins" w:date="2021-09-30T14:58:00Z">
        <w:r w:rsidR="006F31F6" w:rsidRPr="00163DCF">
          <w:rPr>
            <w:szCs w:val="21"/>
            <w:rPrChange w:id="780" w:author="David" w:date="2022-08-17T16:58:00Z">
              <w:rPr>
                <w:rFonts w:ascii="Times New Roman" w:hAnsi="Times New Roman"/>
                <w:sz w:val="24"/>
                <w:szCs w:val="24"/>
              </w:rPr>
            </w:rPrChange>
          </w:rPr>
          <w:t xml:space="preserve"> UK, but it appeared to be </w:t>
        </w:r>
      </w:ins>
      <w:ins w:id="781" w:author="Britt Collins" w:date="2021-09-30T15:40:00Z">
        <w:r w:rsidRPr="00163DCF">
          <w:rPr>
            <w:szCs w:val="21"/>
            <w:rPrChange w:id="782" w:author="David" w:date="2022-08-17T16:58:00Z">
              <w:rPr>
                <w:rFonts w:ascii="Times New Roman" w:hAnsi="Times New Roman"/>
                <w:sz w:val="24"/>
                <w:szCs w:val="24"/>
              </w:rPr>
            </w:rPrChange>
          </w:rPr>
          <w:t>thriving</w:t>
        </w:r>
      </w:ins>
      <w:ins w:id="783" w:author="Britt Collins" w:date="2021-09-30T14:58:00Z">
        <w:r w:rsidR="006F31F6" w:rsidRPr="00163DCF">
          <w:rPr>
            <w:szCs w:val="21"/>
            <w:rPrChange w:id="784" w:author="David" w:date="2022-08-17T16:58:00Z">
              <w:rPr>
                <w:rFonts w:ascii="Times New Roman" w:hAnsi="Times New Roman"/>
                <w:sz w:val="24"/>
                <w:szCs w:val="24"/>
              </w:rPr>
            </w:rPrChange>
          </w:rPr>
          <w:t xml:space="preserve"> in Sydney. I walked diagonally across the road and in through Woollies entrance. My initial observations were one of amazement. This was a supermarket, not a hodgepodge discount store like its UK cousin</w:t>
        </w:r>
      </w:ins>
      <w:ins w:id="785" w:author="Britt Collins" w:date="2021-09-30T15:43:00Z">
        <w:r w:rsidR="006E65DA" w:rsidRPr="00163DCF">
          <w:rPr>
            <w:szCs w:val="21"/>
            <w:rPrChange w:id="786" w:author="David" w:date="2022-08-17T16:58:00Z">
              <w:rPr>
                <w:rFonts w:ascii="Times New Roman" w:hAnsi="Times New Roman"/>
                <w:sz w:val="24"/>
                <w:szCs w:val="24"/>
              </w:rPr>
            </w:rPrChange>
          </w:rPr>
          <w:t>, spilling across</w:t>
        </w:r>
      </w:ins>
      <w:ins w:id="787" w:author="Britt Collins" w:date="2021-09-30T14:58:00Z">
        <w:r w:rsidR="006F31F6" w:rsidRPr="00163DCF">
          <w:rPr>
            <w:szCs w:val="21"/>
            <w:rPrChange w:id="788" w:author="David" w:date="2022-08-17T16:58:00Z">
              <w:rPr>
                <w:rFonts w:ascii="Times New Roman" w:hAnsi="Times New Roman"/>
                <w:sz w:val="24"/>
                <w:szCs w:val="24"/>
              </w:rPr>
            </w:rPrChange>
          </w:rPr>
          <w:t xml:space="preserve"> three floors. I </w:t>
        </w:r>
        <w:proofErr w:type="gramStart"/>
        <w:r w:rsidR="006F31F6" w:rsidRPr="00163DCF">
          <w:rPr>
            <w:szCs w:val="21"/>
            <w:rPrChange w:id="789" w:author="David" w:date="2022-08-17T16:58:00Z">
              <w:rPr>
                <w:rFonts w:ascii="Times New Roman" w:hAnsi="Times New Roman"/>
                <w:sz w:val="24"/>
                <w:szCs w:val="24"/>
              </w:rPr>
            </w:rPrChange>
          </w:rPr>
          <w:t>took a look</w:t>
        </w:r>
        <w:proofErr w:type="gramEnd"/>
        <w:r w:rsidR="006F31F6" w:rsidRPr="00163DCF">
          <w:rPr>
            <w:szCs w:val="21"/>
            <w:rPrChange w:id="790" w:author="David" w:date="2022-08-17T16:58:00Z">
              <w:rPr>
                <w:rFonts w:ascii="Times New Roman" w:hAnsi="Times New Roman"/>
                <w:sz w:val="24"/>
                <w:szCs w:val="24"/>
              </w:rPr>
            </w:rPrChange>
          </w:rPr>
          <w:t xml:space="preserve"> at the fresh produce. </w:t>
        </w:r>
      </w:ins>
      <w:ins w:id="791" w:author="Britt Collins" w:date="2021-09-30T15:43:00Z">
        <w:r w:rsidR="006E65DA" w:rsidRPr="00163DCF">
          <w:rPr>
            <w:szCs w:val="21"/>
            <w:rPrChange w:id="792" w:author="David" w:date="2022-08-17T16:58:00Z">
              <w:rPr>
                <w:rFonts w:ascii="Times New Roman" w:hAnsi="Times New Roman"/>
                <w:sz w:val="24"/>
                <w:szCs w:val="24"/>
              </w:rPr>
            </w:rPrChange>
          </w:rPr>
          <w:t>“</w:t>
        </w:r>
      </w:ins>
      <w:ins w:id="793" w:author="Britt Collins" w:date="2021-09-30T14:58:00Z">
        <w:r w:rsidR="006F31F6" w:rsidRPr="00163DCF">
          <w:rPr>
            <w:szCs w:val="21"/>
            <w:rPrChange w:id="794" w:author="David" w:date="2022-08-17T16:58:00Z">
              <w:rPr>
                <w:rFonts w:ascii="Times New Roman" w:hAnsi="Times New Roman"/>
                <w:sz w:val="24"/>
                <w:szCs w:val="24"/>
              </w:rPr>
            </w:rPrChange>
          </w:rPr>
          <w:t>Bloody hell, the bananas were expensive</w:t>
        </w:r>
      </w:ins>
      <w:ins w:id="795" w:author="Britt Collins" w:date="2021-09-30T15:44:00Z">
        <w:r w:rsidR="006E65DA" w:rsidRPr="00163DCF">
          <w:rPr>
            <w:szCs w:val="21"/>
            <w:rPrChange w:id="796" w:author="David" w:date="2022-08-17T16:58:00Z">
              <w:rPr>
                <w:rFonts w:ascii="Times New Roman" w:hAnsi="Times New Roman"/>
                <w:sz w:val="24"/>
                <w:szCs w:val="24"/>
              </w:rPr>
            </w:rPrChange>
          </w:rPr>
          <w:t>,” I said aloud, eyeing the massive</w:t>
        </w:r>
      </w:ins>
      <w:ins w:id="797" w:author="Britt Collins" w:date="2021-09-30T14:58:00Z">
        <w:r w:rsidR="006F31F6" w:rsidRPr="00163DCF">
          <w:rPr>
            <w:szCs w:val="21"/>
            <w:rPrChange w:id="798" w:author="David" w:date="2022-08-17T16:58:00Z">
              <w:rPr>
                <w:rFonts w:ascii="Times New Roman" w:hAnsi="Times New Roman"/>
                <w:sz w:val="24"/>
                <w:szCs w:val="24"/>
              </w:rPr>
            </w:rPrChange>
          </w:rPr>
          <w:t xml:space="preserve"> mangoes</w:t>
        </w:r>
      </w:ins>
      <w:ins w:id="799" w:author="Britt Collins" w:date="2021-09-30T15:44:00Z">
        <w:r w:rsidR="006E65DA" w:rsidRPr="00163DCF">
          <w:rPr>
            <w:szCs w:val="21"/>
            <w:rPrChange w:id="800" w:author="David" w:date="2022-08-17T16:58:00Z">
              <w:rPr>
                <w:rFonts w:ascii="Times New Roman" w:hAnsi="Times New Roman"/>
                <w:sz w:val="24"/>
                <w:szCs w:val="24"/>
              </w:rPr>
            </w:rPrChange>
          </w:rPr>
          <w:t>. “</w:t>
        </w:r>
      </w:ins>
      <w:ins w:id="801" w:author="Britt Collins" w:date="2021-09-30T14:58:00Z">
        <w:r w:rsidR="006F31F6" w:rsidRPr="00163DCF">
          <w:rPr>
            <w:szCs w:val="21"/>
            <w:rPrChange w:id="802" w:author="David" w:date="2022-08-17T16:58:00Z">
              <w:rPr>
                <w:rFonts w:ascii="Times New Roman" w:hAnsi="Times New Roman"/>
                <w:sz w:val="24"/>
                <w:szCs w:val="24"/>
              </w:rPr>
            </w:rPrChange>
          </w:rPr>
          <w:t>What</w:t>
        </w:r>
      </w:ins>
      <w:ins w:id="803" w:author="Britt Collins" w:date="2021-09-30T15:43:00Z">
        <w:r w:rsidR="006E65DA" w:rsidRPr="00163DCF">
          <w:rPr>
            <w:szCs w:val="21"/>
            <w:rPrChange w:id="804" w:author="David" w:date="2022-08-17T16:58:00Z">
              <w:rPr>
                <w:rFonts w:ascii="Times New Roman" w:hAnsi="Times New Roman"/>
                <w:sz w:val="24"/>
                <w:szCs w:val="24"/>
              </w:rPr>
            </w:rPrChange>
          </w:rPr>
          <w:t xml:space="preserve"> the hell is</w:t>
        </w:r>
      </w:ins>
      <w:ins w:id="805" w:author="Britt Collins" w:date="2021-09-30T14:58:00Z">
        <w:r w:rsidR="006F31F6" w:rsidRPr="00163DCF">
          <w:rPr>
            <w:szCs w:val="21"/>
            <w:rPrChange w:id="806" w:author="David" w:date="2022-08-17T16:58:00Z">
              <w:rPr>
                <w:rFonts w:ascii="Times New Roman" w:hAnsi="Times New Roman"/>
                <w:sz w:val="24"/>
                <w:szCs w:val="24"/>
              </w:rPr>
            </w:rPrChange>
          </w:rPr>
          <w:t xml:space="preserve"> that? A huge watermelon!?</w:t>
        </w:r>
      </w:ins>
      <w:ins w:id="807" w:author="Britt Collins" w:date="2021-09-30T15:44:00Z">
        <w:r w:rsidR="006E65DA" w:rsidRPr="00163DCF">
          <w:rPr>
            <w:szCs w:val="21"/>
            <w:rPrChange w:id="808" w:author="David" w:date="2022-08-17T16:58:00Z">
              <w:rPr>
                <w:rFonts w:ascii="Times New Roman" w:hAnsi="Times New Roman"/>
                <w:sz w:val="24"/>
                <w:szCs w:val="24"/>
              </w:rPr>
            </w:rPrChange>
          </w:rPr>
          <w:t>”</w:t>
        </w:r>
      </w:ins>
      <w:ins w:id="809" w:author="Britt Collins" w:date="2021-09-30T14:58:00Z">
        <w:r w:rsidR="006F31F6" w:rsidRPr="00163DCF">
          <w:rPr>
            <w:szCs w:val="21"/>
            <w:rPrChange w:id="810" w:author="David" w:date="2022-08-17T16:58:00Z">
              <w:rPr>
                <w:rFonts w:ascii="Times New Roman" w:hAnsi="Times New Roman"/>
                <w:sz w:val="24"/>
                <w:szCs w:val="24"/>
              </w:rPr>
            </w:rPrChange>
          </w:rPr>
          <w:t xml:space="preserve"> As </w:t>
        </w:r>
      </w:ins>
      <w:ins w:id="811" w:author="Britt Collins" w:date="2021-09-30T15:45:00Z">
        <w:r w:rsidR="006E65DA" w:rsidRPr="00163DCF">
          <w:rPr>
            <w:szCs w:val="21"/>
            <w:rPrChange w:id="812" w:author="David" w:date="2022-08-17T16:58:00Z">
              <w:rPr>
                <w:rFonts w:ascii="Times New Roman" w:hAnsi="Times New Roman"/>
                <w:sz w:val="24"/>
                <w:szCs w:val="24"/>
              </w:rPr>
            </w:rPrChange>
          </w:rPr>
          <w:t xml:space="preserve">I </w:t>
        </w:r>
        <w:proofErr w:type="gramStart"/>
        <w:r w:rsidR="006E65DA" w:rsidRPr="00163DCF">
          <w:rPr>
            <w:szCs w:val="21"/>
            <w:rPrChange w:id="813" w:author="David" w:date="2022-08-17T16:58:00Z">
              <w:rPr>
                <w:rFonts w:ascii="Times New Roman" w:hAnsi="Times New Roman"/>
                <w:sz w:val="24"/>
                <w:szCs w:val="24"/>
              </w:rPr>
            </w:rPrChange>
          </w:rPr>
          <w:t>wandering</w:t>
        </w:r>
        <w:proofErr w:type="gramEnd"/>
        <w:r w:rsidR="006E65DA" w:rsidRPr="00163DCF">
          <w:rPr>
            <w:szCs w:val="21"/>
            <w:rPrChange w:id="814" w:author="David" w:date="2022-08-17T16:58:00Z">
              <w:rPr>
                <w:rFonts w:ascii="Times New Roman" w:hAnsi="Times New Roman"/>
                <w:sz w:val="24"/>
                <w:szCs w:val="24"/>
              </w:rPr>
            </w:rPrChange>
          </w:rPr>
          <w:t xml:space="preserve"> around</w:t>
        </w:r>
      </w:ins>
      <w:ins w:id="815" w:author="Britt Collins" w:date="2021-09-30T14:58:00Z">
        <w:r w:rsidR="006F31F6" w:rsidRPr="00163DCF">
          <w:rPr>
            <w:szCs w:val="21"/>
            <w:rPrChange w:id="816" w:author="David" w:date="2022-08-17T16:58:00Z">
              <w:rPr>
                <w:rFonts w:ascii="Times New Roman" w:hAnsi="Times New Roman"/>
                <w:sz w:val="24"/>
                <w:szCs w:val="24"/>
              </w:rPr>
            </w:rPrChange>
          </w:rPr>
          <w:t xml:space="preserve"> </w:t>
        </w:r>
        <w:r w:rsidR="006F31F6" w:rsidRPr="00163DCF">
          <w:rPr>
            <w:szCs w:val="21"/>
            <w:rPrChange w:id="817" w:author="David" w:date="2022-08-17T16:58:00Z">
              <w:rPr>
                <w:rFonts w:ascii="Times New Roman" w:hAnsi="Times New Roman"/>
                <w:sz w:val="24"/>
                <w:szCs w:val="24"/>
              </w:rPr>
            </w:rPrChange>
          </w:rPr>
          <w:lastRenderedPageBreak/>
          <w:t>Woolworths</w:t>
        </w:r>
      </w:ins>
      <w:ins w:id="818" w:author="Britt Collins" w:date="2021-09-30T15:45:00Z">
        <w:r w:rsidR="006E65DA" w:rsidRPr="00163DCF">
          <w:rPr>
            <w:szCs w:val="21"/>
            <w:rPrChange w:id="819" w:author="David" w:date="2022-08-17T16:58:00Z">
              <w:rPr>
                <w:rFonts w:ascii="Times New Roman" w:hAnsi="Times New Roman"/>
                <w:sz w:val="24"/>
                <w:szCs w:val="24"/>
              </w:rPr>
            </w:rPrChange>
          </w:rPr>
          <w:t>,</w:t>
        </w:r>
      </w:ins>
      <w:ins w:id="820" w:author="Britt Collins" w:date="2021-09-30T14:58:00Z">
        <w:r w:rsidR="006F31F6" w:rsidRPr="00163DCF">
          <w:rPr>
            <w:szCs w:val="21"/>
            <w:rPrChange w:id="821" w:author="David" w:date="2022-08-17T16:58:00Z">
              <w:rPr>
                <w:rFonts w:ascii="Times New Roman" w:hAnsi="Times New Roman"/>
                <w:sz w:val="24"/>
                <w:szCs w:val="24"/>
              </w:rPr>
            </w:rPrChange>
          </w:rPr>
          <w:t xml:space="preserve"> my paranoia </w:t>
        </w:r>
      </w:ins>
      <w:ins w:id="822" w:author="Britt Collins" w:date="2021-09-30T15:45:00Z">
        <w:r w:rsidR="006E65DA" w:rsidRPr="00163DCF">
          <w:rPr>
            <w:szCs w:val="21"/>
            <w:rPrChange w:id="823" w:author="David" w:date="2022-08-17T16:58:00Z">
              <w:rPr>
                <w:rFonts w:ascii="Times New Roman" w:hAnsi="Times New Roman"/>
                <w:sz w:val="24"/>
                <w:szCs w:val="24"/>
              </w:rPr>
            </w:rPrChange>
          </w:rPr>
          <w:t>grew</w:t>
        </w:r>
      </w:ins>
      <w:ins w:id="824" w:author="Britt Collins" w:date="2021-09-30T14:58:00Z">
        <w:r w:rsidR="006F31F6" w:rsidRPr="00163DCF">
          <w:rPr>
            <w:szCs w:val="21"/>
            <w:rPrChange w:id="825" w:author="David" w:date="2022-08-17T16:58:00Z">
              <w:rPr>
                <w:rFonts w:ascii="Times New Roman" w:hAnsi="Times New Roman"/>
                <w:sz w:val="24"/>
                <w:szCs w:val="24"/>
              </w:rPr>
            </w:rPrChange>
          </w:rPr>
          <w:t>. I could feel the security observing my every action. I couldn</w:t>
        </w:r>
      </w:ins>
      <w:ins w:id="826" w:author="Britt Collins" w:date="2021-09-30T15:45:00Z">
        <w:r w:rsidR="006E65DA" w:rsidRPr="00163DCF">
          <w:rPr>
            <w:szCs w:val="21"/>
            <w:rPrChange w:id="827" w:author="David" w:date="2022-08-17T16:58:00Z">
              <w:rPr>
                <w:rFonts w:ascii="Times New Roman" w:hAnsi="Times New Roman"/>
                <w:sz w:val="24"/>
                <w:szCs w:val="24"/>
              </w:rPr>
            </w:rPrChange>
          </w:rPr>
          <w:t>’</w:t>
        </w:r>
      </w:ins>
      <w:ins w:id="828" w:author="Britt Collins" w:date="2021-09-30T14:58:00Z">
        <w:r w:rsidR="006F31F6" w:rsidRPr="00163DCF">
          <w:rPr>
            <w:szCs w:val="21"/>
            <w:rPrChange w:id="829" w:author="David" w:date="2022-08-17T16:58:00Z">
              <w:rPr>
                <w:rFonts w:ascii="Times New Roman" w:hAnsi="Times New Roman"/>
                <w:sz w:val="24"/>
                <w:szCs w:val="24"/>
              </w:rPr>
            </w:rPrChange>
          </w:rPr>
          <w:t>t walk out without buying something</w:t>
        </w:r>
      </w:ins>
      <w:ins w:id="830" w:author="Britt Collins" w:date="2021-09-30T15:46:00Z">
        <w:r w:rsidR="006E65DA" w:rsidRPr="00163DCF">
          <w:rPr>
            <w:szCs w:val="21"/>
            <w:rPrChange w:id="831" w:author="David" w:date="2022-08-17T16:58:00Z">
              <w:rPr>
                <w:rFonts w:ascii="Times New Roman" w:hAnsi="Times New Roman"/>
                <w:sz w:val="24"/>
                <w:szCs w:val="24"/>
              </w:rPr>
            </w:rPrChange>
          </w:rPr>
          <w:t>, so</w:t>
        </w:r>
      </w:ins>
      <w:ins w:id="832" w:author="Britt Collins" w:date="2021-09-30T14:58:00Z">
        <w:r w:rsidR="006F31F6" w:rsidRPr="00163DCF">
          <w:rPr>
            <w:szCs w:val="21"/>
            <w:rPrChange w:id="833" w:author="David" w:date="2022-08-17T16:58:00Z">
              <w:rPr>
                <w:rFonts w:ascii="Times New Roman" w:hAnsi="Times New Roman"/>
                <w:sz w:val="24"/>
                <w:szCs w:val="24"/>
              </w:rPr>
            </w:rPrChange>
          </w:rPr>
          <w:t xml:space="preserve"> decided to buy something cheap</w:t>
        </w:r>
      </w:ins>
      <w:ins w:id="834" w:author="Britt Collins" w:date="2021-09-30T15:46:00Z">
        <w:r w:rsidR="006E65DA" w:rsidRPr="00163DCF">
          <w:rPr>
            <w:szCs w:val="21"/>
            <w:rPrChange w:id="835" w:author="David" w:date="2022-08-17T16:58:00Z">
              <w:rPr>
                <w:rFonts w:ascii="Times New Roman" w:hAnsi="Times New Roman"/>
                <w:sz w:val="24"/>
                <w:szCs w:val="24"/>
              </w:rPr>
            </w:rPrChange>
          </w:rPr>
          <w:t>, chewing gum</w:t>
        </w:r>
      </w:ins>
      <w:ins w:id="836" w:author="Britt Collins" w:date="2021-09-30T14:58:00Z">
        <w:r w:rsidR="006F31F6" w:rsidRPr="00163DCF">
          <w:rPr>
            <w:szCs w:val="21"/>
            <w:rPrChange w:id="837" w:author="David" w:date="2022-08-17T16:58:00Z">
              <w:rPr>
                <w:rFonts w:ascii="Times New Roman" w:hAnsi="Times New Roman"/>
                <w:sz w:val="24"/>
                <w:szCs w:val="24"/>
              </w:rPr>
            </w:rPrChange>
          </w:rPr>
          <w:t xml:space="preserve">. </w:t>
        </w:r>
      </w:ins>
    </w:p>
    <w:p w14:paraId="42D0A761" w14:textId="00F76EAA" w:rsidR="006F31F6" w:rsidRPr="00163DCF" w:rsidRDefault="005B57A5">
      <w:pPr>
        <w:spacing w:line="276" w:lineRule="auto"/>
        <w:ind w:left="-5" w:right="15" w:firstLine="0"/>
        <w:rPr>
          <w:ins w:id="838" w:author="Britt Collins" w:date="2021-09-30T14:58:00Z"/>
          <w:szCs w:val="21"/>
          <w:rPrChange w:id="839" w:author="David" w:date="2022-08-17T16:58:00Z">
            <w:rPr>
              <w:ins w:id="840" w:author="Britt Collins" w:date="2021-09-30T14:58:00Z"/>
              <w:rFonts w:ascii="Times New Roman" w:hAnsi="Times New Roman"/>
              <w:sz w:val="24"/>
              <w:szCs w:val="24"/>
            </w:rPr>
          </w:rPrChange>
        </w:rPr>
        <w:pPrChange w:id="841" w:author="David" w:date="2022-08-17T17:01:00Z">
          <w:pPr>
            <w:ind w:left="-5" w:right="15"/>
          </w:pPr>
        </w:pPrChange>
      </w:pPr>
      <w:proofErr w:type="gramStart"/>
      <w:ins w:id="842" w:author="Britt Collins" w:date="2021-09-30T15:57:00Z">
        <w:r w:rsidRPr="00163DCF">
          <w:rPr>
            <w:b/>
            <w:szCs w:val="21"/>
            <w:rPrChange w:id="843" w:author="David" w:date="2022-08-17T16:58:00Z">
              <w:rPr>
                <w:rFonts w:ascii="Times New Roman" w:hAnsi="Times New Roman"/>
                <w:sz w:val="24"/>
                <w:szCs w:val="24"/>
              </w:rPr>
            </w:rPrChange>
          </w:rPr>
          <w:t>AGAIN</w:t>
        </w:r>
        <w:proofErr w:type="gramEnd"/>
        <w:r w:rsidRPr="00163DCF">
          <w:rPr>
            <w:b/>
            <w:szCs w:val="21"/>
            <w:rPrChange w:id="844" w:author="David" w:date="2022-08-17T16:58:00Z">
              <w:rPr>
                <w:rFonts w:ascii="Times New Roman" w:hAnsi="Times New Roman"/>
                <w:sz w:val="24"/>
                <w:szCs w:val="24"/>
              </w:rPr>
            </w:rPrChange>
          </w:rPr>
          <w:t xml:space="preserve"> THIS IS A LOT OF UNINTERESTING DETAIL AND COULD BE </w:t>
        </w:r>
      </w:ins>
      <w:ins w:id="845" w:author="Britt Collins" w:date="2021-10-01T18:32:00Z">
        <w:r w:rsidR="00E65E14" w:rsidRPr="00163DCF">
          <w:rPr>
            <w:b/>
            <w:szCs w:val="21"/>
            <w:rPrChange w:id="846" w:author="David" w:date="2022-08-17T16:58:00Z">
              <w:rPr>
                <w:rFonts w:ascii="Times New Roman" w:hAnsi="Times New Roman"/>
                <w:b/>
                <w:sz w:val="24"/>
                <w:szCs w:val="24"/>
              </w:rPr>
            </w:rPrChange>
          </w:rPr>
          <w:t>REDUC</w:t>
        </w:r>
      </w:ins>
      <w:ins w:id="847" w:author="Britt Collins" w:date="2021-09-30T15:57:00Z">
        <w:r w:rsidRPr="00163DCF">
          <w:rPr>
            <w:b/>
            <w:szCs w:val="21"/>
            <w:rPrChange w:id="848" w:author="David" w:date="2022-08-17T16:58:00Z">
              <w:rPr>
                <w:rFonts w:ascii="Times New Roman" w:hAnsi="Times New Roman"/>
                <w:sz w:val="24"/>
                <w:szCs w:val="24"/>
              </w:rPr>
            </w:rPrChange>
          </w:rPr>
          <w:t>ED TO A FEW SENTENCES OR CUT ALTOG</w:t>
        </w:r>
      </w:ins>
      <w:ins w:id="849" w:author="Britt Collins" w:date="2021-09-30T15:58:00Z">
        <w:r w:rsidRPr="00163DCF">
          <w:rPr>
            <w:b/>
            <w:szCs w:val="21"/>
            <w:rPrChange w:id="850" w:author="David" w:date="2022-08-17T16:58:00Z">
              <w:rPr>
                <w:rFonts w:ascii="Times New Roman" w:hAnsi="Times New Roman"/>
                <w:sz w:val="24"/>
                <w:szCs w:val="24"/>
              </w:rPr>
            </w:rPrChange>
          </w:rPr>
          <w:t>ET</w:t>
        </w:r>
      </w:ins>
      <w:ins w:id="851" w:author="Britt Collins" w:date="2021-09-30T15:57:00Z">
        <w:r w:rsidRPr="00163DCF">
          <w:rPr>
            <w:b/>
            <w:szCs w:val="21"/>
            <w:rPrChange w:id="852" w:author="David" w:date="2022-08-17T16:58:00Z">
              <w:rPr>
                <w:rFonts w:ascii="Times New Roman" w:hAnsi="Times New Roman"/>
                <w:sz w:val="24"/>
                <w:szCs w:val="24"/>
              </w:rPr>
            </w:rPrChange>
          </w:rPr>
          <w:t>HER</w:t>
        </w:r>
      </w:ins>
      <w:ins w:id="853" w:author="Britt Collins" w:date="2021-09-30T15:58:00Z">
        <w:r w:rsidRPr="00163DCF">
          <w:rPr>
            <w:szCs w:val="21"/>
            <w:rPrChange w:id="854" w:author="David" w:date="2022-08-17T16:58:00Z">
              <w:rPr>
                <w:rFonts w:ascii="Times New Roman" w:hAnsi="Times New Roman"/>
                <w:sz w:val="24"/>
                <w:szCs w:val="24"/>
              </w:rPr>
            </w:rPrChange>
          </w:rPr>
          <w:t xml:space="preserve"> </w:t>
        </w:r>
      </w:ins>
      <w:ins w:id="855" w:author="Britt Collins" w:date="2021-09-30T14:58:00Z">
        <w:r w:rsidR="006F31F6" w:rsidRPr="00163DCF">
          <w:rPr>
            <w:szCs w:val="21"/>
            <w:rPrChange w:id="856" w:author="David" w:date="2022-08-17T16:58:00Z">
              <w:rPr>
                <w:rFonts w:ascii="Times New Roman" w:hAnsi="Times New Roman"/>
                <w:sz w:val="24"/>
                <w:szCs w:val="24"/>
              </w:rPr>
            </w:rPrChange>
          </w:rPr>
          <w:t>The sun was beating down on the high street. I was tired</w:t>
        </w:r>
      </w:ins>
      <w:ins w:id="857" w:author="Britt Collins" w:date="2021-09-30T15:47:00Z">
        <w:r w:rsidR="006E65DA" w:rsidRPr="00163DCF">
          <w:rPr>
            <w:szCs w:val="21"/>
            <w:rPrChange w:id="858" w:author="David" w:date="2022-08-17T16:58:00Z">
              <w:rPr>
                <w:rFonts w:ascii="Times New Roman" w:hAnsi="Times New Roman"/>
                <w:sz w:val="24"/>
                <w:szCs w:val="24"/>
              </w:rPr>
            </w:rPrChange>
          </w:rPr>
          <w:t>, thirty and</w:t>
        </w:r>
      </w:ins>
      <w:ins w:id="859" w:author="Britt Collins" w:date="2021-09-30T14:58:00Z">
        <w:r w:rsidR="006F31F6" w:rsidRPr="00163DCF">
          <w:rPr>
            <w:szCs w:val="21"/>
            <w:rPrChange w:id="860" w:author="David" w:date="2022-08-17T16:58:00Z">
              <w:rPr>
                <w:rFonts w:ascii="Times New Roman" w:hAnsi="Times New Roman"/>
                <w:sz w:val="24"/>
                <w:szCs w:val="24"/>
              </w:rPr>
            </w:rPrChange>
          </w:rPr>
          <w:t xml:space="preserve"> sweaty </w:t>
        </w:r>
      </w:ins>
      <w:ins w:id="861" w:author="Britt Collins" w:date="2021-09-30T15:47:00Z">
        <w:r w:rsidR="006E65DA" w:rsidRPr="00163DCF">
          <w:rPr>
            <w:szCs w:val="21"/>
            <w:rPrChange w:id="862" w:author="David" w:date="2022-08-17T16:58:00Z">
              <w:rPr>
                <w:rFonts w:ascii="Times New Roman" w:hAnsi="Times New Roman"/>
                <w:sz w:val="24"/>
                <w:szCs w:val="24"/>
              </w:rPr>
            </w:rPrChange>
          </w:rPr>
          <w:t>but knew I needed to open a bank account</w:t>
        </w:r>
      </w:ins>
      <w:ins w:id="863" w:author="Britt Collins" w:date="2021-09-30T14:58:00Z">
        <w:r w:rsidR="006F31F6" w:rsidRPr="00163DCF">
          <w:rPr>
            <w:szCs w:val="21"/>
            <w:rPrChange w:id="864" w:author="David" w:date="2022-08-17T16:58:00Z">
              <w:rPr>
                <w:rFonts w:ascii="Times New Roman" w:hAnsi="Times New Roman"/>
                <w:sz w:val="24"/>
                <w:szCs w:val="24"/>
              </w:rPr>
            </w:rPrChange>
          </w:rPr>
          <w:t xml:space="preserve">. Where were the banks? </w:t>
        </w:r>
      </w:ins>
      <w:ins w:id="865" w:author="Britt Collins" w:date="2021-09-30T15:55:00Z">
        <w:r w:rsidR="006E65DA" w:rsidRPr="00163DCF">
          <w:rPr>
            <w:szCs w:val="21"/>
            <w:rPrChange w:id="866" w:author="David" w:date="2022-08-17T16:58:00Z">
              <w:rPr>
                <w:rFonts w:ascii="Times New Roman" w:hAnsi="Times New Roman"/>
                <w:sz w:val="24"/>
                <w:szCs w:val="24"/>
              </w:rPr>
            </w:rPrChange>
          </w:rPr>
          <w:t>Rounding</w:t>
        </w:r>
      </w:ins>
      <w:ins w:id="867" w:author="Britt Collins" w:date="2021-09-30T14:58:00Z">
        <w:r w:rsidR="006F31F6" w:rsidRPr="00163DCF">
          <w:rPr>
            <w:szCs w:val="21"/>
            <w:rPrChange w:id="868" w:author="David" w:date="2022-08-17T16:58:00Z">
              <w:rPr>
                <w:rFonts w:ascii="Times New Roman" w:hAnsi="Times New Roman"/>
                <w:sz w:val="24"/>
                <w:szCs w:val="24"/>
              </w:rPr>
            </w:rPrChange>
          </w:rPr>
          <w:t xml:space="preserve"> the corner, by luck, I saw a HSBC. I wandered in, asked a few </w:t>
        </w:r>
        <w:proofErr w:type="gramStart"/>
        <w:r w:rsidR="006F31F6" w:rsidRPr="00163DCF">
          <w:rPr>
            <w:szCs w:val="21"/>
            <w:rPrChange w:id="869" w:author="David" w:date="2022-08-17T16:58:00Z">
              <w:rPr>
                <w:rFonts w:ascii="Times New Roman" w:hAnsi="Times New Roman"/>
                <w:sz w:val="24"/>
                <w:szCs w:val="24"/>
              </w:rPr>
            </w:rPrChange>
          </w:rPr>
          <w:t>account</w:t>
        </w:r>
        <w:proofErr w:type="gramEnd"/>
        <w:r w:rsidR="006F31F6" w:rsidRPr="00163DCF">
          <w:rPr>
            <w:szCs w:val="21"/>
            <w:rPrChange w:id="870" w:author="David" w:date="2022-08-17T16:58:00Z">
              <w:rPr>
                <w:rFonts w:ascii="Times New Roman" w:hAnsi="Times New Roman"/>
                <w:sz w:val="24"/>
                <w:szCs w:val="24"/>
              </w:rPr>
            </w:rPrChange>
          </w:rPr>
          <w:t xml:space="preserve"> related questions and exited. I visited another bank, Commonwealth. Loving the colour orange, Bank West's logo colour grabbed my attention. It advertised a high interest account. I walked in. The branch had a more modern, open design than HSBC and Commonwealth. I took a seat and skimmed through their product information. The interest on their basic account was sky high. Given how the financial crisis had strangled UK interest rates, anything north of </w:t>
        </w:r>
      </w:ins>
      <w:ins w:id="871" w:author="Britt Collins" w:date="2021-09-30T15:59:00Z">
        <w:r w:rsidRPr="00163DCF">
          <w:rPr>
            <w:szCs w:val="21"/>
            <w:rPrChange w:id="872" w:author="David" w:date="2022-08-17T16:58:00Z">
              <w:rPr>
                <w:rFonts w:ascii="Times New Roman" w:hAnsi="Times New Roman"/>
                <w:sz w:val="24"/>
                <w:szCs w:val="24"/>
              </w:rPr>
            </w:rPrChange>
          </w:rPr>
          <w:t>two percent</w:t>
        </w:r>
      </w:ins>
      <w:ins w:id="873" w:author="Britt Collins" w:date="2021-09-30T14:58:00Z">
        <w:r w:rsidR="006F31F6" w:rsidRPr="00163DCF">
          <w:rPr>
            <w:szCs w:val="21"/>
            <w:rPrChange w:id="874" w:author="David" w:date="2022-08-17T16:58:00Z">
              <w:rPr>
                <w:rFonts w:ascii="Times New Roman" w:hAnsi="Times New Roman"/>
                <w:sz w:val="24"/>
                <w:szCs w:val="24"/>
              </w:rPr>
            </w:rPrChange>
          </w:rPr>
          <w:t xml:space="preserve"> was good</w:t>
        </w:r>
      </w:ins>
      <w:ins w:id="875" w:author="Britt Collins" w:date="2021-09-30T15:58:00Z">
        <w:r w:rsidRPr="00163DCF">
          <w:rPr>
            <w:szCs w:val="21"/>
            <w:rPrChange w:id="876" w:author="David" w:date="2022-08-17T16:58:00Z">
              <w:rPr>
                <w:rFonts w:ascii="Times New Roman" w:hAnsi="Times New Roman"/>
                <w:sz w:val="24"/>
                <w:szCs w:val="24"/>
              </w:rPr>
            </w:rPrChange>
          </w:rPr>
          <w:t xml:space="preserve">. </w:t>
        </w:r>
      </w:ins>
      <w:ins w:id="877" w:author="Britt Collins" w:date="2021-09-30T14:58:00Z">
        <w:r w:rsidR="006F31F6" w:rsidRPr="00163DCF">
          <w:rPr>
            <w:szCs w:val="21"/>
            <w:rPrChange w:id="878" w:author="David" w:date="2022-08-17T16:58:00Z">
              <w:rPr>
                <w:rFonts w:ascii="Times New Roman" w:hAnsi="Times New Roman"/>
                <w:sz w:val="24"/>
                <w:szCs w:val="24"/>
              </w:rPr>
            </w:rPrChange>
          </w:rPr>
          <w:t>Bank West</w:t>
        </w:r>
      </w:ins>
      <w:ins w:id="879" w:author="Britt Collins" w:date="2021-09-30T15:59:00Z">
        <w:r w:rsidRPr="00163DCF">
          <w:rPr>
            <w:szCs w:val="21"/>
            <w:rPrChange w:id="880" w:author="David" w:date="2022-08-17T16:58:00Z">
              <w:rPr>
                <w:rFonts w:ascii="Times New Roman" w:hAnsi="Times New Roman"/>
                <w:sz w:val="24"/>
                <w:szCs w:val="24"/>
              </w:rPr>
            </w:rPrChange>
          </w:rPr>
          <w:t xml:space="preserve"> </w:t>
        </w:r>
      </w:ins>
      <w:ins w:id="881" w:author="Britt Collins" w:date="2021-09-30T14:58:00Z">
        <w:r w:rsidR="006F31F6" w:rsidRPr="00163DCF">
          <w:rPr>
            <w:szCs w:val="21"/>
            <w:rPrChange w:id="882" w:author="David" w:date="2022-08-17T16:58:00Z">
              <w:rPr>
                <w:rFonts w:ascii="Times New Roman" w:hAnsi="Times New Roman"/>
                <w:sz w:val="24"/>
                <w:szCs w:val="24"/>
              </w:rPr>
            </w:rPrChange>
          </w:rPr>
          <w:t xml:space="preserve">offered a monumental </w:t>
        </w:r>
      </w:ins>
      <w:ins w:id="883" w:author="Britt Collins" w:date="2021-09-30T15:59:00Z">
        <w:r w:rsidRPr="00163DCF">
          <w:rPr>
            <w:szCs w:val="21"/>
            <w:rPrChange w:id="884" w:author="David" w:date="2022-08-17T16:58:00Z">
              <w:rPr>
                <w:rFonts w:ascii="Times New Roman" w:hAnsi="Times New Roman"/>
                <w:sz w:val="24"/>
                <w:szCs w:val="24"/>
              </w:rPr>
            </w:rPrChange>
          </w:rPr>
          <w:t>five percent</w:t>
        </w:r>
      </w:ins>
      <w:ins w:id="885" w:author="Britt Collins" w:date="2021-09-30T14:58:00Z">
        <w:r w:rsidR="006F31F6" w:rsidRPr="00163DCF">
          <w:rPr>
            <w:szCs w:val="21"/>
            <w:rPrChange w:id="886" w:author="David" w:date="2022-08-17T16:58:00Z">
              <w:rPr>
                <w:rFonts w:ascii="Times New Roman" w:hAnsi="Times New Roman"/>
                <w:sz w:val="24"/>
                <w:szCs w:val="24"/>
              </w:rPr>
            </w:rPrChange>
          </w:rPr>
          <w:t>.</w:t>
        </w:r>
      </w:ins>
    </w:p>
    <w:p w14:paraId="59B21CC3" w14:textId="6AFD686D" w:rsidR="006F31F6" w:rsidRPr="00163DCF" w:rsidRDefault="006F31F6">
      <w:pPr>
        <w:spacing w:line="276" w:lineRule="auto"/>
        <w:ind w:left="-5" w:right="15"/>
        <w:rPr>
          <w:ins w:id="887" w:author="Britt Collins" w:date="2021-09-30T14:58:00Z"/>
          <w:szCs w:val="21"/>
          <w:rPrChange w:id="888" w:author="David" w:date="2022-08-17T16:58:00Z">
            <w:rPr>
              <w:ins w:id="889" w:author="Britt Collins" w:date="2021-09-30T14:58:00Z"/>
              <w:rFonts w:ascii="Times New Roman" w:hAnsi="Times New Roman"/>
              <w:sz w:val="24"/>
              <w:szCs w:val="24"/>
            </w:rPr>
          </w:rPrChange>
        </w:rPr>
        <w:pPrChange w:id="890" w:author="David" w:date="2022-08-17T17:01:00Z">
          <w:pPr>
            <w:ind w:left="-5" w:right="15"/>
          </w:pPr>
        </w:pPrChange>
      </w:pPr>
      <w:ins w:id="891" w:author="Britt Collins" w:date="2021-09-30T14:58:00Z">
        <w:r w:rsidRPr="00163DCF">
          <w:rPr>
            <w:szCs w:val="21"/>
            <w:rPrChange w:id="892" w:author="David" w:date="2022-08-17T16:58:00Z">
              <w:rPr>
                <w:rFonts w:ascii="Times New Roman" w:hAnsi="Times New Roman"/>
                <w:sz w:val="24"/>
                <w:szCs w:val="24"/>
              </w:rPr>
            </w:rPrChange>
          </w:rPr>
          <w:t>It was a good time to be in Australia</w:t>
        </w:r>
      </w:ins>
      <w:ins w:id="893" w:author="Britt Collins" w:date="2021-09-30T15:59:00Z">
        <w:r w:rsidR="005B57A5" w:rsidRPr="00163DCF">
          <w:rPr>
            <w:szCs w:val="21"/>
            <w:rPrChange w:id="894" w:author="David" w:date="2022-08-17T16:58:00Z">
              <w:rPr>
                <w:rFonts w:ascii="Times New Roman" w:hAnsi="Times New Roman"/>
                <w:sz w:val="24"/>
                <w:szCs w:val="24"/>
              </w:rPr>
            </w:rPrChange>
          </w:rPr>
          <w:t>, the</w:t>
        </w:r>
      </w:ins>
      <w:ins w:id="895" w:author="Britt Collins" w:date="2021-09-30T14:58:00Z">
        <w:r w:rsidRPr="00163DCF">
          <w:rPr>
            <w:szCs w:val="21"/>
            <w:rPrChange w:id="896" w:author="David" w:date="2022-08-17T16:58:00Z">
              <w:rPr>
                <w:rFonts w:ascii="Times New Roman" w:hAnsi="Times New Roman"/>
                <w:sz w:val="24"/>
                <w:szCs w:val="24"/>
              </w:rPr>
            </w:rPrChange>
          </w:rPr>
          <w:t xml:space="preserve"> dollar was strong thanks to the expanding Chinese economy, which required large amounts of Australia’s raw materials. The ease in which I set up the bank account was </w:t>
        </w:r>
        <w:proofErr w:type="spellStart"/>
        <w:r w:rsidRPr="00163DCF">
          <w:rPr>
            <w:szCs w:val="21"/>
            <w:rPrChange w:id="897" w:author="David" w:date="2022-08-17T16:58:00Z">
              <w:rPr>
                <w:rFonts w:ascii="Times New Roman" w:hAnsi="Times New Roman"/>
                <w:sz w:val="24"/>
                <w:szCs w:val="24"/>
              </w:rPr>
            </w:rPrChange>
          </w:rPr>
          <w:t>breathtaking</w:t>
        </w:r>
        <w:proofErr w:type="spellEnd"/>
        <w:r w:rsidRPr="00163DCF">
          <w:rPr>
            <w:szCs w:val="21"/>
            <w:rPrChange w:id="898" w:author="David" w:date="2022-08-17T16:58:00Z">
              <w:rPr>
                <w:rFonts w:ascii="Times New Roman" w:hAnsi="Times New Roman"/>
                <w:sz w:val="24"/>
                <w:szCs w:val="24"/>
              </w:rPr>
            </w:rPrChange>
          </w:rPr>
          <w:t xml:space="preserve">. All the bank required from me was a copy of my passport and a signature. Me, David </w:t>
        </w:r>
      </w:ins>
      <w:ins w:id="899" w:author="Britt Collins" w:date="2021-09-30T16:00:00Z">
        <w:r w:rsidR="005B57A5" w:rsidRPr="00163DCF">
          <w:rPr>
            <w:szCs w:val="21"/>
            <w:rPrChange w:id="900" w:author="David" w:date="2022-08-17T16:58:00Z">
              <w:rPr>
                <w:rFonts w:ascii="Times New Roman" w:hAnsi="Times New Roman"/>
                <w:sz w:val="24"/>
                <w:szCs w:val="24"/>
              </w:rPr>
            </w:rPrChange>
          </w:rPr>
          <w:t>‘</w:t>
        </w:r>
      </w:ins>
      <w:ins w:id="901" w:author="Britt Collins" w:date="2021-09-30T14:58:00Z">
        <w:r w:rsidRPr="00163DCF">
          <w:rPr>
            <w:szCs w:val="21"/>
            <w:rPrChange w:id="902" w:author="David" w:date="2022-08-17T16:58:00Z">
              <w:rPr>
                <w:rFonts w:ascii="Times New Roman" w:hAnsi="Times New Roman"/>
                <w:sz w:val="24"/>
                <w:szCs w:val="24"/>
              </w:rPr>
            </w:rPrChange>
          </w:rPr>
          <w:t>the foreigner</w:t>
        </w:r>
      </w:ins>
      <w:ins w:id="903" w:author="Britt Collins" w:date="2021-09-30T16:00:00Z">
        <w:r w:rsidR="005B57A5" w:rsidRPr="00163DCF">
          <w:rPr>
            <w:szCs w:val="21"/>
            <w:rPrChange w:id="904" w:author="David" w:date="2022-08-17T16:58:00Z">
              <w:rPr>
                <w:rFonts w:ascii="Times New Roman" w:hAnsi="Times New Roman"/>
                <w:sz w:val="24"/>
                <w:szCs w:val="24"/>
              </w:rPr>
            </w:rPrChange>
          </w:rPr>
          <w:t>’</w:t>
        </w:r>
      </w:ins>
      <w:ins w:id="905" w:author="Britt Collins" w:date="2021-09-30T14:58:00Z">
        <w:r w:rsidRPr="00163DCF">
          <w:rPr>
            <w:szCs w:val="21"/>
            <w:rPrChange w:id="906" w:author="David" w:date="2022-08-17T16:58:00Z">
              <w:rPr>
                <w:rFonts w:ascii="Times New Roman" w:hAnsi="Times New Roman"/>
                <w:sz w:val="24"/>
                <w:szCs w:val="24"/>
              </w:rPr>
            </w:rPrChange>
          </w:rPr>
          <w:t xml:space="preserve"> Clarke, with no fixed address and barely a penny to my name had an Aus</w:t>
        </w:r>
      </w:ins>
      <w:ins w:id="907" w:author="Britt Collins" w:date="2021-09-30T16:00:00Z">
        <w:r w:rsidR="005B57A5" w:rsidRPr="00163DCF">
          <w:rPr>
            <w:szCs w:val="21"/>
            <w:rPrChange w:id="908" w:author="David" w:date="2022-08-17T16:58:00Z">
              <w:rPr>
                <w:rFonts w:ascii="Times New Roman" w:hAnsi="Times New Roman"/>
                <w:sz w:val="24"/>
                <w:szCs w:val="24"/>
              </w:rPr>
            </w:rPrChange>
          </w:rPr>
          <w:t>sie</w:t>
        </w:r>
      </w:ins>
      <w:ins w:id="909" w:author="Britt Collins" w:date="2021-09-30T14:58:00Z">
        <w:r w:rsidRPr="00163DCF">
          <w:rPr>
            <w:szCs w:val="21"/>
            <w:rPrChange w:id="910" w:author="David" w:date="2022-08-17T16:58:00Z">
              <w:rPr>
                <w:rFonts w:ascii="Times New Roman" w:hAnsi="Times New Roman"/>
                <w:sz w:val="24"/>
                <w:szCs w:val="24"/>
              </w:rPr>
            </w:rPrChange>
          </w:rPr>
          <w:t xml:space="preserve"> bank account.</w:t>
        </w:r>
      </w:ins>
    </w:p>
    <w:p w14:paraId="21064D98" w14:textId="482EB867" w:rsidR="006F31F6" w:rsidRPr="00163DCF" w:rsidRDefault="005B57A5">
      <w:pPr>
        <w:spacing w:line="276" w:lineRule="auto"/>
        <w:ind w:left="-5" w:right="15" w:firstLine="725"/>
        <w:rPr>
          <w:ins w:id="911" w:author="Britt Collins" w:date="2021-09-30T14:58:00Z"/>
          <w:szCs w:val="21"/>
          <w:rPrChange w:id="912" w:author="David" w:date="2022-08-17T16:58:00Z">
            <w:rPr>
              <w:ins w:id="913" w:author="Britt Collins" w:date="2021-09-30T14:58:00Z"/>
              <w:rFonts w:ascii="Times New Roman" w:hAnsi="Times New Roman"/>
              <w:sz w:val="24"/>
              <w:szCs w:val="24"/>
            </w:rPr>
          </w:rPrChange>
        </w:rPr>
        <w:pPrChange w:id="914" w:author="David" w:date="2022-08-17T17:01:00Z">
          <w:pPr>
            <w:ind w:left="-5" w:right="15"/>
          </w:pPr>
        </w:pPrChange>
      </w:pPr>
      <w:ins w:id="915" w:author="Britt Collins" w:date="2021-09-30T16:02:00Z">
        <w:r w:rsidRPr="00163DCF">
          <w:rPr>
            <w:b/>
            <w:szCs w:val="21"/>
            <w:rPrChange w:id="916" w:author="David" w:date="2022-08-17T16:58:00Z">
              <w:rPr>
                <w:rFonts w:ascii="Times New Roman" w:hAnsi="Times New Roman"/>
                <w:sz w:val="24"/>
                <w:szCs w:val="24"/>
              </w:rPr>
            </w:rPrChange>
          </w:rPr>
          <w:t>NEED TO STREAMLINE, OTHERWISE READERS WILL SWITCH OFF</w:t>
        </w:r>
        <w:r w:rsidRPr="00163DCF">
          <w:rPr>
            <w:szCs w:val="21"/>
            <w:rPrChange w:id="917" w:author="David" w:date="2022-08-17T16:58:00Z">
              <w:rPr>
                <w:rFonts w:ascii="Times New Roman" w:hAnsi="Times New Roman"/>
                <w:sz w:val="24"/>
                <w:szCs w:val="24"/>
              </w:rPr>
            </w:rPrChange>
          </w:rPr>
          <w:t xml:space="preserve"> </w:t>
        </w:r>
      </w:ins>
      <w:ins w:id="918" w:author="Britt Collins" w:date="2021-09-30T14:58:00Z">
        <w:r w:rsidR="006F31F6" w:rsidRPr="00163DCF">
          <w:rPr>
            <w:szCs w:val="21"/>
            <w:rPrChange w:id="919" w:author="David" w:date="2022-08-17T16:58:00Z">
              <w:rPr>
                <w:rFonts w:ascii="Times New Roman" w:hAnsi="Times New Roman"/>
                <w:sz w:val="24"/>
                <w:szCs w:val="24"/>
              </w:rPr>
            </w:rPrChange>
          </w:rPr>
          <w:t>One task down, one to go, or so I thought.</w:t>
        </w:r>
      </w:ins>
      <w:ins w:id="920" w:author="Britt Collins" w:date="2021-09-30T16:01:00Z">
        <w:r w:rsidRPr="00163DCF">
          <w:rPr>
            <w:szCs w:val="21"/>
            <w:rPrChange w:id="921" w:author="David" w:date="2022-08-17T16:58:00Z">
              <w:rPr>
                <w:rFonts w:ascii="Times New Roman" w:hAnsi="Times New Roman"/>
                <w:sz w:val="24"/>
                <w:szCs w:val="24"/>
              </w:rPr>
            </w:rPrChange>
          </w:rPr>
          <w:t xml:space="preserve"> I needed to </w:t>
        </w:r>
      </w:ins>
      <w:ins w:id="922" w:author="Britt Collins" w:date="2021-09-30T14:58:00Z">
        <w:r w:rsidR="006F31F6" w:rsidRPr="00163DCF">
          <w:rPr>
            <w:szCs w:val="21"/>
            <w:rPrChange w:id="923" w:author="David" w:date="2022-08-17T16:58:00Z">
              <w:rPr>
                <w:rFonts w:ascii="Times New Roman" w:hAnsi="Times New Roman"/>
                <w:sz w:val="24"/>
                <w:szCs w:val="24"/>
              </w:rPr>
            </w:rPrChange>
          </w:rPr>
          <w:t>apply for a tax file number (TFN</w:t>
        </w:r>
      </w:ins>
      <w:ins w:id="924" w:author="Britt Collins" w:date="2021-09-30T16:01:00Z">
        <w:r w:rsidRPr="00163DCF">
          <w:rPr>
            <w:szCs w:val="21"/>
            <w:rPrChange w:id="925" w:author="David" w:date="2022-08-17T16:58:00Z">
              <w:rPr>
                <w:rFonts w:ascii="Times New Roman" w:hAnsi="Times New Roman"/>
                <w:sz w:val="24"/>
                <w:szCs w:val="24"/>
              </w:rPr>
            </w:rPrChange>
          </w:rPr>
          <w:t>,</w:t>
        </w:r>
      </w:ins>
      <w:ins w:id="926" w:author="Britt Collins" w:date="2021-09-30T14:58:00Z">
        <w:r w:rsidR="006F31F6" w:rsidRPr="00163DCF">
          <w:rPr>
            <w:szCs w:val="21"/>
            <w:rPrChange w:id="927" w:author="David" w:date="2022-08-17T16:58:00Z">
              <w:rPr>
                <w:rFonts w:ascii="Times New Roman" w:hAnsi="Times New Roman"/>
                <w:sz w:val="24"/>
                <w:szCs w:val="24"/>
              </w:rPr>
            </w:rPrChange>
          </w:rPr>
          <w:t xml:space="preserve"> the equivalent of a National Insurance Number, a unique identifier that all people working in Australia. How else would the government distribute the country’s tax? The accountant at the new Consultancy, a guy called Lyndon, had my tax affairs in hand. </w:t>
        </w:r>
      </w:ins>
      <w:ins w:id="928" w:author="Britt Collins" w:date="2021-09-30T16:03:00Z">
        <w:r w:rsidRPr="00163DCF">
          <w:rPr>
            <w:szCs w:val="21"/>
            <w:rPrChange w:id="929" w:author="David" w:date="2022-08-17T16:58:00Z">
              <w:rPr>
                <w:rFonts w:ascii="Times New Roman" w:hAnsi="Times New Roman"/>
                <w:sz w:val="24"/>
                <w:szCs w:val="24"/>
              </w:rPr>
            </w:rPrChange>
          </w:rPr>
          <w:t>He</w:t>
        </w:r>
      </w:ins>
      <w:ins w:id="930" w:author="Britt Collins" w:date="2021-09-30T14:58:00Z">
        <w:r w:rsidR="006F31F6" w:rsidRPr="00163DCF">
          <w:rPr>
            <w:szCs w:val="21"/>
            <w:rPrChange w:id="931" w:author="David" w:date="2022-08-17T16:58:00Z">
              <w:rPr>
                <w:rFonts w:ascii="Times New Roman" w:hAnsi="Times New Roman"/>
                <w:sz w:val="24"/>
                <w:szCs w:val="24"/>
              </w:rPr>
            </w:rPrChange>
          </w:rPr>
          <w:t xml:space="preserve"> sent me an excel spreadsheet that calculated my living away from home allowance (LAFHA)</w:t>
        </w:r>
      </w:ins>
      <w:ins w:id="932" w:author="Britt Collins" w:date="2021-09-30T16:03:00Z">
        <w:r w:rsidRPr="00163DCF">
          <w:rPr>
            <w:szCs w:val="21"/>
            <w:rPrChange w:id="933" w:author="David" w:date="2022-08-17T16:58:00Z">
              <w:rPr>
                <w:rFonts w:ascii="Times New Roman" w:hAnsi="Times New Roman"/>
                <w:sz w:val="24"/>
                <w:szCs w:val="24"/>
              </w:rPr>
            </w:rPrChange>
          </w:rPr>
          <w:t>,</w:t>
        </w:r>
      </w:ins>
      <w:ins w:id="934" w:author="Britt Collins" w:date="2021-09-30T14:58:00Z">
        <w:r w:rsidR="006F31F6" w:rsidRPr="00163DCF">
          <w:rPr>
            <w:szCs w:val="21"/>
            <w:rPrChange w:id="935" w:author="David" w:date="2022-08-17T16:58:00Z">
              <w:rPr>
                <w:rFonts w:ascii="Times New Roman" w:hAnsi="Times New Roman"/>
                <w:sz w:val="24"/>
                <w:szCs w:val="24"/>
              </w:rPr>
            </w:rPrChange>
          </w:rPr>
          <w:t xml:space="preserve"> a tax break for employees sourced from abroad, for the purpose of paying for their accommodation.</w:t>
        </w:r>
      </w:ins>
    </w:p>
    <w:p w14:paraId="429089BC" w14:textId="64387F8D" w:rsidR="006F31F6" w:rsidRPr="00163DCF" w:rsidRDefault="006F31F6">
      <w:pPr>
        <w:spacing w:line="276" w:lineRule="auto"/>
        <w:ind w:left="-5" w:right="15" w:firstLine="725"/>
        <w:rPr>
          <w:ins w:id="936" w:author="Britt Collins" w:date="2021-09-30T14:58:00Z"/>
          <w:szCs w:val="21"/>
          <w:rPrChange w:id="937" w:author="David" w:date="2022-08-17T16:58:00Z">
            <w:rPr>
              <w:ins w:id="938" w:author="Britt Collins" w:date="2021-09-30T14:58:00Z"/>
              <w:rFonts w:ascii="Times New Roman" w:hAnsi="Times New Roman"/>
              <w:sz w:val="24"/>
              <w:szCs w:val="24"/>
            </w:rPr>
          </w:rPrChange>
        </w:rPr>
        <w:pPrChange w:id="939" w:author="David" w:date="2022-08-17T17:01:00Z">
          <w:pPr>
            <w:ind w:left="-5" w:right="15"/>
          </w:pPr>
        </w:pPrChange>
      </w:pPr>
      <w:ins w:id="940" w:author="Britt Collins" w:date="2021-09-30T14:58:00Z">
        <w:r w:rsidRPr="00163DCF">
          <w:rPr>
            <w:szCs w:val="21"/>
            <w:rPrChange w:id="941" w:author="David" w:date="2022-08-17T16:58:00Z">
              <w:rPr>
                <w:rFonts w:ascii="Times New Roman" w:hAnsi="Times New Roman"/>
                <w:sz w:val="24"/>
                <w:szCs w:val="24"/>
              </w:rPr>
            </w:rPrChange>
          </w:rPr>
          <w:t xml:space="preserve">I remember looking at the wage calculations spreadsheet. My mathematics aren’t too shabby, but the </w:t>
        </w:r>
      </w:ins>
      <w:ins w:id="942" w:author="Britt Collins" w:date="2021-09-30T16:04:00Z">
        <w:r w:rsidR="005B57A5" w:rsidRPr="00163DCF">
          <w:rPr>
            <w:szCs w:val="21"/>
            <w:rPrChange w:id="943" w:author="David" w:date="2022-08-17T16:58:00Z">
              <w:rPr>
                <w:rFonts w:ascii="Times New Roman" w:hAnsi="Times New Roman"/>
                <w:sz w:val="24"/>
                <w:szCs w:val="24"/>
              </w:rPr>
            </w:rPrChange>
          </w:rPr>
          <w:t>c</w:t>
        </w:r>
      </w:ins>
      <w:ins w:id="944" w:author="Britt Collins" w:date="2021-09-30T14:58:00Z">
        <w:r w:rsidRPr="00163DCF">
          <w:rPr>
            <w:szCs w:val="21"/>
            <w:rPrChange w:id="945" w:author="David" w:date="2022-08-17T16:58:00Z">
              <w:rPr>
                <w:rFonts w:ascii="Times New Roman" w:hAnsi="Times New Roman"/>
                <w:sz w:val="24"/>
                <w:szCs w:val="24"/>
              </w:rPr>
            </w:rPrChange>
          </w:rPr>
          <w:t xml:space="preserve">hief </w:t>
        </w:r>
      </w:ins>
      <w:ins w:id="946" w:author="Britt Collins" w:date="2021-09-30T16:04:00Z">
        <w:r w:rsidR="005B57A5" w:rsidRPr="00163DCF">
          <w:rPr>
            <w:szCs w:val="21"/>
            <w:rPrChange w:id="947" w:author="David" w:date="2022-08-17T16:58:00Z">
              <w:rPr>
                <w:rFonts w:ascii="Times New Roman" w:hAnsi="Times New Roman"/>
                <w:sz w:val="24"/>
                <w:szCs w:val="24"/>
              </w:rPr>
            </w:rPrChange>
          </w:rPr>
          <w:t>f</w:t>
        </w:r>
      </w:ins>
      <w:ins w:id="948" w:author="Britt Collins" w:date="2021-09-30T14:58:00Z">
        <w:r w:rsidRPr="00163DCF">
          <w:rPr>
            <w:szCs w:val="21"/>
            <w:rPrChange w:id="949" w:author="David" w:date="2022-08-17T16:58:00Z">
              <w:rPr>
                <w:rFonts w:ascii="Times New Roman" w:hAnsi="Times New Roman"/>
                <w:sz w:val="24"/>
                <w:szCs w:val="24"/>
              </w:rPr>
            </w:rPrChange>
          </w:rPr>
          <w:t xml:space="preserve">inancial </w:t>
        </w:r>
      </w:ins>
      <w:ins w:id="950" w:author="Britt Collins" w:date="2021-09-30T16:04:00Z">
        <w:r w:rsidR="005B57A5" w:rsidRPr="00163DCF">
          <w:rPr>
            <w:szCs w:val="21"/>
            <w:rPrChange w:id="951" w:author="David" w:date="2022-08-17T16:58:00Z">
              <w:rPr>
                <w:rFonts w:ascii="Times New Roman" w:hAnsi="Times New Roman"/>
                <w:sz w:val="24"/>
                <w:szCs w:val="24"/>
              </w:rPr>
            </w:rPrChange>
          </w:rPr>
          <w:t>o</w:t>
        </w:r>
      </w:ins>
      <w:ins w:id="952" w:author="Britt Collins" w:date="2021-09-30T14:58:00Z">
        <w:r w:rsidRPr="00163DCF">
          <w:rPr>
            <w:szCs w:val="21"/>
            <w:rPrChange w:id="953" w:author="David" w:date="2022-08-17T16:58:00Z">
              <w:rPr>
                <w:rFonts w:ascii="Times New Roman" w:hAnsi="Times New Roman"/>
                <w:sz w:val="24"/>
                <w:szCs w:val="24"/>
              </w:rPr>
            </w:rPrChange>
          </w:rPr>
          <w:t xml:space="preserve">fficer's calculations </w:t>
        </w:r>
      </w:ins>
      <w:ins w:id="954" w:author="Britt Collins" w:date="2021-09-30T16:04:00Z">
        <w:r w:rsidR="005B57A5" w:rsidRPr="00163DCF">
          <w:rPr>
            <w:szCs w:val="21"/>
            <w:rPrChange w:id="955" w:author="David" w:date="2022-08-17T16:58:00Z">
              <w:rPr>
                <w:rFonts w:ascii="Times New Roman" w:hAnsi="Times New Roman"/>
                <w:sz w:val="24"/>
                <w:szCs w:val="24"/>
              </w:rPr>
            </w:rPrChange>
          </w:rPr>
          <w:t>confu</w:t>
        </w:r>
      </w:ins>
      <w:ins w:id="956" w:author="Britt Collins" w:date="2021-09-30T16:05:00Z">
        <w:r w:rsidR="005B57A5" w:rsidRPr="00163DCF">
          <w:rPr>
            <w:szCs w:val="21"/>
            <w:rPrChange w:id="957" w:author="David" w:date="2022-08-17T16:58:00Z">
              <w:rPr>
                <w:rFonts w:ascii="Times New Roman" w:hAnsi="Times New Roman"/>
                <w:sz w:val="24"/>
                <w:szCs w:val="24"/>
              </w:rPr>
            </w:rPrChange>
          </w:rPr>
          <w:t>s</w:t>
        </w:r>
      </w:ins>
      <w:ins w:id="958" w:author="Britt Collins" w:date="2021-09-30T14:58:00Z">
        <w:r w:rsidRPr="00163DCF">
          <w:rPr>
            <w:szCs w:val="21"/>
            <w:rPrChange w:id="959" w:author="David" w:date="2022-08-17T16:58:00Z">
              <w:rPr>
                <w:rFonts w:ascii="Times New Roman" w:hAnsi="Times New Roman"/>
                <w:sz w:val="24"/>
                <w:szCs w:val="24"/>
              </w:rPr>
            </w:rPrChange>
          </w:rPr>
          <w:t xml:space="preserve">ed me. ‘Fuck you, Lyndon!’ I said under my breath. My wages according to my contract were six figures before tax. But, given the exchange rate at the time, I was set to earn the highest wage of my life. Given the higher price of living in Sydney, my dollars wouldn’t be stretching as far. I was </w:t>
        </w:r>
      </w:ins>
      <w:ins w:id="960" w:author="Britt Collins" w:date="2021-09-30T16:05:00Z">
        <w:r w:rsidR="003F2FF2" w:rsidRPr="00163DCF">
          <w:rPr>
            <w:szCs w:val="21"/>
            <w:rPrChange w:id="961" w:author="David" w:date="2022-08-17T16:58:00Z">
              <w:rPr>
                <w:rFonts w:ascii="Times New Roman" w:hAnsi="Times New Roman"/>
                <w:sz w:val="24"/>
                <w:szCs w:val="24"/>
              </w:rPr>
            </w:rPrChange>
          </w:rPr>
          <w:t>grate</w:t>
        </w:r>
      </w:ins>
      <w:ins w:id="962" w:author="Britt Collins" w:date="2021-09-30T16:06:00Z">
        <w:r w:rsidR="003F2FF2" w:rsidRPr="00163DCF">
          <w:rPr>
            <w:szCs w:val="21"/>
            <w:rPrChange w:id="963" w:author="David" w:date="2022-08-17T16:58:00Z">
              <w:rPr>
                <w:rFonts w:ascii="Times New Roman" w:hAnsi="Times New Roman"/>
                <w:sz w:val="24"/>
                <w:szCs w:val="24"/>
              </w:rPr>
            </w:rPrChange>
          </w:rPr>
          <w:t>ful to</w:t>
        </w:r>
      </w:ins>
      <w:ins w:id="964" w:author="Britt Collins" w:date="2021-09-30T14:58:00Z">
        <w:r w:rsidRPr="00163DCF">
          <w:rPr>
            <w:szCs w:val="21"/>
            <w:rPrChange w:id="965" w:author="David" w:date="2022-08-17T16:58:00Z">
              <w:rPr>
                <w:rFonts w:ascii="Times New Roman" w:hAnsi="Times New Roman"/>
                <w:sz w:val="24"/>
                <w:szCs w:val="24"/>
              </w:rPr>
            </w:rPrChange>
          </w:rPr>
          <w:t xml:space="preserve"> soon to be earning a wage after </w:t>
        </w:r>
      </w:ins>
      <w:ins w:id="966" w:author="Britt Collins" w:date="2021-09-30T16:05:00Z">
        <w:r w:rsidR="005B57A5" w:rsidRPr="00163DCF">
          <w:rPr>
            <w:szCs w:val="21"/>
            <w:rPrChange w:id="967" w:author="David" w:date="2022-08-17T16:58:00Z">
              <w:rPr>
                <w:rFonts w:ascii="Times New Roman" w:hAnsi="Times New Roman"/>
                <w:sz w:val="24"/>
                <w:szCs w:val="24"/>
              </w:rPr>
            </w:rPrChange>
          </w:rPr>
          <w:t>two</w:t>
        </w:r>
      </w:ins>
      <w:ins w:id="968" w:author="Britt Collins" w:date="2021-09-30T14:58:00Z">
        <w:r w:rsidRPr="00163DCF">
          <w:rPr>
            <w:szCs w:val="21"/>
            <w:rPrChange w:id="969" w:author="David" w:date="2022-08-17T16:58:00Z">
              <w:rPr>
                <w:rFonts w:ascii="Times New Roman" w:hAnsi="Times New Roman"/>
                <w:sz w:val="24"/>
                <w:szCs w:val="24"/>
              </w:rPr>
            </w:rPrChange>
          </w:rPr>
          <w:t xml:space="preserve"> months out of work, </w:t>
        </w:r>
      </w:ins>
      <w:ins w:id="970" w:author="Britt Collins" w:date="2021-09-30T16:06:00Z">
        <w:r w:rsidR="003F2FF2" w:rsidRPr="00163DCF">
          <w:rPr>
            <w:szCs w:val="21"/>
            <w:rPrChange w:id="971" w:author="David" w:date="2022-08-17T16:58:00Z">
              <w:rPr>
                <w:rFonts w:ascii="Times New Roman" w:hAnsi="Times New Roman"/>
                <w:sz w:val="24"/>
                <w:szCs w:val="24"/>
              </w:rPr>
            </w:rPrChange>
          </w:rPr>
          <w:t>but</w:t>
        </w:r>
      </w:ins>
      <w:ins w:id="972" w:author="Britt Collins" w:date="2021-09-30T14:58:00Z">
        <w:r w:rsidRPr="00163DCF">
          <w:rPr>
            <w:szCs w:val="21"/>
            <w:rPrChange w:id="973" w:author="David" w:date="2022-08-17T16:58:00Z">
              <w:rPr>
                <w:rFonts w:ascii="Times New Roman" w:hAnsi="Times New Roman"/>
                <w:sz w:val="24"/>
                <w:szCs w:val="24"/>
              </w:rPr>
            </w:rPrChange>
          </w:rPr>
          <w:t xml:space="preserve"> unsure that Lyndon's calculations were correct.</w:t>
        </w:r>
      </w:ins>
      <w:ins w:id="974" w:author="Britt Collins" w:date="2021-09-30T16:06:00Z">
        <w:r w:rsidR="003F2FF2" w:rsidRPr="00163DCF">
          <w:rPr>
            <w:szCs w:val="21"/>
            <w:rPrChange w:id="975" w:author="David" w:date="2022-08-17T16:58:00Z">
              <w:rPr>
                <w:rFonts w:ascii="Times New Roman" w:hAnsi="Times New Roman"/>
                <w:sz w:val="24"/>
                <w:szCs w:val="24"/>
              </w:rPr>
            </w:rPrChange>
          </w:rPr>
          <w:t xml:space="preserve"> </w:t>
        </w:r>
      </w:ins>
      <w:ins w:id="976" w:author="Britt Collins" w:date="2021-09-30T14:58:00Z">
        <w:r w:rsidRPr="00163DCF">
          <w:rPr>
            <w:szCs w:val="21"/>
            <w:rPrChange w:id="977" w:author="David" w:date="2022-08-17T16:58:00Z">
              <w:rPr>
                <w:rFonts w:ascii="Times New Roman" w:hAnsi="Times New Roman"/>
                <w:sz w:val="24"/>
                <w:szCs w:val="24"/>
              </w:rPr>
            </w:rPrChange>
          </w:rPr>
          <w:t>I had a small amount of money to tide me by, AU$1</w:t>
        </w:r>
      </w:ins>
      <w:ins w:id="978" w:author="Britt Collins" w:date="2021-09-30T16:06:00Z">
        <w:r w:rsidR="003F2FF2" w:rsidRPr="00163DCF">
          <w:rPr>
            <w:szCs w:val="21"/>
            <w:rPrChange w:id="979" w:author="David" w:date="2022-08-17T16:58:00Z">
              <w:rPr>
                <w:rFonts w:ascii="Times New Roman" w:hAnsi="Times New Roman"/>
                <w:sz w:val="24"/>
                <w:szCs w:val="24"/>
              </w:rPr>
            </w:rPrChange>
          </w:rPr>
          <w:t>,</w:t>
        </w:r>
      </w:ins>
      <w:ins w:id="980" w:author="Britt Collins" w:date="2021-09-30T14:58:00Z">
        <w:r w:rsidRPr="00163DCF">
          <w:rPr>
            <w:szCs w:val="21"/>
            <w:rPrChange w:id="981" w:author="David" w:date="2022-08-17T16:58:00Z">
              <w:rPr>
                <w:rFonts w:ascii="Times New Roman" w:hAnsi="Times New Roman"/>
                <w:sz w:val="24"/>
                <w:szCs w:val="24"/>
              </w:rPr>
            </w:rPrChange>
          </w:rPr>
          <w:t xml:space="preserve">000 to be exact. The accommodation was paid for by the consultancy for the next </w:t>
        </w:r>
      </w:ins>
      <w:ins w:id="982" w:author="Britt Collins" w:date="2021-09-30T16:06:00Z">
        <w:r w:rsidR="003F2FF2" w:rsidRPr="00163DCF">
          <w:rPr>
            <w:szCs w:val="21"/>
            <w:rPrChange w:id="983" w:author="David" w:date="2022-08-17T16:58:00Z">
              <w:rPr>
                <w:rFonts w:ascii="Times New Roman" w:hAnsi="Times New Roman"/>
                <w:sz w:val="24"/>
                <w:szCs w:val="24"/>
              </w:rPr>
            </w:rPrChange>
          </w:rPr>
          <w:t>fortnight</w:t>
        </w:r>
      </w:ins>
      <w:ins w:id="984" w:author="Britt Collins" w:date="2021-09-30T14:58:00Z">
        <w:r w:rsidRPr="00163DCF">
          <w:rPr>
            <w:szCs w:val="21"/>
            <w:rPrChange w:id="985" w:author="David" w:date="2022-08-17T16:58:00Z">
              <w:rPr>
                <w:rFonts w:ascii="Times New Roman" w:hAnsi="Times New Roman"/>
                <w:sz w:val="24"/>
                <w:szCs w:val="24"/>
              </w:rPr>
            </w:rPrChange>
          </w:rPr>
          <w:t xml:space="preserve">. My only financial concerns were food, social </w:t>
        </w:r>
        <w:proofErr w:type="gramStart"/>
        <w:r w:rsidRPr="00163DCF">
          <w:rPr>
            <w:szCs w:val="21"/>
            <w:rPrChange w:id="986" w:author="David" w:date="2022-08-17T16:58:00Z">
              <w:rPr>
                <w:rFonts w:ascii="Times New Roman" w:hAnsi="Times New Roman"/>
                <w:sz w:val="24"/>
                <w:szCs w:val="24"/>
              </w:rPr>
            </w:rPrChange>
          </w:rPr>
          <w:t>drinking</w:t>
        </w:r>
        <w:proofErr w:type="gramEnd"/>
        <w:r w:rsidRPr="00163DCF">
          <w:rPr>
            <w:szCs w:val="21"/>
            <w:rPrChange w:id="987" w:author="David" w:date="2022-08-17T16:58:00Z">
              <w:rPr>
                <w:rFonts w:ascii="Times New Roman" w:hAnsi="Times New Roman"/>
                <w:sz w:val="24"/>
                <w:szCs w:val="24"/>
              </w:rPr>
            </w:rPrChange>
          </w:rPr>
          <w:t xml:space="preserve"> and transport. Food was expensive, Coles and Woolworths were the cheapest of the supermarkets. </w:t>
        </w:r>
      </w:ins>
      <w:ins w:id="988" w:author="Britt Collins" w:date="2021-09-30T16:07:00Z">
        <w:r w:rsidR="003F2FF2" w:rsidRPr="00163DCF">
          <w:rPr>
            <w:szCs w:val="21"/>
            <w:rPrChange w:id="989" w:author="David" w:date="2022-08-17T16:58:00Z">
              <w:rPr>
                <w:rFonts w:ascii="Times New Roman" w:hAnsi="Times New Roman"/>
                <w:sz w:val="24"/>
                <w:szCs w:val="24"/>
              </w:rPr>
            </w:rPrChange>
          </w:rPr>
          <w:t>Back home,</w:t>
        </w:r>
      </w:ins>
      <w:ins w:id="990" w:author="Britt Collins" w:date="2021-09-30T14:58:00Z">
        <w:r w:rsidRPr="00163DCF">
          <w:rPr>
            <w:szCs w:val="21"/>
            <w:rPrChange w:id="991" w:author="David" w:date="2022-08-17T16:58:00Z">
              <w:rPr>
                <w:rFonts w:ascii="Times New Roman" w:hAnsi="Times New Roman"/>
                <w:sz w:val="24"/>
                <w:szCs w:val="24"/>
              </w:rPr>
            </w:rPrChange>
          </w:rPr>
          <w:t xml:space="preserve"> I had developed a taste for protein. Whenever I visited a supermarket in Australia I made a beeline for the cooked meats section, looking specifically for cooked chicken. Half chicken, stuffing, with salad and/or chips was what I lived on.</w:t>
        </w:r>
      </w:ins>
    </w:p>
    <w:p w14:paraId="3D6CE72F" w14:textId="5703D84E" w:rsidR="006F31F6" w:rsidRPr="00163DCF" w:rsidRDefault="006F31F6">
      <w:pPr>
        <w:spacing w:after="325" w:line="276" w:lineRule="auto"/>
        <w:ind w:left="-5" w:right="15" w:firstLine="725"/>
        <w:rPr>
          <w:ins w:id="992" w:author="Britt Collins" w:date="2021-09-30T14:58:00Z"/>
          <w:szCs w:val="21"/>
          <w:rPrChange w:id="993" w:author="David" w:date="2022-08-17T16:58:00Z">
            <w:rPr>
              <w:ins w:id="994" w:author="Britt Collins" w:date="2021-09-30T14:58:00Z"/>
              <w:rFonts w:ascii="Times New Roman" w:hAnsi="Times New Roman"/>
              <w:sz w:val="24"/>
              <w:szCs w:val="24"/>
            </w:rPr>
          </w:rPrChange>
        </w:rPr>
        <w:pPrChange w:id="995" w:author="David" w:date="2022-08-17T17:01:00Z">
          <w:pPr>
            <w:spacing w:after="325"/>
            <w:ind w:left="-5" w:right="15"/>
          </w:pPr>
        </w:pPrChange>
      </w:pPr>
      <w:ins w:id="996" w:author="Britt Collins" w:date="2021-09-30T14:58:00Z">
        <w:r w:rsidRPr="00163DCF">
          <w:rPr>
            <w:szCs w:val="21"/>
            <w:rPrChange w:id="997" w:author="David" w:date="2022-08-17T16:58:00Z">
              <w:rPr>
                <w:rFonts w:ascii="Times New Roman" w:hAnsi="Times New Roman"/>
                <w:sz w:val="24"/>
                <w:szCs w:val="24"/>
              </w:rPr>
            </w:rPrChange>
          </w:rPr>
          <w:t>Australia is where I discovered a love for exotic fruits: the avocado and the mango, grown in nearby Queensland were in season. Australian mangoes, considered the sweetest fruit in the world, are a taste sensation.</w:t>
        </w:r>
      </w:ins>
    </w:p>
    <w:p w14:paraId="15EDC67A" w14:textId="6BD4AABE" w:rsidR="006F31F6" w:rsidRPr="00163DCF" w:rsidRDefault="00AC5D65">
      <w:pPr>
        <w:pStyle w:val="Heading1"/>
        <w:spacing w:line="276" w:lineRule="auto"/>
        <w:ind w:left="-6" w:hanging="11"/>
        <w:jc w:val="center"/>
        <w:rPr>
          <w:ins w:id="998" w:author="Britt Collins" w:date="2021-09-30T14:58:00Z"/>
          <w:b/>
          <w:sz w:val="21"/>
          <w:szCs w:val="21"/>
          <w:rPrChange w:id="999" w:author="David" w:date="2022-08-17T16:58:00Z">
            <w:rPr>
              <w:ins w:id="1000" w:author="Britt Collins" w:date="2021-09-30T14:58:00Z"/>
              <w:rFonts w:ascii="Times New Roman" w:hAnsi="Times New Roman"/>
              <w:sz w:val="24"/>
              <w:szCs w:val="24"/>
            </w:rPr>
          </w:rPrChange>
        </w:rPr>
        <w:pPrChange w:id="1001" w:author="David" w:date="2022-08-17T17:01:00Z">
          <w:pPr>
            <w:pStyle w:val="Heading1"/>
            <w:ind w:left="-5"/>
          </w:pPr>
        </w:pPrChange>
      </w:pPr>
      <w:ins w:id="1002" w:author="Britt Collins" w:date="2021-10-04T09:36:00Z">
        <w:r w:rsidRPr="00163DCF">
          <w:rPr>
            <w:sz w:val="21"/>
            <w:szCs w:val="21"/>
            <w:rPrChange w:id="1003" w:author="David" w:date="2022-08-17T16:58:00Z">
              <w:rPr>
                <w:rFonts w:ascii="Times New Roman" w:hAnsi="Times New Roman"/>
                <w:sz w:val="24"/>
                <w:szCs w:val="24"/>
              </w:rPr>
            </w:rPrChange>
          </w:rPr>
          <w:br/>
        </w:r>
      </w:ins>
      <w:ins w:id="1004" w:author="Britt Collins" w:date="2021-10-05T15:35:00Z">
        <w:r w:rsidR="00290110" w:rsidRPr="00163DCF">
          <w:rPr>
            <w:b/>
            <w:sz w:val="21"/>
            <w:szCs w:val="21"/>
            <w:rPrChange w:id="1005" w:author="David" w:date="2022-08-17T16:58:00Z">
              <w:rPr>
                <w:rFonts w:ascii="Times New Roman" w:hAnsi="Times New Roman"/>
                <w:b/>
                <w:sz w:val="24"/>
                <w:szCs w:val="24"/>
              </w:rPr>
            </w:rPrChange>
          </w:rPr>
          <w:br/>
        </w:r>
      </w:ins>
      <w:ins w:id="1006" w:author="Britt Collins" w:date="2021-09-30T14:58:00Z">
        <w:r w:rsidR="006F31F6" w:rsidRPr="00163DCF">
          <w:rPr>
            <w:b/>
            <w:sz w:val="21"/>
            <w:szCs w:val="21"/>
            <w:rPrChange w:id="1007" w:author="David" w:date="2022-08-17T16:58:00Z">
              <w:rPr>
                <w:rFonts w:ascii="Times New Roman" w:hAnsi="Times New Roman"/>
                <w:sz w:val="24"/>
                <w:szCs w:val="24"/>
              </w:rPr>
            </w:rPrChange>
          </w:rPr>
          <w:t>4</w:t>
        </w:r>
      </w:ins>
    </w:p>
    <w:p w14:paraId="5DE3E5F9" w14:textId="77777777" w:rsidR="006F31F6" w:rsidRPr="00163DCF" w:rsidRDefault="006F31F6">
      <w:pPr>
        <w:pStyle w:val="Heading2"/>
        <w:spacing w:line="276" w:lineRule="auto"/>
        <w:ind w:left="-6" w:hanging="11"/>
        <w:jc w:val="center"/>
        <w:rPr>
          <w:ins w:id="1008" w:author="Britt Collins" w:date="2021-09-30T14:58:00Z"/>
          <w:b/>
          <w:sz w:val="21"/>
          <w:szCs w:val="21"/>
          <w:rPrChange w:id="1009" w:author="David" w:date="2022-08-17T16:58:00Z">
            <w:rPr>
              <w:ins w:id="1010" w:author="Britt Collins" w:date="2021-09-30T14:58:00Z"/>
              <w:rFonts w:ascii="Times New Roman" w:hAnsi="Times New Roman"/>
              <w:sz w:val="24"/>
              <w:szCs w:val="24"/>
            </w:rPr>
          </w:rPrChange>
        </w:rPr>
        <w:pPrChange w:id="1011" w:author="David" w:date="2022-08-17T17:01:00Z">
          <w:pPr>
            <w:pStyle w:val="Heading2"/>
            <w:ind w:left="-5"/>
          </w:pPr>
        </w:pPrChange>
      </w:pPr>
      <w:ins w:id="1012" w:author="Britt Collins" w:date="2021-09-30T14:58:00Z">
        <w:r w:rsidRPr="00163DCF">
          <w:rPr>
            <w:b/>
            <w:sz w:val="21"/>
            <w:szCs w:val="21"/>
            <w:rPrChange w:id="1013" w:author="David" w:date="2022-08-17T16:58:00Z">
              <w:rPr>
                <w:rFonts w:ascii="Times New Roman" w:hAnsi="Times New Roman"/>
                <w:sz w:val="24"/>
                <w:szCs w:val="24"/>
              </w:rPr>
            </w:rPrChange>
          </w:rPr>
          <w:t>Same work, different climate</w:t>
        </w:r>
      </w:ins>
    </w:p>
    <w:p w14:paraId="09F5E184" w14:textId="77777777" w:rsidR="003F2FF2" w:rsidRPr="00163DCF" w:rsidRDefault="003F2FF2">
      <w:pPr>
        <w:spacing w:line="276" w:lineRule="auto"/>
        <w:ind w:left="-5" w:right="15"/>
        <w:rPr>
          <w:ins w:id="1014" w:author="Britt Collins" w:date="2021-09-30T16:13:00Z"/>
          <w:b/>
          <w:szCs w:val="21"/>
          <w:rPrChange w:id="1015" w:author="David" w:date="2022-08-17T16:58:00Z">
            <w:rPr>
              <w:ins w:id="1016" w:author="Britt Collins" w:date="2021-09-30T16:13:00Z"/>
              <w:rFonts w:ascii="Times New Roman" w:hAnsi="Times New Roman"/>
              <w:sz w:val="24"/>
              <w:szCs w:val="24"/>
            </w:rPr>
          </w:rPrChange>
        </w:rPr>
        <w:pPrChange w:id="1017" w:author="David" w:date="2022-08-17T17:01:00Z">
          <w:pPr>
            <w:spacing w:line="480" w:lineRule="auto"/>
            <w:ind w:left="-5" w:right="15"/>
          </w:pPr>
        </w:pPrChange>
      </w:pPr>
    </w:p>
    <w:p w14:paraId="0AFA6F61" w14:textId="52673345" w:rsidR="006F31F6" w:rsidRPr="00163DCF" w:rsidRDefault="003F2FF2">
      <w:pPr>
        <w:spacing w:line="276" w:lineRule="auto"/>
        <w:ind w:left="-5" w:right="15"/>
        <w:rPr>
          <w:ins w:id="1018" w:author="Britt Collins" w:date="2021-09-30T14:58:00Z"/>
          <w:szCs w:val="21"/>
          <w:rPrChange w:id="1019" w:author="David" w:date="2022-08-17T16:58:00Z">
            <w:rPr>
              <w:ins w:id="1020" w:author="Britt Collins" w:date="2021-09-30T14:58:00Z"/>
              <w:rFonts w:ascii="Times New Roman" w:hAnsi="Times New Roman"/>
              <w:sz w:val="24"/>
              <w:szCs w:val="24"/>
            </w:rPr>
          </w:rPrChange>
        </w:rPr>
        <w:pPrChange w:id="1021" w:author="David" w:date="2022-08-17T17:01:00Z">
          <w:pPr>
            <w:ind w:left="-5" w:right="15"/>
          </w:pPr>
        </w:pPrChange>
      </w:pPr>
      <w:ins w:id="1022" w:author="Britt Collins" w:date="2021-09-30T16:13:00Z">
        <w:r w:rsidRPr="00163DCF">
          <w:rPr>
            <w:b/>
            <w:szCs w:val="21"/>
            <w:rPrChange w:id="1023" w:author="David" w:date="2022-08-17T16:58:00Z">
              <w:rPr>
                <w:rFonts w:ascii="Times New Roman" w:hAnsi="Times New Roman"/>
                <w:sz w:val="24"/>
                <w:szCs w:val="24"/>
              </w:rPr>
            </w:rPrChange>
          </w:rPr>
          <w:lastRenderedPageBreak/>
          <w:t>NEED A MORE EXCITING CHAPTER OPENER HERE</w:t>
        </w:r>
        <w:r w:rsidRPr="00163DCF">
          <w:rPr>
            <w:szCs w:val="21"/>
            <w:rPrChange w:id="1024" w:author="David" w:date="2022-08-17T16:58:00Z">
              <w:rPr>
                <w:rFonts w:ascii="Times New Roman" w:hAnsi="Times New Roman"/>
                <w:sz w:val="24"/>
                <w:szCs w:val="24"/>
              </w:rPr>
            </w:rPrChange>
          </w:rPr>
          <w:t xml:space="preserve"> </w:t>
        </w:r>
      </w:ins>
      <w:ins w:id="1025" w:author="Britt Collins" w:date="2021-10-01T19:18:00Z">
        <w:r w:rsidR="0018357E" w:rsidRPr="00163DCF">
          <w:rPr>
            <w:b/>
            <w:szCs w:val="21"/>
            <w:rPrChange w:id="1026" w:author="David" w:date="2022-08-17T16:58:00Z">
              <w:rPr>
                <w:rFonts w:ascii="Times New Roman" w:hAnsi="Times New Roman"/>
                <w:sz w:val="24"/>
                <w:szCs w:val="24"/>
              </w:rPr>
            </w:rPrChange>
          </w:rPr>
          <w:t xml:space="preserve">Waking up in the </w:t>
        </w:r>
      </w:ins>
      <w:ins w:id="1027" w:author="Britt Collins" w:date="2021-10-01T19:19:00Z">
        <w:r w:rsidR="00F27BC2" w:rsidRPr="00163DCF">
          <w:rPr>
            <w:b/>
            <w:szCs w:val="21"/>
            <w:rPrChange w:id="1028" w:author="David" w:date="2022-08-17T16:58:00Z">
              <w:rPr>
                <w:rFonts w:ascii="Times New Roman" w:hAnsi="Times New Roman"/>
                <w:b/>
                <w:sz w:val="24"/>
                <w:szCs w:val="24"/>
              </w:rPr>
            </w:rPrChange>
          </w:rPr>
          <w:t xml:space="preserve">blazing </w:t>
        </w:r>
      </w:ins>
      <w:ins w:id="1029" w:author="Britt Collins" w:date="2021-10-01T19:18:00Z">
        <w:r w:rsidR="0018357E" w:rsidRPr="00163DCF">
          <w:rPr>
            <w:b/>
            <w:szCs w:val="21"/>
            <w:rPrChange w:id="1030" w:author="David" w:date="2022-08-17T16:58:00Z">
              <w:rPr>
                <w:rFonts w:ascii="Times New Roman" w:hAnsi="Times New Roman"/>
                <w:sz w:val="24"/>
                <w:szCs w:val="24"/>
              </w:rPr>
            </w:rPrChange>
          </w:rPr>
          <w:t>sunshine</w:t>
        </w:r>
        <w:r w:rsidR="00F27BC2" w:rsidRPr="00163DCF">
          <w:rPr>
            <w:b/>
            <w:szCs w:val="21"/>
            <w:rPrChange w:id="1031" w:author="David" w:date="2022-08-17T16:58:00Z">
              <w:rPr>
                <w:rFonts w:ascii="Times New Roman" w:hAnsi="Times New Roman"/>
                <w:sz w:val="24"/>
                <w:szCs w:val="24"/>
              </w:rPr>
            </w:rPrChange>
          </w:rPr>
          <w:t xml:space="preserve"> of </w:t>
        </w:r>
      </w:ins>
      <w:ins w:id="1032" w:author="Britt Collins" w:date="2021-10-01T19:20:00Z">
        <w:r w:rsidR="00F27BC2" w:rsidRPr="00163DCF">
          <w:rPr>
            <w:b/>
            <w:szCs w:val="21"/>
            <w:rPrChange w:id="1033" w:author="David" w:date="2022-08-17T16:58:00Z">
              <w:rPr>
                <w:rFonts w:ascii="Times New Roman" w:hAnsi="Times New Roman"/>
                <w:b/>
                <w:sz w:val="24"/>
                <w:szCs w:val="24"/>
              </w:rPr>
            </w:rPrChange>
          </w:rPr>
          <w:t>a subtropical city</w:t>
        </w:r>
      </w:ins>
      <w:ins w:id="1034" w:author="Britt Collins" w:date="2021-10-01T19:18:00Z">
        <w:r w:rsidR="0018357E" w:rsidRPr="00163DCF">
          <w:rPr>
            <w:b/>
            <w:szCs w:val="21"/>
            <w:rPrChange w:id="1035" w:author="David" w:date="2022-08-17T16:58:00Z">
              <w:rPr>
                <w:rFonts w:ascii="Times New Roman" w:hAnsi="Times New Roman"/>
                <w:sz w:val="24"/>
                <w:szCs w:val="24"/>
              </w:rPr>
            </w:rPrChange>
          </w:rPr>
          <w:t xml:space="preserve">, I tumbled headfirst </w:t>
        </w:r>
        <w:r w:rsidR="00F27BC2" w:rsidRPr="00163DCF">
          <w:rPr>
            <w:b/>
            <w:szCs w:val="21"/>
            <w:rPrChange w:id="1036" w:author="David" w:date="2022-08-17T16:58:00Z">
              <w:rPr>
                <w:rFonts w:ascii="Times New Roman" w:hAnsi="Times New Roman"/>
                <w:sz w:val="24"/>
                <w:szCs w:val="24"/>
              </w:rPr>
            </w:rPrChange>
          </w:rPr>
          <w:t xml:space="preserve">into each day. </w:t>
        </w:r>
      </w:ins>
      <w:ins w:id="1037" w:author="Britt Collins" w:date="2021-10-01T19:21:00Z">
        <w:r w:rsidR="00F27BC2" w:rsidRPr="00163DCF">
          <w:rPr>
            <w:b/>
            <w:szCs w:val="21"/>
            <w:rPrChange w:id="1038" w:author="David" w:date="2022-08-17T16:58:00Z">
              <w:rPr>
                <w:rFonts w:ascii="Times New Roman" w:hAnsi="Times New Roman"/>
                <w:b/>
                <w:sz w:val="24"/>
                <w:szCs w:val="24"/>
              </w:rPr>
            </w:rPrChange>
          </w:rPr>
          <w:t xml:space="preserve">It still felt a little surreal shifting from winter into summer. </w:t>
        </w:r>
      </w:ins>
      <w:ins w:id="1039" w:author="Britt Collins" w:date="2021-09-30T14:58:00Z">
        <w:r w:rsidR="006F31F6" w:rsidRPr="00163DCF">
          <w:rPr>
            <w:szCs w:val="21"/>
            <w:rPrChange w:id="1040" w:author="David" w:date="2022-08-17T16:58:00Z">
              <w:rPr>
                <w:rFonts w:ascii="Times New Roman" w:hAnsi="Times New Roman"/>
                <w:sz w:val="24"/>
                <w:szCs w:val="24"/>
              </w:rPr>
            </w:rPrChange>
          </w:rPr>
          <w:t xml:space="preserve">A </w:t>
        </w:r>
      </w:ins>
      <w:ins w:id="1041" w:author="Britt Collins" w:date="2021-10-01T19:18:00Z">
        <w:r w:rsidR="00F27BC2" w:rsidRPr="00163DCF">
          <w:rPr>
            <w:szCs w:val="21"/>
            <w:rPrChange w:id="1042" w:author="David" w:date="2022-08-17T16:58:00Z">
              <w:rPr>
                <w:rFonts w:ascii="Times New Roman" w:hAnsi="Times New Roman"/>
                <w:sz w:val="24"/>
                <w:szCs w:val="24"/>
              </w:rPr>
            </w:rPrChange>
          </w:rPr>
          <w:t>few</w:t>
        </w:r>
      </w:ins>
      <w:ins w:id="1043" w:author="Britt Collins" w:date="2021-09-30T14:58:00Z">
        <w:r w:rsidR="006F31F6" w:rsidRPr="00163DCF">
          <w:rPr>
            <w:szCs w:val="21"/>
            <w:rPrChange w:id="1044" w:author="David" w:date="2022-08-17T16:58:00Z">
              <w:rPr>
                <w:rFonts w:ascii="Times New Roman" w:hAnsi="Times New Roman"/>
                <w:sz w:val="24"/>
                <w:szCs w:val="24"/>
              </w:rPr>
            </w:rPrChange>
          </w:rPr>
          <w:t xml:space="preserve"> days had passed since my arrival. What had I achieved? I had a bank account, but my tax file number was still being processed. I still needed a mobile phone contract too. Other than that, I had nothing to worry about, right? It was another bright and warm day. I should be wearing t-shirt and shorts, right? Not today. Today was day one at my new place of work. It was to be, as my boss Mark had informed me, </w:t>
        </w:r>
        <w:proofErr w:type="gramStart"/>
        <w:r w:rsidR="006F31F6" w:rsidRPr="00163DCF">
          <w:rPr>
            <w:szCs w:val="21"/>
            <w:rPrChange w:id="1045" w:author="David" w:date="2022-08-17T16:58:00Z">
              <w:rPr>
                <w:rFonts w:ascii="Times New Roman" w:hAnsi="Times New Roman"/>
                <w:sz w:val="24"/>
                <w:szCs w:val="24"/>
              </w:rPr>
            </w:rPrChange>
          </w:rPr>
          <w:t>suited</w:t>
        </w:r>
        <w:proofErr w:type="gramEnd"/>
        <w:r w:rsidR="006F31F6" w:rsidRPr="00163DCF">
          <w:rPr>
            <w:szCs w:val="21"/>
            <w:rPrChange w:id="1046" w:author="David" w:date="2022-08-17T16:58:00Z">
              <w:rPr>
                <w:rFonts w:ascii="Times New Roman" w:hAnsi="Times New Roman"/>
                <w:sz w:val="24"/>
                <w:szCs w:val="24"/>
              </w:rPr>
            </w:rPrChange>
          </w:rPr>
          <w:t xml:space="preserve"> and booted. I came prepared</w:t>
        </w:r>
      </w:ins>
      <w:ins w:id="1047" w:author="Britt Collins" w:date="2021-09-30T16:14:00Z">
        <w:r w:rsidRPr="00163DCF">
          <w:rPr>
            <w:szCs w:val="21"/>
            <w:rPrChange w:id="1048" w:author="David" w:date="2022-08-17T16:58:00Z">
              <w:rPr>
                <w:rFonts w:ascii="Times New Roman" w:hAnsi="Times New Roman"/>
                <w:sz w:val="24"/>
                <w:szCs w:val="24"/>
              </w:rPr>
            </w:rPrChange>
          </w:rPr>
          <w:t>,</w:t>
        </w:r>
      </w:ins>
      <w:ins w:id="1049" w:author="Britt Collins" w:date="2021-09-30T14:58:00Z">
        <w:r w:rsidR="006F31F6" w:rsidRPr="00163DCF">
          <w:rPr>
            <w:szCs w:val="21"/>
            <w:rPrChange w:id="1050" w:author="David" w:date="2022-08-17T16:58:00Z">
              <w:rPr>
                <w:rFonts w:ascii="Times New Roman" w:hAnsi="Times New Roman"/>
                <w:sz w:val="24"/>
                <w:szCs w:val="24"/>
              </w:rPr>
            </w:rPrChange>
          </w:rPr>
          <w:t xml:space="preserve"> the Hugo Boss suit, one my younger brother bought for me, was hanging neatly in the wardrobe. I </w:t>
        </w:r>
      </w:ins>
      <w:ins w:id="1051" w:author="Britt Collins" w:date="2021-09-30T16:14:00Z">
        <w:r w:rsidRPr="00163DCF">
          <w:rPr>
            <w:szCs w:val="21"/>
            <w:rPrChange w:id="1052" w:author="David" w:date="2022-08-17T16:58:00Z">
              <w:rPr>
                <w:rFonts w:ascii="Times New Roman" w:hAnsi="Times New Roman"/>
                <w:sz w:val="24"/>
                <w:szCs w:val="24"/>
              </w:rPr>
            </w:rPrChange>
          </w:rPr>
          <w:t>left</w:t>
        </w:r>
      </w:ins>
      <w:ins w:id="1053" w:author="Britt Collins" w:date="2021-09-30T14:58:00Z">
        <w:r w:rsidR="006F31F6" w:rsidRPr="00163DCF">
          <w:rPr>
            <w:szCs w:val="21"/>
            <w:rPrChange w:id="1054" w:author="David" w:date="2022-08-17T16:58:00Z">
              <w:rPr>
                <w:rFonts w:ascii="Times New Roman" w:hAnsi="Times New Roman"/>
                <w:sz w:val="24"/>
                <w:szCs w:val="24"/>
              </w:rPr>
            </w:rPrChange>
          </w:rPr>
          <w:t xml:space="preserve"> the jacket, a wise move, given the humid climate.</w:t>
        </w:r>
      </w:ins>
    </w:p>
    <w:p w14:paraId="448FA19F" w14:textId="5649B300" w:rsidR="006F31F6" w:rsidRPr="00163DCF" w:rsidRDefault="006F31F6">
      <w:pPr>
        <w:spacing w:line="276" w:lineRule="auto"/>
        <w:ind w:left="-5" w:right="15" w:firstLine="725"/>
        <w:rPr>
          <w:ins w:id="1055" w:author="Britt Collins" w:date="2021-09-30T14:58:00Z"/>
          <w:szCs w:val="21"/>
          <w:rPrChange w:id="1056" w:author="David" w:date="2022-08-17T16:58:00Z">
            <w:rPr>
              <w:ins w:id="1057" w:author="Britt Collins" w:date="2021-09-30T14:58:00Z"/>
              <w:rFonts w:ascii="Times New Roman" w:hAnsi="Times New Roman"/>
              <w:sz w:val="24"/>
              <w:szCs w:val="24"/>
            </w:rPr>
          </w:rPrChange>
        </w:rPr>
        <w:pPrChange w:id="1058" w:author="David" w:date="2022-08-17T17:01:00Z">
          <w:pPr>
            <w:ind w:left="-5" w:right="15"/>
          </w:pPr>
        </w:pPrChange>
      </w:pPr>
      <w:ins w:id="1059" w:author="Britt Collins" w:date="2021-09-30T14:58:00Z">
        <w:r w:rsidRPr="00163DCF">
          <w:rPr>
            <w:szCs w:val="21"/>
            <w:rPrChange w:id="1060" w:author="David" w:date="2022-08-17T16:58:00Z">
              <w:rPr>
                <w:rFonts w:ascii="Times New Roman" w:hAnsi="Times New Roman"/>
                <w:sz w:val="24"/>
                <w:szCs w:val="24"/>
              </w:rPr>
            </w:rPrChange>
          </w:rPr>
          <w:t xml:space="preserve">Mark had emailed me details of the consultancy office location and the time at which Bruce </w:t>
        </w:r>
      </w:ins>
      <w:ins w:id="1061" w:author="Britt Collins" w:date="2021-10-07T08:52:00Z">
        <w:r w:rsidR="006D2E5F" w:rsidRPr="00163DCF">
          <w:rPr>
            <w:szCs w:val="21"/>
            <w:rPrChange w:id="1062" w:author="David" w:date="2022-08-17T16:58:00Z">
              <w:rPr>
                <w:rFonts w:ascii="Times New Roman" w:hAnsi="Times New Roman"/>
                <w:sz w:val="24"/>
                <w:szCs w:val="24"/>
              </w:rPr>
            </w:rPrChange>
          </w:rPr>
          <w:t>and</w:t>
        </w:r>
      </w:ins>
      <w:ins w:id="1063" w:author="Britt Collins" w:date="2021-09-30T14:58:00Z">
        <w:r w:rsidRPr="00163DCF">
          <w:rPr>
            <w:szCs w:val="21"/>
            <w:rPrChange w:id="1064" w:author="David" w:date="2022-08-17T16:58:00Z">
              <w:rPr>
                <w:rFonts w:ascii="Times New Roman" w:hAnsi="Times New Roman"/>
                <w:sz w:val="24"/>
                <w:szCs w:val="24"/>
              </w:rPr>
            </w:rPrChange>
          </w:rPr>
          <w:t xml:space="preserve"> Elliot (Sydney operations) were expecting me. It was a good distance from my </w:t>
        </w:r>
      </w:ins>
      <w:ins w:id="1065" w:author="Britt Collins" w:date="2021-09-30T16:14:00Z">
        <w:r w:rsidR="003F2FF2" w:rsidRPr="00163DCF">
          <w:rPr>
            <w:szCs w:val="21"/>
            <w:rPrChange w:id="1066" w:author="David" w:date="2022-08-17T16:58:00Z">
              <w:rPr>
                <w:rFonts w:ascii="Times New Roman" w:hAnsi="Times New Roman"/>
                <w:sz w:val="24"/>
                <w:szCs w:val="24"/>
              </w:rPr>
            </w:rPrChange>
          </w:rPr>
          <w:t>apartment</w:t>
        </w:r>
      </w:ins>
      <w:ins w:id="1067" w:author="Britt Collins" w:date="2021-09-30T14:58:00Z">
        <w:r w:rsidRPr="00163DCF">
          <w:rPr>
            <w:szCs w:val="21"/>
            <w:rPrChange w:id="1068" w:author="David" w:date="2022-08-17T16:58:00Z">
              <w:rPr>
                <w:rFonts w:ascii="Times New Roman" w:hAnsi="Times New Roman"/>
                <w:sz w:val="24"/>
                <w:szCs w:val="24"/>
              </w:rPr>
            </w:rPrChange>
          </w:rPr>
          <w:t xml:space="preserve"> to the office, via the Sydney Harbour Bridge. With the weather being so nice</w:t>
        </w:r>
      </w:ins>
      <w:ins w:id="1069" w:author="Britt Collins" w:date="2021-09-30T16:14:00Z">
        <w:r w:rsidR="003F2FF2" w:rsidRPr="00163DCF">
          <w:rPr>
            <w:szCs w:val="21"/>
            <w:rPrChange w:id="1070" w:author="David" w:date="2022-08-17T16:58:00Z">
              <w:rPr>
                <w:rFonts w:ascii="Times New Roman" w:hAnsi="Times New Roman"/>
                <w:sz w:val="24"/>
                <w:szCs w:val="24"/>
              </w:rPr>
            </w:rPrChange>
          </w:rPr>
          <w:t>,</w:t>
        </w:r>
      </w:ins>
      <w:ins w:id="1071" w:author="Britt Collins" w:date="2021-09-30T14:58:00Z">
        <w:r w:rsidRPr="00163DCF">
          <w:rPr>
            <w:szCs w:val="21"/>
            <w:rPrChange w:id="1072" w:author="David" w:date="2022-08-17T16:58:00Z">
              <w:rPr>
                <w:rFonts w:ascii="Times New Roman" w:hAnsi="Times New Roman"/>
                <w:sz w:val="24"/>
                <w:szCs w:val="24"/>
              </w:rPr>
            </w:rPrChange>
          </w:rPr>
          <w:t xml:space="preserve"> I </w:t>
        </w:r>
      </w:ins>
      <w:ins w:id="1073" w:author="Britt Collins" w:date="2021-09-30T16:15:00Z">
        <w:r w:rsidR="003F2FF2" w:rsidRPr="00163DCF">
          <w:rPr>
            <w:szCs w:val="21"/>
            <w:rPrChange w:id="1074" w:author="David" w:date="2022-08-17T16:58:00Z">
              <w:rPr>
                <w:rFonts w:ascii="Times New Roman" w:hAnsi="Times New Roman"/>
                <w:sz w:val="24"/>
                <w:szCs w:val="24"/>
              </w:rPr>
            </w:rPrChange>
          </w:rPr>
          <w:t>walked</w:t>
        </w:r>
      </w:ins>
      <w:ins w:id="1075" w:author="Britt Collins" w:date="2021-09-30T14:58:00Z">
        <w:r w:rsidRPr="00163DCF">
          <w:rPr>
            <w:szCs w:val="21"/>
            <w:rPrChange w:id="1076" w:author="David" w:date="2022-08-17T16:58:00Z">
              <w:rPr>
                <w:rFonts w:ascii="Times New Roman" w:hAnsi="Times New Roman"/>
                <w:sz w:val="24"/>
                <w:szCs w:val="24"/>
              </w:rPr>
            </w:rPrChange>
          </w:rPr>
          <w:t xml:space="preserve"> </w:t>
        </w:r>
      </w:ins>
      <w:ins w:id="1077" w:author="Britt Collins" w:date="2021-09-30T16:15:00Z">
        <w:r w:rsidR="003F2FF2" w:rsidRPr="00163DCF">
          <w:rPr>
            <w:szCs w:val="21"/>
            <w:rPrChange w:id="1078" w:author="David" w:date="2022-08-17T16:58:00Z">
              <w:rPr>
                <w:rFonts w:ascii="Times New Roman" w:hAnsi="Times New Roman"/>
                <w:sz w:val="24"/>
                <w:szCs w:val="24"/>
              </w:rPr>
            </w:rPrChange>
          </w:rPr>
          <w:t>and with t</w:t>
        </w:r>
      </w:ins>
      <w:ins w:id="1079" w:author="Britt Collins" w:date="2021-09-30T14:58:00Z">
        <w:r w:rsidRPr="00163DCF">
          <w:rPr>
            <w:szCs w:val="21"/>
            <w:rPrChange w:id="1080" w:author="David" w:date="2022-08-17T16:58:00Z">
              <w:rPr>
                <w:rFonts w:ascii="Times New Roman" w:hAnsi="Times New Roman"/>
                <w:sz w:val="24"/>
                <w:szCs w:val="24"/>
              </w:rPr>
            </w:rPrChange>
          </w:rPr>
          <w:t>he heat</w:t>
        </w:r>
      </w:ins>
      <w:ins w:id="1081" w:author="Britt Collins" w:date="2021-09-30T16:16:00Z">
        <w:r w:rsidR="003F2FF2" w:rsidRPr="00163DCF">
          <w:rPr>
            <w:szCs w:val="21"/>
            <w:rPrChange w:id="1082" w:author="David" w:date="2022-08-17T16:58:00Z">
              <w:rPr>
                <w:rFonts w:ascii="Times New Roman" w:hAnsi="Times New Roman"/>
                <w:sz w:val="24"/>
                <w:szCs w:val="24"/>
              </w:rPr>
            </w:rPrChange>
          </w:rPr>
          <w:t xml:space="preserve"> being so intense</w:t>
        </w:r>
      </w:ins>
      <w:ins w:id="1083" w:author="Britt Collins" w:date="2021-09-30T14:58:00Z">
        <w:r w:rsidRPr="00163DCF">
          <w:rPr>
            <w:szCs w:val="21"/>
            <w:rPrChange w:id="1084" w:author="David" w:date="2022-08-17T16:58:00Z">
              <w:rPr>
                <w:rFonts w:ascii="Times New Roman" w:hAnsi="Times New Roman"/>
                <w:sz w:val="24"/>
                <w:szCs w:val="24"/>
              </w:rPr>
            </w:rPrChange>
          </w:rPr>
          <w:t xml:space="preserve"> at 9am</w:t>
        </w:r>
      </w:ins>
      <w:ins w:id="1085" w:author="Britt Collins" w:date="2021-09-30T16:15:00Z">
        <w:r w:rsidR="003F2FF2" w:rsidRPr="00163DCF">
          <w:rPr>
            <w:szCs w:val="21"/>
            <w:rPrChange w:id="1086" w:author="David" w:date="2022-08-17T16:58:00Z">
              <w:rPr>
                <w:rFonts w:ascii="Times New Roman" w:hAnsi="Times New Roman"/>
                <w:sz w:val="24"/>
                <w:szCs w:val="24"/>
              </w:rPr>
            </w:rPrChange>
          </w:rPr>
          <w:t>, sweated all the way</w:t>
        </w:r>
      </w:ins>
      <w:ins w:id="1087" w:author="Britt Collins" w:date="2021-09-30T14:58:00Z">
        <w:r w:rsidRPr="00163DCF">
          <w:rPr>
            <w:szCs w:val="21"/>
            <w:rPrChange w:id="1088" w:author="David" w:date="2022-08-17T16:58:00Z">
              <w:rPr>
                <w:rFonts w:ascii="Times New Roman" w:hAnsi="Times New Roman"/>
                <w:sz w:val="24"/>
                <w:szCs w:val="24"/>
              </w:rPr>
            </w:rPrChange>
          </w:rPr>
          <w:t xml:space="preserve">. </w:t>
        </w:r>
      </w:ins>
    </w:p>
    <w:p w14:paraId="123BB21B" w14:textId="77777777" w:rsidR="00CC0ACD" w:rsidRPr="00163DCF" w:rsidRDefault="003F2FF2">
      <w:pPr>
        <w:spacing w:line="276" w:lineRule="auto"/>
        <w:ind w:left="-5" w:right="15" w:firstLine="350"/>
        <w:rPr>
          <w:ins w:id="1089" w:author="Britt Collins" w:date="2021-09-30T16:20:00Z"/>
          <w:szCs w:val="21"/>
          <w:rPrChange w:id="1090" w:author="David" w:date="2022-08-17T16:58:00Z">
            <w:rPr>
              <w:ins w:id="1091" w:author="Britt Collins" w:date="2021-09-30T16:20:00Z"/>
              <w:rFonts w:ascii="Times New Roman" w:hAnsi="Times New Roman"/>
              <w:sz w:val="24"/>
              <w:szCs w:val="24"/>
            </w:rPr>
          </w:rPrChange>
        </w:rPr>
        <w:pPrChange w:id="1092" w:author="David" w:date="2022-08-17T17:01:00Z">
          <w:pPr>
            <w:spacing w:line="480" w:lineRule="auto"/>
            <w:ind w:left="-5" w:right="15" w:firstLine="350"/>
          </w:pPr>
        </w:pPrChange>
      </w:pPr>
      <w:ins w:id="1093" w:author="Britt Collins" w:date="2021-09-30T16:17:00Z">
        <w:r w:rsidRPr="00163DCF">
          <w:rPr>
            <w:b/>
            <w:szCs w:val="21"/>
            <w:rPrChange w:id="1094" w:author="David" w:date="2022-08-17T16:58:00Z">
              <w:rPr>
                <w:rFonts w:ascii="Times New Roman" w:hAnsi="Times New Roman"/>
                <w:sz w:val="24"/>
                <w:szCs w:val="24"/>
              </w:rPr>
            </w:rPrChange>
          </w:rPr>
          <w:t>TOO MUCH TRIVIAL DETAIL, CUT TO A FEW LINES</w:t>
        </w:r>
        <w:r w:rsidRPr="00163DCF">
          <w:rPr>
            <w:szCs w:val="21"/>
            <w:rPrChange w:id="1095" w:author="David" w:date="2022-08-17T16:58:00Z">
              <w:rPr>
                <w:rFonts w:ascii="Times New Roman" w:hAnsi="Times New Roman"/>
                <w:sz w:val="24"/>
                <w:szCs w:val="24"/>
              </w:rPr>
            </w:rPrChange>
          </w:rPr>
          <w:t xml:space="preserve">. </w:t>
        </w:r>
      </w:ins>
      <w:ins w:id="1096" w:author="Britt Collins" w:date="2021-09-30T16:16:00Z">
        <w:r w:rsidRPr="00163DCF">
          <w:rPr>
            <w:szCs w:val="21"/>
            <w:rPrChange w:id="1097" w:author="David" w:date="2022-08-17T16:58:00Z">
              <w:rPr>
                <w:rFonts w:ascii="Times New Roman" w:hAnsi="Times New Roman"/>
                <w:sz w:val="24"/>
                <w:szCs w:val="24"/>
              </w:rPr>
            </w:rPrChange>
          </w:rPr>
          <w:t xml:space="preserve">By the time </w:t>
        </w:r>
      </w:ins>
      <w:ins w:id="1098" w:author="Britt Collins" w:date="2021-09-30T14:58:00Z">
        <w:r w:rsidR="006F31F6" w:rsidRPr="00163DCF">
          <w:rPr>
            <w:szCs w:val="21"/>
            <w:rPrChange w:id="1099" w:author="David" w:date="2022-08-17T16:58:00Z">
              <w:rPr>
                <w:rFonts w:ascii="Times New Roman" w:hAnsi="Times New Roman"/>
                <w:sz w:val="24"/>
                <w:szCs w:val="24"/>
              </w:rPr>
            </w:rPrChange>
          </w:rPr>
          <w:t xml:space="preserve">I reached the North Sydney </w:t>
        </w:r>
      </w:ins>
      <w:ins w:id="1100" w:author="Britt Collins" w:date="2021-09-30T16:16:00Z">
        <w:r w:rsidRPr="00163DCF">
          <w:rPr>
            <w:szCs w:val="21"/>
            <w:rPrChange w:id="1101" w:author="David" w:date="2022-08-17T16:58:00Z">
              <w:rPr>
                <w:rFonts w:ascii="Times New Roman" w:hAnsi="Times New Roman"/>
                <w:sz w:val="24"/>
                <w:szCs w:val="24"/>
              </w:rPr>
            </w:rPrChange>
          </w:rPr>
          <w:t>office, I</w:t>
        </w:r>
      </w:ins>
      <w:ins w:id="1102" w:author="Britt Collins" w:date="2021-09-30T14:58:00Z">
        <w:r w:rsidR="006F31F6" w:rsidRPr="00163DCF">
          <w:rPr>
            <w:szCs w:val="21"/>
            <w:rPrChange w:id="1103" w:author="David" w:date="2022-08-17T16:58:00Z">
              <w:rPr>
                <w:rFonts w:ascii="Times New Roman" w:hAnsi="Times New Roman"/>
                <w:sz w:val="24"/>
                <w:szCs w:val="24"/>
              </w:rPr>
            </w:rPrChange>
          </w:rPr>
          <w:t xml:space="preserve"> look</w:t>
        </w:r>
      </w:ins>
      <w:ins w:id="1104" w:author="Britt Collins" w:date="2021-09-30T16:16:00Z">
        <w:r w:rsidRPr="00163DCF">
          <w:rPr>
            <w:szCs w:val="21"/>
            <w:rPrChange w:id="1105" w:author="David" w:date="2022-08-17T16:58:00Z">
              <w:rPr>
                <w:rFonts w:ascii="Times New Roman" w:hAnsi="Times New Roman"/>
                <w:sz w:val="24"/>
                <w:szCs w:val="24"/>
              </w:rPr>
            </w:rPrChange>
          </w:rPr>
          <w:t>ed</w:t>
        </w:r>
      </w:ins>
      <w:ins w:id="1106" w:author="Britt Collins" w:date="2021-09-30T14:58:00Z">
        <w:r w:rsidR="006F31F6" w:rsidRPr="00163DCF">
          <w:rPr>
            <w:szCs w:val="21"/>
            <w:rPrChange w:id="1107" w:author="David" w:date="2022-08-17T16:58:00Z">
              <w:rPr>
                <w:rFonts w:ascii="Times New Roman" w:hAnsi="Times New Roman"/>
                <w:sz w:val="24"/>
                <w:szCs w:val="24"/>
              </w:rPr>
            </w:rPrChange>
          </w:rPr>
          <w:t xml:space="preserve"> like a drowned rat. The high-rise premises had a reception desk located on the ground floor. </w:t>
        </w:r>
      </w:ins>
      <w:ins w:id="1108" w:author="Britt Collins" w:date="2021-09-30T16:18:00Z">
        <w:r w:rsidRPr="00163DCF">
          <w:rPr>
            <w:szCs w:val="21"/>
            <w:rPrChange w:id="1109" w:author="David" w:date="2022-08-17T16:58:00Z">
              <w:rPr>
                <w:rFonts w:ascii="Times New Roman" w:hAnsi="Times New Roman"/>
                <w:sz w:val="24"/>
                <w:szCs w:val="24"/>
              </w:rPr>
            </w:rPrChange>
          </w:rPr>
          <w:t>Arriving</w:t>
        </w:r>
        <w:r w:rsidR="00CC0ACD" w:rsidRPr="00163DCF">
          <w:rPr>
            <w:szCs w:val="21"/>
            <w:rPrChange w:id="1110" w:author="David" w:date="2022-08-17T16:58:00Z">
              <w:rPr>
                <w:rFonts w:ascii="Times New Roman" w:hAnsi="Times New Roman"/>
                <w:sz w:val="24"/>
                <w:szCs w:val="24"/>
              </w:rPr>
            </w:rPrChange>
          </w:rPr>
          <w:t xml:space="preserve"> in the office,</w:t>
        </w:r>
      </w:ins>
      <w:ins w:id="1111" w:author="Britt Collins" w:date="2021-09-30T14:58:00Z">
        <w:r w:rsidR="006F31F6" w:rsidRPr="00163DCF">
          <w:rPr>
            <w:szCs w:val="21"/>
            <w:rPrChange w:id="1112" w:author="David" w:date="2022-08-17T16:58:00Z">
              <w:rPr>
                <w:rFonts w:ascii="Times New Roman" w:hAnsi="Times New Roman"/>
                <w:sz w:val="24"/>
                <w:szCs w:val="24"/>
              </w:rPr>
            </w:rPrChange>
          </w:rPr>
          <w:t xml:space="preserve"> I turned the vacant kitchen</w:t>
        </w:r>
      </w:ins>
      <w:ins w:id="1113" w:author="Britt Collins" w:date="2021-09-30T16:19:00Z">
        <w:r w:rsidR="00CC0ACD" w:rsidRPr="00163DCF">
          <w:rPr>
            <w:szCs w:val="21"/>
            <w:rPrChange w:id="1114" w:author="David" w:date="2022-08-17T16:58:00Z">
              <w:rPr>
                <w:rFonts w:ascii="Times New Roman" w:hAnsi="Times New Roman"/>
                <w:sz w:val="24"/>
                <w:szCs w:val="24"/>
              </w:rPr>
            </w:rPrChange>
          </w:rPr>
          <w:t>, with</w:t>
        </w:r>
      </w:ins>
      <w:ins w:id="1115" w:author="Britt Collins" w:date="2021-09-30T14:58:00Z">
        <w:r w:rsidR="006F31F6" w:rsidRPr="00163DCF">
          <w:rPr>
            <w:szCs w:val="21"/>
            <w:rPrChange w:id="1116" w:author="David" w:date="2022-08-17T16:58:00Z">
              <w:rPr>
                <w:rFonts w:ascii="Times New Roman" w:hAnsi="Times New Roman"/>
                <w:sz w:val="24"/>
                <w:szCs w:val="24"/>
              </w:rPr>
            </w:rPrChange>
          </w:rPr>
          <w:t xml:space="preserve"> all-in-one Nespresso coffeemaker</w:t>
        </w:r>
      </w:ins>
      <w:ins w:id="1117" w:author="Britt Collins" w:date="2021-09-30T16:19:00Z">
        <w:r w:rsidR="00CC0ACD" w:rsidRPr="00163DCF">
          <w:rPr>
            <w:szCs w:val="21"/>
            <w:rPrChange w:id="1118" w:author="David" w:date="2022-08-17T16:58:00Z">
              <w:rPr>
                <w:rFonts w:ascii="Times New Roman" w:hAnsi="Times New Roman"/>
                <w:sz w:val="24"/>
                <w:szCs w:val="24"/>
              </w:rPr>
            </w:rPrChange>
          </w:rPr>
          <w:t xml:space="preserve">. </w:t>
        </w:r>
      </w:ins>
      <w:ins w:id="1119" w:author="Britt Collins" w:date="2021-09-30T14:58:00Z">
        <w:r w:rsidR="006F31F6" w:rsidRPr="00163DCF">
          <w:rPr>
            <w:szCs w:val="21"/>
            <w:rPrChange w:id="1120" w:author="David" w:date="2022-08-17T16:58:00Z">
              <w:rPr>
                <w:rFonts w:ascii="Times New Roman" w:hAnsi="Times New Roman"/>
                <w:sz w:val="24"/>
                <w:szCs w:val="24"/>
              </w:rPr>
            </w:rPrChange>
          </w:rPr>
          <w:t xml:space="preserve">I made a mental note to make use of it later. The floor had few offices, which meant locating the consultancy office was easy. I knocked before opening the door. I noticed staplers here, folders there, mountains of laptops somewhere else. It was a bloody mess. </w:t>
        </w:r>
      </w:ins>
    </w:p>
    <w:p w14:paraId="67EC5A6C" w14:textId="1DFDD434" w:rsidR="006F31F6" w:rsidRPr="00163DCF" w:rsidRDefault="006F31F6">
      <w:pPr>
        <w:spacing w:line="276" w:lineRule="auto"/>
        <w:ind w:left="-5" w:right="15" w:firstLine="350"/>
        <w:rPr>
          <w:ins w:id="1121" w:author="Britt Collins" w:date="2021-09-30T14:58:00Z"/>
          <w:szCs w:val="21"/>
          <w:rPrChange w:id="1122" w:author="David" w:date="2022-08-17T16:58:00Z">
            <w:rPr>
              <w:ins w:id="1123" w:author="Britt Collins" w:date="2021-09-30T14:58:00Z"/>
              <w:rFonts w:ascii="Times New Roman" w:hAnsi="Times New Roman"/>
              <w:sz w:val="24"/>
              <w:szCs w:val="24"/>
            </w:rPr>
          </w:rPrChange>
        </w:rPr>
        <w:pPrChange w:id="1124" w:author="David" w:date="2022-08-17T17:01:00Z">
          <w:pPr>
            <w:ind w:left="355" w:right="6517"/>
          </w:pPr>
        </w:pPrChange>
      </w:pPr>
      <w:ins w:id="1125" w:author="Britt Collins" w:date="2021-09-30T14:58:00Z">
        <w:r w:rsidRPr="00163DCF">
          <w:rPr>
            <w:szCs w:val="21"/>
            <w:rPrChange w:id="1126" w:author="David" w:date="2022-08-17T16:58:00Z">
              <w:rPr>
                <w:rFonts w:ascii="Times New Roman" w:hAnsi="Times New Roman"/>
                <w:sz w:val="24"/>
                <w:szCs w:val="24"/>
              </w:rPr>
            </w:rPrChange>
          </w:rPr>
          <w:t>In the corner</w:t>
        </w:r>
      </w:ins>
      <w:ins w:id="1127" w:author="Britt Collins" w:date="2021-09-30T16:19:00Z">
        <w:r w:rsidR="00CC0ACD" w:rsidRPr="00163DCF">
          <w:rPr>
            <w:szCs w:val="21"/>
            <w:rPrChange w:id="1128" w:author="David" w:date="2022-08-17T16:58:00Z">
              <w:rPr>
                <w:rFonts w:ascii="Times New Roman" w:hAnsi="Times New Roman"/>
                <w:sz w:val="24"/>
                <w:szCs w:val="24"/>
              </w:rPr>
            </w:rPrChange>
          </w:rPr>
          <w:t>,</w:t>
        </w:r>
      </w:ins>
      <w:ins w:id="1129" w:author="Britt Collins" w:date="2021-09-30T14:58:00Z">
        <w:r w:rsidRPr="00163DCF">
          <w:rPr>
            <w:szCs w:val="21"/>
            <w:rPrChange w:id="1130" w:author="David" w:date="2022-08-17T16:58:00Z">
              <w:rPr>
                <w:rFonts w:ascii="Times New Roman" w:hAnsi="Times New Roman"/>
                <w:sz w:val="24"/>
                <w:szCs w:val="24"/>
              </w:rPr>
            </w:rPrChange>
          </w:rPr>
          <w:t xml:space="preserve"> </w:t>
        </w:r>
      </w:ins>
      <w:ins w:id="1131" w:author="Britt Collins" w:date="2021-09-30T16:19:00Z">
        <w:r w:rsidR="00CC0ACD" w:rsidRPr="00163DCF">
          <w:rPr>
            <w:szCs w:val="21"/>
            <w:rPrChange w:id="1132" w:author="David" w:date="2022-08-17T16:58:00Z">
              <w:rPr>
                <w:rFonts w:ascii="Times New Roman" w:hAnsi="Times New Roman"/>
                <w:sz w:val="24"/>
                <w:szCs w:val="24"/>
              </w:rPr>
            </w:rPrChange>
          </w:rPr>
          <w:t>a</w:t>
        </w:r>
      </w:ins>
      <w:ins w:id="1133" w:author="Britt Collins" w:date="2021-09-30T14:58:00Z">
        <w:r w:rsidRPr="00163DCF">
          <w:rPr>
            <w:szCs w:val="21"/>
            <w:rPrChange w:id="1134" w:author="David" w:date="2022-08-17T16:58:00Z">
              <w:rPr>
                <w:rFonts w:ascii="Times New Roman" w:hAnsi="Times New Roman"/>
                <w:sz w:val="24"/>
                <w:szCs w:val="24"/>
              </w:rPr>
            </w:rPrChange>
          </w:rPr>
          <w:t xml:space="preserve"> well-built</w:t>
        </w:r>
      </w:ins>
      <w:ins w:id="1135" w:author="Britt Collins" w:date="2021-09-30T16:19:00Z">
        <w:r w:rsidR="00CC0ACD" w:rsidRPr="00163DCF">
          <w:rPr>
            <w:szCs w:val="21"/>
            <w:rPrChange w:id="1136" w:author="David" w:date="2022-08-17T16:58:00Z">
              <w:rPr>
                <w:rFonts w:ascii="Times New Roman" w:hAnsi="Times New Roman"/>
                <w:sz w:val="24"/>
                <w:szCs w:val="24"/>
              </w:rPr>
            </w:rPrChange>
          </w:rPr>
          <w:t>, six-f</w:t>
        </w:r>
      </w:ins>
      <w:ins w:id="1137" w:author="Britt Collins" w:date="2021-09-30T16:20:00Z">
        <w:r w:rsidR="00CC0ACD" w:rsidRPr="00163DCF">
          <w:rPr>
            <w:szCs w:val="21"/>
            <w:rPrChange w:id="1138" w:author="David" w:date="2022-08-17T16:58:00Z">
              <w:rPr>
                <w:rFonts w:ascii="Times New Roman" w:hAnsi="Times New Roman"/>
                <w:sz w:val="24"/>
                <w:szCs w:val="24"/>
              </w:rPr>
            </w:rPrChange>
          </w:rPr>
          <w:t>oot</w:t>
        </w:r>
      </w:ins>
      <w:ins w:id="1139" w:author="Britt Collins" w:date="2021-09-30T14:58:00Z">
        <w:r w:rsidRPr="00163DCF">
          <w:rPr>
            <w:szCs w:val="21"/>
            <w:rPrChange w:id="1140" w:author="David" w:date="2022-08-17T16:58:00Z">
              <w:rPr>
                <w:rFonts w:ascii="Times New Roman" w:hAnsi="Times New Roman"/>
                <w:sz w:val="24"/>
                <w:szCs w:val="24"/>
              </w:rPr>
            </w:rPrChange>
          </w:rPr>
          <w:t xml:space="preserve"> man in a suit</w:t>
        </w:r>
      </w:ins>
      <w:ins w:id="1141" w:author="Britt Collins" w:date="2021-09-30T16:20:00Z">
        <w:r w:rsidR="00CC0ACD" w:rsidRPr="00163DCF">
          <w:rPr>
            <w:szCs w:val="21"/>
            <w:rPrChange w:id="1142" w:author="David" w:date="2022-08-17T16:58:00Z">
              <w:rPr>
                <w:rFonts w:ascii="Times New Roman" w:hAnsi="Times New Roman"/>
                <w:sz w:val="24"/>
                <w:szCs w:val="24"/>
              </w:rPr>
            </w:rPrChange>
          </w:rPr>
          <w:t xml:space="preserve"> appeared</w:t>
        </w:r>
      </w:ins>
      <w:ins w:id="1143" w:author="Britt Collins" w:date="2021-09-30T14:58:00Z">
        <w:r w:rsidRPr="00163DCF">
          <w:rPr>
            <w:szCs w:val="21"/>
            <w:rPrChange w:id="1144" w:author="David" w:date="2022-08-17T16:58:00Z">
              <w:rPr>
                <w:rFonts w:ascii="Times New Roman" w:hAnsi="Times New Roman"/>
                <w:sz w:val="24"/>
                <w:szCs w:val="24"/>
              </w:rPr>
            </w:rPrChange>
          </w:rPr>
          <w:t xml:space="preserve">. </w:t>
        </w:r>
      </w:ins>
      <w:ins w:id="1145" w:author="Britt Collins" w:date="2021-09-30T16:20:00Z">
        <w:r w:rsidR="00CC0ACD" w:rsidRPr="00163DCF">
          <w:rPr>
            <w:szCs w:val="21"/>
            <w:rPrChange w:id="1146" w:author="David" w:date="2022-08-17T16:58:00Z">
              <w:rPr>
                <w:rFonts w:ascii="Times New Roman" w:hAnsi="Times New Roman"/>
                <w:sz w:val="24"/>
                <w:szCs w:val="24"/>
              </w:rPr>
            </w:rPrChange>
          </w:rPr>
          <w:t>“</w:t>
        </w:r>
      </w:ins>
      <w:ins w:id="1147" w:author="Britt Collins" w:date="2021-09-30T14:58:00Z">
        <w:r w:rsidRPr="00163DCF">
          <w:rPr>
            <w:szCs w:val="21"/>
            <w:rPrChange w:id="1148" w:author="David" w:date="2022-08-17T16:58:00Z">
              <w:rPr>
                <w:rFonts w:ascii="Times New Roman" w:hAnsi="Times New Roman"/>
                <w:sz w:val="24"/>
                <w:szCs w:val="24"/>
              </w:rPr>
            </w:rPrChange>
          </w:rPr>
          <w:t>You must be Dave</w:t>
        </w:r>
      </w:ins>
      <w:ins w:id="1149" w:author="Britt Collins" w:date="2021-09-30T16:20:00Z">
        <w:r w:rsidR="00CC0ACD" w:rsidRPr="00163DCF">
          <w:rPr>
            <w:szCs w:val="21"/>
            <w:rPrChange w:id="1150" w:author="David" w:date="2022-08-17T16:58:00Z">
              <w:rPr>
                <w:rFonts w:ascii="Times New Roman" w:hAnsi="Times New Roman"/>
                <w:sz w:val="24"/>
                <w:szCs w:val="24"/>
              </w:rPr>
            </w:rPrChange>
          </w:rPr>
          <w:t>,”</w:t>
        </w:r>
      </w:ins>
      <w:ins w:id="1151" w:author="Britt Collins" w:date="2021-09-30T14:58:00Z">
        <w:r w:rsidRPr="00163DCF">
          <w:rPr>
            <w:szCs w:val="21"/>
            <w:rPrChange w:id="1152" w:author="David" w:date="2022-08-17T16:58:00Z">
              <w:rPr>
                <w:rFonts w:ascii="Times New Roman" w:hAnsi="Times New Roman"/>
                <w:sz w:val="24"/>
                <w:szCs w:val="24"/>
              </w:rPr>
            </w:rPrChange>
          </w:rPr>
          <w:t xml:space="preserve"> he said in </w:t>
        </w:r>
      </w:ins>
      <w:ins w:id="1153" w:author="Britt Collins" w:date="2021-09-30T16:20:00Z">
        <w:r w:rsidR="00CC0ACD" w:rsidRPr="00163DCF">
          <w:rPr>
            <w:szCs w:val="21"/>
            <w:rPrChange w:id="1154" w:author="David" w:date="2022-08-17T16:58:00Z">
              <w:rPr>
                <w:rFonts w:ascii="Times New Roman" w:hAnsi="Times New Roman"/>
                <w:sz w:val="24"/>
                <w:szCs w:val="24"/>
              </w:rPr>
            </w:rPrChange>
          </w:rPr>
          <w:t>a</w:t>
        </w:r>
      </w:ins>
      <w:ins w:id="1155" w:author="Britt Collins" w:date="2021-09-30T14:58:00Z">
        <w:r w:rsidRPr="00163DCF">
          <w:rPr>
            <w:szCs w:val="21"/>
            <w:rPrChange w:id="1156" w:author="David" w:date="2022-08-17T16:58:00Z">
              <w:rPr>
                <w:rFonts w:ascii="Times New Roman" w:hAnsi="Times New Roman"/>
                <w:sz w:val="24"/>
                <w:szCs w:val="24"/>
              </w:rPr>
            </w:rPrChange>
          </w:rPr>
          <w:t xml:space="preserve"> deep, Australian dr</w:t>
        </w:r>
      </w:ins>
      <w:ins w:id="1157" w:author="Britt Collins" w:date="2021-09-30T16:21:00Z">
        <w:r w:rsidR="00CC0ACD" w:rsidRPr="00163DCF">
          <w:rPr>
            <w:szCs w:val="21"/>
            <w:rPrChange w:id="1158" w:author="David" w:date="2022-08-17T16:58:00Z">
              <w:rPr>
                <w:rFonts w:ascii="Times New Roman" w:hAnsi="Times New Roman"/>
                <w:sz w:val="24"/>
                <w:szCs w:val="24"/>
              </w:rPr>
            </w:rPrChange>
          </w:rPr>
          <w:t>aw</w:t>
        </w:r>
      </w:ins>
      <w:ins w:id="1159" w:author="Britt Collins" w:date="2021-09-30T14:58:00Z">
        <w:r w:rsidRPr="00163DCF">
          <w:rPr>
            <w:szCs w:val="21"/>
            <w:rPrChange w:id="1160" w:author="David" w:date="2022-08-17T16:58:00Z">
              <w:rPr>
                <w:rFonts w:ascii="Times New Roman" w:hAnsi="Times New Roman"/>
                <w:sz w:val="24"/>
                <w:szCs w:val="24"/>
              </w:rPr>
            </w:rPrChange>
          </w:rPr>
          <w:t>l</w:t>
        </w:r>
      </w:ins>
      <w:ins w:id="1161" w:author="Britt Collins" w:date="2021-09-30T16:21:00Z">
        <w:r w:rsidR="00CC0ACD" w:rsidRPr="00163DCF">
          <w:rPr>
            <w:szCs w:val="21"/>
            <w:rPrChange w:id="1162" w:author="David" w:date="2022-08-17T16:58:00Z">
              <w:rPr>
                <w:rFonts w:ascii="Times New Roman" w:hAnsi="Times New Roman"/>
                <w:sz w:val="24"/>
                <w:szCs w:val="24"/>
              </w:rPr>
            </w:rPrChange>
          </w:rPr>
          <w:t>, extending his hand</w:t>
        </w:r>
      </w:ins>
      <w:ins w:id="1163" w:author="Britt Collins" w:date="2021-09-30T14:58:00Z">
        <w:r w:rsidRPr="00163DCF">
          <w:rPr>
            <w:szCs w:val="21"/>
            <w:rPrChange w:id="1164" w:author="David" w:date="2022-08-17T16:58:00Z">
              <w:rPr>
                <w:rFonts w:ascii="Times New Roman" w:hAnsi="Times New Roman"/>
                <w:sz w:val="24"/>
                <w:szCs w:val="24"/>
              </w:rPr>
            </w:rPrChange>
          </w:rPr>
          <w:t xml:space="preserve">. </w:t>
        </w:r>
      </w:ins>
      <w:ins w:id="1165" w:author="Britt Collins" w:date="2021-09-30T16:21:00Z">
        <w:r w:rsidR="00CC0ACD" w:rsidRPr="00163DCF">
          <w:rPr>
            <w:szCs w:val="21"/>
            <w:rPrChange w:id="1166" w:author="David" w:date="2022-08-17T16:58:00Z">
              <w:rPr>
                <w:rFonts w:ascii="Times New Roman" w:hAnsi="Times New Roman"/>
                <w:sz w:val="24"/>
                <w:szCs w:val="24"/>
              </w:rPr>
            </w:rPrChange>
          </w:rPr>
          <w:t>“</w:t>
        </w:r>
      </w:ins>
      <w:ins w:id="1167" w:author="Britt Collins" w:date="2021-09-30T14:58:00Z">
        <w:r w:rsidRPr="00163DCF">
          <w:rPr>
            <w:szCs w:val="21"/>
            <w:rPrChange w:id="1168" w:author="David" w:date="2022-08-17T16:58:00Z">
              <w:rPr>
                <w:rFonts w:ascii="Times New Roman" w:hAnsi="Times New Roman"/>
                <w:sz w:val="24"/>
                <w:szCs w:val="24"/>
              </w:rPr>
            </w:rPrChange>
          </w:rPr>
          <w:t>Bruce, I’m responsible for Sydney operations</w:t>
        </w:r>
      </w:ins>
      <w:ins w:id="1169" w:author="Britt Collins" w:date="2021-09-30T16:21:00Z">
        <w:r w:rsidR="00CC0ACD" w:rsidRPr="00163DCF">
          <w:rPr>
            <w:szCs w:val="21"/>
            <w:rPrChange w:id="1170" w:author="David" w:date="2022-08-17T16:58:00Z">
              <w:rPr>
                <w:rFonts w:ascii="Times New Roman" w:hAnsi="Times New Roman"/>
                <w:sz w:val="24"/>
                <w:szCs w:val="24"/>
              </w:rPr>
            </w:rPrChange>
          </w:rPr>
          <w:t xml:space="preserve">. </w:t>
        </w:r>
      </w:ins>
      <w:ins w:id="1171" w:author="Britt Collins" w:date="2021-09-30T14:58:00Z">
        <w:r w:rsidRPr="00163DCF">
          <w:rPr>
            <w:szCs w:val="21"/>
            <w:rPrChange w:id="1172" w:author="David" w:date="2022-08-17T16:58:00Z">
              <w:rPr>
                <w:rFonts w:ascii="Times New Roman" w:hAnsi="Times New Roman"/>
                <w:sz w:val="24"/>
                <w:szCs w:val="24"/>
              </w:rPr>
            </w:rPrChange>
          </w:rPr>
          <w:t>Sorry about the mess</w:t>
        </w:r>
      </w:ins>
      <w:ins w:id="1173" w:author="Britt Collins" w:date="2021-09-30T16:21:00Z">
        <w:r w:rsidR="00CC0ACD" w:rsidRPr="00163DCF">
          <w:rPr>
            <w:szCs w:val="21"/>
            <w:rPrChange w:id="1174" w:author="David" w:date="2022-08-17T16:58:00Z">
              <w:rPr>
                <w:rFonts w:ascii="Times New Roman" w:hAnsi="Times New Roman"/>
                <w:sz w:val="24"/>
                <w:szCs w:val="24"/>
              </w:rPr>
            </w:rPrChange>
          </w:rPr>
          <w:t>. His</w:t>
        </w:r>
      </w:ins>
      <w:ins w:id="1175" w:author="Britt Collins" w:date="2021-09-30T14:58:00Z">
        <w:r w:rsidRPr="00163DCF">
          <w:rPr>
            <w:szCs w:val="21"/>
            <w:rPrChange w:id="1176" w:author="David" w:date="2022-08-17T16:58:00Z">
              <w:rPr>
                <w:rFonts w:ascii="Times New Roman" w:hAnsi="Times New Roman"/>
                <w:sz w:val="24"/>
                <w:szCs w:val="24"/>
              </w:rPr>
            </w:rPrChange>
          </w:rPr>
          <w:t xml:space="preserve"> appearance and manner conveyed a sense of importance</w:t>
        </w:r>
      </w:ins>
      <w:ins w:id="1177" w:author="Britt Collins" w:date="2021-09-30T16:22:00Z">
        <w:r w:rsidR="00CC0ACD" w:rsidRPr="00163DCF">
          <w:rPr>
            <w:szCs w:val="21"/>
            <w:rPrChange w:id="1178" w:author="David" w:date="2022-08-17T16:58:00Z">
              <w:rPr>
                <w:rFonts w:ascii="Times New Roman" w:hAnsi="Times New Roman"/>
                <w:sz w:val="24"/>
                <w:szCs w:val="24"/>
              </w:rPr>
            </w:rPrChange>
          </w:rPr>
          <w:t>,</w:t>
        </w:r>
      </w:ins>
      <w:ins w:id="1179" w:author="Britt Collins" w:date="2021-09-30T14:58:00Z">
        <w:r w:rsidRPr="00163DCF">
          <w:rPr>
            <w:szCs w:val="21"/>
            <w:rPrChange w:id="1180" w:author="David" w:date="2022-08-17T16:58:00Z">
              <w:rPr>
                <w:rFonts w:ascii="Times New Roman" w:hAnsi="Times New Roman"/>
                <w:sz w:val="24"/>
                <w:szCs w:val="24"/>
              </w:rPr>
            </w:rPrChange>
          </w:rPr>
          <w:t xml:space="preserve"> drumming up potential business. </w:t>
        </w:r>
      </w:ins>
      <w:ins w:id="1181" w:author="Britt Collins" w:date="2021-09-30T16:22:00Z">
        <w:r w:rsidR="00CC0ACD" w:rsidRPr="00163DCF">
          <w:rPr>
            <w:szCs w:val="21"/>
            <w:rPrChange w:id="1182" w:author="David" w:date="2022-08-17T16:58:00Z">
              <w:rPr>
                <w:rFonts w:ascii="Times New Roman" w:hAnsi="Times New Roman"/>
                <w:sz w:val="24"/>
                <w:szCs w:val="24"/>
              </w:rPr>
            </w:rPrChange>
          </w:rPr>
          <w:t>=</w:t>
        </w:r>
      </w:ins>
    </w:p>
    <w:p w14:paraId="7155E2A2" w14:textId="0917B31E" w:rsidR="006F31F6" w:rsidRPr="00163DCF" w:rsidRDefault="006F31F6">
      <w:pPr>
        <w:spacing w:line="276" w:lineRule="auto"/>
        <w:ind w:left="-5" w:right="15" w:firstLine="350"/>
        <w:rPr>
          <w:ins w:id="1183" w:author="Britt Collins" w:date="2021-09-30T14:58:00Z"/>
          <w:szCs w:val="21"/>
          <w:rPrChange w:id="1184" w:author="David" w:date="2022-08-17T16:58:00Z">
            <w:rPr>
              <w:ins w:id="1185" w:author="Britt Collins" w:date="2021-09-30T14:58:00Z"/>
              <w:rFonts w:ascii="Times New Roman" w:hAnsi="Times New Roman"/>
              <w:sz w:val="24"/>
              <w:szCs w:val="24"/>
            </w:rPr>
          </w:rPrChange>
        </w:rPr>
        <w:pPrChange w:id="1186" w:author="David" w:date="2022-08-17T17:01:00Z">
          <w:pPr>
            <w:ind w:left="-5" w:right="15"/>
          </w:pPr>
        </w:pPrChange>
      </w:pPr>
      <w:ins w:id="1187" w:author="Britt Collins" w:date="2021-09-30T14:58:00Z">
        <w:r w:rsidRPr="00163DCF">
          <w:rPr>
            <w:szCs w:val="21"/>
            <w:rPrChange w:id="1188" w:author="David" w:date="2022-08-17T16:58:00Z">
              <w:rPr>
                <w:rFonts w:ascii="Times New Roman" w:hAnsi="Times New Roman"/>
                <w:sz w:val="24"/>
                <w:szCs w:val="24"/>
              </w:rPr>
            </w:rPrChange>
          </w:rPr>
          <w:t xml:space="preserve">Bruce gave me a quick tour of the office and </w:t>
        </w:r>
      </w:ins>
      <w:ins w:id="1189" w:author="Britt Collins" w:date="2021-09-30T16:23:00Z">
        <w:r w:rsidR="000072F1" w:rsidRPr="00163DCF">
          <w:rPr>
            <w:szCs w:val="21"/>
            <w:rPrChange w:id="1190" w:author="David" w:date="2022-08-17T16:58:00Z">
              <w:rPr>
                <w:rFonts w:ascii="Times New Roman" w:hAnsi="Times New Roman"/>
                <w:sz w:val="24"/>
                <w:szCs w:val="24"/>
              </w:rPr>
            </w:rPrChange>
          </w:rPr>
          <w:t>showed me</w:t>
        </w:r>
      </w:ins>
      <w:ins w:id="1191" w:author="Britt Collins" w:date="2021-09-30T14:58:00Z">
        <w:r w:rsidRPr="00163DCF">
          <w:rPr>
            <w:szCs w:val="21"/>
            <w:rPrChange w:id="1192" w:author="David" w:date="2022-08-17T16:58:00Z">
              <w:rPr>
                <w:rFonts w:ascii="Times New Roman" w:hAnsi="Times New Roman"/>
                <w:sz w:val="24"/>
                <w:szCs w:val="24"/>
              </w:rPr>
            </w:rPrChange>
          </w:rPr>
          <w:t xml:space="preserve"> how to operate the coffee machine. My jet-lagged mind appreciated the caffeine punch. </w:t>
        </w:r>
      </w:ins>
      <w:ins w:id="1193" w:author="Britt Collins" w:date="2021-09-30T16:25:00Z">
        <w:r w:rsidR="000072F1" w:rsidRPr="00163DCF">
          <w:rPr>
            <w:szCs w:val="21"/>
            <w:rPrChange w:id="1194" w:author="David" w:date="2022-08-17T16:58:00Z">
              <w:rPr>
                <w:rFonts w:ascii="Times New Roman" w:hAnsi="Times New Roman"/>
                <w:sz w:val="24"/>
                <w:szCs w:val="24"/>
              </w:rPr>
            </w:rPrChange>
          </w:rPr>
          <w:t>He</w:t>
        </w:r>
      </w:ins>
      <w:ins w:id="1195" w:author="Britt Collins" w:date="2021-09-30T14:58:00Z">
        <w:r w:rsidRPr="00163DCF">
          <w:rPr>
            <w:szCs w:val="21"/>
            <w:rPrChange w:id="1196" w:author="David" w:date="2022-08-17T16:58:00Z">
              <w:rPr>
                <w:rFonts w:ascii="Times New Roman" w:hAnsi="Times New Roman"/>
                <w:sz w:val="24"/>
                <w:szCs w:val="24"/>
              </w:rPr>
            </w:rPrChange>
          </w:rPr>
          <w:t xml:space="preserve"> briefed me on </w:t>
        </w:r>
      </w:ins>
      <w:ins w:id="1197" w:author="Britt Collins" w:date="2021-09-30T16:27:00Z">
        <w:r w:rsidR="000072F1" w:rsidRPr="00163DCF">
          <w:rPr>
            <w:szCs w:val="21"/>
            <w:rPrChange w:id="1198" w:author="David" w:date="2022-08-17T16:58:00Z">
              <w:rPr>
                <w:rFonts w:ascii="Times New Roman" w:hAnsi="Times New Roman"/>
                <w:sz w:val="24"/>
                <w:szCs w:val="24"/>
              </w:rPr>
            </w:rPrChange>
          </w:rPr>
          <w:t>some</w:t>
        </w:r>
      </w:ins>
      <w:ins w:id="1199" w:author="Britt Collins" w:date="2021-09-30T14:58:00Z">
        <w:r w:rsidRPr="00163DCF">
          <w:rPr>
            <w:szCs w:val="21"/>
            <w:rPrChange w:id="1200" w:author="David" w:date="2022-08-17T16:58:00Z">
              <w:rPr>
                <w:rFonts w:ascii="Times New Roman" w:hAnsi="Times New Roman"/>
                <w:sz w:val="24"/>
                <w:szCs w:val="24"/>
              </w:rPr>
            </w:rPrChange>
          </w:rPr>
          <w:t xml:space="preserve"> client work at a financial institution located in the city</w:t>
        </w:r>
      </w:ins>
      <w:ins w:id="1201" w:author="Britt Collins" w:date="2021-09-30T16:25:00Z">
        <w:r w:rsidR="000072F1" w:rsidRPr="00163DCF">
          <w:rPr>
            <w:szCs w:val="21"/>
            <w:rPrChange w:id="1202" w:author="David" w:date="2022-08-17T16:58:00Z">
              <w:rPr>
                <w:rFonts w:ascii="Times New Roman" w:hAnsi="Times New Roman"/>
                <w:sz w:val="24"/>
                <w:szCs w:val="24"/>
              </w:rPr>
            </w:rPrChange>
          </w:rPr>
          <w:t xml:space="preserve"> and</w:t>
        </w:r>
      </w:ins>
      <w:ins w:id="1203" w:author="Britt Collins" w:date="2021-09-30T14:58:00Z">
        <w:r w:rsidRPr="00163DCF">
          <w:rPr>
            <w:szCs w:val="21"/>
            <w:rPrChange w:id="1204" w:author="David" w:date="2022-08-17T16:58:00Z">
              <w:rPr>
                <w:rFonts w:ascii="Times New Roman" w:hAnsi="Times New Roman"/>
                <w:sz w:val="24"/>
                <w:szCs w:val="24"/>
              </w:rPr>
            </w:rPrChange>
          </w:rPr>
          <w:t xml:space="preserve"> then began frantically searching his office</w:t>
        </w:r>
      </w:ins>
      <w:ins w:id="1205" w:author="Britt Collins" w:date="2021-09-30T16:25:00Z">
        <w:r w:rsidR="000072F1" w:rsidRPr="00163DCF">
          <w:rPr>
            <w:szCs w:val="21"/>
            <w:rPrChange w:id="1206" w:author="David" w:date="2022-08-17T16:58:00Z">
              <w:rPr>
                <w:rFonts w:ascii="Times New Roman" w:hAnsi="Times New Roman"/>
                <w:sz w:val="24"/>
                <w:szCs w:val="24"/>
              </w:rPr>
            </w:rPrChange>
          </w:rPr>
          <w:t>,</w:t>
        </w:r>
      </w:ins>
      <w:ins w:id="1207" w:author="Britt Collins" w:date="2021-09-30T14:58:00Z">
        <w:r w:rsidRPr="00163DCF">
          <w:rPr>
            <w:szCs w:val="21"/>
            <w:rPrChange w:id="1208" w:author="David" w:date="2022-08-17T16:58:00Z">
              <w:rPr>
                <w:rFonts w:ascii="Times New Roman" w:hAnsi="Times New Roman"/>
                <w:sz w:val="24"/>
                <w:szCs w:val="24"/>
              </w:rPr>
            </w:rPrChange>
          </w:rPr>
          <w:t xml:space="preserve"> trying to locate a piece of paper with the number of his Melbourne operations colleague. He dialled the number and put the phone on speaker. "Mark P?", Bruce asked. Mark P quickly replied, "Hi Bruce</w:t>
        </w:r>
      </w:ins>
      <w:ins w:id="1209" w:author="Britt Collins" w:date="2021-09-30T16:27:00Z">
        <w:r w:rsidR="000072F1" w:rsidRPr="00163DCF">
          <w:rPr>
            <w:szCs w:val="21"/>
            <w:rPrChange w:id="1210" w:author="David" w:date="2022-08-17T16:58:00Z">
              <w:rPr>
                <w:rFonts w:ascii="Times New Roman" w:hAnsi="Times New Roman"/>
                <w:sz w:val="24"/>
                <w:szCs w:val="24"/>
              </w:rPr>
            </w:rPrChange>
          </w:rPr>
          <w:t xml:space="preserve">, </w:t>
        </w:r>
      </w:ins>
      <w:ins w:id="1211" w:author="Britt Collins" w:date="2021-09-30T14:58:00Z">
        <w:r w:rsidRPr="00163DCF">
          <w:rPr>
            <w:szCs w:val="21"/>
            <w:rPrChange w:id="1212" w:author="David" w:date="2022-08-17T16:58:00Z">
              <w:rPr>
                <w:rFonts w:ascii="Times New Roman" w:hAnsi="Times New Roman"/>
                <w:sz w:val="24"/>
                <w:szCs w:val="24"/>
              </w:rPr>
            </w:rPrChange>
          </w:rPr>
          <w:t>I have Dave Clarke here in the office. Could you elaborate on the role at the financial institution?" Mark P guided me through the basic role requirements and questioned my related experience. Mark P advised me to talk to a consultant named Cuong, located in Melbourne. Cuong had more technical on the Sydney role. I frantically searched for a pen and piece of paper to note his contact details.</w:t>
        </w:r>
      </w:ins>
    </w:p>
    <w:p w14:paraId="00A8DC37" w14:textId="6D3F4E20" w:rsidR="006F31F6" w:rsidRPr="00163DCF" w:rsidRDefault="006F31F6">
      <w:pPr>
        <w:spacing w:after="17" w:line="276" w:lineRule="auto"/>
        <w:ind w:left="-5" w:right="15" w:firstLine="725"/>
        <w:rPr>
          <w:ins w:id="1213" w:author="Britt Collins" w:date="2021-09-30T14:58:00Z"/>
          <w:szCs w:val="21"/>
          <w:rPrChange w:id="1214" w:author="David" w:date="2022-08-17T16:58:00Z">
            <w:rPr>
              <w:ins w:id="1215" w:author="Britt Collins" w:date="2021-09-30T14:58:00Z"/>
              <w:rFonts w:ascii="Times New Roman" w:hAnsi="Times New Roman"/>
              <w:sz w:val="24"/>
              <w:szCs w:val="24"/>
            </w:rPr>
          </w:rPrChange>
        </w:rPr>
        <w:pPrChange w:id="1216" w:author="David" w:date="2022-08-17T17:01:00Z">
          <w:pPr>
            <w:ind w:left="-5" w:right="15"/>
          </w:pPr>
        </w:pPrChange>
      </w:pPr>
      <w:ins w:id="1217" w:author="Britt Collins" w:date="2021-09-30T14:58:00Z">
        <w:r w:rsidRPr="00163DCF">
          <w:rPr>
            <w:szCs w:val="21"/>
            <w:rPrChange w:id="1218" w:author="David" w:date="2022-08-17T16:58:00Z">
              <w:rPr>
                <w:rFonts w:ascii="Times New Roman" w:hAnsi="Times New Roman"/>
                <w:sz w:val="24"/>
                <w:szCs w:val="24"/>
              </w:rPr>
            </w:rPrChange>
          </w:rPr>
          <w:t>The speakerphone call from Mark ended and a more in-depth, one-to-one call with Cuong was started.</w:t>
        </w:r>
      </w:ins>
      <w:ins w:id="1219" w:author="Britt Collins" w:date="2021-09-30T16:23:00Z">
        <w:r w:rsidR="000072F1" w:rsidRPr="00163DCF">
          <w:rPr>
            <w:szCs w:val="21"/>
            <w:rPrChange w:id="1220" w:author="David" w:date="2022-08-17T16:58:00Z">
              <w:rPr>
                <w:rFonts w:ascii="Times New Roman" w:hAnsi="Times New Roman"/>
                <w:sz w:val="24"/>
                <w:szCs w:val="24"/>
              </w:rPr>
            </w:rPrChange>
          </w:rPr>
          <w:t xml:space="preserve"> </w:t>
        </w:r>
      </w:ins>
      <w:ins w:id="1221" w:author="Britt Collins" w:date="2021-09-30T14:58:00Z">
        <w:r w:rsidRPr="00163DCF">
          <w:rPr>
            <w:szCs w:val="21"/>
            <w:rPrChange w:id="1222" w:author="David" w:date="2022-08-17T16:58:00Z">
              <w:rPr>
                <w:rFonts w:ascii="Times New Roman" w:hAnsi="Times New Roman"/>
                <w:sz w:val="24"/>
                <w:szCs w:val="24"/>
              </w:rPr>
            </w:rPrChange>
          </w:rPr>
          <w:t>Cuong began with a reference to what the IT test automation industry called a "keyword driven framework". Up until that point in my career I had never used one. The mere mention of this new framework got me all excited. The experience could open more work opportunities in the IT industry. I confirmed I had the necessary appetite (but maybe not necessarily the experience) to implement it. Thankfully, Cuong mentioned he was happy to help.</w:t>
        </w:r>
      </w:ins>
    </w:p>
    <w:p w14:paraId="6914E5C5" w14:textId="77777777" w:rsidR="006F31F6" w:rsidRPr="00163DCF" w:rsidRDefault="006F31F6">
      <w:pPr>
        <w:spacing w:line="276" w:lineRule="auto"/>
        <w:ind w:left="-5" w:right="15" w:firstLine="725"/>
        <w:rPr>
          <w:ins w:id="1223" w:author="Britt Collins" w:date="2021-09-30T14:58:00Z"/>
          <w:szCs w:val="21"/>
          <w:rPrChange w:id="1224" w:author="David" w:date="2022-08-17T16:58:00Z">
            <w:rPr>
              <w:ins w:id="1225" w:author="Britt Collins" w:date="2021-09-30T14:58:00Z"/>
              <w:rFonts w:ascii="Times New Roman" w:hAnsi="Times New Roman"/>
              <w:sz w:val="24"/>
              <w:szCs w:val="24"/>
            </w:rPr>
          </w:rPrChange>
        </w:rPr>
        <w:pPrChange w:id="1226" w:author="David" w:date="2022-08-17T17:01:00Z">
          <w:pPr>
            <w:ind w:left="-5" w:right="15"/>
          </w:pPr>
        </w:pPrChange>
      </w:pPr>
      <w:ins w:id="1227" w:author="Britt Collins" w:date="2021-09-30T14:58:00Z">
        <w:r w:rsidRPr="00163DCF">
          <w:rPr>
            <w:szCs w:val="21"/>
            <w:rPrChange w:id="1228" w:author="David" w:date="2022-08-17T16:58:00Z">
              <w:rPr>
                <w:rFonts w:ascii="Times New Roman" w:hAnsi="Times New Roman"/>
                <w:sz w:val="24"/>
                <w:szCs w:val="24"/>
              </w:rPr>
            </w:rPrChange>
          </w:rPr>
          <w:t>I ended the phone call feeling confident. I thought "If all fails, I can call on Cuong". The client work (or gig, as the Australians called it) wouldn’t begin till the following week, due to some red tape (background checks etc.). I was frustrated, I wanted to start work immediately. But it wasn't so bad. I now had more time to acclimatise to my new environment. Meanwhile I could offer my services to Bruce.</w:t>
        </w:r>
      </w:ins>
    </w:p>
    <w:p w14:paraId="316D29E5" w14:textId="455BD269" w:rsidR="006F31F6" w:rsidRPr="00163DCF" w:rsidRDefault="006F31F6">
      <w:pPr>
        <w:spacing w:line="276" w:lineRule="auto"/>
        <w:ind w:left="-5" w:right="15" w:firstLine="395"/>
        <w:rPr>
          <w:ins w:id="1229" w:author="Britt Collins" w:date="2021-09-30T14:58:00Z"/>
          <w:szCs w:val="21"/>
          <w:rPrChange w:id="1230" w:author="David" w:date="2022-08-17T16:58:00Z">
            <w:rPr>
              <w:ins w:id="1231" w:author="Britt Collins" w:date="2021-09-30T14:58:00Z"/>
              <w:rFonts w:ascii="Times New Roman" w:hAnsi="Times New Roman"/>
              <w:sz w:val="24"/>
              <w:szCs w:val="24"/>
            </w:rPr>
          </w:rPrChange>
        </w:rPr>
        <w:pPrChange w:id="1232" w:author="David" w:date="2022-08-17T17:01:00Z">
          <w:pPr>
            <w:ind w:left="355" w:right="15"/>
          </w:pPr>
        </w:pPrChange>
      </w:pPr>
      <w:ins w:id="1233" w:author="Britt Collins" w:date="2021-09-30T14:58:00Z">
        <w:r w:rsidRPr="00163DCF">
          <w:rPr>
            <w:szCs w:val="21"/>
            <w:rPrChange w:id="1234" w:author="David" w:date="2022-08-17T16:58:00Z">
              <w:rPr>
                <w:rFonts w:ascii="Times New Roman" w:hAnsi="Times New Roman"/>
                <w:sz w:val="24"/>
                <w:szCs w:val="24"/>
              </w:rPr>
            </w:rPrChange>
          </w:rPr>
          <w:t>Bruce sometimes communicated seriously</w:t>
        </w:r>
      </w:ins>
      <w:ins w:id="1235" w:author="Britt Collins" w:date="2021-09-30T16:28:00Z">
        <w:r w:rsidR="000072F1" w:rsidRPr="00163DCF">
          <w:rPr>
            <w:szCs w:val="21"/>
            <w:rPrChange w:id="1236" w:author="David" w:date="2022-08-17T16:58:00Z">
              <w:rPr>
                <w:rFonts w:ascii="Times New Roman" w:hAnsi="Times New Roman"/>
                <w:sz w:val="24"/>
                <w:szCs w:val="24"/>
              </w:rPr>
            </w:rPrChange>
          </w:rPr>
          <w:t>, but h</w:t>
        </w:r>
      </w:ins>
      <w:ins w:id="1237" w:author="Britt Collins" w:date="2021-09-30T14:58:00Z">
        <w:r w:rsidRPr="00163DCF">
          <w:rPr>
            <w:szCs w:val="21"/>
            <w:rPrChange w:id="1238" w:author="David" w:date="2022-08-17T16:58:00Z">
              <w:rPr>
                <w:rFonts w:ascii="Times New Roman" w:hAnsi="Times New Roman"/>
                <w:sz w:val="24"/>
                <w:szCs w:val="24"/>
              </w:rPr>
            </w:rPrChange>
          </w:rPr>
          <w:t>is soft, fun side was a welcome contrast to the driven business side. I</w:t>
        </w:r>
      </w:ins>
      <w:ins w:id="1239" w:author="Britt Collins" w:date="2021-09-30T16:28:00Z">
        <w:r w:rsidR="000072F1" w:rsidRPr="00163DCF">
          <w:rPr>
            <w:szCs w:val="21"/>
            <w:rPrChange w:id="1240" w:author="David" w:date="2022-08-17T16:58:00Z">
              <w:rPr>
                <w:rFonts w:ascii="Times New Roman" w:hAnsi="Times New Roman"/>
                <w:sz w:val="24"/>
                <w:szCs w:val="24"/>
              </w:rPr>
            </w:rPrChange>
          </w:rPr>
          <w:t>’</w:t>
        </w:r>
      </w:ins>
      <w:ins w:id="1241" w:author="Britt Collins" w:date="2021-09-30T14:58:00Z">
        <w:r w:rsidRPr="00163DCF">
          <w:rPr>
            <w:szCs w:val="21"/>
            <w:rPrChange w:id="1242" w:author="David" w:date="2022-08-17T16:58:00Z">
              <w:rPr>
                <w:rFonts w:ascii="Times New Roman" w:hAnsi="Times New Roman"/>
                <w:sz w:val="24"/>
                <w:szCs w:val="24"/>
              </w:rPr>
            </w:rPrChange>
          </w:rPr>
          <w:t xml:space="preserve">d become familiar with these </w:t>
        </w:r>
      </w:ins>
      <w:ins w:id="1243" w:author="Britt Collins" w:date="2021-09-30T16:28:00Z">
        <w:r w:rsidR="000072F1" w:rsidRPr="00163DCF">
          <w:rPr>
            <w:szCs w:val="21"/>
            <w:rPrChange w:id="1244" w:author="David" w:date="2022-08-17T16:58:00Z">
              <w:rPr>
                <w:rFonts w:ascii="Times New Roman" w:hAnsi="Times New Roman"/>
                <w:sz w:val="24"/>
                <w:szCs w:val="24"/>
              </w:rPr>
            </w:rPrChange>
          </w:rPr>
          <w:t>two</w:t>
        </w:r>
      </w:ins>
      <w:ins w:id="1245" w:author="Britt Collins" w:date="2021-09-30T14:58:00Z">
        <w:r w:rsidRPr="00163DCF">
          <w:rPr>
            <w:szCs w:val="21"/>
            <w:rPrChange w:id="1246" w:author="David" w:date="2022-08-17T16:58:00Z">
              <w:rPr>
                <w:rFonts w:ascii="Times New Roman" w:hAnsi="Times New Roman"/>
                <w:sz w:val="24"/>
                <w:szCs w:val="24"/>
              </w:rPr>
            </w:rPrChange>
          </w:rPr>
          <w:t xml:space="preserve"> sides of this personality over the next few days. Bruce was recruited as a salesman. His job was to sell us, as consultants, to potential clients. He would bring me along to </w:t>
        </w:r>
        <w:r w:rsidRPr="00163DCF">
          <w:rPr>
            <w:szCs w:val="21"/>
            <w:rPrChange w:id="1247" w:author="David" w:date="2022-08-17T16:58:00Z">
              <w:rPr>
                <w:rFonts w:ascii="Times New Roman" w:hAnsi="Times New Roman"/>
                <w:sz w:val="24"/>
                <w:szCs w:val="24"/>
              </w:rPr>
            </w:rPrChange>
          </w:rPr>
          <w:lastRenderedPageBreak/>
          <w:t>his client meetings to</w:t>
        </w:r>
      </w:ins>
      <w:ins w:id="1248" w:author="Britt Collins" w:date="2021-09-30T16:28:00Z">
        <w:r w:rsidR="000072F1" w:rsidRPr="00163DCF">
          <w:rPr>
            <w:szCs w:val="21"/>
            <w:rPrChange w:id="1249" w:author="David" w:date="2022-08-17T16:58:00Z">
              <w:rPr>
                <w:rFonts w:ascii="Times New Roman" w:hAnsi="Times New Roman"/>
                <w:sz w:val="24"/>
                <w:szCs w:val="24"/>
              </w:rPr>
            </w:rPrChange>
          </w:rPr>
          <w:t xml:space="preserve"> </w:t>
        </w:r>
      </w:ins>
      <w:ins w:id="1250" w:author="Britt Collins" w:date="2021-09-30T14:58:00Z">
        <w:r w:rsidRPr="00163DCF">
          <w:rPr>
            <w:szCs w:val="21"/>
            <w:rPrChange w:id="1251" w:author="David" w:date="2022-08-17T16:58:00Z">
              <w:rPr>
                <w:rFonts w:ascii="Times New Roman" w:hAnsi="Times New Roman"/>
                <w:sz w:val="24"/>
                <w:szCs w:val="24"/>
              </w:rPr>
            </w:rPrChange>
          </w:rPr>
          <w:t>keep him company</w:t>
        </w:r>
      </w:ins>
      <w:ins w:id="1252" w:author="Britt Collins" w:date="2021-09-30T16:28:00Z">
        <w:r w:rsidR="000F69E4" w:rsidRPr="00163DCF">
          <w:rPr>
            <w:szCs w:val="21"/>
            <w:rPrChange w:id="1253" w:author="David" w:date="2022-08-17T16:58:00Z">
              <w:rPr>
                <w:rFonts w:ascii="Times New Roman" w:hAnsi="Times New Roman"/>
                <w:sz w:val="24"/>
                <w:szCs w:val="24"/>
              </w:rPr>
            </w:rPrChange>
          </w:rPr>
          <w:t xml:space="preserve"> a</w:t>
        </w:r>
      </w:ins>
      <w:ins w:id="1254" w:author="Britt Collins" w:date="2021-09-30T16:29:00Z">
        <w:r w:rsidR="000F69E4" w:rsidRPr="00163DCF">
          <w:rPr>
            <w:szCs w:val="21"/>
            <w:rPrChange w:id="1255" w:author="David" w:date="2022-08-17T16:58:00Z">
              <w:rPr>
                <w:rFonts w:ascii="Times New Roman" w:hAnsi="Times New Roman"/>
                <w:sz w:val="24"/>
                <w:szCs w:val="24"/>
              </w:rPr>
            </w:rPrChange>
          </w:rPr>
          <w:t>nd</w:t>
        </w:r>
      </w:ins>
      <w:ins w:id="1256" w:author="Britt Collins" w:date="2021-09-30T16:28:00Z">
        <w:r w:rsidR="000072F1" w:rsidRPr="00163DCF">
          <w:rPr>
            <w:szCs w:val="21"/>
            <w:rPrChange w:id="1257" w:author="David" w:date="2022-08-17T16:58:00Z">
              <w:rPr>
                <w:rFonts w:ascii="Times New Roman" w:hAnsi="Times New Roman"/>
                <w:sz w:val="24"/>
                <w:szCs w:val="24"/>
              </w:rPr>
            </w:rPrChange>
          </w:rPr>
          <w:t xml:space="preserve"> </w:t>
        </w:r>
      </w:ins>
      <w:ins w:id="1258" w:author="Britt Collins" w:date="2021-09-30T14:58:00Z">
        <w:r w:rsidRPr="00163DCF">
          <w:rPr>
            <w:szCs w:val="21"/>
            <w:rPrChange w:id="1259" w:author="David" w:date="2022-08-17T16:58:00Z">
              <w:rPr>
                <w:rFonts w:ascii="Times New Roman" w:hAnsi="Times New Roman"/>
                <w:sz w:val="24"/>
                <w:szCs w:val="24"/>
              </w:rPr>
            </w:rPrChange>
          </w:rPr>
          <w:t>show off to. There was that sense of "watch this, I’m going to sell snow to an Eskimo".</w:t>
        </w:r>
      </w:ins>
      <w:ins w:id="1260" w:author="Britt Collins" w:date="2021-09-30T16:29:00Z">
        <w:r w:rsidR="000F69E4" w:rsidRPr="00163DCF">
          <w:rPr>
            <w:szCs w:val="21"/>
            <w:rPrChange w:id="1261" w:author="David" w:date="2022-08-17T16:58:00Z">
              <w:rPr>
                <w:rFonts w:ascii="Times New Roman" w:hAnsi="Times New Roman"/>
                <w:sz w:val="24"/>
                <w:szCs w:val="24"/>
              </w:rPr>
            </w:rPrChange>
          </w:rPr>
          <w:t xml:space="preserve"> </w:t>
        </w:r>
        <w:r w:rsidR="000F69E4" w:rsidRPr="00163DCF">
          <w:rPr>
            <w:b/>
            <w:szCs w:val="21"/>
            <w:rPrChange w:id="1262" w:author="David" w:date="2022-08-17T16:58:00Z">
              <w:rPr>
                <w:rFonts w:ascii="Times New Roman" w:hAnsi="Times New Roman"/>
                <w:sz w:val="24"/>
                <w:szCs w:val="24"/>
              </w:rPr>
            </w:rPrChange>
          </w:rPr>
          <w:t>AVOID CLICHES LIKE THIS</w:t>
        </w:r>
      </w:ins>
      <w:ins w:id="1263" w:author="Britt Collins" w:date="2021-10-04T09:39:00Z">
        <w:r w:rsidR="00AC5D65" w:rsidRPr="00163DCF">
          <w:rPr>
            <w:b/>
            <w:szCs w:val="21"/>
            <w:rPrChange w:id="1264" w:author="David" w:date="2022-08-17T16:58:00Z">
              <w:rPr>
                <w:rFonts w:ascii="Times New Roman" w:hAnsi="Times New Roman"/>
                <w:b/>
                <w:sz w:val="24"/>
                <w:szCs w:val="24"/>
              </w:rPr>
            </w:rPrChange>
          </w:rPr>
          <w:t>, ORIGINALITY ADDS TEXTURE AND MAKES ALL THE DIFFERENCE</w:t>
        </w:r>
      </w:ins>
      <w:ins w:id="1265" w:author="Britt Collins" w:date="2021-09-30T16:30:00Z">
        <w:r w:rsidR="000F69E4" w:rsidRPr="00163DCF">
          <w:rPr>
            <w:szCs w:val="21"/>
            <w:rPrChange w:id="1266" w:author="David" w:date="2022-08-17T16:58:00Z">
              <w:rPr>
                <w:rFonts w:ascii="Times New Roman" w:hAnsi="Times New Roman"/>
                <w:sz w:val="24"/>
                <w:szCs w:val="24"/>
              </w:rPr>
            </w:rPrChange>
          </w:rPr>
          <w:t xml:space="preserve">. </w:t>
        </w:r>
      </w:ins>
      <w:ins w:id="1267" w:author="Britt Collins" w:date="2021-09-30T14:58:00Z">
        <w:r w:rsidRPr="00163DCF">
          <w:rPr>
            <w:szCs w:val="21"/>
            <w:rPrChange w:id="1268" w:author="David" w:date="2022-08-17T16:58:00Z">
              <w:rPr>
                <w:rFonts w:ascii="Times New Roman" w:hAnsi="Times New Roman"/>
                <w:sz w:val="24"/>
                <w:szCs w:val="24"/>
              </w:rPr>
            </w:rPrChange>
          </w:rPr>
          <w:t>I had never, in my years working as a consultant, experienced a consultancy service sales meeting. Bruce's sales meetings were enjoyable</w:t>
        </w:r>
      </w:ins>
      <w:ins w:id="1269" w:author="Britt Collins" w:date="2021-09-30T16:30:00Z">
        <w:r w:rsidR="000F69E4" w:rsidRPr="00163DCF">
          <w:rPr>
            <w:szCs w:val="21"/>
            <w:rPrChange w:id="1270" w:author="David" w:date="2022-08-17T16:58:00Z">
              <w:rPr>
                <w:rFonts w:ascii="Times New Roman" w:hAnsi="Times New Roman"/>
                <w:sz w:val="24"/>
                <w:szCs w:val="24"/>
              </w:rPr>
            </w:rPrChange>
          </w:rPr>
          <w:t>. I</w:t>
        </w:r>
      </w:ins>
      <w:ins w:id="1271" w:author="Britt Collins" w:date="2021-09-30T14:58:00Z">
        <w:r w:rsidRPr="00163DCF">
          <w:rPr>
            <w:szCs w:val="21"/>
            <w:rPrChange w:id="1272" w:author="David" w:date="2022-08-17T16:58:00Z">
              <w:rPr>
                <w:rFonts w:ascii="Times New Roman" w:hAnsi="Times New Roman"/>
                <w:sz w:val="24"/>
                <w:szCs w:val="24"/>
              </w:rPr>
            </w:rPrChange>
          </w:rPr>
          <w:t xml:space="preserve"> didn’t need to say a word</w:t>
        </w:r>
      </w:ins>
      <w:ins w:id="1273" w:author="Britt Collins" w:date="2021-09-30T16:30:00Z">
        <w:r w:rsidR="000F69E4" w:rsidRPr="00163DCF">
          <w:rPr>
            <w:szCs w:val="21"/>
            <w:rPrChange w:id="1274" w:author="David" w:date="2022-08-17T16:58:00Z">
              <w:rPr>
                <w:rFonts w:ascii="Times New Roman" w:hAnsi="Times New Roman"/>
                <w:sz w:val="24"/>
                <w:szCs w:val="24"/>
              </w:rPr>
            </w:rPrChange>
          </w:rPr>
          <w:t xml:space="preserve">, and usually </w:t>
        </w:r>
      </w:ins>
      <w:ins w:id="1275" w:author="Britt Collins" w:date="2021-09-30T14:58:00Z">
        <w:r w:rsidRPr="00163DCF">
          <w:rPr>
            <w:szCs w:val="21"/>
            <w:rPrChange w:id="1276" w:author="David" w:date="2022-08-17T16:58:00Z">
              <w:rPr>
                <w:rFonts w:ascii="Times New Roman" w:hAnsi="Times New Roman"/>
                <w:sz w:val="24"/>
                <w:szCs w:val="24"/>
              </w:rPr>
            </w:rPrChange>
          </w:rPr>
          <w:t>got a free frothy coffee</w:t>
        </w:r>
      </w:ins>
      <w:ins w:id="1277" w:author="Britt Collins" w:date="2021-09-30T16:31:00Z">
        <w:r w:rsidR="000F69E4" w:rsidRPr="00163DCF">
          <w:rPr>
            <w:szCs w:val="21"/>
            <w:rPrChange w:id="1278" w:author="David" w:date="2022-08-17T16:58:00Z">
              <w:rPr>
                <w:rFonts w:ascii="Times New Roman" w:hAnsi="Times New Roman"/>
                <w:sz w:val="24"/>
                <w:szCs w:val="24"/>
              </w:rPr>
            </w:rPrChange>
          </w:rPr>
          <w:t xml:space="preserve"> or</w:t>
        </w:r>
      </w:ins>
      <w:ins w:id="1279" w:author="Britt Collins" w:date="2021-09-30T14:58:00Z">
        <w:r w:rsidRPr="00163DCF">
          <w:rPr>
            <w:szCs w:val="21"/>
            <w:rPrChange w:id="1280" w:author="David" w:date="2022-08-17T16:58:00Z">
              <w:rPr>
                <w:rFonts w:ascii="Times New Roman" w:hAnsi="Times New Roman"/>
                <w:sz w:val="24"/>
                <w:szCs w:val="24"/>
              </w:rPr>
            </w:rPrChange>
          </w:rPr>
          <w:t xml:space="preserve"> a free lunch.</w:t>
        </w:r>
      </w:ins>
    </w:p>
    <w:p w14:paraId="43ED11FB" w14:textId="77777777" w:rsidR="006F31F6" w:rsidRPr="00163DCF" w:rsidRDefault="006F31F6">
      <w:pPr>
        <w:spacing w:line="276" w:lineRule="auto"/>
        <w:ind w:left="-5" w:right="15" w:firstLine="395"/>
        <w:rPr>
          <w:ins w:id="1281" w:author="Britt Collins" w:date="2021-09-30T14:58:00Z"/>
          <w:szCs w:val="21"/>
          <w:rPrChange w:id="1282" w:author="David" w:date="2022-08-17T16:58:00Z">
            <w:rPr>
              <w:ins w:id="1283" w:author="Britt Collins" w:date="2021-09-30T14:58:00Z"/>
              <w:rFonts w:ascii="Times New Roman" w:hAnsi="Times New Roman"/>
              <w:sz w:val="24"/>
              <w:szCs w:val="24"/>
            </w:rPr>
          </w:rPrChange>
        </w:rPr>
        <w:pPrChange w:id="1284" w:author="David" w:date="2022-08-17T17:01:00Z">
          <w:pPr>
            <w:ind w:left="-5" w:right="15"/>
          </w:pPr>
        </w:pPrChange>
      </w:pPr>
      <w:ins w:id="1285" w:author="Britt Collins" w:date="2021-09-30T14:58:00Z">
        <w:r w:rsidRPr="00163DCF">
          <w:rPr>
            <w:szCs w:val="21"/>
            <w:rPrChange w:id="1286" w:author="David" w:date="2022-08-17T16:58:00Z">
              <w:rPr>
                <w:rFonts w:ascii="Times New Roman" w:hAnsi="Times New Roman"/>
                <w:sz w:val="24"/>
                <w:szCs w:val="24"/>
              </w:rPr>
            </w:rPrChange>
          </w:rPr>
          <w:t xml:space="preserve">After his last business meeting, he was happy heading home. He was an awesome host. Knowing I knew no one, he was happy for me to come along. Bruce’s home was situated in the beautiful suburb of Manly. A paradise, just far enough away from the city and close enough to unspoilt coastline that it still felt remote. It could be accessed in a roundabout way by road. The best way to access Manly was by ferry. On a calm </w:t>
        </w:r>
        <w:proofErr w:type="gramStart"/>
        <w:r w:rsidRPr="00163DCF">
          <w:rPr>
            <w:szCs w:val="21"/>
            <w:rPrChange w:id="1287" w:author="David" w:date="2022-08-17T16:58:00Z">
              <w:rPr>
                <w:rFonts w:ascii="Times New Roman" w:hAnsi="Times New Roman"/>
                <w:sz w:val="24"/>
                <w:szCs w:val="24"/>
              </w:rPr>
            </w:rPrChange>
          </w:rPr>
          <w:t>summers</w:t>
        </w:r>
        <w:proofErr w:type="gramEnd"/>
        <w:r w:rsidRPr="00163DCF">
          <w:rPr>
            <w:szCs w:val="21"/>
            <w:rPrChange w:id="1288" w:author="David" w:date="2022-08-17T16:58:00Z">
              <w:rPr>
                <w:rFonts w:ascii="Times New Roman" w:hAnsi="Times New Roman"/>
                <w:sz w:val="24"/>
                <w:szCs w:val="24"/>
              </w:rPr>
            </w:rPrChange>
          </w:rPr>
          <w:t xml:space="preserve"> day, the view from the front of the boat was amazing. The Sydney Harbour Bridge and Opera House glistened in the reflection of the milky waters.</w:t>
        </w:r>
      </w:ins>
    </w:p>
    <w:p w14:paraId="78D79CB7" w14:textId="77777777" w:rsidR="006F31F6" w:rsidRPr="00163DCF" w:rsidRDefault="006F31F6">
      <w:pPr>
        <w:spacing w:line="276" w:lineRule="auto"/>
        <w:ind w:left="-5" w:right="15" w:firstLine="395"/>
        <w:rPr>
          <w:ins w:id="1289" w:author="Britt Collins" w:date="2021-09-30T14:58:00Z"/>
          <w:szCs w:val="21"/>
          <w:rPrChange w:id="1290" w:author="David" w:date="2022-08-17T16:58:00Z">
            <w:rPr>
              <w:ins w:id="1291" w:author="Britt Collins" w:date="2021-09-30T14:58:00Z"/>
              <w:rFonts w:ascii="Times New Roman" w:hAnsi="Times New Roman"/>
              <w:sz w:val="24"/>
              <w:szCs w:val="24"/>
            </w:rPr>
          </w:rPrChange>
        </w:rPr>
        <w:pPrChange w:id="1292" w:author="David" w:date="2022-08-17T17:01:00Z">
          <w:pPr>
            <w:ind w:left="-5" w:right="15"/>
          </w:pPr>
        </w:pPrChange>
      </w:pPr>
      <w:ins w:id="1293" w:author="Britt Collins" w:date="2021-09-30T14:58:00Z">
        <w:r w:rsidRPr="00163DCF">
          <w:rPr>
            <w:szCs w:val="21"/>
            <w:rPrChange w:id="1294" w:author="David" w:date="2022-08-17T16:58:00Z">
              <w:rPr>
                <w:rFonts w:ascii="Times New Roman" w:hAnsi="Times New Roman"/>
                <w:sz w:val="24"/>
                <w:szCs w:val="24"/>
              </w:rPr>
            </w:rPrChange>
          </w:rPr>
          <w:t>Two classes of ferry service departed from the CBD at regular intervals: fast and standard. The Fast Cat (short for catamaran) ferry operated when the water in Sydney harbour was pancake flat. The robust standard ferry would operate whatever the conditions were. The heaviest of these could literally turn a ferry on to its side and turn a tourist's stomach inside out. It was a life affirming experience. On arrival, I would often kiss the Manly Pier in gratitude for still being alive.</w:t>
        </w:r>
      </w:ins>
    </w:p>
    <w:p w14:paraId="02A4086D" w14:textId="59F5012B" w:rsidR="006F31F6" w:rsidRPr="00163DCF" w:rsidRDefault="006F31F6">
      <w:pPr>
        <w:spacing w:line="276" w:lineRule="auto"/>
        <w:ind w:left="-5" w:right="15" w:firstLine="395"/>
        <w:rPr>
          <w:ins w:id="1295" w:author="Britt Collins" w:date="2021-09-30T14:58:00Z"/>
          <w:szCs w:val="21"/>
          <w:rPrChange w:id="1296" w:author="David" w:date="2022-08-17T16:58:00Z">
            <w:rPr>
              <w:ins w:id="1297" w:author="Britt Collins" w:date="2021-09-30T14:58:00Z"/>
              <w:rFonts w:ascii="Times New Roman" w:hAnsi="Times New Roman"/>
              <w:sz w:val="24"/>
              <w:szCs w:val="24"/>
            </w:rPr>
          </w:rPrChange>
        </w:rPr>
        <w:pPrChange w:id="1298" w:author="David" w:date="2022-08-17T17:01:00Z">
          <w:pPr>
            <w:ind w:left="-5" w:right="15"/>
          </w:pPr>
        </w:pPrChange>
      </w:pPr>
      <w:ins w:id="1299" w:author="Britt Collins" w:date="2021-09-30T14:58:00Z">
        <w:r w:rsidRPr="00163DCF">
          <w:rPr>
            <w:szCs w:val="21"/>
            <w:rPrChange w:id="1300" w:author="David" w:date="2022-08-17T16:58:00Z">
              <w:rPr>
                <w:rFonts w:ascii="Times New Roman" w:hAnsi="Times New Roman"/>
                <w:sz w:val="24"/>
                <w:szCs w:val="24"/>
              </w:rPr>
            </w:rPrChange>
          </w:rPr>
          <w:t xml:space="preserve">Bruce was a Fast Cat man. He liked to be seen rubbing shoulders with people in the upper echelons of Manly life. Maybe he thought surrounding himself with wealthy people would make him wealthy in return. Bruce was a generous person. He liked to see it that I was paid for. Before I had the chance to get cash out of my wallet, Bruce stepped in. </w:t>
        </w:r>
      </w:ins>
      <w:ins w:id="1301" w:author="Britt Collins" w:date="2021-09-30T16:32:00Z">
        <w:r w:rsidR="000F69E4" w:rsidRPr="00163DCF">
          <w:rPr>
            <w:szCs w:val="21"/>
            <w:rPrChange w:id="1302" w:author="David" w:date="2022-08-17T16:58:00Z">
              <w:rPr>
                <w:rFonts w:ascii="Times New Roman" w:hAnsi="Times New Roman"/>
                <w:sz w:val="24"/>
                <w:szCs w:val="24"/>
              </w:rPr>
            </w:rPrChange>
          </w:rPr>
          <w:t>“</w:t>
        </w:r>
      </w:ins>
      <w:proofErr w:type="gramStart"/>
      <w:ins w:id="1303" w:author="Britt Collins" w:date="2021-09-30T14:58:00Z">
        <w:r w:rsidRPr="00163DCF">
          <w:rPr>
            <w:szCs w:val="21"/>
            <w:rPrChange w:id="1304" w:author="David" w:date="2022-08-17T16:58:00Z">
              <w:rPr>
                <w:rFonts w:ascii="Times New Roman" w:hAnsi="Times New Roman"/>
                <w:sz w:val="24"/>
                <w:szCs w:val="24"/>
              </w:rPr>
            </w:rPrChange>
          </w:rPr>
          <w:t>Dave</w:t>
        </w:r>
      </w:ins>
      <w:ins w:id="1305" w:author="Britt Collins" w:date="2021-09-30T16:32:00Z">
        <w:r w:rsidR="000F69E4" w:rsidRPr="00163DCF">
          <w:rPr>
            <w:szCs w:val="21"/>
            <w:rPrChange w:id="1306" w:author="David" w:date="2022-08-17T16:58:00Z">
              <w:rPr>
                <w:rFonts w:ascii="Times New Roman" w:hAnsi="Times New Roman"/>
                <w:sz w:val="24"/>
                <w:szCs w:val="24"/>
              </w:rPr>
            </w:rPrChange>
          </w:rPr>
          <w:t>,</w:t>
        </w:r>
      </w:ins>
      <w:proofErr w:type="gramEnd"/>
      <w:ins w:id="1307" w:author="Britt Collins" w:date="2021-09-30T14:58:00Z">
        <w:r w:rsidRPr="00163DCF">
          <w:rPr>
            <w:szCs w:val="21"/>
            <w:rPrChange w:id="1308" w:author="David" w:date="2022-08-17T16:58:00Z">
              <w:rPr>
                <w:rFonts w:ascii="Times New Roman" w:hAnsi="Times New Roman"/>
                <w:sz w:val="24"/>
                <w:szCs w:val="24"/>
              </w:rPr>
            </w:rPrChange>
          </w:rPr>
          <w:t xml:space="preserve"> don’t worry mate, I’ve got this</w:t>
        </w:r>
      </w:ins>
      <w:ins w:id="1309" w:author="Britt Collins" w:date="2021-09-30T16:32:00Z">
        <w:r w:rsidR="000F69E4" w:rsidRPr="00163DCF">
          <w:rPr>
            <w:szCs w:val="21"/>
            <w:rPrChange w:id="1310" w:author="David" w:date="2022-08-17T16:58:00Z">
              <w:rPr>
                <w:rFonts w:ascii="Times New Roman" w:hAnsi="Times New Roman"/>
                <w:sz w:val="24"/>
                <w:szCs w:val="24"/>
              </w:rPr>
            </w:rPrChange>
          </w:rPr>
          <w:t>,”</w:t>
        </w:r>
      </w:ins>
      <w:ins w:id="1311" w:author="Britt Collins" w:date="2021-09-30T14:58:00Z">
        <w:r w:rsidRPr="00163DCF">
          <w:rPr>
            <w:szCs w:val="21"/>
            <w:rPrChange w:id="1312" w:author="David" w:date="2022-08-17T16:58:00Z">
              <w:rPr>
                <w:rFonts w:ascii="Times New Roman" w:hAnsi="Times New Roman"/>
                <w:sz w:val="24"/>
                <w:szCs w:val="24"/>
              </w:rPr>
            </w:rPrChange>
          </w:rPr>
          <w:t xml:space="preserve"> he confidently announced, </w:t>
        </w:r>
      </w:ins>
      <w:ins w:id="1313" w:author="Britt Collins" w:date="2021-09-30T16:32:00Z">
        <w:r w:rsidR="000F69E4" w:rsidRPr="00163DCF">
          <w:rPr>
            <w:szCs w:val="21"/>
            <w:rPrChange w:id="1314" w:author="David" w:date="2022-08-17T16:58:00Z">
              <w:rPr>
                <w:rFonts w:ascii="Times New Roman" w:hAnsi="Times New Roman"/>
                <w:sz w:val="24"/>
                <w:szCs w:val="24"/>
              </w:rPr>
            </w:rPrChange>
          </w:rPr>
          <w:t>buy</w:t>
        </w:r>
      </w:ins>
      <w:ins w:id="1315" w:author="Britt Collins" w:date="2021-09-30T14:58:00Z">
        <w:r w:rsidRPr="00163DCF">
          <w:rPr>
            <w:szCs w:val="21"/>
            <w:rPrChange w:id="1316" w:author="David" w:date="2022-08-17T16:58:00Z">
              <w:rPr>
                <w:rFonts w:ascii="Times New Roman" w:hAnsi="Times New Roman"/>
                <w:sz w:val="24"/>
                <w:szCs w:val="24"/>
              </w:rPr>
            </w:rPrChange>
          </w:rPr>
          <w:t xml:space="preserve">ing my ferry ticket. </w:t>
        </w:r>
      </w:ins>
    </w:p>
    <w:p w14:paraId="4FF06549" w14:textId="7C66F477" w:rsidR="000F69E4" w:rsidRPr="00163DCF" w:rsidRDefault="006F31F6">
      <w:pPr>
        <w:spacing w:line="276" w:lineRule="auto"/>
        <w:ind w:left="-5" w:right="15" w:firstLine="395"/>
        <w:rPr>
          <w:ins w:id="1317" w:author="Britt Collins" w:date="2021-09-30T16:36:00Z"/>
          <w:szCs w:val="21"/>
          <w:rPrChange w:id="1318" w:author="David" w:date="2022-08-17T16:58:00Z">
            <w:rPr>
              <w:ins w:id="1319" w:author="Britt Collins" w:date="2021-09-30T16:36:00Z"/>
              <w:rFonts w:ascii="Times New Roman" w:hAnsi="Times New Roman"/>
              <w:sz w:val="24"/>
              <w:szCs w:val="24"/>
            </w:rPr>
          </w:rPrChange>
        </w:rPr>
        <w:pPrChange w:id="1320" w:author="David" w:date="2022-08-17T17:01:00Z">
          <w:pPr>
            <w:spacing w:line="480" w:lineRule="auto"/>
            <w:ind w:left="-5" w:right="15" w:firstLine="395"/>
          </w:pPr>
        </w:pPrChange>
      </w:pPr>
      <w:ins w:id="1321" w:author="Britt Collins" w:date="2021-09-30T14:58:00Z">
        <w:r w:rsidRPr="00163DCF">
          <w:rPr>
            <w:szCs w:val="21"/>
            <w:rPrChange w:id="1322" w:author="David" w:date="2022-08-17T16:58:00Z">
              <w:rPr>
                <w:rFonts w:ascii="Times New Roman" w:hAnsi="Times New Roman"/>
                <w:sz w:val="24"/>
                <w:szCs w:val="24"/>
              </w:rPr>
            </w:rPrChange>
          </w:rPr>
          <w:t>The two decks of the Fast Cat had ample space. The upper deck was fuller, filled businessmen</w:t>
        </w:r>
      </w:ins>
      <w:ins w:id="1323" w:author="Britt Collins" w:date="2021-10-01T18:34:00Z">
        <w:r w:rsidR="00E65E14" w:rsidRPr="00163DCF">
          <w:rPr>
            <w:szCs w:val="21"/>
            <w:rPrChange w:id="1324" w:author="David" w:date="2022-08-17T16:58:00Z">
              <w:rPr>
                <w:rFonts w:ascii="Times New Roman" w:hAnsi="Times New Roman"/>
                <w:sz w:val="24"/>
                <w:szCs w:val="24"/>
              </w:rPr>
            </w:rPrChange>
          </w:rPr>
          <w:t xml:space="preserve"> out on a lark</w:t>
        </w:r>
      </w:ins>
      <w:ins w:id="1325" w:author="Britt Collins" w:date="2021-09-30T14:58:00Z">
        <w:r w:rsidRPr="00163DCF">
          <w:rPr>
            <w:szCs w:val="21"/>
            <w:rPrChange w:id="1326" w:author="David" w:date="2022-08-17T16:58:00Z">
              <w:rPr>
                <w:rFonts w:ascii="Times New Roman" w:hAnsi="Times New Roman"/>
                <w:sz w:val="24"/>
                <w:szCs w:val="24"/>
              </w:rPr>
            </w:rPrChange>
          </w:rPr>
          <w:t xml:space="preserve"> with a drink in hand. This behaviour is common in the animal kingdom</w:t>
        </w:r>
      </w:ins>
      <w:ins w:id="1327" w:author="Britt Collins" w:date="2021-09-30T16:33:00Z">
        <w:r w:rsidR="000F69E4" w:rsidRPr="00163DCF">
          <w:rPr>
            <w:szCs w:val="21"/>
            <w:rPrChange w:id="1328" w:author="David" w:date="2022-08-17T16:58:00Z">
              <w:rPr>
                <w:rFonts w:ascii="Times New Roman" w:hAnsi="Times New Roman"/>
                <w:sz w:val="24"/>
                <w:szCs w:val="24"/>
              </w:rPr>
            </w:rPrChange>
          </w:rPr>
          <w:t>. A</w:t>
        </w:r>
      </w:ins>
      <w:ins w:id="1329" w:author="Britt Collins" w:date="2021-09-30T14:58:00Z">
        <w:r w:rsidRPr="00163DCF">
          <w:rPr>
            <w:szCs w:val="21"/>
            <w:rPrChange w:id="1330" w:author="David" w:date="2022-08-17T16:58:00Z">
              <w:rPr>
                <w:rFonts w:ascii="Times New Roman" w:hAnsi="Times New Roman"/>
                <w:sz w:val="24"/>
                <w:szCs w:val="24"/>
              </w:rPr>
            </w:rPrChange>
          </w:rPr>
          <w:t xml:space="preserve"> male howler monkey announces his presence to other groups by getting to the top of the tallest tree and bellowing. The bellowing on the Fast Cat was helped by cans of alcohol, </w:t>
        </w:r>
      </w:ins>
      <w:ins w:id="1331" w:author="Britt Collins" w:date="2021-09-30T16:33:00Z">
        <w:r w:rsidR="000F69E4" w:rsidRPr="00163DCF">
          <w:rPr>
            <w:szCs w:val="21"/>
            <w:rPrChange w:id="1332" w:author="David" w:date="2022-08-17T16:58:00Z">
              <w:rPr>
                <w:rFonts w:ascii="Times New Roman" w:hAnsi="Times New Roman"/>
                <w:sz w:val="24"/>
                <w:szCs w:val="24"/>
              </w:rPr>
            </w:rPrChange>
          </w:rPr>
          <w:t>bought</w:t>
        </w:r>
      </w:ins>
      <w:ins w:id="1333" w:author="Britt Collins" w:date="2021-09-30T14:58:00Z">
        <w:r w:rsidRPr="00163DCF">
          <w:rPr>
            <w:szCs w:val="21"/>
            <w:rPrChange w:id="1334" w:author="David" w:date="2022-08-17T16:58:00Z">
              <w:rPr>
                <w:rFonts w:ascii="Times New Roman" w:hAnsi="Times New Roman"/>
                <w:sz w:val="24"/>
                <w:szCs w:val="24"/>
              </w:rPr>
            </w:rPrChange>
          </w:rPr>
          <w:t xml:space="preserve"> from the circular quay terminal convenience stores. Bruce was no exception. He bought a bag load of </w:t>
        </w:r>
      </w:ins>
      <w:ins w:id="1335" w:author="Britt Collins" w:date="2021-09-30T16:34:00Z">
        <w:r w:rsidR="000F69E4" w:rsidRPr="00163DCF">
          <w:rPr>
            <w:szCs w:val="21"/>
            <w:rPrChange w:id="1336" w:author="David" w:date="2022-08-17T16:58:00Z">
              <w:rPr>
                <w:rFonts w:ascii="Times New Roman" w:hAnsi="Times New Roman"/>
                <w:sz w:val="24"/>
                <w:szCs w:val="24"/>
              </w:rPr>
            </w:rPrChange>
          </w:rPr>
          <w:t>‘</w:t>
        </w:r>
      </w:ins>
      <w:ins w:id="1337" w:author="Britt Collins" w:date="2021-09-30T14:58:00Z">
        <w:r w:rsidRPr="00163DCF">
          <w:rPr>
            <w:szCs w:val="21"/>
            <w:rPrChange w:id="1338" w:author="David" w:date="2022-08-17T16:58:00Z">
              <w:rPr>
                <w:rFonts w:ascii="Times New Roman" w:hAnsi="Times New Roman"/>
                <w:sz w:val="24"/>
                <w:szCs w:val="24"/>
              </w:rPr>
            </w:rPrChange>
          </w:rPr>
          <w:t>Bundy</w:t>
        </w:r>
      </w:ins>
      <w:ins w:id="1339" w:author="Britt Collins" w:date="2021-09-30T16:34:00Z">
        <w:r w:rsidR="000F69E4" w:rsidRPr="00163DCF">
          <w:rPr>
            <w:szCs w:val="21"/>
            <w:rPrChange w:id="1340" w:author="David" w:date="2022-08-17T16:58:00Z">
              <w:rPr>
                <w:rFonts w:ascii="Times New Roman" w:hAnsi="Times New Roman"/>
                <w:sz w:val="24"/>
                <w:szCs w:val="24"/>
              </w:rPr>
            </w:rPrChange>
          </w:rPr>
          <w:t>’</w:t>
        </w:r>
      </w:ins>
      <w:ins w:id="1341" w:author="Britt Collins" w:date="2021-09-30T14:58:00Z">
        <w:r w:rsidRPr="00163DCF">
          <w:rPr>
            <w:szCs w:val="21"/>
            <w:rPrChange w:id="1342" w:author="David" w:date="2022-08-17T16:58:00Z">
              <w:rPr>
                <w:rFonts w:ascii="Times New Roman" w:hAnsi="Times New Roman"/>
                <w:sz w:val="24"/>
                <w:szCs w:val="24"/>
              </w:rPr>
            </w:rPrChange>
          </w:rPr>
          <w:t xml:space="preserve"> (Bundaberg Rum) and coke cans. Bundaberg, a region in Queensland, Australia, was the namesake of the famous Aussie rum, which was dangerously tasty. Given Bruce’s regular showing on board, he recognised several people, but</w:t>
        </w:r>
      </w:ins>
      <w:ins w:id="1343" w:author="Britt Collins" w:date="2021-09-30T16:34:00Z">
        <w:r w:rsidR="000F69E4" w:rsidRPr="00163DCF">
          <w:rPr>
            <w:szCs w:val="21"/>
            <w:rPrChange w:id="1344" w:author="David" w:date="2022-08-17T16:58:00Z">
              <w:rPr>
                <w:rFonts w:ascii="Times New Roman" w:hAnsi="Times New Roman"/>
                <w:sz w:val="24"/>
                <w:szCs w:val="24"/>
              </w:rPr>
            </w:rPrChange>
          </w:rPr>
          <w:t xml:space="preserve"> aside from a wave and ‘hi’, di</w:t>
        </w:r>
      </w:ins>
      <w:ins w:id="1345" w:author="Britt Collins" w:date="2021-09-30T16:35:00Z">
        <w:r w:rsidR="000F69E4" w:rsidRPr="00163DCF">
          <w:rPr>
            <w:szCs w:val="21"/>
            <w:rPrChange w:id="1346" w:author="David" w:date="2022-08-17T16:58:00Z">
              <w:rPr>
                <w:rFonts w:ascii="Times New Roman" w:hAnsi="Times New Roman"/>
                <w:sz w:val="24"/>
                <w:szCs w:val="24"/>
              </w:rPr>
            </w:rPrChange>
          </w:rPr>
          <w:t>dn’t waste time with chit-chat</w:t>
        </w:r>
      </w:ins>
      <w:ins w:id="1347" w:author="Britt Collins" w:date="2021-09-30T14:58:00Z">
        <w:r w:rsidRPr="00163DCF">
          <w:rPr>
            <w:szCs w:val="21"/>
            <w:rPrChange w:id="1348" w:author="David" w:date="2022-08-17T16:58:00Z">
              <w:rPr>
                <w:rFonts w:ascii="Times New Roman" w:hAnsi="Times New Roman"/>
                <w:sz w:val="24"/>
                <w:szCs w:val="24"/>
              </w:rPr>
            </w:rPrChange>
          </w:rPr>
          <w:t xml:space="preserve">. His calm soon turned into a rushed </w:t>
        </w:r>
      </w:ins>
      <w:ins w:id="1349" w:author="Britt Collins" w:date="2021-09-30T16:35:00Z">
        <w:r w:rsidR="000F69E4" w:rsidRPr="00163DCF">
          <w:rPr>
            <w:szCs w:val="21"/>
            <w:rPrChange w:id="1350" w:author="David" w:date="2022-08-17T16:58:00Z">
              <w:rPr>
                <w:rFonts w:ascii="Times New Roman" w:hAnsi="Times New Roman"/>
                <w:sz w:val="24"/>
                <w:szCs w:val="24"/>
              </w:rPr>
            </w:rPrChange>
          </w:rPr>
          <w:t>two</w:t>
        </w:r>
      </w:ins>
      <w:ins w:id="1351" w:author="Britt Collins" w:date="2021-09-30T14:58:00Z">
        <w:r w:rsidRPr="00163DCF">
          <w:rPr>
            <w:szCs w:val="21"/>
            <w:rPrChange w:id="1352" w:author="David" w:date="2022-08-17T16:58:00Z">
              <w:rPr>
                <w:rFonts w:ascii="Times New Roman" w:hAnsi="Times New Roman"/>
                <w:sz w:val="24"/>
                <w:szCs w:val="24"/>
              </w:rPr>
            </w:rPrChange>
          </w:rPr>
          <w:t xml:space="preserve">-step </w:t>
        </w:r>
      </w:ins>
      <w:ins w:id="1353" w:author="Britt Collins" w:date="2021-09-30T16:35:00Z">
        <w:r w:rsidR="000F69E4" w:rsidRPr="00163DCF">
          <w:rPr>
            <w:szCs w:val="21"/>
            <w:rPrChange w:id="1354" w:author="David" w:date="2022-08-17T16:58:00Z">
              <w:rPr>
                <w:rFonts w:ascii="Times New Roman" w:hAnsi="Times New Roman"/>
                <w:sz w:val="24"/>
                <w:szCs w:val="24"/>
              </w:rPr>
            </w:rPrChange>
          </w:rPr>
          <w:t>when</w:t>
        </w:r>
      </w:ins>
      <w:ins w:id="1355" w:author="Britt Collins" w:date="2021-09-30T14:58:00Z">
        <w:r w:rsidRPr="00163DCF">
          <w:rPr>
            <w:szCs w:val="21"/>
            <w:rPrChange w:id="1356" w:author="David" w:date="2022-08-17T16:58:00Z">
              <w:rPr>
                <w:rFonts w:ascii="Times New Roman" w:hAnsi="Times New Roman"/>
                <w:sz w:val="24"/>
                <w:szCs w:val="24"/>
              </w:rPr>
            </w:rPrChange>
          </w:rPr>
          <w:t xml:space="preserve"> he noticed someone on the top-deck. Bruce yelled</w:t>
        </w:r>
      </w:ins>
      <w:ins w:id="1357" w:author="Britt Collins" w:date="2021-09-30T16:35:00Z">
        <w:r w:rsidR="000F69E4" w:rsidRPr="00163DCF">
          <w:rPr>
            <w:szCs w:val="21"/>
            <w:rPrChange w:id="1358" w:author="David" w:date="2022-08-17T16:58:00Z">
              <w:rPr>
                <w:rFonts w:ascii="Times New Roman" w:hAnsi="Times New Roman"/>
                <w:sz w:val="24"/>
                <w:szCs w:val="24"/>
              </w:rPr>
            </w:rPrChange>
          </w:rPr>
          <w:t>,</w:t>
        </w:r>
      </w:ins>
      <w:ins w:id="1359" w:author="Britt Collins" w:date="2021-09-30T14:58:00Z">
        <w:r w:rsidRPr="00163DCF">
          <w:rPr>
            <w:szCs w:val="21"/>
            <w:rPrChange w:id="1360" w:author="David" w:date="2022-08-17T16:58:00Z">
              <w:rPr>
                <w:rFonts w:ascii="Times New Roman" w:hAnsi="Times New Roman"/>
                <w:sz w:val="24"/>
                <w:szCs w:val="24"/>
              </w:rPr>
            </w:rPrChange>
          </w:rPr>
          <w:t xml:space="preserve"> </w:t>
        </w:r>
      </w:ins>
      <w:ins w:id="1361" w:author="Britt Collins" w:date="2021-09-30T16:35:00Z">
        <w:r w:rsidR="000F69E4" w:rsidRPr="00163DCF">
          <w:rPr>
            <w:szCs w:val="21"/>
            <w:rPrChange w:id="1362" w:author="David" w:date="2022-08-17T16:58:00Z">
              <w:rPr>
                <w:rFonts w:ascii="Times New Roman" w:hAnsi="Times New Roman"/>
                <w:sz w:val="24"/>
                <w:szCs w:val="24"/>
              </w:rPr>
            </w:rPrChange>
          </w:rPr>
          <w:t xml:space="preserve">“Hey, </w:t>
        </w:r>
      </w:ins>
      <w:ins w:id="1363" w:author="Britt Collins" w:date="2021-09-30T14:58:00Z">
        <w:r w:rsidRPr="00163DCF">
          <w:rPr>
            <w:szCs w:val="21"/>
            <w:rPrChange w:id="1364" w:author="David" w:date="2022-08-17T16:58:00Z">
              <w:rPr>
                <w:rFonts w:ascii="Times New Roman" w:hAnsi="Times New Roman"/>
                <w:sz w:val="24"/>
                <w:szCs w:val="24"/>
              </w:rPr>
            </w:rPrChange>
          </w:rPr>
          <w:t>Doug!</w:t>
        </w:r>
      </w:ins>
      <w:ins w:id="1365" w:author="Britt Collins" w:date="2021-09-30T16:35:00Z">
        <w:r w:rsidR="000F69E4" w:rsidRPr="00163DCF">
          <w:rPr>
            <w:szCs w:val="21"/>
            <w:rPrChange w:id="1366" w:author="David" w:date="2022-08-17T16:58:00Z">
              <w:rPr>
                <w:rFonts w:ascii="Times New Roman" w:hAnsi="Times New Roman"/>
                <w:sz w:val="24"/>
                <w:szCs w:val="24"/>
              </w:rPr>
            </w:rPrChange>
          </w:rPr>
          <w:t>”</w:t>
        </w:r>
      </w:ins>
      <w:ins w:id="1367" w:author="Britt Collins" w:date="2021-09-30T14:58:00Z">
        <w:r w:rsidRPr="00163DCF">
          <w:rPr>
            <w:szCs w:val="21"/>
            <w:rPrChange w:id="1368" w:author="David" w:date="2022-08-17T16:58:00Z">
              <w:rPr>
                <w:rFonts w:ascii="Times New Roman" w:hAnsi="Times New Roman"/>
                <w:sz w:val="24"/>
                <w:szCs w:val="24"/>
              </w:rPr>
            </w:rPrChange>
          </w:rPr>
          <w:t xml:space="preserve"> </w:t>
        </w:r>
      </w:ins>
    </w:p>
    <w:p w14:paraId="69E3FF75" w14:textId="243CEA2C" w:rsidR="006F31F6" w:rsidRPr="00163DCF" w:rsidRDefault="006F31F6">
      <w:pPr>
        <w:spacing w:line="276" w:lineRule="auto"/>
        <w:ind w:left="-5" w:right="15" w:firstLine="395"/>
        <w:rPr>
          <w:ins w:id="1369" w:author="Britt Collins" w:date="2021-09-30T14:58:00Z"/>
          <w:szCs w:val="21"/>
          <w:rPrChange w:id="1370" w:author="David" w:date="2022-08-17T16:58:00Z">
            <w:rPr>
              <w:ins w:id="1371" w:author="Britt Collins" w:date="2021-09-30T14:58:00Z"/>
              <w:rFonts w:ascii="Times New Roman" w:hAnsi="Times New Roman"/>
              <w:sz w:val="24"/>
              <w:szCs w:val="24"/>
            </w:rPr>
          </w:rPrChange>
        </w:rPr>
        <w:pPrChange w:id="1372" w:author="David" w:date="2022-08-17T17:01:00Z">
          <w:pPr>
            <w:ind w:left="-5" w:right="15"/>
          </w:pPr>
        </w:pPrChange>
      </w:pPr>
      <w:ins w:id="1373" w:author="Britt Collins" w:date="2021-09-30T14:58:00Z">
        <w:r w:rsidRPr="00163DCF">
          <w:rPr>
            <w:szCs w:val="21"/>
            <w:rPrChange w:id="1374" w:author="David" w:date="2022-08-17T16:58:00Z">
              <w:rPr>
                <w:rFonts w:ascii="Times New Roman" w:hAnsi="Times New Roman"/>
                <w:sz w:val="24"/>
                <w:szCs w:val="24"/>
              </w:rPr>
            </w:rPrChange>
          </w:rPr>
          <w:t xml:space="preserve">Doug was unaware of his good friend’s presence and continued to look on. </w:t>
        </w:r>
      </w:ins>
    </w:p>
    <w:p w14:paraId="4E4A0CA0" w14:textId="31244035" w:rsidR="00607E0B" w:rsidRPr="00163DCF" w:rsidRDefault="000F69E4">
      <w:pPr>
        <w:spacing w:line="276" w:lineRule="auto"/>
        <w:ind w:left="-5" w:right="15" w:firstLine="395"/>
        <w:rPr>
          <w:ins w:id="1375" w:author="Britt Collins" w:date="2021-09-30T16:40:00Z"/>
          <w:szCs w:val="21"/>
          <w:rPrChange w:id="1376" w:author="David" w:date="2022-08-17T16:58:00Z">
            <w:rPr>
              <w:ins w:id="1377" w:author="Britt Collins" w:date="2021-09-30T16:40:00Z"/>
              <w:rFonts w:ascii="Times New Roman" w:hAnsi="Times New Roman"/>
              <w:sz w:val="24"/>
              <w:szCs w:val="24"/>
            </w:rPr>
          </w:rPrChange>
        </w:rPr>
        <w:pPrChange w:id="1378" w:author="David" w:date="2022-08-17T17:01:00Z">
          <w:pPr>
            <w:spacing w:line="480" w:lineRule="auto"/>
            <w:ind w:left="-5" w:right="15" w:firstLine="395"/>
          </w:pPr>
        </w:pPrChange>
      </w:pPr>
      <w:ins w:id="1379" w:author="Britt Collins" w:date="2021-09-30T16:36:00Z">
        <w:r w:rsidRPr="00163DCF">
          <w:rPr>
            <w:szCs w:val="21"/>
            <w:rPrChange w:id="1380" w:author="David" w:date="2022-08-17T16:58:00Z">
              <w:rPr>
                <w:rFonts w:ascii="Times New Roman" w:hAnsi="Times New Roman"/>
                <w:sz w:val="24"/>
                <w:szCs w:val="24"/>
              </w:rPr>
            </w:rPrChange>
          </w:rPr>
          <w:t>“</w:t>
        </w:r>
      </w:ins>
      <w:ins w:id="1381" w:author="Britt Collins" w:date="2021-09-30T14:58:00Z">
        <w:r w:rsidR="006F31F6" w:rsidRPr="00163DCF">
          <w:rPr>
            <w:szCs w:val="21"/>
            <w:rPrChange w:id="1382" w:author="David" w:date="2022-08-17T16:58:00Z">
              <w:rPr>
                <w:rFonts w:ascii="Times New Roman" w:hAnsi="Times New Roman"/>
                <w:sz w:val="24"/>
                <w:szCs w:val="24"/>
              </w:rPr>
            </w:rPrChange>
          </w:rPr>
          <w:t xml:space="preserve">Doug, there you are. </w:t>
        </w:r>
        <w:proofErr w:type="gramStart"/>
        <w:r w:rsidR="006F31F6" w:rsidRPr="00163DCF">
          <w:rPr>
            <w:szCs w:val="21"/>
            <w:rPrChange w:id="1383" w:author="David" w:date="2022-08-17T16:58:00Z">
              <w:rPr>
                <w:rFonts w:ascii="Times New Roman" w:hAnsi="Times New Roman"/>
                <w:sz w:val="24"/>
                <w:szCs w:val="24"/>
              </w:rPr>
            </w:rPrChange>
          </w:rPr>
          <w:t>Why the fuck</w:t>
        </w:r>
        <w:proofErr w:type="gramEnd"/>
        <w:r w:rsidR="006F31F6" w:rsidRPr="00163DCF">
          <w:rPr>
            <w:szCs w:val="21"/>
            <w:rPrChange w:id="1384" w:author="David" w:date="2022-08-17T16:58:00Z">
              <w:rPr>
                <w:rFonts w:ascii="Times New Roman" w:hAnsi="Times New Roman"/>
                <w:sz w:val="24"/>
                <w:szCs w:val="24"/>
              </w:rPr>
            </w:rPrChange>
          </w:rPr>
          <w:t xml:space="preserve"> didn’t you turn around when I shouted</w:t>
        </w:r>
      </w:ins>
      <w:ins w:id="1385" w:author="Britt Collins" w:date="2021-09-30T16:36:00Z">
        <w:r w:rsidRPr="00163DCF">
          <w:rPr>
            <w:szCs w:val="21"/>
            <w:rPrChange w:id="1386" w:author="David" w:date="2022-08-17T16:58:00Z">
              <w:rPr>
                <w:rFonts w:ascii="Times New Roman" w:hAnsi="Times New Roman"/>
                <w:sz w:val="24"/>
                <w:szCs w:val="24"/>
              </w:rPr>
            </w:rPrChange>
          </w:rPr>
          <w:t>?</w:t>
        </w:r>
      </w:ins>
      <w:ins w:id="1387" w:author="Britt Collins" w:date="2021-09-30T16:37:00Z">
        <w:r w:rsidRPr="00163DCF">
          <w:rPr>
            <w:szCs w:val="21"/>
            <w:rPrChange w:id="1388" w:author="David" w:date="2022-08-17T16:58:00Z">
              <w:rPr>
                <w:rFonts w:ascii="Times New Roman" w:hAnsi="Times New Roman"/>
                <w:sz w:val="24"/>
                <w:szCs w:val="24"/>
              </w:rPr>
            </w:rPrChange>
          </w:rPr>
          <w:t>”</w:t>
        </w:r>
      </w:ins>
      <w:ins w:id="1389" w:author="Britt Collins" w:date="2021-09-30T16:40:00Z">
        <w:r w:rsidR="00607E0B" w:rsidRPr="00163DCF">
          <w:rPr>
            <w:szCs w:val="21"/>
            <w:rPrChange w:id="1390" w:author="David" w:date="2022-08-17T16:58:00Z">
              <w:rPr>
                <w:rFonts w:ascii="Times New Roman" w:hAnsi="Times New Roman"/>
                <w:sz w:val="24"/>
                <w:szCs w:val="24"/>
              </w:rPr>
            </w:rPrChange>
          </w:rPr>
          <w:t xml:space="preserve"> </w:t>
        </w:r>
      </w:ins>
      <w:ins w:id="1391" w:author="Britt Collins" w:date="2021-09-30T14:58:00Z">
        <w:r w:rsidR="006F31F6" w:rsidRPr="00163DCF">
          <w:rPr>
            <w:szCs w:val="21"/>
            <w:rPrChange w:id="1392" w:author="David" w:date="2022-08-17T16:58:00Z">
              <w:rPr>
                <w:rFonts w:ascii="Times New Roman" w:hAnsi="Times New Roman"/>
                <w:sz w:val="24"/>
                <w:szCs w:val="24"/>
              </w:rPr>
            </w:rPrChange>
          </w:rPr>
          <w:t>Bruce said</w:t>
        </w:r>
      </w:ins>
      <w:ins w:id="1393" w:author="Britt Collins" w:date="2021-09-30T16:36:00Z">
        <w:r w:rsidRPr="00163DCF">
          <w:rPr>
            <w:szCs w:val="21"/>
            <w:rPrChange w:id="1394" w:author="David" w:date="2022-08-17T16:58:00Z">
              <w:rPr>
                <w:rFonts w:ascii="Times New Roman" w:hAnsi="Times New Roman"/>
                <w:sz w:val="24"/>
                <w:szCs w:val="24"/>
              </w:rPr>
            </w:rPrChange>
          </w:rPr>
          <w:t>, sounding</w:t>
        </w:r>
      </w:ins>
      <w:ins w:id="1395" w:author="Britt Collins" w:date="2021-09-30T14:58:00Z">
        <w:r w:rsidR="006F31F6" w:rsidRPr="00163DCF">
          <w:rPr>
            <w:szCs w:val="21"/>
            <w:rPrChange w:id="1396" w:author="David" w:date="2022-08-17T16:58:00Z">
              <w:rPr>
                <w:rFonts w:ascii="Times New Roman" w:hAnsi="Times New Roman"/>
                <w:sz w:val="24"/>
                <w:szCs w:val="24"/>
              </w:rPr>
            </w:rPrChange>
          </w:rPr>
          <w:t xml:space="preserve"> slightly an</w:t>
        </w:r>
      </w:ins>
      <w:ins w:id="1397" w:author="Britt Collins" w:date="2021-09-30T16:36:00Z">
        <w:r w:rsidRPr="00163DCF">
          <w:rPr>
            <w:szCs w:val="21"/>
            <w:rPrChange w:id="1398" w:author="David" w:date="2022-08-17T16:58:00Z">
              <w:rPr>
                <w:rFonts w:ascii="Times New Roman" w:hAnsi="Times New Roman"/>
                <w:sz w:val="24"/>
                <w:szCs w:val="24"/>
              </w:rPr>
            </w:rPrChange>
          </w:rPr>
          <w:t>noyed</w:t>
        </w:r>
      </w:ins>
      <w:ins w:id="1399" w:author="Britt Collins" w:date="2021-09-30T16:40:00Z">
        <w:r w:rsidR="00607E0B" w:rsidRPr="00163DCF">
          <w:rPr>
            <w:szCs w:val="21"/>
            <w:rPrChange w:id="1400" w:author="David" w:date="2022-08-17T16:58:00Z">
              <w:rPr>
                <w:rFonts w:ascii="Times New Roman" w:hAnsi="Times New Roman"/>
                <w:sz w:val="24"/>
                <w:szCs w:val="24"/>
              </w:rPr>
            </w:rPrChange>
          </w:rPr>
          <w:t>.</w:t>
        </w:r>
      </w:ins>
      <w:ins w:id="1401" w:author="Britt Collins" w:date="2021-09-30T14:58:00Z">
        <w:r w:rsidR="006F31F6" w:rsidRPr="00163DCF">
          <w:rPr>
            <w:szCs w:val="21"/>
            <w:rPrChange w:id="1402" w:author="David" w:date="2022-08-17T16:58:00Z">
              <w:rPr>
                <w:rFonts w:ascii="Times New Roman" w:hAnsi="Times New Roman"/>
                <w:sz w:val="24"/>
                <w:szCs w:val="24"/>
              </w:rPr>
            </w:rPrChange>
          </w:rPr>
          <w:t xml:space="preserve"> </w:t>
        </w:r>
      </w:ins>
    </w:p>
    <w:p w14:paraId="6ACC1EBE" w14:textId="1A61B332" w:rsidR="006F31F6" w:rsidRPr="00163DCF" w:rsidRDefault="006F31F6">
      <w:pPr>
        <w:spacing w:line="276" w:lineRule="auto"/>
        <w:ind w:left="-5" w:right="15" w:firstLine="395"/>
        <w:rPr>
          <w:ins w:id="1403" w:author="Britt Collins" w:date="2021-09-30T14:58:00Z"/>
          <w:szCs w:val="21"/>
          <w:rPrChange w:id="1404" w:author="David" w:date="2022-08-17T16:58:00Z">
            <w:rPr>
              <w:ins w:id="1405" w:author="Britt Collins" w:date="2021-09-30T14:58:00Z"/>
              <w:rFonts w:ascii="Times New Roman" w:hAnsi="Times New Roman"/>
              <w:sz w:val="24"/>
              <w:szCs w:val="24"/>
            </w:rPr>
          </w:rPrChange>
        </w:rPr>
        <w:pPrChange w:id="1406" w:author="David" w:date="2022-08-17T17:01:00Z">
          <w:pPr>
            <w:ind w:left="-5" w:right="15"/>
          </w:pPr>
        </w:pPrChange>
      </w:pPr>
      <w:ins w:id="1407" w:author="Britt Collins" w:date="2021-09-30T14:58:00Z">
        <w:r w:rsidRPr="00163DCF">
          <w:rPr>
            <w:szCs w:val="21"/>
            <w:rPrChange w:id="1408" w:author="David" w:date="2022-08-17T16:58:00Z">
              <w:rPr>
                <w:rFonts w:ascii="Times New Roman" w:hAnsi="Times New Roman"/>
                <w:sz w:val="24"/>
                <w:szCs w:val="24"/>
              </w:rPr>
            </w:rPrChange>
          </w:rPr>
          <w:t xml:space="preserve">Doug took one look at me and </w:t>
        </w:r>
      </w:ins>
      <w:ins w:id="1409" w:author="Britt Collins" w:date="2021-10-01T18:34:00Z">
        <w:r w:rsidR="00E65E14" w:rsidRPr="00163DCF">
          <w:rPr>
            <w:szCs w:val="21"/>
            <w:rPrChange w:id="1410" w:author="David" w:date="2022-08-17T16:58:00Z">
              <w:rPr>
                <w:rFonts w:ascii="Times New Roman" w:hAnsi="Times New Roman"/>
                <w:sz w:val="24"/>
                <w:szCs w:val="24"/>
              </w:rPr>
            </w:rPrChange>
          </w:rPr>
          <w:t>sai</w:t>
        </w:r>
      </w:ins>
      <w:ins w:id="1411" w:author="Britt Collins" w:date="2021-09-30T14:58:00Z">
        <w:r w:rsidRPr="00163DCF">
          <w:rPr>
            <w:szCs w:val="21"/>
            <w:rPrChange w:id="1412" w:author="David" w:date="2022-08-17T16:58:00Z">
              <w:rPr>
                <w:rFonts w:ascii="Times New Roman" w:hAnsi="Times New Roman"/>
                <w:sz w:val="24"/>
                <w:szCs w:val="24"/>
              </w:rPr>
            </w:rPrChange>
          </w:rPr>
          <w:t>d</w:t>
        </w:r>
      </w:ins>
      <w:ins w:id="1413" w:author="Britt Collins" w:date="2021-09-30T16:40:00Z">
        <w:r w:rsidR="00607E0B" w:rsidRPr="00163DCF">
          <w:rPr>
            <w:szCs w:val="21"/>
            <w:rPrChange w:id="1414" w:author="David" w:date="2022-08-17T16:58:00Z">
              <w:rPr>
                <w:rFonts w:ascii="Times New Roman" w:hAnsi="Times New Roman"/>
                <w:sz w:val="24"/>
                <w:szCs w:val="24"/>
              </w:rPr>
            </w:rPrChange>
          </w:rPr>
          <w:t>,</w:t>
        </w:r>
      </w:ins>
      <w:ins w:id="1415" w:author="Britt Collins" w:date="2021-09-30T14:58:00Z">
        <w:r w:rsidRPr="00163DCF">
          <w:rPr>
            <w:szCs w:val="21"/>
            <w:rPrChange w:id="1416" w:author="David" w:date="2022-08-17T16:58:00Z">
              <w:rPr>
                <w:rFonts w:ascii="Times New Roman" w:hAnsi="Times New Roman"/>
                <w:sz w:val="24"/>
                <w:szCs w:val="24"/>
              </w:rPr>
            </w:rPrChange>
          </w:rPr>
          <w:t xml:space="preserve"> </w:t>
        </w:r>
      </w:ins>
      <w:ins w:id="1417" w:author="Britt Collins" w:date="2021-09-30T16:40:00Z">
        <w:r w:rsidR="00607E0B" w:rsidRPr="00163DCF">
          <w:rPr>
            <w:szCs w:val="21"/>
            <w:rPrChange w:id="1418" w:author="David" w:date="2022-08-17T16:58:00Z">
              <w:rPr>
                <w:rFonts w:ascii="Times New Roman" w:hAnsi="Times New Roman"/>
                <w:sz w:val="24"/>
                <w:szCs w:val="24"/>
              </w:rPr>
            </w:rPrChange>
          </w:rPr>
          <w:t>“</w:t>
        </w:r>
      </w:ins>
      <w:ins w:id="1419" w:author="Britt Collins" w:date="2021-09-30T14:58:00Z">
        <w:r w:rsidRPr="00163DCF">
          <w:rPr>
            <w:szCs w:val="21"/>
            <w:rPrChange w:id="1420" w:author="David" w:date="2022-08-17T16:58:00Z">
              <w:rPr>
                <w:rFonts w:ascii="Times New Roman" w:hAnsi="Times New Roman"/>
                <w:sz w:val="24"/>
                <w:szCs w:val="24"/>
              </w:rPr>
            </w:rPrChange>
          </w:rPr>
          <w:t>Moby</w:t>
        </w:r>
      </w:ins>
      <w:ins w:id="1421" w:author="Britt Collins" w:date="2021-09-30T16:40:00Z">
        <w:r w:rsidR="00607E0B" w:rsidRPr="00163DCF">
          <w:rPr>
            <w:szCs w:val="21"/>
            <w:rPrChange w:id="1422" w:author="David" w:date="2022-08-17T16:58:00Z">
              <w:rPr>
                <w:rFonts w:ascii="Times New Roman" w:hAnsi="Times New Roman"/>
                <w:sz w:val="24"/>
                <w:szCs w:val="24"/>
              </w:rPr>
            </w:rPrChange>
          </w:rPr>
          <w:t>.”</w:t>
        </w:r>
      </w:ins>
      <w:ins w:id="1423" w:author="Britt Collins" w:date="2021-09-30T14:58:00Z">
        <w:r w:rsidRPr="00163DCF">
          <w:rPr>
            <w:szCs w:val="21"/>
            <w:rPrChange w:id="1424" w:author="David" w:date="2022-08-17T16:58:00Z">
              <w:rPr>
                <w:rFonts w:ascii="Times New Roman" w:hAnsi="Times New Roman"/>
                <w:sz w:val="24"/>
                <w:szCs w:val="24"/>
              </w:rPr>
            </w:rPrChange>
          </w:rPr>
          <w:t xml:space="preserve"> I had been called many names in my life. I could now add Moby, the </w:t>
        </w:r>
      </w:ins>
      <w:ins w:id="1425" w:author="Britt Collins" w:date="2021-09-30T16:40:00Z">
        <w:r w:rsidR="00607E0B" w:rsidRPr="00163DCF">
          <w:rPr>
            <w:szCs w:val="21"/>
            <w:rPrChange w:id="1426" w:author="David" w:date="2022-08-17T16:58:00Z">
              <w:rPr>
                <w:rFonts w:ascii="Times New Roman" w:hAnsi="Times New Roman"/>
                <w:sz w:val="24"/>
                <w:szCs w:val="24"/>
              </w:rPr>
            </w:rPrChange>
          </w:rPr>
          <w:t>indie</w:t>
        </w:r>
      </w:ins>
      <w:ins w:id="1427" w:author="Britt Collins" w:date="2021-09-30T14:58:00Z">
        <w:r w:rsidRPr="00163DCF">
          <w:rPr>
            <w:szCs w:val="21"/>
            <w:rPrChange w:id="1428" w:author="David" w:date="2022-08-17T16:58:00Z">
              <w:rPr>
                <w:rFonts w:ascii="Times New Roman" w:hAnsi="Times New Roman"/>
                <w:sz w:val="24"/>
                <w:szCs w:val="24"/>
              </w:rPr>
            </w:rPrChange>
          </w:rPr>
          <w:t xml:space="preserve"> music artist, to that list. </w:t>
        </w:r>
      </w:ins>
      <w:ins w:id="1429" w:author="Britt Collins" w:date="2021-09-30T16:41:00Z">
        <w:r w:rsidR="00607E0B" w:rsidRPr="00163DCF">
          <w:rPr>
            <w:szCs w:val="21"/>
            <w:rPrChange w:id="1430" w:author="David" w:date="2022-08-17T16:58:00Z">
              <w:rPr>
                <w:rFonts w:ascii="Times New Roman" w:hAnsi="Times New Roman"/>
                <w:sz w:val="24"/>
                <w:szCs w:val="24"/>
              </w:rPr>
            </w:rPrChange>
          </w:rPr>
          <w:t>His</w:t>
        </w:r>
      </w:ins>
      <w:ins w:id="1431" w:author="Britt Collins" w:date="2021-09-30T14:58:00Z">
        <w:r w:rsidRPr="00163DCF">
          <w:rPr>
            <w:szCs w:val="21"/>
            <w:rPrChange w:id="1432" w:author="David" w:date="2022-08-17T16:58:00Z">
              <w:rPr>
                <w:rFonts w:ascii="Times New Roman" w:hAnsi="Times New Roman"/>
                <w:sz w:val="24"/>
                <w:szCs w:val="24"/>
              </w:rPr>
            </w:rPrChange>
          </w:rPr>
          <w:t xml:space="preserve"> observation made Bruce laugh out loud</w:t>
        </w:r>
      </w:ins>
      <w:ins w:id="1433" w:author="Britt Collins" w:date="2021-09-30T16:41:00Z">
        <w:r w:rsidR="00607E0B" w:rsidRPr="00163DCF">
          <w:rPr>
            <w:szCs w:val="21"/>
            <w:rPrChange w:id="1434" w:author="David" w:date="2022-08-17T16:58:00Z">
              <w:rPr>
                <w:rFonts w:ascii="Times New Roman" w:hAnsi="Times New Roman"/>
                <w:sz w:val="24"/>
                <w:szCs w:val="24"/>
              </w:rPr>
            </w:rPrChange>
          </w:rPr>
          <w:t>.</w:t>
        </w:r>
      </w:ins>
    </w:p>
    <w:p w14:paraId="33C45DCE" w14:textId="37320CC5" w:rsidR="006F31F6" w:rsidRPr="00163DCF" w:rsidRDefault="006F31F6">
      <w:pPr>
        <w:spacing w:line="276" w:lineRule="auto"/>
        <w:ind w:left="-5" w:right="15" w:firstLine="395"/>
        <w:rPr>
          <w:ins w:id="1435" w:author="Britt Collins" w:date="2021-09-30T14:58:00Z"/>
          <w:szCs w:val="21"/>
          <w:rPrChange w:id="1436" w:author="David" w:date="2022-08-17T16:58:00Z">
            <w:rPr>
              <w:ins w:id="1437" w:author="Britt Collins" w:date="2021-09-30T14:58:00Z"/>
              <w:rFonts w:ascii="Times New Roman" w:hAnsi="Times New Roman"/>
              <w:sz w:val="24"/>
              <w:szCs w:val="24"/>
            </w:rPr>
          </w:rPrChange>
        </w:rPr>
        <w:pPrChange w:id="1438" w:author="David" w:date="2022-08-17T17:01:00Z">
          <w:pPr>
            <w:ind w:left="-5" w:right="15"/>
          </w:pPr>
        </w:pPrChange>
      </w:pPr>
      <w:ins w:id="1439" w:author="Britt Collins" w:date="2021-09-30T14:58:00Z">
        <w:r w:rsidRPr="00163DCF">
          <w:rPr>
            <w:szCs w:val="21"/>
            <w:rPrChange w:id="1440" w:author="David" w:date="2022-08-17T16:58:00Z">
              <w:rPr>
                <w:rFonts w:ascii="Times New Roman" w:hAnsi="Times New Roman"/>
                <w:sz w:val="24"/>
                <w:szCs w:val="24"/>
              </w:rPr>
            </w:rPrChange>
          </w:rPr>
          <w:t xml:space="preserve">Doug was a New Zealander, and like most kiwis I was to meet, was </w:t>
        </w:r>
      </w:ins>
      <w:ins w:id="1441" w:author="Britt Collins" w:date="2021-09-30T16:49:00Z">
        <w:r w:rsidR="00607E0B" w:rsidRPr="00163DCF">
          <w:rPr>
            <w:szCs w:val="21"/>
            <w:rPrChange w:id="1442" w:author="David" w:date="2022-08-17T16:58:00Z">
              <w:rPr>
                <w:rFonts w:ascii="Times New Roman" w:hAnsi="Times New Roman"/>
                <w:sz w:val="24"/>
                <w:szCs w:val="24"/>
              </w:rPr>
            </w:rPrChange>
          </w:rPr>
          <w:t>broad and muscular</w:t>
        </w:r>
      </w:ins>
      <w:ins w:id="1443" w:author="Britt Collins" w:date="2021-09-30T14:58:00Z">
        <w:r w:rsidRPr="00163DCF">
          <w:rPr>
            <w:szCs w:val="21"/>
            <w:rPrChange w:id="1444" w:author="David" w:date="2022-08-17T16:58:00Z">
              <w:rPr>
                <w:rFonts w:ascii="Times New Roman" w:hAnsi="Times New Roman"/>
                <w:sz w:val="24"/>
                <w:szCs w:val="24"/>
              </w:rPr>
            </w:rPrChange>
          </w:rPr>
          <w:t xml:space="preserve">. </w:t>
        </w:r>
      </w:ins>
      <w:ins w:id="1445" w:author="Britt Collins" w:date="2021-09-30T16:42:00Z">
        <w:r w:rsidR="00607E0B" w:rsidRPr="00163DCF">
          <w:rPr>
            <w:szCs w:val="21"/>
            <w:rPrChange w:id="1446" w:author="David" w:date="2022-08-17T16:58:00Z">
              <w:rPr>
                <w:rFonts w:ascii="Times New Roman" w:hAnsi="Times New Roman"/>
                <w:sz w:val="24"/>
                <w:szCs w:val="24"/>
              </w:rPr>
            </w:rPrChange>
          </w:rPr>
          <w:t>A</w:t>
        </w:r>
      </w:ins>
      <w:ins w:id="1447" w:author="Britt Collins" w:date="2021-09-30T14:58:00Z">
        <w:r w:rsidRPr="00163DCF">
          <w:rPr>
            <w:szCs w:val="21"/>
            <w:rPrChange w:id="1448" w:author="David" w:date="2022-08-17T16:58:00Z">
              <w:rPr>
                <w:rFonts w:ascii="Times New Roman" w:hAnsi="Times New Roman"/>
                <w:sz w:val="24"/>
                <w:szCs w:val="24"/>
              </w:rPr>
            </w:rPrChange>
          </w:rPr>
          <w:t xml:space="preserve"> six</w:t>
        </w:r>
      </w:ins>
      <w:ins w:id="1449" w:author="Britt Collins" w:date="2021-09-30T16:42:00Z">
        <w:r w:rsidR="00607E0B" w:rsidRPr="00163DCF">
          <w:rPr>
            <w:szCs w:val="21"/>
            <w:rPrChange w:id="1450" w:author="David" w:date="2022-08-17T16:58:00Z">
              <w:rPr>
                <w:rFonts w:ascii="Times New Roman" w:hAnsi="Times New Roman"/>
                <w:sz w:val="24"/>
                <w:szCs w:val="24"/>
              </w:rPr>
            </w:rPrChange>
          </w:rPr>
          <w:t>-</w:t>
        </w:r>
      </w:ins>
      <w:ins w:id="1451" w:author="Britt Collins" w:date="2021-09-30T14:58:00Z">
        <w:r w:rsidRPr="00163DCF">
          <w:rPr>
            <w:szCs w:val="21"/>
            <w:rPrChange w:id="1452" w:author="David" w:date="2022-08-17T16:58:00Z">
              <w:rPr>
                <w:rFonts w:ascii="Times New Roman" w:hAnsi="Times New Roman"/>
                <w:sz w:val="24"/>
                <w:szCs w:val="24"/>
              </w:rPr>
            </w:rPrChange>
          </w:rPr>
          <w:t>f</w:t>
        </w:r>
      </w:ins>
      <w:ins w:id="1453" w:author="Britt Collins" w:date="2021-09-30T16:42:00Z">
        <w:r w:rsidR="00607E0B" w:rsidRPr="00163DCF">
          <w:rPr>
            <w:szCs w:val="21"/>
            <w:rPrChange w:id="1454" w:author="David" w:date="2022-08-17T16:58:00Z">
              <w:rPr>
                <w:rFonts w:ascii="Times New Roman" w:hAnsi="Times New Roman"/>
                <w:sz w:val="24"/>
                <w:szCs w:val="24"/>
              </w:rPr>
            </w:rPrChange>
          </w:rPr>
          <w:t>ooter</w:t>
        </w:r>
      </w:ins>
      <w:ins w:id="1455" w:author="Britt Collins" w:date="2021-09-30T16:43:00Z">
        <w:r w:rsidR="00607E0B" w:rsidRPr="00163DCF">
          <w:rPr>
            <w:szCs w:val="21"/>
            <w:rPrChange w:id="1456" w:author="David" w:date="2022-08-17T16:58:00Z">
              <w:rPr>
                <w:rFonts w:ascii="Times New Roman" w:hAnsi="Times New Roman"/>
                <w:sz w:val="24"/>
                <w:szCs w:val="24"/>
              </w:rPr>
            </w:rPrChange>
          </w:rPr>
          <w:t xml:space="preserve"> built like a human tank</w:t>
        </w:r>
      </w:ins>
      <w:ins w:id="1457" w:author="Britt Collins" w:date="2021-09-30T14:58:00Z">
        <w:r w:rsidRPr="00163DCF">
          <w:rPr>
            <w:szCs w:val="21"/>
            <w:rPrChange w:id="1458" w:author="David" w:date="2022-08-17T16:58:00Z">
              <w:rPr>
                <w:rFonts w:ascii="Times New Roman" w:hAnsi="Times New Roman"/>
                <w:sz w:val="24"/>
                <w:szCs w:val="24"/>
              </w:rPr>
            </w:rPrChange>
          </w:rPr>
          <w:t xml:space="preserve">, </w:t>
        </w:r>
      </w:ins>
      <w:ins w:id="1459" w:author="Britt Collins" w:date="2021-09-30T16:42:00Z">
        <w:r w:rsidR="00607E0B" w:rsidRPr="00163DCF">
          <w:rPr>
            <w:szCs w:val="21"/>
            <w:rPrChange w:id="1460" w:author="David" w:date="2022-08-17T16:58:00Z">
              <w:rPr>
                <w:rFonts w:ascii="Times New Roman" w:hAnsi="Times New Roman"/>
                <w:sz w:val="24"/>
                <w:szCs w:val="24"/>
              </w:rPr>
            </w:rPrChange>
          </w:rPr>
          <w:t xml:space="preserve">he </w:t>
        </w:r>
      </w:ins>
      <w:ins w:id="1461" w:author="Britt Collins" w:date="2021-09-30T14:58:00Z">
        <w:r w:rsidRPr="00163DCF">
          <w:rPr>
            <w:szCs w:val="21"/>
            <w:rPrChange w:id="1462" w:author="David" w:date="2022-08-17T16:58:00Z">
              <w:rPr>
                <w:rFonts w:ascii="Times New Roman" w:hAnsi="Times New Roman"/>
                <w:sz w:val="24"/>
                <w:szCs w:val="24"/>
              </w:rPr>
            </w:rPrChange>
          </w:rPr>
          <w:t xml:space="preserve">had </w:t>
        </w:r>
      </w:ins>
      <w:ins w:id="1463" w:author="Britt Collins" w:date="2021-09-30T16:43:00Z">
        <w:r w:rsidR="00607E0B" w:rsidRPr="00163DCF">
          <w:rPr>
            <w:szCs w:val="21"/>
            <w:rPrChange w:id="1464" w:author="David" w:date="2022-08-17T16:58:00Z">
              <w:rPr>
                <w:rFonts w:ascii="Times New Roman" w:hAnsi="Times New Roman"/>
                <w:sz w:val="24"/>
                <w:szCs w:val="24"/>
              </w:rPr>
            </w:rPrChange>
          </w:rPr>
          <w:t xml:space="preserve">a </w:t>
        </w:r>
      </w:ins>
      <w:ins w:id="1465" w:author="Britt Collins" w:date="2021-09-30T14:58:00Z">
        <w:r w:rsidRPr="00163DCF">
          <w:rPr>
            <w:szCs w:val="21"/>
            <w:rPrChange w:id="1466" w:author="David" w:date="2022-08-17T16:58:00Z">
              <w:rPr>
                <w:rFonts w:ascii="Times New Roman" w:hAnsi="Times New Roman"/>
                <w:sz w:val="24"/>
                <w:szCs w:val="24"/>
              </w:rPr>
            </w:rPrChange>
          </w:rPr>
          <w:t xml:space="preserve">Mediterranean complexion and </w:t>
        </w:r>
      </w:ins>
      <w:ins w:id="1467" w:author="Britt Collins" w:date="2021-09-30T16:43:00Z">
        <w:r w:rsidR="00607E0B" w:rsidRPr="00163DCF">
          <w:rPr>
            <w:szCs w:val="21"/>
            <w:rPrChange w:id="1468" w:author="David" w:date="2022-08-17T16:58:00Z">
              <w:rPr>
                <w:rFonts w:ascii="Times New Roman" w:hAnsi="Times New Roman"/>
                <w:sz w:val="24"/>
                <w:szCs w:val="24"/>
              </w:rPr>
            </w:rPrChange>
          </w:rPr>
          <w:t>little in the way of hair</w:t>
        </w:r>
      </w:ins>
      <w:ins w:id="1469" w:author="Britt Collins" w:date="2021-09-30T14:58:00Z">
        <w:r w:rsidRPr="00163DCF">
          <w:rPr>
            <w:szCs w:val="21"/>
            <w:rPrChange w:id="1470" w:author="David" w:date="2022-08-17T16:58:00Z">
              <w:rPr>
                <w:rFonts w:ascii="Times New Roman" w:hAnsi="Times New Roman"/>
                <w:sz w:val="24"/>
                <w:szCs w:val="24"/>
              </w:rPr>
            </w:rPrChange>
          </w:rPr>
          <w:t xml:space="preserve">. </w:t>
        </w:r>
      </w:ins>
      <w:ins w:id="1471" w:author="Britt Collins" w:date="2021-10-07T09:20:00Z">
        <w:r w:rsidR="00AA453E" w:rsidRPr="00163DCF">
          <w:rPr>
            <w:b/>
            <w:szCs w:val="21"/>
            <w:rPrChange w:id="1472" w:author="David" w:date="2022-08-17T16:58:00Z">
              <w:rPr>
                <w:rFonts w:ascii="Times New Roman" w:hAnsi="Times New Roman"/>
                <w:sz w:val="24"/>
                <w:szCs w:val="24"/>
              </w:rPr>
            </w:rPrChange>
          </w:rPr>
          <w:t>THIS IS GOOD VIVID DESCRIPTION</w:t>
        </w:r>
        <w:r w:rsidR="00AA453E" w:rsidRPr="00163DCF">
          <w:rPr>
            <w:szCs w:val="21"/>
            <w:rPrChange w:id="1473" w:author="David" w:date="2022-08-17T16:58:00Z">
              <w:rPr>
                <w:rFonts w:ascii="Times New Roman" w:hAnsi="Times New Roman"/>
                <w:sz w:val="24"/>
                <w:szCs w:val="24"/>
              </w:rPr>
            </w:rPrChange>
          </w:rPr>
          <w:t xml:space="preserve"> </w:t>
        </w:r>
      </w:ins>
      <w:ins w:id="1474" w:author="Britt Collins" w:date="2021-09-30T14:58:00Z">
        <w:r w:rsidRPr="00163DCF">
          <w:rPr>
            <w:szCs w:val="21"/>
            <w:rPrChange w:id="1475" w:author="David" w:date="2022-08-17T16:58:00Z">
              <w:rPr>
                <w:rFonts w:ascii="Times New Roman" w:hAnsi="Times New Roman"/>
                <w:sz w:val="24"/>
                <w:szCs w:val="24"/>
              </w:rPr>
            </w:rPrChange>
          </w:rPr>
          <w:t xml:space="preserve">He was </w:t>
        </w:r>
      </w:ins>
      <w:ins w:id="1476" w:author="Britt Collins" w:date="2021-09-30T16:43:00Z">
        <w:r w:rsidR="00607E0B" w:rsidRPr="00163DCF">
          <w:rPr>
            <w:szCs w:val="21"/>
            <w:rPrChange w:id="1477" w:author="David" w:date="2022-08-17T16:58:00Z">
              <w:rPr>
                <w:rFonts w:ascii="Times New Roman" w:hAnsi="Times New Roman"/>
                <w:sz w:val="24"/>
                <w:szCs w:val="24"/>
              </w:rPr>
            </w:rPrChange>
          </w:rPr>
          <w:t>somewhere in his 30s</w:t>
        </w:r>
      </w:ins>
      <w:ins w:id="1478" w:author="Britt Collins" w:date="2021-09-30T14:58:00Z">
        <w:r w:rsidRPr="00163DCF">
          <w:rPr>
            <w:szCs w:val="21"/>
            <w:rPrChange w:id="1479" w:author="David" w:date="2022-08-17T16:58:00Z">
              <w:rPr>
                <w:rFonts w:ascii="Times New Roman" w:hAnsi="Times New Roman"/>
                <w:sz w:val="24"/>
                <w:szCs w:val="24"/>
              </w:rPr>
            </w:rPrChange>
          </w:rPr>
          <w:t xml:space="preserve"> and</w:t>
        </w:r>
      </w:ins>
      <w:ins w:id="1480" w:author="Britt Collins" w:date="2021-10-01T13:04:00Z">
        <w:r w:rsidR="00C425A9" w:rsidRPr="00163DCF">
          <w:rPr>
            <w:szCs w:val="21"/>
            <w:rPrChange w:id="1481" w:author="David" w:date="2022-08-17T16:58:00Z">
              <w:rPr>
                <w:rFonts w:ascii="Times New Roman" w:hAnsi="Times New Roman"/>
                <w:sz w:val="24"/>
                <w:szCs w:val="24"/>
              </w:rPr>
            </w:rPrChange>
          </w:rPr>
          <w:t xml:space="preserve"> </w:t>
        </w:r>
      </w:ins>
      <w:ins w:id="1482" w:author="Britt Collins" w:date="2021-09-30T14:58:00Z">
        <w:r w:rsidRPr="00163DCF">
          <w:rPr>
            <w:szCs w:val="21"/>
            <w:rPrChange w:id="1483" w:author="David" w:date="2022-08-17T16:58:00Z">
              <w:rPr>
                <w:rFonts w:ascii="Times New Roman" w:hAnsi="Times New Roman"/>
                <w:sz w:val="24"/>
                <w:szCs w:val="24"/>
              </w:rPr>
            </w:rPrChange>
          </w:rPr>
          <w:t>looked confident</w:t>
        </w:r>
      </w:ins>
      <w:ins w:id="1484" w:author="Britt Collins" w:date="2021-09-30T16:50:00Z">
        <w:r w:rsidR="00607E0B" w:rsidRPr="00163DCF">
          <w:rPr>
            <w:szCs w:val="21"/>
            <w:rPrChange w:id="1485" w:author="David" w:date="2022-08-17T16:58:00Z">
              <w:rPr>
                <w:rFonts w:ascii="Times New Roman" w:hAnsi="Times New Roman"/>
                <w:sz w:val="24"/>
                <w:szCs w:val="24"/>
              </w:rPr>
            </w:rPrChange>
          </w:rPr>
          <w:t xml:space="preserve"> in h</w:t>
        </w:r>
      </w:ins>
      <w:ins w:id="1486" w:author="Britt Collins" w:date="2021-09-30T14:58:00Z">
        <w:r w:rsidRPr="00163DCF">
          <w:rPr>
            <w:szCs w:val="21"/>
            <w:rPrChange w:id="1487" w:author="David" w:date="2022-08-17T16:58:00Z">
              <w:rPr>
                <w:rFonts w:ascii="Times New Roman" w:hAnsi="Times New Roman"/>
                <w:sz w:val="24"/>
                <w:szCs w:val="24"/>
              </w:rPr>
            </w:rPrChange>
          </w:rPr>
          <w:t>is immaculate</w:t>
        </w:r>
      </w:ins>
      <w:ins w:id="1488" w:author="Britt Collins" w:date="2021-09-30T16:50:00Z">
        <w:r w:rsidR="00607E0B" w:rsidRPr="00163DCF">
          <w:rPr>
            <w:szCs w:val="21"/>
            <w:rPrChange w:id="1489" w:author="David" w:date="2022-08-17T16:58:00Z">
              <w:rPr>
                <w:rFonts w:ascii="Times New Roman" w:hAnsi="Times New Roman"/>
                <w:sz w:val="24"/>
                <w:szCs w:val="24"/>
              </w:rPr>
            </w:rPrChange>
          </w:rPr>
          <w:t xml:space="preserve"> pin-striped suit</w:t>
        </w:r>
      </w:ins>
      <w:ins w:id="1490" w:author="Britt Collins" w:date="2021-09-30T14:58:00Z">
        <w:r w:rsidRPr="00163DCF">
          <w:rPr>
            <w:szCs w:val="21"/>
            <w:rPrChange w:id="1491" w:author="David" w:date="2022-08-17T16:58:00Z">
              <w:rPr>
                <w:rFonts w:ascii="Times New Roman" w:hAnsi="Times New Roman"/>
                <w:sz w:val="24"/>
                <w:szCs w:val="24"/>
              </w:rPr>
            </w:rPrChange>
          </w:rPr>
          <w:t>. Doug worked as a consultant at an Australian Bank</w:t>
        </w:r>
      </w:ins>
      <w:ins w:id="1492" w:author="Britt Collins" w:date="2021-09-30T16:50:00Z">
        <w:r w:rsidR="00607E0B" w:rsidRPr="00163DCF">
          <w:rPr>
            <w:szCs w:val="21"/>
            <w:rPrChange w:id="1493" w:author="David" w:date="2022-08-17T16:58:00Z">
              <w:rPr>
                <w:rFonts w:ascii="Times New Roman" w:hAnsi="Times New Roman"/>
                <w:sz w:val="24"/>
                <w:szCs w:val="24"/>
              </w:rPr>
            </w:rPrChange>
          </w:rPr>
          <w:t xml:space="preserve"> and</w:t>
        </w:r>
      </w:ins>
      <w:ins w:id="1494" w:author="Britt Collins" w:date="2021-09-30T14:58:00Z">
        <w:r w:rsidRPr="00163DCF">
          <w:rPr>
            <w:szCs w:val="21"/>
            <w:rPrChange w:id="1495" w:author="David" w:date="2022-08-17T16:58:00Z">
              <w:rPr>
                <w:rFonts w:ascii="Times New Roman" w:hAnsi="Times New Roman"/>
                <w:sz w:val="24"/>
                <w:szCs w:val="24"/>
              </w:rPr>
            </w:rPrChange>
          </w:rPr>
          <w:t xml:space="preserve"> bragged about how negligent the company was. Doug and Bruce had a shared personal history</w:t>
        </w:r>
      </w:ins>
      <w:ins w:id="1496" w:author="Britt Collins" w:date="2021-09-30T16:50:00Z">
        <w:r w:rsidR="00607E0B" w:rsidRPr="00163DCF">
          <w:rPr>
            <w:szCs w:val="21"/>
            <w:rPrChange w:id="1497" w:author="David" w:date="2022-08-17T16:58:00Z">
              <w:rPr>
                <w:rFonts w:ascii="Times New Roman" w:hAnsi="Times New Roman"/>
                <w:sz w:val="24"/>
                <w:szCs w:val="24"/>
              </w:rPr>
            </w:rPrChange>
          </w:rPr>
          <w:t xml:space="preserve"> and</w:t>
        </w:r>
      </w:ins>
      <w:ins w:id="1498" w:author="Britt Collins" w:date="2021-09-30T14:58:00Z">
        <w:r w:rsidRPr="00163DCF">
          <w:rPr>
            <w:szCs w:val="21"/>
            <w:rPrChange w:id="1499" w:author="David" w:date="2022-08-17T16:58:00Z">
              <w:rPr>
                <w:rFonts w:ascii="Times New Roman" w:hAnsi="Times New Roman"/>
                <w:sz w:val="24"/>
                <w:szCs w:val="24"/>
              </w:rPr>
            </w:rPrChange>
          </w:rPr>
          <w:t xml:space="preserve"> were </w:t>
        </w:r>
      </w:ins>
      <w:ins w:id="1500" w:author="Britt Collins" w:date="2021-09-30T16:50:00Z">
        <w:r w:rsidR="00607E0B" w:rsidRPr="00163DCF">
          <w:rPr>
            <w:szCs w:val="21"/>
            <w:rPrChange w:id="1501" w:author="David" w:date="2022-08-17T16:58:00Z">
              <w:rPr>
                <w:rFonts w:ascii="Times New Roman" w:hAnsi="Times New Roman"/>
                <w:sz w:val="24"/>
                <w:szCs w:val="24"/>
              </w:rPr>
            </w:rPrChange>
          </w:rPr>
          <w:t xml:space="preserve">once </w:t>
        </w:r>
      </w:ins>
      <w:ins w:id="1502" w:author="Britt Collins" w:date="2021-09-30T14:58:00Z">
        <w:r w:rsidRPr="00163DCF">
          <w:rPr>
            <w:szCs w:val="21"/>
            <w:rPrChange w:id="1503" w:author="David" w:date="2022-08-17T16:58:00Z">
              <w:rPr>
                <w:rFonts w:ascii="Times New Roman" w:hAnsi="Times New Roman"/>
                <w:sz w:val="24"/>
                <w:szCs w:val="24"/>
              </w:rPr>
            </w:rPrChange>
          </w:rPr>
          <w:t>flatmates.</w:t>
        </w:r>
      </w:ins>
    </w:p>
    <w:p w14:paraId="0F4F6834" w14:textId="07B5E86D" w:rsidR="006F31F6" w:rsidRPr="00163DCF" w:rsidRDefault="006F31F6">
      <w:pPr>
        <w:spacing w:line="276" w:lineRule="auto"/>
        <w:ind w:left="-5" w:right="15" w:firstLine="395"/>
        <w:rPr>
          <w:ins w:id="1504" w:author="Britt Collins" w:date="2021-09-30T14:58:00Z"/>
          <w:szCs w:val="21"/>
          <w:rPrChange w:id="1505" w:author="David" w:date="2022-08-17T16:58:00Z">
            <w:rPr>
              <w:ins w:id="1506" w:author="Britt Collins" w:date="2021-09-30T14:58:00Z"/>
              <w:rFonts w:ascii="Times New Roman" w:hAnsi="Times New Roman"/>
              <w:sz w:val="24"/>
              <w:szCs w:val="24"/>
            </w:rPr>
          </w:rPrChange>
        </w:rPr>
        <w:pPrChange w:id="1507" w:author="David" w:date="2022-08-17T17:01:00Z">
          <w:pPr>
            <w:ind w:left="-5" w:right="15"/>
          </w:pPr>
        </w:pPrChange>
      </w:pPr>
      <w:ins w:id="1508" w:author="Britt Collins" w:date="2021-09-30T14:58:00Z">
        <w:r w:rsidRPr="00163DCF">
          <w:rPr>
            <w:szCs w:val="21"/>
            <w:rPrChange w:id="1509" w:author="David" w:date="2022-08-17T16:58:00Z">
              <w:rPr>
                <w:rFonts w:ascii="Times New Roman" w:hAnsi="Times New Roman"/>
                <w:sz w:val="24"/>
                <w:szCs w:val="24"/>
              </w:rPr>
            </w:rPrChange>
          </w:rPr>
          <w:lastRenderedPageBreak/>
          <w:t xml:space="preserve">I </w:t>
        </w:r>
      </w:ins>
      <w:ins w:id="1510" w:author="Britt Collins" w:date="2021-09-30T16:51:00Z">
        <w:r w:rsidR="00607E0B" w:rsidRPr="00163DCF">
          <w:rPr>
            <w:szCs w:val="21"/>
            <w:rPrChange w:id="1511" w:author="David" w:date="2022-08-17T16:58:00Z">
              <w:rPr>
                <w:rFonts w:ascii="Times New Roman" w:hAnsi="Times New Roman"/>
                <w:sz w:val="24"/>
                <w:szCs w:val="24"/>
              </w:rPr>
            </w:rPrChange>
          </w:rPr>
          <w:t>saw</w:t>
        </w:r>
      </w:ins>
      <w:ins w:id="1512" w:author="Britt Collins" w:date="2021-09-30T14:58:00Z">
        <w:r w:rsidRPr="00163DCF">
          <w:rPr>
            <w:szCs w:val="21"/>
            <w:rPrChange w:id="1513" w:author="David" w:date="2022-08-17T16:58:00Z">
              <w:rPr>
                <w:rFonts w:ascii="Times New Roman" w:hAnsi="Times New Roman"/>
                <w:sz w:val="24"/>
                <w:szCs w:val="24"/>
              </w:rPr>
            </w:rPrChange>
          </w:rPr>
          <w:t xml:space="preserve"> the change in Bruce’s behaviour when he was around Doug. Bruce</w:t>
        </w:r>
      </w:ins>
      <w:ins w:id="1514" w:author="Britt Collins" w:date="2021-10-01T13:04:00Z">
        <w:r w:rsidR="00C425A9" w:rsidRPr="00163DCF">
          <w:rPr>
            <w:szCs w:val="21"/>
            <w:rPrChange w:id="1515" w:author="David" w:date="2022-08-17T16:58:00Z">
              <w:rPr>
                <w:rFonts w:ascii="Times New Roman" w:hAnsi="Times New Roman"/>
                <w:sz w:val="24"/>
                <w:szCs w:val="24"/>
              </w:rPr>
            </w:rPrChange>
          </w:rPr>
          <w:t>’</w:t>
        </w:r>
      </w:ins>
      <w:ins w:id="1516" w:author="Britt Collins" w:date="2021-09-30T14:58:00Z">
        <w:r w:rsidRPr="00163DCF">
          <w:rPr>
            <w:szCs w:val="21"/>
            <w:rPrChange w:id="1517" w:author="David" w:date="2022-08-17T16:58:00Z">
              <w:rPr>
                <w:rFonts w:ascii="Times New Roman" w:hAnsi="Times New Roman"/>
                <w:sz w:val="24"/>
                <w:szCs w:val="24"/>
              </w:rPr>
            </w:rPrChange>
          </w:rPr>
          <w:t xml:space="preserve">s 9-5 business façade was replaced with one of a sniggering, naughty child. The two of them were like a scripted comedy double act. Bruce would, with perfect timing, contribute to Doug’s scandalous stories. In days gone by </w:t>
        </w:r>
        <w:proofErr w:type="gramStart"/>
        <w:r w:rsidRPr="00163DCF">
          <w:rPr>
            <w:szCs w:val="21"/>
            <w:rPrChange w:id="1518" w:author="David" w:date="2022-08-17T16:58:00Z">
              <w:rPr>
                <w:rFonts w:ascii="Times New Roman" w:hAnsi="Times New Roman"/>
                <w:sz w:val="24"/>
                <w:szCs w:val="24"/>
              </w:rPr>
            </w:rPrChange>
          </w:rPr>
          <w:t>they</w:t>
        </w:r>
        <w:proofErr w:type="gramEnd"/>
        <w:r w:rsidRPr="00163DCF">
          <w:rPr>
            <w:szCs w:val="21"/>
            <w:rPrChange w:id="1519" w:author="David" w:date="2022-08-17T16:58:00Z">
              <w:rPr>
                <w:rFonts w:ascii="Times New Roman" w:hAnsi="Times New Roman"/>
                <w:sz w:val="24"/>
                <w:szCs w:val="24"/>
              </w:rPr>
            </w:rPrChange>
          </w:rPr>
          <w:t xml:space="preserve"> had rented a house, or </w:t>
        </w:r>
      </w:ins>
      <w:ins w:id="1520" w:author="Britt Collins" w:date="2021-10-01T13:04:00Z">
        <w:r w:rsidR="00C425A9" w:rsidRPr="00163DCF">
          <w:rPr>
            <w:szCs w:val="21"/>
            <w:rPrChange w:id="1521" w:author="David" w:date="2022-08-17T16:58:00Z">
              <w:rPr>
                <w:rFonts w:ascii="Times New Roman" w:hAnsi="Times New Roman"/>
                <w:sz w:val="24"/>
                <w:szCs w:val="24"/>
              </w:rPr>
            </w:rPrChange>
          </w:rPr>
          <w:t>“</w:t>
        </w:r>
      </w:ins>
      <w:ins w:id="1522" w:author="Britt Collins" w:date="2021-09-30T14:58:00Z">
        <w:r w:rsidRPr="00163DCF">
          <w:rPr>
            <w:szCs w:val="21"/>
            <w:rPrChange w:id="1523" w:author="David" w:date="2022-08-17T16:58:00Z">
              <w:rPr>
                <w:rFonts w:ascii="Times New Roman" w:hAnsi="Times New Roman"/>
                <w:sz w:val="24"/>
                <w:szCs w:val="24"/>
              </w:rPr>
            </w:rPrChange>
          </w:rPr>
          <w:t>shagging stable</w:t>
        </w:r>
      </w:ins>
      <w:ins w:id="1524" w:author="Britt Collins" w:date="2021-10-01T13:04:00Z">
        <w:r w:rsidR="00C425A9" w:rsidRPr="00163DCF">
          <w:rPr>
            <w:szCs w:val="21"/>
            <w:rPrChange w:id="1525" w:author="David" w:date="2022-08-17T16:58:00Z">
              <w:rPr>
                <w:rFonts w:ascii="Times New Roman" w:hAnsi="Times New Roman"/>
                <w:sz w:val="24"/>
                <w:szCs w:val="24"/>
              </w:rPr>
            </w:rPrChange>
          </w:rPr>
          <w:t>”</w:t>
        </w:r>
      </w:ins>
      <w:ins w:id="1526" w:author="Britt Collins" w:date="2021-09-30T14:58:00Z">
        <w:r w:rsidRPr="00163DCF">
          <w:rPr>
            <w:szCs w:val="21"/>
            <w:rPrChange w:id="1527" w:author="David" w:date="2022-08-17T16:58:00Z">
              <w:rPr>
                <w:rFonts w:ascii="Times New Roman" w:hAnsi="Times New Roman"/>
                <w:sz w:val="24"/>
                <w:szCs w:val="24"/>
              </w:rPr>
            </w:rPrChange>
          </w:rPr>
          <w:t xml:space="preserve"> as it was portrayed, in Manly. What happened in their house, especially after a few drinks, was embellished with tag team-</w:t>
        </w:r>
        <w:proofErr w:type="spellStart"/>
        <w:r w:rsidRPr="00163DCF">
          <w:rPr>
            <w:szCs w:val="21"/>
            <w:rPrChange w:id="1528" w:author="David" w:date="2022-08-17T16:58:00Z">
              <w:rPr>
                <w:rFonts w:ascii="Times New Roman" w:hAnsi="Times New Roman"/>
                <w:sz w:val="24"/>
                <w:szCs w:val="24"/>
              </w:rPr>
            </w:rPrChange>
          </w:rPr>
          <w:t>esque</w:t>
        </w:r>
        <w:proofErr w:type="spellEnd"/>
        <w:r w:rsidRPr="00163DCF">
          <w:rPr>
            <w:szCs w:val="21"/>
            <w:rPrChange w:id="1529" w:author="David" w:date="2022-08-17T16:58:00Z">
              <w:rPr>
                <w:rFonts w:ascii="Times New Roman" w:hAnsi="Times New Roman"/>
                <w:sz w:val="24"/>
                <w:szCs w:val="24"/>
              </w:rPr>
            </w:rPrChange>
          </w:rPr>
          <w:t xml:space="preserve"> shenanigans. The conversation moved onto </w:t>
        </w:r>
      </w:ins>
      <w:ins w:id="1530" w:author="Britt Collins" w:date="2021-10-01T13:05:00Z">
        <w:r w:rsidR="00C425A9" w:rsidRPr="00163DCF">
          <w:rPr>
            <w:szCs w:val="21"/>
            <w:rPrChange w:id="1531" w:author="David" w:date="2022-08-17T16:58:00Z">
              <w:rPr>
                <w:rFonts w:ascii="Times New Roman" w:hAnsi="Times New Roman"/>
                <w:sz w:val="24"/>
                <w:szCs w:val="24"/>
              </w:rPr>
            </w:rPrChange>
          </w:rPr>
          <w:t>“</w:t>
        </w:r>
      </w:ins>
      <w:ins w:id="1532" w:author="Britt Collins" w:date="2021-09-30T14:58:00Z">
        <w:r w:rsidRPr="00163DCF">
          <w:rPr>
            <w:szCs w:val="21"/>
            <w:rPrChange w:id="1533" w:author="David" w:date="2022-08-17T16:58:00Z">
              <w:rPr>
                <w:rFonts w:ascii="Times New Roman" w:hAnsi="Times New Roman"/>
                <w:sz w:val="24"/>
                <w:szCs w:val="24"/>
              </w:rPr>
            </w:rPrChange>
          </w:rPr>
          <w:t>the buddies</w:t>
        </w:r>
      </w:ins>
      <w:ins w:id="1534" w:author="Britt Collins" w:date="2021-10-01T13:05:00Z">
        <w:r w:rsidR="00C425A9" w:rsidRPr="00163DCF">
          <w:rPr>
            <w:szCs w:val="21"/>
            <w:rPrChange w:id="1535" w:author="David" w:date="2022-08-17T16:58:00Z">
              <w:rPr>
                <w:rFonts w:ascii="Times New Roman" w:hAnsi="Times New Roman"/>
                <w:sz w:val="24"/>
                <w:szCs w:val="24"/>
              </w:rPr>
            </w:rPrChange>
          </w:rPr>
          <w:t>”</w:t>
        </w:r>
      </w:ins>
      <w:ins w:id="1536" w:author="Britt Collins" w:date="2021-09-30T14:58:00Z">
        <w:r w:rsidRPr="00163DCF">
          <w:rPr>
            <w:szCs w:val="21"/>
            <w:rPrChange w:id="1537" w:author="David" w:date="2022-08-17T16:58:00Z">
              <w:rPr>
                <w:rFonts w:ascii="Times New Roman" w:hAnsi="Times New Roman"/>
                <w:sz w:val="24"/>
                <w:szCs w:val="24"/>
              </w:rPr>
            </w:rPrChange>
          </w:rPr>
          <w:t xml:space="preserve">, a group of </w:t>
        </w:r>
      </w:ins>
      <w:ins w:id="1538" w:author="Britt Collins" w:date="2021-10-01T13:05:00Z">
        <w:r w:rsidR="00C425A9" w:rsidRPr="00163DCF">
          <w:rPr>
            <w:szCs w:val="21"/>
            <w:rPrChange w:id="1539" w:author="David" w:date="2022-08-17T16:58:00Z">
              <w:rPr>
                <w:rFonts w:ascii="Times New Roman" w:hAnsi="Times New Roman"/>
                <w:sz w:val="24"/>
                <w:szCs w:val="24"/>
              </w:rPr>
            </w:rPrChange>
          </w:rPr>
          <w:t>regular</w:t>
        </w:r>
      </w:ins>
      <w:ins w:id="1540" w:author="Britt Collins" w:date="2021-09-30T14:58:00Z">
        <w:r w:rsidRPr="00163DCF">
          <w:rPr>
            <w:szCs w:val="21"/>
            <w:rPrChange w:id="1541" w:author="David" w:date="2022-08-17T16:58:00Z">
              <w:rPr>
                <w:rFonts w:ascii="Times New Roman" w:hAnsi="Times New Roman"/>
                <w:sz w:val="24"/>
                <w:szCs w:val="24"/>
              </w:rPr>
            </w:rPrChange>
          </w:rPr>
          <w:t xml:space="preserve">s they socialised with each week. The person at the centre of the </w:t>
        </w:r>
        <w:proofErr w:type="gramStart"/>
        <w:r w:rsidRPr="00163DCF">
          <w:rPr>
            <w:szCs w:val="21"/>
            <w:rPrChange w:id="1542" w:author="David" w:date="2022-08-17T16:58:00Z">
              <w:rPr>
                <w:rFonts w:ascii="Times New Roman" w:hAnsi="Times New Roman"/>
                <w:sz w:val="24"/>
                <w:szCs w:val="24"/>
              </w:rPr>
            </w:rPrChange>
          </w:rPr>
          <w:t>buddies</w:t>
        </w:r>
        <w:proofErr w:type="gramEnd"/>
        <w:r w:rsidRPr="00163DCF">
          <w:rPr>
            <w:szCs w:val="21"/>
            <w:rPrChange w:id="1543" w:author="David" w:date="2022-08-17T16:58:00Z">
              <w:rPr>
                <w:rFonts w:ascii="Times New Roman" w:hAnsi="Times New Roman"/>
                <w:sz w:val="24"/>
                <w:szCs w:val="24"/>
              </w:rPr>
            </w:rPrChange>
          </w:rPr>
          <w:t xml:space="preserve"> conversation was Glenn. I was to find out soon that he and his girlfriend would become a bigger part of my life over the coming weeks.</w:t>
        </w:r>
      </w:ins>
    </w:p>
    <w:p w14:paraId="745D477D" w14:textId="35A580DC" w:rsidR="006F31F6" w:rsidRPr="00163DCF" w:rsidRDefault="00C425A9">
      <w:pPr>
        <w:spacing w:line="276" w:lineRule="auto"/>
        <w:ind w:left="-5" w:right="15" w:firstLine="395"/>
        <w:rPr>
          <w:ins w:id="1544" w:author="Britt Collins" w:date="2021-09-30T14:58:00Z"/>
          <w:szCs w:val="21"/>
          <w:rPrChange w:id="1545" w:author="David" w:date="2022-08-17T16:58:00Z">
            <w:rPr>
              <w:ins w:id="1546" w:author="Britt Collins" w:date="2021-09-30T14:58:00Z"/>
              <w:rFonts w:ascii="Times New Roman" w:hAnsi="Times New Roman"/>
              <w:sz w:val="24"/>
              <w:szCs w:val="24"/>
            </w:rPr>
          </w:rPrChange>
        </w:rPr>
        <w:pPrChange w:id="1547" w:author="David" w:date="2022-08-17T17:01:00Z">
          <w:pPr>
            <w:ind w:left="-5" w:right="15"/>
          </w:pPr>
        </w:pPrChange>
      </w:pPr>
      <w:ins w:id="1548" w:author="Britt Collins" w:date="2021-10-01T13:05:00Z">
        <w:r w:rsidRPr="00163DCF">
          <w:rPr>
            <w:szCs w:val="21"/>
            <w:rPrChange w:id="1549" w:author="David" w:date="2022-08-17T16:58:00Z">
              <w:rPr>
                <w:rFonts w:ascii="Times New Roman" w:hAnsi="Times New Roman"/>
                <w:sz w:val="24"/>
                <w:szCs w:val="24"/>
              </w:rPr>
            </w:rPrChange>
          </w:rPr>
          <w:t>R</w:t>
        </w:r>
      </w:ins>
      <w:ins w:id="1550" w:author="Britt Collins" w:date="2021-09-30T14:58:00Z">
        <w:r w:rsidR="006F31F6" w:rsidRPr="00163DCF">
          <w:rPr>
            <w:szCs w:val="21"/>
            <w:rPrChange w:id="1551" w:author="David" w:date="2022-08-17T16:58:00Z">
              <w:rPr>
                <w:rFonts w:ascii="Times New Roman" w:hAnsi="Times New Roman"/>
                <w:sz w:val="24"/>
                <w:szCs w:val="24"/>
              </w:rPr>
            </w:rPrChange>
          </w:rPr>
          <w:t>eaching Manly</w:t>
        </w:r>
      </w:ins>
      <w:ins w:id="1552" w:author="Britt Collins" w:date="2021-10-01T13:05:00Z">
        <w:r w:rsidRPr="00163DCF">
          <w:rPr>
            <w:szCs w:val="21"/>
            <w:rPrChange w:id="1553" w:author="David" w:date="2022-08-17T16:58:00Z">
              <w:rPr>
                <w:rFonts w:ascii="Times New Roman" w:hAnsi="Times New Roman"/>
                <w:sz w:val="24"/>
                <w:szCs w:val="24"/>
              </w:rPr>
            </w:rPrChange>
          </w:rPr>
          <w:t>,</w:t>
        </w:r>
      </w:ins>
      <w:ins w:id="1554" w:author="Britt Collins" w:date="2021-09-30T14:58:00Z">
        <w:r w:rsidR="006F31F6" w:rsidRPr="00163DCF">
          <w:rPr>
            <w:szCs w:val="21"/>
            <w:rPrChange w:id="1555" w:author="David" w:date="2022-08-17T16:58:00Z">
              <w:rPr>
                <w:rFonts w:ascii="Times New Roman" w:hAnsi="Times New Roman"/>
                <w:sz w:val="24"/>
                <w:szCs w:val="24"/>
              </w:rPr>
            </w:rPrChange>
          </w:rPr>
          <w:t xml:space="preserve"> we </w:t>
        </w:r>
      </w:ins>
      <w:ins w:id="1556" w:author="Britt Collins" w:date="2021-10-01T13:05:00Z">
        <w:r w:rsidRPr="00163DCF">
          <w:rPr>
            <w:szCs w:val="21"/>
            <w:rPrChange w:id="1557" w:author="David" w:date="2022-08-17T16:58:00Z">
              <w:rPr>
                <w:rFonts w:ascii="Times New Roman" w:hAnsi="Times New Roman"/>
                <w:sz w:val="24"/>
                <w:szCs w:val="24"/>
              </w:rPr>
            </w:rPrChange>
          </w:rPr>
          <w:t>went</w:t>
        </w:r>
      </w:ins>
      <w:ins w:id="1558" w:author="Britt Collins" w:date="2021-10-01T13:06:00Z">
        <w:r w:rsidRPr="00163DCF">
          <w:rPr>
            <w:szCs w:val="21"/>
            <w:rPrChange w:id="1559" w:author="David" w:date="2022-08-17T16:58:00Z">
              <w:rPr>
                <w:rFonts w:ascii="Times New Roman" w:hAnsi="Times New Roman"/>
                <w:sz w:val="24"/>
                <w:szCs w:val="24"/>
              </w:rPr>
            </w:rPrChange>
          </w:rPr>
          <w:t xml:space="preserve"> straight</w:t>
        </w:r>
      </w:ins>
      <w:ins w:id="1560" w:author="Britt Collins" w:date="2021-09-30T14:58:00Z">
        <w:r w:rsidR="006F31F6" w:rsidRPr="00163DCF">
          <w:rPr>
            <w:szCs w:val="21"/>
            <w:rPrChange w:id="1561" w:author="David" w:date="2022-08-17T16:58:00Z">
              <w:rPr>
                <w:rFonts w:ascii="Times New Roman" w:hAnsi="Times New Roman"/>
                <w:sz w:val="24"/>
                <w:szCs w:val="24"/>
              </w:rPr>
            </w:rPrChange>
          </w:rPr>
          <w:t xml:space="preserve"> to the Bavarian Beer Café</w:t>
        </w:r>
      </w:ins>
      <w:ins w:id="1562" w:author="Britt Collins" w:date="2021-10-01T13:06:00Z">
        <w:r w:rsidRPr="00163DCF">
          <w:rPr>
            <w:szCs w:val="21"/>
            <w:rPrChange w:id="1563" w:author="David" w:date="2022-08-17T16:58:00Z">
              <w:rPr>
                <w:rFonts w:ascii="Times New Roman" w:hAnsi="Times New Roman"/>
                <w:sz w:val="24"/>
                <w:szCs w:val="24"/>
              </w:rPr>
            </w:rPrChange>
          </w:rPr>
          <w:t>,</w:t>
        </w:r>
      </w:ins>
      <w:ins w:id="1564" w:author="Britt Collins" w:date="2021-09-30T14:58:00Z">
        <w:r w:rsidR="006F31F6" w:rsidRPr="00163DCF">
          <w:rPr>
            <w:szCs w:val="21"/>
            <w:rPrChange w:id="1565" w:author="David" w:date="2022-08-17T16:58:00Z">
              <w:rPr>
                <w:rFonts w:ascii="Times New Roman" w:hAnsi="Times New Roman"/>
                <w:sz w:val="24"/>
                <w:szCs w:val="24"/>
              </w:rPr>
            </w:rPrChange>
          </w:rPr>
          <w:t xml:space="preserve"> a chain of German</w:t>
        </w:r>
      </w:ins>
      <w:ins w:id="1566" w:author="Britt Collins" w:date="2021-10-01T13:06:00Z">
        <w:r w:rsidRPr="00163DCF">
          <w:rPr>
            <w:szCs w:val="21"/>
            <w:rPrChange w:id="1567" w:author="David" w:date="2022-08-17T16:58:00Z">
              <w:rPr>
                <w:rFonts w:ascii="Times New Roman" w:hAnsi="Times New Roman"/>
                <w:sz w:val="24"/>
                <w:szCs w:val="24"/>
              </w:rPr>
            </w:rPrChange>
          </w:rPr>
          <w:t>-</w:t>
        </w:r>
      </w:ins>
      <w:ins w:id="1568" w:author="Britt Collins" w:date="2021-09-30T14:58:00Z">
        <w:r w:rsidR="006F31F6" w:rsidRPr="00163DCF">
          <w:rPr>
            <w:szCs w:val="21"/>
            <w:rPrChange w:id="1569" w:author="David" w:date="2022-08-17T16:58:00Z">
              <w:rPr>
                <w:rFonts w:ascii="Times New Roman" w:hAnsi="Times New Roman"/>
                <w:sz w:val="24"/>
                <w:szCs w:val="24"/>
              </w:rPr>
            </w:rPrChange>
          </w:rPr>
          <w:t xml:space="preserve">themed bars that adorned Sydney. I felt like a </w:t>
        </w:r>
      </w:ins>
      <w:ins w:id="1570" w:author="Britt Collins" w:date="2021-10-01T13:06:00Z">
        <w:r w:rsidRPr="00163DCF">
          <w:rPr>
            <w:szCs w:val="21"/>
            <w:rPrChange w:id="1571" w:author="David" w:date="2022-08-17T16:58:00Z">
              <w:rPr>
                <w:rFonts w:ascii="Times New Roman" w:hAnsi="Times New Roman"/>
                <w:sz w:val="24"/>
                <w:szCs w:val="24"/>
              </w:rPr>
            </w:rPrChange>
          </w:rPr>
          <w:t>fif</w:t>
        </w:r>
      </w:ins>
      <w:ins w:id="1572" w:author="Britt Collins" w:date="2021-09-30T14:58:00Z">
        <w:r w:rsidR="006F31F6" w:rsidRPr="00163DCF">
          <w:rPr>
            <w:szCs w:val="21"/>
            <w:rPrChange w:id="1573" w:author="David" w:date="2022-08-17T16:58:00Z">
              <w:rPr>
                <w:rFonts w:ascii="Times New Roman" w:hAnsi="Times New Roman"/>
                <w:sz w:val="24"/>
                <w:szCs w:val="24"/>
              </w:rPr>
            </w:rPrChange>
          </w:rPr>
          <w:t xml:space="preserve">th wheel in the conversation, as Doug and Bruce </w:t>
        </w:r>
      </w:ins>
      <w:ins w:id="1574" w:author="Britt Collins" w:date="2021-10-01T13:06:00Z">
        <w:r w:rsidRPr="00163DCF">
          <w:rPr>
            <w:szCs w:val="21"/>
            <w:rPrChange w:id="1575" w:author="David" w:date="2022-08-17T16:58:00Z">
              <w:rPr>
                <w:rFonts w:ascii="Times New Roman" w:hAnsi="Times New Roman"/>
                <w:sz w:val="24"/>
                <w:szCs w:val="24"/>
              </w:rPr>
            </w:rPrChange>
          </w:rPr>
          <w:t>revel</w:t>
        </w:r>
      </w:ins>
      <w:ins w:id="1576" w:author="Britt Collins" w:date="2021-10-01T18:35:00Z">
        <w:r w:rsidR="00E65E14" w:rsidRPr="00163DCF">
          <w:rPr>
            <w:szCs w:val="21"/>
            <w:rPrChange w:id="1577" w:author="David" w:date="2022-08-17T16:58:00Z">
              <w:rPr>
                <w:rFonts w:ascii="Times New Roman" w:hAnsi="Times New Roman"/>
                <w:sz w:val="24"/>
                <w:szCs w:val="24"/>
              </w:rPr>
            </w:rPrChange>
          </w:rPr>
          <w:t>led</w:t>
        </w:r>
      </w:ins>
      <w:ins w:id="1578" w:author="Britt Collins" w:date="2021-10-01T13:06:00Z">
        <w:r w:rsidRPr="00163DCF">
          <w:rPr>
            <w:szCs w:val="21"/>
            <w:rPrChange w:id="1579" w:author="David" w:date="2022-08-17T16:58:00Z">
              <w:rPr>
                <w:rFonts w:ascii="Times New Roman" w:hAnsi="Times New Roman"/>
                <w:sz w:val="24"/>
                <w:szCs w:val="24"/>
              </w:rPr>
            </w:rPrChange>
          </w:rPr>
          <w:t xml:space="preserve"> </w:t>
        </w:r>
      </w:ins>
      <w:ins w:id="1580" w:author="Britt Collins" w:date="2021-09-30T14:58:00Z">
        <w:r w:rsidR="006F31F6" w:rsidRPr="00163DCF">
          <w:rPr>
            <w:szCs w:val="21"/>
            <w:rPrChange w:id="1581" w:author="David" w:date="2022-08-17T16:58:00Z">
              <w:rPr>
                <w:rFonts w:ascii="Times New Roman" w:hAnsi="Times New Roman"/>
                <w:sz w:val="24"/>
                <w:szCs w:val="24"/>
              </w:rPr>
            </w:rPrChange>
          </w:rPr>
          <w:t xml:space="preserve">in their past glories. The conversation was </w:t>
        </w:r>
        <w:proofErr w:type="gramStart"/>
        <w:r w:rsidR="006F31F6" w:rsidRPr="00163DCF">
          <w:rPr>
            <w:szCs w:val="21"/>
            <w:rPrChange w:id="1582" w:author="David" w:date="2022-08-17T16:58:00Z">
              <w:rPr>
                <w:rFonts w:ascii="Times New Roman" w:hAnsi="Times New Roman"/>
                <w:sz w:val="24"/>
                <w:szCs w:val="24"/>
              </w:rPr>
            </w:rPrChange>
          </w:rPr>
          <w:t>interesting</w:t>
        </w:r>
        <w:proofErr w:type="gramEnd"/>
        <w:r w:rsidR="006F31F6" w:rsidRPr="00163DCF">
          <w:rPr>
            <w:szCs w:val="21"/>
            <w:rPrChange w:id="1583" w:author="David" w:date="2022-08-17T16:58:00Z">
              <w:rPr>
                <w:rFonts w:ascii="Times New Roman" w:hAnsi="Times New Roman"/>
                <w:sz w:val="24"/>
                <w:szCs w:val="24"/>
              </w:rPr>
            </w:rPrChange>
          </w:rPr>
          <w:t xml:space="preserve"> but I was more fascinated by the way Bruce handled his beer glass. </w:t>
        </w:r>
      </w:ins>
      <w:ins w:id="1584" w:author="Britt Collins" w:date="2021-10-01T13:06:00Z">
        <w:r w:rsidRPr="00163DCF">
          <w:rPr>
            <w:szCs w:val="21"/>
            <w:rPrChange w:id="1585" w:author="David" w:date="2022-08-17T16:58:00Z">
              <w:rPr>
                <w:rFonts w:ascii="Times New Roman" w:hAnsi="Times New Roman"/>
                <w:sz w:val="24"/>
                <w:szCs w:val="24"/>
              </w:rPr>
            </w:rPrChange>
          </w:rPr>
          <w:t xml:space="preserve">He </w:t>
        </w:r>
      </w:ins>
      <w:ins w:id="1586" w:author="Britt Collins" w:date="2021-09-30T14:58:00Z">
        <w:r w:rsidR="006F31F6" w:rsidRPr="00163DCF">
          <w:rPr>
            <w:szCs w:val="21"/>
            <w:rPrChange w:id="1587" w:author="David" w:date="2022-08-17T16:58:00Z">
              <w:rPr>
                <w:rFonts w:ascii="Times New Roman" w:hAnsi="Times New Roman"/>
                <w:sz w:val="24"/>
                <w:szCs w:val="24"/>
              </w:rPr>
            </w:rPrChange>
          </w:rPr>
          <w:t>was a seasoned drinker. The glass or bottle was an extension of his body language as he lavished in the foretelling of his extravagant life moments. Beer was social lubrication for Bruce. He unwound, pouring out stories</w:t>
        </w:r>
      </w:ins>
      <w:ins w:id="1588" w:author="Britt Collins" w:date="2021-10-01T13:07:00Z">
        <w:r w:rsidRPr="00163DCF">
          <w:rPr>
            <w:szCs w:val="21"/>
            <w:rPrChange w:id="1589" w:author="David" w:date="2022-08-17T16:58:00Z">
              <w:rPr>
                <w:rFonts w:ascii="Times New Roman" w:hAnsi="Times New Roman"/>
                <w:sz w:val="24"/>
                <w:szCs w:val="24"/>
              </w:rPr>
            </w:rPrChange>
          </w:rPr>
          <w:t xml:space="preserve"> and glimpses of</w:t>
        </w:r>
      </w:ins>
      <w:ins w:id="1590" w:author="Britt Collins" w:date="2021-09-30T14:58:00Z">
        <w:r w:rsidR="006F31F6" w:rsidRPr="00163DCF">
          <w:rPr>
            <w:szCs w:val="21"/>
            <w:rPrChange w:id="1591" w:author="David" w:date="2022-08-17T16:58:00Z">
              <w:rPr>
                <w:rFonts w:ascii="Times New Roman" w:hAnsi="Times New Roman"/>
                <w:sz w:val="24"/>
                <w:szCs w:val="24"/>
              </w:rPr>
            </w:rPrChange>
          </w:rPr>
          <w:t xml:space="preserve"> his pre-marriage life.</w:t>
        </w:r>
      </w:ins>
    </w:p>
    <w:p w14:paraId="387856A1" w14:textId="2FD22798" w:rsidR="00BF612E" w:rsidRPr="00163DCF" w:rsidRDefault="006F31F6">
      <w:pPr>
        <w:spacing w:after="10" w:line="276" w:lineRule="auto"/>
        <w:ind w:left="-5" w:right="15" w:firstLine="395"/>
        <w:rPr>
          <w:ins w:id="1592" w:author="Britt Collins" w:date="2021-10-01T13:24:00Z"/>
          <w:szCs w:val="21"/>
          <w:rPrChange w:id="1593" w:author="David" w:date="2022-08-17T16:58:00Z">
            <w:rPr>
              <w:ins w:id="1594" w:author="Britt Collins" w:date="2021-10-01T13:24:00Z"/>
              <w:rFonts w:ascii="Times New Roman" w:hAnsi="Times New Roman"/>
              <w:sz w:val="24"/>
              <w:szCs w:val="24"/>
            </w:rPr>
          </w:rPrChange>
        </w:rPr>
        <w:pPrChange w:id="1595" w:author="David" w:date="2022-08-17T17:01:00Z">
          <w:pPr>
            <w:spacing w:after="10" w:line="480" w:lineRule="auto"/>
            <w:ind w:left="-5" w:right="15"/>
          </w:pPr>
        </w:pPrChange>
      </w:pPr>
      <w:ins w:id="1596" w:author="Britt Collins" w:date="2021-09-30T14:58:00Z">
        <w:r w:rsidRPr="00163DCF">
          <w:rPr>
            <w:szCs w:val="21"/>
            <w:rPrChange w:id="1597" w:author="David" w:date="2022-08-17T16:58:00Z">
              <w:rPr>
                <w:rFonts w:ascii="Times New Roman" w:hAnsi="Times New Roman"/>
                <w:sz w:val="24"/>
                <w:szCs w:val="24"/>
              </w:rPr>
            </w:rPrChange>
          </w:rPr>
          <w:t xml:space="preserve">It was apparent from his </w:t>
        </w:r>
      </w:ins>
      <w:ins w:id="1598" w:author="Britt Collins" w:date="2021-10-01T13:07:00Z">
        <w:r w:rsidR="00C425A9" w:rsidRPr="00163DCF">
          <w:rPr>
            <w:szCs w:val="21"/>
            <w:rPrChange w:id="1599" w:author="David" w:date="2022-08-17T16:58:00Z">
              <w:rPr>
                <w:rFonts w:ascii="Times New Roman" w:hAnsi="Times New Roman"/>
                <w:sz w:val="24"/>
                <w:szCs w:val="24"/>
              </w:rPr>
            </w:rPrChange>
          </w:rPr>
          <w:t xml:space="preserve">old </w:t>
        </w:r>
      </w:ins>
      <w:ins w:id="1600" w:author="Britt Collins" w:date="2021-09-30T14:58:00Z">
        <w:r w:rsidRPr="00163DCF">
          <w:rPr>
            <w:szCs w:val="21"/>
            <w:rPrChange w:id="1601" w:author="David" w:date="2022-08-17T16:58:00Z">
              <w:rPr>
                <w:rFonts w:ascii="Times New Roman" w:hAnsi="Times New Roman"/>
                <w:sz w:val="24"/>
                <w:szCs w:val="24"/>
              </w:rPr>
            </w:rPrChange>
          </w:rPr>
          <w:t>stories that Bruce had led a diverse</w:t>
        </w:r>
      </w:ins>
      <w:ins w:id="1602" w:author="Britt Collins" w:date="2021-10-01T18:36:00Z">
        <w:r w:rsidR="00E65E14" w:rsidRPr="00163DCF">
          <w:rPr>
            <w:szCs w:val="21"/>
            <w:rPrChange w:id="1603" w:author="David" w:date="2022-08-17T16:58:00Z">
              <w:rPr>
                <w:rFonts w:ascii="Times New Roman" w:hAnsi="Times New Roman"/>
                <w:sz w:val="24"/>
                <w:szCs w:val="24"/>
              </w:rPr>
            </w:rPrChange>
          </w:rPr>
          <w:t xml:space="preserve"> and adventurous</w:t>
        </w:r>
      </w:ins>
      <w:ins w:id="1604" w:author="Britt Collins" w:date="2021-09-30T14:58:00Z">
        <w:r w:rsidRPr="00163DCF">
          <w:rPr>
            <w:szCs w:val="21"/>
            <w:rPrChange w:id="1605" w:author="David" w:date="2022-08-17T16:58:00Z">
              <w:rPr>
                <w:rFonts w:ascii="Times New Roman" w:hAnsi="Times New Roman"/>
                <w:sz w:val="24"/>
                <w:szCs w:val="24"/>
              </w:rPr>
            </w:rPrChange>
          </w:rPr>
          <w:t xml:space="preserve"> life. In his 20s he had worked over in America as a ski instructor. Supposedly, this was something that many Australian university leavers did. I never asked him how and why Australians did this? ‘Where did Aussies learn to ski?’, was one for Google. Bruce had worked as a promoter too. The company he worked for took clients out on Party Boats around Sydney Harbour. The parties, according to his stories, got a little too loud for the authorities and were often cut short.</w:t>
        </w:r>
      </w:ins>
      <w:ins w:id="1606" w:author="Britt Collins" w:date="2021-10-01T13:23:00Z">
        <w:r w:rsidR="00BF612E" w:rsidRPr="00163DCF">
          <w:rPr>
            <w:szCs w:val="21"/>
            <w:rPrChange w:id="1607" w:author="David" w:date="2022-08-17T16:58:00Z">
              <w:rPr>
                <w:rFonts w:ascii="Times New Roman" w:hAnsi="Times New Roman"/>
                <w:sz w:val="24"/>
                <w:szCs w:val="24"/>
              </w:rPr>
            </w:rPrChange>
          </w:rPr>
          <w:t xml:space="preserve"> </w:t>
        </w:r>
      </w:ins>
    </w:p>
    <w:p w14:paraId="13EE9E5A" w14:textId="00B21268" w:rsidR="006F31F6" w:rsidRPr="00163DCF" w:rsidRDefault="006F31F6">
      <w:pPr>
        <w:spacing w:after="10" w:line="276" w:lineRule="auto"/>
        <w:ind w:left="-5" w:right="15" w:firstLine="725"/>
        <w:rPr>
          <w:ins w:id="1608" w:author="Britt Collins" w:date="2021-10-01T13:25:00Z"/>
          <w:szCs w:val="21"/>
          <w:rPrChange w:id="1609" w:author="David" w:date="2022-08-17T16:58:00Z">
            <w:rPr>
              <w:ins w:id="1610" w:author="Britt Collins" w:date="2021-10-01T13:25:00Z"/>
              <w:rFonts w:ascii="Times New Roman" w:hAnsi="Times New Roman"/>
              <w:sz w:val="24"/>
              <w:szCs w:val="24"/>
            </w:rPr>
          </w:rPrChange>
        </w:rPr>
        <w:pPrChange w:id="1611" w:author="David" w:date="2022-08-17T17:01:00Z">
          <w:pPr>
            <w:spacing w:after="10" w:line="480" w:lineRule="auto"/>
            <w:ind w:left="-5" w:right="15" w:firstLine="725"/>
          </w:pPr>
        </w:pPrChange>
      </w:pPr>
      <w:ins w:id="1612" w:author="Britt Collins" w:date="2021-09-30T14:58:00Z">
        <w:r w:rsidRPr="00163DCF">
          <w:rPr>
            <w:szCs w:val="21"/>
            <w:rPrChange w:id="1613" w:author="David" w:date="2022-08-17T16:58:00Z">
              <w:rPr>
                <w:rFonts w:ascii="Times New Roman" w:hAnsi="Times New Roman"/>
                <w:sz w:val="24"/>
                <w:szCs w:val="24"/>
              </w:rPr>
            </w:rPrChange>
          </w:rPr>
          <w:t>Bruce told a story that every English person would love to hear. A story about an ex-girlfriend</w:t>
        </w:r>
      </w:ins>
      <w:ins w:id="1614" w:author="Britt Collins" w:date="2021-10-01T13:23:00Z">
        <w:r w:rsidR="00BF612E" w:rsidRPr="00163DCF">
          <w:rPr>
            <w:szCs w:val="21"/>
            <w:rPrChange w:id="1615" w:author="David" w:date="2022-08-17T16:58:00Z">
              <w:rPr>
                <w:rFonts w:ascii="Times New Roman" w:hAnsi="Times New Roman"/>
                <w:sz w:val="24"/>
                <w:szCs w:val="24"/>
              </w:rPr>
            </w:rPrChange>
          </w:rPr>
          <w:t>, whose</w:t>
        </w:r>
      </w:ins>
      <w:ins w:id="1616" w:author="Britt Collins" w:date="2021-09-30T14:58:00Z">
        <w:r w:rsidRPr="00163DCF">
          <w:rPr>
            <w:szCs w:val="21"/>
            <w:rPrChange w:id="1617" w:author="David" w:date="2022-08-17T16:58:00Z">
              <w:rPr>
                <w:rFonts w:ascii="Times New Roman" w:hAnsi="Times New Roman"/>
                <w:sz w:val="24"/>
                <w:szCs w:val="24"/>
              </w:rPr>
            </w:rPrChange>
          </w:rPr>
          <w:t xml:space="preserve"> name was Sheila. The conclusion of the story was </w:t>
        </w:r>
      </w:ins>
      <w:ins w:id="1618" w:author="Britt Collins" w:date="2021-10-01T13:24:00Z">
        <w:r w:rsidR="00BF612E" w:rsidRPr="00163DCF">
          <w:rPr>
            <w:szCs w:val="21"/>
            <w:rPrChange w:id="1619" w:author="David" w:date="2022-08-17T16:58:00Z">
              <w:rPr>
                <w:rFonts w:ascii="Times New Roman" w:hAnsi="Times New Roman"/>
                <w:sz w:val="24"/>
                <w:szCs w:val="24"/>
              </w:rPr>
            </w:rPrChange>
          </w:rPr>
          <w:t>“</w:t>
        </w:r>
      </w:ins>
      <w:ins w:id="1620" w:author="Britt Collins" w:date="2021-09-30T14:58:00Z">
        <w:r w:rsidRPr="00163DCF">
          <w:rPr>
            <w:szCs w:val="21"/>
            <w:rPrChange w:id="1621" w:author="David" w:date="2022-08-17T16:58:00Z">
              <w:rPr>
                <w:rFonts w:ascii="Times New Roman" w:hAnsi="Times New Roman"/>
                <w:sz w:val="24"/>
                <w:szCs w:val="24"/>
              </w:rPr>
            </w:rPrChange>
          </w:rPr>
          <w:t>I had to leave her after realising that if we married, the bride and groom to be would have been Bruce and Sheila!</w:t>
        </w:r>
      </w:ins>
      <w:ins w:id="1622" w:author="Britt Collins" w:date="2021-10-01T13:24:00Z">
        <w:r w:rsidR="00BF612E" w:rsidRPr="00163DCF">
          <w:rPr>
            <w:szCs w:val="21"/>
            <w:rPrChange w:id="1623" w:author="David" w:date="2022-08-17T16:58:00Z">
              <w:rPr>
                <w:rFonts w:ascii="Times New Roman" w:hAnsi="Times New Roman"/>
                <w:sz w:val="24"/>
                <w:szCs w:val="24"/>
              </w:rPr>
            </w:rPrChange>
          </w:rPr>
          <w:t xml:space="preserve">” </w:t>
        </w:r>
      </w:ins>
      <w:ins w:id="1624" w:author="Britt Collins" w:date="2021-09-30T14:58:00Z">
        <w:r w:rsidRPr="00163DCF">
          <w:rPr>
            <w:szCs w:val="21"/>
            <w:rPrChange w:id="1625" w:author="David" w:date="2022-08-17T16:58:00Z">
              <w:rPr>
                <w:rFonts w:ascii="Times New Roman" w:hAnsi="Times New Roman"/>
                <w:sz w:val="24"/>
                <w:szCs w:val="24"/>
              </w:rPr>
            </w:rPrChange>
          </w:rPr>
          <w:t>Bruce had been married twice. His first marriage was a juvenile fling</w:t>
        </w:r>
      </w:ins>
      <w:ins w:id="1626" w:author="Britt Collins" w:date="2021-10-01T13:25:00Z">
        <w:r w:rsidR="00BF612E" w:rsidRPr="00163DCF">
          <w:rPr>
            <w:szCs w:val="21"/>
            <w:rPrChange w:id="1627" w:author="David" w:date="2022-08-17T16:58:00Z">
              <w:rPr>
                <w:rFonts w:ascii="Times New Roman" w:hAnsi="Times New Roman"/>
                <w:sz w:val="24"/>
                <w:szCs w:val="24"/>
              </w:rPr>
            </w:rPrChange>
          </w:rPr>
          <w:t>.</w:t>
        </w:r>
      </w:ins>
      <w:ins w:id="1628" w:author="Britt Collins" w:date="2021-10-01T13:24:00Z">
        <w:r w:rsidR="00BF612E" w:rsidRPr="00163DCF">
          <w:rPr>
            <w:szCs w:val="21"/>
            <w:rPrChange w:id="1629" w:author="David" w:date="2022-08-17T16:58:00Z">
              <w:rPr>
                <w:rFonts w:ascii="Times New Roman" w:hAnsi="Times New Roman"/>
                <w:sz w:val="24"/>
                <w:szCs w:val="24"/>
              </w:rPr>
            </w:rPrChange>
          </w:rPr>
          <w:t xml:space="preserve"> </w:t>
        </w:r>
      </w:ins>
      <w:ins w:id="1630" w:author="Britt Collins" w:date="2021-10-01T13:25:00Z">
        <w:r w:rsidR="00BF612E" w:rsidRPr="00163DCF">
          <w:rPr>
            <w:szCs w:val="21"/>
            <w:rPrChange w:id="1631" w:author="David" w:date="2022-08-17T16:58:00Z">
              <w:rPr>
                <w:rFonts w:ascii="Times New Roman" w:hAnsi="Times New Roman"/>
                <w:sz w:val="24"/>
                <w:szCs w:val="24"/>
              </w:rPr>
            </w:rPrChange>
          </w:rPr>
          <w:t>H</w:t>
        </w:r>
      </w:ins>
      <w:ins w:id="1632" w:author="Britt Collins" w:date="2021-09-30T14:58:00Z">
        <w:r w:rsidRPr="00163DCF">
          <w:rPr>
            <w:szCs w:val="21"/>
            <w:rPrChange w:id="1633" w:author="David" w:date="2022-08-17T16:58:00Z">
              <w:rPr>
                <w:rFonts w:ascii="Times New Roman" w:hAnsi="Times New Roman"/>
                <w:sz w:val="24"/>
                <w:szCs w:val="24"/>
              </w:rPr>
            </w:rPrChange>
          </w:rPr>
          <w:t>is current wife was Tiffany, or Tiff as she was known to the masses</w:t>
        </w:r>
      </w:ins>
      <w:ins w:id="1634" w:author="Britt Collins" w:date="2021-10-01T13:25:00Z">
        <w:r w:rsidR="00BF612E" w:rsidRPr="00163DCF">
          <w:rPr>
            <w:szCs w:val="21"/>
            <w:rPrChange w:id="1635" w:author="David" w:date="2022-08-17T16:58:00Z">
              <w:rPr>
                <w:rFonts w:ascii="Times New Roman" w:hAnsi="Times New Roman"/>
                <w:sz w:val="24"/>
                <w:szCs w:val="24"/>
              </w:rPr>
            </w:rPrChange>
          </w:rPr>
          <w:t xml:space="preserve">, </w:t>
        </w:r>
      </w:ins>
      <w:ins w:id="1636" w:author="Britt Collins" w:date="2021-09-30T14:58:00Z">
        <w:r w:rsidRPr="00163DCF">
          <w:rPr>
            <w:szCs w:val="21"/>
            <w:rPrChange w:id="1637" w:author="David" w:date="2022-08-17T16:58:00Z">
              <w:rPr>
                <w:rFonts w:ascii="Times New Roman" w:hAnsi="Times New Roman"/>
                <w:sz w:val="24"/>
                <w:szCs w:val="24"/>
              </w:rPr>
            </w:rPrChange>
          </w:rPr>
          <w:t>was heavily pregnant with Bruce</w:t>
        </w:r>
      </w:ins>
      <w:ins w:id="1638" w:author="Britt Collins" w:date="2021-10-01T13:25:00Z">
        <w:r w:rsidR="00BF612E" w:rsidRPr="00163DCF">
          <w:rPr>
            <w:szCs w:val="21"/>
            <w:rPrChange w:id="1639" w:author="David" w:date="2022-08-17T16:58:00Z">
              <w:rPr>
                <w:rFonts w:ascii="Times New Roman" w:hAnsi="Times New Roman"/>
                <w:sz w:val="24"/>
                <w:szCs w:val="24"/>
              </w:rPr>
            </w:rPrChange>
          </w:rPr>
          <w:t>’</w:t>
        </w:r>
      </w:ins>
      <w:ins w:id="1640" w:author="Britt Collins" w:date="2021-09-30T14:58:00Z">
        <w:r w:rsidRPr="00163DCF">
          <w:rPr>
            <w:szCs w:val="21"/>
            <w:rPrChange w:id="1641" w:author="David" w:date="2022-08-17T16:58:00Z">
              <w:rPr>
                <w:rFonts w:ascii="Times New Roman" w:hAnsi="Times New Roman"/>
                <w:sz w:val="24"/>
                <w:szCs w:val="24"/>
              </w:rPr>
            </w:rPrChange>
          </w:rPr>
          <w:t>s son</w:t>
        </w:r>
      </w:ins>
      <w:ins w:id="1642" w:author="Britt Collins" w:date="2021-10-01T13:25:00Z">
        <w:r w:rsidR="00BF612E" w:rsidRPr="00163DCF">
          <w:rPr>
            <w:szCs w:val="21"/>
            <w:rPrChange w:id="1643" w:author="David" w:date="2022-08-17T16:58:00Z">
              <w:rPr>
                <w:rFonts w:ascii="Times New Roman" w:hAnsi="Times New Roman"/>
                <w:sz w:val="24"/>
                <w:szCs w:val="24"/>
              </w:rPr>
            </w:rPrChange>
          </w:rPr>
          <w:t>-</w:t>
        </w:r>
      </w:ins>
      <w:ins w:id="1644" w:author="Britt Collins" w:date="2021-09-30T14:58:00Z">
        <w:r w:rsidRPr="00163DCF">
          <w:rPr>
            <w:szCs w:val="21"/>
            <w:rPrChange w:id="1645" w:author="David" w:date="2022-08-17T16:58:00Z">
              <w:rPr>
                <w:rFonts w:ascii="Times New Roman" w:hAnsi="Times New Roman"/>
                <w:sz w:val="24"/>
                <w:szCs w:val="24"/>
              </w:rPr>
            </w:rPrChange>
          </w:rPr>
          <w:t>to</w:t>
        </w:r>
      </w:ins>
      <w:ins w:id="1646" w:author="Britt Collins" w:date="2021-10-01T13:25:00Z">
        <w:r w:rsidR="00BF612E" w:rsidRPr="00163DCF">
          <w:rPr>
            <w:szCs w:val="21"/>
            <w:rPrChange w:id="1647" w:author="David" w:date="2022-08-17T16:58:00Z">
              <w:rPr>
                <w:rFonts w:ascii="Times New Roman" w:hAnsi="Times New Roman"/>
                <w:sz w:val="24"/>
                <w:szCs w:val="24"/>
              </w:rPr>
            </w:rPrChange>
          </w:rPr>
          <w:t>-</w:t>
        </w:r>
      </w:ins>
      <w:ins w:id="1648" w:author="Britt Collins" w:date="2021-09-30T14:58:00Z">
        <w:r w:rsidRPr="00163DCF">
          <w:rPr>
            <w:szCs w:val="21"/>
            <w:rPrChange w:id="1649" w:author="David" w:date="2022-08-17T16:58:00Z">
              <w:rPr>
                <w:rFonts w:ascii="Times New Roman" w:hAnsi="Times New Roman"/>
                <w:sz w:val="24"/>
                <w:szCs w:val="24"/>
              </w:rPr>
            </w:rPrChange>
          </w:rPr>
          <w:t>be. She was an amazing lady. A personality akin to a rising sun: Bright, full of warmth and energetic.</w:t>
        </w:r>
      </w:ins>
    </w:p>
    <w:p w14:paraId="4A78D20F" w14:textId="77777777" w:rsidR="00BF612E" w:rsidRPr="00163DCF" w:rsidRDefault="00BF612E">
      <w:pPr>
        <w:spacing w:after="10" w:line="276" w:lineRule="auto"/>
        <w:ind w:left="-5" w:right="15" w:firstLine="725"/>
        <w:rPr>
          <w:ins w:id="1650" w:author="Britt Collins" w:date="2021-09-30T14:58:00Z"/>
          <w:szCs w:val="21"/>
          <w:rPrChange w:id="1651" w:author="David" w:date="2022-08-17T16:58:00Z">
            <w:rPr>
              <w:ins w:id="1652" w:author="Britt Collins" w:date="2021-09-30T14:58:00Z"/>
              <w:rFonts w:ascii="Times New Roman" w:hAnsi="Times New Roman"/>
              <w:sz w:val="24"/>
              <w:szCs w:val="24"/>
            </w:rPr>
          </w:rPrChange>
        </w:rPr>
        <w:pPrChange w:id="1653" w:author="David" w:date="2022-08-17T17:01:00Z">
          <w:pPr>
            <w:ind w:left="-5" w:right="15"/>
          </w:pPr>
        </w:pPrChange>
      </w:pPr>
    </w:p>
    <w:p w14:paraId="443D9BDE" w14:textId="141ACE11" w:rsidR="006F31F6" w:rsidRPr="00163DCF" w:rsidRDefault="00BF612E">
      <w:pPr>
        <w:spacing w:line="276" w:lineRule="auto"/>
        <w:ind w:left="-5" w:right="15"/>
        <w:rPr>
          <w:ins w:id="1654" w:author="Britt Collins" w:date="2021-09-30T14:58:00Z"/>
          <w:szCs w:val="21"/>
          <w:rPrChange w:id="1655" w:author="David" w:date="2022-08-17T16:58:00Z">
            <w:rPr>
              <w:ins w:id="1656" w:author="Britt Collins" w:date="2021-09-30T14:58:00Z"/>
              <w:rFonts w:ascii="Times New Roman" w:hAnsi="Times New Roman"/>
              <w:sz w:val="24"/>
              <w:szCs w:val="24"/>
            </w:rPr>
          </w:rPrChange>
        </w:rPr>
        <w:pPrChange w:id="1657" w:author="David" w:date="2022-08-17T17:01:00Z">
          <w:pPr>
            <w:ind w:left="-5" w:right="15"/>
          </w:pPr>
        </w:pPrChange>
      </w:pPr>
      <w:ins w:id="1658" w:author="Britt Collins" w:date="2021-10-01T13:26:00Z">
        <w:r w:rsidRPr="00163DCF">
          <w:rPr>
            <w:szCs w:val="21"/>
            <w:rPrChange w:id="1659" w:author="David" w:date="2022-08-17T16:58:00Z">
              <w:rPr>
                <w:rFonts w:ascii="Times New Roman" w:hAnsi="Times New Roman"/>
                <w:sz w:val="24"/>
                <w:szCs w:val="24"/>
              </w:rPr>
            </w:rPrChange>
          </w:rPr>
          <w:t>Just as t</w:t>
        </w:r>
      </w:ins>
      <w:ins w:id="1660" w:author="Britt Collins" w:date="2021-09-30T14:58:00Z">
        <w:r w:rsidR="006F31F6" w:rsidRPr="00163DCF">
          <w:rPr>
            <w:szCs w:val="21"/>
            <w:rPrChange w:id="1661" w:author="David" w:date="2022-08-17T16:58:00Z">
              <w:rPr>
                <w:rFonts w:ascii="Times New Roman" w:hAnsi="Times New Roman"/>
                <w:sz w:val="24"/>
                <w:szCs w:val="24"/>
              </w:rPr>
            </w:rPrChange>
          </w:rPr>
          <w:t xml:space="preserve">he sun was slowly setting on Manly Wharf. Doug was finishing his second drink, a Bundy and Coke. He looked down at his large, ornate watch </w:t>
        </w:r>
      </w:ins>
      <w:ins w:id="1662" w:author="Britt Collins" w:date="2021-10-01T13:26:00Z">
        <w:r w:rsidRPr="00163DCF">
          <w:rPr>
            <w:szCs w:val="21"/>
            <w:rPrChange w:id="1663" w:author="David" w:date="2022-08-17T16:58:00Z">
              <w:rPr>
                <w:rFonts w:ascii="Times New Roman" w:hAnsi="Times New Roman"/>
                <w:sz w:val="24"/>
                <w:szCs w:val="24"/>
              </w:rPr>
            </w:rPrChange>
          </w:rPr>
          <w:t>a little pan</w:t>
        </w:r>
      </w:ins>
      <w:ins w:id="1664" w:author="Britt Collins" w:date="2021-10-01T13:27:00Z">
        <w:r w:rsidRPr="00163DCF">
          <w:rPr>
            <w:szCs w:val="21"/>
            <w:rPrChange w:id="1665" w:author="David" w:date="2022-08-17T16:58:00Z">
              <w:rPr>
                <w:rFonts w:ascii="Times New Roman" w:hAnsi="Times New Roman"/>
                <w:sz w:val="24"/>
                <w:szCs w:val="24"/>
              </w:rPr>
            </w:rPrChange>
          </w:rPr>
          <w:t>icked</w:t>
        </w:r>
      </w:ins>
      <w:ins w:id="1666" w:author="Britt Collins" w:date="2021-09-30T14:58:00Z">
        <w:r w:rsidR="006F31F6" w:rsidRPr="00163DCF">
          <w:rPr>
            <w:szCs w:val="21"/>
            <w:rPrChange w:id="1667" w:author="David" w:date="2022-08-17T16:58:00Z">
              <w:rPr>
                <w:rFonts w:ascii="Times New Roman" w:hAnsi="Times New Roman"/>
                <w:sz w:val="24"/>
                <w:szCs w:val="24"/>
              </w:rPr>
            </w:rPrChange>
          </w:rPr>
          <w:t xml:space="preserve">. He placed his empty glass down, raised his sunglasses and embraced Bruce. </w:t>
        </w:r>
      </w:ins>
      <w:ins w:id="1668" w:author="Britt Collins" w:date="2021-10-01T13:27:00Z">
        <w:r w:rsidRPr="00163DCF">
          <w:rPr>
            <w:szCs w:val="21"/>
            <w:rPrChange w:id="1669" w:author="David" w:date="2022-08-17T16:58:00Z">
              <w:rPr>
                <w:rFonts w:ascii="Times New Roman" w:hAnsi="Times New Roman"/>
                <w:sz w:val="24"/>
                <w:szCs w:val="24"/>
              </w:rPr>
            </w:rPrChange>
          </w:rPr>
          <w:t>“</w:t>
        </w:r>
      </w:ins>
      <w:ins w:id="1670" w:author="Britt Collins" w:date="2021-09-30T14:58:00Z">
        <w:r w:rsidR="006F31F6" w:rsidRPr="00163DCF">
          <w:rPr>
            <w:szCs w:val="21"/>
            <w:rPrChange w:id="1671" w:author="David" w:date="2022-08-17T16:58:00Z">
              <w:rPr>
                <w:rFonts w:ascii="Times New Roman" w:hAnsi="Times New Roman"/>
                <w:sz w:val="24"/>
                <w:szCs w:val="24"/>
              </w:rPr>
            </w:rPrChange>
          </w:rPr>
          <w:t xml:space="preserve">See </w:t>
        </w:r>
        <w:proofErr w:type="gramStart"/>
        <w:r w:rsidR="006F31F6" w:rsidRPr="00163DCF">
          <w:rPr>
            <w:szCs w:val="21"/>
            <w:rPrChange w:id="1672" w:author="David" w:date="2022-08-17T16:58:00Z">
              <w:rPr>
                <w:rFonts w:ascii="Times New Roman" w:hAnsi="Times New Roman"/>
                <w:sz w:val="24"/>
                <w:szCs w:val="24"/>
              </w:rPr>
            </w:rPrChange>
          </w:rPr>
          <w:t>you</w:t>
        </w:r>
        <w:proofErr w:type="gramEnd"/>
        <w:r w:rsidR="006F31F6" w:rsidRPr="00163DCF">
          <w:rPr>
            <w:szCs w:val="21"/>
            <w:rPrChange w:id="1673" w:author="David" w:date="2022-08-17T16:58:00Z">
              <w:rPr>
                <w:rFonts w:ascii="Times New Roman" w:hAnsi="Times New Roman"/>
                <w:sz w:val="24"/>
                <w:szCs w:val="24"/>
              </w:rPr>
            </w:rPrChange>
          </w:rPr>
          <w:t xml:space="preserve"> bro, got to get home to the wifey.</w:t>
        </w:r>
      </w:ins>
      <w:ins w:id="1674" w:author="Britt Collins" w:date="2021-10-01T13:27:00Z">
        <w:r w:rsidRPr="00163DCF">
          <w:rPr>
            <w:szCs w:val="21"/>
            <w:rPrChange w:id="1675" w:author="David" w:date="2022-08-17T16:58:00Z">
              <w:rPr>
                <w:rFonts w:ascii="Times New Roman" w:hAnsi="Times New Roman"/>
                <w:sz w:val="24"/>
                <w:szCs w:val="24"/>
              </w:rPr>
            </w:rPrChange>
          </w:rPr>
          <w:t>”</w:t>
        </w:r>
      </w:ins>
      <w:ins w:id="1676" w:author="Britt Collins" w:date="2021-09-30T14:58:00Z">
        <w:r w:rsidR="006F31F6" w:rsidRPr="00163DCF">
          <w:rPr>
            <w:szCs w:val="21"/>
            <w:rPrChange w:id="1677" w:author="David" w:date="2022-08-17T16:58:00Z">
              <w:rPr>
                <w:rFonts w:ascii="Times New Roman" w:hAnsi="Times New Roman"/>
                <w:sz w:val="24"/>
                <w:szCs w:val="24"/>
              </w:rPr>
            </w:rPrChange>
          </w:rPr>
          <w:t xml:space="preserve"> He returned his sunglasses to the bridge of his nose and adjusted his man bag around his lightly coloured pristine suit. Bruce checked his watch and mentioned that Glenn would be arriving soon. Bruce cast his eyes towards the sun setting on the horizon, above the sea. </w:t>
        </w:r>
      </w:ins>
      <w:ins w:id="1678" w:author="Britt Collins" w:date="2021-10-01T13:28:00Z">
        <w:r w:rsidRPr="00163DCF">
          <w:rPr>
            <w:szCs w:val="21"/>
            <w:rPrChange w:id="1679" w:author="David" w:date="2022-08-17T16:58:00Z">
              <w:rPr>
                <w:rFonts w:ascii="Times New Roman" w:hAnsi="Times New Roman"/>
                <w:sz w:val="24"/>
                <w:szCs w:val="24"/>
              </w:rPr>
            </w:rPrChange>
          </w:rPr>
          <w:t>“</w:t>
        </w:r>
      </w:ins>
      <w:ins w:id="1680" w:author="Britt Collins" w:date="2021-09-30T14:58:00Z">
        <w:r w:rsidR="006F31F6" w:rsidRPr="00163DCF">
          <w:rPr>
            <w:szCs w:val="21"/>
            <w:rPrChange w:id="1681" w:author="David" w:date="2022-08-17T16:58:00Z">
              <w:rPr>
                <w:rFonts w:ascii="Times New Roman" w:hAnsi="Times New Roman"/>
                <w:sz w:val="24"/>
                <w:szCs w:val="24"/>
              </w:rPr>
            </w:rPrChange>
          </w:rPr>
          <w:t>Dave, Moby, have a look at that</w:t>
        </w:r>
      </w:ins>
      <w:ins w:id="1682" w:author="Britt Collins" w:date="2021-10-01T13:28:00Z">
        <w:r w:rsidRPr="00163DCF">
          <w:rPr>
            <w:szCs w:val="21"/>
            <w:rPrChange w:id="1683" w:author="David" w:date="2022-08-17T16:58:00Z">
              <w:rPr>
                <w:rFonts w:ascii="Times New Roman" w:hAnsi="Times New Roman"/>
                <w:sz w:val="24"/>
                <w:szCs w:val="24"/>
              </w:rPr>
            </w:rPrChange>
          </w:rPr>
          <w:t>,”</w:t>
        </w:r>
      </w:ins>
      <w:ins w:id="1684" w:author="Britt Collins" w:date="2021-09-30T14:58:00Z">
        <w:r w:rsidR="006F31F6" w:rsidRPr="00163DCF">
          <w:rPr>
            <w:szCs w:val="21"/>
            <w:rPrChange w:id="1685" w:author="David" w:date="2022-08-17T16:58:00Z">
              <w:rPr>
                <w:rFonts w:ascii="Times New Roman" w:hAnsi="Times New Roman"/>
                <w:sz w:val="24"/>
                <w:szCs w:val="24"/>
              </w:rPr>
            </w:rPrChange>
          </w:rPr>
          <w:t xml:space="preserve"> he said. With an Aussie drawl that felt like it lasted minutes, he said, “Isn’t it </w:t>
        </w:r>
        <w:proofErr w:type="spellStart"/>
        <w:r w:rsidR="006F31F6" w:rsidRPr="00163DCF">
          <w:rPr>
            <w:szCs w:val="21"/>
            <w:rPrChange w:id="1686" w:author="David" w:date="2022-08-17T16:58:00Z">
              <w:rPr>
                <w:rFonts w:ascii="Times New Roman" w:hAnsi="Times New Roman"/>
                <w:sz w:val="24"/>
                <w:szCs w:val="24"/>
              </w:rPr>
            </w:rPrChange>
          </w:rPr>
          <w:t>beeeeee-youuuuutiful</w:t>
        </w:r>
        <w:proofErr w:type="spellEnd"/>
        <w:r w:rsidR="006F31F6" w:rsidRPr="00163DCF">
          <w:rPr>
            <w:szCs w:val="21"/>
            <w:rPrChange w:id="1687" w:author="David" w:date="2022-08-17T16:58:00Z">
              <w:rPr>
                <w:rFonts w:ascii="Times New Roman" w:hAnsi="Times New Roman"/>
                <w:sz w:val="24"/>
                <w:szCs w:val="24"/>
              </w:rPr>
            </w:rPrChange>
          </w:rPr>
          <w:t>?”</w:t>
        </w:r>
      </w:ins>
    </w:p>
    <w:p w14:paraId="0A915DD5" w14:textId="074CB1DC" w:rsidR="006F31F6" w:rsidRPr="00163DCF" w:rsidRDefault="006F31F6">
      <w:pPr>
        <w:spacing w:line="276" w:lineRule="auto"/>
        <w:ind w:left="-5" w:right="15" w:firstLine="725"/>
        <w:rPr>
          <w:ins w:id="1688" w:author="Britt Collins" w:date="2021-09-30T14:58:00Z"/>
          <w:szCs w:val="21"/>
          <w:rPrChange w:id="1689" w:author="David" w:date="2022-08-17T16:58:00Z">
            <w:rPr>
              <w:ins w:id="1690" w:author="Britt Collins" w:date="2021-09-30T14:58:00Z"/>
              <w:rFonts w:ascii="Times New Roman" w:hAnsi="Times New Roman"/>
              <w:sz w:val="24"/>
              <w:szCs w:val="24"/>
            </w:rPr>
          </w:rPrChange>
        </w:rPr>
        <w:pPrChange w:id="1691" w:author="David" w:date="2022-08-17T17:01:00Z">
          <w:pPr>
            <w:ind w:left="-5" w:right="15"/>
          </w:pPr>
        </w:pPrChange>
      </w:pPr>
      <w:ins w:id="1692" w:author="Britt Collins" w:date="2021-09-30T14:58:00Z">
        <w:r w:rsidRPr="00163DCF">
          <w:rPr>
            <w:szCs w:val="21"/>
            <w:rPrChange w:id="1693" w:author="David" w:date="2022-08-17T16:58:00Z">
              <w:rPr>
                <w:rFonts w:ascii="Times New Roman" w:hAnsi="Times New Roman"/>
                <w:sz w:val="24"/>
                <w:szCs w:val="24"/>
              </w:rPr>
            </w:rPrChange>
          </w:rPr>
          <w:t>Glenn eventually materialised. He had that high</w:t>
        </w:r>
      </w:ins>
      <w:ins w:id="1694" w:author="Britt Collins" w:date="2021-10-01T13:28:00Z">
        <w:r w:rsidR="00BF612E" w:rsidRPr="00163DCF">
          <w:rPr>
            <w:szCs w:val="21"/>
            <w:rPrChange w:id="1695" w:author="David" w:date="2022-08-17T16:58:00Z">
              <w:rPr>
                <w:rFonts w:ascii="Times New Roman" w:hAnsi="Times New Roman"/>
                <w:sz w:val="24"/>
                <w:szCs w:val="24"/>
              </w:rPr>
            </w:rPrChange>
          </w:rPr>
          <w:t>-</w:t>
        </w:r>
      </w:ins>
      <w:ins w:id="1696" w:author="Britt Collins" w:date="2021-09-30T14:58:00Z">
        <w:r w:rsidRPr="00163DCF">
          <w:rPr>
            <w:szCs w:val="21"/>
            <w:rPrChange w:id="1697" w:author="David" w:date="2022-08-17T16:58:00Z">
              <w:rPr>
                <w:rFonts w:ascii="Times New Roman" w:hAnsi="Times New Roman"/>
                <w:sz w:val="24"/>
                <w:szCs w:val="24"/>
              </w:rPr>
            </w:rPrChange>
          </w:rPr>
          <w:t>profile, fast</w:t>
        </w:r>
      </w:ins>
      <w:ins w:id="1698" w:author="Britt Collins" w:date="2021-10-01T13:28:00Z">
        <w:r w:rsidR="00BF612E" w:rsidRPr="00163DCF">
          <w:rPr>
            <w:szCs w:val="21"/>
            <w:rPrChange w:id="1699" w:author="David" w:date="2022-08-17T16:58:00Z">
              <w:rPr>
                <w:rFonts w:ascii="Times New Roman" w:hAnsi="Times New Roman"/>
                <w:sz w:val="24"/>
                <w:szCs w:val="24"/>
              </w:rPr>
            </w:rPrChange>
          </w:rPr>
          <w:t>-</w:t>
        </w:r>
      </w:ins>
      <w:ins w:id="1700" w:author="Britt Collins" w:date="2021-09-30T14:58:00Z">
        <w:r w:rsidRPr="00163DCF">
          <w:rPr>
            <w:szCs w:val="21"/>
            <w:rPrChange w:id="1701" w:author="David" w:date="2022-08-17T16:58:00Z">
              <w:rPr>
                <w:rFonts w:ascii="Times New Roman" w:hAnsi="Times New Roman"/>
                <w:sz w:val="24"/>
                <w:szCs w:val="24"/>
              </w:rPr>
            </w:rPrChange>
          </w:rPr>
          <w:t xml:space="preserve">cat passenger image: </w:t>
        </w:r>
      </w:ins>
      <w:ins w:id="1702" w:author="Britt Collins" w:date="2021-10-01T13:28:00Z">
        <w:r w:rsidR="00BF612E" w:rsidRPr="00163DCF">
          <w:rPr>
            <w:szCs w:val="21"/>
            <w:rPrChange w:id="1703" w:author="David" w:date="2022-08-17T16:58:00Z">
              <w:rPr>
                <w:rFonts w:ascii="Times New Roman" w:hAnsi="Times New Roman"/>
                <w:sz w:val="24"/>
                <w:szCs w:val="24"/>
              </w:rPr>
            </w:rPrChange>
          </w:rPr>
          <w:t>b</w:t>
        </w:r>
      </w:ins>
      <w:ins w:id="1704" w:author="Britt Collins" w:date="2021-09-30T14:58:00Z">
        <w:r w:rsidRPr="00163DCF">
          <w:rPr>
            <w:szCs w:val="21"/>
            <w:rPrChange w:id="1705" w:author="David" w:date="2022-08-17T16:58:00Z">
              <w:rPr>
                <w:rFonts w:ascii="Times New Roman" w:hAnsi="Times New Roman"/>
                <w:sz w:val="24"/>
                <w:szCs w:val="24"/>
              </w:rPr>
            </w:rPrChange>
          </w:rPr>
          <w:t>eautifully suited and booted. Glenn was terser than any other Aussie I had met so far. He appeared less open and less approachable. There were periods during the group conversation when Glenn pulled Bruce to one side to chat in private. He didn’t stay for long. He had little reason to, given he didn’t drink. Closer to the truth, he wasn't allowed to. Bruce talked about Glenn as a Jekyll</w:t>
        </w:r>
      </w:ins>
      <w:ins w:id="1706" w:author="Britt Collins" w:date="2021-10-01T13:52:00Z">
        <w:r w:rsidR="00073A74" w:rsidRPr="00163DCF">
          <w:rPr>
            <w:szCs w:val="21"/>
            <w:rPrChange w:id="1707" w:author="David" w:date="2022-08-17T16:58:00Z">
              <w:rPr>
                <w:rFonts w:ascii="Times New Roman" w:hAnsi="Times New Roman"/>
                <w:sz w:val="24"/>
                <w:szCs w:val="24"/>
              </w:rPr>
            </w:rPrChange>
          </w:rPr>
          <w:t>-</w:t>
        </w:r>
      </w:ins>
      <w:ins w:id="1708" w:author="Britt Collins" w:date="2021-09-30T14:58:00Z">
        <w:r w:rsidRPr="00163DCF">
          <w:rPr>
            <w:szCs w:val="21"/>
            <w:rPrChange w:id="1709" w:author="David" w:date="2022-08-17T16:58:00Z">
              <w:rPr>
                <w:rFonts w:ascii="Times New Roman" w:hAnsi="Times New Roman"/>
                <w:sz w:val="24"/>
                <w:szCs w:val="24"/>
              </w:rPr>
            </w:rPrChange>
          </w:rPr>
          <w:t>and</w:t>
        </w:r>
      </w:ins>
      <w:ins w:id="1710" w:author="Britt Collins" w:date="2021-10-01T13:52:00Z">
        <w:r w:rsidR="00073A74" w:rsidRPr="00163DCF">
          <w:rPr>
            <w:szCs w:val="21"/>
            <w:rPrChange w:id="1711" w:author="David" w:date="2022-08-17T16:58:00Z">
              <w:rPr>
                <w:rFonts w:ascii="Times New Roman" w:hAnsi="Times New Roman"/>
                <w:sz w:val="24"/>
                <w:szCs w:val="24"/>
              </w:rPr>
            </w:rPrChange>
          </w:rPr>
          <w:t>-</w:t>
        </w:r>
      </w:ins>
      <w:ins w:id="1712" w:author="Britt Collins" w:date="2021-09-30T14:58:00Z">
        <w:r w:rsidRPr="00163DCF">
          <w:rPr>
            <w:szCs w:val="21"/>
            <w:rPrChange w:id="1713" w:author="David" w:date="2022-08-17T16:58:00Z">
              <w:rPr>
                <w:rFonts w:ascii="Times New Roman" w:hAnsi="Times New Roman"/>
                <w:sz w:val="24"/>
                <w:szCs w:val="24"/>
              </w:rPr>
            </w:rPrChange>
          </w:rPr>
          <w:t>Hyde</w:t>
        </w:r>
      </w:ins>
      <w:ins w:id="1714" w:author="Britt Collins" w:date="2021-10-01T13:52:00Z">
        <w:r w:rsidR="00073A74" w:rsidRPr="00163DCF">
          <w:rPr>
            <w:szCs w:val="21"/>
            <w:rPrChange w:id="1715" w:author="David" w:date="2022-08-17T16:58:00Z">
              <w:rPr>
                <w:rFonts w:ascii="Times New Roman" w:hAnsi="Times New Roman"/>
                <w:sz w:val="24"/>
                <w:szCs w:val="24"/>
              </w:rPr>
            </w:rPrChange>
          </w:rPr>
          <w:t>-</w:t>
        </w:r>
      </w:ins>
      <w:ins w:id="1716" w:author="Britt Collins" w:date="2021-09-30T14:58:00Z">
        <w:r w:rsidRPr="00163DCF">
          <w:rPr>
            <w:szCs w:val="21"/>
            <w:rPrChange w:id="1717" w:author="David" w:date="2022-08-17T16:58:00Z">
              <w:rPr>
                <w:rFonts w:ascii="Times New Roman" w:hAnsi="Times New Roman"/>
                <w:sz w:val="24"/>
                <w:szCs w:val="24"/>
              </w:rPr>
            </w:rPrChange>
          </w:rPr>
          <w:t xml:space="preserve">type of character. His Mr Hyde, also known as Stiffler (from </w:t>
        </w:r>
        <w:r w:rsidRPr="00163DCF">
          <w:rPr>
            <w:i/>
            <w:szCs w:val="21"/>
            <w:rPrChange w:id="1718" w:author="David" w:date="2022-08-17T16:58:00Z">
              <w:rPr>
                <w:rFonts w:ascii="Times New Roman" w:hAnsi="Times New Roman"/>
                <w:sz w:val="24"/>
                <w:szCs w:val="24"/>
              </w:rPr>
            </w:rPrChange>
          </w:rPr>
          <w:t>American Pie</w:t>
        </w:r>
        <w:r w:rsidRPr="00163DCF">
          <w:rPr>
            <w:szCs w:val="21"/>
            <w:rPrChange w:id="1719" w:author="David" w:date="2022-08-17T16:58:00Z">
              <w:rPr>
                <w:rFonts w:ascii="Times New Roman" w:hAnsi="Times New Roman"/>
                <w:sz w:val="24"/>
                <w:szCs w:val="24"/>
              </w:rPr>
            </w:rPrChange>
          </w:rPr>
          <w:t xml:space="preserve"> movie fame), reared his ugly head after he dr</w:t>
        </w:r>
      </w:ins>
      <w:ins w:id="1720" w:author="Britt Collins" w:date="2021-10-01T13:52:00Z">
        <w:r w:rsidR="00073A74" w:rsidRPr="00163DCF">
          <w:rPr>
            <w:szCs w:val="21"/>
            <w:rPrChange w:id="1721" w:author="David" w:date="2022-08-17T16:58:00Z">
              <w:rPr>
                <w:rFonts w:ascii="Times New Roman" w:hAnsi="Times New Roman"/>
                <w:sz w:val="24"/>
                <w:szCs w:val="24"/>
              </w:rPr>
            </w:rPrChange>
          </w:rPr>
          <w:t>a</w:t>
        </w:r>
      </w:ins>
      <w:ins w:id="1722" w:author="Britt Collins" w:date="2021-09-30T14:58:00Z">
        <w:r w:rsidRPr="00163DCF">
          <w:rPr>
            <w:szCs w:val="21"/>
            <w:rPrChange w:id="1723" w:author="David" w:date="2022-08-17T16:58:00Z">
              <w:rPr>
                <w:rFonts w:ascii="Times New Roman" w:hAnsi="Times New Roman"/>
                <w:sz w:val="24"/>
                <w:szCs w:val="24"/>
              </w:rPr>
            </w:rPrChange>
          </w:rPr>
          <w:t>nk. Andy, his girlfriend, kept Mr Hyde in check. She knew just how destructive drink was to Glenn’s health and their relationship.</w:t>
        </w:r>
      </w:ins>
    </w:p>
    <w:p w14:paraId="05C9611D" w14:textId="13176D6B" w:rsidR="006F31F6" w:rsidRPr="00163DCF" w:rsidRDefault="006F31F6">
      <w:pPr>
        <w:spacing w:line="276" w:lineRule="auto"/>
        <w:ind w:left="-5" w:right="15" w:firstLine="725"/>
        <w:rPr>
          <w:ins w:id="1724" w:author="Britt Collins" w:date="2021-09-30T14:58:00Z"/>
          <w:szCs w:val="21"/>
          <w:rPrChange w:id="1725" w:author="David" w:date="2022-08-17T16:58:00Z">
            <w:rPr>
              <w:ins w:id="1726" w:author="Britt Collins" w:date="2021-09-30T14:58:00Z"/>
              <w:rFonts w:ascii="Times New Roman" w:hAnsi="Times New Roman"/>
              <w:sz w:val="24"/>
              <w:szCs w:val="24"/>
            </w:rPr>
          </w:rPrChange>
        </w:rPr>
        <w:pPrChange w:id="1727" w:author="David" w:date="2022-08-17T17:01:00Z">
          <w:pPr>
            <w:ind w:left="-5" w:right="15"/>
          </w:pPr>
        </w:pPrChange>
      </w:pPr>
      <w:ins w:id="1728" w:author="Britt Collins" w:date="2021-09-30T14:58:00Z">
        <w:r w:rsidRPr="00163DCF">
          <w:rPr>
            <w:szCs w:val="21"/>
            <w:rPrChange w:id="1729" w:author="David" w:date="2022-08-17T16:58:00Z">
              <w:rPr>
                <w:rFonts w:ascii="Times New Roman" w:hAnsi="Times New Roman"/>
                <w:sz w:val="24"/>
                <w:szCs w:val="24"/>
              </w:rPr>
            </w:rPrChange>
          </w:rPr>
          <w:t xml:space="preserve">Soon after Glenn left for home, Bruce began making excuses. He switched on his business personality and replayed Doug’s </w:t>
        </w:r>
      </w:ins>
      <w:ins w:id="1730" w:author="Britt Collins" w:date="2021-10-01T13:53:00Z">
        <w:r w:rsidR="00073A74" w:rsidRPr="00163DCF">
          <w:rPr>
            <w:szCs w:val="21"/>
            <w:rPrChange w:id="1731" w:author="David" w:date="2022-08-17T16:58:00Z">
              <w:rPr>
                <w:rFonts w:ascii="Times New Roman" w:hAnsi="Times New Roman"/>
                <w:sz w:val="24"/>
                <w:szCs w:val="24"/>
              </w:rPr>
            </w:rPrChange>
          </w:rPr>
          <w:t>“</w:t>
        </w:r>
      </w:ins>
      <w:ins w:id="1732" w:author="Britt Collins" w:date="2021-09-30T14:58:00Z">
        <w:r w:rsidRPr="00163DCF">
          <w:rPr>
            <w:szCs w:val="21"/>
            <w:rPrChange w:id="1733" w:author="David" w:date="2022-08-17T16:58:00Z">
              <w:rPr>
                <w:rFonts w:ascii="Times New Roman" w:hAnsi="Times New Roman"/>
                <w:sz w:val="24"/>
                <w:szCs w:val="24"/>
              </w:rPr>
            </w:rPrChange>
          </w:rPr>
          <w:t>I need to get home</w:t>
        </w:r>
      </w:ins>
      <w:ins w:id="1734" w:author="Britt Collins" w:date="2021-10-01T13:54:00Z">
        <w:r w:rsidR="00073A74" w:rsidRPr="00163DCF">
          <w:rPr>
            <w:szCs w:val="21"/>
            <w:rPrChange w:id="1735" w:author="David" w:date="2022-08-17T16:58:00Z">
              <w:rPr>
                <w:rFonts w:ascii="Times New Roman" w:hAnsi="Times New Roman"/>
                <w:sz w:val="24"/>
                <w:szCs w:val="24"/>
              </w:rPr>
            </w:rPrChange>
          </w:rPr>
          <w:t>”</w:t>
        </w:r>
      </w:ins>
      <w:ins w:id="1736" w:author="Britt Collins" w:date="2021-09-30T14:58:00Z">
        <w:r w:rsidRPr="00163DCF">
          <w:rPr>
            <w:szCs w:val="21"/>
            <w:rPrChange w:id="1737" w:author="David" w:date="2022-08-17T16:58:00Z">
              <w:rPr>
                <w:rFonts w:ascii="Times New Roman" w:hAnsi="Times New Roman"/>
                <w:sz w:val="24"/>
                <w:szCs w:val="24"/>
              </w:rPr>
            </w:rPrChange>
          </w:rPr>
          <w:t xml:space="preserve"> body language. </w:t>
        </w:r>
      </w:ins>
      <w:ins w:id="1738" w:author="Britt Collins" w:date="2021-10-01T13:54:00Z">
        <w:r w:rsidR="00073A74" w:rsidRPr="00163DCF">
          <w:rPr>
            <w:szCs w:val="21"/>
            <w:rPrChange w:id="1739" w:author="David" w:date="2022-08-17T16:58:00Z">
              <w:rPr>
                <w:rFonts w:ascii="Times New Roman" w:hAnsi="Times New Roman"/>
                <w:sz w:val="24"/>
                <w:szCs w:val="24"/>
              </w:rPr>
            </w:rPrChange>
          </w:rPr>
          <w:t>I</w:t>
        </w:r>
      </w:ins>
      <w:ins w:id="1740" w:author="Britt Collins" w:date="2021-09-30T14:58:00Z">
        <w:r w:rsidRPr="00163DCF">
          <w:rPr>
            <w:szCs w:val="21"/>
            <w:rPrChange w:id="1741" w:author="David" w:date="2022-08-17T16:58:00Z">
              <w:rPr>
                <w:rFonts w:ascii="Times New Roman" w:hAnsi="Times New Roman"/>
                <w:sz w:val="24"/>
                <w:szCs w:val="24"/>
              </w:rPr>
            </w:rPrChange>
          </w:rPr>
          <w:t>t was a good time to be heading back to the mainland</w:t>
        </w:r>
      </w:ins>
      <w:ins w:id="1742" w:author="Britt Collins" w:date="2021-10-01T13:54:00Z">
        <w:r w:rsidR="00073A74" w:rsidRPr="00163DCF">
          <w:rPr>
            <w:szCs w:val="21"/>
            <w:rPrChange w:id="1743" w:author="David" w:date="2022-08-17T16:58:00Z">
              <w:rPr>
                <w:rFonts w:ascii="Times New Roman" w:hAnsi="Times New Roman"/>
                <w:sz w:val="24"/>
                <w:szCs w:val="24"/>
              </w:rPr>
            </w:rPrChange>
          </w:rPr>
          <w:t>. We made it just in time to ca</w:t>
        </w:r>
      </w:ins>
      <w:ins w:id="1744" w:author="Britt Collins" w:date="2021-10-01T13:55:00Z">
        <w:r w:rsidR="00073A74" w:rsidRPr="00163DCF">
          <w:rPr>
            <w:szCs w:val="21"/>
            <w:rPrChange w:id="1745" w:author="David" w:date="2022-08-17T16:58:00Z">
              <w:rPr>
                <w:rFonts w:ascii="Times New Roman" w:hAnsi="Times New Roman"/>
                <w:sz w:val="24"/>
                <w:szCs w:val="24"/>
              </w:rPr>
            </w:rPrChange>
          </w:rPr>
          <w:t>tch</w:t>
        </w:r>
      </w:ins>
      <w:ins w:id="1746" w:author="Britt Collins" w:date="2021-09-30T14:58:00Z">
        <w:r w:rsidRPr="00163DCF">
          <w:rPr>
            <w:szCs w:val="21"/>
            <w:rPrChange w:id="1747" w:author="David" w:date="2022-08-17T16:58:00Z">
              <w:rPr>
                <w:rFonts w:ascii="Times New Roman" w:hAnsi="Times New Roman"/>
                <w:sz w:val="24"/>
                <w:szCs w:val="24"/>
              </w:rPr>
            </w:rPrChange>
          </w:rPr>
          <w:t xml:space="preserve"> the last ferry out of Manly to Circular Quay.</w:t>
        </w:r>
      </w:ins>
    </w:p>
    <w:p w14:paraId="54D1632F" w14:textId="77777777" w:rsidR="00073A74" w:rsidRPr="00163DCF" w:rsidRDefault="00073A74">
      <w:pPr>
        <w:spacing w:line="276" w:lineRule="auto"/>
        <w:ind w:left="-5" w:right="15"/>
        <w:rPr>
          <w:ins w:id="1748" w:author="Britt Collins" w:date="2021-10-01T13:55:00Z"/>
          <w:szCs w:val="21"/>
          <w:rPrChange w:id="1749" w:author="David" w:date="2022-08-17T16:58:00Z">
            <w:rPr>
              <w:ins w:id="1750" w:author="Britt Collins" w:date="2021-10-01T13:55:00Z"/>
              <w:rFonts w:ascii="Times New Roman" w:hAnsi="Times New Roman"/>
              <w:sz w:val="24"/>
              <w:szCs w:val="24"/>
            </w:rPr>
          </w:rPrChange>
        </w:rPr>
        <w:pPrChange w:id="1751" w:author="David" w:date="2022-08-17T17:01:00Z">
          <w:pPr>
            <w:spacing w:line="480" w:lineRule="auto"/>
            <w:ind w:left="-5" w:right="15"/>
          </w:pPr>
        </w:pPrChange>
      </w:pPr>
    </w:p>
    <w:p w14:paraId="6F9BF722" w14:textId="1FAC645C" w:rsidR="00073A74" w:rsidRPr="00163DCF" w:rsidRDefault="006F31F6">
      <w:pPr>
        <w:spacing w:line="276" w:lineRule="auto"/>
        <w:ind w:left="-5" w:right="15"/>
        <w:rPr>
          <w:ins w:id="1752" w:author="Britt Collins" w:date="2021-10-01T13:55:00Z"/>
          <w:szCs w:val="21"/>
          <w:rPrChange w:id="1753" w:author="David" w:date="2022-08-17T16:58:00Z">
            <w:rPr>
              <w:ins w:id="1754" w:author="Britt Collins" w:date="2021-10-01T13:55:00Z"/>
              <w:rFonts w:ascii="Times New Roman" w:hAnsi="Times New Roman"/>
              <w:sz w:val="24"/>
              <w:szCs w:val="24"/>
            </w:rPr>
          </w:rPrChange>
        </w:rPr>
        <w:pPrChange w:id="1755" w:author="David" w:date="2022-08-17T17:01:00Z">
          <w:pPr>
            <w:spacing w:line="480" w:lineRule="auto"/>
            <w:ind w:left="-5" w:right="15"/>
          </w:pPr>
        </w:pPrChange>
      </w:pPr>
      <w:ins w:id="1756" w:author="Britt Collins" w:date="2021-09-30T14:58:00Z">
        <w:r w:rsidRPr="00163DCF">
          <w:rPr>
            <w:szCs w:val="21"/>
            <w:rPrChange w:id="1757" w:author="David" w:date="2022-08-17T16:58:00Z">
              <w:rPr>
                <w:rFonts w:ascii="Times New Roman" w:hAnsi="Times New Roman"/>
                <w:sz w:val="24"/>
                <w:szCs w:val="24"/>
              </w:rPr>
            </w:rPrChange>
          </w:rPr>
          <w:t xml:space="preserve">The next morning, I arrived at the North Sydney office later than expected. I could see Bruce in his office. He looked preoccupied with his laptop, which he closed when he saw me arrive and quickly limped towards me. I never noticed the limp before. </w:t>
        </w:r>
      </w:ins>
    </w:p>
    <w:p w14:paraId="199F59DF" w14:textId="4CD06C56" w:rsidR="006F31F6" w:rsidRPr="00163DCF" w:rsidRDefault="00073A74">
      <w:pPr>
        <w:spacing w:line="276" w:lineRule="auto"/>
        <w:ind w:left="-5" w:right="15" w:firstLine="725"/>
        <w:rPr>
          <w:ins w:id="1758" w:author="Britt Collins" w:date="2021-09-30T14:58:00Z"/>
          <w:szCs w:val="21"/>
          <w:rPrChange w:id="1759" w:author="David" w:date="2022-08-17T16:58:00Z">
            <w:rPr>
              <w:ins w:id="1760" w:author="Britt Collins" w:date="2021-09-30T14:58:00Z"/>
              <w:rFonts w:ascii="Times New Roman" w:hAnsi="Times New Roman"/>
              <w:sz w:val="24"/>
              <w:szCs w:val="24"/>
            </w:rPr>
          </w:rPrChange>
        </w:rPr>
        <w:pPrChange w:id="1761" w:author="David" w:date="2022-08-17T17:01:00Z">
          <w:pPr>
            <w:ind w:left="-5" w:right="15"/>
          </w:pPr>
        </w:pPrChange>
      </w:pPr>
      <w:ins w:id="1762" w:author="Britt Collins" w:date="2021-10-01T13:57:00Z">
        <w:r w:rsidRPr="00163DCF">
          <w:rPr>
            <w:b/>
            <w:szCs w:val="21"/>
            <w:rPrChange w:id="1763" w:author="David" w:date="2022-08-17T16:58:00Z">
              <w:rPr>
                <w:rFonts w:ascii="Times New Roman" w:hAnsi="Times New Roman"/>
                <w:sz w:val="24"/>
                <w:szCs w:val="24"/>
              </w:rPr>
            </w:rPrChange>
          </w:rPr>
          <w:t>NEEDS CLARITY. THE SCENE STARTS WITH THE MORNING AND NOW HE’S HOBBLING HOME?</w:t>
        </w:r>
        <w:r w:rsidRPr="00163DCF">
          <w:rPr>
            <w:szCs w:val="21"/>
            <w:rPrChange w:id="1764" w:author="David" w:date="2022-08-17T16:58:00Z">
              <w:rPr>
                <w:rFonts w:ascii="Times New Roman" w:hAnsi="Times New Roman"/>
                <w:sz w:val="24"/>
                <w:szCs w:val="24"/>
              </w:rPr>
            </w:rPrChange>
          </w:rPr>
          <w:t xml:space="preserve"> </w:t>
        </w:r>
      </w:ins>
      <w:ins w:id="1765" w:author="Britt Collins" w:date="2021-09-30T14:58:00Z">
        <w:r w:rsidR="006F31F6" w:rsidRPr="00163DCF">
          <w:rPr>
            <w:szCs w:val="21"/>
            <w:rPrChange w:id="1766" w:author="David" w:date="2022-08-17T16:58:00Z">
              <w:rPr>
                <w:rFonts w:ascii="Times New Roman" w:hAnsi="Times New Roman"/>
                <w:sz w:val="24"/>
                <w:szCs w:val="24"/>
              </w:rPr>
            </w:rPrChange>
          </w:rPr>
          <w:t>Bruce winced</w:t>
        </w:r>
      </w:ins>
      <w:ins w:id="1767" w:author="Britt Collins" w:date="2021-10-01T13:56:00Z">
        <w:r w:rsidRPr="00163DCF">
          <w:rPr>
            <w:szCs w:val="21"/>
            <w:rPrChange w:id="1768" w:author="David" w:date="2022-08-17T16:58:00Z">
              <w:rPr>
                <w:rFonts w:ascii="Times New Roman" w:hAnsi="Times New Roman"/>
                <w:sz w:val="24"/>
                <w:szCs w:val="24"/>
              </w:rPr>
            </w:rPrChange>
          </w:rPr>
          <w:t xml:space="preserve">. </w:t>
        </w:r>
      </w:ins>
      <w:ins w:id="1769" w:author="Britt Collins" w:date="2021-10-01T13:55:00Z">
        <w:r w:rsidRPr="00163DCF">
          <w:rPr>
            <w:szCs w:val="21"/>
            <w:rPrChange w:id="1770" w:author="David" w:date="2022-08-17T16:58:00Z">
              <w:rPr>
                <w:rFonts w:ascii="Times New Roman" w:hAnsi="Times New Roman"/>
                <w:sz w:val="24"/>
                <w:szCs w:val="24"/>
              </w:rPr>
            </w:rPrChange>
          </w:rPr>
          <w:t>“</w:t>
        </w:r>
      </w:ins>
      <w:ins w:id="1771" w:author="Britt Collins" w:date="2021-10-01T13:56:00Z">
        <w:r w:rsidRPr="00163DCF">
          <w:rPr>
            <w:szCs w:val="21"/>
            <w:rPrChange w:id="1772" w:author="David" w:date="2022-08-17T16:58:00Z">
              <w:rPr>
                <w:rFonts w:ascii="Times New Roman" w:hAnsi="Times New Roman"/>
                <w:sz w:val="24"/>
                <w:szCs w:val="24"/>
              </w:rPr>
            </w:rPrChange>
          </w:rPr>
          <w:t>B</w:t>
        </w:r>
      </w:ins>
      <w:ins w:id="1773" w:author="Britt Collins" w:date="2021-09-30T14:58:00Z">
        <w:r w:rsidR="006F31F6" w:rsidRPr="00163DCF">
          <w:rPr>
            <w:szCs w:val="21"/>
            <w:rPrChange w:id="1774" w:author="David" w:date="2022-08-17T16:58:00Z">
              <w:rPr>
                <w:rFonts w:ascii="Times New Roman" w:hAnsi="Times New Roman"/>
                <w:sz w:val="24"/>
                <w:szCs w:val="24"/>
              </w:rPr>
            </w:rPrChange>
          </w:rPr>
          <w:t>loody leg, I should get it looked at. Right, I’m late for a sales meeting. See you ladies later.</w:t>
        </w:r>
      </w:ins>
      <w:ins w:id="1775" w:author="Britt Collins" w:date="2021-10-01T13:56:00Z">
        <w:r w:rsidRPr="00163DCF">
          <w:rPr>
            <w:szCs w:val="21"/>
            <w:rPrChange w:id="1776" w:author="David" w:date="2022-08-17T16:58:00Z">
              <w:rPr>
                <w:rFonts w:ascii="Times New Roman" w:hAnsi="Times New Roman"/>
                <w:sz w:val="24"/>
                <w:szCs w:val="24"/>
              </w:rPr>
            </w:rPrChange>
          </w:rPr>
          <w:t>”</w:t>
        </w:r>
      </w:ins>
      <w:ins w:id="1777" w:author="Britt Collins" w:date="2021-09-30T14:58:00Z">
        <w:r w:rsidR="006F31F6" w:rsidRPr="00163DCF">
          <w:rPr>
            <w:szCs w:val="21"/>
            <w:rPrChange w:id="1778" w:author="David" w:date="2022-08-17T16:58:00Z">
              <w:rPr>
                <w:rFonts w:ascii="Times New Roman" w:hAnsi="Times New Roman"/>
                <w:sz w:val="24"/>
                <w:szCs w:val="24"/>
              </w:rPr>
            </w:rPrChange>
          </w:rPr>
          <w:t xml:space="preserve"> As he continued to hurriedly hobble home, he said that Elliot, his second in command, would be arriving soon. I took the opportunity to organise myself. One thing on my mind, which should have been priority one, was finding a new home. I had never </w:t>
        </w:r>
        <w:proofErr w:type="gramStart"/>
        <w:r w:rsidR="006F31F6" w:rsidRPr="00163DCF">
          <w:rPr>
            <w:szCs w:val="21"/>
            <w:rPrChange w:id="1779" w:author="David" w:date="2022-08-17T16:58:00Z">
              <w:rPr>
                <w:rFonts w:ascii="Times New Roman" w:hAnsi="Times New Roman"/>
                <w:sz w:val="24"/>
                <w:szCs w:val="24"/>
              </w:rPr>
            </w:rPrChange>
          </w:rPr>
          <w:t>rented</w:t>
        </w:r>
        <w:proofErr w:type="gramEnd"/>
        <w:r w:rsidR="006F31F6" w:rsidRPr="00163DCF">
          <w:rPr>
            <w:szCs w:val="21"/>
            <w:rPrChange w:id="1780" w:author="David" w:date="2022-08-17T16:58:00Z">
              <w:rPr>
                <w:rFonts w:ascii="Times New Roman" w:hAnsi="Times New Roman"/>
                <w:sz w:val="24"/>
                <w:szCs w:val="24"/>
              </w:rPr>
            </w:rPrChange>
          </w:rPr>
          <w:t xml:space="preserve"> or house shared. It was only a week until my tenancy expired at the apartment.</w:t>
        </w:r>
      </w:ins>
    </w:p>
    <w:p w14:paraId="1132D778" w14:textId="685C8209" w:rsidR="002402C5" w:rsidRPr="00163DCF" w:rsidRDefault="006F31F6">
      <w:pPr>
        <w:spacing w:line="276" w:lineRule="auto"/>
        <w:ind w:left="-5" w:right="15"/>
        <w:rPr>
          <w:ins w:id="1781" w:author="Britt Collins" w:date="2021-10-01T14:07:00Z"/>
          <w:szCs w:val="21"/>
          <w:rPrChange w:id="1782" w:author="David" w:date="2022-08-17T16:58:00Z">
            <w:rPr>
              <w:ins w:id="1783" w:author="Britt Collins" w:date="2021-10-01T14:07:00Z"/>
              <w:rFonts w:ascii="Times New Roman" w:hAnsi="Times New Roman"/>
              <w:sz w:val="24"/>
              <w:szCs w:val="24"/>
            </w:rPr>
          </w:rPrChange>
        </w:rPr>
        <w:pPrChange w:id="1784" w:author="David" w:date="2022-08-17T17:01:00Z">
          <w:pPr>
            <w:spacing w:line="480" w:lineRule="auto"/>
            <w:ind w:left="-5" w:right="15"/>
          </w:pPr>
        </w:pPrChange>
      </w:pPr>
      <w:ins w:id="1785" w:author="Britt Collins" w:date="2021-09-30T14:58:00Z">
        <w:r w:rsidRPr="00163DCF">
          <w:rPr>
            <w:szCs w:val="21"/>
            <w:rPrChange w:id="1786" w:author="David" w:date="2022-08-17T16:58:00Z">
              <w:rPr>
                <w:rFonts w:ascii="Times New Roman" w:hAnsi="Times New Roman"/>
                <w:sz w:val="24"/>
                <w:szCs w:val="24"/>
              </w:rPr>
            </w:rPrChange>
          </w:rPr>
          <w:t>The office door opened, and Elliot appeared. He was lanky</w:t>
        </w:r>
      </w:ins>
      <w:ins w:id="1787" w:author="Britt Collins" w:date="2021-10-01T14:05:00Z">
        <w:r w:rsidR="005C4387" w:rsidRPr="00163DCF">
          <w:rPr>
            <w:szCs w:val="21"/>
            <w:rPrChange w:id="1788" w:author="David" w:date="2022-08-17T16:58:00Z">
              <w:rPr>
                <w:rFonts w:ascii="Times New Roman" w:hAnsi="Times New Roman"/>
                <w:sz w:val="24"/>
                <w:szCs w:val="24"/>
              </w:rPr>
            </w:rPrChange>
          </w:rPr>
          <w:t xml:space="preserve"> and</w:t>
        </w:r>
      </w:ins>
      <w:ins w:id="1789" w:author="Britt Collins" w:date="2021-09-30T14:58:00Z">
        <w:r w:rsidRPr="00163DCF">
          <w:rPr>
            <w:szCs w:val="21"/>
            <w:rPrChange w:id="1790" w:author="David" w:date="2022-08-17T16:58:00Z">
              <w:rPr>
                <w:rFonts w:ascii="Times New Roman" w:hAnsi="Times New Roman"/>
                <w:sz w:val="24"/>
                <w:szCs w:val="24"/>
              </w:rPr>
            </w:rPrChange>
          </w:rPr>
          <w:t xml:space="preserve"> looked a good 10 years younger than his 30</w:t>
        </w:r>
      </w:ins>
      <w:ins w:id="1791" w:author="Britt Collins" w:date="2021-10-01T14:00:00Z">
        <w:r w:rsidR="005C4387" w:rsidRPr="00163DCF">
          <w:rPr>
            <w:szCs w:val="21"/>
            <w:rPrChange w:id="1792" w:author="David" w:date="2022-08-17T16:58:00Z">
              <w:rPr>
                <w:rFonts w:ascii="Times New Roman" w:hAnsi="Times New Roman"/>
                <w:sz w:val="24"/>
                <w:szCs w:val="24"/>
              </w:rPr>
            </w:rPrChange>
          </w:rPr>
          <w:t>-</w:t>
        </w:r>
      </w:ins>
      <w:ins w:id="1793" w:author="Britt Collins" w:date="2021-09-30T14:58:00Z">
        <w:r w:rsidRPr="00163DCF">
          <w:rPr>
            <w:szCs w:val="21"/>
            <w:rPrChange w:id="1794" w:author="David" w:date="2022-08-17T16:58:00Z">
              <w:rPr>
                <w:rFonts w:ascii="Times New Roman" w:hAnsi="Times New Roman"/>
                <w:sz w:val="24"/>
                <w:szCs w:val="24"/>
              </w:rPr>
            </w:rPrChange>
          </w:rPr>
          <w:t>something age. He had a</w:t>
        </w:r>
      </w:ins>
      <w:ins w:id="1795" w:author="Britt Collins" w:date="2021-10-01T14:00:00Z">
        <w:r w:rsidR="005C4387" w:rsidRPr="00163DCF">
          <w:rPr>
            <w:szCs w:val="21"/>
            <w:rPrChange w:id="1796" w:author="David" w:date="2022-08-17T16:58:00Z">
              <w:rPr>
                <w:rFonts w:ascii="Times New Roman" w:hAnsi="Times New Roman"/>
                <w:sz w:val="24"/>
                <w:szCs w:val="24"/>
              </w:rPr>
            </w:rPrChange>
          </w:rPr>
          <w:t xml:space="preserve"> joyful</w:t>
        </w:r>
      </w:ins>
      <w:ins w:id="1797" w:author="Britt Collins" w:date="2021-09-30T14:58:00Z">
        <w:r w:rsidRPr="00163DCF">
          <w:rPr>
            <w:szCs w:val="21"/>
            <w:rPrChange w:id="1798" w:author="David" w:date="2022-08-17T16:58:00Z">
              <w:rPr>
                <w:rFonts w:ascii="Times New Roman" w:hAnsi="Times New Roman"/>
                <w:sz w:val="24"/>
                <w:szCs w:val="24"/>
              </w:rPr>
            </w:rPrChange>
          </w:rPr>
          <w:t xml:space="preserve"> expression</w:t>
        </w:r>
      </w:ins>
      <w:ins w:id="1799" w:author="Britt Collins" w:date="2021-10-01T14:05:00Z">
        <w:r w:rsidR="005C4387" w:rsidRPr="00163DCF">
          <w:rPr>
            <w:szCs w:val="21"/>
            <w:rPrChange w:id="1800" w:author="David" w:date="2022-08-17T16:58:00Z">
              <w:rPr>
                <w:rFonts w:ascii="Times New Roman" w:hAnsi="Times New Roman"/>
                <w:sz w:val="24"/>
                <w:szCs w:val="24"/>
              </w:rPr>
            </w:rPrChange>
          </w:rPr>
          <w:t>, with intense</w:t>
        </w:r>
      </w:ins>
      <w:ins w:id="1801" w:author="Britt Collins" w:date="2021-10-01T14:06:00Z">
        <w:r w:rsidR="005C4387" w:rsidRPr="00163DCF">
          <w:rPr>
            <w:szCs w:val="21"/>
            <w:rPrChange w:id="1802" w:author="David" w:date="2022-08-17T16:58:00Z">
              <w:rPr>
                <w:rFonts w:ascii="Times New Roman" w:hAnsi="Times New Roman"/>
                <w:sz w:val="24"/>
                <w:szCs w:val="24"/>
              </w:rPr>
            </w:rPrChange>
          </w:rPr>
          <w:t xml:space="preserve"> eyes and a</w:t>
        </w:r>
      </w:ins>
      <w:ins w:id="1803" w:author="Britt Collins" w:date="2021-10-01T14:05:00Z">
        <w:r w:rsidR="005C4387" w:rsidRPr="00163DCF">
          <w:rPr>
            <w:szCs w:val="21"/>
            <w:rPrChange w:id="1804" w:author="David" w:date="2022-08-17T16:58:00Z">
              <w:rPr>
                <w:rFonts w:ascii="Times New Roman" w:hAnsi="Times New Roman"/>
                <w:sz w:val="24"/>
                <w:szCs w:val="24"/>
              </w:rPr>
            </w:rPrChange>
          </w:rPr>
          <w:t xml:space="preserve"> kind smile</w:t>
        </w:r>
      </w:ins>
      <w:ins w:id="1805" w:author="Britt Collins" w:date="2021-09-30T14:58:00Z">
        <w:r w:rsidRPr="00163DCF">
          <w:rPr>
            <w:szCs w:val="21"/>
            <w:rPrChange w:id="1806" w:author="David" w:date="2022-08-17T16:58:00Z">
              <w:rPr>
                <w:rFonts w:ascii="Times New Roman" w:hAnsi="Times New Roman"/>
                <w:sz w:val="24"/>
                <w:szCs w:val="24"/>
              </w:rPr>
            </w:rPrChange>
          </w:rPr>
          <w:t xml:space="preserve">. </w:t>
        </w:r>
      </w:ins>
      <w:proofErr w:type="gramStart"/>
      <w:ins w:id="1807" w:author="Britt Collins" w:date="2021-10-01T14:00:00Z">
        <w:r w:rsidR="005C4387" w:rsidRPr="00163DCF">
          <w:rPr>
            <w:b/>
            <w:szCs w:val="21"/>
            <w:rPrChange w:id="1808" w:author="David" w:date="2022-08-17T16:58:00Z">
              <w:rPr>
                <w:rFonts w:ascii="Times New Roman" w:hAnsi="Times New Roman"/>
                <w:sz w:val="24"/>
                <w:szCs w:val="24"/>
              </w:rPr>
            </w:rPrChange>
          </w:rPr>
          <w:t>A</w:t>
        </w:r>
      </w:ins>
      <w:ins w:id="1809" w:author="Britt Collins" w:date="2021-10-04T09:40:00Z">
        <w:r w:rsidR="00AC5D65" w:rsidRPr="00163DCF">
          <w:rPr>
            <w:b/>
            <w:szCs w:val="21"/>
            <w:rPrChange w:id="1810" w:author="David" w:date="2022-08-17T16:58:00Z">
              <w:rPr>
                <w:rFonts w:ascii="Times New Roman" w:hAnsi="Times New Roman"/>
                <w:b/>
                <w:sz w:val="24"/>
                <w:szCs w:val="24"/>
              </w:rPr>
            </w:rPrChange>
          </w:rPr>
          <w:t>GAIN</w:t>
        </w:r>
        <w:proofErr w:type="gramEnd"/>
        <w:r w:rsidR="00AC5D65" w:rsidRPr="00163DCF">
          <w:rPr>
            <w:b/>
            <w:szCs w:val="21"/>
            <w:rPrChange w:id="1811" w:author="David" w:date="2022-08-17T16:58:00Z">
              <w:rPr>
                <w:rFonts w:ascii="Times New Roman" w:hAnsi="Times New Roman"/>
                <w:b/>
                <w:sz w:val="24"/>
                <w:szCs w:val="24"/>
              </w:rPr>
            </w:rPrChange>
          </w:rPr>
          <w:t xml:space="preserve"> A</w:t>
        </w:r>
      </w:ins>
      <w:ins w:id="1812" w:author="Britt Collins" w:date="2021-10-01T14:00:00Z">
        <w:r w:rsidR="005C4387" w:rsidRPr="00163DCF">
          <w:rPr>
            <w:b/>
            <w:szCs w:val="21"/>
            <w:rPrChange w:id="1813" w:author="David" w:date="2022-08-17T16:58:00Z">
              <w:rPr>
                <w:rFonts w:ascii="Times New Roman" w:hAnsi="Times New Roman"/>
                <w:sz w:val="24"/>
                <w:szCs w:val="24"/>
              </w:rPr>
            </w:rPrChange>
          </w:rPr>
          <w:t>VOID CLICHES LIKE LIGHTING UP A ROOM</w:t>
        </w:r>
        <w:r w:rsidR="005C4387" w:rsidRPr="00163DCF">
          <w:rPr>
            <w:szCs w:val="21"/>
            <w:rPrChange w:id="1814" w:author="David" w:date="2022-08-17T16:58:00Z">
              <w:rPr>
                <w:rFonts w:ascii="Times New Roman" w:hAnsi="Times New Roman"/>
                <w:sz w:val="24"/>
                <w:szCs w:val="24"/>
              </w:rPr>
            </w:rPrChange>
          </w:rPr>
          <w:t xml:space="preserve">. </w:t>
        </w:r>
      </w:ins>
    </w:p>
    <w:p w14:paraId="5EF82AAA" w14:textId="77777777" w:rsidR="002402C5" w:rsidRPr="00163DCF" w:rsidRDefault="005C4387">
      <w:pPr>
        <w:spacing w:line="276" w:lineRule="auto"/>
        <w:ind w:left="-5" w:right="15" w:firstLine="725"/>
        <w:rPr>
          <w:ins w:id="1815" w:author="Britt Collins" w:date="2021-10-01T14:08:00Z"/>
          <w:szCs w:val="21"/>
          <w:rPrChange w:id="1816" w:author="David" w:date="2022-08-17T16:58:00Z">
            <w:rPr>
              <w:ins w:id="1817" w:author="Britt Collins" w:date="2021-10-01T14:08:00Z"/>
              <w:rFonts w:ascii="Times New Roman" w:hAnsi="Times New Roman"/>
              <w:sz w:val="24"/>
              <w:szCs w:val="24"/>
            </w:rPr>
          </w:rPrChange>
        </w:rPr>
        <w:pPrChange w:id="1818" w:author="David" w:date="2022-08-17T17:01:00Z">
          <w:pPr>
            <w:spacing w:line="480" w:lineRule="auto"/>
            <w:ind w:left="-5" w:right="15" w:firstLine="725"/>
          </w:pPr>
        </w:pPrChange>
      </w:pPr>
      <w:ins w:id="1819" w:author="Britt Collins" w:date="2021-10-01T14:04:00Z">
        <w:r w:rsidRPr="00163DCF">
          <w:rPr>
            <w:szCs w:val="21"/>
            <w:rPrChange w:id="1820" w:author="David" w:date="2022-08-17T16:58:00Z">
              <w:rPr>
                <w:rFonts w:ascii="Times New Roman" w:hAnsi="Times New Roman"/>
                <w:sz w:val="24"/>
                <w:szCs w:val="24"/>
              </w:rPr>
            </w:rPrChange>
          </w:rPr>
          <w:t>“I’m</w:t>
        </w:r>
      </w:ins>
      <w:ins w:id="1821" w:author="Britt Collins" w:date="2021-09-30T14:58:00Z">
        <w:r w:rsidR="006F31F6" w:rsidRPr="00163DCF">
          <w:rPr>
            <w:szCs w:val="21"/>
            <w:rPrChange w:id="1822" w:author="David" w:date="2022-08-17T16:58:00Z">
              <w:rPr>
                <w:rFonts w:ascii="Times New Roman" w:hAnsi="Times New Roman"/>
                <w:sz w:val="24"/>
                <w:szCs w:val="24"/>
              </w:rPr>
            </w:rPrChange>
          </w:rPr>
          <w:t xml:space="preserve"> working alongside Bruce to drum up business in Sydney</w:t>
        </w:r>
      </w:ins>
      <w:ins w:id="1823" w:author="Britt Collins" w:date="2021-10-01T14:08:00Z">
        <w:r w:rsidR="002402C5" w:rsidRPr="00163DCF">
          <w:rPr>
            <w:szCs w:val="21"/>
            <w:rPrChange w:id="1824" w:author="David" w:date="2022-08-17T16:58:00Z">
              <w:rPr>
                <w:rFonts w:ascii="Times New Roman" w:hAnsi="Times New Roman"/>
                <w:sz w:val="24"/>
                <w:szCs w:val="24"/>
              </w:rPr>
            </w:rPrChange>
          </w:rPr>
          <w:t xml:space="preserve">,” he said, after introducing himself as Elliot Caldwell. </w:t>
        </w:r>
      </w:ins>
      <w:ins w:id="1825" w:author="Britt Collins" w:date="2021-10-01T14:07:00Z">
        <w:r w:rsidRPr="00163DCF">
          <w:rPr>
            <w:szCs w:val="21"/>
            <w:rPrChange w:id="1826" w:author="David" w:date="2022-08-17T16:58:00Z">
              <w:rPr>
                <w:rFonts w:ascii="Times New Roman" w:hAnsi="Times New Roman"/>
                <w:sz w:val="24"/>
                <w:szCs w:val="24"/>
              </w:rPr>
            </w:rPrChange>
          </w:rPr>
          <w:t>W</w:t>
        </w:r>
      </w:ins>
      <w:ins w:id="1827" w:author="Britt Collins" w:date="2021-09-30T14:58:00Z">
        <w:r w:rsidR="006F31F6" w:rsidRPr="00163DCF">
          <w:rPr>
            <w:szCs w:val="21"/>
            <w:rPrChange w:id="1828" w:author="David" w:date="2022-08-17T16:58:00Z">
              <w:rPr>
                <w:rFonts w:ascii="Times New Roman" w:hAnsi="Times New Roman"/>
                <w:sz w:val="24"/>
                <w:szCs w:val="24"/>
              </w:rPr>
            </w:rPrChange>
          </w:rPr>
          <w:t xml:space="preserve">e’ve got you signed up for an initial </w:t>
        </w:r>
      </w:ins>
      <w:ins w:id="1829" w:author="Britt Collins" w:date="2021-10-01T14:07:00Z">
        <w:r w:rsidRPr="00163DCF">
          <w:rPr>
            <w:szCs w:val="21"/>
            <w:rPrChange w:id="1830" w:author="David" w:date="2022-08-17T16:58:00Z">
              <w:rPr>
                <w:rFonts w:ascii="Times New Roman" w:hAnsi="Times New Roman"/>
                <w:sz w:val="24"/>
                <w:szCs w:val="24"/>
              </w:rPr>
            </w:rPrChange>
          </w:rPr>
          <w:t>tw</w:t>
        </w:r>
      </w:ins>
      <w:ins w:id="1831" w:author="Britt Collins" w:date="2021-10-01T14:08:00Z">
        <w:r w:rsidR="002402C5" w:rsidRPr="00163DCF">
          <w:rPr>
            <w:szCs w:val="21"/>
            <w:rPrChange w:id="1832" w:author="David" w:date="2022-08-17T16:58:00Z">
              <w:rPr>
                <w:rFonts w:ascii="Times New Roman" w:hAnsi="Times New Roman"/>
                <w:sz w:val="24"/>
                <w:szCs w:val="24"/>
              </w:rPr>
            </w:rPrChange>
          </w:rPr>
          <w:t>o</w:t>
        </w:r>
      </w:ins>
      <w:ins w:id="1833" w:author="Britt Collins" w:date="2021-09-30T14:58:00Z">
        <w:r w:rsidR="006F31F6" w:rsidRPr="00163DCF">
          <w:rPr>
            <w:szCs w:val="21"/>
            <w:rPrChange w:id="1834" w:author="David" w:date="2022-08-17T16:58:00Z">
              <w:rPr>
                <w:rFonts w:ascii="Times New Roman" w:hAnsi="Times New Roman"/>
                <w:sz w:val="24"/>
                <w:szCs w:val="24"/>
              </w:rPr>
            </w:rPrChange>
          </w:rPr>
          <w:t xml:space="preserve"> weeks of proof</w:t>
        </w:r>
      </w:ins>
      <w:ins w:id="1835" w:author="Britt Collins" w:date="2021-10-01T14:08:00Z">
        <w:r w:rsidR="002402C5" w:rsidRPr="00163DCF">
          <w:rPr>
            <w:szCs w:val="21"/>
            <w:rPrChange w:id="1836" w:author="David" w:date="2022-08-17T16:58:00Z">
              <w:rPr>
                <w:rFonts w:ascii="Times New Roman" w:hAnsi="Times New Roman"/>
                <w:sz w:val="24"/>
                <w:szCs w:val="24"/>
              </w:rPr>
            </w:rPrChange>
          </w:rPr>
          <w:t>-</w:t>
        </w:r>
      </w:ins>
      <w:ins w:id="1837" w:author="Britt Collins" w:date="2021-09-30T14:58:00Z">
        <w:r w:rsidR="006F31F6" w:rsidRPr="00163DCF">
          <w:rPr>
            <w:szCs w:val="21"/>
            <w:rPrChange w:id="1838" w:author="David" w:date="2022-08-17T16:58:00Z">
              <w:rPr>
                <w:rFonts w:ascii="Times New Roman" w:hAnsi="Times New Roman"/>
                <w:sz w:val="24"/>
                <w:szCs w:val="24"/>
              </w:rPr>
            </w:rPrChange>
          </w:rPr>
          <w:t>of</w:t>
        </w:r>
      </w:ins>
      <w:ins w:id="1839" w:author="Britt Collins" w:date="2021-10-01T14:08:00Z">
        <w:r w:rsidR="002402C5" w:rsidRPr="00163DCF">
          <w:rPr>
            <w:szCs w:val="21"/>
            <w:rPrChange w:id="1840" w:author="David" w:date="2022-08-17T16:58:00Z">
              <w:rPr>
                <w:rFonts w:ascii="Times New Roman" w:hAnsi="Times New Roman"/>
                <w:sz w:val="24"/>
                <w:szCs w:val="24"/>
              </w:rPr>
            </w:rPrChange>
          </w:rPr>
          <w:t>-</w:t>
        </w:r>
      </w:ins>
      <w:ins w:id="1841" w:author="Britt Collins" w:date="2021-09-30T14:58:00Z">
        <w:r w:rsidR="006F31F6" w:rsidRPr="00163DCF">
          <w:rPr>
            <w:szCs w:val="21"/>
            <w:rPrChange w:id="1842" w:author="David" w:date="2022-08-17T16:58:00Z">
              <w:rPr>
                <w:rFonts w:ascii="Times New Roman" w:hAnsi="Times New Roman"/>
                <w:sz w:val="24"/>
                <w:szCs w:val="24"/>
              </w:rPr>
            </w:rPrChange>
          </w:rPr>
          <w:t>concept work. That will naturally be extended. With Cuong’s support we’ll get the test automation framework ported over as quick as. Have you had a coffee?</w:t>
        </w:r>
      </w:ins>
      <w:ins w:id="1843" w:author="Britt Collins" w:date="2021-10-01T14:08:00Z">
        <w:r w:rsidR="002402C5" w:rsidRPr="00163DCF">
          <w:rPr>
            <w:szCs w:val="21"/>
            <w:rPrChange w:id="1844" w:author="David" w:date="2022-08-17T16:58:00Z">
              <w:rPr>
                <w:rFonts w:ascii="Times New Roman" w:hAnsi="Times New Roman"/>
                <w:sz w:val="24"/>
                <w:szCs w:val="24"/>
              </w:rPr>
            </w:rPrChange>
          </w:rPr>
          <w:t>”</w:t>
        </w:r>
      </w:ins>
    </w:p>
    <w:p w14:paraId="51577B59" w14:textId="32F23AC4" w:rsidR="002402C5" w:rsidRPr="00163DCF" w:rsidRDefault="006F31F6">
      <w:pPr>
        <w:spacing w:line="276" w:lineRule="auto"/>
        <w:ind w:left="-5" w:right="15" w:firstLine="725"/>
        <w:rPr>
          <w:ins w:id="1845" w:author="Britt Collins" w:date="2021-10-01T14:09:00Z"/>
          <w:szCs w:val="21"/>
          <w:rPrChange w:id="1846" w:author="David" w:date="2022-08-17T16:58:00Z">
            <w:rPr>
              <w:ins w:id="1847" w:author="Britt Collins" w:date="2021-10-01T14:09:00Z"/>
              <w:rFonts w:ascii="Times New Roman" w:hAnsi="Times New Roman"/>
              <w:sz w:val="24"/>
              <w:szCs w:val="24"/>
            </w:rPr>
          </w:rPrChange>
        </w:rPr>
        <w:pPrChange w:id="1848" w:author="David" w:date="2022-08-17T17:01:00Z">
          <w:pPr>
            <w:spacing w:line="480" w:lineRule="auto"/>
            <w:ind w:left="-5" w:right="15" w:firstLine="725"/>
          </w:pPr>
        </w:pPrChange>
      </w:pPr>
      <w:ins w:id="1849" w:author="Britt Collins" w:date="2021-09-30T14:58:00Z">
        <w:r w:rsidRPr="00163DCF">
          <w:rPr>
            <w:szCs w:val="21"/>
            <w:rPrChange w:id="1850" w:author="David" w:date="2022-08-17T16:58:00Z">
              <w:rPr>
                <w:rFonts w:ascii="Times New Roman" w:hAnsi="Times New Roman"/>
                <w:sz w:val="24"/>
                <w:szCs w:val="24"/>
              </w:rPr>
            </w:rPrChange>
          </w:rPr>
          <w:t xml:space="preserve"> </w:t>
        </w:r>
      </w:ins>
      <w:ins w:id="1851" w:author="Britt Collins" w:date="2021-10-01T14:08:00Z">
        <w:r w:rsidR="002402C5" w:rsidRPr="00163DCF">
          <w:rPr>
            <w:szCs w:val="21"/>
            <w:rPrChange w:id="1852" w:author="David" w:date="2022-08-17T16:58:00Z">
              <w:rPr>
                <w:rFonts w:ascii="Times New Roman" w:hAnsi="Times New Roman"/>
                <w:sz w:val="24"/>
                <w:szCs w:val="24"/>
              </w:rPr>
            </w:rPrChange>
          </w:rPr>
          <w:t>“</w:t>
        </w:r>
      </w:ins>
      <w:ins w:id="1853" w:author="Britt Collins" w:date="2021-09-30T14:58:00Z">
        <w:r w:rsidRPr="00163DCF">
          <w:rPr>
            <w:szCs w:val="21"/>
            <w:rPrChange w:id="1854" w:author="David" w:date="2022-08-17T16:58:00Z">
              <w:rPr>
                <w:rFonts w:ascii="Times New Roman" w:hAnsi="Times New Roman"/>
                <w:sz w:val="24"/>
                <w:szCs w:val="24"/>
              </w:rPr>
            </w:rPrChange>
          </w:rPr>
          <w:t>No</w:t>
        </w:r>
      </w:ins>
      <w:ins w:id="1855" w:author="Britt Collins" w:date="2021-10-01T14:08:00Z">
        <w:r w:rsidR="002402C5" w:rsidRPr="00163DCF">
          <w:rPr>
            <w:szCs w:val="21"/>
            <w:rPrChange w:id="1856" w:author="David" w:date="2022-08-17T16:58:00Z">
              <w:rPr>
                <w:rFonts w:ascii="Times New Roman" w:hAnsi="Times New Roman"/>
                <w:sz w:val="24"/>
                <w:szCs w:val="24"/>
              </w:rPr>
            </w:rPrChange>
          </w:rPr>
          <w:t>,</w:t>
        </w:r>
      </w:ins>
      <w:ins w:id="1857" w:author="Britt Collins" w:date="2021-10-01T14:09:00Z">
        <w:r w:rsidR="002402C5" w:rsidRPr="00163DCF">
          <w:rPr>
            <w:szCs w:val="21"/>
            <w:rPrChange w:id="1858" w:author="David" w:date="2022-08-17T16:58:00Z">
              <w:rPr>
                <w:rFonts w:ascii="Times New Roman" w:hAnsi="Times New Roman"/>
                <w:sz w:val="24"/>
                <w:szCs w:val="24"/>
              </w:rPr>
            </w:rPrChange>
          </w:rPr>
          <w:t>”</w:t>
        </w:r>
      </w:ins>
      <w:ins w:id="1859" w:author="Britt Collins" w:date="2021-09-30T14:58:00Z">
        <w:r w:rsidRPr="00163DCF">
          <w:rPr>
            <w:szCs w:val="21"/>
            <w:rPrChange w:id="1860" w:author="David" w:date="2022-08-17T16:58:00Z">
              <w:rPr>
                <w:rFonts w:ascii="Times New Roman" w:hAnsi="Times New Roman"/>
                <w:sz w:val="24"/>
                <w:szCs w:val="24"/>
              </w:rPr>
            </w:rPrChange>
          </w:rPr>
          <w:t xml:space="preserve"> I replied</w:t>
        </w:r>
      </w:ins>
      <w:ins w:id="1861" w:author="Britt Collins" w:date="2021-10-01T14:10:00Z">
        <w:r w:rsidR="002402C5" w:rsidRPr="00163DCF">
          <w:rPr>
            <w:szCs w:val="21"/>
            <w:rPrChange w:id="1862" w:author="David" w:date="2022-08-17T16:58:00Z">
              <w:rPr>
                <w:rFonts w:ascii="Times New Roman" w:hAnsi="Times New Roman"/>
                <w:sz w:val="24"/>
                <w:szCs w:val="24"/>
              </w:rPr>
            </w:rPrChange>
          </w:rPr>
          <w:t xml:space="preserve"> cheerily</w:t>
        </w:r>
      </w:ins>
      <w:ins w:id="1863" w:author="Britt Collins" w:date="2021-09-30T14:58:00Z">
        <w:r w:rsidRPr="00163DCF">
          <w:rPr>
            <w:szCs w:val="21"/>
            <w:rPrChange w:id="1864" w:author="David" w:date="2022-08-17T16:58:00Z">
              <w:rPr>
                <w:rFonts w:ascii="Times New Roman" w:hAnsi="Times New Roman"/>
                <w:sz w:val="24"/>
                <w:szCs w:val="24"/>
              </w:rPr>
            </w:rPrChange>
          </w:rPr>
          <w:t xml:space="preserve">. </w:t>
        </w:r>
      </w:ins>
    </w:p>
    <w:p w14:paraId="11478CAB" w14:textId="11C53744" w:rsidR="006F31F6" w:rsidRPr="00163DCF" w:rsidRDefault="002402C5">
      <w:pPr>
        <w:spacing w:line="276" w:lineRule="auto"/>
        <w:ind w:left="-5" w:right="15" w:firstLine="725"/>
        <w:rPr>
          <w:ins w:id="1865" w:author="Britt Collins" w:date="2021-09-30T14:58:00Z"/>
          <w:szCs w:val="21"/>
          <w:rPrChange w:id="1866" w:author="David" w:date="2022-08-17T16:58:00Z">
            <w:rPr>
              <w:ins w:id="1867" w:author="Britt Collins" w:date="2021-09-30T14:58:00Z"/>
              <w:rFonts w:ascii="Times New Roman" w:hAnsi="Times New Roman"/>
              <w:sz w:val="24"/>
              <w:szCs w:val="24"/>
            </w:rPr>
          </w:rPrChange>
        </w:rPr>
        <w:pPrChange w:id="1868" w:author="David" w:date="2022-08-17T17:01:00Z">
          <w:pPr>
            <w:ind w:left="-5" w:right="15"/>
          </w:pPr>
        </w:pPrChange>
      </w:pPr>
      <w:ins w:id="1869" w:author="Britt Collins" w:date="2021-10-01T14:09:00Z">
        <w:r w:rsidRPr="00163DCF">
          <w:rPr>
            <w:szCs w:val="21"/>
            <w:rPrChange w:id="1870" w:author="David" w:date="2022-08-17T16:58:00Z">
              <w:rPr>
                <w:rFonts w:ascii="Times New Roman" w:hAnsi="Times New Roman"/>
                <w:sz w:val="24"/>
                <w:szCs w:val="24"/>
              </w:rPr>
            </w:rPrChange>
          </w:rPr>
          <w:t>“</w:t>
        </w:r>
      </w:ins>
      <w:ins w:id="1871" w:author="Britt Collins" w:date="2021-09-30T14:58:00Z">
        <w:r w:rsidR="006F31F6" w:rsidRPr="00163DCF">
          <w:rPr>
            <w:szCs w:val="21"/>
            <w:rPrChange w:id="1872" w:author="David" w:date="2022-08-17T16:58:00Z">
              <w:rPr>
                <w:rFonts w:ascii="Times New Roman" w:hAnsi="Times New Roman"/>
                <w:sz w:val="24"/>
                <w:szCs w:val="24"/>
              </w:rPr>
            </w:rPrChange>
          </w:rPr>
          <w:t>I just need to read a few emails. We should head to the coffeeshop around the corner. There they sell proper coffee</w:t>
        </w:r>
      </w:ins>
      <w:ins w:id="1873" w:author="Britt Collins" w:date="2021-10-01T14:09:00Z">
        <w:r w:rsidRPr="00163DCF">
          <w:rPr>
            <w:szCs w:val="21"/>
            <w:rPrChange w:id="1874" w:author="David" w:date="2022-08-17T16:58:00Z">
              <w:rPr>
                <w:rFonts w:ascii="Times New Roman" w:hAnsi="Times New Roman"/>
                <w:sz w:val="24"/>
                <w:szCs w:val="24"/>
              </w:rPr>
            </w:rPrChange>
          </w:rPr>
          <w:t>s</w:t>
        </w:r>
      </w:ins>
      <w:ins w:id="1875" w:author="Britt Collins" w:date="2021-09-30T14:58:00Z">
        <w:r w:rsidR="006F31F6" w:rsidRPr="00163DCF">
          <w:rPr>
            <w:szCs w:val="21"/>
            <w:rPrChange w:id="1876" w:author="David" w:date="2022-08-17T16:58:00Z">
              <w:rPr>
                <w:rFonts w:ascii="Times New Roman" w:hAnsi="Times New Roman"/>
                <w:sz w:val="24"/>
                <w:szCs w:val="24"/>
              </w:rPr>
            </w:rPrChange>
          </w:rPr>
          <w:t>. It</w:t>
        </w:r>
      </w:ins>
      <w:ins w:id="1877" w:author="Britt Collins" w:date="2021-10-01T14:09:00Z">
        <w:r w:rsidRPr="00163DCF">
          <w:rPr>
            <w:szCs w:val="21"/>
            <w:rPrChange w:id="1878" w:author="David" w:date="2022-08-17T16:58:00Z">
              <w:rPr>
                <w:rFonts w:ascii="Times New Roman" w:hAnsi="Times New Roman"/>
                <w:sz w:val="24"/>
                <w:szCs w:val="24"/>
              </w:rPr>
            </w:rPrChange>
          </w:rPr>
          <w:t>’</w:t>
        </w:r>
      </w:ins>
      <w:ins w:id="1879" w:author="Britt Collins" w:date="2021-09-30T14:58:00Z">
        <w:r w:rsidR="006F31F6" w:rsidRPr="00163DCF">
          <w:rPr>
            <w:szCs w:val="21"/>
            <w:rPrChange w:id="1880" w:author="David" w:date="2022-08-17T16:58:00Z">
              <w:rPr>
                <w:rFonts w:ascii="Times New Roman" w:hAnsi="Times New Roman"/>
                <w:sz w:val="24"/>
                <w:szCs w:val="24"/>
              </w:rPr>
            </w:rPrChange>
          </w:rPr>
          <w:t>s heaps better than this Nespresso rubbish.</w:t>
        </w:r>
      </w:ins>
      <w:ins w:id="1881" w:author="Britt Collins" w:date="2021-10-01T14:09:00Z">
        <w:r w:rsidRPr="00163DCF">
          <w:rPr>
            <w:szCs w:val="21"/>
            <w:rPrChange w:id="1882" w:author="David" w:date="2022-08-17T16:58:00Z">
              <w:rPr>
                <w:rFonts w:ascii="Times New Roman" w:hAnsi="Times New Roman"/>
                <w:sz w:val="24"/>
                <w:szCs w:val="24"/>
              </w:rPr>
            </w:rPrChange>
          </w:rPr>
          <w:t xml:space="preserve">” </w:t>
        </w:r>
      </w:ins>
      <w:ins w:id="1883" w:author="Britt Collins" w:date="2021-09-30T14:58:00Z">
        <w:r w:rsidR="006F31F6" w:rsidRPr="00163DCF">
          <w:rPr>
            <w:szCs w:val="21"/>
            <w:rPrChange w:id="1884" w:author="David" w:date="2022-08-17T16:58:00Z">
              <w:rPr>
                <w:rFonts w:ascii="Times New Roman" w:hAnsi="Times New Roman"/>
                <w:sz w:val="24"/>
                <w:szCs w:val="24"/>
              </w:rPr>
            </w:rPrChange>
          </w:rPr>
          <w:t xml:space="preserve">Elliot loved his </w:t>
        </w:r>
      </w:ins>
      <w:ins w:id="1885" w:author="Britt Collins" w:date="2021-10-01T14:09:00Z">
        <w:r w:rsidRPr="00163DCF">
          <w:rPr>
            <w:szCs w:val="21"/>
            <w:rPrChange w:id="1886" w:author="David" w:date="2022-08-17T16:58:00Z">
              <w:rPr>
                <w:rFonts w:ascii="Times New Roman" w:hAnsi="Times New Roman"/>
                <w:sz w:val="24"/>
                <w:szCs w:val="24"/>
              </w:rPr>
            </w:rPrChange>
          </w:rPr>
          <w:t>“</w:t>
        </w:r>
      </w:ins>
      <w:ins w:id="1887" w:author="Britt Collins" w:date="2021-09-30T14:58:00Z">
        <w:r w:rsidR="006F31F6" w:rsidRPr="00163DCF">
          <w:rPr>
            <w:szCs w:val="21"/>
            <w:rPrChange w:id="1888" w:author="David" w:date="2022-08-17T16:58:00Z">
              <w:rPr>
                <w:rFonts w:ascii="Times New Roman" w:hAnsi="Times New Roman"/>
                <w:sz w:val="24"/>
                <w:szCs w:val="24"/>
              </w:rPr>
            </w:rPrChange>
          </w:rPr>
          <w:t>proper coffees</w:t>
        </w:r>
      </w:ins>
      <w:ins w:id="1889" w:author="Britt Collins" w:date="2021-10-01T14:10:00Z">
        <w:r w:rsidRPr="00163DCF">
          <w:rPr>
            <w:szCs w:val="21"/>
            <w:rPrChange w:id="1890" w:author="David" w:date="2022-08-17T16:58:00Z">
              <w:rPr>
                <w:rFonts w:ascii="Times New Roman" w:hAnsi="Times New Roman"/>
                <w:sz w:val="24"/>
                <w:szCs w:val="24"/>
              </w:rPr>
            </w:rPrChange>
          </w:rPr>
          <w:t>”</w:t>
        </w:r>
      </w:ins>
      <w:ins w:id="1891" w:author="Britt Collins" w:date="2021-09-30T14:58:00Z">
        <w:r w:rsidR="006F31F6" w:rsidRPr="00163DCF">
          <w:rPr>
            <w:szCs w:val="21"/>
            <w:rPrChange w:id="1892" w:author="David" w:date="2022-08-17T16:58:00Z">
              <w:rPr>
                <w:rFonts w:ascii="Times New Roman" w:hAnsi="Times New Roman"/>
                <w:sz w:val="24"/>
                <w:szCs w:val="24"/>
              </w:rPr>
            </w:rPrChange>
          </w:rPr>
          <w:t>, a term which would soon become part of my daily lexicon.</w:t>
        </w:r>
      </w:ins>
    </w:p>
    <w:p w14:paraId="66B40981" w14:textId="77777777" w:rsidR="00BB1C86" w:rsidRPr="00163DCF" w:rsidRDefault="006F31F6">
      <w:pPr>
        <w:spacing w:line="276" w:lineRule="auto"/>
        <w:ind w:left="-5" w:right="15" w:firstLine="725"/>
        <w:rPr>
          <w:ins w:id="1893" w:author="Britt Collins" w:date="2021-10-01T14:21:00Z"/>
          <w:szCs w:val="21"/>
          <w:rPrChange w:id="1894" w:author="David" w:date="2022-08-17T16:58:00Z">
            <w:rPr>
              <w:ins w:id="1895" w:author="Britt Collins" w:date="2021-10-01T14:21:00Z"/>
              <w:rFonts w:ascii="Times New Roman" w:hAnsi="Times New Roman"/>
              <w:sz w:val="24"/>
              <w:szCs w:val="24"/>
            </w:rPr>
          </w:rPrChange>
        </w:rPr>
        <w:pPrChange w:id="1896" w:author="David" w:date="2022-08-17T17:01:00Z">
          <w:pPr>
            <w:spacing w:line="480" w:lineRule="auto"/>
            <w:ind w:left="-5" w:right="15" w:firstLine="725"/>
          </w:pPr>
        </w:pPrChange>
      </w:pPr>
      <w:ins w:id="1897" w:author="Britt Collins" w:date="2021-09-30T14:58:00Z">
        <w:r w:rsidRPr="00163DCF">
          <w:rPr>
            <w:szCs w:val="21"/>
            <w:rPrChange w:id="1898" w:author="David" w:date="2022-08-17T16:58:00Z">
              <w:rPr>
                <w:rFonts w:ascii="Times New Roman" w:hAnsi="Times New Roman"/>
                <w:sz w:val="24"/>
                <w:szCs w:val="24"/>
              </w:rPr>
            </w:rPrChange>
          </w:rPr>
          <w:t xml:space="preserve">Elliot's taste in coffee leant more towards the behemoth Starbucks varieties than the delicate Italian beverages. He sourced his caffeine fix from a café two blocks away from the office. I was fresh faced to the coffee scene. Having spent time with Bruce and now venturing with Elliot, drinking coffee would become an integral part of my day-to-day life. </w:t>
        </w:r>
      </w:ins>
      <w:ins w:id="1899" w:author="Britt Collins" w:date="2021-10-01T14:21:00Z">
        <w:r w:rsidR="00BB1C86" w:rsidRPr="00163DCF">
          <w:rPr>
            <w:szCs w:val="21"/>
            <w:rPrChange w:id="1900" w:author="David" w:date="2022-08-17T16:58:00Z">
              <w:rPr>
                <w:rFonts w:ascii="Times New Roman" w:hAnsi="Times New Roman"/>
                <w:sz w:val="24"/>
                <w:szCs w:val="24"/>
              </w:rPr>
            </w:rPrChange>
          </w:rPr>
          <w:t>“</w:t>
        </w:r>
      </w:ins>
      <w:ins w:id="1901" w:author="Britt Collins" w:date="2021-09-30T14:58:00Z">
        <w:r w:rsidRPr="00163DCF">
          <w:rPr>
            <w:szCs w:val="21"/>
            <w:rPrChange w:id="1902" w:author="David" w:date="2022-08-17T16:58:00Z">
              <w:rPr>
                <w:rFonts w:ascii="Times New Roman" w:hAnsi="Times New Roman"/>
                <w:sz w:val="24"/>
                <w:szCs w:val="24"/>
              </w:rPr>
            </w:rPrChange>
          </w:rPr>
          <w:t>Having a coffee</w:t>
        </w:r>
      </w:ins>
      <w:ins w:id="1903" w:author="Britt Collins" w:date="2021-10-01T14:21:00Z">
        <w:r w:rsidR="00BB1C86" w:rsidRPr="00163DCF">
          <w:rPr>
            <w:szCs w:val="21"/>
            <w:rPrChange w:id="1904" w:author="David" w:date="2022-08-17T16:58:00Z">
              <w:rPr>
                <w:rFonts w:ascii="Times New Roman" w:hAnsi="Times New Roman"/>
                <w:sz w:val="24"/>
                <w:szCs w:val="24"/>
              </w:rPr>
            </w:rPrChange>
          </w:rPr>
          <w:t>”</w:t>
        </w:r>
      </w:ins>
      <w:ins w:id="1905" w:author="Britt Collins" w:date="2021-09-30T14:58:00Z">
        <w:r w:rsidRPr="00163DCF">
          <w:rPr>
            <w:szCs w:val="21"/>
            <w:rPrChange w:id="1906" w:author="David" w:date="2022-08-17T16:58:00Z">
              <w:rPr>
                <w:rFonts w:ascii="Times New Roman" w:hAnsi="Times New Roman"/>
                <w:sz w:val="24"/>
                <w:szCs w:val="24"/>
              </w:rPr>
            </w:rPrChange>
          </w:rPr>
          <w:t xml:space="preserve"> was an acceptable excuse to have a long break and a chat. Elliot was a master in the art of appearing busy</w:t>
        </w:r>
      </w:ins>
      <w:ins w:id="1907" w:author="Britt Collins" w:date="2021-10-01T14:21:00Z">
        <w:r w:rsidR="00BB1C86" w:rsidRPr="00163DCF">
          <w:rPr>
            <w:szCs w:val="21"/>
            <w:rPrChange w:id="1908" w:author="David" w:date="2022-08-17T16:58:00Z">
              <w:rPr>
                <w:rFonts w:ascii="Times New Roman" w:hAnsi="Times New Roman"/>
                <w:sz w:val="24"/>
                <w:szCs w:val="24"/>
              </w:rPr>
            </w:rPrChange>
          </w:rPr>
          <w:t xml:space="preserve"> as well as</w:t>
        </w:r>
      </w:ins>
      <w:ins w:id="1909" w:author="Britt Collins" w:date="2021-09-30T14:58:00Z">
        <w:r w:rsidRPr="00163DCF">
          <w:rPr>
            <w:szCs w:val="21"/>
            <w:rPrChange w:id="1910" w:author="David" w:date="2022-08-17T16:58:00Z">
              <w:rPr>
                <w:rFonts w:ascii="Times New Roman" w:hAnsi="Times New Roman"/>
                <w:sz w:val="24"/>
                <w:szCs w:val="24"/>
              </w:rPr>
            </w:rPrChange>
          </w:rPr>
          <w:t xml:space="preserve"> public speaking. Whatever he said was impactful. </w:t>
        </w:r>
      </w:ins>
    </w:p>
    <w:p w14:paraId="00EC28A2" w14:textId="312582B1" w:rsidR="006F31F6" w:rsidRPr="00163DCF" w:rsidRDefault="006F31F6">
      <w:pPr>
        <w:spacing w:line="276" w:lineRule="auto"/>
        <w:ind w:left="-5" w:right="15" w:firstLine="725"/>
        <w:rPr>
          <w:ins w:id="1911" w:author="Britt Collins" w:date="2021-09-30T14:58:00Z"/>
          <w:szCs w:val="21"/>
          <w:rPrChange w:id="1912" w:author="David" w:date="2022-08-17T16:58:00Z">
            <w:rPr>
              <w:ins w:id="1913" w:author="Britt Collins" w:date="2021-09-30T14:58:00Z"/>
              <w:rFonts w:ascii="Times New Roman" w:hAnsi="Times New Roman"/>
              <w:sz w:val="24"/>
              <w:szCs w:val="24"/>
            </w:rPr>
          </w:rPrChange>
        </w:rPr>
        <w:pPrChange w:id="1914" w:author="David" w:date="2022-08-17T17:01:00Z">
          <w:pPr>
            <w:ind w:left="-5" w:right="15"/>
          </w:pPr>
        </w:pPrChange>
      </w:pPr>
      <w:ins w:id="1915" w:author="Britt Collins" w:date="2021-09-30T14:58:00Z">
        <w:r w:rsidRPr="00163DCF">
          <w:rPr>
            <w:szCs w:val="21"/>
            <w:rPrChange w:id="1916" w:author="David" w:date="2022-08-17T16:58:00Z">
              <w:rPr>
                <w:rFonts w:ascii="Times New Roman" w:hAnsi="Times New Roman"/>
                <w:sz w:val="24"/>
                <w:szCs w:val="24"/>
              </w:rPr>
            </w:rPrChange>
          </w:rPr>
          <w:t xml:space="preserve">As we sat outside the </w:t>
        </w:r>
      </w:ins>
      <w:ins w:id="1917" w:author="Britt Collins" w:date="2021-10-01T14:21:00Z">
        <w:r w:rsidR="00BB1C86" w:rsidRPr="00163DCF">
          <w:rPr>
            <w:szCs w:val="21"/>
            <w:rPrChange w:id="1918" w:author="David" w:date="2022-08-17T16:58:00Z">
              <w:rPr>
                <w:rFonts w:ascii="Times New Roman" w:hAnsi="Times New Roman"/>
                <w:sz w:val="24"/>
                <w:szCs w:val="24"/>
              </w:rPr>
            </w:rPrChange>
          </w:rPr>
          <w:t xml:space="preserve">pavement </w:t>
        </w:r>
      </w:ins>
      <w:ins w:id="1919" w:author="Britt Collins" w:date="2021-09-30T14:58:00Z">
        <w:r w:rsidRPr="00163DCF">
          <w:rPr>
            <w:szCs w:val="21"/>
            <w:rPrChange w:id="1920" w:author="David" w:date="2022-08-17T16:58:00Z">
              <w:rPr>
                <w:rFonts w:ascii="Times New Roman" w:hAnsi="Times New Roman"/>
                <w:sz w:val="24"/>
                <w:szCs w:val="24"/>
              </w:rPr>
            </w:rPrChange>
          </w:rPr>
          <w:t>café, Elliot took out a cigarette</w:t>
        </w:r>
      </w:ins>
      <w:ins w:id="1921" w:author="Britt Collins" w:date="2021-10-01T14:22:00Z">
        <w:r w:rsidR="00BB1C86" w:rsidRPr="00163DCF">
          <w:rPr>
            <w:szCs w:val="21"/>
            <w:rPrChange w:id="1922" w:author="David" w:date="2022-08-17T16:58:00Z">
              <w:rPr>
                <w:rFonts w:ascii="Times New Roman" w:hAnsi="Times New Roman"/>
                <w:sz w:val="24"/>
                <w:szCs w:val="24"/>
              </w:rPr>
            </w:rPrChange>
          </w:rPr>
          <w:t>.</w:t>
        </w:r>
      </w:ins>
      <w:ins w:id="1923" w:author="Britt Collins" w:date="2021-09-30T14:58:00Z">
        <w:r w:rsidRPr="00163DCF">
          <w:rPr>
            <w:szCs w:val="21"/>
            <w:rPrChange w:id="1924" w:author="David" w:date="2022-08-17T16:58:00Z">
              <w:rPr>
                <w:rFonts w:ascii="Times New Roman" w:hAnsi="Times New Roman"/>
                <w:sz w:val="24"/>
                <w:szCs w:val="24"/>
              </w:rPr>
            </w:rPrChange>
          </w:rPr>
          <w:t xml:space="preserve"> </w:t>
        </w:r>
      </w:ins>
      <w:ins w:id="1925" w:author="Britt Collins" w:date="2021-10-01T14:22:00Z">
        <w:r w:rsidR="00BB1C86" w:rsidRPr="00163DCF">
          <w:rPr>
            <w:szCs w:val="21"/>
            <w:rPrChange w:id="1926" w:author="David" w:date="2022-08-17T16:58:00Z">
              <w:rPr>
                <w:rFonts w:ascii="Times New Roman" w:hAnsi="Times New Roman"/>
                <w:sz w:val="24"/>
                <w:szCs w:val="24"/>
              </w:rPr>
            </w:rPrChange>
          </w:rPr>
          <w:t>“Y</w:t>
        </w:r>
      </w:ins>
      <w:ins w:id="1927" w:author="Britt Collins" w:date="2021-09-30T14:58:00Z">
        <w:r w:rsidRPr="00163DCF">
          <w:rPr>
            <w:szCs w:val="21"/>
            <w:rPrChange w:id="1928" w:author="David" w:date="2022-08-17T16:58:00Z">
              <w:rPr>
                <w:rFonts w:ascii="Times New Roman" w:hAnsi="Times New Roman"/>
                <w:sz w:val="24"/>
                <w:szCs w:val="24"/>
              </w:rPr>
            </w:rPrChange>
          </w:rPr>
          <w:t>ou don't mind if I smoke?</w:t>
        </w:r>
      </w:ins>
      <w:ins w:id="1929" w:author="Britt Collins" w:date="2021-10-01T14:22:00Z">
        <w:r w:rsidR="00BB1C86" w:rsidRPr="00163DCF">
          <w:rPr>
            <w:szCs w:val="21"/>
            <w:rPrChange w:id="1930" w:author="David" w:date="2022-08-17T16:58:00Z">
              <w:rPr>
                <w:rFonts w:ascii="Times New Roman" w:hAnsi="Times New Roman"/>
                <w:sz w:val="24"/>
                <w:szCs w:val="24"/>
              </w:rPr>
            </w:rPrChange>
          </w:rPr>
          <w:t xml:space="preserve">” he said and </w:t>
        </w:r>
      </w:ins>
      <w:ins w:id="1931" w:author="Britt Collins" w:date="2021-09-30T14:58:00Z">
        <w:r w:rsidRPr="00163DCF">
          <w:rPr>
            <w:szCs w:val="21"/>
            <w:rPrChange w:id="1932" w:author="David" w:date="2022-08-17T16:58:00Z">
              <w:rPr>
                <w:rFonts w:ascii="Times New Roman" w:hAnsi="Times New Roman"/>
                <w:sz w:val="24"/>
                <w:szCs w:val="24"/>
              </w:rPr>
            </w:rPrChange>
          </w:rPr>
          <w:t xml:space="preserve">began </w:t>
        </w:r>
      </w:ins>
      <w:ins w:id="1933" w:author="Britt Collins" w:date="2021-10-01T14:22:00Z">
        <w:r w:rsidR="00BB1C86" w:rsidRPr="00163DCF">
          <w:rPr>
            <w:szCs w:val="21"/>
            <w:rPrChange w:id="1934" w:author="David" w:date="2022-08-17T16:58:00Z">
              <w:rPr>
                <w:rFonts w:ascii="Times New Roman" w:hAnsi="Times New Roman"/>
                <w:sz w:val="24"/>
                <w:szCs w:val="24"/>
              </w:rPr>
            </w:rPrChange>
          </w:rPr>
          <w:t>spill</w:t>
        </w:r>
      </w:ins>
      <w:ins w:id="1935" w:author="Britt Collins" w:date="2021-09-30T14:58:00Z">
        <w:r w:rsidRPr="00163DCF">
          <w:rPr>
            <w:szCs w:val="21"/>
            <w:rPrChange w:id="1936" w:author="David" w:date="2022-08-17T16:58:00Z">
              <w:rPr>
                <w:rFonts w:ascii="Times New Roman" w:hAnsi="Times New Roman"/>
                <w:sz w:val="24"/>
                <w:szCs w:val="24"/>
              </w:rPr>
            </w:rPrChange>
          </w:rPr>
          <w:t xml:space="preserve">ing </w:t>
        </w:r>
      </w:ins>
      <w:ins w:id="1937" w:author="Britt Collins" w:date="2021-10-01T14:22:00Z">
        <w:r w:rsidR="00BB1C86" w:rsidRPr="00163DCF">
          <w:rPr>
            <w:szCs w:val="21"/>
            <w:rPrChange w:id="1938" w:author="David" w:date="2022-08-17T16:58:00Z">
              <w:rPr>
                <w:rFonts w:ascii="Times New Roman" w:hAnsi="Times New Roman"/>
                <w:sz w:val="24"/>
                <w:szCs w:val="24"/>
              </w:rPr>
            </w:rPrChange>
          </w:rPr>
          <w:t>out</w:t>
        </w:r>
      </w:ins>
      <w:ins w:id="1939" w:author="Britt Collins" w:date="2021-09-30T14:58:00Z">
        <w:r w:rsidRPr="00163DCF">
          <w:rPr>
            <w:szCs w:val="21"/>
            <w:rPrChange w:id="1940" w:author="David" w:date="2022-08-17T16:58:00Z">
              <w:rPr>
                <w:rFonts w:ascii="Times New Roman" w:hAnsi="Times New Roman"/>
                <w:sz w:val="24"/>
                <w:szCs w:val="24"/>
              </w:rPr>
            </w:rPrChange>
          </w:rPr>
          <w:t xml:space="preserve"> his life story. The significant events were his divorce</w:t>
        </w:r>
      </w:ins>
      <w:ins w:id="1941" w:author="Britt Collins" w:date="2021-10-01T14:23:00Z">
        <w:r w:rsidR="00BB1C86" w:rsidRPr="00163DCF">
          <w:rPr>
            <w:szCs w:val="21"/>
            <w:rPrChange w:id="1942" w:author="David" w:date="2022-08-17T16:58:00Z">
              <w:rPr>
                <w:rFonts w:ascii="Times New Roman" w:hAnsi="Times New Roman"/>
                <w:sz w:val="24"/>
                <w:szCs w:val="24"/>
              </w:rPr>
            </w:rPrChange>
          </w:rPr>
          <w:t xml:space="preserve"> from his British wife</w:t>
        </w:r>
      </w:ins>
      <w:ins w:id="1943" w:author="Britt Collins" w:date="2021-09-30T14:58:00Z">
        <w:r w:rsidRPr="00163DCF">
          <w:rPr>
            <w:szCs w:val="21"/>
            <w:rPrChange w:id="1944" w:author="David" w:date="2022-08-17T16:58:00Z">
              <w:rPr>
                <w:rFonts w:ascii="Times New Roman" w:hAnsi="Times New Roman"/>
                <w:sz w:val="24"/>
                <w:szCs w:val="24"/>
              </w:rPr>
            </w:rPrChange>
          </w:rPr>
          <w:t xml:space="preserve">, his </w:t>
        </w:r>
      </w:ins>
      <w:ins w:id="1945" w:author="Britt Collins" w:date="2021-10-01T14:23:00Z">
        <w:r w:rsidR="00BB1C86" w:rsidRPr="00163DCF">
          <w:rPr>
            <w:szCs w:val="21"/>
            <w:rPrChange w:id="1946" w:author="David" w:date="2022-08-17T16:58:00Z">
              <w:rPr>
                <w:rFonts w:ascii="Times New Roman" w:hAnsi="Times New Roman"/>
                <w:sz w:val="24"/>
                <w:szCs w:val="24"/>
              </w:rPr>
            </w:rPrChange>
          </w:rPr>
          <w:t>two</w:t>
        </w:r>
      </w:ins>
      <w:ins w:id="1947" w:author="Britt Collins" w:date="2021-09-30T14:58:00Z">
        <w:r w:rsidRPr="00163DCF">
          <w:rPr>
            <w:szCs w:val="21"/>
            <w:rPrChange w:id="1948" w:author="David" w:date="2022-08-17T16:58:00Z">
              <w:rPr>
                <w:rFonts w:ascii="Times New Roman" w:hAnsi="Times New Roman"/>
                <w:sz w:val="24"/>
                <w:szCs w:val="24"/>
              </w:rPr>
            </w:rPrChange>
          </w:rPr>
          <w:t xml:space="preserve"> young daughters (</w:t>
        </w:r>
      </w:ins>
      <w:ins w:id="1949" w:author="Britt Collins" w:date="2021-10-01T14:23:00Z">
        <w:r w:rsidR="00BB1C86" w:rsidRPr="00163DCF">
          <w:rPr>
            <w:szCs w:val="21"/>
            <w:rPrChange w:id="1950" w:author="David" w:date="2022-08-17T16:58:00Z">
              <w:rPr>
                <w:rFonts w:ascii="Times New Roman" w:hAnsi="Times New Roman"/>
                <w:sz w:val="24"/>
                <w:szCs w:val="24"/>
              </w:rPr>
            </w:rPrChange>
          </w:rPr>
          <w:t>five</w:t>
        </w:r>
      </w:ins>
      <w:ins w:id="1951" w:author="Britt Collins" w:date="2021-09-30T14:58:00Z">
        <w:r w:rsidRPr="00163DCF">
          <w:rPr>
            <w:szCs w:val="21"/>
            <w:rPrChange w:id="1952" w:author="David" w:date="2022-08-17T16:58:00Z">
              <w:rPr>
                <w:rFonts w:ascii="Times New Roman" w:hAnsi="Times New Roman"/>
                <w:sz w:val="24"/>
                <w:szCs w:val="24"/>
              </w:rPr>
            </w:rPrChange>
          </w:rPr>
          <w:t xml:space="preserve"> and </w:t>
        </w:r>
      </w:ins>
      <w:ins w:id="1953" w:author="Britt Collins" w:date="2021-10-01T14:23:00Z">
        <w:r w:rsidR="00BB1C86" w:rsidRPr="00163DCF">
          <w:rPr>
            <w:szCs w:val="21"/>
            <w:rPrChange w:id="1954" w:author="David" w:date="2022-08-17T16:58:00Z">
              <w:rPr>
                <w:rFonts w:ascii="Times New Roman" w:hAnsi="Times New Roman"/>
                <w:sz w:val="24"/>
                <w:szCs w:val="24"/>
              </w:rPr>
            </w:rPrChange>
          </w:rPr>
          <w:t>seven</w:t>
        </w:r>
      </w:ins>
      <w:ins w:id="1955" w:author="Britt Collins" w:date="2021-09-30T14:58:00Z">
        <w:r w:rsidRPr="00163DCF">
          <w:rPr>
            <w:szCs w:val="21"/>
            <w:rPrChange w:id="1956" w:author="David" w:date="2022-08-17T16:58:00Z">
              <w:rPr>
                <w:rFonts w:ascii="Times New Roman" w:hAnsi="Times New Roman"/>
                <w:sz w:val="24"/>
                <w:szCs w:val="24"/>
              </w:rPr>
            </w:rPrChange>
          </w:rPr>
          <w:t xml:space="preserve"> years old). I could tell he was fond of English people. He</w:t>
        </w:r>
      </w:ins>
      <w:ins w:id="1957" w:author="Britt Collins" w:date="2021-10-01T14:23:00Z">
        <w:r w:rsidR="00BB1C86" w:rsidRPr="00163DCF">
          <w:rPr>
            <w:szCs w:val="21"/>
            <w:rPrChange w:id="1958" w:author="David" w:date="2022-08-17T16:58:00Z">
              <w:rPr>
                <w:rFonts w:ascii="Times New Roman" w:hAnsi="Times New Roman"/>
                <w:sz w:val="24"/>
                <w:szCs w:val="24"/>
              </w:rPr>
            </w:rPrChange>
          </w:rPr>
          <w:t>’</w:t>
        </w:r>
      </w:ins>
      <w:ins w:id="1959" w:author="Britt Collins" w:date="2021-09-30T14:58:00Z">
        <w:r w:rsidRPr="00163DCF">
          <w:rPr>
            <w:szCs w:val="21"/>
            <w:rPrChange w:id="1960" w:author="David" w:date="2022-08-17T16:58:00Z">
              <w:rPr>
                <w:rFonts w:ascii="Times New Roman" w:hAnsi="Times New Roman"/>
                <w:sz w:val="24"/>
                <w:szCs w:val="24"/>
              </w:rPr>
            </w:rPrChange>
          </w:rPr>
          <w:t xml:space="preserve">d often tell a joke, </w:t>
        </w:r>
        <w:proofErr w:type="gramStart"/>
        <w:r w:rsidRPr="00163DCF">
          <w:rPr>
            <w:szCs w:val="21"/>
            <w:rPrChange w:id="1961" w:author="David" w:date="2022-08-17T16:58:00Z">
              <w:rPr>
                <w:rFonts w:ascii="Times New Roman" w:hAnsi="Times New Roman"/>
                <w:sz w:val="24"/>
                <w:szCs w:val="24"/>
              </w:rPr>
            </w:rPrChange>
          </w:rPr>
          <w:t>smile</w:t>
        </w:r>
        <w:proofErr w:type="gramEnd"/>
        <w:r w:rsidRPr="00163DCF">
          <w:rPr>
            <w:szCs w:val="21"/>
            <w:rPrChange w:id="1962" w:author="David" w:date="2022-08-17T16:58:00Z">
              <w:rPr>
                <w:rFonts w:ascii="Times New Roman" w:hAnsi="Times New Roman"/>
                <w:sz w:val="24"/>
                <w:szCs w:val="24"/>
              </w:rPr>
            </w:rPrChange>
          </w:rPr>
          <w:t xml:space="preserve"> and end his sentence with </w:t>
        </w:r>
      </w:ins>
      <w:ins w:id="1963" w:author="Britt Collins" w:date="2021-10-01T14:23:00Z">
        <w:r w:rsidR="00BB1C86" w:rsidRPr="00163DCF">
          <w:rPr>
            <w:szCs w:val="21"/>
            <w:rPrChange w:id="1964" w:author="David" w:date="2022-08-17T16:58:00Z">
              <w:rPr>
                <w:rFonts w:ascii="Times New Roman" w:hAnsi="Times New Roman"/>
                <w:sz w:val="24"/>
                <w:szCs w:val="24"/>
              </w:rPr>
            </w:rPrChange>
          </w:rPr>
          <w:t>“</w:t>
        </w:r>
      </w:ins>
      <w:ins w:id="1965" w:author="Britt Collins" w:date="2021-09-30T14:58:00Z">
        <w:r w:rsidRPr="00163DCF">
          <w:rPr>
            <w:szCs w:val="21"/>
            <w:rPrChange w:id="1966" w:author="David" w:date="2022-08-17T16:58:00Z">
              <w:rPr>
                <w:rFonts w:ascii="Times New Roman" w:hAnsi="Times New Roman"/>
                <w:sz w:val="24"/>
                <w:szCs w:val="24"/>
              </w:rPr>
            </w:rPrChange>
          </w:rPr>
          <w:t>bloody English</w:t>
        </w:r>
      </w:ins>
      <w:ins w:id="1967" w:author="Britt Collins" w:date="2021-10-01T14:23:00Z">
        <w:r w:rsidR="00BB1C86" w:rsidRPr="00163DCF">
          <w:rPr>
            <w:szCs w:val="21"/>
            <w:rPrChange w:id="1968" w:author="David" w:date="2022-08-17T16:58:00Z">
              <w:rPr>
                <w:rFonts w:ascii="Times New Roman" w:hAnsi="Times New Roman"/>
                <w:sz w:val="24"/>
                <w:szCs w:val="24"/>
              </w:rPr>
            </w:rPrChange>
          </w:rPr>
          <w:t>”</w:t>
        </w:r>
      </w:ins>
      <w:ins w:id="1969" w:author="Britt Collins" w:date="2021-09-30T14:58:00Z">
        <w:r w:rsidRPr="00163DCF">
          <w:rPr>
            <w:szCs w:val="21"/>
            <w:rPrChange w:id="1970" w:author="David" w:date="2022-08-17T16:58:00Z">
              <w:rPr>
                <w:rFonts w:ascii="Times New Roman" w:hAnsi="Times New Roman"/>
                <w:sz w:val="24"/>
                <w:szCs w:val="24"/>
              </w:rPr>
            </w:rPrChange>
          </w:rPr>
          <w:t>.</w:t>
        </w:r>
      </w:ins>
    </w:p>
    <w:p w14:paraId="7EDF7E47" w14:textId="4627E11C" w:rsidR="006F31F6" w:rsidRPr="00163DCF" w:rsidRDefault="006F31F6">
      <w:pPr>
        <w:spacing w:line="276" w:lineRule="auto"/>
        <w:ind w:left="-5" w:right="15" w:firstLine="725"/>
        <w:rPr>
          <w:ins w:id="1971" w:author="Britt Collins" w:date="2021-09-30T14:58:00Z"/>
          <w:szCs w:val="21"/>
          <w:rPrChange w:id="1972" w:author="David" w:date="2022-08-17T16:58:00Z">
            <w:rPr>
              <w:ins w:id="1973" w:author="Britt Collins" w:date="2021-09-30T14:58:00Z"/>
              <w:rFonts w:ascii="Times New Roman" w:hAnsi="Times New Roman"/>
              <w:sz w:val="24"/>
              <w:szCs w:val="24"/>
            </w:rPr>
          </w:rPrChange>
        </w:rPr>
        <w:pPrChange w:id="1974" w:author="David" w:date="2022-08-17T17:01:00Z">
          <w:pPr>
            <w:ind w:left="-5" w:right="15"/>
          </w:pPr>
        </w:pPrChange>
      </w:pPr>
      <w:ins w:id="1975" w:author="Britt Collins" w:date="2021-09-30T14:58:00Z">
        <w:r w:rsidRPr="00163DCF">
          <w:rPr>
            <w:szCs w:val="21"/>
            <w:rPrChange w:id="1976" w:author="David" w:date="2022-08-17T16:58:00Z">
              <w:rPr>
                <w:rFonts w:ascii="Times New Roman" w:hAnsi="Times New Roman"/>
                <w:sz w:val="24"/>
                <w:szCs w:val="24"/>
              </w:rPr>
            </w:rPrChange>
          </w:rPr>
          <w:t>I felt Elliot trusted me, given his willingness to be open and v</w:t>
        </w:r>
      </w:ins>
      <w:ins w:id="1977" w:author="Britt Collins" w:date="2021-10-01T14:24:00Z">
        <w:r w:rsidR="00BB1C86" w:rsidRPr="00163DCF">
          <w:rPr>
            <w:szCs w:val="21"/>
            <w:rPrChange w:id="1978" w:author="David" w:date="2022-08-17T16:58:00Z">
              <w:rPr>
                <w:rFonts w:ascii="Times New Roman" w:hAnsi="Times New Roman"/>
                <w:sz w:val="24"/>
                <w:szCs w:val="24"/>
              </w:rPr>
            </w:rPrChange>
          </w:rPr>
          <w:t>ul</w:t>
        </w:r>
      </w:ins>
      <w:ins w:id="1979" w:author="Britt Collins" w:date="2021-09-30T14:58:00Z">
        <w:r w:rsidRPr="00163DCF">
          <w:rPr>
            <w:szCs w:val="21"/>
            <w:rPrChange w:id="1980" w:author="David" w:date="2022-08-17T16:58:00Z">
              <w:rPr>
                <w:rFonts w:ascii="Times New Roman" w:hAnsi="Times New Roman"/>
                <w:sz w:val="24"/>
                <w:szCs w:val="24"/>
              </w:rPr>
            </w:rPrChange>
          </w:rPr>
          <w:t xml:space="preserve">nerable. </w:t>
        </w:r>
      </w:ins>
      <w:ins w:id="1981" w:author="Britt Collins" w:date="2021-10-01T14:24:00Z">
        <w:r w:rsidR="00BB1C86" w:rsidRPr="00163DCF">
          <w:rPr>
            <w:szCs w:val="21"/>
            <w:rPrChange w:id="1982" w:author="David" w:date="2022-08-17T16:58:00Z">
              <w:rPr>
                <w:rFonts w:ascii="Times New Roman" w:hAnsi="Times New Roman"/>
                <w:sz w:val="24"/>
                <w:szCs w:val="24"/>
              </w:rPr>
            </w:rPrChange>
          </w:rPr>
          <w:t>All t</w:t>
        </w:r>
      </w:ins>
      <w:ins w:id="1983" w:author="Britt Collins" w:date="2021-09-30T14:58:00Z">
        <w:r w:rsidRPr="00163DCF">
          <w:rPr>
            <w:szCs w:val="21"/>
            <w:rPrChange w:id="1984" w:author="David" w:date="2022-08-17T16:58:00Z">
              <w:rPr>
                <w:rFonts w:ascii="Times New Roman" w:hAnsi="Times New Roman"/>
                <w:sz w:val="24"/>
                <w:szCs w:val="24"/>
              </w:rPr>
            </w:rPrChange>
          </w:rPr>
          <w:t>he Australians I met were outspoken</w:t>
        </w:r>
      </w:ins>
      <w:ins w:id="1985" w:author="Britt Collins" w:date="2021-10-01T14:24:00Z">
        <w:r w:rsidR="00BB1C86" w:rsidRPr="00163DCF">
          <w:rPr>
            <w:szCs w:val="21"/>
            <w:rPrChange w:id="1986" w:author="David" w:date="2022-08-17T16:58:00Z">
              <w:rPr>
                <w:rFonts w:ascii="Times New Roman" w:hAnsi="Times New Roman"/>
                <w:sz w:val="24"/>
                <w:szCs w:val="24"/>
              </w:rPr>
            </w:rPrChange>
          </w:rPr>
          <w:t>,</w:t>
        </w:r>
      </w:ins>
      <w:ins w:id="1987" w:author="Britt Collins" w:date="2021-09-30T14:58:00Z">
        <w:r w:rsidRPr="00163DCF">
          <w:rPr>
            <w:szCs w:val="21"/>
            <w:rPrChange w:id="1988" w:author="David" w:date="2022-08-17T16:58:00Z">
              <w:rPr>
                <w:rFonts w:ascii="Times New Roman" w:hAnsi="Times New Roman"/>
                <w:sz w:val="24"/>
                <w:szCs w:val="24"/>
              </w:rPr>
            </w:rPrChange>
          </w:rPr>
          <w:t xml:space="preserve"> happy to lend an ear and share their story. It was a role reversal for me. At home around my friends, it was me who was the outspoken one. It made me realise</w:t>
        </w:r>
      </w:ins>
      <w:ins w:id="1989" w:author="Britt Collins" w:date="2021-10-01T14:25:00Z">
        <w:r w:rsidR="00BB1C86" w:rsidRPr="00163DCF">
          <w:rPr>
            <w:szCs w:val="21"/>
            <w:rPrChange w:id="1990" w:author="David" w:date="2022-08-17T16:58:00Z">
              <w:rPr>
                <w:rFonts w:ascii="Times New Roman" w:hAnsi="Times New Roman"/>
                <w:sz w:val="24"/>
                <w:szCs w:val="24"/>
              </w:rPr>
            </w:rPrChange>
          </w:rPr>
          <w:t xml:space="preserve"> </w:t>
        </w:r>
      </w:ins>
      <w:ins w:id="1991" w:author="Britt Collins" w:date="2021-09-30T14:58:00Z">
        <w:r w:rsidRPr="00163DCF">
          <w:rPr>
            <w:szCs w:val="21"/>
            <w:rPrChange w:id="1992" w:author="David" w:date="2022-08-17T16:58:00Z">
              <w:rPr>
                <w:rFonts w:ascii="Times New Roman" w:hAnsi="Times New Roman"/>
                <w:sz w:val="24"/>
                <w:szCs w:val="24"/>
              </w:rPr>
            </w:rPrChange>
          </w:rPr>
          <w:t>how unselfish and willing my friends were to listen to me.</w:t>
        </w:r>
      </w:ins>
    </w:p>
    <w:p w14:paraId="5EFC692C" w14:textId="2DFFC6A5" w:rsidR="006F31F6" w:rsidRPr="00163DCF" w:rsidRDefault="006F31F6">
      <w:pPr>
        <w:spacing w:after="10" w:line="276" w:lineRule="auto"/>
        <w:ind w:left="-5" w:right="15" w:firstLine="725"/>
        <w:rPr>
          <w:ins w:id="1993" w:author="Britt Collins" w:date="2021-09-30T14:58:00Z"/>
          <w:szCs w:val="21"/>
          <w:rPrChange w:id="1994" w:author="David" w:date="2022-08-17T16:58:00Z">
            <w:rPr>
              <w:ins w:id="1995" w:author="Britt Collins" w:date="2021-09-30T14:58:00Z"/>
              <w:rFonts w:ascii="Times New Roman" w:hAnsi="Times New Roman"/>
              <w:sz w:val="24"/>
              <w:szCs w:val="24"/>
            </w:rPr>
          </w:rPrChange>
        </w:rPr>
        <w:pPrChange w:id="1996" w:author="David" w:date="2022-08-17T17:01:00Z">
          <w:pPr>
            <w:spacing w:after="10"/>
            <w:ind w:left="-5" w:right="15"/>
          </w:pPr>
        </w:pPrChange>
      </w:pPr>
      <w:ins w:id="1997" w:author="Britt Collins" w:date="2021-09-30T14:58:00Z">
        <w:r w:rsidRPr="00163DCF">
          <w:rPr>
            <w:szCs w:val="21"/>
            <w:rPrChange w:id="1998" w:author="David" w:date="2022-08-17T16:58:00Z">
              <w:rPr>
                <w:rFonts w:ascii="Times New Roman" w:hAnsi="Times New Roman"/>
                <w:sz w:val="24"/>
                <w:szCs w:val="24"/>
              </w:rPr>
            </w:rPrChange>
          </w:rPr>
          <w:t xml:space="preserve">Soon enough it was the first day of my first gig. I was dressed to </w:t>
        </w:r>
        <w:proofErr w:type="gramStart"/>
        <w:r w:rsidRPr="00163DCF">
          <w:rPr>
            <w:szCs w:val="21"/>
            <w:rPrChange w:id="1999" w:author="David" w:date="2022-08-17T16:58:00Z">
              <w:rPr>
                <w:rFonts w:ascii="Times New Roman" w:hAnsi="Times New Roman"/>
                <w:sz w:val="24"/>
                <w:szCs w:val="24"/>
              </w:rPr>
            </w:rPrChange>
          </w:rPr>
          <w:t>impress:</w:t>
        </w:r>
        <w:proofErr w:type="gramEnd"/>
        <w:r w:rsidRPr="00163DCF">
          <w:rPr>
            <w:szCs w:val="21"/>
            <w:rPrChange w:id="2000" w:author="David" w:date="2022-08-17T16:58:00Z">
              <w:rPr>
                <w:rFonts w:ascii="Times New Roman" w:hAnsi="Times New Roman"/>
                <w:sz w:val="24"/>
                <w:szCs w:val="24"/>
              </w:rPr>
            </w:rPrChange>
          </w:rPr>
          <w:t xml:space="preserve"> Hugo Boss suit, Ted Baker shirt and tie combo, given the hot, moist Sydney conditions, was a little uncomfortable to wear.</w:t>
        </w:r>
      </w:ins>
    </w:p>
    <w:p w14:paraId="145B9A46" w14:textId="77777777" w:rsidR="006F31F6" w:rsidRPr="00163DCF" w:rsidRDefault="006F31F6">
      <w:pPr>
        <w:spacing w:line="276" w:lineRule="auto"/>
        <w:ind w:left="-5" w:right="15"/>
        <w:rPr>
          <w:ins w:id="2001" w:author="Britt Collins" w:date="2021-09-30T14:58:00Z"/>
          <w:szCs w:val="21"/>
          <w:rPrChange w:id="2002" w:author="David" w:date="2022-08-17T16:58:00Z">
            <w:rPr>
              <w:ins w:id="2003" w:author="Britt Collins" w:date="2021-09-30T14:58:00Z"/>
              <w:rFonts w:ascii="Times New Roman" w:hAnsi="Times New Roman"/>
              <w:sz w:val="24"/>
              <w:szCs w:val="24"/>
            </w:rPr>
          </w:rPrChange>
        </w:rPr>
        <w:pPrChange w:id="2004" w:author="David" w:date="2022-08-17T17:01:00Z">
          <w:pPr>
            <w:ind w:left="-5" w:right="15"/>
          </w:pPr>
        </w:pPrChange>
      </w:pPr>
      <w:ins w:id="2005" w:author="Britt Collins" w:date="2021-09-30T14:58:00Z">
        <w:r w:rsidRPr="00163DCF">
          <w:rPr>
            <w:szCs w:val="21"/>
            <w:rPrChange w:id="2006" w:author="David" w:date="2022-08-17T16:58:00Z">
              <w:rPr>
                <w:rFonts w:ascii="Times New Roman" w:hAnsi="Times New Roman"/>
                <w:sz w:val="24"/>
                <w:szCs w:val="24"/>
              </w:rPr>
            </w:rPrChange>
          </w:rPr>
          <w:t>It was fine for the air-conditioned confines of the modern office building.</w:t>
        </w:r>
      </w:ins>
    </w:p>
    <w:p w14:paraId="193A2861" w14:textId="53AACB15" w:rsidR="006F31F6" w:rsidRPr="00163DCF" w:rsidRDefault="006F31F6">
      <w:pPr>
        <w:spacing w:line="276" w:lineRule="auto"/>
        <w:ind w:left="-5" w:right="15" w:firstLine="725"/>
        <w:rPr>
          <w:ins w:id="2007" w:author="Britt Collins" w:date="2021-09-30T14:58:00Z"/>
          <w:szCs w:val="21"/>
          <w:rPrChange w:id="2008" w:author="David" w:date="2022-08-17T16:58:00Z">
            <w:rPr>
              <w:ins w:id="2009" w:author="Britt Collins" w:date="2021-09-30T14:58:00Z"/>
              <w:rFonts w:ascii="Times New Roman" w:hAnsi="Times New Roman"/>
              <w:sz w:val="24"/>
              <w:szCs w:val="24"/>
            </w:rPr>
          </w:rPrChange>
        </w:rPr>
        <w:pPrChange w:id="2010" w:author="David" w:date="2022-08-17T17:01:00Z">
          <w:pPr>
            <w:ind w:left="-5" w:right="15"/>
          </w:pPr>
        </w:pPrChange>
      </w:pPr>
      <w:ins w:id="2011" w:author="Britt Collins" w:date="2021-09-30T14:58:00Z">
        <w:r w:rsidRPr="00163DCF">
          <w:rPr>
            <w:szCs w:val="21"/>
            <w:rPrChange w:id="2012" w:author="David" w:date="2022-08-17T16:58:00Z">
              <w:rPr>
                <w:rFonts w:ascii="Times New Roman" w:hAnsi="Times New Roman"/>
                <w:sz w:val="24"/>
                <w:szCs w:val="24"/>
              </w:rPr>
            </w:rPrChange>
          </w:rPr>
          <w:t xml:space="preserve">My representative, Srikanth, </w:t>
        </w:r>
      </w:ins>
      <w:ins w:id="2013" w:author="Britt Collins" w:date="2021-10-01T18:40:00Z">
        <w:r w:rsidR="00010687" w:rsidRPr="00163DCF">
          <w:rPr>
            <w:szCs w:val="21"/>
            <w:rPrChange w:id="2014" w:author="David" w:date="2022-08-17T16:58:00Z">
              <w:rPr>
                <w:rFonts w:ascii="Times New Roman" w:hAnsi="Times New Roman"/>
                <w:sz w:val="24"/>
                <w:szCs w:val="24"/>
              </w:rPr>
            </w:rPrChange>
          </w:rPr>
          <w:t xml:space="preserve">a rotund, moustached man, </w:t>
        </w:r>
      </w:ins>
      <w:ins w:id="2015" w:author="Britt Collins" w:date="2021-09-30T14:58:00Z">
        <w:r w:rsidRPr="00163DCF">
          <w:rPr>
            <w:szCs w:val="21"/>
            <w:rPrChange w:id="2016" w:author="David" w:date="2022-08-17T16:58:00Z">
              <w:rPr>
                <w:rFonts w:ascii="Times New Roman" w:hAnsi="Times New Roman"/>
                <w:sz w:val="24"/>
                <w:szCs w:val="24"/>
              </w:rPr>
            </w:rPrChange>
          </w:rPr>
          <w:t xml:space="preserve">finally arrived. He </w:t>
        </w:r>
      </w:ins>
      <w:ins w:id="2017" w:author="Britt Collins" w:date="2021-10-01T18:39:00Z">
        <w:r w:rsidR="00010687" w:rsidRPr="00163DCF">
          <w:rPr>
            <w:szCs w:val="21"/>
            <w:rPrChange w:id="2018" w:author="David" w:date="2022-08-17T16:58:00Z">
              <w:rPr>
                <w:rFonts w:ascii="Times New Roman" w:hAnsi="Times New Roman"/>
                <w:sz w:val="24"/>
                <w:szCs w:val="24"/>
              </w:rPr>
            </w:rPrChange>
          </w:rPr>
          <w:t>strode over</w:t>
        </w:r>
      </w:ins>
      <w:ins w:id="2019" w:author="Britt Collins" w:date="2021-09-30T14:58:00Z">
        <w:r w:rsidRPr="00163DCF">
          <w:rPr>
            <w:szCs w:val="21"/>
            <w:rPrChange w:id="2020" w:author="David" w:date="2022-08-17T16:58:00Z">
              <w:rPr>
                <w:rFonts w:ascii="Times New Roman" w:hAnsi="Times New Roman"/>
                <w:sz w:val="24"/>
                <w:szCs w:val="24"/>
              </w:rPr>
            </w:rPrChange>
          </w:rPr>
          <w:t xml:space="preserve">, avoiding eye contact. His mumbled voice was accented with Indian. </w:t>
        </w:r>
      </w:ins>
      <w:ins w:id="2021" w:author="Britt Collins" w:date="2021-10-01T18:40:00Z">
        <w:r w:rsidR="00010687" w:rsidRPr="00163DCF">
          <w:rPr>
            <w:szCs w:val="21"/>
            <w:rPrChange w:id="2022" w:author="David" w:date="2022-08-17T16:58:00Z">
              <w:rPr>
                <w:rFonts w:ascii="Times New Roman" w:hAnsi="Times New Roman"/>
                <w:sz w:val="24"/>
                <w:szCs w:val="24"/>
              </w:rPr>
            </w:rPrChange>
          </w:rPr>
          <w:t>He</w:t>
        </w:r>
      </w:ins>
      <w:ins w:id="2023" w:author="Britt Collins" w:date="2021-09-30T14:58:00Z">
        <w:r w:rsidRPr="00163DCF">
          <w:rPr>
            <w:szCs w:val="21"/>
            <w:rPrChange w:id="2024" w:author="David" w:date="2022-08-17T16:58:00Z">
              <w:rPr>
                <w:rFonts w:ascii="Times New Roman" w:hAnsi="Times New Roman"/>
                <w:sz w:val="24"/>
                <w:szCs w:val="24"/>
              </w:rPr>
            </w:rPrChange>
          </w:rPr>
          <w:t xml:space="preserve"> was clearly stressed. I perceived that I was an </w:t>
        </w:r>
        <w:r w:rsidRPr="00163DCF">
          <w:rPr>
            <w:szCs w:val="21"/>
            <w:rPrChange w:id="2025" w:author="David" w:date="2022-08-17T16:58:00Z">
              <w:rPr>
                <w:rFonts w:ascii="Times New Roman" w:hAnsi="Times New Roman"/>
                <w:sz w:val="24"/>
                <w:szCs w:val="24"/>
              </w:rPr>
            </w:rPrChange>
          </w:rPr>
          <w:lastRenderedPageBreak/>
          <w:t xml:space="preserve">unwelcome encumbrance to his working day. I attempted to look him straight in the eyes, smile and offer my hand to cordially shake his. Given I couldn’t get eye contact, I couldn't proceed to the next step to begin the handshake. Instead, Srikanth directed me to reception's security officer. I was handed a temporary pass before being escorted to the main lift. As </w:t>
        </w:r>
      </w:ins>
      <w:ins w:id="2026" w:author="Britt Collins" w:date="2021-10-01T18:41:00Z">
        <w:r w:rsidR="00010687" w:rsidRPr="00163DCF">
          <w:rPr>
            <w:szCs w:val="21"/>
            <w:rPrChange w:id="2027" w:author="David" w:date="2022-08-17T16:58:00Z">
              <w:rPr>
                <w:rFonts w:ascii="Times New Roman" w:hAnsi="Times New Roman"/>
                <w:sz w:val="24"/>
                <w:szCs w:val="24"/>
              </w:rPr>
            </w:rPrChange>
          </w:rPr>
          <w:t>we</w:t>
        </w:r>
      </w:ins>
      <w:ins w:id="2028" w:author="Britt Collins" w:date="2021-09-30T14:58:00Z">
        <w:r w:rsidRPr="00163DCF">
          <w:rPr>
            <w:szCs w:val="21"/>
            <w:rPrChange w:id="2029" w:author="David" w:date="2022-08-17T16:58:00Z">
              <w:rPr>
                <w:rFonts w:ascii="Times New Roman" w:hAnsi="Times New Roman"/>
                <w:sz w:val="24"/>
                <w:szCs w:val="24"/>
              </w:rPr>
            </w:rPrChange>
          </w:rPr>
          <w:t xml:space="preserve"> entered, Srikanth swiped his security pass</w:t>
        </w:r>
      </w:ins>
      <w:ins w:id="2030" w:author="Britt Collins" w:date="2021-10-01T18:41:00Z">
        <w:r w:rsidR="00010687" w:rsidRPr="00163DCF">
          <w:rPr>
            <w:szCs w:val="21"/>
            <w:rPrChange w:id="2031" w:author="David" w:date="2022-08-17T16:58:00Z">
              <w:rPr>
                <w:rFonts w:ascii="Times New Roman" w:hAnsi="Times New Roman"/>
                <w:sz w:val="24"/>
                <w:szCs w:val="24"/>
              </w:rPr>
            </w:rPrChange>
          </w:rPr>
          <w:t xml:space="preserve">, </w:t>
        </w:r>
      </w:ins>
      <w:proofErr w:type="gramStart"/>
      <w:ins w:id="2032" w:author="Britt Collins" w:date="2021-09-30T14:58:00Z">
        <w:r w:rsidRPr="00163DCF">
          <w:rPr>
            <w:szCs w:val="21"/>
            <w:rPrChange w:id="2033" w:author="David" w:date="2022-08-17T16:58:00Z">
              <w:rPr>
                <w:rFonts w:ascii="Times New Roman" w:hAnsi="Times New Roman"/>
                <w:sz w:val="24"/>
                <w:szCs w:val="24"/>
              </w:rPr>
            </w:rPrChange>
          </w:rPr>
          <w:t>giggled</w:t>
        </w:r>
        <w:proofErr w:type="gramEnd"/>
        <w:r w:rsidRPr="00163DCF">
          <w:rPr>
            <w:szCs w:val="21"/>
            <w:rPrChange w:id="2034" w:author="David" w:date="2022-08-17T16:58:00Z">
              <w:rPr>
                <w:rFonts w:ascii="Times New Roman" w:hAnsi="Times New Roman"/>
                <w:sz w:val="24"/>
                <w:szCs w:val="24"/>
              </w:rPr>
            </w:rPrChange>
          </w:rPr>
          <w:t xml:space="preserve"> and sheepishly asked</w:t>
        </w:r>
      </w:ins>
      <w:ins w:id="2035" w:author="Britt Collins" w:date="2021-10-01T18:41:00Z">
        <w:r w:rsidR="00010687" w:rsidRPr="00163DCF">
          <w:rPr>
            <w:szCs w:val="21"/>
            <w:rPrChange w:id="2036" w:author="David" w:date="2022-08-17T16:58:00Z">
              <w:rPr>
                <w:rFonts w:ascii="Times New Roman" w:hAnsi="Times New Roman"/>
                <w:sz w:val="24"/>
                <w:szCs w:val="24"/>
              </w:rPr>
            </w:rPrChange>
          </w:rPr>
          <w:t>,</w:t>
        </w:r>
      </w:ins>
      <w:ins w:id="2037" w:author="Britt Collins" w:date="2021-09-30T14:58:00Z">
        <w:r w:rsidRPr="00163DCF">
          <w:rPr>
            <w:szCs w:val="21"/>
            <w:rPrChange w:id="2038" w:author="David" w:date="2022-08-17T16:58:00Z">
              <w:rPr>
                <w:rFonts w:ascii="Times New Roman" w:hAnsi="Times New Roman"/>
                <w:sz w:val="24"/>
                <w:szCs w:val="24"/>
              </w:rPr>
            </w:rPrChange>
          </w:rPr>
          <w:t xml:space="preserve"> </w:t>
        </w:r>
      </w:ins>
      <w:ins w:id="2039" w:author="Britt Collins" w:date="2021-10-01T18:41:00Z">
        <w:r w:rsidR="00010687" w:rsidRPr="00163DCF">
          <w:rPr>
            <w:szCs w:val="21"/>
            <w:rPrChange w:id="2040" w:author="David" w:date="2022-08-17T16:58:00Z">
              <w:rPr>
                <w:rFonts w:ascii="Times New Roman" w:hAnsi="Times New Roman"/>
                <w:sz w:val="24"/>
                <w:szCs w:val="24"/>
              </w:rPr>
            </w:rPrChange>
          </w:rPr>
          <w:t>“H</w:t>
        </w:r>
      </w:ins>
      <w:ins w:id="2041" w:author="Britt Collins" w:date="2021-09-30T14:58:00Z">
        <w:r w:rsidRPr="00163DCF">
          <w:rPr>
            <w:szCs w:val="21"/>
            <w:rPrChange w:id="2042" w:author="David" w:date="2022-08-17T16:58:00Z">
              <w:rPr>
                <w:rFonts w:ascii="Times New Roman" w:hAnsi="Times New Roman"/>
                <w:sz w:val="24"/>
                <w:szCs w:val="24"/>
              </w:rPr>
            </w:rPrChange>
          </w:rPr>
          <w:t>ow are you?</w:t>
        </w:r>
      </w:ins>
      <w:ins w:id="2043" w:author="Britt Collins" w:date="2021-10-01T18:41:00Z">
        <w:r w:rsidR="00010687" w:rsidRPr="00163DCF">
          <w:rPr>
            <w:szCs w:val="21"/>
            <w:rPrChange w:id="2044" w:author="David" w:date="2022-08-17T16:58:00Z">
              <w:rPr>
                <w:rFonts w:ascii="Times New Roman" w:hAnsi="Times New Roman"/>
                <w:sz w:val="24"/>
                <w:szCs w:val="24"/>
              </w:rPr>
            </w:rPrChange>
          </w:rPr>
          <w:t>”</w:t>
        </w:r>
      </w:ins>
      <w:ins w:id="2045" w:author="Britt Collins" w:date="2021-09-30T14:58:00Z">
        <w:r w:rsidRPr="00163DCF">
          <w:rPr>
            <w:szCs w:val="21"/>
            <w:rPrChange w:id="2046" w:author="David" w:date="2022-08-17T16:58:00Z">
              <w:rPr>
                <w:rFonts w:ascii="Times New Roman" w:hAnsi="Times New Roman"/>
                <w:sz w:val="24"/>
                <w:szCs w:val="24"/>
              </w:rPr>
            </w:rPrChange>
          </w:rPr>
          <w:t xml:space="preserve"> I could sense his social discomfort</w:t>
        </w:r>
      </w:ins>
      <w:ins w:id="2047" w:author="Britt Collins" w:date="2021-10-01T18:42:00Z">
        <w:r w:rsidR="00010687" w:rsidRPr="00163DCF">
          <w:rPr>
            <w:szCs w:val="21"/>
            <w:rPrChange w:id="2048" w:author="David" w:date="2022-08-17T16:58:00Z">
              <w:rPr>
                <w:rFonts w:ascii="Times New Roman" w:hAnsi="Times New Roman"/>
                <w:sz w:val="24"/>
                <w:szCs w:val="24"/>
              </w:rPr>
            </w:rPrChange>
          </w:rPr>
          <w:t xml:space="preserve">, which </w:t>
        </w:r>
      </w:ins>
      <w:ins w:id="2049" w:author="Britt Collins" w:date="2021-09-30T14:58:00Z">
        <w:r w:rsidRPr="00163DCF">
          <w:rPr>
            <w:szCs w:val="21"/>
            <w:rPrChange w:id="2050" w:author="David" w:date="2022-08-17T16:58:00Z">
              <w:rPr>
                <w:rFonts w:ascii="Times New Roman" w:hAnsi="Times New Roman"/>
                <w:sz w:val="24"/>
                <w:szCs w:val="24"/>
              </w:rPr>
            </w:rPrChange>
          </w:rPr>
          <w:t>was a far cry from the laidback Aussie style "How ya going? “In both cases a simple "good" would have sufficed. Bruce and Elliot would leave little time for me to respond. Srikanth offered me the stage to run with an answer. I took this, so far in Australia, rare opportunity to voice my opinion, to his bemusement. I literally talked Srikanth’s ears off as we approached the financial institutions floor.</w:t>
        </w:r>
      </w:ins>
    </w:p>
    <w:p w14:paraId="29485FAB" w14:textId="77777777" w:rsidR="00010687" w:rsidRPr="00163DCF" w:rsidRDefault="006F31F6">
      <w:pPr>
        <w:spacing w:line="276" w:lineRule="auto"/>
        <w:ind w:left="-5" w:right="15" w:firstLine="725"/>
        <w:rPr>
          <w:ins w:id="2051" w:author="Britt Collins" w:date="2021-10-01T18:42:00Z"/>
          <w:szCs w:val="21"/>
          <w:rPrChange w:id="2052" w:author="David" w:date="2022-08-17T16:58:00Z">
            <w:rPr>
              <w:ins w:id="2053" w:author="Britt Collins" w:date="2021-10-01T18:42:00Z"/>
              <w:rFonts w:ascii="Times New Roman" w:hAnsi="Times New Roman"/>
              <w:sz w:val="24"/>
              <w:szCs w:val="24"/>
            </w:rPr>
          </w:rPrChange>
        </w:rPr>
        <w:pPrChange w:id="2054" w:author="David" w:date="2022-08-17T17:01:00Z">
          <w:pPr>
            <w:spacing w:line="480" w:lineRule="auto"/>
            <w:ind w:left="-5" w:right="15" w:firstLine="725"/>
          </w:pPr>
        </w:pPrChange>
      </w:pPr>
      <w:ins w:id="2055" w:author="Britt Collins" w:date="2021-09-30T14:58:00Z">
        <w:r w:rsidRPr="00163DCF">
          <w:rPr>
            <w:szCs w:val="21"/>
            <w:rPrChange w:id="2056" w:author="David" w:date="2022-08-17T16:58:00Z">
              <w:rPr>
                <w:rFonts w:ascii="Times New Roman" w:hAnsi="Times New Roman"/>
                <w:sz w:val="24"/>
                <w:szCs w:val="24"/>
              </w:rPr>
            </w:rPrChange>
          </w:rPr>
          <w:t xml:space="preserve">Srikanth was literally scratching at the doors to exit the lift. He chaperoned me to the desk of a European looking man. Before he opened his mouth, from a quick glance at his body language and dress sense I knew he was English. He swivelled his seat round dramatically. He looked up at Srikanth, paused, then looked me up and down. Srikanth beamed as Daniel, the level-headed English fellow, stood up slowly and offered to shake my hand. </w:t>
        </w:r>
      </w:ins>
    </w:p>
    <w:p w14:paraId="0252070C" w14:textId="77777777" w:rsidR="00010687" w:rsidRPr="00163DCF" w:rsidRDefault="00010687">
      <w:pPr>
        <w:spacing w:line="276" w:lineRule="auto"/>
        <w:ind w:left="-5" w:right="15" w:firstLine="725"/>
        <w:rPr>
          <w:ins w:id="2057" w:author="Britt Collins" w:date="2021-10-01T18:43:00Z"/>
          <w:szCs w:val="21"/>
          <w:rPrChange w:id="2058" w:author="David" w:date="2022-08-17T16:58:00Z">
            <w:rPr>
              <w:ins w:id="2059" w:author="Britt Collins" w:date="2021-10-01T18:43:00Z"/>
              <w:rFonts w:ascii="Times New Roman" w:hAnsi="Times New Roman"/>
              <w:sz w:val="24"/>
              <w:szCs w:val="24"/>
            </w:rPr>
          </w:rPrChange>
        </w:rPr>
        <w:pPrChange w:id="2060" w:author="David" w:date="2022-08-17T17:01:00Z">
          <w:pPr>
            <w:spacing w:line="480" w:lineRule="auto"/>
            <w:ind w:left="-5" w:right="15" w:firstLine="725"/>
          </w:pPr>
        </w:pPrChange>
      </w:pPr>
      <w:ins w:id="2061" w:author="Britt Collins" w:date="2021-10-01T18:42:00Z">
        <w:r w:rsidRPr="00163DCF">
          <w:rPr>
            <w:szCs w:val="21"/>
            <w:rPrChange w:id="2062" w:author="David" w:date="2022-08-17T16:58:00Z">
              <w:rPr>
                <w:rFonts w:ascii="Times New Roman" w:hAnsi="Times New Roman"/>
                <w:sz w:val="24"/>
                <w:szCs w:val="24"/>
              </w:rPr>
            </w:rPrChange>
          </w:rPr>
          <w:t>“</w:t>
        </w:r>
      </w:ins>
      <w:ins w:id="2063" w:author="Britt Collins" w:date="2021-09-30T14:58:00Z">
        <w:r w:rsidR="006F31F6" w:rsidRPr="00163DCF">
          <w:rPr>
            <w:szCs w:val="21"/>
            <w:rPrChange w:id="2064" w:author="David" w:date="2022-08-17T16:58:00Z">
              <w:rPr>
                <w:rFonts w:ascii="Times New Roman" w:hAnsi="Times New Roman"/>
                <w:sz w:val="24"/>
                <w:szCs w:val="24"/>
              </w:rPr>
            </w:rPrChange>
          </w:rPr>
          <w:t xml:space="preserve">You must be from the consultancy," he </w:t>
        </w:r>
      </w:ins>
      <w:ins w:id="2065" w:author="Britt Collins" w:date="2021-10-01T18:42:00Z">
        <w:r w:rsidRPr="00163DCF">
          <w:rPr>
            <w:szCs w:val="21"/>
            <w:rPrChange w:id="2066" w:author="David" w:date="2022-08-17T16:58:00Z">
              <w:rPr>
                <w:rFonts w:ascii="Times New Roman" w:hAnsi="Times New Roman"/>
                <w:sz w:val="24"/>
                <w:szCs w:val="24"/>
              </w:rPr>
            </w:rPrChange>
          </w:rPr>
          <w:t>sai</w:t>
        </w:r>
      </w:ins>
      <w:ins w:id="2067" w:author="Britt Collins" w:date="2021-09-30T14:58:00Z">
        <w:r w:rsidR="006F31F6" w:rsidRPr="00163DCF">
          <w:rPr>
            <w:szCs w:val="21"/>
            <w:rPrChange w:id="2068" w:author="David" w:date="2022-08-17T16:58:00Z">
              <w:rPr>
                <w:rFonts w:ascii="Times New Roman" w:hAnsi="Times New Roman"/>
                <w:sz w:val="24"/>
                <w:szCs w:val="24"/>
              </w:rPr>
            </w:rPrChange>
          </w:rPr>
          <w:t xml:space="preserve">d, sitting down and drawing a breath. </w:t>
        </w:r>
      </w:ins>
    </w:p>
    <w:p w14:paraId="1557553B" w14:textId="77777777" w:rsidR="00010687" w:rsidRPr="00163DCF" w:rsidRDefault="00010687">
      <w:pPr>
        <w:spacing w:line="276" w:lineRule="auto"/>
        <w:ind w:left="-5" w:right="15" w:firstLine="725"/>
        <w:rPr>
          <w:ins w:id="2069" w:author="Britt Collins" w:date="2021-10-01T18:43:00Z"/>
          <w:szCs w:val="21"/>
          <w:rPrChange w:id="2070" w:author="David" w:date="2022-08-17T16:58:00Z">
            <w:rPr>
              <w:ins w:id="2071" w:author="Britt Collins" w:date="2021-10-01T18:43:00Z"/>
              <w:rFonts w:ascii="Times New Roman" w:hAnsi="Times New Roman"/>
              <w:sz w:val="24"/>
              <w:szCs w:val="24"/>
            </w:rPr>
          </w:rPrChange>
        </w:rPr>
        <w:pPrChange w:id="2072" w:author="David" w:date="2022-08-17T17:01:00Z">
          <w:pPr>
            <w:spacing w:line="480" w:lineRule="auto"/>
            <w:ind w:left="-5" w:right="15" w:firstLine="725"/>
          </w:pPr>
        </w:pPrChange>
      </w:pPr>
      <w:ins w:id="2073" w:author="Britt Collins" w:date="2021-10-01T18:43:00Z">
        <w:r w:rsidRPr="00163DCF">
          <w:rPr>
            <w:szCs w:val="21"/>
            <w:rPrChange w:id="2074" w:author="David" w:date="2022-08-17T16:58:00Z">
              <w:rPr>
                <w:rFonts w:ascii="Times New Roman" w:hAnsi="Times New Roman"/>
                <w:sz w:val="24"/>
                <w:szCs w:val="24"/>
              </w:rPr>
            </w:rPrChange>
          </w:rPr>
          <w:t>“</w:t>
        </w:r>
      </w:ins>
      <w:ins w:id="2075" w:author="Britt Collins" w:date="2021-09-30T14:58:00Z">
        <w:r w:rsidR="006F31F6" w:rsidRPr="00163DCF">
          <w:rPr>
            <w:szCs w:val="21"/>
            <w:rPrChange w:id="2076" w:author="David" w:date="2022-08-17T16:58:00Z">
              <w:rPr>
                <w:rFonts w:ascii="Times New Roman" w:hAnsi="Times New Roman"/>
                <w:sz w:val="24"/>
                <w:szCs w:val="24"/>
              </w:rPr>
            </w:rPrChange>
          </w:rPr>
          <w:t>Do you have everything you need Daniel?</w:t>
        </w:r>
      </w:ins>
      <w:ins w:id="2077" w:author="Britt Collins" w:date="2021-10-01T18:43:00Z">
        <w:r w:rsidRPr="00163DCF">
          <w:rPr>
            <w:szCs w:val="21"/>
            <w:rPrChange w:id="2078" w:author="David" w:date="2022-08-17T16:58:00Z">
              <w:rPr>
                <w:rFonts w:ascii="Times New Roman" w:hAnsi="Times New Roman"/>
                <w:sz w:val="24"/>
                <w:szCs w:val="24"/>
              </w:rPr>
            </w:rPrChange>
          </w:rPr>
          <w:t>”</w:t>
        </w:r>
      </w:ins>
      <w:ins w:id="2079" w:author="Britt Collins" w:date="2021-09-30T14:58:00Z">
        <w:r w:rsidR="006F31F6" w:rsidRPr="00163DCF">
          <w:rPr>
            <w:szCs w:val="21"/>
            <w:rPrChange w:id="2080" w:author="David" w:date="2022-08-17T16:58:00Z">
              <w:rPr>
                <w:rFonts w:ascii="Times New Roman" w:hAnsi="Times New Roman"/>
                <w:sz w:val="24"/>
                <w:szCs w:val="24"/>
              </w:rPr>
            </w:rPrChange>
          </w:rPr>
          <w:t xml:space="preserve"> Srikanth asked. </w:t>
        </w:r>
      </w:ins>
    </w:p>
    <w:p w14:paraId="672BC683" w14:textId="1FF02363" w:rsidR="006F31F6" w:rsidRPr="00163DCF" w:rsidRDefault="00010687">
      <w:pPr>
        <w:spacing w:line="276" w:lineRule="auto"/>
        <w:ind w:left="-5" w:right="15" w:firstLine="725"/>
        <w:rPr>
          <w:ins w:id="2081" w:author="Britt Collins" w:date="2021-09-30T14:58:00Z"/>
          <w:szCs w:val="21"/>
          <w:rPrChange w:id="2082" w:author="David" w:date="2022-08-17T16:58:00Z">
            <w:rPr>
              <w:ins w:id="2083" w:author="Britt Collins" w:date="2021-09-30T14:58:00Z"/>
              <w:rFonts w:ascii="Times New Roman" w:hAnsi="Times New Roman"/>
              <w:sz w:val="24"/>
              <w:szCs w:val="24"/>
            </w:rPr>
          </w:rPrChange>
        </w:rPr>
        <w:pPrChange w:id="2084" w:author="David" w:date="2022-08-17T17:01:00Z">
          <w:pPr>
            <w:ind w:left="-5" w:right="15"/>
          </w:pPr>
        </w:pPrChange>
      </w:pPr>
      <w:ins w:id="2085" w:author="Britt Collins" w:date="2021-10-01T18:43:00Z">
        <w:r w:rsidRPr="00163DCF">
          <w:rPr>
            <w:szCs w:val="21"/>
            <w:rPrChange w:id="2086" w:author="David" w:date="2022-08-17T16:58:00Z">
              <w:rPr>
                <w:rFonts w:ascii="Times New Roman" w:hAnsi="Times New Roman"/>
                <w:sz w:val="24"/>
                <w:szCs w:val="24"/>
              </w:rPr>
            </w:rPrChange>
          </w:rPr>
          <w:t>“</w:t>
        </w:r>
      </w:ins>
      <w:ins w:id="2087" w:author="Britt Collins" w:date="2021-09-30T14:58:00Z">
        <w:r w:rsidR="006F31F6" w:rsidRPr="00163DCF">
          <w:rPr>
            <w:szCs w:val="21"/>
            <w:rPrChange w:id="2088" w:author="David" w:date="2022-08-17T16:58:00Z">
              <w:rPr>
                <w:rFonts w:ascii="Times New Roman" w:hAnsi="Times New Roman"/>
                <w:sz w:val="24"/>
                <w:szCs w:val="24"/>
              </w:rPr>
            </w:rPrChange>
          </w:rPr>
          <w:t>Yep, I’ve downloaded the software to a network share.</w:t>
        </w:r>
      </w:ins>
      <w:ins w:id="2089" w:author="Britt Collins" w:date="2021-10-01T18:43:00Z">
        <w:r w:rsidRPr="00163DCF">
          <w:rPr>
            <w:szCs w:val="21"/>
            <w:rPrChange w:id="2090" w:author="David" w:date="2022-08-17T16:58:00Z">
              <w:rPr>
                <w:rFonts w:ascii="Times New Roman" w:hAnsi="Times New Roman"/>
                <w:sz w:val="24"/>
                <w:szCs w:val="24"/>
              </w:rPr>
            </w:rPrChange>
          </w:rPr>
          <w:t>”</w:t>
        </w:r>
      </w:ins>
      <w:ins w:id="2091" w:author="Britt Collins" w:date="2021-09-30T14:58:00Z">
        <w:r w:rsidR="006F31F6" w:rsidRPr="00163DCF">
          <w:rPr>
            <w:szCs w:val="21"/>
            <w:rPrChange w:id="2092" w:author="David" w:date="2022-08-17T16:58:00Z">
              <w:rPr>
                <w:rFonts w:ascii="Times New Roman" w:hAnsi="Times New Roman"/>
                <w:sz w:val="24"/>
                <w:szCs w:val="24"/>
              </w:rPr>
            </w:rPrChange>
          </w:rPr>
          <w:t xml:space="preserve"> Like a flash, he was out of his seat, keen to get me started. I followed Daniel to a cubicle with </w:t>
        </w:r>
      </w:ins>
      <w:ins w:id="2093" w:author="Britt Collins" w:date="2021-10-01T18:43:00Z">
        <w:r w:rsidRPr="00163DCF">
          <w:rPr>
            <w:szCs w:val="21"/>
            <w:rPrChange w:id="2094" w:author="David" w:date="2022-08-17T16:58:00Z">
              <w:rPr>
                <w:rFonts w:ascii="Times New Roman" w:hAnsi="Times New Roman"/>
                <w:sz w:val="24"/>
                <w:szCs w:val="24"/>
              </w:rPr>
            </w:rPrChange>
          </w:rPr>
          <w:t>four</w:t>
        </w:r>
      </w:ins>
      <w:ins w:id="2095" w:author="Britt Collins" w:date="2021-09-30T14:58:00Z">
        <w:r w:rsidR="006F31F6" w:rsidRPr="00163DCF">
          <w:rPr>
            <w:szCs w:val="21"/>
            <w:rPrChange w:id="2096" w:author="David" w:date="2022-08-17T16:58:00Z">
              <w:rPr>
                <w:rFonts w:ascii="Times New Roman" w:hAnsi="Times New Roman"/>
                <w:sz w:val="24"/>
                <w:szCs w:val="24"/>
              </w:rPr>
            </w:rPrChange>
          </w:rPr>
          <w:t xml:space="preserve"> standard</w:t>
        </w:r>
      </w:ins>
      <w:ins w:id="2097" w:author="Britt Collins" w:date="2021-10-01T18:43:00Z">
        <w:r w:rsidRPr="00163DCF">
          <w:rPr>
            <w:szCs w:val="21"/>
            <w:rPrChange w:id="2098" w:author="David" w:date="2022-08-17T16:58:00Z">
              <w:rPr>
                <w:rFonts w:ascii="Times New Roman" w:hAnsi="Times New Roman"/>
                <w:sz w:val="24"/>
                <w:szCs w:val="24"/>
              </w:rPr>
            </w:rPrChange>
          </w:rPr>
          <w:t>-</w:t>
        </w:r>
      </w:ins>
      <w:ins w:id="2099" w:author="Britt Collins" w:date="2021-09-30T14:58:00Z">
        <w:r w:rsidR="006F31F6" w:rsidRPr="00163DCF">
          <w:rPr>
            <w:szCs w:val="21"/>
            <w:rPrChange w:id="2100" w:author="David" w:date="2022-08-17T16:58:00Z">
              <w:rPr>
                <w:rFonts w:ascii="Times New Roman" w:hAnsi="Times New Roman"/>
                <w:sz w:val="24"/>
                <w:szCs w:val="24"/>
              </w:rPr>
            </w:rPrChange>
          </w:rPr>
          <w:t xml:space="preserve">looking PCs and a flashy Apple Mac. This section was labelled </w:t>
        </w:r>
      </w:ins>
      <w:ins w:id="2101" w:author="Britt Collins" w:date="2021-10-01T18:44:00Z">
        <w:r w:rsidRPr="00163DCF">
          <w:rPr>
            <w:szCs w:val="21"/>
            <w:rPrChange w:id="2102" w:author="David" w:date="2022-08-17T16:58:00Z">
              <w:rPr>
                <w:rFonts w:ascii="Times New Roman" w:hAnsi="Times New Roman"/>
                <w:sz w:val="24"/>
                <w:szCs w:val="24"/>
              </w:rPr>
            </w:rPrChange>
          </w:rPr>
          <w:t>‘</w:t>
        </w:r>
      </w:ins>
      <w:ins w:id="2103" w:author="Britt Collins" w:date="2021-09-30T14:58:00Z">
        <w:r w:rsidR="006F31F6" w:rsidRPr="00163DCF">
          <w:rPr>
            <w:szCs w:val="21"/>
            <w:rPrChange w:id="2104" w:author="David" w:date="2022-08-17T16:58:00Z">
              <w:rPr>
                <w:rFonts w:ascii="Times New Roman" w:hAnsi="Times New Roman"/>
                <w:sz w:val="24"/>
                <w:szCs w:val="24"/>
              </w:rPr>
            </w:rPrChange>
          </w:rPr>
          <w:t>multi-platform rig</w:t>
        </w:r>
      </w:ins>
      <w:ins w:id="2105" w:author="Britt Collins" w:date="2021-10-01T18:44:00Z">
        <w:r w:rsidRPr="00163DCF">
          <w:rPr>
            <w:szCs w:val="21"/>
            <w:rPrChange w:id="2106" w:author="David" w:date="2022-08-17T16:58:00Z">
              <w:rPr>
                <w:rFonts w:ascii="Times New Roman" w:hAnsi="Times New Roman"/>
                <w:sz w:val="24"/>
                <w:szCs w:val="24"/>
              </w:rPr>
            </w:rPrChange>
          </w:rPr>
          <w:t>’</w:t>
        </w:r>
      </w:ins>
      <w:ins w:id="2107" w:author="Britt Collins" w:date="2021-09-30T14:58:00Z">
        <w:r w:rsidR="006F31F6" w:rsidRPr="00163DCF">
          <w:rPr>
            <w:szCs w:val="21"/>
            <w:rPrChange w:id="2108" w:author="David" w:date="2022-08-17T16:58:00Z">
              <w:rPr>
                <w:rFonts w:ascii="Times New Roman" w:hAnsi="Times New Roman"/>
                <w:sz w:val="24"/>
                <w:szCs w:val="24"/>
              </w:rPr>
            </w:rPrChange>
          </w:rPr>
          <w:t>. The computers were set</w:t>
        </w:r>
      </w:ins>
      <w:ins w:id="2109" w:author="Britt Collins" w:date="2021-10-01T18:44:00Z">
        <w:r w:rsidRPr="00163DCF">
          <w:rPr>
            <w:szCs w:val="21"/>
            <w:rPrChange w:id="2110" w:author="David" w:date="2022-08-17T16:58:00Z">
              <w:rPr>
                <w:rFonts w:ascii="Times New Roman" w:hAnsi="Times New Roman"/>
                <w:sz w:val="24"/>
                <w:szCs w:val="24"/>
              </w:rPr>
            </w:rPrChange>
          </w:rPr>
          <w:t xml:space="preserve"> </w:t>
        </w:r>
      </w:ins>
      <w:ins w:id="2111" w:author="Britt Collins" w:date="2021-09-30T14:58:00Z">
        <w:r w:rsidR="006F31F6" w:rsidRPr="00163DCF">
          <w:rPr>
            <w:szCs w:val="21"/>
            <w:rPrChange w:id="2112" w:author="David" w:date="2022-08-17T16:58:00Z">
              <w:rPr>
                <w:rFonts w:ascii="Times New Roman" w:hAnsi="Times New Roman"/>
                <w:sz w:val="24"/>
                <w:szCs w:val="24"/>
              </w:rPr>
            </w:rPrChange>
          </w:rPr>
          <w:t>up for testing software across a broad range of operating systems and internet browsers.</w:t>
        </w:r>
      </w:ins>
    </w:p>
    <w:p w14:paraId="11B3900B" w14:textId="72BD98D9" w:rsidR="006F31F6" w:rsidRPr="00163DCF" w:rsidRDefault="006F31F6">
      <w:pPr>
        <w:spacing w:after="10" w:line="276" w:lineRule="auto"/>
        <w:ind w:left="-5" w:right="15" w:firstLine="725"/>
        <w:rPr>
          <w:ins w:id="2113" w:author="Britt Collins" w:date="2021-10-01T18:46:00Z"/>
          <w:szCs w:val="21"/>
          <w:rPrChange w:id="2114" w:author="David" w:date="2022-08-17T16:58:00Z">
            <w:rPr>
              <w:ins w:id="2115" w:author="Britt Collins" w:date="2021-10-01T18:46:00Z"/>
              <w:rFonts w:ascii="Times New Roman" w:hAnsi="Times New Roman"/>
              <w:sz w:val="24"/>
              <w:szCs w:val="24"/>
            </w:rPr>
          </w:rPrChange>
        </w:rPr>
        <w:pPrChange w:id="2116" w:author="David" w:date="2022-08-17T17:01:00Z">
          <w:pPr>
            <w:spacing w:after="10" w:line="480" w:lineRule="auto"/>
            <w:ind w:left="-5" w:right="15" w:firstLine="725"/>
          </w:pPr>
        </w:pPrChange>
      </w:pPr>
      <w:ins w:id="2117" w:author="Britt Collins" w:date="2021-09-30T14:58:00Z">
        <w:r w:rsidRPr="00163DCF">
          <w:rPr>
            <w:szCs w:val="21"/>
            <w:rPrChange w:id="2118" w:author="David" w:date="2022-08-17T16:58:00Z">
              <w:rPr>
                <w:rFonts w:ascii="Times New Roman" w:hAnsi="Times New Roman"/>
                <w:sz w:val="24"/>
                <w:szCs w:val="24"/>
              </w:rPr>
            </w:rPrChange>
          </w:rPr>
          <w:t>Daniel</w:t>
        </w:r>
      </w:ins>
      <w:ins w:id="2119" w:author="Britt Collins" w:date="2021-10-01T18:44:00Z">
        <w:r w:rsidR="00010687" w:rsidRPr="00163DCF">
          <w:rPr>
            <w:szCs w:val="21"/>
            <w:rPrChange w:id="2120" w:author="David" w:date="2022-08-17T16:58:00Z">
              <w:rPr>
                <w:rFonts w:ascii="Times New Roman" w:hAnsi="Times New Roman"/>
                <w:sz w:val="24"/>
                <w:szCs w:val="24"/>
              </w:rPr>
            </w:rPrChange>
          </w:rPr>
          <w:t>,</w:t>
        </w:r>
      </w:ins>
      <w:ins w:id="2121" w:author="Britt Collins" w:date="2021-09-30T14:58:00Z">
        <w:r w:rsidRPr="00163DCF">
          <w:rPr>
            <w:szCs w:val="21"/>
            <w:rPrChange w:id="2122" w:author="David" w:date="2022-08-17T16:58:00Z">
              <w:rPr>
                <w:rFonts w:ascii="Times New Roman" w:hAnsi="Times New Roman"/>
                <w:sz w:val="24"/>
                <w:szCs w:val="24"/>
              </w:rPr>
            </w:rPrChange>
          </w:rPr>
          <w:t xml:space="preserve"> with the assistance of IT Security</w:t>
        </w:r>
      </w:ins>
      <w:ins w:id="2123" w:author="Britt Collins" w:date="2021-10-01T18:44:00Z">
        <w:r w:rsidR="00010687" w:rsidRPr="00163DCF">
          <w:rPr>
            <w:szCs w:val="21"/>
            <w:rPrChange w:id="2124" w:author="David" w:date="2022-08-17T16:58:00Z">
              <w:rPr>
                <w:rFonts w:ascii="Times New Roman" w:hAnsi="Times New Roman"/>
                <w:sz w:val="24"/>
                <w:szCs w:val="24"/>
              </w:rPr>
            </w:rPrChange>
          </w:rPr>
          <w:t>,</w:t>
        </w:r>
      </w:ins>
      <w:ins w:id="2125" w:author="Britt Collins" w:date="2021-09-30T14:58:00Z">
        <w:r w:rsidRPr="00163DCF">
          <w:rPr>
            <w:szCs w:val="21"/>
            <w:rPrChange w:id="2126" w:author="David" w:date="2022-08-17T16:58:00Z">
              <w:rPr>
                <w:rFonts w:ascii="Times New Roman" w:hAnsi="Times New Roman"/>
                <w:sz w:val="24"/>
                <w:szCs w:val="24"/>
              </w:rPr>
            </w:rPrChange>
          </w:rPr>
          <w:t xml:space="preserve"> took most of the day to set</w:t>
        </w:r>
      </w:ins>
      <w:ins w:id="2127" w:author="Britt Collins" w:date="2021-10-01T18:44:00Z">
        <w:r w:rsidR="00010687" w:rsidRPr="00163DCF">
          <w:rPr>
            <w:szCs w:val="21"/>
            <w:rPrChange w:id="2128" w:author="David" w:date="2022-08-17T16:58:00Z">
              <w:rPr>
                <w:rFonts w:ascii="Times New Roman" w:hAnsi="Times New Roman"/>
                <w:sz w:val="24"/>
                <w:szCs w:val="24"/>
              </w:rPr>
            </w:rPrChange>
          </w:rPr>
          <w:t xml:space="preserve"> </w:t>
        </w:r>
      </w:ins>
      <w:ins w:id="2129" w:author="Britt Collins" w:date="2021-09-30T14:58:00Z">
        <w:r w:rsidRPr="00163DCF">
          <w:rPr>
            <w:szCs w:val="21"/>
            <w:rPrChange w:id="2130" w:author="David" w:date="2022-08-17T16:58:00Z">
              <w:rPr>
                <w:rFonts w:ascii="Times New Roman" w:hAnsi="Times New Roman"/>
                <w:sz w:val="24"/>
                <w:szCs w:val="24"/>
              </w:rPr>
            </w:rPrChange>
          </w:rPr>
          <w:t xml:space="preserve">up one of the PCs with the test automation software. </w:t>
        </w:r>
      </w:ins>
      <w:ins w:id="2131" w:author="Britt Collins" w:date="2021-10-01T18:44:00Z">
        <w:r w:rsidR="00010687" w:rsidRPr="00163DCF">
          <w:rPr>
            <w:szCs w:val="21"/>
            <w:rPrChange w:id="2132" w:author="David" w:date="2022-08-17T16:58:00Z">
              <w:rPr>
                <w:rFonts w:ascii="Times New Roman" w:hAnsi="Times New Roman"/>
                <w:sz w:val="24"/>
                <w:szCs w:val="24"/>
              </w:rPr>
            </w:rPrChange>
          </w:rPr>
          <w:t>“</w:t>
        </w:r>
      </w:ins>
      <w:ins w:id="2133" w:author="Britt Collins" w:date="2021-09-30T14:58:00Z">
        <w:r w:rsidRPr="00163DCF">
          <w:rPr>
            <w:szCs w:val="21"/>
            <w:rPrChange w:id="2134" w:author="David" w:date="2022-08-17T16:58:00Z">
              <w:rPr>
                <w:rFonts w:ascii="Times New Roman" w:hAnsi="Times New Roman"/>
                <w:sz w:val="24"/>
                <w:szCs w:val="24"/>
              </w:rPr>
            </w:rPrChange>
          </w:rPr>
          <w:t>Over to you Dave</w:t>
        </w:r>
      </w:ins>
      <w:ins w:id="2135" w:author="Britt Collins" w:date="2021-10-01T18:44:00Z">
        <w:r w:rsidR="00010687" w:rsidRPr="00163DCF">
          <w:rPr>
            <w:szCs w:val="21"/>
            <w:rPrChange w:id="2136" w:author="David" w:date="2022-08-17T16:58:00Z">
              <w:rPr>
                <w:rFonts w:ascii="Times New Roman" w:hAnsi="Times New Roman"/>
                <w:sz w:val="24"/>
                <w:szCs w:val="24"/>
              </w:rPr>
            </w:rPrChange>
          </w:rPr>
          <w:t>,”</w:t>
        </w:r>
      </w:ins>
      <w:ins w:id="2137" w:author="Britt Collins" w:date="2021-09-30T14:58:00Z">
        <w:r w:rsidRPr="00163DCF">
          <w:rPr>
            <w:szCs w:val="21"/>
            <w:rPrChange w:id="2138" w:author="David" w:date="2022-08-17T16:58:00Z">
              <w:rPr>
                <w:rFonts w:ascii="Times New Roman" w:hAnsi="Times New Roman"/>
                <w:sz w:val="24"/>
                <w:szCs w:val="24"/>
              </w:rPr>
            </w:rPrChange>
          </w:rPr>
          <w:t xml:space="preserve"> </w:t>
        </w:r>
      </w:ins>
      <w:ins w:id="2139" w:author="Britt Collins" w:date="2021-10-01T18:44:00Z">
        <w:r w:rsidR="00010687" w:rsidRPr="00163DCF">
          <w:rPr>
            <w:szCs w:val="21"/>
            <w:rPrChange w:id="2140" w:author="David" w:date="2022-08-17T16:58:00Z">
              <w:rPr>
                <w:rFonts w:ascii="Times New Roman" w:hAnsi="Times New Roman"/>
                <w:sz w:val="24"/>
                <w:szCs w:val="24"/>
              </w:rPr>
            </w:rPrChange>
          </w:rPr>
          <w:t>he</w:t>
        </w:r>
      </w:ins>
      <w:ins w:id="2141" w:author="Britt Collins" w:date="2021-09-30T14:58:00Z">
        <w:r w:rsidRPr="00163DCF">
          <w:rPr>
            <w:szCs w:val="21"/>
            <w:rPrChange w:id="2142" w:author="David" w:date="2022-08-17T16:58:00Z">
              <w:rPr>
                <w:rFonts w:ascii="Times New Roman" w:hAnsi="Times New Roman"/>
                <w:sz w:val="24"/>
                <w:szCs w:val="24"/>
              </w:rPr>
            </w:rPrChange>
          </w:rPr>
          <w:t xml:space="preserve"> finally </w:t>
        </w:r>
      </w:ins>
      <w:ins w:id="2143" w:author="Britt Collins" w:date="2021-10-01T18:44:00Z">
        <w:r w:rsidR="00010687" w:rsidRPr="00163DCF">
          <w:rPr>
            <w:szCs w:val="21"/>
            <w:rPrChange w:id="2144" w:author="David" w:date="2022-08-17T16:58:00Z">
              <w:rPr>
                <w:rFonts w:ascii="Times New Roman" w:hAnsi="Times New Roman"/>
                <w:sz w:val="24"/>
                <w:szCs w:val="24"/>
              </w:rPr>
            </w:rPrChange>
          </w:rPr>
          <w:t>said</w:t>
        </w:r>
      </w:ins>
      <w:ins w:id="2145" w:author="Britt Collins" w:date="2021-10-01T18:45:00Z">
        <w:r w:rsidR="00010687" w:rsidRPr="00163DCF">
          <w:rPr>
            <w:szCs w:val="21"/>
            <w:rPrChange w:id="2146" w:author="David" w:date="2022-08-17T16:58:00Z">
              <w:rPr>
                <w:rFonts w:ascii="Times New Roman" w:hAnsi="Times New Roman"/>
                <w:sz w:val="24"/>
                <w:szCs w:val="24"/>
              </w:rPr>
            </w:rPrChange>
          </w:rPr>
          <w:t xml:space="preserve"> and</w:t>
        </w:r>
      </w:ins>
      <w:ins w:id="2147" w:author="Britt Collins" w:date="2021-09-30T14:58:00Z">
        <w:r w:rsidRPr="00163DCF">
          <w:rPr>
            <w:szCs w:val="21"/>
            <w:rPrChange w:id="2148" w:author="David" w:date="2022-08-17T16:58:00Z">
              <w:rPr>
                <w:rFonts w:ascii="Times New Roman" w:hAnsi="Times New Roman"/>
                <w:sz w:val="24"/>
                <w:szCs w:val="24"/>
              </w:rPr>
            </w:rPrChange>
          </w:rPr>
          <w:t xml:space="preserve"> demonstrated the software was working as expected.</w:t>
        </w:r>
      </w:ins>
      <w:ins w:id="2149" w:author="Britt Collins" w:date="2021-10-01T18:45:00Z">
        <w:r w:rsidR="00010687" w:rsidRPr="00163DCF">
          <w:rPr>
            <w:szCs w:val="21"/>
            <w:rPrChange w:id="2150" w:author="David" w:date="2022-08-17T16:58:00Z">
              <w:rPr>
                <w:rFonts w:ascii="Times New Roman" w:hAnsi="Times New Roman"/>
                <w:sz w:val="24"/>
                <w:szCs w:val="24"/>
              </w:rPr>
            </w:rPrChange>
          </w:rPr>
          <w:t xml:space="preserve"> “</w:t>
        </w:r>
      </w:ins>
      <w:ins w:id="2151" w:author="Britt Collins" w:date="2021-09-30T14:58:00Z">
        <w:r w:rsidRPr="00163DCF">
          <w:rPr>
            <w:szCs w:val="21"/>
            <w:rPrChange w:id="2152" w:author="David" w:date="2022-08-17T16:58:00Z">
              <w:rPr>
                <w:rFonts w:ascii="Times New Roman" w:hAnsi="Times New Roman"/>
                <w:sz w:val="24"/>
                <w:szCs w:val="24"/>
              </w:rPr>
            </w:rPrChange>
          </w:rPr>
          <w:t xml:space="preserve">Right, we need </w:t>
        </w:r>
      </w:ins>
      <w:ins w:id="2153" w:author="Britt Collins" w:date="2021-10-01T18:45:00Z">
        <w:r w:rsidR="00010687" w:rsidRPr="00163DCF">
          <w:rPr>
            <w:szCs w:val="21"/>
            <w:rPrChange w:id="2154" w:author="David" w:date="2022-08-17T16:58:00Z">
              <w:rPr>
                <w:rFonts w:ascii="Times New Roman" w:hAnsi="Times New Roman"/>
                <w:sz w:val="24"/>
                <w:szCs w:val="24"/>
              </w:rPr>
            </w:rPrChange>
          </w:rPr>
          <w:t>just need</w:t>
        </w:r>
      </w:ins>
      <w:ins w:id="2155" w:author="Britt Collins" w:date="2021-09-30T14:58:00Z">
        <w:r w:rsidRPr="00163DCF">
          <w:rPr>
            <w:szCs w:val="21"/>
            <w:rPrChange w:id="2156" w:author="David" w:date="2022-08-17T16:58:00Z">
              <w:rPr>
                <w:rFonts w:ascii="Times New Roman" w:hAnsi="Times New Roman"/>
                <w:sz w:val="24"/>
                <w:szCs w:val="24"/>
              </w:rPr>
            </w:rPrChange>
          </w:rPr>
          <w:t xml:space="preserve"> get Cuong’s framework set</w:t>
        </w:r>
      </w:ins>
      <w:ins w:id="2157" w:author="Britt Collins" w:date="2021-10-01T18:46:00Z">
        <w:r w:rsidR="00010687" w:rsidRPr="00163DCF">
          <w:rPr>
            <w:szCs w:val="21"/>
            <w:rPrChange w:id="2158" w:author="David" w:date="2022-08-17T16:58:00Z">
              <w:rPr>
                <w:rFonts w:ascii="Times New Roman" w:hAnsi="Times New Roman"/>
                <w:sz w:val="24"/>
                <w:szCs w:val="24"/>
              </w:rPr>
            </w:rPrChange>
          </w:rPr>
          <w:t xml:space="preserve"> </w:t>
        </w:r>
      </w:ins>
      <w:ins w:id="2159" w:author="Britt Collins" w:date="2021-09-30T14:58:00Z">
        <w:r w:rsidRPr="00163DCF">
          <w:rPr>
            <w:szCs w:val="21"/>
            <w:rPrChange w:id="2160" w:author="David" w:date="2022-08-17T16:58:00Z">
              <w:rPr>
                <w:rFonts w:ascii="Times New Roman" w:hAnsi="Times New Roman"/>
                <w:sz w:val="24"/>
                <w:szCs w:val="24"/>
              </w:rPr>
            </w:rPrChange>
          </w:rPr>
          <w:t>up and we should be away.</w:t>
        </w:r>
      </w:ins>
      <w:ins w:id="2161" w:author="Britt Collins" w:date="2021-10-01T18:46:00Z">
        <w:r w:rsidR="00010687" w:rsidRPr="00163DCF">
          <w:rPr>
            <w:szCs w:val="21"/>
            <w:rPrChange w:id="2162" w:author="David" w:date="2022-08-17T16:58:00Z">
              <w:rPr>
                <w:rFonts w:ascii="Times New Roman" w:hAnsi="Times New Roman"/>
                <w:sz w:val="24"/>
                <w:szCs w:val="24"/>
              </w:rPr>
            </w:rPrChange>
          </w:rPr>
          <w:t xml:space="preserve"> </w:t>
        </w:r>
      </w:ins>
      <w:ins w:id="2163" w:author="Britt Collins" w:date="2021-09-30T14:58:00Z">
        <w:r w:rsidRPr="00163DCF">
          <w:rPr>
            <w:szCs w:val="21"/>
            <w:rPrChange w:id="2164" w:author="David" w:date="2022-08-17T16:58:00Z">
              <w:rPr>
                <w:rFonts w:ascii="Times New Roman" w:hAnsi="Times New Roman"/>
                <w:sz w:val="24"/>
                <w:szCs w:val="24"/>
              </w:rPr>
            </w:rPrChange>
          </w:rPr>
          <w:t>That should be enough for today. We’ll reconvene tomorrow</w:t>
        </w:r>
      </w:ins>
      <w:ins w:id="2165" w:author="Britt Collins" w:date="2021-10-01T18:46:00Z">
        <w:r w:rsidR="00010687" w:rsidRPr="00163DCF">
          <w:rPr>
            <w:szCs w:val="21"/>
            <w:rPrChange w:id="2166" w:author="David" w:date="2022-08-17T16:58:00Z">
              <w:rPr>
                <w:rFonts w:ascii="Times New Roman" w:hAnsi="Times New Roman"/>
                <w:sz w:val="24"/>
                <w:szCs w:val="24"/>
              </w:rPr>
            </w:rPrChange>
          </w:rPr>
          <w:t>.”</w:t>
        </w:r>
      </w:ins>
    </w:p>
    <w:p w14:paraId="6E9DA175" w14:textId="1FF95981" w:rsidR="00010687" w:rsidRPr="00163DCF" w:rsidRDefault="00010687">
      <w:pPr>
        <w:spacing w:after="10" w:line="276" w:lineRule="auto"/>
        <w:ind w:left="-5" w:right="15" w:firstLine="725"/>
        <w:rPr>
          <w:ins w:id="2167" w:author="Britt Collins" w:date="2021-10-01T18:46:00Z"/>
          <w:b/>
          <w:szCs w:val="21"/>
          <w:rPrChange w:id="2168" w:author="David" w:date="2022-08-17T16:58:00Z">
            <w:rPr>
              <w:ins w:id="2169" w:author="Britt Collins" w:date="2021-10-01T18:46:00Z"/>
              <w:rFonts w:ascii="Times New Roman" w:hAnsi="Times New Roman"/>
              <w:sz w:val="24"/>
              <w:szCs w:val="24"/>
            </w:rPr>
          </w:rPrChange>
        </w:rPr>
        <w:pPrChange w:id="2170" w:author="David" w:date="2022-08-17T17:01:00Z">
          <w:pPr>
            <w:spacing w:after="10" w:line="480" w:lineRule="auto"/>
            <w:ind w:left="-5" w:right="15" w:firstLine="725"/>
          </w:pPr>
        </w:pPrChange>
      </w:pPr>
      <w:ins w:id="2171" w:author="Britt Collins" w:date="2021-10-01T18:46:00Z">
        <w:r w:rsidRPr="00163DCF">
          <w:rPr>
            <w:b/>
            <w:szCs w:val="21"/>
            <w:rPrChange w:id="2172" w:author="David" w:date="2022-08-17T16:58:00Z">
              <w:rPr>
                <w:rFonts w:ascii="Times New Roman" w:hAnsi="Times New Roman"/>
                <w:sz w:val="24"/>
                <w:szCs w:val="24"/>
              </w:rPr>
            </w:rPrChange>
          </w:rPr>
          <w:t>YOU NEED A MORE ENGAGING CHAPTER ENDING.</w:t>
        </w:r>
      </w:ins>
    </w:p>
    <w:p w14:paraId="5FD25D5F" w14:textId="2454FE99" w:rsidR="00010687" w:rsidRPr="00163DCF" w:rsidRDefault="00010687">
      <w:pPr>
        <w:spacing w:after="10" w:line="276" w:lineRule="auto"/>
        <w:ind w:left="-5" w:right="15" w:firstLine="725"/>
        <w:rPr>
          <w:ins w:id="2173" w:author="Britt Collins" w:date="2021-10-01T18:46:00Z"/>
          <w:szCs w:val="21"/>
          <w:rPrChange w:id="2174" w:author="David" w:date="2022-08-17T16:58:00Z">
            <w:rPr>
              <w:ins w:id="2175" w:author="Britt Collins" w:date="2021-10-01T18:46:00Z"/>
              <w:rFonts w:ascii="Times New Roman" w:hAnsi="Times New Roman"/>
              <w:sz w:val="24"/>
              <w:szCs w:val="24"/>
            </w:rPr>
          </w:rPrChange>
        </w:rPr>
        <w:pPrChange w:id="2176" w:author="David" w:date="2022-08-17T17:01:00Z">
          <w:pPr>
            <w:spacing w:after="10" w:line="480" w:lineRule="auto"/>
            <w:ind w:left="-5" w:right="15" w:firstLine="725"/>
          </w:pPr>
        </w:pPrChange>
      </w:pPr>
    </w:p>
    <w:p w14:paraId="6BB7FB70" w14:textId="0C35D8F3" w:rsidR="00010687" w:rsidRPr="00163DCF" w:rsidRDefault="00010687">
      <w:pPr>
        <w:spacing w:after="10" w:line="276" w:lineRule="auto"/>
        <w:ind w:left="-5" w:right="15" w:firstLine="725"/>
        <w:rPr>
          <w:ins w:id="2177" w:author="Britt Collins" w:date="2021-10-01T18:46:00Z"/>
          <w:szCs w:val="21"/>
          <w:rPrChange w:id="2178" w:author="David" w:date="2022-08-17T16:58:00Z">
            <w:rPr>
              <w:ins w:id="2179" w:author="Britt Collins" w:date="2021-10-01T18:46:00Z"/>
              <w:rFonts w:ascii="Times New Roman" w:hAnsi="Times New Roman"/>
              <w:sz w:val="24"/>
              <w:szCs w:val="24"/>
            </w:rPr>
          </w:rPrChange>
        </w:rPr>
        <w:pPrChange w:id="2180" w:author="David" w:date="2022-08-17T17:01:00Z">
          <w:pPr>
            <w:spacing w:after="10" w:line="480" w:lineRule="auto"/>
            <w:ind w:left="-5" w:right="15" w:firstLine="725"/>
          </w:pPr>
        </w:pPrChange>
      </w:pPr>
    </w:p>
    <w:p w14:paraId="08D08D11" w14:textId="43C06DC9" w:rsidR="00010687" w:rsidRPr="00163DCF" w:rsidRDefault="00010687">
      <w:pPr>
        <w:spacing w:after="10" w:line="276" w:lineRule="auto"/>
        <w:ind w:left="-5" w:right="15" w:firstLine="725"/>
        <w:rPr>
          <w:ins w:id="2181" w:author="Britt Collins" w:date="2021-10-01T18:46:00Z"/>
          <w:szCs w:val="21"/>
          <w:rPrChange w:id="2182" w:author="David" w:date="2022-08-17T16:58:00Z">
            <w:rPr>
              <w:ins w:id="2183" w:author="Britt Collins" w:date="2021-10-01T18:46:00Z"/>
              <w:rFonts w:ascii="Times New Roman" w:hAnsi="Times New Roman"/>
              <w:sz w:val="24"/>
              <w:szCs w:val="24"/>
            </w:rPr>
          </w:rPrChange>
        </w:rPr>
        <w:pPrChange w:id="2184" w:author="David" w:date="2022-08-17T17:01:00Z">
          <w:pPr>
            <w:spacing w:after="10" w:line="480" w:lineRule="auto"/>
            <w:ind w:left="-5" w:right="15" w:firstLine="725"/>
          </w:pPr>
        </w:pPrChange>
      </w:pPr>
    </w:p>
    <w:p w14:paraId="4840A318" w14:textId="77777777" w:rsidR="00010687" w:rsidRPr="00163DCF" w:rsidRDefault="00010687">
      <w:pPr>
        <w:spacing w:after="10" w:line="276" w:lineRule="auto"/>
        <w:ind w:left="-5" w:right="15" w:firstLine="725"/>
        <w:rPr>
          <w:ins w:id="2185" w:author="Britt Collins" w:date="2021-09-30T14:58:00Z"/>
          <w:szCs w:val="21"/>
          <w:rPrChange w:id="2186" w:author="David" w:date="2022-08-17T16:58:00Z">
            <w:rPr>
              <w:ins w:id="2187" w:author="Britt Collins" w:date="2021-09-30T14:58:00Z"/>
              <w:rFonts w:ascii="Times New Roman" w:hAnsi="Times New Roman"/>
              <w:sz w:val="24"/>
              <w:szCs w:val="24"/>
            </w:rPr>
          </w:rPrChange>
        </w:rPr>
        <w:pPrChange w:id="2188" w:author="David" w:date="2022-08-17T17:01:00Z">
          <w:pPr>
            <w:spacing w:after="332"/>
            <w:ind w:left="-5" w:right="15"/>
          </w:pPr>
        </w:pPrChange>
      </w:pPr>
    </w:p>
    <w:p w14:paraId="30A9B9F5" w14:textId="58A71E74" w:rsidR="006F31F6" w:rsidRPr="00163DCF" w:rsidRDefault="0007419F">
      <w:pPr>
        <w:pStyle w:val="Heading1"/>
        <w:spacing w:line="276" w:lineRule="auto"/>
        <w:ind w:left="-6" w:hanging="11"/>
        <w:jc w:val="center"/>
        <w:rPr>
          <w:ins w:id="2189" w:author="Britt Collins" w:date="2021-09-30T14:58:00Z"/>
          <w:b/>
          <w:sz w:val="21"/>
          <w:szCs w:val="21"/>
          <w:rPrChange w:id="2190" w:author="David" w:date="2022-08-17T16:58:00Z">
            <w:rPr>
              <w:ins w:id="2191" w:author="Britt Collins" w:date="2021-09-30T14:58:00Z"/>
              <w:rFonts w:ascii="Times New Roman" w:hAnsi="Times New Roman"/>
              <w:sz w:val="24"/>
              <w:szCs w:val="24"/>
            </w:rPr>
          </w:rPrChange>
        </w:rPr>
        <w:pPrChange w:id="2192" w:author="David" w:date="2022-08-17T17:01:00Z">
          <w:pPr>
            <w:pStyle w:val="Heading1"/>
            <w:ind w:left="-5"/>
          </w:pPr>
        </w:pPrChange>
      </w:pPr>
      <w:ins w:id="2193" w:author="Britt Collins" w:date="2021-10-01T18:46:00Z">
        <w:r w:rsidRPr="00163DCF">
          <w:rPr>
            <w:b/>
            <w:sz w:val="21"/>
            <w:szCs w:val="21"/>
            <w:rPrChange w:id="2194" w:author="David" w:date="2022-08-17T16:58:00Z">
              <w:rPr>
                <w:rFonts w:ascii="Times New Roman" w:hAnsi="Times New Roman"/>
                <w:sz w:val="24"/>
                <w:szCs w:val="24"/>
              </w:rPr>
            </w:rPrChange>
          </w:rPr>
          <w:br/>
        </w:r>
      </w:ins>
      <w:ins w:id="2195" w:author="Britt Collins" w:date="2021-09-30T14:58:00Z">
        <w:r w:rsidR="006F31F6" w:rsidRPr="00163DCF">
          <w:rPr>
            <w:b/>
            <w:sz w:val="21"/>
            <w:szCs w:val="21"/>
            <w:rPrChange w:id="2196" w:author="David" w:date="2022-08-17T16:58:00Z">
              <w:rPr>
                <w:rFonts w:ascii="Times New Roman" w:hAnsi="Times New Roman"/>
                <w:sz w:val="24"/>
                <w:szCs w:val="24"/>
              </w:rPr>
            </w:rPrChange>
          </w:rPr>
          <w:t>5</w:t>
        </w:r>
      </w:ins>
    </w:p>
    <w:p w14:paraId="7A4FBC2D" w14:textId="77777777" w:rsidR="006F31F6" w:rsidRPr="00163DCF" w:rsidRDefault="006F31F6">
      <w:pPr>
        <w:pStyle w:val="Heading2"/>
        <w:spacing w:line="276" w:lineRule="auto"/>
        <w:ind w:left="-6" w:hanging="11"/>
        <w:jc w:val="center"/>
        <w:rPr>
          <w:ins w:id="2197" w:author="Britt Collins" w:date="2021-09-30T14:58:00Z"/>
          <w:b/>
          <w:sz w:val="21"/>
          <w:szCs w:val="21"/>
          <w:rPrChange w:id="2198" w:author="David" w:date="2022-08-17T16:58:00Z">
            <w:rPr>
              <w:ins w:id="2199" w:author="Britt Collins" w:date="2021-09-30T14:58:00Z"/>
              <w:rFonts w:ascii="Times New Roman" w:hAnsi="Times New Roman"/>
              <w:sz w:val="24"/>
              <w:szCs w:val="24"/>
            </w:rPr>
          </w:rPrChange>
        </w:rPr>
        <w:pPrChange w:id="2200" w:author="David" w:date="2022-08-17T17:01:00Z">
          <w:pPr>
            <w:pStyle w:val="Heading2"/>
            <w:ind w:left="-5"/>
          </w:pPr>
        </w:pPrChange>
      </w:pPr>
      <w:ins w:id="2201" w:author="Britt Collins" w:date="2021-09-30T14:58:00Z">
        <w:r w:rsidRPr="00163DCF">
          <w:rPr>
            <w:b/>
            <w:sz w:val="21"/>
            <w:szCs w:val="21"/>
            <w:rPrChange w:id="2202" w:author="David" w:date="2022-08-17T16:58:00Z">
              <w:rPr>
                <w:rFonts w:ascii="Times New Roman" w:hAnsi="Times New Roman"/>
                <w:sz w:val="24"/>
                <w:szCs w:val="24"/>
              </w:rPr>
            </w:rPrChange>
          </w:rPr>
          <w:t>Vagabond</w:t>
        </w:r>
      </w:ins>
    </w:p>
    <w:p w14:paraId="1DBA52E5" w14:textId="77777777" w:rsidR="0007419F" w:rsidRPr="00163DCF" w:rsidRDefault="0007419F">
      <w:pPr>
        <w:spacing w:line="276" w:lineRule="auto"/>
        <w:ind w:left="-5" w:right="15"/>
        <w:rPr>
          <w:ins w:id="2203" w:author="Britt Collins" w:date="2021-10-01T18:47:00Z"/>
          <w:szCs w:val="21"/>
          <w:rPrChange w:id="2204" w:author="David" w:date="2022-08-17T16:58:00Z">
            <w:rPr>
              <w:ins w:id="2205" w:author="Britt Collins" w:date="2021-10-01T18:47:00Z"/>
              <w:rFonts w:ascii="Times New Roman" w:hAnsi="Times New Roman"/>
              <w:sz w:val="24"/>
              <w:szCs w:val="24"/>
            </w:rPr>
          </w:rPrChange>
        </w:rPr>
        <w:pPrChange w:id="2206" w:author="David" w:date="2022-08-17T17:01:00Z">
          <w:pPr>
            <w:spacing w:line="480" w:lineRule="auto"/>
            <w:ind w:left="-5" w:right="15"/>
          </w:pPr>
        </w:pPrChange>
      </w:pPr>
    </w:p>
    <w:p w14:paraId="5FF2F1D2" w14:textId="5147952B" w:rsidR="006F31F6" w:rsidRPr="00163DCF" w:rsidRDefault="006F31F6">
      <w:pPr>
        <w:spacing w:line="276" w:lineRule="auto"/>
        <w:ind w:left="-5" w:right="15"/>
        <w:rPr>
          <w:ins w:id="2207" w:author="Britt Collins" w:date="2021-09-30T14:58:00Z"/>
          <w:szCs w:val="21"/>
          <w:rPrChange w:id="2208" w:author="David" w:date="2022-08-17T16:58:00Z">
            <w:rPr>
              <w:ins w:id="2209" w:author="Britt Collins" w:date="2021-09-30T14:58:00Z"/>
              <w:rFonts w:ascii="Times New Roman" w:hAnsi="Times New Roman"/>
              <w:sz w:val="24"/>
              <w:szCs w:val="24"/>
            </w:rPr>
          </w:rPrChange>
        </w:rPr>
        <w:pPrChange w:id="2210" w:author="David" w:date="2022-08-17T17:01:00Z">
          <w:pPr>
            <w:ind w:left="-5" w:right="15"/>
          </w:pPr>
        </w:pPrChange>
      </w:pPr>
      <w:ins w:id="2211" w:author="Britt Collins" w:date="2021-09-30T14:58:00Z">
        <w:r w:rsidRPr="00163DCF">
          <w:rPr>
            <w:szCs w:val="21"/>
            <w:rPrChange w:id="2212" w:author="David" w:date="2022-08-17T16:58:00Z">
              <w:rPr>
                <w:rFonts w:ascii="Times New Roman" w:hAnsi="Times New Roman"/>
                <w:sz w:val="24"/>
                <w:szCs w:val="24"/>
              </w:rPr>
            </w:rPrChange>
          </w:rPr>
          <w:t xml:space="preserve">The next couple of weeks were a blur. In drinking and socialising terms, a lot happened. I was seeing Bruce, </w:t>
        </w:r>
        <w:proofErr w:type="gramStart"/>
        <w:r w:rsidRPr="00163DCF">
          <w:rPr>
            <w:szCs w:val="21"/>
            <w:rPrChange w:id="2213" w:author="David" w:date="2022-08-17T16:58:00Z">
              <w:rPr>
                <w:rFonts w:ascii="Times New Roman" w:hAnsi="Times New Roman"/>
                <w:sz w:val="24"/>
                <w:szCs w:val="24"/>
              </w:rPr>
            </w:rPrChange>
          </w:rPr>
          <w:t>Elliot</w:t>
        </w:r>
        <w:proofErr w:type="gramEnd"/>
        <w:r w:rsidRPr="00163DCF">
          <w:rPr>
            <w:szCs w:val="21"/>
            <w:rPrChange w:id="2214" w:author="David" w:date="2022-08-17T16:58:00Z">
              <w:rPr>
                <w:rFonts w:ascii="Times New Roman" w:hAnsi="Times New Roman"/>
                <w:sz w:val="24"/>
                <w:szCs w:val="24"/>
              </w:rPr>
            </w:rPrChange>
          </w:rPr>
          <w:t xml:space="preserve"> and client staff on a regular basis. Bruce, in Manly, Elliot, in Annandale and the client, smack bang in the middle of the Central Business District. My tenure at the consultancy accommodation had come to an end. Work and a new social scene were a distraction from </w:t>
        </w:r>
      </w:ins>
      <w:ins w:id="2215" w:author="Britt Collins" w:date="2021-10-01T18:48:00Z">
        <w:r w:rsidR="0007419F" w:rsidRPr="00163DCF">
          <w:rPr>
            <w:szCs w:val="21"/>
            <w:rPrChange w:id="2216" w:author="David" w:date="2022-08-17T16:58:00Z">
              <w:rPr>
                <w:rFonts w:ascii="Times New Roman" w:hAnsi="Times New Roman"/>
                <w:sz w:val="24"/>
                <w:szCs w:val="24"/>
              </w:rPr>
            </w:rPrChange>
          </w:rPr>
          <w:t>finding a new place to live</w:t>
        </w:r>
      </w:ins>
      <w:ins w:id="2217" w:author="Britt Collins" w:date="2021-09-30T14:58:00Z">
        <w:r w:rsidRPr="00163DCF">
          <w:rPr>
            <w:szCs w:val="21"/>
            <w:rPrChange w:id="2218" w:author="David" w:date="2022-08-17T16:58:00Z">
              <w:rPr>
                <w:rFonts w:ascii="Times New Roman" w:hAnsi="Times New Roman"/>
                <w:sz w:val="24"/>
                <w:szCs w:val="24"/>
              </w:rPr>
            </w:rPrChange>
          </w:rPr>
          <w:t xml:space="preserve">. It was an unnerving time. I had to move from pillar-to-post each day. I was booking the cheapest, last-minute, </w:t>
        </w:r>
      </w:ins>
      <w:ins w:id="2219" w:author="Britt Collins" w:date="2021-10-01T18:48:00Z">
        <w:r w:rsidR="0007419F" w:rsidRPr="00163DCF">
          <w:rPr>
            <w:szCs w:val="21"/>
            <w:rPrChange w:id="2220" w:author="David" w:date="2022-08-17T16:58:00Z">
              <w:rPr>
                <w:rFonts w:ascii="Times New Roman" w:hAnsi="Times New Roman"/>
                <w:sz w:val="24"/>
                <w:szCs w:val="24"/>
              </w:rPr>
            </w:rPrChange>
          </w:rPr>
          <w:t>one</w:t>
        </w:r>
      </w:ins>
      <w:ins w:id="2221" w:author="Britt Collins" w:date="2021-09-30T14:58:00Z">
        <w:r w:rsidRPr="00163DCF">
          <w:rPr>
            <w:szCs w:val="21"/>
            <w:rPrChange w:id="2222" w:author="David" w:date="2022-08-17T16:58:00Z">
              <w:rPr>
                <w:rFonts w:ascii="Times New Roman" w:hAnsi="Times New Roman"/>
                <w:sz w:val="24"/>
                <w:szCs w:val="24"/>
              </w:rPr>
            </w:rPrChange>
          </w:rPr>
          <w:t xml:space="preserve">-bed </w:t>
        </w:r>
      </w:ins>
      <w:ins w:id="2223" w:author="Britt Collins" w:date="2021-10-01T18:49:00Z">
        <w:r w:rsidR="0007419F" w:rsidRPr="00163DCF">
          <w:rPr>
            <w:szCs w:val="21"/>
            <w:rPrChange w:id="2224" w:author="David" w:date="2022-08-17T16:58:00Z">
              <w:rPr>
                <w:rFonts w:ascii="Times New Roman" w:hAnsi="Times New Roman"/>
                <w:sz w:val="24"/>
                <w:szCs w:val="24"/>
              </w:rPr>
            </w:rPrChange>
          </w:rPr>
          <w:t>apartments</w:t>
        </w:r>
      </w:ins>
      <w:ins w:id="2225" w:author="Britt Collins" w:date="2021-09-30T14:58:00Z">
        <w:r w:rsidRPr="00163DCF">
          <w:rPr>
            <w:szCs w:val="21"/>
            <w:rPrChange w:id="2226" w:author="David" w:date="2022-08-17T16:58:00Z">
              <w:rPr>
                <w:rFonts w:ascii="Times New Roman" w:hAnsi="Times New Roman"/>
                <w:sz w:val="24"/>
                <w:szCs w:val="24"/>
              </w:rPr>
            </w:rPrChange>
          </w:rPr>
          <w:t xml:space="preserve"> that Sydney had to offer. Last</w:t>
        </w:r>
      </w:ins>
      <w:ins w:id="2227" w:author="Britt Collins" w:date="2021-10-01T18:49:00Z">
        <w:r w:rsidR="0007419F" w:rsidRPr="00163DCF">
          <w:rPr>
            <w:szCs w:val="21"/>
            <w:rPrChange w:id="2228" w:author="David" w:date="2022-08-17T16:58:00Z">
              <w:rPr>
                <w:rFonts w:ascii="Times New Roman" w:hAnsi="Times New Roman"/>
                <w:sz w:val="24"/>
                <w:szCs w:val="24"/>
              </w:rPr>
            </w:rPrChange>
          </w:rPr>
          <w:t>-</w:t>
        </w:r>
      </w:ins>
      <w:ins w:id="2229" w:author="Britt Collins" w:date="2021-09-30T14:58:00Z">
        <w:r w:rsidRPr="00163DCF">
          <w:rPr>
            <w:szCs w:val="21"/>
            <w:rPrChange w:id="2230" w:author="David" w:date="2022-08-17T16:58:00Z">
              <w:rPr>
                <w:rFonts w:ascii="Times New Roman" w:hAnsi="Times New Roman"/>
                <w:sz w:val="24"/>
                <w:szCs w:val="24"/>
              </w:rPr>
            </w:rPrChange>
          </w:rPr>
          <w:t xml:space="preserve">minute accommodation is never cheap, especially in Sydney. I was still awaiting my first </w:t>
        </w:r>
        <w:proofErr w:type="gramStart"/>
        <w:r w:rsidRPr="00163DCF">
          <w:rPr>
            <w:szCs w:val="21"/>
            <w:rPrChange w:id="2231" w:author="David" w:date="2022-08-17T16:58:00Z">
              <w:rPr>
                <w:rFonts w:ascii="Times New Roman" w:hAnsi="Times New Roman"/>
                <w:sz w:val="24"/>
                <w:szCs w:val="24"/>
              </w:rPr>
            </w:rPrChange>
          </w:rPr>
          <w:t>pay check</w:t>
        </w:r>
      </w:ins>
      <w:proofErr w:type="gramEnd"/>
      <w:ins w:id="2232" w:author="Britt Collins" w:date="2021-10-01T18:49:00Z">
        <w:r w:rsidR="0007419F" w:rsidRPr="00163DCF">
          <w:rPr>
            <w:szCs w:val="21"/>
            <w:rPrChange w:id="2233" w:author="David" w:date="2022-08-17T16:58:00Z">
              <w:rPr>
                <w:rFonts w:ascii="Times New Roman" w:hAnsi="Times New Roman"/>
                <w:sz w:val="24"/>
                <w:szCs w:val="24"/>
              </w:rPr>
            </w:rPrChange>
          </w:rPr>
          <w:t xml:space="preserve"> and</w:t>
        </w:r>
      </w:ins>
      <w:ins w:id="2234" w:author="Britt Collins" w:date="2021-09-30T14:58:00Z">
        <w:r w:rsidRPr="00163DCF">
          <w:rPr>
            <w:szCs w:val="21"/>
            <w:rPrChange w:id="2235" w:author="David" w:date="2022-08-17T16:58:00Z">
              <w:rPr>
                <w:rFonts w:ascii="Times New Roman" w:hAnsi="Times New Roman"/>
                <w:sz w:val="24"/>
                <w:szCs w:val="24"/>
              </w:rPr>
            </w:rPrChange>
          </w:rPr>
          <w:t xml:space="preserve"> paid </w:t>
        </w:r>
      </w:ins>
      <w:ins w:id="2236" w:author="Britt Collins" w:date="2021-10-01T18:49:00Z">
        <w:r w:rsidR="0007419F" w:rsidRPr="00163DCF">
          <w:rPr>
            <w:szCs w:val="21"/>
            <w:rPrChange w:id="2237" w:author="David" w:date="2022-08-17T16:58:00Z">
              <w:rPr>
                <w:rFonts w:ascii="Times New Roman" w:hAnsi="Times New Roman"/>
                <w:sz w:val="24"/>
                <w:szCs w:val="24"/>
              </w:rPr>
            </w:rPrChange>
          </w:rPr>
          <w:t>rent</w:t>
        </w:r>
      </w:ins>
      <w:ins w:id="2238" w:author="Britt Collins" w:date="2021-09-30T14:58:00Z">
        <w:r w:rsidRPr="00163DCF">
          <w:rPr>
            <w:szCs w:val="21"/>
            <w:rPrChange w:id="2239" w:author="David" w:date="2022-08-17T16:58:00Z">
              <w:rPr>
                <w:rFonts w:ascii="Times New Roman" w:hAnsi="Times New Roman"/>
                <w:sz w:val="24"/>
                <w:szCs w:val="24"/>
              </w:rPr>
            </w:rPrChange>
          </w:rPr>
          <w:t xml:space="preserve"> out of the dwindling UK savings. I got by, just. One day it was hostel in the CBD, the next it was a house</w:t>
        </w:r>
      </w:ins>
      <w:ins w:id="2240" w:author="Britt Collins" w:date="2021-10-01T18:50:00Z">
        <w:r w:rsidR="0007419F" w:rsidRPr="00163DCF">
          <w:rPr>
            <w:szCs w:val="21"/>
            <w:rPrChange w:id="2241" w:author="David" w:date="2022-08-17T16:58:00Z">
              <w:rPr>
                <w:rFonts w:ascii="Times New Roman" w:hAnsi="Times New Roman"/>
                <w:sz w:val="24"/>
                <w:szCs w:val="24"/>
              </w:rPr>
            </w:rPrChange>
          </w:rPr>
          <w:t>-</w:t>
        </w:r>
      </w:ins>
      <w:ins w:id="2242" w:author="Britt Collins" w:date="2021-09-30T14:58:00Z">
        <w:r w:rsidRPr="00163DCF">
          <w:rPr>
            <w:szCs w:val="21"/>
            <w:rPrChange w:id="2243" w:author="David" w:date="2022-08-17T16:58:00Z">
              <w:rPr>
                <w:rFonts w:ascii="Times New Roman" w:hAnsi="Times New Roman"/>
                <w:sz w:val="24"/>
                <w:szCs w:val="24"/>
              </w:rPr>
            </w:rPrChange>
          </w:rPr>
          <w:t>share</w:t>
        </w:r>
      </w:ins>
      <w:ins w:id="2244" w:author="Britt Collins" w:date="2021-10-01T18:50:00Z">
        <w:r w:rsidR="0007419F" w:rsidRPr="00163DCF">
          <w:rPr>
            <w:szCs w:val="21"/>
            <w:rPrChange w:id="2245" w:author="David" w:date="2022-08-17T16:58:00Z">
              <w:rPr>
                <w:rFonts w:ascii="Times New Roman" w:hAnsi="Times New Roman"/>
                <w:sz w:val="24"/>
                <w:szCs w:val="24"/>
              </w:rPr>
            </w:rPrChange>
          </w:rPr>
          <w:t xml:space="preserve"> sublet</w:t>
        </w:r>
      </w:ins>
      <w:ins w:id="2246" w:author="Britt Collins" w:date="2021-09-30T14:58:00Z">
        <w:r w:rsidRPr="00163DCF">
          <w:rPr>
            <w:szCs w:val="21"/>
            <w:rPrChange w:id="2247" w:author="David" w:date="2022-08-17T16:58:00Z">
              <w:rPr>
                <w:rFonts w:ascii="Times New Roman" w:hAnsi="Times New Roman"/>
                <w:sz w:val="24"/>
                <w:szCs w:val="24"/>
              </w:rPr>
            </w:rPrChange>
          </w:rPr>
          <w:t xml:space="preserve"> in Manly. It was pressure I didn't want to deal with</w:t>
        </w:r>
      </w:ins>
      <w:ins w:id="2248" w:author="Britt Collins" w:date="2021-10-01T18:50:00Z">
        <w:r w:rsidR="0007419F" w:rsidRPr="00163DCF">
          <w:rPr>
            <w:szCs w:val="21"/>
            <w:rPrChange w:id="2249" w:author="David" w:date="2022-08-17T16:58:00Z">
              <w:rPr>
                <w:rFonts w:ascii="Times New Roman" w:hAnsi="Times New Roman"/>
                <w:sz w:val="24"/>
                <w:szCs w:val="24"/>
              </w:rPr>
            </w:rPrChange>
          </w:rPr>
          <w:t xml:space="preserve"> on top of</w:t>
        </w:r>
      </w:ins>
      <w:ins w:id="2250" w:author="Britt Collins" w:date="2021-09-30T14:58:00Z">
        <w:r w:rsidRPr="00163DCF">
          <w:rPr>
            <w:szCs w:val="21"/>
            <w:rPrChange w:id="2251" w:author="David" w:date="2022-08-17T16:58:00Z">
              <w:rPr>
                <w:rFonts w:ascii="Times New Roman" w:hAnsi="Times New Roman"/>
                <w:sz w:val="24"/>
                <w:szCs w:val="24"/>
              </w:rPr>
            </w:rPrChange>
          </w:rPr>
          <w:t xml:space="preserve"> the stresses of work. </w:t>
        </w:r>
      </w:ins>
    </w:p>
    <w:p w14:paraId="0633FFA7" w14:textId="068A0866" w:rsidR="006F31F6" w:rsidRPr="00163DCF" w:rsidRDefault="006F31F6">
      <w:pPr>
        <w:spacing w:line="276" w:lineRule="auto"/>
        <w:ind w:left="-5" w:right="15" w:firstLine="725"/>
        <w:rPr>
          <w:ins w:id="2252" w:author="Britt Collins" w:date="2021-09-30T14:58:00Z"/>
          <w:szCs w:val="21"/>
          <w:rPrChange w:id="2253" w:author="David" w:date="2022-08-17T16:58:00Z">
            <w:rPr>
              <w:ins w:id="2254" w:author="Britt Collins" w:date="2021-09-30T14:58:00Z"/>
              <w:rFonts w:ascii="Times New Roman" w:hAnsi="Times New Roman"/>
              <w:sz w:val="24"/>
              <w:szCs w:val="24"/>
            </w:rPr>
          </w:rPrChange>
        </w:rPr>
        <w:pPrChange w:id="2255" w:author="David" w:date="2022-08-17T17:01:00Z">
          <w:pPr>
            <w:ind w:left="-5" w:right="15"/>
          </w:pPr>
        </w:pPrChange>
      </w:pPr>
      <w:ins w:id="2256" w:author="Britt Collins" w:date="2021-09-30T14:58:00Z">
        <w:r w:rsidRPr="00163DCF">
          <w:rPr>
            <w:szCs w:val="21"/>
            <w:rPrChange w:id="2257" w:author="David" w:date="2022-08-17T16:58:00Z">
              <w:rPr>
                <w:rFonts w:ascii="Times New Roman" w:hAnsi="Times New Roman"/>
                <w:sz w:val="24"/>
                <w:szCs w:val="24"/>
              </w:rPr>
            </w:rPrChange>
          </w:rPr>
          <w:lastRenderedPageBreak/>
          <w:t xml:space="preserve">The move was on, not just for me, but the entire Sydney consultancy team: me, </w:t>
        </w:r>
        <w:proofErr w:type="gramStart"/>
        <w:r w:rsidRPr="00163DCF">
          <w:rPr>
            <w:szCs w:val="21"/>
            <w:rPrChange w:id="2258" w:author="David" w:date="2022-08-17T16:58:00Z">
              <w:rPr>
                <w:rFonts w:ascii="Times New Roman" w:hAnsi="Times New Roman"/>
                <w:sz w:val="24"/>
                <w:szCs w:val="24"/>
              </w:rPr>
            </w:rPrChange>
          </w:rPr>
          <w:t>Bruce</w:t>
        </w:r>
        <w:proofErr w:type="gramEnd"/>
        <w:r w:rsidRPr="00163DCF">
          <w:rPr>
            <w:szCs w:val="21"/>
            <w:rPrChange w:id="2259" w:author="David" w:date="2022-08-17T16:58:00Z">
              <w:rPr>
                <w:rFonts w:ascii="Times New Roman" w:hAnsi="Times New Roman"/>
                <w:sz w:val="24"/>
                <w:szCs w:val="24"/>
              </w:rPr>
            </w:rPrChange>
          </w:rPr>
          <w:t xml:space="preserve"> and Elliot. The office in North Sydney was not central enough for Bruce</w:t>
        </w:r>
      </w:ins>
      <w:ins w:id="2260" w:author="Britt Collins" w:date="2021-10-01T18:51:00Z">
        <w:r w:rsidR="0007419F" w:rsidRPr="00163DCF">
          <w:rPr>
            <w:szCs w:val="21"/>
            <w:rPrChange w:id="2261" w:author="David" w:date="2022-08-17T16:58:00Z">
              <w:rPr>
                <w:rFonts w:ascii="Times New Roman" w:hAnsi="Times New Roman"/>
                <w:sz w:val="24"/>
                <w:szCs w:val="24"/>
              </w:rPr>
            </w:rPrChange>
          </w:rPr>
          <w:t>’</w:t>
        </w:r>
      </w:ins>
      <w:ins w:id="2262" w:author="Britt Collins" w:date="2021-09-30T14:58:00Z">
        <w:r w:rsidRPr="00163DCF">
          <w:rPr>
            <w:szCs w:val="21"/>
            <w:rPrChange w:id="2263" w:author="David" w:date="2022-08-17T16:58:00Z">
              <w:rPr>
                <w:rFonts w:ascii="Times New Roman" w:hAnsi="Times New Roman"/>
                <w:sz w:val="24"/>
                <w:szCs w:val="24"/>
              </w:rPr>
            </w:rPrChange>
          </w:rPr>
          <w:t xml:space="preserve">s liking. He needed a Central Business District address to attract the attention of the big banking clients. We saw fit to load up Elliot’s Tardis-like Holden Carlton car with the contents of the North Sydney office. </w:t>
        </w:r>
      </w:ins>
    </w:p>
    <w:p w14:paraId="13E34E89" w14:textId="7194D60E" w:rsidR="006F31F6" w:rsidRPr="00163DCF" w:rsidRDefault="006F31F6">
      <w:pPr>
        <w:spacing w:line="276" w:lineRule="auto"/>
        <w:ind w:left="-5" w:right="15" w:firstLine="725"/>
        <w:rPr>
          <w:ins w:id="2264" w:author="Britt Collins" w:date="2021-09-30T14:58:00Z"/>
          <w:szCs w:val="21"/>
          <w:rPrChange w:id="2265" w:author="David" w:date="2022-08-17T16:58:00Z">
            <w:rPr>
              <w:ins w:id="2266" w:author="Britt Collins" w:date="2021-09-30T14:58:00Z"/>
              <w:rFonts w:ascii="Times New Roman" w:hAnsi="Times New Roman"/>
              <w:sz w:val="24"/>
              <w:szCs w:val="24"/>
            </w:rPr>
          </w:rPrChange>
        </w:rPr>
        <w:pPrChange w:id="2267" w:author="David" w:date="2022-08-17T17:01:00Z">
          <w:pPr>
            <w:ind w:left="-5" w:right="15"/>
          </w:pPr>
        </w:pPrChange>
      </w:pPr>
      <w:ins w:id="2268" w:author="Britt Collins" w:date="2021-09-30T14:58:00Z">
        <w:r w:rsidRPr="00163DCF">
          <w:rPr>
            <w:szCs w:val="21"/>
            <w:rPrChange w:id="2269" w:author="David" w:date="2022-08-17T16:58:00Z">
              <w:rPr>
                <w:rFonts w:ascii="Times New Roman" w:hAnsi="Times New Roman"/>
                <w:sz w:val="24"/>
                <w:szCs w:val="24"/>
              </w:rPr>
            </w:rPrChange>
          </w:rPr>
          <w:t>The consultancy</w:t>
        </w:r>
      </w:ins>
      <w:ins w:id="2270" w:author="Britt Collins" w:date="2021-10-01T18:52:00Z">
        <w:r w:rsidR="0007419F" w:rsidRPr="00163DCF">
          <w:rPr>
            <w:szCs w:val="21"/>
            <w:rPrChange w:id="2271" w:author="David" w:date="2022-08-17T16:58:00Z">
              <w:rPr>
                <w:rFonts w:ascii="Times New Roman" w:hAnsi="Times New Roman"/>
                <w:sz w:val="24"/>
                <w:szCs w:val="24"/>
              </w:rPr>
            </w:rPrChange>
          </w:rPr>
          <w:t xml:space="preserve"> </w:t>
        </w:r>
      </w:ins>
      <w:ins w:id="2272" w:author="Britt Collins" w:date="2021-09-30T14:58:00Z">
        <w:r w:rsidRPr="00163DCF">
          <w:rPr>
            <w:szCs w:val="21"/>
            <w:rPrChange w:id="2273" w:author="David" w:date="2022-08-17T16:58:00Z">
              <w:rPr>
                <w:rFonts w:ascii="Times New Roman" w:hAnsi="Times New Roman"/>
                <w:sz w:val="24"/>
                <w:szCs w:val="24"/>
              </w:rPr>
            </w:rPrChange>
          </w:rPr>
          <w:t>had an interesting history. It was created by one man, a humble doctorate in Computer Science, Kelvin. He had the brilliant idea of melding the best software engineering students into his software</w:t>
        </w:r>
      </w:ins>
      <w:ins w:id="2274" w:author="Britt Collins" w:date="2021-10-01T18:52:00Z">
        <w:r w:rsidR="0007419F" w:rsidRPr="00163DCF">
          <w:rPr>
            <w:szCs w:val="21"/>
            <w:rPrChange w:id="2275" w:author="David" w:date="2022-08-17T16:58:00Z">
              <w:rPr>
                <w:rFonts w:ascii="Times New Roman" w:hAnsi="Times New Roman"/>
                <w:sz w:val="24"/>
                <w:szCs w:val="24"/>
              </w:rPr>
            </w:rPrChange>
          </w:rPr>
          <w:t>-</w:t>
        </w:r>
      </w:ins>
      <w:ins w:id="2276" w:author="Britt Collins" w:date="2021-09-30T14:58:00Z">
        <w:r w:rsidRPr="00163DCF">
          <w:rPr>
            <w:szCs w:val="21"/>
            <w:rPrChange w:id="2277" w:author="David" w:date="2022-08-17T16:58:00Z">
              <w:rPr>
                <w:rFonts w:ascii="Times New Roman" w:hAnsi="Times New Roman"/>
                <w:sz w:val="24"/>
                <w:szCs w:val="24"/>
              </w:rPr>
            </w:rPrChange>
          </w:rPr>
          <w:t>testing consultants. Some would focus teaching international standard</w:t>
        </w:r>
      </w:ins>
      <w:ins w:id="2278" w:author="Britt Collins" w:date="2021-10-01T18:53:00Z">
        <w:r w:rsidR="0007419F" w:rsidRPr="00163DCF">
          <w:rPr>
            <w:szCs w:val="21"/>
            <w:rPrChange w:id="2279" w:author="David" w:date="2022-08-17T16:58:00Z">
              <w:rPr>
                <w:rFonts w:ascii="Times New Roman" w:hAnsi="Times New Roman"/>
                <w:sz w:val="24"/>
                <w:szCs w:val="24"/>
              </w:rPr>
            </w:rPrChange>
          </w:rPr>
          <w:t>-</w:t>
        </w:r>
      </w:ins>
      <w:ins w:id="2280" w:author="Britt Collins" w:date="2021-09-30T14:58:00Z">
        <w:r w:rsidRPr="00163DCF">
          <w:rPr>
            <w:szCs w:val="21"/>
            <w:rPrChange w:id="2281" w:author="David" w:date="2022-08-17T16:58:00Z">
              <w:rPr>
                <w:rFonts w:ascii="Times New Roman" w:hAnsi="Times New Roman"/>
                <w:sz w:val="24"/>
                <w:szCs w:val="24"/>
              </w:rPr>
            </w:rPrChange>
          </w:rPr>
          <w:t>quality theory</w:t>
        </w:r>
      </w:ins>
      <w:ins w:id="2282" w:author="Britt Collins" w:date="2021-10-01T18:53:00Z">
        <w:r w:rsidR="0007419F" w:rsidRPr="00163DCF">
          <w:rPr>
            <w:szCs w:val="21"/>
            <w:rPrChange w:id="2283" w:author="David" w:date="2022-08-17T16:58:00Z">
              <w:rPr>
                <w:rFonts w:ascii="Times New Roman" w:hAnsi="Times New Roman"/>
                <w:sz w:val="24"/>
                <w:szCs w:val="24"/>
              </w:rPr>
            </w:rPrChange>
          </w:rPr>
          <w:t>,</w:t>
        </w:r>
      </w:ins>
      <w:ins w:id="2284" w:author="Britt Collins" w:date="2021-09-30T14:58:00Z">
        <w:r w:rsidRPr="00163DCF">
          <w:rPr>
            <w:szCs w:val="21"/>
            <w:rPrChange w:id="2285" w:author="David" w:date="2022-08-17T16:58:00Z">
              <w:rPr>
                <w:rFonts w:ascii="Times New Roman" w:hAnsi="Times New Roman"/>
                <w:sz w:val="24"/>
                <w:szCs w:val="24"/>
              </w:rPr>
            </w:rPrChange>
          </w:rPr>
          <w:t xml:space="preserve"> others would provide businesses with a software testing resource. The result, a consultancy of technical, academic resources, executing work to international standards. These academics were loyal to Kelvin and his consultancy but lacked direction. The academics were not business savvy. This was why Mark was brought in as Chief Operating Officer (COO). He had one plan in mind, replicate the success of the UK consultancy I had left.</w:t>
        </w:r>
      </w:ins>
    </w:p>
    <w:p w14:paraId="07155740" w14:textId="583BA714" w:rsidR="006F31F6" w:rsidRPr="00163DCF" w:rsidRDefault="006F31F6">
      <w:pPr>
        <w:spacing w:after="17" w:line="276" w:lineRule="auto"/>
        <w:ind w:left="-5" w:right="15" w:firstLine="725"/>
        <w:rPr>
          <w:ins w:id="2286" w:author="Britt Collins" w:date="2021-09-30T14:58:00Z"/>
          <w:szCs w:val="21"/>
          <w:rPrChange w:id="2287" w:author="David" w:date="2022-08-17T16:58:00Z">
            <w:rPr>
              <w:ins w:id="2288" w:author="Britt Collins" w:date="2021-09-30T14:58:00Z"/>
              <w:rFonts w:ascii="Times New Roman" w:hAnsi="Times New Roman"/>
              <w:sz w:val="24"/>
              <w:szCs w:val="24"/>
            </w:rPr>
          </w:rPrChange>
        </w:rPr>
        <w:pPrChange w:id="2289" w:author="David" w:date="2022-08-17T17:01:00Z">
          <w:pPr>
            <w:ind w:left="-5" w:right="15"/>
          </w:pPr>
        </w:pPrChange>
      </w:pPr>
      <w:ins w:id="2290" w:author="Britt Collins" w:date="2021-09-30T14:58:00Z">
        <w:r w:rsidRPr="00163DCF">
          <w:rPr>
            <w:szCs w:val="21"/>
            <w:rPrChange w:id="2291" w:author="David" w:date="2022-08-17T16:58:00Z">
              <w:rPr>
                <w:rFonts w:ascii="Times New Roman" w:hAnsi="Times New Roman"/>
                <w:sz w:val="24"/>
                <w:szCs w:val="24"/>
              </w:rPr>
            </w:rPrChange>
          </w:rPr>
          <w:t>I understood that to grow a business you need to get word of the business out there. This explained why</w:t>
        </w:r>
      </w:ins>
      <w:ins w:id="2292" w:author="Britt Collins" w:date="2021-10-01T18:53:00Z">
        <w:r w:rsidR="0007419F" w:rsidRPr="00163DCF">
          <w:rPr>
            <w:szCs w:val="21"/>
            <w:rPrChange w:id="2293" w:author="David" w:date="2022-08-17T16:58:00Z">
              <w:rPr>
                <w:rFonts w:ascii="Times New Roman" w:hAnsi="Times New Roman"/>
                <w:sz w:val="24"/>
                <w:szCs w:val="24"/>
              </w:rPr>
            </w:rPrChange>
          </w:rPr>
          <w:t xml:space="preserve"> </w:t>
        </w:r>
      </w:ins>
      <w:ins w:id="2294" w:author="Britt Collins" w:date="2021-09-30T14:58:00Z">
        <w:r w:rsidRPr="00163DCF">
          <w:rPr>
            <w:szCs w:val="21"/>
            <w:rPrChange w:id="2295" w:author="David" w:date="2022-08-17T16:58:00Z">
              <w:rPr>
                <w:rFonts w:ascii="Times New Roman" w:hAnsi="Times New Roman"/>
                <w:sz w:val="24"/>
                <w:szCs w:val="24"/>
              </w:rPr>
            </w:rPrChange>
          </w:rPr>
          <w:t xml:space="preserve">Elliot's and Bruce's salesman skillset was required. Being </w:t>
        </w:r>
        <w:proofErr w:type="gramStart"/>
        <w:r w:rsidRPr="00163DCF">
          <w:rPr>
            <w:szCs w:val="21"/>
            <w:rPrChange w:id="2296" w:author="David" w:date="2022-08-17T16:58:00Z">
              <w:rPr>
                <w:rFonts w:ascii="Times New Roman" w:hAnsi="Times New Roman"/>
                <w:sz w:val="24"/>
                <w:szCs w:val="24"/>
              </w:rPr>
            </w:rPrChange>
          </w:rPr>
          <w:t>sales people</w:t>
        </w:r>
        <w:proofErr w:type="gramEnd"/>
        <w:r w:rsidRPr="00163DCF">
          <w:rPr>
            <w:szCs w:val="21"/>
            <w:rPrChange w:id="2297" w:author="David" w:date="2022-08-17T16:58:00Z">
              <w:rPr>
                <w:rFonts w:ascii="Times New Roman" w:hAnsi="Times New Roman"/>
                <w:sz w:val="24"/>
                <w:szCs w:val="24"/>
              </w:rPr>
            </w:rPrChange>
          </w:rPr>
          <w:t xml:space="preserve"> they were great manipulators. They had Mark wrapped around their little fingers. Bruce chose the new Circular Quay office premises</w:t>
        </w:r>
      </w:ins>
      <w:ins w:id="2298" w:author="Britt Collins" w:date="2021-10-01T18:54:00Z">
        <w:r w:rsidR="0007419F" w:rsidRPr="00163DCF">
          <w:rPr>
            <w:szCs w:val="21"/>
            <w:rPrChange w:id="2299" w:author="David" w:date="2022-08-17T16:58:00Z">
              <w:rPr>
                <w:rFonts w:ascii="Times New Roman" w:hAnsi="Times New Roman"/>
                <w:sz w:val="24"/>
                <w:szCs w:val="24"/>
              </w:rPr>
            </w:rPrChange>
          </w:rPr>
          <w:t xml:space="preserve"> and</w:t>
        </w:r>
      </w:ins>
      <w:ins w:id="2300" w:author="Britt Collins" w:date="2021-09-30T14:58:00Z">
        <w:r w:rsidRPr="00163DCF">
          <w:rPr>
            <w:szCs w:val="21"/>
            <w:rPrChange w:id="2301" w:author="David" w:date="2022-08-17T16:58:00Z">
              <w:rPr>
                <w:rFonts w:ascii="Times New Roman" w:hAnsi="Times New Roman"/>
                <w:sz w:val="24"/>
                <w:szCs w:val="24"/>
              </w:rPr>
            </w:rPrChange>
          </w:rPr>
          <w:t xml:space="preserve"> assigned himself the position </w:t>
        </w:r>
      </w:ins>
      <w:ins w:id="2302" w:author="Britt Collins" w:date="2021-10-01T18:54:00Z">
        <w:r w:rsidR="0007419F" w:rsidRPr="00163DCF">
          <w:rPr>
            <w:szCs w:val="21"/>
            <w:rPrChange w:id="2303" w:author="David" w:date="2022-08-17T16:58:00Z">
              <w:rPr>
                <w:rFonts w:ascii="Times New Roman" w:hAnsi="Times New Roman"/>
                <w:sz w:val="24"/>
                <w:szCs w:val="24"/>
              </w:rPr>
            </w:rPrChange>
          </w:rPr>
          <w:t>of c</w:t>
        </w:r>
      </w:ins>
      <w:ins w:id="2304" w:author="Britt Collins" w:date="2021-09-30T14:58:00Z">
        <w:r w:rsidRPr="00163DCF">
          <w:rPr>
            <w:szCs w:val="21"/>
            <w:rPrChange w:id="2305" w:author="David" w:date="2022-08-17T16:58:00Z">
              <w:rPr>
                <w:rFonts w:ascii="Times New Roman" w:hAnsi="Times New Roman"/>
                <w:sz w:val="24"/>
                <w:szCs w:val="24"/>
              </w:rPr>
            </w:rPrChange>
          </w:rPr>
          <w:t xml:space="preserve">hief of Sydney </w:t>
        </w:r>
      </w:ins>
      <w:ins w:id="2306" w:author="Britt Collins" w:date="2021-10-01T18:54:00Z">
        <w:r w:rsidR="0007419F" w:rsidRPr="00163DCF">
          <w:rPr>
            <w:szCs w:val="21"/>
            <w:rPrChange w:id="2307" w:author="David" w:date="2022-08-17T16:58:00Z">
              <w:rPr>
                <w:rFonts w:ascii="Times New Roman" w:hAnsi="Times New Roman"/>
                <w:sz w:val="24"/>
                <w:szCs w:val="24"/>
              </w:rPr>
            </w:rPrChange>
          </w:rPr>
          <w:t>o</w:t>
        </w:r>
      </w:ins>
      <w:ins w:id="2308" w:author="Britt Collins" w:date="2021-09-30T14:58:00Z">
        <w:r w:rsidRPr="00163DCF">
          <w:rPr>
            <w:szCs w:val="21"/>
            <w:rPrChange w:id="2309" w:author="David" w:date="2022-08-17T16:58:00Z">
              <w:rPr>
                <w:rFonts w:ascii="Times New Roman" w:hAnsi="Times New Roman"/>
                <w:sz w:val="24"/>
                <w:szCs w:val="24"/>
              </w:rPr>
            </w:rPrChange>
          </w:rPr>
          <w:t xml:space="preserve">perations. He wasn't a logistics expert and wasn't a chief. And to call him a salesman would be an insult to the profession. By definition, a salesman sells stuff. I had witnessed Bruce’s sales patter first-hand. He would have difficulty selling beer to a </w:t>
        </w:r>
        <w:proofErr w:type="gramStart"/>
        <w:r w:rsidRPr="00163DCF">
          <w:rPr>
            <w:szCs w:val="21"/>
            <w:rPrChange w:id="2310" w:author="David" w:date="2022-08-17T16:58:00Z">
              <w:rPr>
                <w:rFonts w:ascii="Times New Roman" w:hAnsi="Times New Roman"/>
                <w:sz w:val="24"/>
                <w:szCs w:val="24"/>
              </w:rPr>
            </w:rPrChange>
          </w:rPr>
          <w:t>bucks</w:t>
        </w:r>
        <w:proofErr w:type="gramEnd"/>
        <w:r w:rsidRPr="00163DCF">
          <w:rPr>
            <w:szCs w:val="21"/>
            <w:rPrChange w:id="2311" w:author="David" w:date="2022-08-17T16:58:00Z">
              <w:rPr>
                <w:rFonts w:ascii="Times New Roman" w:hAnsi="Times New Roman"/>
                <w:sz w:val="24"/>
                <w:szCs w:val="24"/>
              </w:rPr>
            </w:rPrChange>
          </w:rPr>
          <w:t xml:space="preserve"> party.</w:t>
        </w:r>
      </w:ins>
    </w:p>
    <w:p w14:paraId="58C0DDC8" w14:textId="7C2C012D" w:rsidR="006F31F6" w:rsidRPr="00163DCF" w:rsidRDefault="0007419F">
      <w:pPr>
        <w:spacing w:line="276" w:lineRule="auto"/>
        <w:ind w:left="-5" w:right="15" w:firstLine="725"/>
        <w:rPr>
          <w:ins w:id="2312" w:author="Britt Collins" w:date="2021-09-30T14:58:00Z"/>
          <w:szCs w:val="21"/>
          <w:rPrChange w:id="2313" w:author="David" w:date="2022-08-17T16:58:00Z">
            <w:rPr>
              <w:ins w:id="2314" w:author="Britt Collins" w:date="2021-09-30T14:58:00Z"/>
              <w:rFonts w:ascii="Times New Roman" w:hAnsi="Times New Roman"/>
              <w:sz w:val="24"/>
              <w:szCs w:val="24"/>
            </w:rPr>
          </w:rPrChange>
        </w:rPr>
        <w:pPrChange w:id="2315" w:author="David" w:date="2022-08-17T17:01:00Z">
          <w:pPr>
            <w:ind w:left="-5" w:right="15"/>
          </w:pPr>
        </w:pPrChange>
      </w:pPr>
      <w:ins w:id="2316" w:author="Britt Collins" w:date="2021-10-01T18:54:00Z">
        <w:r w:rsidRPr="00163DCF">
          <w:rPr>
            <w:szCs w:val="21"/>
            <w:rPrChange w:id="2317" w:author="David" w:date="2022-08-17T16:58:00Z">
              <w:rPr>
                <w:rFonts w:ascii="Times New Roman" w:hAnsi="Times New Roman"/>
                <w:sz w:val="24"/>
                <w:szCs w:val="24"/>
              </w:rPr>
            </w:rPrChange>
          </w:rPr>
          <w:t>“</w:t>
        </w:r>
      </w:ins>
      <w:ins w:id="2318" w:author="Britt Collins" w:date="2021-09-30T14:58:00Z">
        <w:r w:rsidR="006F31F6" w:rsidRPr="00163DCF">
          <w:rPr>
            <w:szCs w:val="21"/>
            <w:rPrChange w:id="2319" w:author="David" w:date="2022-08-17T16:58:00Z">
              <w:rPr>
                <w:rFonts w:ascii="Times New Roman" w:hAnsi="Times New Roman"/>
                <w:sz w:val="24"/>
                <w:szCs w:val="24"/>
              </w:rPr>
            </w:rPrChange>
          </w:rPr>
          <w:t>Mr Bradford</w:t>
        </w:r>
      </w:ins>
      <w:ins w:id="2320" w:author="Britt Collins" w:date="2021-10-01T18:54:00Z">
        <w:r w:rsidRPr="00163DCF">
          <w:rPr>
            <w:szCs w:val="21"/>
            <w:rPrChange w:id="2321" w:author="David" w:date="2022-08-17T16:58:00Z">
              <w:rPr>
                <w:rFonts w:ascii="Times New Roman" w:hAnsi="Times New Roman"/>
                <w:sz w:val="24"/>
                <w:szCs w:val="24"/>
              </w:rPr>
            </w:rPrChange>
          </w:rPr>
          <w:t>”</w:t>
        </w:r>
      </w:ins>
      <w:ins w:id="2322" w:author="Britt Collins" w:date="2021-09-30T14:58:00Z">
        <w:r w:rsidR="006F31F6" w:rsidRPr="00163DCF">
          <w:rPr>
            <w:szCs w:val="21"/>
            <w:rPrChange w:id="2323" w:author="David" w:date="2022-08-17T16:58:00Z">
              <w:rPr>
                <w:rFonts w:ascii="Times New Roman" w:hAnsi="Times New Roman"/>
                <w:sz w:val="24"/>
                <w:szCs w:val="24"/>
              </w:rPr>
            </w:rPrChange>
          </w:rPr>
          <w:t>, those words should be enunciated in a deep, smooth DJ's tone. The bearded 40</w:t>
        </w:r>
      </w:ins>
      <w:ins w:id="2324" w:author="Britt Collins" w:date="2021-10-01T18:55:00Z">
        <w:r w:rsidRPr="00163DCF">
          <w:rPr>
            <w:szCs w:val="21"/>
            <w:rPrChange w:id="2325" w:author="David" w:date="2022-08-17T16:58:00Z">
              <w:rPr>
                <w:rFonts w:ascii="Times New Roman" w:hAnsi="Times New Roman"/>
                <w:sz w:val="24"/>
                <w:szCs w:val="24"/>
              </w:rPr>
            </w:rPrChange>
          </w:rPr>
          <w:t>-ish</w:t>
        </w:r>
      </w:ins>
      <w:ins w:id="2326" w:author="Britt Collins" w:date="2021-09-30T14:58:00Z">
        <w:r w:rsidR="006F31F6" w:rsidRPr="00163DCF">
          <w:rPr>
            <w:szCs w:val="21"/>
            <w:rPrChange w:id="2327" w:author="David" w:date="2022-08-17T16:58:00Z">
              <w:rPr>
                <w:rFonts w:ascii="Times New Roman" w:hAnsi="Times New Roman"/>
                <w:sz w:val="24"/>
                <w:szCs w:val="24"/>
              </w:rPr>
            </w:rPrChange>
          </w:rPr>
          <w:t xml:space="preserve"> </w:t>
        </w:r>
        <w:proofErr w:type="gramStart"/>
        <w:r w:rsidR="006F31F6" w:rsidRPr="00163DCF">
          <w:rPr>
            <w:szCs w:val="21"/>
            <w:rPrChange w:id="2328" w:author="David" w:date="2022-08-17T16:58:00Z">
              <w:rPr>
                <w:rFonts w:ascii="Times New Roman" w:hAnsi="Times New Roman"/>
                <w:sz w:val="24"/>
                <w:szCs w:val="24"/>
              </w:rPr>
            </w:rPrChange>
          </w:rPr>
          <w:t>portly</w:t>
        </w:r>
        <w:proofErr w:type="gramEnd"/>
        <w:r w:rsidR="006F31F6" w:rsidRPr="00163DCF">
          <w:rPr>
            <w:szCs w:val="21"/>
            <w:rPrChange w:id="2329" w:author="David" w:date="2022-08-17T16:58:00Z">
              <w:rPr>
                <w:rFonts w:ascii="Times New Roman" w:hAnsi="Times New Roman"/>
                <w:sz w:val="24"/>
                <w:szCs w:val="24"/>
              </w:rPr>
            </w:rPrChange>
          </w:rPr>
          <w:t xml:space="preserve"> Canadian newbie was the next installation at the Sydney office. The finely groomed man spoke through mouthfuls of soft mumbles. He was, by Canadian standards, a reserved character. The intense, wide-eyed stare gave an indication of his focus. When he wasn’t focussed on work, </w:t>
        </w:r>
      </w:ins>
      <w:ins w:id="2330" w:author="Britt Collins" w:date="2021-10-01T18:55:00Z">
        <w:r w:rsidRPr="00163DCF">
          <w:rPr>
            <w:szCs w:val="21"/>
            <w:rPrChange w:id="2331" w:author="David" w:date="2022-08-17T16:58:00Z">
              <w:rPr>
                <w:rFonts w:ascii="Times New Roman" w:hAnsi="Times New Roman"/>
                <w:sz w:val="24"/>
                <w:szCs w:val="24"/>
              </w:rPr>
            </w:rPrChange>
          </w:rPr>
          <w:t>but</w:t>
        </w:r>
      </w:ins>
      <w:ins w:id="2332" w:author="Britt Collins" w:date="2021-09-30T14:58:00Z">
        <w:r w:rsidR="006F31F6" w:rsidRPr="00163DCF">
          <w:rPr>
            <w:szCs w:val="21"/>
            <w:rPrChange w:id="2333" w:author="David" w:date="2022-08-17T16:58:00Z">
              <w:rPr>
                <w:rFonts w:ascii="Times New Roman" w:hAnsi="Times New Roman"/>
                <w:sz w:val="24"/>
                <w:szCs w:val="24"/>
              </w:rPr>
            </w:rPrChange>
          </w:rPr>
          <w:t xml:space="preserve"> on keeping his head in the realms of reality. Mr Bradford had Asperger’s syndrome. It made him a little less </w:t>
        </w:r>
        <w:proofErr w:type="gramStart"/>
        <w:r w:rsidR="006F31F6" w:rsidRPr="00163DCF">
          <w:rPr>
            <w:szCs w:val="21"/>
            <w:rPrChange w:id="2334" w:author="David" w:date="2022-08-17T16:58:00Z">
              <w:rPr>
                <w:rFonts w:ascii="Times New Roman" w:hAnsi="Times New Roman"/>
                <w:sz w:val="24"/>
                <w:szCs w:val="24"/>
              </w:rPr>
            </w:rPrChange>
          </w:rPr>
          <w:t>sociable, but</w:t>
        </w:r>
        <w:proofErr w:type="gramEnd"/>
        <w:r w:rsidR="006F31F6" w:rsidRPr="00163DCF">
          <w:rPr>
            <w:szCs w:val="21"/>
            <w:rPrChange w:id="2335" w:author="David" w:date="2022-08-17T16:58:00Z">
              <w:rPr>
                <w:rFonts w:ascii="Times New Roman" w:hAnsi="Times New Roman"/>
                <w:sz w:val="24"/>
                <w:szCs w:val="24"/>
              </w:rPr>
            </w:rPrChange>
          </w:rPr>
          <w:t xml:space="preserve"> allowed him to plough through work twice as fast as me.</w:t>
        </w:r>
      </w:ins>
    </w:p>
    <w:p w14:paraId="7A092FF3" w14:textId="2A316A86" w:rsidR="006F31F6" w:rsidRPr="00163DCF" w:rsidRDefault="006F31F6">
      <w:pPr>
        <w:spacing w:line="276" w:lineRule="auto"/>
        <w:ind w:left="-5" w:right="15" w:firstLine="725"/>
        <w:rPr>
          <w:ins w:id="2336" w:author="Britt Collins" w:date="2021-09-30T14:58:00Z"/>
          <w:szCs w:val="21"/>
          <w:rPrChange w:id="2337" w:author="David" w:date="2022-08-17T16:58:00Z">
            <w:rPr>
              <w:ins w:id="2338" w:author="Britt Collins" w:date="2021-09-30T14:58:00Z"/>
              <w:rFonts w:ascii="Times New Roman" w:hAnsi="Times New Roman"/>
              <w:sz w:val="24"/>
              <w:szCs w:val="24"/>
            </w:rPr>
          </w:rPrChange>
        </w:rPr>
        <w:pPrChange w:id="2339" w:author="David" w:date="2022-08-17T17:01:00Z">
          <w:pPr>
            <w:ind w:left="-5" w:right="15"/>
          </w:pPr>
        </w:pPrChange>
      </w:pPr>
      <w:ins w:id="2340" w:author="Britt Collins" w:date="2021-09-30T14:58:00Z">
        <w:r w:rsidRPr="00163DCF">
          <w:rPr>
            <w:szCs w:val="21"/>
            <w:rPrChange w:id="2341" w:author="David" w:date="2022-08-17T16:58:00Z">
              <w:rPr>
                <w:rFonts w:ascii="Times New Roman" w:hAnsi="Times New Roman"/>
                <w:sz w:val="24"/>
                <w:szCs w:val="24"/>
              </w:rPr>
            </w:rPrChange>
          </w:rPr>
          <w:t>Contracts for the financial institution client were still being finalised. Meanwhile Mr Bradford, Elliot and I made use of the consultancy training manuals at the Sydney office. Elliot assigned himself the role of course provider. He could do almost anything if he put his mind to it. In this case, he was training himself to teach by teaching the training course. Bruce was rarely in the office. He was either at home or out entertaining potential clients. Mr Bradford and I were technically on the bench. It was a term all consultancies feared. A</w:t>
        </w:r>
      </w:ins>
      <w:ins w:id="2342" w:author="Britt Collins" w:date="2021-10-01T18:56:00Z">
        <w:r w:rsidR="0007419F" w:rsidRPr="00163DCF">
          <w:rPr>
            <w:szCs w:val="21"/>
            <w:rPrChange w:id="2343" w:author="David" w:date="2022-08-17T16:58:00Z">
              <w:rPr>
                <w:rFonts w:ascii="Times New Roman" w:hAnsi="Times New Roman"/>
                <w:sz w:val="24"/>
                <w:szCs w:val="24"/>
              </w:rPr>
            </w:rPrChange>
          </w:rPr>
          <w:t>t</w:t>
        </w:r>
      </w:ins>
      <w:ins w:id="2344" w:author="Britt Collins" w:date="2021-09-30T14:58:00Z">
        <w:r w:rsidRPr="00163DCF">
          <w:rPr>
            <w:szCs w:val="21"/>
            <w:rPrChange w:id="2345" w:author="David" w:date="2022-08-17T16:58:00Z">
              <w:rPr>
                <w:rFonts w:ascii="Times New Roman" w:hAnsi="Times New Roman"/>
                <w:sz w:val="24"/>
                <w:szCs w:val="24"/>
              </w:rPr>
            </w:rPrChange>
          </w:rPr>
          <w:t xml:space="preserve"> time when resources (us consultants) didn't earn money for the consultancy</w:t>
        </w:r>
      </w:ins>
      <w:ins w:id="2346" w:author="Britt Collins" w:date="2021-10-01T18:56:00Z">
        <w:r w:rsidR="0007419F" w:rsidRPr="00163DCF">
          <w:rPr>
            <w:szCs w:val="21"/>
            <w:rPrChange w:id="2347" w:author="David" w:date="2022-08-17T16:58:00Z">
              <w:rPr>
                <w:rFonts w:ascii="Times New Roman" w:hAnsi="Times New Roman"/>
                <w:sz w:val="24"/>
                <w:szCs w:val="24"/>
              </w:rPr>
            </w:rPrChange>
          </w:rPr>
          <w:t>,</w:t>
        </w:r>
      </w:ins>
      <w:ins w:id="2348" w:author="Britt Collins" w:date="2021-09-30T14:58:00Z">
        <w:r w:rsidRPr="00163DCF">
          <w:rPr>
            <w:szCs w:val="21"/>
            <w:rPrChange w:id="2349" w:author="David" w:date="2022-08-17T16:58:00Z">
              <w:rPr>
                <w:rFonts w:ascii="Times New Roman" w:hAnsi="Times New Roman"/>
                <w:sz w:val="24"/>
                <w:szCs w:val="24"/>
              </w:rPr>
            </w:rPrChange>
          </w:rPr>
          <w:t xml:space="preserve"> I was quite happy being benched</w:t>
        </w:r>
      </w:ins>
      <w:ins w:id="2350" w:author="Britt Collins" w:date="2021-10-01T18:56:00Z">
        <w:r w:rsidR="0007419F" w:rsidRPr="00163DCF">
          <w:rPr>
            <w:szCs w:val="21"/>
            <w:rPrChange w:id="2351" w:author="David" w:date="2022-08-17T16:58:00Z">
              <w:rPr>
                <w:rFonts w:ascii="Times New Roman" w:hAnsi="Times New Roman"/>
                <w:sz w:val="24"/>
                <w:szCs w:val="24"/>
              </w:rPr>
            </w:rPrChange>
          </w:rPr>
          <w:t>, and</w:t>
        </w:r>
      </w:ins>
      <w:ins w:id="2352" w:author="Britt Collins" w:date="2021-09-30T14:58:00Z">
        <w:r w:rsidRPr="00163DCF">
          <w:rPr>
            <w:szCs w:val="21"/>
            <w:rPrChange w:id="2353" w:author="David" w:date="2022-08-17T16:58:00Z">
              <w:rPr>
                <w:rFonts w:ascii="Times New Roman" w:hAnsi="Times New Roman"/>
                <w:sz w:val="24"/>
                <w:szCs w:val="24"/>
              </w:rPr>
            </w:rPrChange>
          </w:rPr>
          <w:t xml:space="preserve"> still earning and learning.</w:t>
        </w:r>
      </w:ins>
    </w:p>
    <w:p w14:paraId="781FD2D0" w14:textId="558236B4" w:rsidR="006F31F6" w:rsidRPr="00163DCF" w:rsidRDefault="006F31F6">
      <w:pPr>
        <w:spacing w:after="10" w:line="276" w:lineRule="auto"/>
        <w:ind w:left="-5" w:right="15" w:firstLine="725"/>
        <w:rPr>
          <w:ins w:id="2354" w:author="Britt Collins" w:date="2021-10-01T18:59:00Z"/>
          <w:szCs w:val="21"/>
          <w:rPrChange w:id="2355" w:author="David" w:date="2022-08-17T16:58:00Z">
            <w:rPr>
              <w:ins w:id="2356" w:author="Britt Collins" w:date="2021-10-01T18:59:00Z"/>
              <w:rFonts w:ascii="Times New Roman" w:hAnsi="Times New Roman"/>
              <w:sz w:val="24"/>
              <w:szCs w:val="24"/>
            </w:rPr>
          </w:rPrChange>
        </w:rPr>
        <w:pPrChange w:id="2357" w:author="David" w:date="2022-08-17T17:01:00Z">
          <w:pPr>
            <w:spacing w:after="10" w:line="480" w:lineRule="auto"/>
            <w:ind w:left="-5" w:right="15" w:firstLine="725"/>
          </w:pPr>
        </w:pPrChange>
      </w:pPr>
      <w:ins w:id="2358" w:author="Britt Collins" w:date="2021-09-30T14:58:00Z">
        <w:r w:rsidRPr="00163DCF">
          <w:rPr>
            <w:szCs w:val="21"/>
            <w:rPrChange w:id="2359" w:author="David" w:date="2022-08-17T16:58:00Z">
              <w:rPr>
                <w:rFonts w:ascii="Times New Roman" w:hAnsi="Times New Roman"/>
                <w:sz w:val="24"/>
                <w:szCs w:val="24"/>
              </w:rPr>
            </w:rPrChange>
          </w:rPr>
          <w:t xml:space="preserve">Elliot covered the whole suite of consultancy training materials for me and Mr Bradford. </w:t>
        </w:r>
        <w:proofErr w:type="gramStart"/>
        <w:r w:rsidRPr="00163DCF">
          <w:rPr>
            <w:szCs w:val="21"/>
            <w:rPrChange w:id="2360" w:author="David" w:date="2022-08-17T16:58:00Z">
              <w:rPr>
                <w:rFonts w:ascii="Times New Roman" w:hAnsi="Times New Roman"/>
                <w:sz w:val="24"/>
                <w:szCs w:val="24"/>
              </w:rPr>
            </w:rPrChange>
          </w:rPr>
          <w:t>As a consequence</w:t>
        </w:r>
        <w:proofErr w:type="gramEnd"/>
        <w:r w:rsidRPr="00163DCF">
          <w:rPr>
            <w:szCs w:val="21"/>
            <w:rPrChange w:id="2361" w:author="David" w:date="2022-08-17T16:58:00Z">
              <w:rPr>
                <w:rFonts w:ascii="Times New Roman" w:hAnsi="Times New Roman"/>
                <w:sz w:val="24"/>
                <w:szCs w:val="24"/>
              </w:rPr>
            </w:rPrChange>
          </w:rPr>
          <w:t xml:space="preserve">, Mr Bradford and I obtained lots of certificates and burned lots of the consultancy's cash reserves. Being an early bird and living relatively close to the office, I would consistently arrive at the Sydney office before 9am. Mr Bradford would turn up a little later because of the subtle variability in his </w:t>
        </w:r>
      </w:ins>
      <w:ins w:id="2362" w:author="Britt Collins" w:date="2021-10-01T18:58:00Z">
        <w:r w:rsidR="00BF3141" w:rsidRPr="00163DCF">
          <w:rPr>
            <w:szCs w:val="21"/>
            <w:rPrChange w:id="2363" w:author="David" w:date="2022-08-17T16:58:00Z">
              <w:rPr>
                <w:rFonts w:ascii="Times New Roman" w:hAnsi="Times New Roman"/>
                <w:sz w:val="24"/>
                <w:szCs w:val="24"/>
              </w:rPr>
            </w:rPrChange>
          </w:rPr>
          <w:t>two</w:t>
        </w:r>
      </w:ins>
      <w:ins w:id="2364" w:author="Britt Collins" w:date="2021-09-30T14:58:00Z">
        <w:r w:rsidRPr="00163DCF">
          <w:rPr>
            <w:szCs w:val="21"/>
            <w:rPrChange w:id="2365" w:author="David" w:date="2022-08-17T16:58:00Z">
              <w:rPr>
                <w:rFonts w:ascii="Times New Roman" w:hAnsi="Times New Roman"/>
                <w:sz w:val="24"/>
                <w:szCs w:val="24"/>
              </w:rPr>
            </w:rPrChange>
          </w:rPr>
          <w:t>-hour long journey. Elliot and</w:t>
        </w:r>
      </w:ins>
      <w:ins w:id="2366" w:author="Britt Collins" w:date="2021-10-01T18:58:00Z">
        <w:r w:rsidR="00BF3141" w:rsidRPr="00163DCF">
          <w:rPr>
            <w:szCs w:val="21"/>
            <w:rPrChange w:id="2367" w:author="David" w:date="2022-08-17T16:58:00Z">
              <w:rPr>
                <w:rFonts w:ascii="Times New Roman" w:hAnsi="Times New Roman"/>
                <w:sz w:val="24"/>
                <w:szCs w:val="24"/>
              </w:rPr>
            </w:rPrChange>
          </w:rPr>
          <w:t xml:space="preserve"> </w:t>
        </w:r>
      </w:ins>
      <w:ins w:id="2368" w:author="Britt Collins" w:date="2021-09-30T14:58:00Z">
        <w:r w:rsidRPr="00163DCF">
          <w:rPr>
            <w:szCs w:val="21"/>
            <w:rPrChange w:id="2369" w:author="David" w:date="2022-08-17T16:58:00Z">
              <w:rPr>
                <w:rFonts w:ascii="Times New Roman" w:hAnsi="Times New Roman"/>
                <w:sz w:val="24"/>
                <w:szCs w:val="24"/>
              </w:rPr>
            </w:rPrChange>
          </w:rPr>
          <w:t>Bruce rolled in as and when</w:t>
        </w:r>
      </w:ins>
      <w:ins w:id="2370" w:author="Britt Collins" w:date="2021-10-01T18:58:00Z">
        <w:r w:rsidR="00BF3141" w:rsidRPr="00163DCF">
          <w:rPr>
            <w:szCs w:val="21"/>
            <w:rPrChange w:id="2371" w:author="David" w:date="2022-08-17T16:58:00Z">
              <w:rPr>
                <w:rFonts w:ascii="Times New Roman" w:hAnsi="Times New Roman"/>
                <w:sz w:val="24"/>
                <w:szCs w:val="24"/>
              </w:rPr>
            </w:rPrChange>
          </w:rPr>
          <w:t>, since w</w:t>
        </w:r>
      </w:ins>
      <w:ins w:id="2372" w:author="Britt Collins" w:date="2021-09-30T14:58:00Z">
        <w:r w:rsidRPr="00163DCF">
          <w:rPr>
            <w:szCs w:val="21"/>
            <w:rPrChange w:id="2373" w:author="David" w:date="2022-08-17T16:58:00Z">
              <w:rPr>
                <w:rFonts w:ascii="Times New Roman" w:hAnsi="Times New Roman"/>
                <w:sz w:val="24"/>
                <w:szCs w:val="24"/>
              </w:rPr>
            </w:rPrChange>
          </w:rPr>
          <w:t xml:space="preserve">orking from home was always an option for both. Their relationship was an interesting one. They didn’t always see eye-to-eye and often </w:t>
        </w:r>
        <w:proofErr w:type="gramStart"/>
        <w:r w:rsidRPr="00163DCF">
          <w:rPr>
            <w:szCs w:val="21"/>
            <w:rPrChange w:id="2374" w:author="David" w:date="2022-08-17T16:58:00Z">
              <w:rPr>
                <w:rFonts w:ascii="Times New Roman" w:hAnsi="Times New Roman"/>
                <w:sz w:val="24"/>
                <w:szCs w:val="24"/>
              </w:rPr>
            </w:rPrChange>
          </w:rPr>
          <w:t>bitched</w:t>
        </w:r>
        <w:proofErr w:type="gramEnd"/>
        <w:r w:rsidRPr="00163DCF">
          <w:rPr>
            <w:szCs w:val="21"/>
            <w:rPrChange w:id="2375" w:author="David" w:date="2022-08-17T16:58:00Z">
              <w:rPr>
                <w:rFonts w:ascii="Times New Roman" w:hAnsi="Times New Roman"/>
                <w:sz w:val="24"/>
                <w:szCs w:val="24"/>
              </w:rPr>
            </w:rPrChange>
          </w:rPr>
          <w:t xml:space="preserve"> about each other behind each other’s backs. The issues they had were many: machismo, power mongering and who had the better sales technique. Mark talked about the old Sydney team before his arrival. In Sydney, the consultancy was a two</w:t>
        </w:r>
      </w:ins>
      <w:ins w:id="2376" w:author="Britt Collins" w:date="2021-10-01T18:58:00Z">
        <w:r w:rsidR="00BF3141" w:rsidRPr="00163DCF">
          <w:rPr>
            <w:szCs w:val="21"/>
            <w:rPrChange w:id="2377" w:author="David" w:date="2022-08-17T16:58:00Z">
              <w:rPr>
                <w:rFonts w:ascii="Times New Roman" w:hAnsi="Times New Roman"/>
                <w:sz w:val="24"/>
                <w:szCs w:val="24"/>
              </w:rPr>
            </w:rPrChange>
          </w:rPr>
          <w:t>-</w:t>
        </w:r>
      </w:ins>
      <w:ins w:id="2378" w:author="Britt Collins" w:date="2021-09-30T14:58:00Z">
        <w:r w:rsidRPr="00163DCF">
          <w:rPr>
            <w:szCs w:val="21"/>
            <w:rPrChange w:id="2379" w:author="David" w:date="2022-08-17T16:58:00Z">
              <w:rPr>
                <w:rFonts w:ascii="Times New Roman" w:hAnsi="Times New Roman"/>
                <w:sz w:val="24"/>
                <w:szCs w:val="24"/>
              </w:rPr>
            </w:rPrChange>
          </w:rPr>
          <w:t>men strong team: Joel, a performance</w:t>
        </w:r>
      </w:ins>
      <w:ins w:id="2380" w:author="Britt Collins" w:date="2021-10-01T18:58:00Z">
        <w:r w:rsidR="00BF3141" w:rsidRPr="00163DCF">
          <w:rPr>
            <w:szCs w:val="21"/>
            <w:rPrChange w:id="2381" w:author="David" w:date="2022-08-17T16:58:00Z">
              <w:rPr>
                <w:rFonts w:ascii="Times New Roman" w:hAnsi="Times New Roman"/>
                <w:sz w:val="24"/>
                <w:szCs w:val="24"/>
              </w:rPr>
            </w:rPrChange>
          </w:rPr>
          <w:t>-</w:t>
        </w:r>
      </w:ins>
      <w:ins w:id="2382" w:author="Britt Collins" w:date="2021-09-30T14:58:00Z">
        <w:r w:rsidRPr="00163DCF">
          <w:rPr>
            <w:szCs w:val="21"/>
            <w:rPrChange w:id="2383" w:author="David" w:date="2022-08-17T16:58:00Z">
              <w:rPr>
                <w:rFonts w:ascii="Times New Roman" w:hAnsi="Times New Roman"/>
                <w:sz w:val="24"/>
                <w:szCs w:val="24"/>
              </w:rPr>
            </w:rPrChange>
          </w:rPr>
          <w:t xml:space="preserve">test specialist working at another Australian financial institution and Elliot Caldwell, the "lend his hand to anything" salesman. Elliot also did well as the Client Liaisons Manager. Mark saw fit to hire a new salesman, Bruce, to allow Elliot to bill more client hours. As with any major change, especially one around roles, Bruce’s arrival had flustered the sure-footed Elliot. Elliot, when not working for the client, continued to follow up on leads and answer any of the Sydney office's phone </w:t>
        </w:r>
        <w:r w:rsidRPr="00163DCF">
          <w:rPr>
            <w:szCs w:val="21"/>
            <w:rPrChange w:id="2384" w:author="David" w:date="2022-08-17T16:58:00Z">
              <w:rPr>
                <w:rFonts w:ascii="Times New Roman" w:hAnsi="Times New Roman"/>
                <w:sz w:val="24"/>
                <w:szCs w:val="24"/>
              </w:rPr>
            </w:rPrChange>
          </w:rPr>
          <w:lastRenderedPageBreak/>
          <w:t>queries. Both Bruce and Elliot were optimistic to the point of lying. Whil</w:t>
        </w:r>
      </w:ins>
      <w:ins w:id="2385" w:author="Britt Collins" w:date="2021-10-01T18:59:00Z">
        <w:r w:rsidR="00BF3141" w:rsidRPr="00163DCF">
          <w:rPr>
            <w:szCs w:val="21"/>
            <w:rPrChange w:id="2386" w:author="David" w:date="2022-08-17T16:58:00Z">
              <w:rPr>
                <w:rFonts w:ascii="Times New Roman" w:hAnsi="Times New Roman"/>
                <w:sz w:val="24"/>
                <w:szCs w:val="24"/>
              </w:rPr>
            </w:rPrChange>
          </w:rPr>
          <w:t>e</w:t>
        </w:r>
      </w:ins>
      <w:ins w:id="2387" w:author="Britt Collins" w:date="2021-09-30T14:58:00Z">
        <w:r w:rsidRPr="00163DCF">
          <w:rPr>
            <w:szCs w:val="21"/>
            <w:rPrChange w:id="2388" w:author="David" w:date="2022-08-17T16:58:00Z">
              <w:rPr>
                <w:rFonts w:ascii="Times New Roman" w:hAnsi="Times New Roman"/>
                <w:sz w:val="24"/>
                <w:szCs w:val="24"/>
              </w:rPr>
            </w:rPrChange>
          </w:rPr>
          <w:t xml:space="preserve"> talking to the duo, my inner monologue would say "Do you smell that? </w:t>
        </w:r>
        <w:r w:rsidRPr="00163DCF">
          <w:rPr>
            <w:i/>
            <w:szCs w:val="21"/>
            <w:rPrChange w:id="2389" w:author="David" w:date="2022-08-17T16:58:00Z">
              <w:rPr>
                <w:rFonts w:ascii="Times New Roman" w:hAnsi="Times New Roman"/>
                <w:i/>
                <w:sz w:val="24"/>
                <w:szCs w:val="24"/>
              </w:rPr>
            </w:rPrChange>
          </w:rPr>
          <w:t>sniff</w:t>
        </w:r>
        <w:r w:rsidRPr="00163DCF">
          <w:rPr>
            <w:szCs w:val="21"/>
            <w:rPrChange w:id="2390" w:author="David" w:date="2022-08-17T16:58:00Z">
              <w:rPr>
                <w:rFonts w:ascii="Times New Roman" w:hAnsi="Times New Roman"/>
                <w:sz w:val="24"/>
                <w:szCs w:val="24"/>
              </w:rPr>
            </w:rPrChange>
          </w:rPr>
          <w:t xml:space="preserve"> Yeah, definitely bullshit". Elliot would often say that we needed more consultants to fill the roles. </w:t>
        </w:r>
        <w:proofErr w:type="gramStart"/>
        <w:r w:rsidRPr="00163DCF">
          <w:rPr>
            <w:szCs w:val="21"/>
            <w:rPrChange w:id="2391" w:author="David" w:date="2022-08-17T16:58:00Z">
              <w:rPr>
                <w:rFonts w:ascii="Times New Roman" w:hAnsi="Times New Roman"/>
                <w:sz w:val="24"/>
                <w:szCs w:val="24"/>
              </w:rPr>
            </w:rPrChange>
          </w:rPr>
          <w:t>In reality, there</w:t>
        </w:r>
        <w:proofErr w:type="gramEnd"/>
        <w:r w:rsidRPr="00163DCF">
          <w:rPr>
            <w:szCs w:val="21"/>
            <w:rPrChange w:id="2392" w:author="David" w:date="2022-08-17T16:58:00Z">
              <w:rPr>
                <w:rFonts w:ascii="Times New Roman" w:hAnsi="Times New Roman"/>
                <w:sz w:val="24"/>
                <w:szCs w:val="24"/>
              </w:rPr>
            </w:rPrChange>
          </w:rPr>
          <w:t xml:space="preserve"> were no roles to fill.</w:t>
        </w:r>
      </w:ins>
      <w:ins w:id="2393" w:author="Britt Collins" w:date="2021-10-01T19:00:00Z">
        <w:r w:rsidR="00BF3141" w:rsidRPr="00163DCF">
          <w:rPr>
            <w:szCs w:val="21"/>
            <w:rPrChange w:id="2394" w:author="David" w:date="2022-08-17T16:58:00Z">
              <w:rPr>
                <w:rFonts w:ascii="Times New Roman" w:hAnsi="Times New Roman"/>
                <w:sz w:val="24"/>
                <w:szCs w:val="24"/>
              </w:rPr>
            </w:rPrChange>
          </w:rPr>
          <w:t xml:space="preserve"> </w:t>
        </w:r>
        <w:r w:rsidR="00BF3141" w:rsidRPr="00163DCF">
          <w:rPr>
            <w:b/>
            <w:szCs w:val="21"/>
            <w:rPrChange w:id="2395" w:author="David" w:date="2022-08-17T16:58:00Z">
              <w:rPr>
                <w:rFonts w:ascii="Times New Roman" w:hAnsi="Times New Roman"/>
                <w:sz w:val="24"/>
                <w:szCs w:val="24"/>
              </w:rPr>
            </w:rPrChange>
          </w:rPr>
          <w:t>THIS IS AN INTERESTING CHAPTER ENDING, OFFERING A GLIMPSE OF OFFICE POLITI</w:t>
        </w:r>
      </w:ins>
      <w:ins w:id="2396" w:author="Britt Collins" w:date="2021-10-01T19:01:00Z">
        <w:r w:rsidR="00BF3141" w:rsidRPr="00163DCF">
          <w:rPr>
            <w:b/>
            <w:szCs w:val="21"/>
            <w:rPrChange w:id="2397" w:author="David" w:date="2022-08-17T16:58:00Z">
              <w:rPr>
                <w:rFonts w:ascii="Times New Roman" w:hAnsi="Times New Roman"/>
                <w:sz w:val="24"/>
                <w:szCs w:val="24"/>
              </w:rPr>
            </w:rPrChange>
          </w:rPr>
          <w:t xml:space="preserve">CS, </w:t>
        </w:r>
      </w:ins>
      <w:ins w:id="2398" w:author="Britt Collins" w:date="2021-10-01T19:00:00Z">
        <w:r w:rsidR="00BF3141" w:rsidRPr="00163DCF">
          <w:rPr>
            <w:b/>
            <w:szCs w:val="21"/>
            <w:rPrChange w:id="2399" w:author="David" w:date="2022-08-17T16:58:00Z">
              <w:rPr>
                <w:rFonts w:ascii="Times New Roman" w:hAnsi="Times New Roman"/>
                <w:sz w:val="24"/>
                <w:szCs w:val="24"/>
              </w:rPr>
            </w:rPrChange>
          </w:rPr>
          <w:t>HINTING AT THE DISCONTENT</w:t>
        </w:r>
        <w:r w:rsidR="00BF3141" w:rsidRPr="00163DCF">
          <w:rPr>
            <w:szCs w:val="21"/>
            <w:rPrChange w:id="2400" w:author="David" w:date="2022-08-17T16:58:00Z">
              <w:rPr>
                <w:rFonts w:ascii="Times New Roman" w:hAnsi="Times New Roman"/>
                <w:sz w:val="24"/>
                <w:szCs w:val="24"/>
              </w:rPr>
            </w:rPrChange>
          </w:rPr>
          <w:t xml:space="preserve"> </w:t>
        </w:r>
      </w:ins>
    </w:p>
    <w:p w14:paraId="058C5DD2" w14:textId="74F7F55C" w:rsidR="00BF3141" w:rsidRPr="00163DCF" w:rsidRDefault="00BF3141">
      <w:pPr>
        <w:spacing w:after="10" w:line="276" w:lineRule="auto"/>
        <w:ind w:left="-5" w:right="15" w:firstLine="725"/>
        <w:rPr>
          <w:ins w:id="2401" w:author="Britt Collins" w:date="2021-10-01T18:59:00Z"/>
          <w:szCs w:val="21"/>
          <w:rPrChange w:id="2402" w:author="David" w:date="2022-08-17T16:58:00Z">
            <w:rPr>
              <w:ins w:id="2403" w:author="Britt Collins" w:date="2021-10-01T18:59:00Z"/>
              <w:rFonts w:ascii="Times New Roman" w:hAnsi="Times New Roman"/>
              <w:sz w:val="24"/>
              <w:szCs w:val="24"/>
            </w:rPr>
          </w:rPrChange>
        </w:rPr>
        <w:pPrChange w:id="2404" w:author="David" w:date="2022-08-17T17:01:00Z">
          <w:pPr>
            <w:spacing w:after="10" w:line="480" w:lineRule="auto"/>
            <w:ind w:left="-5" w:right="15" w:firstLine="725"/>
          </w:pPr>
        </w:pPrChange>
      </w:pPr>
    </w:p>
    <w:p w14:paraId="678CD3D7" w14:textId="20A7BE0B" w:rsidR="00BF3141" w:rsidRPr="00163DCF" w:rsidRDefault="00BF3141">
      <w:pPr>
        <w:spacing w:after="10" w:line="276" w:lineRule="auto"/>
        <w:ind w:left="-5" w:right="15" w:firstLine="725"/>
        <w:rPr>
          <w:ins w:id="2405" w:author="Britt Collins" w:date="2021-10-01T18:59:00Z"/>
          <w:szCs w:val="21"/>
          <w:rPrChange w:id="2406" w:author="David" w:date="2022-08-17T16:58:00Z">
            <w:rPr>
              <w:ins w:id="2407" w:author="Britt Collins" w:date="2021-10-01T18:59:00Z"/>
              <w:rFonts w:ascii="Times New Roman" w:hAnsi="Times New Roman"/>
              <w:sz w:val="24"/>
              <w:szCs w:val="24"/>
            </w:rPr>
          </w:rPrChange>
        </w:rPr>
        <w:pPrChange w:id="2408" w:author="David" w:date="2022-08-17T17:01:00Z">
          <w:pPr>
            <w:spacing w:after="10" w:line="480" w:lineRule="auto"/>
            <w:ind w:left="-5" w:right="15" w:firstLine="725"/>
          </w:pPr>
        </w:pPrChange>
      </w:pPr>
    </w:p>
    <w:p w14:paraId="5E3264CA" w14:textId="4E518D72" w:rsidR="00BF3141" w:rsidRPr="00163DCF" w:rsidRDefault="00BF3141">
      <w:pPr>
        <w:spacing w:after="10" w:line="276" w:lineRule="auto"/>
        <w:ind w:left="-5" w:right="15" w:firstLine="725"/>
        <w:rPr>
          <w:ins w:id="2409" w:author="Britt Collins" w:date="2021-10-01T18:59:00Z"/>
          <w:szCs w:val="21"/>
          <w:rPrChange w:id="2410" w:author="David" w:date="2022-08-17T16:58:00Z">
            <w:rPr>
              <w:ins w:id="2411" w:author="Britt Collins" w:date="2021-10-01T18:59:00Z"/>
              <w:rFonts w:ascii="Times New Roman" w:hAnsi="Times New Roman"/>
              <w:sz w:val="24"/>
              <w:szCs w:val="24"/>
            </w:rPr>
          </w:rPrChange>
        </w:rPr>
        <w:pPrChange w:id="2412" w:author="David" w:date="2022-08-17T17:01:00Z">
          <w:pPr>
            <w:spacing w:after="10" w:line="480" w:lineRule="auto"/>
            <w:ind w:left="-5" w:right="15" w:firstLine="725"/>
          </w:pPr>
        </w:pPrChange>
      </w:pPr>
    </w:p>
    <w:p w14:paraId="29AC361E" w14:textId="4EA4DF5C" w:rsidR="00BF3141" w:rsidRPr="00163DCF" w:rsidRDefault="00BF3141">
      <w:pPr>
        <w:spacing w:after="10" w:line="276" w:lineRule="auto"/>
        <w:ind w:left="-5" w:right="15" w:firstLine="725"/>
        <w:rPr>
          <w:ins w:id="2413" w:author="Britt Collins" w:date="2021-10-01T18:59:00Z"/>
          <w:szCs w:val="21"/>
          <w:rPrChange w:id="2414" w:author="David" w:date="2022-08-17T16:58:00Z">
            <w:rPr>
              <w:ins w:id="2415" w:author="Britt Collins" w:date="2021-10-01T18:59:00Z"/>
              <w:rFonts w:ascii="Times New Roman" w:hAnsi="Times New Roman"/>
              <w:sz w:val="24"/>
              <w:szCs w:val="24"/>
            </w:rPr>
          </w:rPrChange>
        </w:rPr>
        <w:pPrChange w:id="2416" w:author="David" w:date="2022-08-17T17:01:00Z">
          <w:pPr>
            <w:spacing w:after="10" w:line="480" w:lineRule="auto"/>
            <w:ind w:left="-5" w:right="15" w:firstLine="725"/>
          </w:pPr>
        </w:pPrChange>
      </w:pPr>
    </w:p>
    <w:p w14:paraId="2619AAAF" w14:textId="41B5C262" w:rsidR="00BF3141" w:rsidRPr="00163DCF" w:rsidRDefault="00BF3141">
      <w:pPr>
        <w:spacing w:after="10" w:line="276" w:lineRule="auto"/>
        <w:ind w:left="-5" w:right="15" w:firstLine="725"/>
        <w:rPr>
          <w:ins w:id="2417" w:author="Britt Collins" w:date="2021-10-01T18:59:00Z"/>
          <w:szCs w:val="21"/>
          <w:rPrChange w:id="2418" w:author="David" w:date="2022-08-17T16:58:00Z">
            <w:rPr>
              <w:ins w:id="2419" w:author="Britt Collins" w:date="2021-10-01T18:59:00Z"/>
              <w:rFonts w:ascii="Times New Roman" w:hAnsi="Times New Roman"/>
              <w:sz w:val="24"/>
              <w:szCs w:val="24"/>
            </w:rPr>
          </w:rPrChange>
        </w:rPr>
        <w:pPrChange w:id="2420" w:author="David" w:date="2022-08-17T17:01:00Z">
          <w:pPr>
            <w:spacing w:after="10" w:line="480" w:lineRule="auto"/>
            <w:ind w:left="-5" w:right="15" w:firstLine="725"/>
          </w:pPr>
        </w:pPrChange>
      </w:pPr>
    </w:p>
    <w:p w14:paraId="74EEF607" w14:textId="0E614EE0" w:rsidR="00BF3141" w:rsidRPr="00163DCF" w:rsidRDefault="00BF3141">
      <w:pPr>
        <w:spacing w:after="10" w:line="276" w:lineRule="auto"/>
        <w:ind w:left="-5" w:right="15" w:firstLine="725"/>
        <w:rPr>
          <w:ins w:id="2421" w:author="Britt Collins" w:date="2021-10-01T18:59:00Z"/>
          <w:szCs w:val="21"/>
          <w:rPrChange w:id="2422" w:author="David" w:date="2022-08-17T16:58:00Z">
            <w:rPr>
              <w:ins w:id="2423" w:author="Britt Collins" w:date="2021-10-01T18:59:00Z"/>
              <w:rFonts w:ascii="Times New Roman" w:hAnsi="Times New Roman"/>
              <w:sz w:val="24"/>
              <w:szCs w:val="24"/>
            </w:rPr>
          </w:rPrChange>
        </w:rPr>
        <w:pPrChange w:id="2424" w:author="David" w:date="2022-08-17T17:01:00Z">
          <w:pPr>
            <w:spacing w:after="10" w:line="480" w:lineRule="auto"/>
            <w:ind w:left="-5" w:right="15" w:firstLine="725"/>
          </w:pPr>
        </w:pPrChange>
      </w:pPr>
    </w:p>
    <w:p w14:paraId="461BA33E" w14:textId="2D526062" w:rsidR="00BF3141" w:rsidRPr="00163DCF" w:rsidRDefault="00BF3141">
      <w:pPr>
        <w:spacing w:after="10" w:line="276" w:lineRule="auto"/>
        <w:ind w:left="-5" w:right="15" w:firstLine="725"/>
        <w:rPr>
          <w:ins w:id="2425" w:author="Britt Collins" w:date="2021-10-01T18:59:00Z"/>
          <w:szCs w:val="21"/>
          <w:rPrChange w:id="2426" w:author="David" w:date="2022-08-17T16:58:00Z">
            <w:rPr>
              <w:ins w:id="2427" w:author="Britt Collins" w:date="2021-10-01T18:59:00Z"/>
              <w:rFonts w:ascii="Times New Roman" w:hAnsi="Times New Roman"/>
              <w:sz w:val="24"/>
              <w:szCs w:val="24"/>
            </w:rPr>
          </w:rPrChange>
        </w:rPr>
        <w:pPrChange w:id="2428" w:author="David" w:date="2022-08-17T17:01:00Z">
          <w:pPr>
            <w:spacing w:after="10" w:line="480" w:lineRule="auto"/>
            <w:ind w:left="-5" w:right="15" w:firstLine="725"/>
          </w:pPr>
        </w:pPrChange>
      </w:pPr>
    </w:p>
    <w:p w14:paraId="4C4867CB" w14:textId="10C2A892" w:rsidR="00BF3141" w:rsidRPr="00163DCF" w:rsidRDefault="00BF3141">
      <w:pPr>
        <w:spacing w:after="10" w:line="276" w:lineRule="auto"/>
        <w:ind w:left="-5" w:right="15" w:firstLine="725"/>
        <w:rPr>
          <w:ins w:id="2429" w:author="Britt Collins" w:date="2021-10-01T18:59:00Z"/>
          <w:szCs w:val="21"/>
          <w:rPrChange w:id="2430" w:author="David" w:date="2022-08-17T16:58:00Z">
            <w:rPr>
              <w:ins w:id="2431" w:author="Britt Collins" w:date="2021-10-01T18:59:00Z"/>
              <w:rFonts w:ascii="Times New Roman" w:hAnsi="Times New Roman"/>
              <w:sz w:val="24"/>
              <w:szCs w:val="24"/>
            </w:rPr>
          </w:rPrChange>
        </w:rPr>
        <w:pPrChange w:id="2432" w:author="David" w:date="2022-08-17T17:01:00Z">
          <w:pPr>
            <w:spacing w:after="10" w:line="480" w:lineRule="auto"/>
            <w:ind w:left="-5" w:right="15" w:firstLine="725"/>
          </w:pPr>
        </w:pPrChange>
      </w:pPr>
    </w:p>
    <w:p w14:paraId="16C9AA01" w14:textId="518BAE58" w:rsidR="00BF3141" w:rsidRPr="00163DCF" w:rsidRDefault="00BF3141">
      <w:pPr>
        <w:spacing w:after="10" w:line="276" w:lineRule="auto"/>
        <w:ind w:left="-5" w:right="15" w:firstLine="725"/>
        <w:rPr>
          <w:ins w:id="2433" w:author="Britt Collins" w:date="2021-10-01T18:59:00Z"/>
          <w:szCs w:val="21"/>
          <w:rPrChange w:id="2434" w:author="David" w:date="2022-08-17T16:58:00Z">
            <w:rPr>
              <w:ins w:id="2435" w:author="Britt Collins" w:date="2021-10-01T18:59:00Z"/>
              <w:rFonts w:ascii="Times New Roman" w:hAnsi="Times New Roman"/>
              <w:sz w:val="24"/>
              <w:szCs w:val="24"/>
            </w:rPr>
          </w:rPrChange>
        </w:rPr>
        <w:pPrChange w:id="2436" w:author="David" w:date="2022-08-17T17:01:00Z">
          <w:pPr>
            <w:spacing w:after="10" w:line="480" w:lineRule="auto"/>
            <w:ind w:left="-5" w:right="15" w:firstLine="725"/>
          </w:pPr>
        </w:pPrChange>
      </w:pPr>
    </w:p>
    <w:p w14:paraId="76AC58D5" w14:textId="4CD8CEAD" w:rsidR="00BF3141" w:rsidRPr="00163DCF" w:rsidRDefault="00BF3141">
      <w:pPr>
        <w:spacing w:after="10" w:line="276" w:lineRule="auto"/>
        <w:ind w:left="-5" w:right="15" w:firstLine="725"/>
        <w:rPr>
          <w:ins w:id="2437" w:author="Britt Collins" w:date="2021-10-01T18:59:00Z"/>
          <w:szCs w:val="21"/>
          <w:rPrChange w:id="2438" w:author="David" w:date="2022-08-17T16:58:00Z">
            <w:rPr>
              <w:ins w:id="2439" w:author="Britt Collins" w:date="2021-10-01T18:59:00Z"/>
              <w:rFonts w:ascii="Times New Roman" w:hAnsi="Times New Roman"/>
              <w:sz w:val="24"/>
              <w:szCs w:val="24"/>
            </w:rPr>
          </w:rPrChange>
        </w:rPr>
        <w:pPrChange w:id="2440" w:author="David" w:date="2022-08-17T17:01:00Z">
          <w:pPr>
            <w:spacing w:after="10" w:line="480" w:lineRule="auto"/>
            <w:ind w:left="-5" w:right="15" w:firstLine="725"/>
          </w:pPr>
        </w:pPrChange>
      </w:pPr>
    </w:p>
    <w:p w14:paraId="347DA0E2" w14:textId="5291D65E" w:rsidR="00BF3141" w:rsidRPr="00163DCF" w:rsidRDefault="00BF3141">
      <w:pPr>
        <w:spacing w:after="10" w:line="276" w:lineRule="auto"/>
        <w:ind w:left="-5" w:right="15" w:firstLine="725"/>
        <w:rPr>
          <w:ins w:id="2441" w:author="Britt Collins" w:date="2021-10-01T18:59:00Z"/>
          <w:szCs w:val="21"/>
          <w:rPrChange w:id="2442" w:author="David" w:date="2022-08-17T16:58:00Z">
            <w:rPr>
              <w:ins w:id="2443" w:author="Britt Collins" w:date="2021-10-01T18:59:00Z"/>
              <w:rFonts w:ascii="Times New Roman" w:hAnsi="Times New Roman"/>
              <w:sz w:val="24"/>
              <w:szCs w:val="24"/>
            </w:rPr>
          </w:rPrChange>
        </w:rPr>
        <w:pPrChange w:id="2444" w:author="David" w:date="2022-08-17T17:01:00Z">
          <w:pPr>
            <w:spacing w:after="10" w:line="480" w:lineRule="auto"/>
            <w:ind w:left="-5" w:right="15" w:firstLine="725"/>
          </w:pPr>
        </w:pPrChange>
      </w:pPr>
    </w:p>
    <w:p w14:paraId="3FD9ACF0" w14:textId="1CCC5665" w:rsidR="00BF3141" w:rsidRPr="00163DCF" w:rsidRDefault="00BF3141">
      <w:pPr>
        <w:spacing w:after="10" w:line="276" w:lineRule="auto"/>
        <w:ind w:left="-5" w:right="15" w:firstLine="725"/>
        <w:rPr>
          <w:ins w:id="2445" w:author="Britt Collins" w:date="2021-10-01T18:59:00Z"/>
          <w:szCs w:val="21"/>
          <w:rPrChange w:id="2446" w:author="David" w:date="2022-08-17T16:58:00Z">
            <w:rPr>
              <w:ins w:id="2447" w:author="Britt Collins" w:date="2021-10-01T18:59:00Z"/>
              <w:rFonts w:ascii="Times New Roman" w:hAnsi="Times New Roman"/>
              <w:sz w:val="24"/>
              <w:szCs w:val="24"/>
            </w:rPr>
          </w:rPrChange>
        </w:rPr>
        <w:pPrChange w:id="2448" w:author="David" w:date="2022-08-17T17:01:00Z">
          <w:pPr>
            <w:spacing w:after="10" w:line="480" w:lineRule="auto"/>
            <w:ind w:left="-5" w:right="15" w:firstLine="725"/>
          </w:pPr>
        </w:pPrChange>
      </w:pPr>
    </w:p>
    <w:p w14:paraId="661B270C" w14:textId="3AB5E6B4" w:rsidR="00BF3141" w:rsidRPr="00163DCF" w:rsidRDefault="00BF3141">
      <w:pPr>
        <w:spacing w:after="10" w:line="276" w:lineRule="auto"/>
        <w:ind w:left="-5" w:right="15" w:firstLine="725"/>
        <w:rPr>
          <w:ins w:id="2449" w:author="Britt Collins" w:date="2021-10-01T18:59:00Z"/>
          <w:szCs w:val="21"/>
          <w:rPrChange w:id="2450" w:author="David" w:date="2022-08-17T16:58:00Z">
            <w:rPr>
              <w:ins w:id="2451" w:author="Britt Collins" w:date="2021-10-01T18:59:00Z"/>
              <w:rFonts w:ascii="Times New Roman" w:hAnsi="Times New Roman"/>
              <w:sz w:val="24"/>
              <w:szCs w:val="24"/>
            </w:rPr>
          </w:rPrChange>
        </w:rPr>
        <w:pPrChange w:id="2452" w:author="David" w:date="2022-08-17T17:01:00Z">
          <w:pPr>
            <w:spacing w:after="10" w:line="480" w:lineRule="auto"/>
            <w:ind w:left="-5" w:right="15" w:firstLine="725"/>
          </w:pPr>
        </w:pPrChange>
      </w:pPr>
    </w:p>
    <w:p w14:paraId="6F605E15" w14:textId="5F062B89" w:rsidR="00BF3141" w:rsidRPr="00163DCF" w:rsidRDefault="00BF3141">
      <w:pPr>
        <w:spacing w:after="10" w:line="276" w:lineRule="auto"/>
        <w:ind w:left="-5" w:right="15" w:firstLine="725"/>
        <w:rPr>
          <w:ins w:id="2453" w:author="Britt Collins" w:date="2021-10-01T18:59:00Z"/>
          <w:szCs w:val="21"/>
          <w:rPrChange w:id="2454" w:author="David" w:date="2022-08-17T16:58:00Z">
            <w:rPr>
              <w:ins w:id="2455" w:author="Britt Collins" w:date="2021-10-01T18:59:00Z"/>
              <w:rFonts w:ascii="Times New Roman" w:hAnsi="Times New Roman"/>
              <w:sz w:val="24"/>
              <w:szCs w:val="24"/>
            </w:rPr>
          </w:rPrChange>
        </w:rPr>
        <w:pPrChange w:id="2456" w:author="David" w:date="2022-08-17T17:01:00Z">
          <w:pPr>
            <w:spacing w:after="10" w:line="480" w:lineRule="auto"/>
            <w:ind w:left="-5" w:right="15" w:firstLine="725"/>
          </w:pPr>
        </w:pPrChange>
      </w:pPr>
    </w:p>
    <w:p w14:paraId="0AC113CB" w14:textId="2C21113D" w:rsidR="00BF3141" w:rsidRPr="00163DCF" w:rsidRDefault="00BF3141">
      <w:pPr>
        <w:spacing w:after="10" w:line="276" w:lineRule="auto"/>
        <w:ind w:left="-5" w:right="15" w:firstLine="725"/>
        <w:rPr>
          <w:ins w:id="2457" w:author="Britt Collins" w:date="2021-10-01T18:59:00Z"/>
          <w:szCs w:val="21"/>
          <w:rPrChange w:id="2458" w:author="David" w:date="2022-08-17T16:58:00Z">
            <w:rPr>
              <w:ins w:id="2459" w:author="Britt Collins" w:date="2021-10-01T18:59:00Z"/>
              <w:rFonts w:ascii="Times New Roman" w:hAnsi="Times New Roman"/>
              <w:sz w:val="24"/>
              <w:szCs w:val="24"/>
            </w:rPr>
          </w:rPrChange>
        </w:rPr>
        <w:pPrChange w:id="2460" w:author="David" w:date="2022-08-17T17:01:00Z">
          <w:pPr>
            <w:spacing w:after="10" w:line="480" w:lineRule="auto"/>
            <w:ind w:left="-5" w:right="15" w:firstLine="725"/>
          </w:pPr>
        </w:pPrChange>
      </w:pPr>
    </w:p>
    <w:p w14:paraId="0B9F175F" w14:textId="77777777" w:rsidR="00BF3141" w:rsidRPr="00163DCF" w:rsidRDefault="00BF3141">
      <w:pPr>
        <w:spacing w:after="10" w:line="276" w:lineRule="auto"/>
        <w:ind w:left="-5" w:right="15" w:firstLine="725"/>
        <w:rPr>
          <w:ins w:id="2461" w:author="Britt Collins" w:date="2021-09-30T14:58:00Z"/>
          <w:szCs w:val="21"/>
          <w:rPrChange w:id="2462" w:author="David" w:date="2022-08-17T16:58:00Z">
            <w:rPr>
              <w:ins w:id="2463" w:author="Britt Collins" w:date="2021-09-30T14:58:00Z"/>
              <w:rFonts w:ascii="Times New Roman" w:hAnsi="Times New Roman"/>
              <w:sz w:val="24"/>
              <w:szCs w:val="24"/>
            </w:rPr>
          </w:rPrChange>
        </w:rPr>
        <w:pPrChange w:id="2464" w:author="David" w:date="2022-08-17T17:01:00Z">
          <w:pPr>
            <w:spacing w:after="325"/>
            <w:ind w:left="-5" w:right="15"/>
          </w:pPr>
        </w:pPrChange>
      </w:pPr>
    </w:p>
    <w:p w14:paraId="317BF085" w14:textId="77777777" w:rsidR="00BF3141" w:rsidRPr="00163DCF" w:rsidRDefault="00BF3141">
      <w:pPr>
        <w:pStyle w:val="Heading1"/>
        <w:spacing w:line="276" w:lineRule="auto"/>
        <w:ind w:left="-6" w:hanging="11"/>
        <w:jc w:val="center"/>
        <w:rPr>
          <w:ins w:id="2465" w:author="Britt Collins" w:date="2021-10-01T18:59:00Z"/>
          <w:sz w:val="21"/>
          <w:szCs w:val="21"/>
          <w:rPrChange w:id="2466" w:author="David" w:date="2022-08-17T16:58:00Z">
            <w:rPr>
              <w:ins w:id="2467" w:author="Britt Collins" w:date="2021-10-01T18:59:00Z"/>
              <w:rFonts w:ascii="Times New Roman" w:hAnsi="Times New Roman"/>
              <w:sz w:val="24"/>
              <w:szCs w:val="24"/>
            </w:rPr>
          </w:rPrChange>
        </w:rPr>
        <w:pPrChange w:id="2468" w:author="David" w:date="2022-08-17T17:01:00Z">
          <w:pPr>
            <w:pStyle w:val="Heading1"/>
            <w:spacing w:line="480" w:lineRule="auto"/>
            <w:ind w:left="-5"/>
          </w:pPr>
        </w:pPrChange>
      </w:pPr>
    </w:p>
    <w:p w14:paraId="77E7644E" w14:textId="1E48237B" w:rsidR="006F31F6" w:rsidRPr="00163DCF" w:rsidRDefault="00290110">
      <w:pPr>
        <w:pStyle w:val="Heading1"/>
        <w:spacing w:line="276" w:lineRule="auto"/>
        <w:ind w:left="-6" w:hanging="11"/>
        <w:jc w:val="center"/>
        <w:rPr>
          <w:ins w:id="2469" w:author="Britt Collins" w:date="2021-09-30T14:58:00Z"/>
          <w:b/>
          <w:sz w:val="21"/>
          <w:szCs w:val="21"/>
          <w:rPrChange w:id="2470" w:author="David" w:date="2022-08-17T16:58:00Z">
            <w:rPr>
              <w:ins w:id="2471" w:author="Britt Collins" w:date="2021-09-30T14:58:00Z"/>
              <w:rFonts w:ascii="Times New Roman" w:hAnsi="Times New Roman"/>
              <w:sz w:val="24"/>
              <w:szCs w:val="24"/>
            </w:rPr>
          </w:rPrChange>
        </w:rPr>
        <w:pPrChange w:id="2472" w:author="David" w:date="2022-08-17T17:01:00Z">
          <w:pPr>
            <w:pStyle w:val="Heading1"/>
            <w:ind w:left="-5"/>
          </w:pPr>
        </w:pPrChange>
      </w:pPr>
      <w:ins w:id="2473" w:author="Britt Collins" w:date="2021-10-05T15:36:00Z">
        <w:r w:rsidRPr="00163DCF">
          <w:rPr>
            <w:b/>
            <w:sz w:val="21"/>
            <w:szCs w:val="21"/>
            <w:rPrChange w:id="2474" w:author="David" w:date="2022-08-17T16:58:00Z">
              <w:rPr>
                <w:rFonts w:ascii="Times New Roman" w:hAnsi="Times New Roman"/>
                <w:b/>
                <w:sz w:val="24"/>
                <w:szCs w:val="24"/>
              </w:rPr>
            </w:rPrChange>
          </w:rPr>
          <w:br/>
        </w:r>
      </w:ins>
      <w:ins w:id="2475" w:author="Britt Collins" w:date="2021-09-30T14:58:00Z">
        <w:r w:rsidR="006F31F6" w:rsidRPr="00163DCF">
          <w:rPr>
            <w:b/>
            <w:sz w:val="21"/>
            <w:szCs w:val="21"/>
            <w:rPrChange w:id="2476" w:author="David" w:date="2022-08-17T16:58:00Z">
              <w:rPr>
                <w:rFonts w:ascii="Times New Roman" w:hAnsi="Times New Roman"/>
                <w:sz w:val="24"/>
                <w:szCs w:val="24"/>
              </w:rPr>
            </w:rPrChange>
          </w:rPr>
          <w:t>6</w:t>
        </w:r>
      </w:ins>
    </w:p>
    <w:p w14:paraId="02FFF029" w14:textId="77777777" w:rsidR="006F31F6" w:rsidRPr="00163DCF" w:rsidRDefault="006F31F6">
      <w:pPr>
        <w:pStyle w:val="Heading2"/>
        <w:spacing w:line="276" w:lineRule="auto"/>
        <w:ind w:left="-6" w:hanging="11"/>
        <w:jc w:val="center"/>
        <w:rPr>
          <w:ins w:id="2477" w:author="Britt Collins" w:date="2021-09-30T14:58:00Z"/>
          <w:b/>
          <w:sz w:val="21"/>
          <w:szCs w:val="21"/>
          <w:rPrChange w:id="2478" w:author="David" w:date="2022-08-17T16:58:00Z">
            <w:rPr>
              <w:ins w:id="2479" w:author="Britt Collins" w:date="2021-09-30T14:58:00Z"/>
              <w:rFonts w:ascii="Times New Roman" w:hAnsi="Times New Roman"/>
              <w:sz w:val="24"/>
              <w:szCs w:val="24"/>
            </w:rPr>
          </w:rPrChange>
        </w:rPr>
        <w:pPrChange w:id="2480" w:author="David" w:date="2022-08-17T17:01:00Z">
          <w:pPr>
            <w:pStyle w:val="Heading2"/>
            <w:ind w:left="-5"/>
          </w:pPr>
        </w:pPrChange>
      </w:pPr>
      <w:ins w:id="2481" w:author="Britt Collins" w:date="2021-09-30T14:58:00Z">
        <w:r w:rsidRPr="00163DCF">
          <w:rPr>
            <w:b/>
            <w:sz w:val="21"/>
            <w:szCs w:val="21"/>
            <w:rPrChange w:id="2482" w:author="David" w:date="2022-08-17T16:58:00Z">
              <w:rPr>
                <w:rFonts w:ascii="Times New Roman" w:hAnsi="Times New Roman"/>
                <w:sz w:val="24"/>
                <w:szCs w:val="24"/>
              </w:rPr>
            </w:rPrChange>
          </w:rPr>
          <w:t>Another Day in Paradise</w:t>
        </w:r>
      </w:ins>
    </w:p>
    <w:p w14:paraId="3F804819" w14:textId="08030A82" w:rsidR="0018357E" w:rsidRPr="00163DCF" w:rsidRDefault="00BF3141">
      <w:pPr>
        <w:spacing w:line="276" w:lineRule="auto"/>
        <w:ind w:left="-5" w:right="15"/>
        <w:rPr>
          <w:ins w:id="2483" w:author="Britt Collins" w:date="2021-10-01T19:08:00Z"/>
          <w:szCs w:val="21"/>
          <w:rPrChange w:id="2484" w:author="David" w:date="2022-08-17T16:58:00Z">
            <w:rPr>
              <w:ins w:id="2485" w:author="Britt Collins" w:date="2021-10-01T19:08:00Z"/>
              <w:rFonts w:ascii="Times New Roman" w:hAnsi="Times New Roman"/>
              <w:sz w:val="24"/>
              <w:szCs w:val="24"/>
            </w:rPr>
          </w:rPrChange>
        </w:rPr>
        <w:pPrChange w:id="2486" w:author="David" w:date="2022-08-17T17:01:00Z">
          <w:pPr>
            <w:spacing w:line="480" w:lineRule="auto"/>
            <w:ind w:left="-5" w:right="15"/>
          </w:pPr>
        </w:pPrChange>
      </w:pPr>
      <w:ins w:id="2487" w:author="Britt Collins" w:date="2021-10-01T19:02:00Z">
        <w:r w:rsidRPr="00163DCF">
          <w:rPr>
            <w:szCs w:val="21"/>
            <w:rPrChange w:id="2488" w:author="David" w:date="2022-08-17T16:58:00Z">
              <w:rPr>
                <w:rFonts w:ascii="Times New Roman" w:hAnsi="Times New Roman"/>
                <w:sz w:val="24"/>
                <w:szCs w:val="24"/>
              </w:rPr>
            </w:rPrChange>
          </w:rPr>
          <w:br/>
        </w:r>
        <w:r w:rsidRPr="00163DCF">
          <w:rPr>
            <w:b/>
            <w:szCs w:val="21"/>
            <w:rPrChange w:id="2489" w:author="David" w:date="2022-08-17T16:58:00Z">
              <w:rPr>
                <w:rFonts w:ascii="Times New Roman" w:hAnsi="Times New Roman"/>
                <w:sz w:val="24"/>
                <w:szCs w:val="24"/>
              </w:rPr>
            </w:rPrChange>
          </w:rPr>
          <w:t>ADD MORE COLOUR TO THIS OPENER, MAYBE SOMETHING INTROSPECTIVE OF YOUR NEW LIFE</w:t>
        </w:r>
      </w:ins>
      <w:ins w:id="2490" w:author="Britt Collins" w:date="2021-10-01T19:03:00Z">
        <w:r w:rsidRPr="00163DCF">
          <w:rPr>
            <w:b/>
            <w:szCs w:val="21"/>
            <w:rPrChange w:id="2491" w:author="David" w:date="2022-08-17T16:58:00Z">
              <w:rPr>
                <w:rFonts w:ascii="Times New Roman" w:hAnsi="Times New Roman"/>
                <w:b/>
                <w:sz w:val="24"/>
                <w:szCs w:val="24"/>
              </w:rPr>
            </w:rPrChange>
          </w:rPr>
          <w:t>, BEING UNSETTLED</w:t>
        </w:r>
      </w:ins>
      <w:ins w:id="2492" w:author="Britt Collins" w:date="2021-10-01T19:04:00Z">
        <w:r w:rsidRPr="00163DCF">
          <w:rPr>
            <w:b/>
            <w:szCs w:val="21"/>
            <w:rPrChange w:id="2493" w:author="David" w:date="2022-08-17T16:58:00Z">
              <w:rPr>
                <w:rFonts w:ascii="Times New Roman" w:hAnsi="Times New Roman"/>
                <w:b/>
                <w:sz w:val="24"/>
                <w:szCs w:val="24"/>
              </w:rPr>
            </w:rPrChange>
          </w:rPr>
          <w:t xml:space="preserve">, </w:t>
        </w:r>
      </w:ins>
      <w:ins w:id="2494" w:author="Britt Collins" w:date="2021-10-01T19:03:00Z">
        <w:r w:rsidRPr="00163DCF">
          <w:rPr>
            <w:b/>
            <w:szCs w:val="21"/>
            <w:rPrChange w:id="2495" w:author="David" w:date="2022-08-17T16:58:00Z">
              <w:rPr>
                <w:rFonts w:ascii="Times New Roman" w:hAnsi="Times New Roman"/>
                <w:sz w:val="24"/>
                <w:szCs w:val="24"/>
              </w:rPr>
            </w:rPrChange>
          </w:rPr>
          <w:t>THE CONSTANT WORRY</w:t>
        </w:r>
      </w:ins>
      <w:ins w:id="2496" w:author="Britt Collins" w:date="2021-10-01T19:08:00Z">
        <w:r w:rsidR="0018357E" w:rsidRPr="00163DCF">
          <w:rPr>
            <w:b/>
            <w:szCs w:val="21"/>
            <w:rPrChange w:id="2497" w:author="David" w:date="2022-08-17T16:58:00Z">
              <w:rPr>
                <w:rFonts w:ascii="Times New Roman" w:hAnsi="Times New Roman"/>
                <w:b/>
                <w:sz w:val="24"/>
                <w:szCs w:val="24"/>
              </w:rPr>
            </w:rPrChange>
          </w:rPr>
          <w:t>. Something like:</w:t>
        </w:r>
      </w:ins>
      <w:ins w:id="2498" w:author="Britt Collins" w:date="2021-10-01T19:03:00Z">
        <w:r w:rsidRPr="00163DCF">
          <w:rPr>
            <w:szCs w:val="21"/>
            <w:rPrChange w:id="2499" w:author="David" w:date="2022-08-17T16:58:00Z">
              <w:rPr>
                <w:rFonts w:ascii="Times New Roman" w:hAnsi="Times New Roman"/>
                <w:sz w:val="24"/>
                <w:szCs w:val="24"/>
              </w:rPr>
            </w:rPrChange>
          </w:rPr>
          <w:t xml:space="preserve"> </w:t>
        </w:r>
      </w:ins>
    </w:p>
    <w:p w14:paraId="2EDF2B24" w14:textId="48CE7141" w:rsidR="0018357E" w:rsidRPr="00163DCF" w:rsidRDefault="0018357E">
      <w:pPr>
        <w:spacing w:line="276" w:lineRule="auto"/>
        <w:ind w:left="-5" w:right="15"/>
        <w:rPr>
          <w:ins w:id="2500" w:author="Britt Collins" w:date="2021-10-01T19:15:00Z"/>
          <w:szCs w:val="21"/>
          <w:rPrChange w:id="2501" w:author="David" w:date="2022-08-17T16:58:00Z">
            <w:rPr>
              <w:ins w:id="2502" w:author="Britt Collins" w:date="2021-10-01T19:15:00Z"/>
              <w:rFonts w:ascii="Times New Roman" w:hAnsi="Times New Roman"/>
              <w:sz w:val="24"/>
              <w:szCs w:val="24"/>
            </w:rPr>
          </w:rPrChange>
        </w:rPr>
        <w:pPrChange w:id="2503" w:author="David" w:date="2022-08-17T17:01:00Z">
          <w:pPr>
            <w:spacing w:line="480" w:lineRule="auto"/>
            <w:ind w:left="-5" w:right="15"/>
          </w:pPr>
        </w:pPrChange>
      </w:pPr>
      <w:ins w:id="2504" w:author="Britt Collins" w:date="2021-10-01T19:08:00Z">
        <w:r w:rsidRPr="00163DCF">
          <w:rPr>
            <w:b/>
            <w:szCs w:val="21"/>
            <w:rPrChange w:id="2505" w:author="David" w:date="2022-08-17T16:58:00Z">
              <w:rPr>
                <w:rFonts w:ascii="Times New Roman" w:hAnsi="Times New Roman"/>
                <w:sz w:val="24"/>
                <w:szCs w:val="24"/>
              </w:rPr>
            </w:rPrChange>
          </w:rPr>
          <w:t xml:space="preserve">After weeks </w:t>
        </w:r>
      </w:ins>
      <w:ins w:id="2506" w:author="Britt Collins" w:date="2021-10-01T19:09:00Z">
        <w:r w:rsidRPr="00163DCF">
          <w:rPr>
            <w:b/>
            <w:szCs w:val="21"/>
            <w:rPrChange w:id="2507" w:author="David" w:date="2022-08-17T16:58:00Z">
              <w:rPr>
                <w:rFonts w:ascii="Times New Roman" w:hAnsi="Times New Roman"/>
                <w:b/>
                <w:sz w:val="24"/>
                <w:szCs w:val="24"/>
              </w:rPr>
            </w:rPrChange>
          </w:rPr>
          <w:t xml:space="preserve">of </w:t>
        </w:r>
      </w:ins>
      <w:ins w:id="2508" w:author="Britt Collins" w:date="2021-10-01T19:08:00Z">
        <w:r w:rsidRPr="00163DCF">
          <w:rPr>
            <w:b/>
            <w:szCs w:val="21"/>
            <w:rPrChange w:id="2509" w:author="David" w:date="2022-08-17T16:58:00Z">
              <w:rPr>
                <w:rFonts w:ascii="Times New Roman" w:hAnsi="Times New Roman"/>
                <w:sz w:val="24"/>
                <w:szCs w:val="24"/>
              </w:rPr>
            </w:rPrChange>
          </w:rPr>
          <w:t>still not having a place to live</w:t>
        </w:r>
      </w:ins>
      <w:ins w:id="2510" w:author="Britt Collins" w:date="2021-10-01T19:09:00Z">
        <w:r w:rsidRPr="00163DCF">
          <w:rPr>
            <w:b/>
            <w:szCs w:val="21"/>
            <w:rPrChange w:id="2511" w:author="David" w:date="2022-08-17T16:58:00Z">
              <w:rPr>
                <w:rFonts w:ascii="Times New Roman" w:hAnsi="Times New Roman"/>
                <w:sz w:val="24"/>
                <w:szCs w:val="24"/>
              </w:rPr>
            </w:rPrChange>
          </w:rPr>
          <w:t xml:space="preserve"> and drifting from place to place, I felt at sea</w:t>
        </w:r>
        <w:r w:rsidRPr="00163DCF">
          <w:rPr>
            <w:b/>
            <w:szCs w:val="21"/>
            <w:rPrChange w:id="2512" w:author="David" w:date="2022-08-17T16:58:00Z">
              <w:rPr>
                <w:rFonts w:ascii="Times New Roman" w:hAnsi="Times New Roman"/>
                <w:b/>
                <w:sz w:val="24"/>
                <w:szCs w:val="24"/>
              </w:rPr>
            </w:rPrChange>
          </w:rPr>
          <w:t xml:space="preserve"> and </w:t>
        </w:r>
      </w:ins>
      <w:ins w:id="2513" w:author="Britt Collins" w:date="2021-10-01T19:10:00Z">
        <w:r w:rsidRPr="00163DCF">
          <w:rPr>
            <w:b/>
            <w:szCs w:val="21"/>
            <w:rPrChange w:id="2514" w:author="David" w:date="2022-08-17T16:58:00Z">
              <w:rPr>
                <w:rFonts w:ascii="Times New Roman" w:hAnsi="Times New Roman"/>
                <w:b/>
                <w:sz w:val="24"/>
                <w:szCs w:val="24"/>
              </w:rPr>
            </w:rPrChange>
          </w:rPr>
          <w:t>grasping at any comfort to shore me up.</w:t>
        </w:r>
      </w:ins>
      <w:ins w:id="2515" w:author="Britt Collins" w:date="2021-10-01T19:08:00Z">
        <w:r w:rsidRPr="00163DCF">
          <w:rPr>
            <w:szCs w:val="21"/>
            <w:rPrChange w:id="2516" w:author="David" w:date="2022-08-17T16:58:00Z">
              <w:rPr>
                <w:rFonts w:ascii="Times New Roman" w:hAnsi="Times New Roman"/>
                <w:sz w:val="24"/>
                <w:szCs w:val="24"/>
              </w:rPr>
            </w:rPrChange>
          </w:rPr>
          <w:t xml:space="preserve"> </w:t>
        </w:r>
      </w:ins>
      <w:ins w:id="2517" w:author="Britt Collins" w:date="2021-10-04T09:41:00Z">
        <w:r w:rsidR="00AC5D65" w:rsidRPr="00163DCF">
          <w:rPr>
            <w:b/>
            <w:szCs w:val="21"/>
            <w:rPrChange w:id="2518" w:author="David" w:date="2022-08-17T16:58:00Z">
              <w:rPr>
                <w:rFonts w:ascii="Times New Roman" w:hAnsi="Times New Roman"/>
                <w:sz w:val="24"/>
                <w:szCs w:val="24"/>
              </w:rPr>
            </w:rPrChange>
          </w:rPr>
          <w:t xml:space="preserve">THEN </w:t>
        </w:r>
      </w:ins>
      <w:ins w:id="2519" w:author="Britt Collins" w:date="2021-10-04T09:42:00Z">
        <w:r w:rsidR="00AC5D65" w:rsidRPr="00163DCF">
          <w:rPr>
            <w:b/>
            <w:szCs w:val="21"/>
            <w:rPrChange w:id="2520" w:author="David" w:date="2022-08-17T16:58:00Z">
              <w:rPr>
                <w:rFonts w:ascii="Times New Roman" w:hAnsi="Times New Roman"/>
                <w:sz w:val="24"/>
                <w:szCs w:val="24"/>
              </w:rPr>
            </w:rPrChange>
          </w:rPr>
          <w:t xml:space="preserve">BRIEFLY BUT VIVIDLY </w:t>
        </w:r>
      </w:ins>
      <w:ins w:id="2521" w:author="Britt Collins" w:date="2021-10-04T09:41:00Z">
        <w:r w:rsidR="00AC5D65" w:rsidRPr="00163DCF">
          <w:rPr>
            <w:b/>
            <w:szCs w:val="21"/>
            <w:rPrChange w:id="2522" w:author="David" w:date="2022-08-17T16:58:00Z">
              <w:rPr>
                <w:rFonts w:ascii="Times New Roman" w:hAnsi="Times New Roman"/>
                <w:sz w:val="24"/>
                <w:szCs w:val="24"/>
              </w:rPr>
            </w:rPrChange>
          </w:rPr>
          <w:t xml:space="preserve">DESCRIBE YOUR EMOTIONS A LITTLE HERE. </w:t>
        </w:r>
      </w:ins>
      <w:ins w:id="2523" w:author="Britt Collins" w:date="2021-09-30T14:58:00Z">
        <w:r w:rsidR="006F31F6" w:rsidRPr="00163DCF">
          <w:rPr>
            <w:szCs w:val="21"/>
            <w:rPrChange w:id="2524" w:author="David" w:date="2022-08-17T16:58:00Z">
              <w:rPr>
                <w:rFonts w:ascii="Times New Roman" w:hAnsi="Times New Roman"/>
                <w:sz w:val="24"/>
                <w:szCs w:val="24"/>
              </w:rPr>
            </w:rPrChange>
          </w:rPr>
          <w:t>Everyone I had met so far was very accommodating, Bruce was by far the most generous. Knowing I was having difficulty finding a place to rent</w:t>
        </w:r>
      </w:ins>
      <w:ins w:id="2525" w:author="Britt Collins" w:date="2021-10-01T19:11:00Z">
        <w:r w:rsidRPr="00163DCF">
          <w:rPr>
            <w:szCs w:val="21"/>
            <w:rPrChange w:id="2526" w:author="David" w:date="2022-08-17T16:58:00Z">
              <w:rPr>
                <w:rFonts w:ascii="Times New Roman" w:hAnsi="Times New Roman"/>
                <w:sz w:val="24"/>
                <w:szCs w:val="24"/>
              </w:rPr>
            </w:rPrChange>
          </w:rPr>
          <w:t>,</w:t>
        </w:r>
      </w:ins>
      <w:ins w:id="2527" w:author="Britt Collins" w:date="2021-09-30T14:58:00Z">
        <w:r w:rsidR="006F31F6" w:rsidRPr="00163DCF">
          <w:rPr>
            <w:szCs w:val="21"/>
            <w:rPrChange w:id="2528" w:author="David" w:date="2022-08-17T16:58:00Z">
              <w:rPr>
                <w:rFonts w:ascii="Times New Roman" w:hAnsi="Times New Roman"/>
                <w:sz w:val="24"/>
                <w:szCs w:val="24"/>
              </w:rPr>
            </w:rPrChange>
          </w:rPr>
          <w:t xml:space="preserve"> he got me in touch with Stifler, aka Glenn. </w:t>
        </w:r>
      </w:ins>
      <w:ins w:id="2529" w:author="Britt Collins" w:date="2021-10-01T19:12:00Z">
        <w:r w:rsidRPr="00163DCF">
          <w:rPr>
            <w:szCs w:val="21"/>
            <w:rPrChange w:id="2530" w:author="David" w:date="2022-08-17T16:58:00Z">
              <w:rPr>
                <w:rFonts w:ascii="Times New Roman" w:hAnsi="Times New Roman"/>
                <w:sz w:val="24"/>
                <w:szCs w:val="24"/>
              </w:rPr>
            </w:rPrChange>
          </w:rPr>
          <w:t xml:space="preserve">We met </w:t>
        </w:r>
      </w:ins>
      <w:ins w:id="2531" w:author="Britt Collins" w:date="2021-09-30T14:58:00Z">
        <w:r w:rsidR="006F31F6" w:rsidRPr="00163DCF">
          <w:rPr>
            <w:szCs w:val="21"/>
            <w:rPrChange w:id="2532" w:author="David" w:date="2022-08-17T16:58:00Z">
              <w:rPr>
                <w:rFonts w:ascii="Times New Roman" w:hAnsi="Times New Roman"/>
                <w:sz w:val="24"/>
                <w:szCs w:val="24"/>
              </w:rPr>
            </w:rPrChange>
          </w:rPr>
          <w:t>one lunchtime in the city on a hot summer</w:t>
        </w:r>
      </w:ins>
      <w:ins w:id="2533" w:author="Britt Collins" w:date="2021-10-01T19:12:00Z">
        <w:r w:rsidRPr="00163DCF">
          <w:rPr>
            <w:szCs w:val="21"/>
            <w:rPrChange w:id="2534" w:author="David" w:date="2022-08-17T16:58:00Z">
              <w:rPr>
                <w:rFonts w:ascii="Times New Roman" w:hAnsi="Times New Roman"/>
                <w:sz w:val="24"/>
                <w:szCs w:val="24"/>
              </w:rPr>
            </w:rPrChange>
          </w:rPr>
          <w:t>’</w:t>
        </w:r>
      </w:ins>
      <w:ins w:id="2535" w:author="Britt Collins" w:date="2021-09-30T14:58:00Z">
        <w:r w:rsidR="006F31F6" w:rsidRPr="00163DCF">
          <w:rPr>
            <w:szCs w:val="21"/>
            <w:rPrChange w:id="2536" w:author="David" w:date="2022-08-17T16:58:00Z">
              <w:rPr>
                <w:rFonts w:ascii="Times New Roman" w:hAnsi="Times New Roman"/>
                <w:sz w:val="24"/>
                <w:szCs w:val="24"/>
              </w:rPr>
            </w:rPrChange>
          </w:rPr>
          <w:t>s day. I walked in and barely noticed Glenn</w:t>
        </w:r>
      </w:ins>
      <w:ins w:id="2537" w:author="Britt Collins" w:date="2021-10-01T19:31:00Z">
        <w:r w:rsidR="004E6499" w:rsidRPr="00163DCF">
          <w:rPr>
            <w:szCs w:val="21"/>
            <w:rPrChange w:id="2538" w:author="David" w:date="2022-08-17T16:58:00Z">
              <w:rPr>
                <w:rFonts w:ascii="Times New Roman" w:hAnsi="Times New Roman"/>
                <w:sz w:val="24"/>
                <w:szCs w:val="24"/>
              </w:rPr>
            </w:rPrChange>
          </w:rPr>
          <w:t>, with his immaculate suit,</w:t>
        </w:r>
      </w:ins>
      <w:ins w:id="2539" w:author="Britt Collins" w:date="2021-10-01T19:12:00Z">
        <w:r w:rsidRPr="00163DCF">
          <w:rPr>
            <w:szCs w:val="21"/>
            <w:rPrChange w:id="2540" w:author="David" w:date="2022-08-17T16:58:00Z">
              <w:rPr>
                <w:rFonts w:ascii="Times New Roman" w:hAnsi="Times New Roman"/>
                <w:sz w:val="24"/>
                <w:szCs w:val="24"/>
              </w:rPr>
            </w:rPrChange>
          </w:rPr>
          <w:t xml:space="preserve"> sitting</w:t>
        </w:r>
      </w:ins>
      <w:ins w:id="2541" w:author="Britt Collins" w:date="2021-09-30T14:58:00Z">
        <w:r w:rsidR="006F31F6" w:rsidRPr="00163DCF">
          <w:rPr>
            <w:szCs w:val="21"/>
            <w:rPrChange w:id="2542" w:author="David" w:date="2022-08-17T16:58:00Z">
              <w:rPr>
                <w:rFonts w:ascii="Times New Roman" w:hAnsi="Times New Roman"/>
                <w:sz w:val="24"/>
                <w:szCs w:val="24"/>
              </w:rPr>
            </w:rPrChange>
          </w:rPr>
          <w:t xml:space="preserve"> in a booth, </w:t>
        </w:r>
      </w:ins>
      <w:ins w:id="2543" w:author="Britt Collins" w:date="2021-10-01T19:13:00Z">
        <w:r w:rsidRPr="00163DCF">
          <w:rPr>
            <w:szCs w:val="21"/>
            <w:rPrChange w:id="2544" w:author="David" w:date="2022-08-17T16:58:00Z">
              <w:rPr>
                <w:rFonts w:ascii="Times New Roman" w:hAnsi="Times New Roman"/>
                <w:sz w:val="24"/>
                <w:szCs w:val="24"/>
              </w:rPr>
            </w:rPrChange>
          </w:rPr>
          <w:t>beside</w:t>
        </w:r>
      </w:ins>
      <w:ins w:id="2545" w:author="Britt Collins" w:date="2021-09-30T14:58:00Z">
        <w:r w:rsidR="006F31F6" w:rsidRPr="00163DCF">
          <w:rPr>
            <w:szCs w:val="21"/>
            <w:rPrChange w:id="2546" w:author="David" w:date="2022-08-17T16:58:00Z">
              <w:rPr>
                <w:rFonts w:ascii="Times New Roman" w:hAnsi="Times New Roman"/>
                <w:sz w:val="24"/>
                <w:szCs w:val="24"/>
              </w:rPr>
            </w:rPrChange>
          </w:rPr>
          <w:t xml:space="preserve"> an equally dapper</w:t>
        </w:r>
      </w:ins>
      <w:ins w:id="2547" w:author="Britt Collins" w:date="2021-10-01T19:13:00Z">
        <w:r w:rsidRPr="00163DCF">
          <w:rPr>
            <w:szCs w:val="21"/>
            <w:rPrChange w:id="2548" w:author="David" w:date="2022-08-17T16:58:00Z">
              <w:rPr>
                <w:rFonts w:ascii="Times New Roman" w:hAnsi="Times New Roman"/>
                <w:sz w:val="24"/>
                <w:szCs w:val="24"/>
              </w:rPr>
            </w:rPrChange>
          </w:rPr>
          <w:t>-</w:t>
        </w:r>
      </w:ins>
      <w:ins w:id="2549" w:author="Britt Collins" w:date="2021-09-30T14:58:00Z">
        <w:r w:rsidR="006F31F6" w:rsidRPr="00163DCF">
          <w:rPr>
            <w:szCs w:val="21"/>
            <w:rPrChange w:id="2550" w:author="David" w:date="2022-08-17T16:58:00Z">
              <w:rPr>
                <w:rFonts w:ascii="Times New Roman" w:hAnsi="Times New Roman"/>
                <w:sz w:val="24"/>
                <w:szCs w:val="24"/>
              </w:rPr>
            </w:rPrChange>
          </w:rPr>
          <w:t xml:space="preserve">looking colleague. </w:t>
        </w:r>
      </w:ins>
      <w:ins w:id="2551" w:author="Britt Collins" w:date="2021-10-01T19:13:00Z">
        <w:r w:rsidRPr="00163DCF">
          <w:rPr>
            <w:szCs w:val="21"/>
            <w:rPrChange w:id="2552" w:author="David" w:date="2022-08-17T16:58:00Z">
              <w:rPr>
                <w:rFonts w:ascii="Times New Roman" w:hAnsi="Times New Roman"/>
                <w:sz w:val="24"/>
                <w:szCs w:val="24"/>
              </w:rPr>
            </w:rPrChange>
          </w:rPr>
          <w:t>He</w:t>
        </w:r>
      </w:ins>
      <w:ins w:id="2553" w:author="Britt Collins" w:date="2021-09-30T14:58:00Z">
        <w:r w:rsidR="006F31F6" w:rsidRPr="00163DCF">
          <w:rPr>
            <w:szCs w:val="21"/>
            <w:rPrChange w:id="2554" w:author="David" w:date="2022-08-17T16:58:00Z">
              <w:rPr>
                <w:rFonts w:ascii="Times New Roman" w:hAnsi="Times New Roman"/>
                <w:sz w:val="24"/>
                <w:szCs w:val="24"/>
              </w:rPr>
            </w:rPrChange>
          </w:rPr>
          <w:t xml:space="preserve"> stood </w:t>
        </w:r>
        <w:proofErr w:type="gramStart"/>
        <w:r w:rsidR="006F31F6" w:rsidRPr="00163DCF">
          <w:rPr>
            <w:szCs w:val="21"/>
            <w:rPrChange w:id="2555" w:author="David" w:date="2022-08-17T16:58:00Z">
              <w:rPr>
                <w:rFonts w:ascii="Times New Roman" w:hAnsi="Times New Roman"/>
                <w:sz w:val="24"/>
                <w:szCs w:val="24"/>
              </w:rPr>
            </w:rPrChange>
          </w:rPr>
          <w:t>up,</w:t>
        </w:r>
        <w:proofErr w:type="gramEnd"/>
        <w:r w:rsidR="006F31F6" w:rsidRPr="00163DCF">
          <w:rPr>
            <w:szCs w:val="21"/>
            <w:rPrChange w:id="2556" w:author="David" w:date="2022-08-17T16:58:00Z">
              <w:rPr>
                <w:rFonts w:ascii="Times New Roman" w:hAnsi="Times New Roman"/>
                <w:sz w:val="24"/>
                <w:szCs w:val="24"/>
              </w:rPr>
            </w:rPrChange>
          </w:rPr>
          <w:t xml:space="preserve"> his face was expressionless. </w:t>
        </w:r>
      </w:ins>
      <w:ins w:id="2557" w:author="Britt Collins" w:date="2021-10-01T19:13:00Z">
        <w:r w:rsidRPr="00163DCF">
          <w:rPr>
            <w:b/>
            <w:szCs w:val="21"/>
            <w:rPrChange w:id="2558" w:author="David" w:date="2022-08-17T16:58:00Z">
              <w:rPr>
                <w:rFonts w:ascii="Times New Roman" w:hAnsi="Times New Roman"/>
                <w:sz w:val="24"/>
                <w:szCs w:val="24"/>
              </w:rPr>
            </w:rPrChange>
          </w:rPr>
          <w:t>THERE’S TOO MUCH</w:t>
        </w:r>
      </w:ins>
      <w:ins w:id="2559" w:author="Britt Collins" w:date="2021-10-01T19:14:00Z">
        <w:r w:rsidRPr="00163DCF">
          <w:rPr>
            <w:b/>
            <w:szCs w:val="21"/>
            <w:rPrChange w:id="2560" w:author="David" w:date="2022-08-17T16:58:00Z">
              <w:rPr>
                <w:rFonts w:ascii="Times New Roman" w:hAnsi="Times New Roman"/>
                <w:sz w:val="24"/>
                <w:szCs w:val="24"/>
              </w:rPr>
            </w:rPrChange>
          </w:rPr>
          <w:t xml:space="preserve"> IRRELEVANT DETAIL HERE, GET RID OF ALL THE GREETING AND INTRODUCTIONS, IT JUST BLOATS THE STORY</w:t>
        </w:r>
        <w:r w:rsidRPr="00163DCF">
          <w:rPr>
            <w:szCs w:val="21"/>
            <w:rPrChange w:id="2561" w:author="David" w:date="2022-08-17T16:58:00Z">
              <w:rPr>
                <w:rFonts w:ascii="Times New Roman" w:hAnsi="Times New Roman"/>
                <w:sz w:val="24"/>
                <w:szCs w:val="24"/>
              </w:rPr>
            </w:rPrChange>
          </w:rPr>
          <w:t xml:space="preserve"> </w:t>
        </w:r>
      </w:ins>
    </w:p>
    <w:p w14:paraId="2FAD170F" w14:textId="32DBA79A" w:rsidR="006F31F6" w:rsidRPr="00163DCF" w:rsidRDefault="006F31F6">
      <w:pPr>
        <w:spacing w:line="276" w:lineRule="auto"/>
        <w:ind w:left="-5" w:right="15" w:firstLine="725"/>
        <w:rPr>
          <w:ins w:id="2562" w:author="Britt Collins" w:date="2021-09-30T14:58:00Z"/>
          <w:szCs w:val="21"/>
          <w:rPrChange w:id="2563" w:author="David" w:date="2022-08-17T16:58:00Z">
            <w:rPr>
              <w:ins w:id="2564" w:author="Britt Collins" w:date="2021-09-30T14:58:00Z"/>
              <w:rFonts w:ascii="Times New Roman" w:hAnsi="Times New Roman"/>
              <w:sz w:val="24"/>
              <w:szCs w:val="24"/>
            </w:rPr>
          </w:rPrChange>
        </w:rPr>
        <w:pPrChange w:id="2565" w:author="David" w:date="2022-08-17T17:01:00Z">
          <w:pPr>
            <w:ind w:left="-5" w:right="15"/>
          </w:pPr>
        </w:pPrChange>
      </w:pPr>
      <w:ins w:id="2566" w:author="Britt Collins" w:date="2021-09-30T14:58:00Z">
        <w:r w:rsidRPr="00163DCF">
          <w:rPr>
            <w:szCs w:val="21"/>
            <w:rPrChange w:id="2567" w:author="David" w:date="2022-08-17T16:58:00Z">
              <w:rPr>
                <w:rFonts w:ascii="Times New Roman" w:hAnsi="Times New Roman"/>
                <w:sz w:val="24"/>
                <w:szCs w:val="24"/>
              </w:rPr>
            </w:rPrChange>
          </w:rPr>
          <w:t xml:space="preserve">The expression on my face suddenly changed, from one of a relaxed, whimsical joy, to one of fear. </w:t>
        </w:r>
        <w:r w:rsidRPr="00163DCF">
          <w:rPr>
            <w:i/>
            <w:szCs w:val="21"/>
            <w:rPrChange w:id="2568" w:author="David" w:date="2022-08-17T16:58:00Z">
              <w:rPr>
                <w:rFonts w:ascii="Times New Roman" w:hAnsi="Times New Roman"/>
                <w:sz w:val="24"/>
                <w:szCs w:val="24"/>
              </w:rPr>
            </w:rPrChange>
          </w:rPr>
          <w:t>Was I about to be interviewed?</w:t>
        </w:r>
        <w:r w:rsidRPr="00163DCF">
          <w:rPr>
            <w:szCs w:val="21"/>
            <w:rPrChange w:id="2569" w:author="David" w:date="2022-08-17T16:58:00Z">
              <w:rPr>
                <w:rFonts w:ascii="Times New Roman" w:hAnsi="Times New Roman"/>
                <w:sz w:val="24"/>
                <w:szCs w:val="24"/>
              </w:rPr>
            </w:rPrChange>
          </w:rPr>
          <w:t xml:space="preserve"> Glenn looked me up and down like a notice on a parking meter. The interrogation began</w:t>
        </w:r>
      </w:ins>
      <w:ins w:id="2570" w:author="Britt Collins" w:date="2021-10-01T19:32:00Z">
        <w:r w:rsidR="004E6499" w:rsidRPr="00163DCF">
          <w:rPr>
            <w:szCs w:val="21"/>
            <w:rPrChange w:id="2571" w:author="David" w:date="2022-08-17T16:58:00Z">
              <w:rPr>
                <w:rFonts w:ascii="Times New Roman" w:hAnsi="Times New Roman"/>
                <w:sz w:val="24"/>
                <w:szCs w:val="24"/>
              </w:rPr>
            </w:rPrChange>
          </w:rPr>
          <w:t>:</w:t>
        </w:r>
      </w:ins>
      <w:ins w:id="2572" w:author="Britt Collins" w:date="2021-09-30T14:58:00Z">
        <w:r w:rsidRPr="00163DCF">
          <w:rPr>
            <w:szCs w:val="21"/>
            <w:rPrChange w:id="2573" w:author="David" w:date="2022-08-17T16:58:00Z">
              <w:rPr>
                <w:rFonts w:ascii="Times New Roman" w:hAnsi="Times New Roman"/>
                <w:sz w:val="24"/>
                <w:szCs w:val="24"/>
              </w:rPr>
            </w:rPrChange>
          </w:rPr>
          <w:t xml:space="preserve"> </w:t>
        </w:r>
      </w:ins>
      <w:ins w:id="2574" w:author="Britt Collins" w:date="2021-10-01T19:32:00Z">
        <w:r w:rsidR="004E6499" w:rsidRPr="00163DCF">
          <w:rPr>
            <w:szCs w:val="21"/>
            <w:rPrChange w:id="2575" w:author="David" w:date="2022-08-17T16:58:00Z">
              <w:rPr>
                <w:rFonts w:ascii="Times New Roman" w:hAnsi="Times New Roman"/>
                <w:sz w:val="24"/>
                <w:szCs w:val="24"/>
              </w:rPr>
            </w:rPrChange>
          </w:rPr>
          <w:t>“</w:t>
        </w:r>
      </w:ins>
      <w:ins w:id="2576" w:author="Britt Collins" w:date="2021-09-30T14:58:00Z">
        <w:r w:rsidRPr="00163DCF">
          <w:rPr>
            <w:szCs w:val="21"/>
            <w:rPrChange w:id="2577" w:author="David" w:date="2022-08-17T16:58:00Z">
              <w:rPr>
                <w:rFonts w:ascii="Times New Roman" w:hAnsi="Times New Roman"/>
                <w:sz w:val="24"/>
                <w:szCs w:val="24"/>
              </w:rPr>
            </w:rPrChange>
          </w:rPr>
          <w:t>What is your name? Where are you from?</w:t>
        </w:r>
      </w:ins>
      <w:ins w:id="2578" w:author="Britt Collins" w:date="2021-10-01T19:33:00Z">
        <w:r w:rsidR="004E6499" w:rsidRPr="00163DCF">
          <w:rPr>
            <w:szCs w:val="21"/>
            <w:rPrChange w:id="2579" w:author="David" w:date="2022-08-17T16:58:00Z">
              <w:rPr>
                <w:rFonts w:ascii="Times New Roman" w:hAnsi="Times New Roman"/>
                <w:sz w:val="24"/>
                <w:szCs w:val="24"/>
              </w:rPr>
            </w:rPrChange>
          </w:rPr>
          <w:t>”</w:t>
        </w:r>
      </w:ins>
      <w:ins w:id="2580" w:author="Britt Collins" w:date="2021-09-30T14:58:00Z">
        <w:r w:rsidRPr="00163DCF">
          <w:rPr>
            <w:szCs w:val="21"/>
            <w:rPrChange w:id="2581" w:author="David" w:date="2022-08-17T16:58:00Z">
              <w:rPr>
                <w:rFonts w:ascii="Times New Roman" w:hAnsi="Times New Roman"/>
                <w:sz w:val="24"/>
                <w:szCs w:val="24"/>
              </w:rPr>
            </w:rPrChange>
          </w:rPr>
          <w:t xml:space="preserve"> His stare was intense</w:t>
        </w:r>
      </w:ins>
      <w:ins w:id="2582" w:author="Britt Collins" w:date="2021-10-01T19:33:00Z">
        <w:r w:rsidR="004E6499" w:rsidRPr="00163DCF">
          <w:rPr>
            <w:szCs w:val="21"/>
            <w:rPrChange w:id="2583" w:author="David" w:date="2022-08-17T16:58:00Z">
              <w:rPr>
                <w:rFonts w:ascii="Times New Roman" w:hAnsi="Times New Roman"/>
                <w:sz w:val="24"/>
                <w:szCs w:val="24"/>
              </w:rPr>
            </w:rPrChange>
          </w:rPr>
          <w:t xml:space="preserve"> and intimidating</w:t>
        </w:r>
      </w:ins>
      <w:ins w:id="2584" w:author="Britt Collins" w:date="2021-09-30T14:58:00Z">
        <w:r w:rsidRPr="00163DCF">
          <w:rPr>
            <w:szCs w:val="21"/>
            <w:rPrChange w:id="2585" w:author="David" w:date="2022-08-17T16:58:00Z">
              <w:rPr>
                <w:rFonts w:ascii="Times New Roman" w:hAnsi="Times New Roman"/>
                <w:sz w:val="24"/>
                <w:szCs w:val="24"/>
              </w:rPr>
            </w:rPrChange>
          </w:rPr>
          <w:t xml:space="preserve">. If I had looked away, he probably would have slapped me across the face with a leather glove. </w:t>
        </w:r>
      </w:ins>
      <w:ins w:id="2586" w:author="Britt Collins" w:date="2021-10-01T19:34:00Z">
        <w:r w:rsidR="004E6499" w:rsidRPr="00163DCF">
          <w:rPr>
            <w:szCs w:val="21"/>
            <w:rPrChange w:id="2587" w:author="David" w:date="2022-08-17T16:58:00Z">
              <w:rPr>
                <w:rFonts w:ascii="Times New Roman" w:hAnsi="Times New Roman"/>
                <w:sz w:val="24"/>
                <w:szCs w:val="24"/>
              </w:rPr>
            </w:rPrChange>
          </w:rPr>
          <w:t xml:space="preserve">In a blink, he went </w:t>
        </w:r>
      </w:ins>
      <w:ins w:id="2588" w:author="Britt Collins" w:date="2021-09-30T14:58:00Z">
        <w:r w:rsidRPr="00163DCF">
          <w:rPr>
            <w:szCs w:val="21"/>
            <w:rPrChange w:id="2589" w:author="David" w:date="2022-08-17T16:58:00Z">
              <w:rPr>
                <w:rFonts w:ascii="Times New Roman" w:hAnsi="Times New Roman"/>
                <w:sz w:val="24"/>
                <w:szCs w:val="24"/>
              </w:rPr>
            </w:rPrChange>
          </w:rPr>
          <w:t xml:space="preserve">from questioning to dictating the </w:t>
        </w:r>
      </w:ins>
      <w:ins w:id="2590" w:author="Britt Collins" w:date="2021-10-01T19:33:00Z">
        <w:r w:rsidR="004E6499" w:rsidRPr="00163DCF">
          <w:rPr>
            <w:szCs w:val="21"/>
            <w:rPrChange w:id="2591" w:author="David" w:date="2022-08-17T16:58:00Z">
              <w:rPr>
                <w:rFonts w:ascii="Times New Roman" w:hAnsi="Times New Roman"/>
                <w:sz w:val="24"/>
                <w:szCs w:val="24"/>
              </w:rPr>
            </w:rPrChange>
          </w:rPr>
          <w:t>‘</w:t>
        </w:r>
      </w:ins>
      <w:ins w:id="2592" w:author="Britt Collins" w:date="2021-09-30T14:58:00Z">
        <w:r w:rsidRPr="00163DCF">
          <w:rPr>
            <w:szCs w:val="21"/>
            <w:rPrChange w:id="2593" w:author="David" w:date="2022-08-17T16:58:00Z">
              <w:rPr>
                <w:rFonts w:ascii="Times New Roman" w:hAnsi="Times New Roman"/>
                <w:sz w:val="24"/>
                <w:szCs w:val="24"/>
              </w:rPr>
            </w:rPrChange>
          </w:rPr>
          <w:t xml:space="preserve">apartment </w:t>
        </w:r>
        <w:proofErr w:type="gramStart"/>
        <w:r w:rsidRPr="00163DCF">
          <w:rPr>
            <w:szCs w:val="21"/>
            <w:rPrChange w:id="2594" w:author="David" w:date="2022-08-17T16:58:00Z">
              <w:rPr>
                <w:rFonts w:ascii="Times New Roman" w:hAnsi="Times New Roman"/>
                <w:sz w:val="24"/>
                <w:szCs w:val="24"/>
              </w:rPr>
            </w:rPrChange>
          </w:rPr>
          <w:t>rules</w:t>
        </w:r>
      </w:ins>
      <w:ins w:id="2595" w:author="Britt Collins" w:date="2021-10-01T19:33:00Z">
        <w:r w:rsidR="004E6499" w:rsidRPr="00163DCF">
          <w:rPr>
            <w:szCs w:val="21"/>
            <w:rPrChange w:id="2596" w:author="David" w:date="2022-08-17T16:58:00Z">
              <w:rPr>
                <w:rFonts w:ascii="Times New Roman" w:hAnsi="Times New Roman"/>
                <w:sz w:val="24"/>
                <w:szCs w:val="24"/>
              </w:rPr>
            </w:rPrChange>
          </w:rPr>
          <w:t>’</w:t>
        </w:r>
      </w:ins>
      <w:proofErr w:type="gramEnd"/>
      <w:ins w:id="2597" w:author="Britt Collins" w:date="2021-09-30T14:58:00Z">
        <w:r w:rsidRPr="00163DCF">
          <w:rPr>
            <w:szCs w:val="21"/>
            <w:rPrChange w:id="2598" w:author="David" w:date="2022-08-17T16:58:00Z">
              <w:rPr>
                <w:rFonts w:ascii="Times New Roman" w:hAnsi="Times New Roman"/>
                <w:sz w:val="24"/>
                <w:szCs w:val="24"/>
              </w:rPr>
            </w:rPrChange>
          </w:rPr>
          <w:t xml:space="preserve">. It was like listening to </w:t>
        </w:r>
      </w:ins>
      <w:ins w:id="2599" w:author="Britt Collins" w:date="2021-10-01T19:34:00Z">
        <w:r w:rsidR="004E6499" w:rsidRPr="00163DCF">
          <w:rPr>
            <w:szCs w:val="21"/>
            <w:rPrChange w:id="2600" w:author="David" w:date="2022-08-17T16:58:00Z">
              <w:rPr>
                <w:rFonts w:ascii="Times New Roman" w:hAnsi="Times New Roman"/>
                <w:sz w:val="24"/>
                <w:szCs w:val="24"/>
              </w:rPr>
            </w:rPrChange>
          </w:rPr>
          <w:t xml:space="preserve">Brad Pitt and Edward Norton talking about </w:t>
        </w:r>
      </w:ins>
      <w:ins w:id="2601" w:author="Britt Collins" w:date="2021-09-30T14:58:00Z">
        <w:r w:rsidRPr="00163DCF">
          <w:rPr>
            <w:szCs w:val="21"/>
            <w:rPrChange w:id="2602" w:author="David" w:date="2022-08-17T16:58:00Z">
              <w:rPr>
                <w:rFonts w:ascii="Times New Roman" w:hAnsi="Times New Roman"/>
                <w:sz w:val="24"/>
                <w:szCs w:val="24"/>
              </w:rPr>
            </w:rPrChange>
          </w:rPr>
          <w:t xml:space="preserve">the </w:t>
        </w:r>
      </w:ins>
      <w:ins w:id="2603" w:author="Britt Collins" w:date="2021-10-01T19:33:00Z">
        <w:r w:rsidR="004E6499" w:rsidRPr="00163DCF">
          <w:rPr>
            <w:szCs w:val="21"/>
            <w:rPrChange w:id="2604" w:author="David" w:date="2022-08-17T16:58:00Z">
              <w:rPr>
                <w:rFonts w:ascii="Times New Roman" w:hAnsi="Times New Roman"/>
                <w:sz w:val="24"/>
                <w:szCs w:val="24"/>
              </w:rPr>
            </w:rPrChange>
          </w:rPr>
          <w:t>rule</w:t>
        </w:r>
      </w:ins>
      <w:ins w:id="2605" w:author="Britt Collins" w:date="2021-09-30T14:58:00Z">
        <w:r w:rsidRPr="00163DCF">
          <w:rPr>
            <w:szCs w:val="21"/>
            <w:rPrChange w:id="2606" w:author="David" w:date="2022-08-17T16:58:00Z">
              <w:rPr>
                <w:rFonts w:ascii="Times New Roman" w:hAnsi="Times New Roman"/>
                <w:sz w:val="24"/>
                <w:szCs w:val="24"/>
              </w:rPr>
            </w:rPrChange>
          </w:rPr>
          <w:t xml:space="preserve">s </w:t>
        </w:r>
      </w:ins>
      <w:ins w:id="2607" w:author="Britt Collins" w:date="2021-10-01T19:35:00Z">
        <w:r w:rsidR="004E6499" w:rsidRPr="00163DCF">
          <w:rPr>
            <w:szCs w:val="21"/>
            <w:rPrChange w:id="2608" w:author="David" w:date="2022-08-17T16:58:00Z">
              <w:rPr>
                <w:rFonts w:ascii="Times New Roman" w:hAnsi="Times New Roman"/>
                <w:sz w:val="24"/>
                <w:szCs w:val="24"/>
              </w:rPr>
            </w:rPrChange>
          </w:rPr>
          <w:t>in</w:t>
        </w:r>
      </w:ins>
      <w:ins w:id="2609" w:author="Britt Collins" w:date="2021-09-30T14:58:00Z">
        <w:r w:rsidRPr="00163DCF">
          <w:rPr>
            <w:szCs w:val="21"/>
            <w:rPrChange w:id="2610" w:author="David" w:date="2022-08-17T16:58:00Z">
              <w:rPr>
                <w:rFonts w:ascii="Times New Roman" w:hAnsi="Times New Roman"/>
                <w:sz w:val="24"/>
                <w:szCs w:val="24"/>
              </w:rPr>
            </w:rPrChange>
          </w:rPr>
          <w:t xml:space="preserve"> </w:t>
        </w:r>
        <w:r w:rsidRPr="00163DCF">
          <w:rPr>
            <w:i/>
            <w:szCs w:val="21"/>
            <w:rPrChange w:id="2611" w:author="David" w:date="2022-08-17T16:58:00Z">
              <w:rPr>
                <w:rFonts w:ascii="Times New Roman" w:hAnsi="Times New Roman"/>
                <w:sz w:val="24"/>
                <w:szCs w:val="24"/>
              </w:rPr>
            </w:rPrChange>
          </w:rPr>
          <w:t>Fight Club</w:t>
        </w:r>
        <w:r w:rsidRPr="00163DCF">
          <w:rPr>
            <w:szCs w:val="21"/>
            <w:rPrChange w:id="2612" w:author="David" w:date="2022-08-17T16:58:00Z">
              <w:rPr>
                <w:rFonts w:ascii="Times New Roman" w:hAnsi="Times New Roman"/>
                <w:sz w:val="24"/>
                <w:szCs w:val="24"/>
              </w:rPr>
            </w:rPrChange>
          </w:rPr>
          <w:t>. Thankfully he didn't say "The first rule of the apartment is... there is no apartment." He did say I could move into his Queenscliff apartment next week, the second week of December. I should vacate one week before Christmas. Everything was verbally agreed, nothing to sign, sweet.</w:t>
        </w:r>
      </w:ins>
    </w:p>
    <w:p w14:paraId="1E5A5CD7" w14:textId="0245890F" w:rsidR="006F31F6" w:rsidRPr="00163DCF" w:rsidRDefault="006F31F6">
      <w:pPr>
        <w:spacing w:line="276" w:lineRule="auto"/>
        <w:ind w:left="-5" w:right="15" w:firstLine="725"/>
        <w:rPr>
          <w:ins w:id="2613" w:author="Britt Collins" w:date="2021-09-30T14:58:00Z"/>
          <w:szCs w:val="21"/>
          <w:rPrChange w:id="2614" w:author="David" w:date="2022-08-17T16:58:00Z">
            <w:rPr>
              <w:ins w:id="2615" w:author="Britt Collins" w:date="2021-09-30T14:58:00Z"/>
              <w:rFonts w:ascii="Times New Roman" w:hAnsi="Times New Roman"/>
              <w:sz w:val="24"/>
              <w:szCs w:val="24"/>
            </w:rPr>
          </w:rPrChange>
        </w:rPr>
        <w:pPrChange w:id="2616" w:author="David" w:date="2022-08-17T17:01:00Z">
          <w:pPr>
            <w:ind w:left="-5" w:right="15"/>
          </w:pPr>
        </w:pPrChange>
      </w:pPr>
      <w:ins w:id="2617" w:author="Britt Collins" w:date="2021-09-30T14:58:00Z">
        <w:r w:rsidRPr="00163DCF">
          <w:rPr>
            <w:szCs w:val="21"/>
            <w:rPrChange w:id="2618" w:author="David" w:date="2022-08-17T16:58:00Z">
              <w:rPr>
                <w:rFonts w:ascii="Times New Roman" w:hAnsi="Times New Roman"/>
                <w:sz w:val="24"/>
                <w:szCs w:val="24"/>
              </w:rPr>
            </w:rPrChange>
          </w:rPr>
          <w:lastRenderedPageBreak/>
          <w:t>The second week of December came along. I was all smiles, happy to know I would have one place to call home for a couple of weeks</w:t>
        </w:r>
      </w:ins>
      <w:ins w:id="2619" w:author="Britt Collins" w:date="2021-10-01T19:35:00Z">
        <w:r w:rsidR="004E6499" w:rsidRPr="00163DCF">
          <w:rPr>
            <w:szCs w:val="21"/>
            <w:rPrChange w:id="2620" w:author="David" w:date="2022-08-17T16:58:00Z">
              <w:rPr>
                <w:rFonts w:ascii="Times New Roman" w:hAnsi="Times New Roman"/>
                <w:sz w:val="24"/>
                <w:szCs w:val="24"/>
              </w:rPr>
            </w:rPrChange>
          </w:rPr>
          <w:t xml:space="preserve"> at least</w:t>
        </w:r>
      </w:ins>
      <w:ins w:id="2621" w:author="Britt Collins" w:date="2021-09-30T14:58:00Z">
        <w:r w:rsidRPr="00163DCF">
          <w:rPr>
            <w:szCs w:val="21"/>
            <w:rPrChange w:id="2622" w:author="David" w:date="2022-08-17T16:58:00Z">
              <w:rPr>
                <w:rFonts w:ascii="Times New Roman" w:hAnsi="Times New Roman"/>
                <w:sz w:val="24"/>
                <w:szCs w:val="24"/>
              </w:rPr>
            </w:rPrChange>
          </w:rPr>
          <w:t xml:space="preserve">. One early evening I made my way to Glenn’s apartment. It was baking hot day in Sydney. I walked along the sidewalk of Manly Beach with all my luggage and a long </w:t>
        </w:r>
      </w:ins>
      <w:ins w:id="2623" w:author="Britt Collins" w:date="2021-10-01T19:36:00Z">
        <w:r w:rsidR="004E6499" w:rsidRPr="00163DCF">
          <w:rPr>
            <w:szCs w:val="21"/>
            <w:rPrChange w:id="2624" w:author="David" w:date="2022-08-17T16:58:00Z">
              <w:rPr>
                <w:rFonts w:ascii="Times New Roman" w:hAnsi="Times New Roman"/>
                <w:sz w:val="24"/>
                <w:szCs w:val="24"/>
              </w:rPr>
            </w:rPrChange>
          </w:rPr>
          <w:t>winter</w:t>
        </w:r>
      </w:ins>
      <w:ins w:id="2625" w:author="Britt Collins" w:date="2021-09-30T14:58:00Z">
        <w:r w:rsidRPr="00163DCF">
          <w:rPr>
            <w:szCs w:val="21"/>
            <w:rPrChange w:id="2626" w:author="David" w:date="2022-08-17T16:58:00Z">
              <w:rPr>
                <w:rFonts w:ascii="Times New Roman" w:hAnsi="Times New Roman"/>
                <w:sz w:val="24"/>
                <w:szCs w:val="24"/>
              </w:rPr>
            </w:rPrChange>
          </w:rPr>
          <w:t xml:space="preserve"> jacket on my back. </w:t>
        </w:r>
      </w:ins>
      <w:ins w:id="2627" w:author="Britt Collins" w:date="2021-10-01T19:37:00Z">
        <w:r w:rsidR="004E6499" w:rsidRPr="00163DCF">
          <w:rPr>
            <w:b/>
            <w:szCs w:val="21"/>
            <w:rPrChange w:id="2628" w:author="David" w:date="2022-08-17T16:58:00Z">
              <w:rPr>
                <w:rFonts w:ascii="Times New Roman" w:hAnsi="Times New Roman"/>
                <w:sz w:val="24"/>
                <w:szCs w:val="24"/>
              </w:rPr>
            </w:rPrChange>
          </w:rPr>
          <w:t>Trudg</w:t>
        </w:r>
      </w:ins>
      <w:ins w:id="2629" w:author="Britt Collins" w:date="2021-09-30T14:58:00Z">
        <w:r w:rsidRPr="00163DCF">
          <w:rPr>
            <w:b/>
            <w:szCs w:val="21"/>
            <w:rPrChange w:id="2630" w:author="David" w:date="2022-08-17T16:58:00Z">
              <w:rPr>
                <w:rFonts w:ascii="Times New Roman" w:hAnsi="Times New Roman"/>
                <w:sz w:val="24"/>
                <w:szCs w:val="24"/>
              </w:rPr>
            </w:rPrChange>
          </w:rPr>
          <w:t>ing up the hill</w:t>
        </w:r>
      </w:ins>
      <w:ins w:id="2631" w:author="Britt Collins" w:date="2021-10-01T19:37:00Z">
        <w:r w:rsidR="004E6499" w:rsidRPr="00163DCF">
          <w:rPr>
            <w:b/>
            <w:szCs w:val="21"/>
            <w:rPrChange w:id="2632" w:author="David" w:date="2022-08-17T16:58:00Z">
              <w:rPr>
                <w:rFonts w:ascii="Times New Roman" w:hAnsi="Times New Roman"/>
                <w:sz w:val="24"/>
                <w:szCs w:val="24"/>
              </w:rPr>
            </w:rPrChange>
          </w:rPr>
          <w:t>,</w:t>
        </w:r>
      </w:ins>
      <w:ins w:id="2633" w:author="Britt Collins" w:date="2021-09-30T14:58:00Z">
        <w:r w:rsidRPr="00163DCF">
          <w:rPr>
            <w:b/>
            <w:szCs w:val="21"/>
            <w:rPrChange w:id="2634" w:author="David" w:date="2022-08-17T16:58:00Z">
              <w:rPr>
                <w:rFonts w:ascii="Times New Roman" w:hAnsi="Times New Roman"/>
                <w:sz w:val="24"/>
                <w:szCs w:val="24"/>
              </w:rPr>
            </w:rPrChange>
          </w:rPr>
          <w:t xml:space="preserve"> </w:t>
        </w:r>
      </w:ins>
      <w:ins w:id="2635" w:author="Britt Collins" w:date="2021-10-01T19:37:00Z">
        <w:r w:rsidR="004E6499" w:rsidRPr="00163DCF">
          <w:rPr>
            <w:b/>
            <w:szCs w:val="21"/>
            <w:rPrChange w:id="2636" w:author="David" w:date="2022-08-17T16:58:00Z">
              <w:rPr>
                <w:rFonts w:ascii="Times New Roman" w:hAnsi="Times New Roman"/>
                <w:sz w:val="24"/>
                <w:szCs w:val="24"/>
              </w:rPr>
            </w:rPrChange>
          </w:rPr>
          <w:t>by the time I</w:t>
        </w:r>
      </w:ins>
      <w:ins w:id="2637" w:author="Britt Collins" w:date="2021-09-30T14:58:00Z">
        <w:r w:rsidRPr="00163DCF">
          <w:rPr>
            <w:b/>
            <w:szCs w:val="21"/>
            <w:rPrChange w:id="2638" w:author="David" w:date="2022-08-17T16:58:00Z">
              <w:rPr>
                <w:rFonts w:ascii="Times New Roman" w:hAnsi="Times New Roman"/>
                <w:sz w:val="24"/>
                <w:szCs w:val="24"/>
              </w:rPr>
            </w:rPrChange>
          </w:rPr>
          <w:t xml:space="preserve"> reach</w:t>
        </w:r>
      </w:ins>
      <w:ins w:id="2639" w:author="Britt Collins" w:date="2021-10-01T19:37:00Z">
        <w:r w:rsidR="004E6499" w:rsidRPr="00163DCF">
          <w:rPr>
            <w:b/>
            <w:szCs w:val="21"/>
            <w:rPrChange w:id="2640" w:author="David" w:date="2022-08-17T16:58:00Z">
              <w:rPr>
                <w:rFonts w:ascii="Times New Roman" w:hAnsi="Times New Roman"/>
                <w:sz w:val="24"/>
                <w:szCs w:val="24"/>
              </w:rPr>
            </w:rPrChange>
          </w:rPr>
          <w:t>ed</w:t>
        </w:r>
      </w:ins>
      <w:ins w:id="2641" w:author="Britt Collins" w:date="2021-09-30T14:58:00Z">
        <w:r w:rsidRPr="00163DCF">
          <w:rPr>
            <w:b/>
            <w:szCs w:val="21"/>
            <w:rPrChange w:id="2642" w:author="David" w:date="2022-08-17T16:58:00Z">
              <w:rPr>
                <w:rFonts w:ascii="Times New Roman" w:hAnsi="Times New Roman"/>
                <w:sz w:val="24"/>
                <w:szCs w:val="24"/>
              </w:rPr>
            </w:rPrChange>
          </w:rPr>
          <w:t xml:space="preserve"> the ground floor of the apartment</w:t>
        </w:r>
      </w:ins>
      <w:ins w:id="2643" w:author="Britt Collins" w:date="2021-10-01T19:37:00Z">
        <w:r w:rsidR="004E6499" w:rsidRPr="00163DCF">
          <w:rPr>
            <w:b/>
            <w:szCs w:val="21"/>
            <w:rPrChange w:id="2644" w:author="David" w:date="2022-08-17T16:58:00Z">
              <w:rPr>
                <w:rFonts w:ascii="Times New Roman" w:hAnsi="Times New Roman"/>
                <w:sz w:val="24"/>
                <w:szCs w:val="24"/>
              </w:rPr>
            </w:rPrChange>
          </w:rPr>
          <w:t>, m</w:t>
        </w:r>
      </w:ins>
      <w:ins w:id="2645" w:author="Britt Collins" w:date="2021-09-30T14:58:00Z">
        <w:r w:rsidRPr="00163DCF">
          <w:rPr>
            <w:b/>
            <w:szCs w:val="21"/>
            <w:rPrChange w:id="2646" w:author="David" w:date="2022-08-17T16:58:00Z">
              <w:rPr>
                <w:rFonts w:ascii="Times New Roman" w:hAnsi="Times New Roman"/>
                <w:sz w:val="24"/>
                <w:szCs w:val="24"/>
              </w:rPr>
            </w:rPrChange>
          </w:rPr>
          <w:t>y clothes were soaking with sweat</w:t>
        </w:r>
        <w:r w:rsidRPr="00163DCF">
          <w:rPr>
            <w:szCs w:val="21"/>
            <w:rPrChange w:id="2647" w:author="David" w:date="2022-08-17T16:58:00Z">
              <w:rPr>
                <w:rFonts w:ascii="Times New Roman" w:hAnsi="Times New Roman"/>
                <w:sz w:val="24"/>
                <w:szCs w:val="24"/>
              </w:rPr>
            </w:rPrChange>
          </w:rPr>
          <w:t>. I looked at the text Glenn had sent me. Keys are located under the front wheel of the pick-up truck. That sounded straightforward. There was only one pickup on the drive. I took a "man look" for the keys. Nothing. Maybe Glenn meant one of the other wheels. Nothing. I looked under the whole car. Nothing. Bugger! Where the hell were the keys</w:t>
        </w:r>
      </w:ins>
      <w:ins w:id="2648" w:author="Britt Collins" w:date="2021-10-01T19:38:00Z">
        <w:r w:rsidR="004E6499" w:rsidRPr="00163DCF">
          <w:rPr>
            <w:szCs w:val="21"/>
            <w:rPrChange w:id="2649" w:author="David" w:date="2022-08-17T16:58:00Z">
              <w:rPr>
                <w:rFonts w:ascii="Times New Roman" w:hAnsi="Times New Roman"/>
                <w:sz w:val="24"/>
                <w:szCs w:val="24"/>
              </w:rPr>
            </w:rPrChange>
          </w:rPr>
          <w:t>? After doing a more</w:t>
        </w:r>
      </w:ins>
      <w:ins w:id="2650" w:author="Britt Collins" w:date="2021-09-30T14:58:00Z">
        <w:r w:rsidRPr="00163DCF">
          <w:rPr>
            <w:szCs w:val="21"/>
            <w:rPrChange w:id="2651" w:author="David" w:date="2022-08-17T16:58:00Z">
              <w:rPr>
                <w:rFonts w:ascii="Times New Roman" w:hAnsi="Times New Roman"/>
                <w:sz w:val="24"/>
                <w:szCs w:val="24"/>
              </w:rPr>
            </w:rPrChange>
          </w:rPr>
          <w:t xml:space="preserve"> thorough search, the keys were where Glenn said they were. I got to my feet and held the keys aloft. It was like a scene out of an old video game.</w:t>
        </w:r>
      </w:ins>
    </w:p>
    <w:p w14:paraId="0BA86C0A" w14:textId="39D8C25C" w:rsidR="006F31F6" w:rsidRPr="00163DCF" w:rsidRDefault="006F31F6">
      <w:pPr>
        <w:spacing w:line="276" w:lineRule="auto"/>
        <w:ind w:left="-5" w:right="15" w:firstLine="725"/>
        <w:rPr>
          <w:ins w:id="2652" w:author="Britt Collins" w:date="2021-09-30T14:58:00Z"/>
          <w:szCs w:val="21"/>
          <w:rPrChange w:id="2653" w:author="David" w:date="2022-08-17T16:58:00Z">
            <w:rPr>
              <w:ins w:id="2654" w:author="Britt Collins" w:date="2021-09-30T14:58:00Z"/>
              <w:rFonts w:ascii="Times New Roman" w:hAnsi="Times New Roman"/>
              <w:sz w:val="24"/>
              <w:szCs w:val="24"/>
            </w:rPr>
          </w:rPrChange>
        </w:rPr>
        <w:pPrChange w:id="2655" w:author="David" w:date="2022-08-17T17:01:00Z">
          <w:pPr>
            <w:ind w:left="-5" w:right="15"/>
          </w:pPr>
        </w:pPrChange>
      </w:pPr>
      <w:ins w:id="2656" w:author="Britt Collins" w:date="2021-09-30T14:58:00Z">
        <w:r w:rsidRPr="00163DCF">
          <w:rPr>
            <w:szCs w:val="21"/>
            <w:rPrChange w:id="2657" w:author="David" w:date="2022-08-17T16:58:00Z">
              <w:rPr>
                <w:rFonts w:ascii="Times New Roman" w:hAnsi="Times New Roman"/>
                <w:sz w:val="24"/>
                <w:szCs w:val="24"/>
              </w:rPr>
            </w:rPrChange>
          </w:rPr>
          <w:t xml:space="preserve">I approached the lift on the ground floor and hit the call button. As the sardine can of a lift opened, I was happy to see no one inside. The lift moved slowly. Its doors opened revealing a plushily carpeted floor. The door in front was white, </w:t>
        </w:r>
        <w:proofErr w:type="gramStart"/>
        <w:r w:rsidRPr="00163DCF">
          <w:rPr>
            <w:szCs w:val="21"/>
            <w:rPrChange w:id="2658" w:author="David" w:date="2022-08-17T16:58:00Z">
              <w:rPr>
                <w:rFonts w:ascii="Times New Roman" w:hAnsi="Times New Roman"/>
                <w:sz w:val="24"/>
                <w:szCs w:val="24"/>
              </w:rPr>
            </w:rPrChange>
          </w:rPr>
          <w:t>modern</w:t>
        </w:r>
        <w:proofErr w:type="gramEnd"/>
        <w:r w:rsidRPr="00163DCF">
          <w:rPr>
            <w:szCs w:val="21"/>
            <w:rPrChange w:id="2659" w:author="David" w:date="2022-08-17T16:58:00Z">
              <w:rPr>
                <w:rFonts w:ascii="Times New Roman" w:hAnsi="Times New Roman"/>
                <w:sz w:val="24"/>
                <w:szCs w:val="24"/>
              </w:rPr>
            </w:rPrChange>
          </w:rPr>
          <w:t xml:space="preserve"> and inviting. I tried the keys, a turn to the left</w:t>
        </w:r>
      </w:ins>
      <w:ins w:id="2660" w:author="Britt Collins" w:date="2021-10-01T19:43:00Z">
        <w:r w:rsidR="00592522" w:rsidRPr="00163DCF">
          <w:rPr>
            <w:szCs w:val="21"/>
            <w:rPrChange w:id="2661" w:author="David" w:date="2022-08-17T16:58:00Z">
              <w:rPr>
                <w:rFonts w:ascii="Times New Roman" w:hAnsi="Times New Roman"/>
                <w:sz w:val="24"/>
                <w:szCs w:val="24"/>
              </w:rPr>
            </w:rPrChange>
          </w:rPr>
          <w:t>,</w:t>
        </w:r>
      </w:ins>
      <w:ins w:id="2662" w:author="Britt Collins" w:date="2021-09-30T14:58:00Z">
        <w:r w:rsidRPr="00163DCF">
          <w:rPr>
            <w:szCs w:val="21"/>
            <w:rPrChange w:id="2663" w:author="David" w:date="2022-08-17T16:58:00Z">
              <w:rPr>
                <w:rFonts w:ascii="Times New Roman" w:hAnsi="Times New Roman"/>
                <w:sz w:val="24"/>
                <w:szCs w:val="24"/>
              </w:rPr>
            </w:rPrChange>
          </w:rPr>
          <w:t xml:space="preserve"> </w:t>
        </w:r>
      </w:ins>
      <w:ins w:id="2664" w:author="Britt Collins" w:date="2021-10-01T19:43:00Z">
        <w:r w:rsidR="00592522" w:rsidRPr="00163DCF">
          <w:rPr>
            <w:szCs w:val="21"/>
            <w:rPrChange w:id="2665" w:author="David" w:date="2022-08-17T16:58:00Z">
              <w:rPr>
                <w:rFonts w:ascii="Times New Roman" w:hAnsi="Times New Roman"/>
                <w:sz w:val="24"/>
                <w:szCs w:val="24"/>
              </w:rPr>
            </w:rPrChange>
          </w:rPr>
          <w:t xml:space="preserve">the </w:t>
        </w:r>
      </w:ins>
      <w:ins w:id="2666" w:author="Britt Collins" w:date="2021-09-30T14:58:00Z">
        <w:r w:rsidRPr="00163DCF">
          <w:rPr>
            <w:szCs w:val="21"/>
            <w:rPrChange w:id="2667" w:author="David" w:date="2022-08-17T16:58:00Z">
              <w:rPr>
                <w:rFonts w:ascii="Times New Roman" w:hAnsi="Times New Roman"/>
                <w:sz w:val="24"/>
                <w:szCs w:val="24"/>
              </w:rPr>
            </w:rPrChange>
          </w:rPr>
          <w:t xml:space="preserve">door slowly opened revealing a </w:t>
        </w:r>
      </w:ins>
      <w:ins w:id="2668" w:author="Britt Collins" w:date="2021-10-01T19:44:00Z">
        <w:r w:rsidR="00592522" w:rsidRPr="00163DCF">
          <w:rPr>
            <w:szCs w:val="21"/>
            <w:rPrChange w:id="2669" w:author="David" w:date="2022-08-17T16:58:00Z">
              <w:rPr>
                <w:rFonts w:ascii="Times New Roman" w:hAnsi="Times New Roman"/>
                <w:sz w:val="24"/>
                <w:szCs w:val="24"/>
              </w:rPr>
            </w:rPrChange>
          </w:rPr>
          <w:t xml:space="preserve">spacious, light-filled </w:t>
        </w:r>
      </w:ins>
      <w:ins w:id="2670" w:author="Britt Collins" w:date="2021-09-30T14:58:00Z">
        <w:r w:rsidRPr="00163DCF">
          <w:rPr>
            <w:szCs w:val="21"/>
            <w:rPrChange w:id="2671" w:author="David" w:date="2022-08-17T16:58:00Z">
              <w:rPr>
                <w:rFonts w:ascii="Times New Roman" w:hAnsi="Times New Roman"/>
                <w:sz w:val="24"/>
                <w:szCs w:val="24"/>
              </w:rPr>
            </w:rPrChange>
          </w:rPr>
          <w:t xml:space="preserve">space </w:t>
        </w:r>
      </w:ins>
      <w:ins w:id="2672" w:author="Britt Collins" w:date="2021-10-01T19:44:00Z">
        <w:r w:rsidR="00592522" w:rsidRPr="00163DCF">
          <w:rPr>
            <w:szCs w:val="21"/>
            <w:rPrChange w:id="2673" w:author="David" w:date="2022-08-17T16:58:00Z">
              <w:rPr>
                <w:rFonts w:ascii="Times New Roman" w:hAnsi="Times New Roman"/>
                <w:sz w:val="24"/>
                <w:szCs w:val="24"/>
              </w:rPr>
            </w:rPrChange>
          </w:rPr>
          <w:t xml:space="preserve">with </w:t>
        </w:r>
      </w:ins>
      <w:ins w:id="2674" w:author="Britt Collins" w:date="2021-09-30T14:58:00Z">
        <w:r w:rsidRPr="00163DCF">
          <w:rPr>
            <w:szCs w:val="21"/>
            <w:rPrChange w:id="2675" w:author="David" w:date="2022-08-17T16:58:00Z">
              <w:rPr>
                <w:rFonts w:ascii="Times New Roman" w:hAnsi="Times New Roman"/>
                <w:sz w:val="24"/>
                <w:szCs w:val="24"/>
              </w:rPr>
            </w:rPrChange>
          </w:rPr>
          <w:t>huge windows. The centre piece of the apartment was a 50</w:t>
        </w:r>
      </w:ins>
      <w:ins w:id="2676" w:author="Britt Collins" w:date="2021-10-01T19:44:00Z">
        <w:r w:rsidR="00592522" w:rsidRPr="00163DCF">
          <w:rPr>
            <w:szCs w:val="21"/>
            <w:rPrChange w:id="2677" w:author="David" w:date="2022-08-17T16:58:00Z">
              <w:rPr>
                <w:rFonts w:ascii="Times New Roman" w:hAnsi="Times New Roman"/>
                <w:sz w:val="24"/>
                <w:szCs w:val="24"/>
              </w:rPr>
            </w:rPrChange>
          </w:rPr>
          <w:t>-inch</w:t>
        </w:r>
      </w:ins>
      <w:ins w:id="2678" w:author="Britt Collins" w:date="2021-09-30T14:58:00Z">
        <w:r w:rsidRPr="00163DCF">
          <w:rPr>
            <w:szCs w:val="21"/>
            <w:rPrChange w:id="2679" w:author="David" w:date="2022-08-17T16:58:00Z">
              <w:rPr>
                <w:rFonts w:ascii="Times New Roman" w:hAnsi="Times New Roman"/>
                <w:sz w:val="24"/>
                <w:szCs w:val="24"/>
              </w:rPr>
            </w:rPrChange>
          </w:rPr>
          <w:t xml:space="preserve"> flat</w:t>
        </w:r>
      </w:ins>
      <w:ins w:id="2680" w:author="Britt Collins" w:date="2021-10-01T19:44:00Z">
        <w:r w:rsidR="00592522" w:rsidRPr="00163DCF">
          <w:rPr>
            <w:szCs w:val="21"/>
            <w:rPrChange w:id="2681" w:author="David" w:date="2022-08-17T16:58:00Z">
              <w:rPr>
                <w:rFonts w:ascii="Times New Roman" w:hAnsi="Times New Roman"/>
                <w:sz w:val="24"/>
                <w:szCs w:val="24"/>
              </w:rPr>
            </w:rPrChange>
          </w:rPr>
          <w:t>-</w:t>
        </w:r>
      </w:ins>
      <w:ins w:id="2682" w:author="Britt Collins" w:date="2021-09-30T14:58:00Z">
        <w:r w:rsidRPr="00163DCF">
          <w:rPr>
            <w:szCs w:val="21"/>
            <w:rPrChange w:id="2683" w:author="David" w:date="2022-08-17T16:58:00Z">
              <w:rPr>
                <w:rFonts w:ascii="Times New Roman" w:hAnsi="Times New Roman"/>
                <w:sz w:val="24"/>
                <w:szCs w:val="24"/>
              </w:rPr>
            </w:rPrChange>
          </w:rPr>
          <w:t>screen TV placed the perfect distance from the sofa. My heart raced knowing I would one day get to indulge in this audio-visual showpiece.</w:t>
        </w:r>
      </w:ins>
    </w:p>
    <w:p w14:paraId="694DFA18" w14:textId="77777777" w:rsidR="00592522" w:rsidRPr="00163DCF" w:rsidRDefault="006F31F6">
      <w:pPr>
        <w:spacing w:line="276" w:lineRule="auto"/>
        <w:ind w:left="-5" w:right="15" w:firstLine="725"/>
        <w:rPr>
          <w:ins w:id="2684" w:author="Britt Collins" w:date="2021-10-01T19:48:00Z"/>
          <w:szCs w:val="21"/>
          <w:rPrChange w:id="2685" w:author="David" w:date="2022-08-17T16:58:00Z">
            <w:rPr>
              <w:ins w:id="2686" w:author="Britt Collins" w:date="2021-10-01T19:48:00Z"/>
              <w:rFonts w:ascii="Times New Roman" w:hAnsi="Times New Roman"/>
              <w:sz w:val="24"/>
              <w:szCs w:val="24"/>
            </w:rPr>
          </w:rPrChange>
        </w:rPr>
        <w:pPrChange w:id="2687" w:author="David" w:date="2022-08-17T17:01:00Z">
          <w:pPr>
            <w:spacing w:line="480" w:lineRule="auto"/>
            <w:ind w:left="-5" w:right="15" w:firstLine="725"/>
          </w:pPr>
        </w:pPrChange>
      </w:pPr>
      <w:ins w:id="2688" w:author="Britt Collins" w:date="2021-09-30T14:58:00Z">
        <w:r w:rsidRPr="00163DCF">
          <w:rPr>
            <w:szCs w:val="21"/>
            <w:rPrChange w:id="2689" w:author="David" w:date="2022-08-17T16:58:00Z">
              <w:rPr>
                <w:rFonts w:ascii="Times New Roman" w:hAnsi="Times New Roman"/>
                <w:sz w:val="24"/>
                <w:szCs w:val="24"/>
              </w:rPr>
            </w:rPrChange>
          </w:rPr>
          <w:t>A text appeared on my phone</w:t>
        </w:r>
      </w:ins>
      <w:ins w:id="2690" w:author="Britt Collins" w:date="2021-10-01T19:45:00Z">
        <w:r w:rsidR="00592522" w:rsidRPr="00163DCF">
          <w:rPr>
            <w:szCs w:val="21"/>
            <w:rPrChange w:id="2691" w:author="David" w:date="2022-08-17T16:58:00Z">
              <w:rPr>
                <w:rFonts w:ascii="Times New Roman" w:hAnsi="Times New Roman"/>
                <w:sz w:val="24"/>
                <w:szCs w:val="24"/>
              </w:rPr>
            </w:rPrChange>
          </w:rPr>
          <w:t xml:space="preserve"> from Glenn:</w:t>
        </w:r>
      </w:ins>
      <w:ins w:id="2692" w:author="Britt Collins" w:date="2021-09-30T14:58:00Z">
        <w:r w:rsidRPr="00163DCF">
          <w:rPr>
            <w:szCs w:val="21"/>
            <w:rPrChange w:id="2693" w:author="David" w:date="2022-08-17T16:58:00Z">
              <w:rPr>
                <w:rFonts w:ascii="Times New Roman" w:hAnsi="Times New Roman"/>
                <w:sz w:val="24"/>
                <w:szCs w:val="24"/>
              </w:rPr>
            </w:rPrChange>
          </w:rPr>
          <w:t xml:space="preserve"> </w:t>
        </w:r>
        <w:r w:rsidRPr="00163DCF">
          <w:rPr>
            <w:i/>
            <w:szCs w:val="21"/>
            <w:rPrChange w:id="2694" w:author="David" w:date="2022-08-17T16:58:00Z">
              <w:rPr>
                <w:rFonts w:ascii="Times New Roman" w:hAnsi="Times New Roman"/>
                <w:sz w:val="24"/>
                <w:szCs w:val="24"/>
              </w:rPr>
            </w:rPrChange>
          </w:rPr>
          <w:t xml:space="preserve">I hope you found your way into the apartment. Andy is on her way. She’ll be happy to show you round. </w:t>
        </w:r>
        <w:r w:rsidRPr="00163DCF">
          <w:rPr>
            <w:szCs w:val="21"/>
            <w:rPrChange w:id="2695" w:author="David" w:date="2022-08-17T16:58:00Z">
              <w:rPr>
                <w:rFonts w:ascii="Times New Roman" w:hAnsi="Times New Roman"/>
                <w:sz w:val="24"/>
                <w:szCs w:val="24"/>
              </w:rPr>
            </w:rPrChange>
          </w:rPr>
          <w:t xml:space="preserve">I perched on the edge of the sofa and proceeded to melt into the cushions. The thought </w:t>
        </w:r>
      </w:ins>
      <w:ins w:id="2696" w:author="Britt Collins" w:date="2021-10-01T19:46:00Z">
        <w:r w:rsidR="00592522" w:rsidRPr="00163DCF">
          <w:rPr>
            <w:szCs w:val="21"/>
            <w:rPrChange w:id="2697" w:author="David" w:date="2022-08-17T16:58:00Z">
              <w:rPr>
                <w:rFonts w:ascii="Times New Roman" w:hAnsi="Times New Roman"/>
                <w:sz w:val="24"/>
                <w:szCs w:val="24"/>
              </w:rPr>
            </w:rPrChange>
          </w:rPr>
          <w:t>‘</w:t>
        </w:r>
      </w:ins>
      <w:ins w:id="2698" w:author="Britt Collins" w:date="2021-09-30T14:58:00Z">
        <w:r w:rsidRPr="00163DCF">
          <w:rPr>
            <w:szCs w:val="21"/>
            <w:rPrChange w:id="2699" w:author="David" w:date="2022-08-17T16:58:00Z">
              <w:rPr>
                <w:rFonts w:ascii="Times New Roman" w:hAnsi="Times New Roman"/>
                <w:sz w:val="24"/>
                <w:szCs w:val="24"/>
              </w:rPr>
            </w:rPrChange>
          </w:rPr>
          <w:t>could life be any better than this moment right now?</w:t>
        </w:r>
      </w:ins>
      <w:ins w:id="2700" w:author="Britt Collins" w:date="2021-10-01T19:46:00Z">
        <w:r w:rsidR="00592522" w:rsidRPr="00163DCF">
          <w:rPr>
            <w:szCs w:val="21"/>
            <w:rPrChange w:id="2701" w:author="David" w:date="2022-08-17T16:58:00Z">
              <w:rPr>
                <w:rFonts w:ascii="Times New Roman" w:hAnsi="Times New Roman"/>
                <w:sz w:val="24"/>
                <w:szCs w:val="24"/>
              </w:rPr>
            </w:rPrChange>
          </w:rPr>
          <w:t>’</w:t>
        </w:r>
      </w:ins>
      <w:ins w:id="2702" w:author="Britt Collins" w:date="2021-09-30T14:58:00Z">
        <w:r w:rsidRPr="00163DCF">
          <w:rPr>
            <w:szCs w:val="21"/>
            <w:rPrChange w:id="2703" w:author="David" w:date="2022-08-17T16:58:00Z">
              <w:rPr>
                <w:rFonts w:ascii="Times New Roman" w:hAnsi="Times New Roman"/>
                <w:sz w:val="24"/>
                <w:szCs w:val="24"/>
              </w:rPr>
            </w:rPrChange>
          </w:rPr>
          <w:t xml:space="preserve"> entered my head. Andy opened the door, shopping bags in hand</w:t>
        </w:r>
      </w:ins>
      <w:ins w:id="2704" w:author="Britt Collins" w:date="2021-10-01T19:46:00Z">
        <w:r w:rsidR="00592522" w:rsidRPr="00163DCF">
          <w:rPr>
            <w:szCs w:val="21"/>
            <w:rPrChange w:id="2705" w:author="David" w:date="2022-08-17T16:58:00Z">
              <w:rPr>
                <w:rFonts w:ascii="Times New Roman" w:hAnsi="Times New Roman"/>
                <w:sz w:val="24"/>
                <w:szCs w:val="24"/>
              </w:rPr>
            </w:rPrChange>
          </w:rPr>
          <w:t>, with</w:t>
        </w:r>
      </w:ins>
      <w:ins w:id="2706" w:author="Britt Collins" w:date="2021-09-30T14:58:00Z">
        <w:r w:rsidRPr="00163DCF">
          <w:rPr>
            <w:szCs w:val="21"/>
            <w:rPrChange w:id="2707" w:author="David" w:date="2022-08-17T16:58:00Z">
              <w:rPr>
                <w:rFonts w:ascii="Times New Roman" w:hAnsi="Times New Roman"/>
                <w:sz w:val="24"/>
                <w:szCs w:val="24"/>
              </w:rPr>
            </w:rPrChange>
          </w:rPr>
          <w:t xml:space="preserve"> a </w:t>
        </w:r>
      </w:ins>
      <w:ins w:id="2708" w:author="Britt Collins" w:date="2021-10-01T19:46:00Z">
        <w:r w:rsidR="00592522" w:rsidRPr="00163DCF">
          <w:rPr>
            <w:szCs w:val="21"/>
            <w:rPrChange w:id="2709" w:author="David" w:date="2022-08-17T16:58:00Z">
              <w:rPr>
                <w:rFonts w:ascii="Times New Roman" w:hAnsi="Times New Roman"/>
                <w:sz w:val="24"/>
                <w:szCs w:val="24"/>
              </w:rPr>
            </w:rPrChange>
          </w:rPr>
          <w:t>“</w:t>
        </w:r>
      </w:ins>
      <w:ins w:id="2710" w:author="Britt Collins" w:date="2021-09-30T14:58:00Z">
        <w:r w:rsidRPr="00163DCF">
          <w:rPr>
            <w:szCs w:val="21"/>
            <w:rPrChange w:id="2711" w:author="David" w:date="2022-08-17T16:58:00Z">
              <w:rPr>
                <w:rFonts w:ascii="Times New Roman" w:hAnsi="Times New Roman"/>
                <w:sz w:val="24"/>
                <w:szCs w:val="24"/>
              </w:rPr>
            </w:rPrChange>
          </w:rPr>
          <w:t>hey</w:t>
        </w:r>
      </w:ins>
      <w:ins w:id="2712" w:author="Britt Collins" w:date="2021-10-01T19:46:00Z">
        <w:r w:rsidR="00592522" w:rsidRPr="00163DCF">
          <w:rPr>
            <w:szCs w:val="21"/>
            <w:rPrChange w:id="2713" w:author="David" w:date="2022-08-17T16:58:00Z">
              <w:rPr>
                <w:rFonts w:ascii="Times New Roman" w:hAnsi="Times New Roman"/>
                <w:sz w:val="24"/>
                <w:szCs w:val="24"/>
              </w:rPr>
            </w:rPrChange>
          </w:rPr>
          <w:t>”</w:t>
        </w:r>
      </w:ins>
      <w:ins w:id="2714" w:author="Britt Collins" w:date="2021-09-30T14:58:00Z">
        <w:r w:rsidRPr="00163DCF">
          <w:rPr>
            <w:szCs w:val="21"/>
            <w:rPrChange w:id="2715" w:author="David" w:date="2022-08-17T16:58:00Z">
              <w:rPr>
                <w:rFonts w:ascii="Times New Roman" w:hAnsi="Times New Roman"/>
                <w:sz w:val="24"/>
                <w:szCs w:val="24"/>
              </w:rPr>
            </w:rPrChange>
          </w:rPr>
          <w:t xml:space="preserve"> before </w:t>
        </w:r>
      </w:ins>
      <w:ins w:id="2716" w:author="Britt Collins" w:date="2021-10-01T19:46:00Z">
        <w:r w:rsidR="00592522" w:rsidRPr="00163DCF">
          <w:rPr>
            <w:szCs w:val="21"/>
            <w:rPrChange w:id="2717" w:author="David" w:date="2022-08-17T16:58:00Z">
              <w:rPr>
                <w:rFonts w:ascii="Times New Roman" w:hAnsi="Times New Roman"/>
                <w:sz w:val="24"/>
                <w:szCs w:val="24"/>
              </w:rPr>
            </w:rPrChange>
          </w:rPr>
          <w:t>call</w:t>
        </w:r>
      </w:ins>
      <w:ins w:id="2718" w:author="Britt Collins" w:date="2021-09-30T14:58:00Z">
        <w:r w:rsidRPr="00163DCF">
          <w:rPr>
            <w:szCs w:val="21"/>
            <w:rPrChange w:id="2719" w:author="David" w:date="2022-08-17T16:58:00Z">
              <w:rPr>
                <w:rFonts w:ascii="Times New Roman" w:hAnsi="Times New Roman"/>
                <w:sz w:val="24"/>
                <w:szCs w:val="24"/>
              </w:rPr>
            </w:rPrChange>
          </w:rPr>
          <w:t xml:space="preserve">ing the cats to the kitchen. She was </w:t>
        </w:r>
      </w:ins>
      <w:ins w:id="2720" w:author="Britt Collins" w:date="2021-10-01T19:47:00Z">
        <w:r w:rsidR="00592522" w:rsidRPr="00163DCF">
          <w:rPr>
            <w:szCs w:val="21"/>
            <w:rPrChange w:id="2721" w:author="David" w:date="2022-08-17T16:58:00Z">
              <w:rPr>
                <w:rFonts w:ascii="Times New Roman" w:hAnsi="Times New Roman"/>
                <w:sz w:val="24"/>
                <w:szCs w:val="24"/>
              </w:rPr>
            </w:rPrChange>
          </w:rPr>
          <w:t>good-looking</w:t>
        </w:r>
      </w:ins>
      <w:ins w:id="2722" w:author="Britt Collins" w:date="2021-09-30T14:58:00Z">
        <w:r w:rsidRPr="00163DCF">
          <w:rPr>
            <w:szCs w:val="21"/>
            <w:rPrChange w:id="2723" w:author="David" w:date="2022-08-17T16:58:00Z">
              <w:rPr>
                <w:rFonts w:ascii="Times New Roman" w:hAnsi="Times New Roman"/>
                <w:sz w:val="24"/>
                <w:szCs w:val="24"/>
              </w:rPr>
            </w:rPrChange>
          </w:rPr>
          <w:t xml:space="preserve">, </w:t>
        </w:r>
      </w:ins>
      <w:ins w:id="2724" w:author="Britt Collins" w:date="2021-10-01T19:47:00Z">
        <w:r w:rsidR="00592522" w:rsidRPr="00163DCF">
          <w:rPr>
            <w:szCs w:val="21"/>
            <w:rPrChange w:id="2725" w:author="David" w:date="2022-08-17T16:58:00Z">
              <w:rPr>
                <w:rFonts w:ascii="Times New Roman" w:hAnsi="Times New Roman"/>
                <w:sz w:val="24"/>
                <w:szCs w:val="24"/>
              </w:rPr>
            </w:rPrChange>
          </w:rPr>
          <w:t>five-foot-nine</w:t>
        </w:r>
      </w:ins>
      <w:ins w:id="2726" w:author="Britt Collins" w:date="2021-09-30T14:58:00Z">
        <w:r w:rsidRPr="00163DCF">
          <w:rPr>
            <w:szCs w:val="21"/>
            <w:rPrChange w:id="2727" w:author="David" w:date="2022-08-17T16:58:00Z">
              <w:rPr>
                <w:rFonts w:ascii="Times New Roman" w:hAnsi="Times New Roman"/>
                <w:sz w:val="24"/>
                <w:szCs w:val="24"/>
              </w:rPr>
            </w:rPrChange>
          </w:rPr>
          <w:t>, tanned</w:t>
        </w:r>
      </w:ins>
      <w:ins w:id="2728" w:author="Britt Collins" w:date="2021-10-01T19:47:00Z">
        <w:r w:rsidR="00592522" w:rsidRPr="00163DCF">
          <w:rPr>
            <w:szCs w:val="21"/>
            <w:rPrChange w:id="2729" w:author="David" w:date="2022-08-17T16:58:00Z">
              <w:rPr>
                <w:rFonts w:ascii="Times New Roman" w:hAnsi="Times New Roman"/>
                <w:sz w:val="24"/>
                <w:szCs w:val="24"/>
              </w:rPr>
            </w:rPrChange>
          </w:rPr>
          <w:t xml:space="preserve"> and </w:t>
        </w:r>
      </w:ins>
      <w:ins w:id="2730" w:author="Britt Collins" w:date="2021-09-30T14:58:00Z">
        <w:r w:rsidRPr="00163DCF">
          <w:rPr>
            <w:szCs w:val="21"/>
            <w:rPrChange w:id="2731" w:author="David" w:date="2022-08-17T16:58:00Z">
              <w:rPr>
                <w:rFonts w:ascii="Times New Roman" w:hAnsi="Times New Roman"/>
                <w:sz w:val="24"/>
                <w:szCs w:val="24"/>
              </w:rPr>
            </w:rPrChange>
          </w:rPr>
          <w:t xml:space="preserve">toned, with piercing blue eyes. After putting </w:t>
        </w:r>
      </w:ins>
      <w:ins w:id="2732" w:author="Britt Collins" w:date="2021-10-01T19:47:00Z">
        <w:r w:rsidR="00592522" w:rsidRPr="00163DCF">
          <w:rPr>
            <w:szCs w:val="21"/>
            <w:rPrChange w:id="2733" w:author="David" w:date="2022-08-17T16:58:00Z">
              <w:rPr>
                <w:rFonts w:ascii="Times New Roman" w:hAnsi="Times New Roman"/>
                <w:sz w:val="24"/>
                <w:szCs w:val="24"/>
              </w:rPr>
            </w:rPrChange>
          </w:rPr>
          <w:t xml:space="preserve">the groceries </w:t>
        </w:r>
      </w:ins>
      <w:ins w:id="2734" w:author="Britt Collins" w:date="2021-09-30T14:58:00Z">
        <w:r w:rsidRPr="00163DCF">
          <w:rPr>
            <w:szCs w:val="21"/>
            <w:rPrChange w:id="2735" w:author="David" w:date="2022-08-17T16:58:00Z">
              <w:rPr>
                <w:rFonts w:ascii="Times New Roman" w:hAnsi="Times New Roman"/>
                <w:sz w:val="24"/>
                <w:szCs w:val="24"/>
              </w:rPr>
            </w:rPrChange>
          </w:rPr>
          <w:t>into the fridge and dinner in the cats’ dishes</w:t>
        </w:r>
      </w:ins>
      <w:ins w:id="2736" w:author="Britt Collins" w:date="2021-10-01T19:47:00Z">
        <w:r w:rsidR="00592522" w:rsidRPr="00163DCF">
          <w:rPr>
            <w:szCs w:val="21"/>
            <w:rPrChange w:id="2737" w:author="David" w:date="2022-08-17T16:58:00Z">
              <w:rPr>
                <w:rFonts w:ascii="Times New Roman" w:hAnsi="Times New Roman"/>
                <w:sz w:val="24"/>
                <w:szCs w:val="24"/>
              </w:rPr>
            </w:rPrChange>
          </w:rPr>
          <w:t>,</w:t>
        </w:r>
      </w:ins>
      <w:ins w:id="2738" w:author="Britt Collins" w:date="2021-09-30T14:58:00Z">
        <w:r w:rsidRPr="00163DCF">
          <w:rPr>
            <w:szCs w:val="21"/>
            <w:rPrChange w:id="2739" w:author="David" w:date="2022-08-17T16:58:00Z">
              <w:rPr>
                <w:rFonts w:ascii="Times New Roman" w:hAnsi="Times New Roman"/>
                <w:sz w:val="24"/>
                <w:szCs w:val="24"/>
              </w:rPr>
            </w:rPrChange>
          </w:rPr>
          <w:t xml:space="preserve"> she turned her attentions to me. </w:t>
        </w:r>
      </w:ins>
    </w:p>
    <w:p w14:paraId="57457D7E" w14:textId="342090BA" w:rsidR="006F31F6" w:rsidRPr="00163DCF" w:rsidRDefault="006F31F6">
      <w:pPr>
        <w:spacing w:line="276" w:lineRule="auto"/>
        <w:ind w:left="-5" w:right="15" w:firstLine="725"/>
        <w:rPr>
          <w:ins w:id="2740" w:author="Britt Collins" w:date="2021-09-30T14:58:00Z"/>
          <w:szCs w:val="21"/>
          <w:rPrChange w:id="2741" w:author="David" w:date="2022-08-17T16:58:00Z">
            <w:rPr>
              <w:ins w:id="2742" w:author="Britt Collins" w:date="2021-09-30T14:58:00Z"/>
              <w:rFonts w:ascii="Times New Roman" w:hAnsi="Times New Roman"/>
              <w:sz w:val="24"/>
              <w:szCs w:val="24"/>
            </w:rPr>
          </w:rPrChange>
        </w:rPr>
        <w:pPrChange w:id="2743" w:author="David" w:date="2022-08-17T17:01:00Z">
          <w:pPr>
            <w:ind w:left="-5" w:right="15"/>
          </w:pPr>
        </w:pPrChange>
      </w:pPr>
      <w:ins w:id="2744" w:author="Britt Collins" w:date="2021-09-30T14:58:00Z">
        <w:r w:rsidRPr="00163DCF">
          <w:rPr>
            <w:szCs w:val="21"/>
            <w:rPrChange w:id="2745" w:author="David" w:date="2022-08-17T16:58:00Z">
              <w:rPr>
                <w:rFonts w:ascii="Times New Roman" w:hAnsi="Times New Roman"/>
                <w:sz w:val="24"/>
                <w:szCs w:val="24"/>
              </w:rPr>
            </w:rPrChange>
          </w:rPr>
          <w:t xml:space="preserve"> </w:t>
        </w:r>
      </w:ins>
      <w:ins w:id="2746" w:author="Britt Collins" w:date="2021-10-01T19:48:00Z">
        <w:r w:rsidR="00592522" w:rsidRPr="00163DCF">
          <w:rPr>
            <w:szCs w:val="21"/>
            <w:rPrChange w:id="2747" w:author="David" w:date="2022-08-17T16:58:00Z">
              <w:rPr>
                <w:rFonts w:ascii="Times New Roman" w:hAnsi="Times New Roman"/>
                <w:sz w:val="24"/>
                <w:szCs w:val="24"/>
              </w:rPr>
            </w:rPrChange>
          </w:rPr>
          <w:t>“</w:t>
        </w:r>
      </w:ins>
      <w:ins w:id="2748" w:author="Britt Collins" w:date="2021-09-30T14:58:00Z">
        <w:r w:rsidRPr="00163DCF">
          <w:rPr>
            <w:szCs w:val="21"/>
            <w:rPrChange w:id="2749" w:author="David" w:date="2022-08-17T16:58:00Z">
              <w:rPr>
                <w:rFonts w:ascii="Times New Roman" w:hAnsi="Times New Roman"/>
                <w:sz w:val="24"/>
                <w:szCs w:val="24"/>
              </w:rPr>
            </w:rPrChange>
          </w:rPr>
          <w:t>David</w:t>
        </w:r>
      </w:ins>
      <w:ins w:id="2750" w:author="Britt Collins" w:date="2021-10-01T19:48:00Z">
        <w:r w:rsidR="00592522" w:rsidRPr="00163DCF">
          <w:rPr>
            <w:szCs w:val="21"/>
            <w:rPrChange w:id="2751" w:author="David" w:date="2022-08-17T16:58:00Z">
              <w:rPr>
                <w:rFonts w:ascii="Times New Roman" w:hAnsi="Times New Roman"/>
                <w:sz w:val="24"/>
                <w:szCs w:val="24"/>
              </w:rPr>
            </w:rPrChange>
          </w:rPr>
          <w:t>,</w:t>
        </w:r>
      </w:ins>
      <w:ins w:id="2752" w:author="Britt Collins" w:date="2021-09-30T14:58:00Z">
        <w:r w:rsidRPr="00163DCF">
          <w:rPr>
            <w:szCs w:val="21"/>
            <w:rPrChange w:id="2753" w:author="David" w:date="2022-08-17T16:58:00Z">
              <w:rPr>
                <w:rFonts w:ascii="Times New Roman" w:hAnsi="Times New Roman"/>
                <w:sz w:val="24"/>
                <w:szCs w:val="24"/>
              </w:rPr>
            </w:rPrChange>
          </w:rPr>
          <w:t xml:space="preserve"> is it? I’m Andy, Glenn’s partner. I’m not sure if Glenn has showed you around</w:t>
        </w:r>
      </w:ins>
      <w:ins w:id="2754" w:author="Britt Collins" w:date="2021-10-01T19:49:00Z">
        <w:r w:rsidR="00592522" w:rsidRPr="00163DCF">
          <w:rPr>
            <w:szCs w:val="21"/>
            <w:rPrChange w:id="2755" w:author="David" w:date="2022-08-17T16:58:00Z">
              <w:rPr>
                <w:rFonts w:ascii="Times New Roman" w:hAnsi="Times New Roman"/>
                <w:sz w:val="24"/>
                <w:szCs w:val="24"/>
              </w:rPr>
            </w:rPrChange>
          </w:rPr>
          <w:t>,” she said in a soft New Zealander accent and</w:t>
        </w:r>
      </w:ins>
      <w:ins w:id="2756" w:author="Britt Collins" w:date="2021-09-30T14:58:00Z">
        <w:r w:rsidRPr="00163DCF">
          <w:rPr>
            <w:szCs w:val="21"/>
            <w:rPrChange w:id="2757" w:author="David" w:date="2022-08-17T16:58:00Z">
              <w:rPr>
                <w:rFonts w:ascii="Times New Roman" w:hAnsi="Times New Roman"/>
                <w:sz w:val="24"/>
                <w:szCs w:val="24"/>
              </w:rPr>
            </w:rPrChange>
          </w:rPr>
          <w:t xml:space="preserve"> began describing the apartments contents including the spare bedroom and balcony. The bedroom was enormous and included an en</w:t>
        </w:r>
      </w:ins>
      <w:ins w:id="2758" w:author="Britt Collins" w:date="2021-10-01T19:50:00Z">
        <w:r w:rsidR="00592522" w:rsidRPr="00163DCF">
          <w:rPr>
            <w:szCs w:val="21"/>
            <w:rPrChange w:id="2759" w:author="David" w:date="2022-08-17T16:58:00Z">
              <w:rPr>
                <w:rFonts w:ascii="Times New Roman" w:hAnsi="Times New Roman"/>
                <w:sz w:val="24"/>
                <w:szCs w:val="24"/>
              </w:rPr>
            </w:rPrChange>
          </w:rPr>
          <w:t>-</w:t>
        </w:r>
      </w:ins>
      <w:ins w:id="2760" w:author="Britt Collins" w:date="2021-09-30T14:58:00Z">
        <w:r w:rsidRPr="00163DCF">
          <w:rPr>
            <w:szCs w:val="21"/>
            <w:rPrChange w:id="2761" w:author="David" w:date="2022-08-17T16:58:00Z">
              <w:rPr>
                <w:rFonts w:ascii="Times New Roman" w:hAnsi="Times New Roman"/>
                <w:sz w:val="24"/>
                <w:szCs w:val="24"/>
              </w:rPr>
            </w:rPrChange>
          </w:rPr>
          <w:t>suite. I plonked my belongings down and continued following Andy back to the kitchen. Andy offered me a beer labelled VB. I was parched</w:t>
        </w:r>
      </w:ins>
      <w:ins w:id="2762" w:author="Britt Collins" w:date="2021-10-01T19:50:00Z">
        <w:r w:rsidR="00B55FCC" w:rsidRPr="00163DCF">
          <w:rPr>
            <w:szCs w:val="21"/>
            <w:rPrChange w:id="2763" w:author="David" w:date="2022-08-17T16:58:00Z">
              <w:rPr>
                <w:rFonts w:ascii="Times New Roman" w:hAnsi="Times New Roman"/>
                <w:sz w:val="24"/>
                <w:szCs w:val="24"/>
              </w:rPr>
            </w:rPrChange>
          </w:rPr>
          <w:t xml:space="preserve"> and happily accepted</w:t>
        </w:r>
      </w:ins>
      <w:ins w:id="2764" w:author="Britt Collins" w:date="2021-09-30T14:58:00Z">
        <w:r w:rsidRPr="00163DCF">
          <w:rPr>
            <w:szCs w:val="21"/>
            <w:rPrChange w:id="2765" w:author="David" w:date="2022-08-17T16:58:00Z">
              <w:rPr>
                <w:rFonts w:ascii="Times New Roman" w:hAnsi="Times New Roman"/>
                <w:sz w:val="24"/>
                <w:szCs w:val="24"/>
              </w:rPr>
            </w:rPrChange>
          </w:rPr>
          <w:t>. The bottle was screw top and handed to me in a neoprene holder</w:t>
        </w:r>
      </w:ins>
      <w:ins w:id="2766" w:author="Britt Collins" w:date="2021-10-01T19:50:00Z">
        <w:r w:rsidR="00B55FCC" w:rsidRPr="00163DCF">
          <w:rPr>
            <w:szCs w:val="21"/>
            <w:rPrChange w:id="2767" w:author="David" w:date="2022-08-17T16:58:00Z">
              <w:rPr>
                <w:rFonts w:ascii="Times New Roman" w:hAnsi="Times New Roman"/>
                <w:sz w:val="24"/>
                <w:szCs w:val="24"/>
              </w:rPr>
            </w:rPrChange>
          </w:rPr>
          <w:t>, what</w:t>
        </w:r>
      </w:ins>
      <w:ins w:id="2768" w:author="Britt Collins" w:date="2021-09-30T14:58:00Z">
        <w:r w:rsidRPr="00163DCF">
          <w:rPr>
            <w:szCs w:val="21"/>
            <w:rPrChange w:id="2769" w:author="David" w:date="2022-08-17T16:58:00Z">
              <w:rPr>
                <w:rFonts w:ascii="Times New Roman" w:hAnsi="Times New Roman"/>
                <w:sz w:val="24"/>
                <w:szCs w:val="24"/>
              </w:rPr>
            </w:rPrChange>
          </w:rPr>
          <w:t xml:space="preserve"> </w:t>
        </w:r>
      </w:ins>
      <w:ins w:id="2770" w:author="Britt Collins" w:date="2021-10-01T19:50:00Z">
        <w:r w:rsidR="00B55FCC" w:rsidRPr="00163DCF">
          <w:rPr>
            <w:szCs w:val="21"/>
            <w:rPrChange w:id="2771" w:author="David" w:date="2022-08-17T16:58:00Z">
              <w:rPr>
                <w:rFonts w:ascii="Times New Roman" w:hAnsi="Times New Roman"/>
                <w:sz w:val="24"/>
                <w:szCs w:val="24"/>
              </w:rPr>
            </w:rPrChange>
          </w:rPr>
          <w:t>t</w:t>
        </w:r>
      </w:ins>
      <w:ins w:id="2772" w:author="Britt Collins" w:date="2021-09-30T14:58:00Z">
        <w:r w:rsidRPr="00163DCF">
          <w:rPr>
            <w:szCs w:val="21"/>
            <w:rPrChange w:id="2773" w:author="David" w:date="2022-08-17T16:58:00Z">
              <w:rPr>
                <w:rFonts w:ascii="Times New Roman" w:hAnsi="Times New Roman"/>
                <w:sz w:val="24"/>
                <w:szCs w:val="24"/>
              </w:rPr>
            </w:rPrChange>
          </w:rPr>
          <w:t>he Aussies called it a stubby holder. The neoprene kept the bottle cold. Aussies joked about British warm beer. Australians prided themselves on drinking it ice cold.</w:t>
        </w:r>
      </w:ins>
    </w:p>
    <w:p w14:paraId="13F68FF7" w14:textId="04CD6C15" w:rsidR="006F31F6" w:rsidRPr="00163DCF" w:rsidRDefault="006F31F6">
      <w:pPr>
        <w:spacing w:line="276" w:lineRule="auto"/>
        <w:ind w:left="-5" w:right="15"/>
        <w:rPr>
          <w:ins w:id="2774" w:author="Britt Collins" w:date="2021-09-30T14:58:00Z"/>
          <w:szCs w:val="21"/>
          <w:rPrChange w:id="2775" w:author="David" w:date="2022-08-17T16:58:00Z">
            <w:rPr>
              <w:ins w:id="2776" w:author="Britt Collins" w:date="2021-09-30T14:58:00Z"/>
              <w:rFonts w:ascii="Times New Roman" w:hAnsi="Times New Roman"/>
              <w:sz w:val="24"/>
              <w:szCs w:val="24"/>
            </w:rPr>
          </w:rPrChange>
        </w:rPr>
        <w:pPrChange w:id="2777" w:author="David" w:date="2022-08-17T17:01:00Z">
          <w:pPr>
            <w:numPr>
              <w:numId w:val="4"/>
            </w:numPr>
            <w:ind w:left="600" w:right="15" w:hanging="210"/>
          </w:pPr>
        </w:pPrChange>
      </w:pPr>
      <w:ins w:id="2778" w:author="Britt Collins" w:date="2021-09-30T14:58:00Z">
        <w:r w:rsidRPr="00163DCF">
          <w:rPr>
            <w:szCs w:val="21"/>
            <w:rPrChange w:id="2779" w:author="David" w:date="2022-08-17T16:58:00Z">
              <w:rPr>
                <w:rFonts w:ascii="Times New Roman" w:hAnsi="Times New Roman"/>
                <w:sz w:val="24"/>
                <w:szCs w:val="24"/>
              </w:rPr>
            </w:rPrChange>
          </w:rPr>
          <w:t>Andy began talking about the finer details of the new living arrangements:</w:t>
        </w:r>
      </w:ins>
      <w:ins w:id="2780" w:author="Britt Collins" w:date="2021-10-01T19:51:00Z">
        <w:r w:rsidR="00B55FCC" w:rsidRPr="00163DCF">
          <w:rPr>
            <w:szCs w:val="21"/>
            <w:rPrChange w:id="2781" w:author="David" w:date="2022-08-17T16:58:00Z">
              <w:rPr>
                <w:rFonts w:ascii="Times New Roman" w:hAnsi="Times New Roman"/>
                <w:sz w:val="24"/>
                <w:szCs w:val="24"/>
              </w:rPr>
            </w:rPrChange>
          </w:rPr>
          <w:t xml:space="preserve"> </w:t>
        </w:r>
      </w:ins>
      <w:ins w:id="2782" w:author="Britt Collins" w:date="2021-09-30T14:58:00Z">
        <w:r w:rsidRPr="00163DCF">
          <w:rPr>
            <w:szCs w:val="21"/>
            <w:rPrChange w:id="2783" w:author="David" w:date="2022-08-17T16:58:00Z">
              <w:rPr>
                <w:rFonts w:ascii="Times New Roman" w:hAnsi="Times New Roman"/>
                <w:sz w:val="24"/>
                <w:szCs w:val="24"/>
              </w:rPr>
            </w:rPrChange>
          </w:rPr>
          <w:t>Be quiet if arriving back to the apartment late at night</w:t>
        </w:r>
      </w:ins>
      <w:ins w:id="2784" w:author="Britt Collins" w:date="2021-10-01T19:51:00Z">
        <w:r w:rsidR="00B55FCC" w:rsidRPr="00163DCF">
          <w:rPr>
            <w:szCs w:val="21"/>
            <w:rPrChange w:id="2785" w:author="David" w:date="2022-08-17T16:58:00Z">
              <w:rPr>
                <w:rFonts w:ascii="Times New Roman" w:hAnsi="Times New Roman"/>
                <w:sz w:val="24"/>
                <w:szCs w:val="24"/>
              </w:rPr>
            </w:rPrChange>
          </w:rPr>
          <w:t>; k</w:t>
        </w:r>
      </w:ins>
      <w:ins w:id="2786" w:author="Britt Collins" w:date="2021-09-30T14:58:00Z">
        <w:r w:rsidRPr="00163DCF">
          <w:rPr>
            <w:szCs w:val="21"/>
            <w:rPrChange w:id="2787" w:author="David" w:date="2022-08-17T16:58:00Z">
              <w:rPr>
                <w:rFonts w:ascii="Times New Roman" w:hAnsi="Times New Roman"/>
                <w:sz w:val="24"/>
                <w:szCs w:val="24"/>
              </w:rPr>
            </w:rPrChange>
          </w:rPr>
          <w:t>eep the apartment clean</w:t>
        </w:r>
      </w:ins>
      <w:ins w:id="2788" w:author="Britt Collins" w:date="2021-10-01T19:51:00Z">
        <w:r w:rsidR="00B55FCC" w:rsidRPr="00163DCF">
          <w:rPr>
            <w:szCs w:val="21"/>
            <w:rPrChange w:id="2789" w:author="David" w:date="2022-08-17T16:58:00Z">
              <w:rPr>
                <w:rFonts w:ascii="Times New Roman" w:hAnsi="Times New Roman"/>
                <w:sz w:val="24"/>
                <w:szCs w:val="24"/>
              </w:rPr>
            </w:rPrChange>
          </w:rPr>
          <w:t>; k</w:t>
        </w:r>
      </w:ins>
      <w:ins w:id="2790" w:author="Britt Collins" w:date="2021-09-30T14:58:00Z">
        <w:r w:rsidRPr="00163DCF">
          <w:rPr>
            <w:szCs w:val="21"/>
            <w:rPrChange w:id="2791" w:author="David" w:date="2022-08-17T16:58:00Z">
              <w:rPr>
                <w:rFonts w:ascii="Times New Roman" w:hAnsi="Times New Roman"/>
                <w:sz w:val="24"/>
                <w:szCs w:val="24"/>
              </w:rPr>
            </w:rPrChange>
          </w:rPr>
          <w:t>eep this door closed because the cats could get out and injure themselves</w:t>
        </w:r>
      </w:ins>
      <w:ins w:id="2792" w:author="Britt Collins" w:date="2021-10-01T19:52:00Z">
        <w:r w:rsidR="00B55FCC" w:rsidRPr="00163DCF">
          <w:rPr>
            <w:szCs w:val="21"/>
            <w:rPrChange w:id="2793" w:author="David" w:date="2022-08-17T16:58:00Z">
              <w:rPr>
                <w:rFonts w:ascii="Times New Roman" w:hAnsi="Times New Roman"/>
                <w:sz w:val="24"/>
                <w:szCs w:val="24"/>
              </w:rPr>
            </w:rPrChange>
          </w:rPr>
          <w:t>; r</w:t>
        </w:r>
      </w:ins>
      <w:ins w:id="2794" w:author="Britt Collins" w:date="2021-09-30T14:58:00Z">
        <w:r w:rsidRPr="00163DCF">
          <w:rPr>
            <w:szCs w:val="21"/>
            <w:rPrChange w:id="2795" w:author="David" w:date="2022-08-17T16:58:00Z">
              <w:rPr>
                <w:rFonts w:ascii="Times New Roman" w:hAnsi="Times New Roman"/>
                <w:sz w:val="24"/>
                <w:szCs w:val="24"/>
              </w:rPr>
            </w:rPrChange>
          </w:rPr>
          <w:t>ent is AU$300 per week.</w:t>
        </w:r>
      </w:ins>
    </w:p>
    <w:p w14:paraId="4D700E93" w14:textId="77777777" w:rsidR="00B55FCC" w:rsidRPr="00163DCF" w:rsidRDefault="00B55FCC">
      <w:pPr>
        <w:spacing w:line="276" w:lineRule="auto"/>
        <w:ind w:left="-5" w:right="15"/>
        <w:rPr>
          <w:ins w:id="2796" w:author="Britt Collins" w:date="2021-10-01T19:52:00Z"/>
          <w:szCs w:val="21"/>
          <w:rPrChange w:id="2797" w:author="David" w:date="2022-08-17T16:58:00Z">
            <w:rPr>
              <w:ins w:id="2798" w:author="Britt Collins" w:date="2021-10-01T19:52:00Z"/>
              <w:rFonts w:ascii="Times New Roman" w:hAnsi="Times New Roman"/>
              <w:sz w:val="24"/>
              <w:szCs w:val="24"/>
            </w:rPr>
          </w:rPrChange>
        </w:rPr>
        <w:pPrChange w:id="2799" w:author="David" w:date="2022-08-17T17:01:00Z">
          <w:pPr>
            <w:spacing w:line="480" w:lineRule="auto"/>
            <w:ind w:left="-5" w:right="15"/>
          </w:pPr>
        </w:pPrChange>
      </w:pPr>
    </w:p>
    <w:p w14:paraId="45AD9FF0" w14:textId="06301531" w:rsidR="006F31F6" w:rsidRPr="00163DCF" w:rsidRDefault="006F31F6">
      <w:pPr>
        <w:spacing w:line="276" w:lineRule="auto"/>
        <w:ind w:left="-5" w:right="15"/>
        <w:rPr>
          <w:ins w:id="2800" w:author="Britt Collins" w:date="2021-09-30T14:58:00Z"/>
          <w:szCs w:val="21"/>
          <w:rPrChange w:id="2801" w:author="David" w:date="2022-08-17T16:58:00Z">
            <w:rPr>
              <w:ins w:id="2802" w:author="Britt Collins" w:date="2021-09-30T14:58:00Z"/>
              <w:rFonts w:ascii="Times New Roman" w:hAnsi="Times New Roman"/>
              <w:sz w:val="24"/>
              <w:szCs w:val="24"/>
            </w:rPr>
          </w:rPrChange>
        </w:rPr>
        <w:pPrChange w:id="2803" w:author="David" w:date="2022-08-17T17:01:00Z">
          <w:pPr>
            <w:ind w:left="-5" w:right="15"/>
          </w:pPr>
        </w:pPrChange>
      </w:pPr>
      <w:ins w:id="2804" w:author="Britt Collins" w:date="2021-09-30T14:58:00Z">
        <w:r w:rsidRPr="00163DCF">
          <w:rPr>
            <w:szCs w:val="21"/>
            <w:rPrChange w:id="2805" w:author="David" w:date="2022-08-17T16:58:00Z">
              <w:rPr>
                <w:rFonts w:ascii="Times New Roman" w:hAnsi="Times New Roman"/>
                <w:sz w:val="24"/>
                <w:szCs w:val="24"/>
              </w:rPr>
            </w:rPrChange>
          </w:rPr>
          <w:t xml:space="preserve">As the night drew </w:t>
        </w:r>
        <w:proofErr w:type="gramStart"/>
        <w:r w:rsidRPr="00163DCF">
          <w:rPr>
            <w:szCs w:val="21"/>
            <w:rPrChange w:id="2806" w:author="David" w:date="2022-08-17T16:58:00Z">
              <w:rPr>
                <w:rFonts w:ascii="Times New Roman" w:hAnsi="Times New Roman"/>
                <w:sz w:val="24"/>
                <w:szCs w:val="24"/>
              </w:rPr>
            </w:rPrChange>
          </w:rPr>
          <w:t>in</w:t>
        </w:r>
        <w:proofErr w:type="gramEnd"/>
        <w:r w:rsidRPr="00163DCF">
          <w:rPr>
            <w:szCs w:val="21"/>
            <w:rPrChange w:id="2807" w:author="David" w:date="2022-08-17T16:58:00Z">
              <w:rPr>
                <w:rFonts w:ascii="Times New Roman" w:hAnsi="Times New Roman"/>
                <w:sz w:val="24"/>
                <w:szCs w:val="24"/>
              </w:rPr>
            </w:rPrChange>
          </w:rPr>
          <w:t xml:space="preserve"> I looked outside my bedroom window. The bright lights of Manly reflected off the liquorice like sea. I took a final sip of beer and made my way into the lounge.</w:t>
        </w:r>
      </w:ins>
      <w:ins w:id="2808" w:author="Britt Collins" w:date="2021-10-01T19:53:00Z">
        <w:r w:rsidR="00B55FCC" w:rsidRPr="00163DCF">
          <w:rPr>
            <w:szCs w:val="21"/>
            <w:rPrChange w:id="2809" w:author="David" w:date="2022-08-17T16:58:00Z">
              <w:rPr>
                <w:rFonts w:ascii="Times New Roman" w:hAnsi="Times New Roman"/>
                <w:sz w:val="24"/>
                <w:szCs w:val="24"/>
              </w:rPr>
            </w:rPrChange>
          </w:rPr>
          <w:t xml:space="preserve"> </w:t>
        </w:r>
      </w:ins>
      <w:ins w:id="2810" w:author="Britt Collins" w:date="2021-09-30T14:58:00Z">
        <w:r w:rsidRPr="00163DCF">
          <w:rPr>
            <w:szCs w:val="21"/>
            <w:rPrChange w:id="2811" w:author="David" w:date="2022-08-17T16:58:00Z">
              <w:rPr>
                <w:rFonts w:ascii="Times New Roman" w:hAnsi="Times New Roman"/>
                <w:sz w:val="24"/>
                <w:szCs w:val="24"/>
              </w:rPr>
            </w:rPrChange>
          </w:rPr>
          <w:t xml:space="preserve">My eyes opened at the crack of dawn as the first beams of the sunlight enveloped the bedroom. In a light sleep I pictured an orchestra of harp playing angels. The soft, angelic sound faded out, replaced by the soft melody of Phil Collins </w:t>
        </w:r>
        <w:r w:rsidRPr="00163DCF">
          <w:rPr>
            <w:i/>
            <w:szCs w:val="21"/>
            <w:rPrChange w:id="2812" w:author="David" w:date="2022-08-17T16:58:00Z">
              <w:rPr>
                <w:rFonts w:ascii="Times New Roman" w:hAnsi="Times New Roman"/>
                <w:sz w:val="24"/>
                <w:szCs w:val="24"/>
              </w:rPr>
            </w:rPrChange>
          </w:rPr>
          <w:t>Another Day in Paradise</w:t>
        </w:r>
        <w:r w:rsidRPr="00163DCF">
          <w:rPr>
            <w:szCs w:val="21"/>
            <w:rPrChange w:id="2813" w:author="David" w:date="2022-08-17T16:58:00Z">
              <w:rPr>
                <w:rFonts w:ascii="Times New Roman" w:hAnsi="Times New Roman"/>
                <w:sz w:val="24"/>
                <w:szCs w:val="24"/>
              </w:rPr>
            </w:rPrChange>
          </w:rPr>
          <w:t xml:space="preserve">. I gazed at the </w:t>
        </w:r>
      </w:ins>
      <w:ins w:id="2814" w:author="Britt Collins" w:date="2021-10-07T11:50:00Z">
        <w:r w:rsidR="00656212" w:rsidRPr="00163DCF">
          <w:rPr>
            <w:szCs w:val="21"/>
            <w:rPrChange w:id="2815" w:author="David" w:date="2022-08-17T16:58:00Z">
              <w:rPr>
                <w:rFonts w:ascii="Times New Roman" w:hAnsi="Times New Roman"/>
                <w:sz w:val="24"/>
                <w:szCs w:val="24"/>
              </w:rPr>
            </w:rPrChange>
          </w:rPr>
          <w:t>outside, my</w:t>
        </w:r>
      </w:ins>
      <w:ins w:id="2816" w:author="Britt Collins" w:date="2021-09-30T14:58:00Z">
        <w:r w:rsidRPr="00163DCF">
          <w:rPr>
            <w:szCs w:val="21"/>
            <w:rPrChange w:id="2817" w:author="David" w:date="2022-08-17T16:58:00Z">
              <w:rPr>
                <w:rFonts w:ascii="Times New Roman" w:hAnsi="Times New Roman"/>
                <w:sz w:val="24"/>
                <w:szCs w:val="24"/>
              </w:rPr>
            </w:rPrChange>
          </w:rPr>
          <w:t xml:space="preserve"> body levitated towards the light and out onto the balcony.</w:t>
        </w:r>
      </w:ins>
    </w:p>
    <w:p w14:paraId="30DD9E38" w14:textId="2DFBAD24" w:rsidR="006F31F6" w:rsidRPr="00163DCF" w:rsidRDefault="006F31F6">
      <w:pPr>
        <w:spacing w:line="276" w:lineRule="auto"/>
        <w:ind w:left="-5" w:right="15" w:firstLine="725"/>
        <w:rPr>
          <w:ins w:id="2818" w:author="Britt Collins" w:date="2021-09-30T14:58:00Z"/>
          <w:szCs w:val="21"/>
          <w:rPrChange w:id="2819" w:author="David" w:date="2022-08-17T16:58:00Z">
            <w:rPr>
              <w:ins w:id="2820" w:author="Britt Collins" w:date="2021-09-30T14:58:00Z"/>
              <w:rFonts w:ascii="Times New Roman" w:hAnsi="Times New Roman"/>
              <w:sz w:val="24"/>
              <w:szCs w:val="24"/>
            </w:rPr>
          </w:rPrChange>
        </w:rPr>
        <w:pPrChange w:id="2821" w:author="David" w:date="2022-08-17T17:01:00Z">
          <w:pPr>
            <w:ind w:left="-5" w:right="15"/>
          </w:pPr>
        </w:pPrChange>
      </w:pPr>
      <w:ins w:id="2822" w:author="Britt Collins" w:date="2021-09-30T14:58:00Z">
        <w:r w:rsidRPr="00163DCF">
          <w:rPr>
            <w:szCs w:val="21"/>
            <w:rPrChange w:id="2823" w:author="David" w:date="2022-08-17T16:58:00Z">
              <w:rPr>
                <w:rFonts w:ascii="Times New Roman" w:hAnsi="Times New Roman"/>
                <w:sz w:val="24"/>
                <w:szCs w:val="24"/>
              </w:rPr>
            </w:rPrChange>
          </w:rPr>
          <w:t xml:space="preserve">I looked to my right, noticing </w:t>
        </w:r>
      </w:ins>
      <w:ins w:id="2824" w:author="Britt Collins" w:date="2021-10-01T19:53:00Z">
        <w:r w:rsidR="00B55FCC" w:rsidRPr="00163DCF">
          <w:rPr>
            <w:szCs w:val="21"/>
            <w:rPrChange w:id="2825" w:author="David" w:date="2022-08-17T16:58:00Z">
              <w:rPr>
                <w:rFonts w:ascii="Times New Roman" w:hAnsi="Times New Roman"/>
                <w:sz w:val="24"/>
                <w:szCs w:val="24"/>
              </w:rPr>
            </w:rPrChange>
          </w:rPr>
          <w:t>the</w:t>
        </w:r>
      </w:ins>
      <w:ins w:id="2826" w:author="Britt Collins" w:date="2021-09-30T14:58:00Z">
        <w:r w:rsidRPr="00163DCF">
          <w:rPr>
            <w:szCs w:val="21"/>
            <w:rPrChange w:id="2827" w:author="David" w:date="2022-08-17T16:58:00Z">
              <w:rPr>
                <w:rFonts w:ascii="Times New Roman" w:hAnsi="Times New Roman"/>
                <w:sz w:val="24"/>
                <w:szCs w:val="24"/>
              </w:rPr>
            </w:rPrChange>
          </w:rPr>
          <w:t xml:space="preserve"> outdoor essentials </w:t>
        </w:r>
        <w:proofErr w:type="gramStart"/>
        <w:r w:rsidRPr="00163DCF">
          <w:rPr>
            <w:szCs w:val="21"/>
            <w:rPrChange w:id="2828" w:author="David" w:date="2022-08-17T16:58:00Z">
              <w:rPr>
                <w:rFonts w:ascii="Times New Roman" w:hAnsi="Times New Roman"/>
                <w:sz w:val="24"/>
                <w:szCs w:val="24"/>
              </w:rPr>
            </w:rPrChange>
          </w:rPr>
          <w:t>including:</w:t>
        </w:r>
        <w:proofErr w:type="gramEnd"/>
        <w:r w:rsidRPr="00163DCF">
          <w:rPr>
            <w:szCs w:val="21"/>
            <w:rPrChange w:id="2829" w:author="David" w:date="2022-08-17T16:58:00Z">
              <w:rPr>
                <w:rFonts w:ascii="Times New Roman" w:hAnsi="Times New Roman"/>
                <w:sz w:val="24"/>
                <w:szCs w:val="24"/>
              </w:rPr>
            </w:rPrChange>
          </w:rPr>
          <w:t xml:space="preserve"> A gas BBQ and a well-worn wet suit. The air temperature was already 20 Degrees C, with a cool breeze </w:t>
        </w:r>
      </w:ins>
      <w:ins w:id="2830" w:author="Britt Collins" w:date="2021-10-01T19:54:00Z">
        <w:r w:rsidR="00B55FCC" w:rsidRPr="00163DCF">
          <w:rPr>
            <w:szCs w:val="21"/>
            <w:rPrChange w:id="2831" w:author="David" w:date="2022-08-17T16:58:00Z">
              <w:rPr>
                <w:rFonts w:ascii="Times New Roman" w:hAnsi="Times New Roman"/>
                <w:sz w:val="24"/>
                <w:szCs w:val="24"/>
              </w:rPr>
            </w:rPrChange>
          </w:rPr>
          <w:t>blow</w:t>
        </w:r>
      </w:ins>
      <w:ins w:id="2832" w:author="Britt Collins" w:date="2021-09-30T14:58:00Z">
        <w:r w:rsidRPr="00163DCF">
          <w:rPr>
            <w:szCs w:val="21"/>
            <w:rPrChange w:id="2833" w:author="David" w:date="2022-08-17T16:58:00Z">
              <w:rPr>
                <w:rFonts w:ascii="Times New Roman" w:hAnsi="Times New Roman"/>
                <w:sz w:val="24"/>
                <w:szCs w:val="24"/>
              </w:rPr>
            </w:rPrChange>
          </w:rPr>
          <w:t>ing off Queenscliff Beach. I walked to the corner of the balcony, posturing for the best view of the beach below. It was the weekend. The beach was packed with kids being drilled in life</w:t>
        </w:r>
      </w:ins>
      <w:ins w:id="2834" w:author="Britt Collins" w:date="2021-10-01T19:54:00Z">
        <w:r w:rsidR="00B55FCC" w:rsidRPr="00163DCF">
          <w:rPr>
            <w:szCs w:val="21"/>
            <w:rPrChange w:id="2835" w:author="David" w:date="2022-08-17T16:58:00Z">
              <w:rPr>
                <w:rFonts w:ascii="Times New Roman" w:hAnsi="Times New Roman"/>
                <w:sz w:val="24"/>
                <w:szCs w:val="24"/>
              </w:rPr>
            </w:rPrChange>
          </w:rPr>
          <w:t>-</w:t>
        </w:r>
      </w:ins>
      <w:ins w:id="2836" w:author="Britt Collins" w:date="2021-09-30T14:58:00Z">
        <w:r w:rsidRPr="00163DCF">
          <w:rPr>
            <w:szCs w:val="21"/>
            <w:rPrChange w:id="2837" w:author="David" w:date="2022-08-17T16:58:00Z">
              <w:rPr>
                <w:rFonts w:ascii="Times New Roman" w:hAnsi="Times New Roman"/>
                <w:sz w:val="24"/>
                <w:szCs w:val="24"/>
              </w:rPr>
            </w:rPrChange>
          </w:rPr>
          <w:t xml:space="preserve">saver activities. In the sea a colony of surfers were waiting to catch the </w:t>
        </w:r>
        <w:r w:rsidRPr="00163DCF">
          <w:rPr>
            <w:szCs w:val="21"/>
            <w:rPrChange w:id="2838" w:author="David" w:date="2022-08-17T16:58:00Z">
              <w:rPr>
                <w:rFonts w:ascii="Times New Roman" w:hAnsi="Times New Roman"/>
                <w:sz w:val="24"/>
                <w:szCs w:val="24"/>
              </w:rPr>
            </w:rPrChange>
          </w:rPr>
          <w:lastRenderedPageBreak/>
          <w:t xml:space="preserve">next wave in. I looked further into the distance to admire the glow of the sun behind Shelley Beach. I took a deep </w:t>
        </w:r>
        <w:proofErr w:type="gramStart"/>
        <w:r w:rsidRPr="00163DCF">
          <w:rPr>
            <w:szCs w:val="21"/>
            <w:rPrChange w:id="2839" w:author="David" w:date="2022-08-17T16:58:00Z">
              <w:rPr>
                <w:rFonts w:ascii="Times New Roman" w:hAnsi="Times New Roman"/>
                <w:sz w:val="24"/>
                <w:szCs w:val="24"/>
              </w:rPr>
            </w:rPrChange>
          </w:rPr>
          <w:t>breath,</w:t>
        </w:r>
        <w:proofErr w:type="gramEnd"/>
        <w:r w:rsidRPr="00163DCF">
          <w:rPr>
            <w:szCs w:val="21"/>
            <w:rPrChange w:id="2840" w:author="David" w:date="2022-08-17T16:58:00Z">
              <w:rPr>
                <w:rFonts w:ascii="Times New Roman" w:hAnsi="Times New Roman"/>
                <w:sz w:val="24"/>
                <w:szCs w:val="24"/>
              </w:rPr>
            </w:rPrChange>
          </w:rPr>
          <w:t xml:space="preserve"> the salty sea air tingled the back of my throat. ‘Could life get any better than this moment right now?’ I thought yet again. I headed slowly back inside to the lounge.</w:t>
        </w:r>
      </w:ins>
    </w:p>
    <w:p w14:paraId="410B90A0" w14:textId="352E2141" w:rsidR="006F31F6" w:rsidRPr="00163DCF" w:rsidRDefault="006F31F6">
      <w:pPr>
        <w:spacing w:line="276" w:lineRule="auto"/>
        <w:ind w:left="-5" w:right="15" w:firstLine="725"/>
        <w:rPr>
          <w:ins w:id="2841" w:author="Britt Collins" w:date="2021-09-30T14:58:00Z"/>
          <w:szCs w:val="21"/>
          <w:rPrChange w:id="2842" w:author="David" w:date="2022-08-17T16:58:00Z">
            <w:rPr>
              <w:ins w:id="2843" w:author="Britt Collins" w:date="2021-09-30T14:58:00Z"/>
              <w:rFonts w:ascii="Times New Roman" w:hAnsi="Times New Roman"/>
              <w:sz w:val="24"/>
              <w:szCs w:val="24"/>
            </w:rPr>
          </w:rPrChange>
        </w:rPr>
        <w:pPrChange w:id="2844" w:author="David" w:date="2022-08-17T17:01:00Z">
          <w:pPr>
            <w:ind w:left="-5" w:right="15"/>
          </w:pPr>
        </w:pPrChange>
      </w:pPr>
      <w:ins w:id="2845" w:author="Britt Collins" w:date="2021-09-30T14:58:00Z">
        <w:r w:rsidRPr="00163DCF">
          <w:rPr>
            <w:szCs w:val="21"/>
            <w:rPrChange w:id="2846" w:author="David" w:date="2022-08-17T16:58:00Z">
              <w:rPr>
                <w:rFonts w:ascii="Times New Roman" w:hAnsi="Times New Roman"/>
                <w:sz w:val="24"/>
                <w:szCs w:val="24"/>
              </w:rPr>
            </w:rPrChange>
          </w:rPr>
          <w:t xml:space="preserve">The huge TV seemed to stare at me blankly. I broke eye contact and </w:t>
        </w:r>
      </w:ins>
      <w:ins w:id="2847" w:author="Britt Collins" w:date="2021-10-01T19:55:00Z">
        <w:r w:rsidR="00B55FCC" w:rsidRPr="00163DCF">
          <w:rPr>
            <w:szCs w:val="21"/>
            <w:rPrChange w:id="2848" w:author="David" w:date="2022-08-17T16:58:00Z">
              <w:rPr>
                <w:rFonts w:ascii="Times New Roman" w:hAnsi="Times New Roman"/>
                <w:sz w:val="24"/>
                <w:szCs w:val="24"/>
              </w:rPr>
            </w:rPrChange>
          </w:rPr>
          <w:t>wander</w:t>
        </w:r>
      </w:ins>
      <w:ins w:id="2849" w:author="Britt Collins" w:date="2021-09-30T14:58:00Z">
        <w:r w:rsidRPr="00163DCF">
          <w:rPr>
            <w:szCs w:val="21"/>
            <w:rPrChange w:id="2850" w:author="David" w:date="2022-08-17T16:58:00Z">
              <w:rPr>
                <w:rFonts w:ascii="Times New Roman" w:hAnsi="Times New Roman"/>
                <w:sz w:val="24"/>
                <w:szCs w:val="24"/>
              </w:rPr>
            </w:rPrChange>
          </w:rPr>
          <w:t xml:space="preserve">ed </w:t>
        </w:r>
      </w:ins>
      <w:ins w:id="2851" w:author="Britt Collins" w:date="2021-10-01T19:55:00Z">
        <w:r w:rsidR="00B55FCC" w:rsidRPr="00163DCF">
          <w:rPr>
            <w:szCs w:val="21"/>
            <w:rPrChange w:id="2852" w:author="David" w:date="2022-08-17T16:58:00Z">
              <w:rPr>
                <w:rFonts w:ascii="Times New Roman" w:hAnsi="Times New Roman"/>
                <w:sz w:val="24"/>
                <w:szCs w:val="24"/>
              </w:rPr>
            </w:rPrChange>
          </w:rPr>
          <w:t xml:space="preserve">to </w:t>
        </w:r>
      </w:ins>
      <w:ins w:id="2853" w:author="Britt Collins" w:date="2021-09-30T14:58:00Z">
        <w:r w:rsidRPr="00163DCF">
          <w:rPr>
            <w:szCs w:val="21"/>
            <w:rPrChange w:id="2854" w:author="David" w:date="2022-08-17T16:58:00Z">
              <w:rPr>
                <w:rFonts w:ascii="Times New Roman" w:hAnsi="Times New Roman"/>
                <w:sz w:val="24"/>
                <w:szCs w:val="24"/>
              </w:rPr>
            </w:rPrChange>
          </w:rPr>
          <w:t xml:space="preserve">the kitchen. I took out a box of Weetabix, an Australian cereal I found in the local Coles supermarket. Weetabix was not simply a misspelt </w:t>
        </w:r>
        <w:proofErr w:type="spellStart"/>
        <w:r w:rsidRPr="00163DCF">
          <w:rPr>
            <w:szCs w:val="21"/>
            <w:rPrChange w:id="2855" w:author="David" w:date="2022-08-17T16:58:00Z">
              <w:rPr>
                <w:rFonts w:ascii="Times New Roman" w:hAnsi="Times New Roman"/>
                <w:sz w:val="24"/>
                <w:szCs w:val="24"/>
              </w:rPr>
            </w:rPrChange>
          </w:rPr>
          <w:t>Weeta-bix</w:t>
        </w:r>
        <w:proofErr w:type="spellEnd"/>
        <w:r w:rsidRPr="00163DCF">
          <w:rPr>
            <w:szCs w:val="21"/>
            <w:rPrChange w:id="2856" w:author="David" w:date="2022-08-17T16:58:00Z">
              <w:rPr>
                <w:rFonts w:ascii="Times New Roman" w:hAnsi="Times New Roman"/>
                <w:sz w:val="24"/>
                <w:szCs w:val="24"/>
              </w:rPr>
            </w:rPrChange>
          </w:rPr>
          <w:t xml:space="preserve"> (the British branded) copy. Australia's Weetbix was superior</w:t>
        </w:r>
      </w:ins>
      <w:ins w:id="2857" w:author="Britt Collins" w:date="2021-10-01T19:55:00Z">
        <w:r w:rsidR="00B55FCC" w:rsidRPr="00163DCF">
          <w:rPr>
            <w:szCs w:val="21"/>
            <w:rPrChange w:id="2858" w:author="David" w:date="2022-08-17T16:58:00Z">
              <w:rPr>
                <w:rFonts w:ascii="Times New Roman" w:hAnsi="Times New Roman"/>
                <w:sz w:val="24"/>
                <w:szCs w:val="24"/>
              </w:rPr>
            </w:rPrChange>
          </w:rPr>
          <w:t>, with richer</w:t>
        </w:r>
      </w:ins>
    </w:p>
    <w:p w14:paraId="7C76334F" w14:textId="18C39DA4" w:rsidR="006F31F6" w:rsidRPr="00163DCF" w:rsidRDefault="006F31F6">
      <w:pPr>
        <w:spacing w:line="276" w:lineRule="auto"/>
        <w:ind w:left="0" w:right="5787" w:firstLine="0"/>
        <w:rPr>
          <w:ins w:id="2859" w:author="Britt Collins" w:date="2021-09-30T14:58:00Z"/>
          <w:szCs w:val="21"/>
          <w:rPrChange w:id="2860" w:author="David" w:date="2022-08-17T16:58:00Z">
            <w:rPr>
              <w:ins w:id="2861" w:author="Britt Collins" w:date="2021-09-30T14:58:00Z"/>
              <w:rFonts w:ascii="Times New Roman" w:hAnsi="Times New Roman"/>
              <w:sz w:val="24"/>
              <w:szCs w:val="24"/>
            </w:rPr>
          </w:rPrChange>
        </w:rPr>
        <w:pPrChange w:id="2862" w:author="David" w:date="2022-08-17T17:01:00Z">
          <w:pPr>
            <w:ind w:left="355" w:right="5787"/>
          </w:pPr>
        </w:pPrChange>
      </w:pPr>
      <w:ins w:id="2863" w:author="Britt Collins" w:date="2021-09-30T14:58:00Z">
        <w:r w:rsidRPr="00163DCF">
          <w:rPr>
            <w:szCs w:val="21"/>
            <w:rPrChange w:id="2864" w:author="David" w:date="2022-08-17T16:58:00Z">
              <w:rPr>
                <w:rFonts w:ascii="Times New Roman" w:hAnsi="Times New Roman"/>
                <w:sz w:val="24"/>
                <w:szCs w:val="24"/>
              </w:rPr>
            </w:rPrChange>
          </w:rPr>
          <w:t>wheat-like flavour and crumblier biscuits.</w:t>
        </w:r>
      </w:ins>
    </w:p>
    <w:p w14:paraId="5D9B6398" w14:textId="5904C559" w:rsidR="006F31F6" w:rsidRPr="00163DCF" w:rsidRDefault="00B9516D">
      <w:pPr>
        <w:spacing w:line="276" w:lineRule="auto"/>
        <w:ind w:left="-5" w:right="15" w:firstLine="725"/>
        <w:rPr>
          <w:ins w:id="2865" w:author="Britt Collins" w:date="2021-09-30T14:58:00Z"/>
          <w:szCs w:val="21"/>
          <w:rPrChange w:id="2866" w:author="David" w:date="2022-08-17T16:58:00Z">
            <w:rPr>
              <w:ins w:id="2867" w:author="Britt Collins" w:date="2021-09-30T14:58:00Z"/>
              <w:rFonts w:ascii="Times New Roman" w:hAnsi="Times New Roman"/>
              <w:sz w:val="24"/>
              <w:szCs w:val="24"/>
            </w:rPr>
          </w:rPrChange>
        </w:rPr>
        <w:pPrChange w:id="2868" w:author="David" w:date="2022-08-17T17:01:00Z">
          <w:pPr>
            <w:ind w:left="-5" w:right="15"/>
          </w:pPr>
        </w:pPrChange>
      </w:pPr>
      <w:ins w:id="2869" w:author="Britt Collins" w:date="2021-10-02T12:07:00Z">
        <w:r w:rsidRPr="00163DCF">
          <w:rPr>
            <w:b/>
            <w:szCs w:val="21"/>
            <w:rPrChange w:id="2870" w:author="David" w:date="2022-08-17T16:58:00Z">
              <w:rPr>
                <w:rFonts w:ascii="Times New Roman" w:hAnsi="Times New Roman"/>
                <w:sz w:val="24"/>
                <w:szCs w:val="24"/>
              </w:rPr>
            </w:rPrChange>
          </w:rPr>
          <w:t>THIS DETAILED FOOD SECTION CAN BE STREAMLINED</w:t>
        </w:r>
        <w:r w:rsidRPr="00163DCF">
          <w:rPr>
            <w:szCs w:val="21"/>
            <w:rPrChange w:id="2871" w:author="David" w:date="2022-08-17T16:58:00Z">
              <w:rPr>
                <w:rFonts w:ascii="Times New Roman" w:hAnsi="Times New Roman"/>
                <w:sz w:val="24"/>
                <w:szCs w:val="24"/>
              </w:rPr>
            </w:rPrChange>
          </w:rPr>
          <w:t xml:space="preserve"> </w:t>
        </w:r>
      </w:ins>
      <w:ins w:id="2872" w:author="Britt Collins" w:date="2021-09-30T14:58:00Z">
        <w:r w:rsidR="006F31F6" w:rsidRPr="00163DCF">
          <w:rPr>
            <w:szCs w:val="21"/>
            <w:rPrChange w:id="2873" w:author="David" w:date="2022-08-17T16:58:00Z">
              <w:rPr>
                <w:rFonts w:ascii="Times New Roman" w:hAnsi="Times New Roman"/>
                <w:sz w:val="24"/>
                <w:szCs w:val="24"/>
              </w:rPr>
            </w:rPrChange>
          </w:rPr>
          <w:t xml:space="preserve">Australia offered </w:t>
        </w:r>
      </w:ins>
      <w:ins w:id="2874" w:author="Britt Collins" w:date="2021-10-01T19:56:00Z">
        <w:r w:rsidR="00B55FCC" w:rsidRPr="00163DCF">
          <w:rPr>
            <w:szCs w:val="21"/>
            <w:rPrChange w:id="2875" w:author="David" w:date="2022-08-17T16:58:00Z">
              <w:rPr>
                <w:rFonts w:ascii="Times New Roman" w:hAnsi="Times New Roman"/>
                <w:sz w:val="24"/>
                <w:szCs w:val="24"/>
              </w:rPr>
            </w:rPrChange>
          </w:rPr>
          <w:t xml:space="preserve">so </w:t>
        </w:r>
      </w:ins>
      <w:ins w:id="2876" w:author="Britt Collins" w:date="2021-09-30T14:58:00Z">
        <w:r w:rsidR="006F31F6" w:rsidRPr="00163DCF">
          <w:rPr>
            <w:szCs w:val="21"/>
            <w:rPrChange w:id="2877" w:author="David" w:date="2022-08-17T16:58:00Z">
              <w:rPr>
                <w:rFonts w:ascii="Times New Roman" w:hAnsi="Times New Roman"/>
                <w:sz w:val="24"/>
                <w:szCs w:val="24"/>
              </w:rPr>
            </w:rPrChange>
          </w:rPr>
          <w:t>many new taste sensations. I didn’t know it at the time, but it was mango season. Fresh mango from neighbouring Queensland was cheap. The soft, yellow, ridiculously sweet, fibrous fruit tasted delectable. The other fruit high on the flavour stakes was the beautiful watermelon and the dragon fruit, also grown in tropical Queensland. All the tropical fruits grown in Australia tasted much sweeter. Independent coffeeshop coffees were always beautiful. It was prepared to a high standard and sourced, in some cases from, you guessed it, Queensland.</w:t>
        </w:r>
      </w:ins>
    </w:p>
    <w:p w14:paraId="62602988" w14:textId="7ACBAF5B" w:rsidR="006F31F6" w:rsidRPr="00163DCF" w:rsidRDefault="006F31F6">
      <w:pPr>
        <w:spacing w:line="276" w:lineRule="auto"/>
        <w:ind w:left="-5" w:right="15" w:firstLine="725"/>
        <w:rPr>
          <w:ins w:id="2878" w:author="Britt Collins" w:date="2021-09-30T14:58:00Z"/>
          <w:szCs w:val="21"/>
          <w:rPrChange w:id="2879" w:author="David" w:date="2022-08-17T16:58:00Z">
            <w:rPr>
              <w:ins w:id="2880" w:author="Britt Collins" w:date="2021-09-30T14:58:00Z"/>
              <w:rFonts w:ascii="Times New Roman" w:hAnsi="Times New Roman"/>
              <w:sz w:val="24"/>
              <w:szCs w:val="24"/>
            </w:rPr>
          </w:rPrChange>
        </w:rPr>
        <w:pPrChange w:id="2881" w:author="David" w:date="2022-08-17T17:01:00Z">
          <w:pPr>
            <w:ind w:left="-5" w:right="15"/>
          </w:pPr>
        </w:pPrChange>
      </w:pPr>
      <w:ins w:id="2882" w:author="Britt Collins" w:date="2021-09-30T14:58:00Z">
        <w:r w:rsidRPr="00163DCF">
          <w:rPr>
            <w:szCs w:val="21"/>
            <w:rPrChange w:id="2883" w:author="David" w:date="2022-08-17T16:58:00Z">
              <w:rPr>
                <w:rFonts w:ascii="Times New Roman" w:hAnsi="Times New Roman"/>
                <w:sz w:val="24"/>
                <w:szCs w:val="24"/>
              </w:rPr>
            </w:rPrChange>
          </w:rPr>
          <w:t>A type of cuisine that was spawning a new type of restaurant was the gourmet burger. Manly, arguably had the best gourmet burger eatery in the world. Benbry Burger offered huge value for money. It was packed with customers most nights. Most were penny</w:t>
        </w:r>
      </w:ins>
      <w:ins w:id="2884" w:author="Britt Collins" w:date="2021-10-01T19:57:00Z">
        <w:r w:rsidR="00B55FCC" w:rsidRPr="00163DCF">
          <w:rPr>
            <w:szCs w:val="21"/>
            <w:rPrChange w:id="2885" w:author="David" w:date="2022-08-17T16:58:00Z">
              <w:rPr>
                <w:rFonts w:ascii="Times New Roman" w:hAnsi="Times New Roman"/>
                <w:sz w:val="24"/>
                <w:szCs w:val="24"/>
              </w:rPr>
            </w:rPrChange>
          </w:rPr>
          <w:t>-</w:t>
        </w:r>
      </w:ins>
      <w:ins w:id="2886" w:author="Britt Collins" w:date="2021-09-30T14:58:00Z">
        <w:r w:rsidRPr="00163DCF">
          <w:rPr>
            <w:szCs w:val="21"/>
            <w:rPrChange w:id="2887" w:author="David" w:date="2022-08-17T16:58:00Z">
              <w:rPr>
                <w:rFonts w:ascii="Times New Roman" w:hAnsi="Times New Roman"/>
                <w:sz w:val="24"/>
                <w:szCs w:val="24"/>
              </w:rPr>
            </w:rPrChange>
          </w:rPr>
          <w:t>pinching travellers from the nearby hostel. Who could blame their meagre money stretching? For AU$9 you got a succulent, Aussie example of a premium beef pate and fries. For a smidgeon more you could upsize and add a drink, increasing the cost to AU$10.</w:t>
        </w:r>
      </w:ins>
      <w:ins w:id="2888" w:author="Britt Collins" w:date="2021-10-04T09:43:00Z">
        <w:r w:rsidR="00AC5D65" w:rsidRPr="00163DCF">
          <w:rPr>
            <w:szCs w:val="21"/>
            <w:rPrChange w:id="2889" w:author="David" w:date="2022-08-17T16:58:00Z">
              <w:rPr>
                <w:rFonts w:ascii="Times New Roman" w:hAnsi="Times New Roman"/>
                <w:sz w:val="24"/>
                <w:szCs w:val="24"/>
              </w:rPr>
            </w:rPrChange>
          </w:rPr>
          <w:t xml:space="preserve"> </w:t>
        </w:r>
      </w:ins>
      <w:ins w:id="2890" w:author="Britt Collins" w:date="2021-09-30T14:58:00Z">
        <w:r w:rsidRPr="00163DCF">
          <w:rPr>
            <w:szCs w:val="21"/>
            <w:rPrChange w:id="2891" w:author="David" w:date="2022-08-17T16:58:00Z">
              <w:rPr>
                <w:rFonts w:ascii="Times New Roman" w:hAnsi="Times New Roman"/>
                <w:sz w:val="24"/>
                <w:szCs w:val="24"/>
              </w:rPr>
            </w:rPrChange>
          </w:rPr>
          <w:t>It wasn’t all about American</w:t>
        </w:r>
      </w:ins>
      <w:ins w:id="2892" w:author="Britt Collins" w:date="2021-10-01T19:57:00Z">
        <w:r w:rsidR="00B55FCC" w:rsidRPr="00163DCF">
          <w:rPr>
            <w:szCs w:val="21"/>
            <w:rPrChange w:id="2893" w:author="David" w:date="2022-08-17T16:58:00Z">
              <w:rPr>
                <w:rFonts w:ascii="Times New Roman" w:hAnsi="Times New Roman"/>
                <w:sz w:val="24"/>
                <w:szCs w:val="24"/>
              </w:rPr>
            </w:rPrChange>
          </w:rPr>
          <w:t>-</w:t>
        </w:r>
      </w:ins>
      <w:ins w:id="2894" w:author="Britt Collins" w:date="2021-09-30T14:58:00Z">
        <w:r w:rsidRPr="00163DCF">
          <w:rPr>
            <w:szCs w:val="21"/>
            <w:rPrChange w:id="2895" w:author="David" w:date="2022-08-17T16:58:00Z">
              <w:rPr>
                <w:rFonts w:ascii="Times New Roman" w:hAnsi="Times New Roman"/>
                <w:sz w:val="24"/>
                <w:szCs w:val="24"/>
              </w:rPr>
            </w:rPrChange>
          </w:rPr>
          <w:t xml:space="preserve">style food. The British had put their mark on Australian food culture from the time the first European fleet had landed. Granted, </w:t>
        </w:r>
      </w:ins>
      <w:ins w:id="2896" w:author="Britt Collins" w:date="2021-10-01T19:57:00Z">
        <w:r w:rsidR="00B55FCC" w:rsidRPr="00163DCF">
          <w:rPr>
            <w:szCs w:val="21"/>
            <w:rPrChange w:id="2897" w:author="David" w:date="2022-08-17T16:58:00Z">
              <w:rPr>
                <w:rFonts w:ascii="Times New Roman" w:hAnsi="Times New Roman"/>
                <w:sz w:val="24"/>
                <w:szCs w:val="24"/>
              </w:rPr>
            </w:rPrChange>
          </w:rPr>
          <w:t>f</w:t>
        </w:r>
      </w:ins>
      <w:ins w:id="2898" w:author="Britt Collins" w:date="2021-09-30T14:58:00Z">
        <w:r w:rsidRPr="00163DCF">
          <w:rPr>
            <w:szCs w:val="21"/>
            <w:rPrChange w:id="2899" w:author="David" w:date="2022-08-17T16:58:00Z">
              <w:rPr>
                <w:rFonts w:ascii="Times New Roman" w:hAnsi="Times New Roman"/>
                <w:sz w:val="24"/>
                <w:szCs w:val="24"/>
              </w:rPr>
            </w:rPrChange>
          </w:rPr>
          <w:t>ish and chips weren't around in 1788, but they did arrive soon after. Fish</w:t>
        </w:r>
      </w:ins>
      <w:ins w:id="2900" w:author="Britt Collins" w:date="2021-10-01T19:58:00Z">
        <w:r w:rsidR="00B55FCC" w:rsidRPr="00163DCF">
          <w:rPr>
            <w:szCs w:val="21"/>
            <w:rPrChange w:id="2901" w:author="David" w:date="2022-08-17T16:58:00Z">
              <w:rPr>
                <w:rFonts w:ascii="Times New Roman" w:hAnsi="Times New Roman"/>
                <w:sz w:val="24"/>
                <w:szCs w:val="24"/>
              </w:rPr>
            </w:rPrChange>
          </w:rPr>
          <w:t>-</w:t>
        </w:r>
      </w:ins>
      <w:ins w:id="2902" w:author="Britt Collins" w:date="2021-09-30T14:58:00Z">
        <w:r w:rsidRPr="00163DCF">
          <w:rPr>
            <w:szCs w:val="21"/>
            <w:rPrChange w:id="2903" w:author="David" w:date="2022-08-17T16:58:00Z">
              <w:rPr>
                <w:rFonts w:ascii="Times New Roman" w:hAnsi="Times New Roman"/>
                <w:sz w:val="24"/>
                <w:szCs w:val="24"/>
              </w:rPr>
            </w:rPrChange>
          </w:rPr>
          <w:t>and</w:t>
        </w:r>
      </w:ins>
      <w:ins w:id="2904" w:author="Britt Collins" w:date="2021-10-01T19:58:00Z">
        <w:r w:rsidR="00B55FCC" w:rsidRPr="00163DCF">
          <w:rPr>
            <w:szCs w:val="21"/>
            <w:rPrChange w:id="2905" w:author="David" w:date="2022-08-17T16:58:00Z">
              <w:rPr>
                <w:rFonts w:ascii="Times New Roman" w:hAnsi="Times New Roman"/>
                <w:sz w:val="24"/>
                <w:szCs w:val="24"/>
              </w:rPr>
            </w:rPrChange>
          </w:rPr>
          <w:t>-</w:t>
        </w:r>
      </w:ins>
      <w:ins w:id="2906" w:author="Britt Collins" w:date="2021-09-30T14:58:00Z">
        <w:r w:rsidRPr="00163DCF">
          <w:rPr>
            <w:szCs w:val="21"/>
            <w:rPrChange w:id="2907" w:author="David" w:date="2022-08-17T16:58:00Z">
              <w:rPr>
                <w:rFonts w:ascii="Times New Roman" w:hAnsi="Times New Roman"/>
                <w:sz w:val="24"/>
                <w:szCs w:val="24"/>
              </w:rPr>
            </w:rPrChange>
          </w:rPr>
          <w:t xml:space="preserve">chip shops </w:t>
        </w:r>
      </w:ins>
      <w:ins w:id="2908" w:author="Britt Collins" w:date="2021-10-01T19:58:00Z">
        <w:r w:rsidR="00B55FCC" w:rsidRPr="00163DCF">
          <w:rPr>
            <w:szCs w:val="21"/>
            <w:rPrChange w:id="2909" w:author="David" w:date="2022-08-17T16:58:00Z">
              <w:rPr>
                <w:rFonts w:ascii="Times New Roman" w:hAnsi="Times New Roman"/>
                <w:sz w:val="24"/>
                <w:szCs w:val="24"/>
              </w:rPr>
            </w:rPrChange>
          </w:rPr>
          <w:t>dotted</w:t>
        </w:r>
      </w:ins>
      <w:ins w:id="2910" w:author="Britt Collins" w:date="2021-09-30T14:58:00Z">
        <w:r w:rsidRPr="00163DCF">
          <w:rPr>
            <w:szCs w:val="21"/>
            <w:rPrChange w:id="2911" w:author="David" w:date="2022-08-17T16:58:00Z">
              <w:rPr>
                <w:rFonts w:ascii="Times New Roman" w:hAnsi="Times New Roman"/>
                <w:sz w:val="24"/>
                <w:szCs w:val="24"/>
              </w:rPr>
            </w:rPrChange>
          </w:rPr>
          <w:t xml:space="preserve"> Australian suburbs. Most were run by</w:t>
        </w:r>
      </w:ins>
      <w:ins w:id="2912" w:author="Britt Collins" w:date="2021-10-01T19:57:00Z">
        <w:r w:rsidR="00B55FCC" w:rsidRPr="00163DCF">
          <w:rPr>
            <w:szCs w:val="21"/>
            <w:rPrChange w:id="2913" w:author="David" w:date="2022-08-17T16:58:00Z">
              <w:rPr>
                <w:rFonts w:ascii="Times New Roman" w:hAnsi="Times New Roman"/>
                <w:sz w:val="24"/>
                <w:szCs w:val="24"/>
              </w:rPr>
            </w:rPrChange>
          </w:rPr>
          <w:t xml:space="preserve"> </w:t>
        </w:r>
      </w:ins>
      <w:ins w:id="2914" w:author="Britt Collins" w:date="2021-09-30T14:58:00Z">
        <w:r w:rsidRPr="00163DCF">
          <w:rPr>
            <w:szCs w:val="21"/>
            <w:rPrChange w:id="2915" w:author="David" w:date="2022-08-17T16:58:00Z">
              <w:rPr>
                <w:rFonts w:ascii="Times New Roman" w:hAnsi="Times New Roman"/>
                <w:sz w:val="24"/>
                <w:szCs w:val="24"/>
              </w:rPr>
            </w:rPrChange>
          </w:rPr>
          <w:t>Asians</w:t>
        </w:r>
      </w:ins>
      <w:ins w:id="2916" w:author="Britt Collins" w:date="2021-10-01T19:58:00Z">
        <w:r w:rsidR="00B55FCC" w:rsidRPr="00163DCF">
          <w:rPr>
            <w:szCs w:val="21"/>
            <w:rPrChange w:id="2917" w:author="David" w:date="2022-08-17T16:58:00Z">
              <w:rPr>
                <w:rFonts w:ascii="Times New Roman" w:hAnsi="Times New Roman"/>
                <w:sz w:val="24"/>
                <w:szCs w:val="24"/>
              </w:rPr>
            </w:rPrChange>
          </w:rPr>
          <w:t xml:space="preserve">, </w:t>
        </w:r>
      </w:ins>
      <w:ins w:id="2918" w:author="Britt Collins" w:date="2021-09-30T14:58:00Z">
        <w:r w:rsidRPr="00163DCF">
          <w:rPr>
            <w:szCs w:val="21"/>
            <w:rPrChange w:id="2919" w:author="David" w:date="2022-08-17T16:58:00Z">
              <w:rPr>
                <w:rFonts w:ascii="Times New Roman" w:hAnsi="Times New Roman"/>
                <w:sz w:val="24"/>
                <w:szCs w:val="24"/>
              </w:rPr>
            </w:rPrChange>
          </w:rPr>
          <w:t xml:space="preserve">a term the Australians applied to anyone of </w:t>
        </w:r>
      </w:ins>
      <w:ins w:id="2920" w:author="Britt Collins" w:date="2021-10-01T19:58:00Z">
        <w:r w:rsidR="00B55FCC" w:rsidRPr="00163DCF">
          <w:rPr>
            <w:szCs w:val="21"/>
            <w:rPrChange w:id="2921" w:author="David" w:date="2022-08-17T16:58:00Z">
              <w:rPr>
                <w:rFonts w:ascii="Times New Roman" w:hAnsi="Times New Roman"/>
                <w:sz w:val="24"/>
                <w:szCs w:val="24"/>
              </w:rPr>
            </w:rPrChange>
          </w:rPr>
          <w:t>F</w:t>
        </w:r>
      </w:ins>
      <w:ins w:id="2922" w:author="Britt Collins" w:date="2021-09-30T14:58:00Z">
        <w:r w:rsidRPr="00163DCF">
          <w:rPr>
            <w:szCs w:val="21"/>
            <w:rPrChange w:id="2923" w:author="David" w:date="2022-08-17T16:58:00Z">
              <w:rPr>
                <w:rFonts w:ascii="Times New Roman" w:hAnsi="Times New Roman"/>
                <w:sz w:val="24"/>
                <w:szCs w:val="24"/>
              </w:rPr>
            </w:rPrChange>
          </w:rPr>
          <w:t>ar</w:t>
        </w:r>
      </w:ins>
      <w:ins w:id="2924" w:author="Britt Collins" w:date="2021-10-01T19:59:00Z">
        <w:r w:rsidR="00B55FCC" w:rsidRPr="00163DCF">
          <w:rPr>
            <w:szCs w:val="21"/>
            <w:rPrChange w:id="2925" w:author="David" w:date="2022-08-17T16:58:00Z">
              <w:rPr>
                <w:rFonts w:ascii="Times New Roman" w:hAnsi="Times New Roman"/>
                <w:sz w:val="24"/>
                <w:szCs w:val="24"/>
              </w:rPr>
            </w:rPrChange>
          </w:rPr>
          <w:t xml:space="preserve"> E</w:t>
        </w:r>
      </w:ins>
      <w:ins w:id="2926" w:author="Britt Collins" w:date="2021-09-30T14:58:00Z">
        <w:r w:rsidRPr="00163DCF">
          <w:rPr>
            <w:szCs w:val="21"/>
            <w:rPrChange w:id="2927" w:author="David" w:date="2022-08-17T16:58:00Z">
              <w:rPr>
                <w:rFonts w:ascii="Times New Roman" w:hAnsi="Times New Roman"/>
                <w:sz w:val="24"/>
                <w:szCs w:val="24"/>
              </w:rPr>
            </w:rPrChange>
          </w:rPr>
          <w:t>astern decent. The layout of the Australian chipper was the same as that found in the UK. The main difference between them were the menus. Haddock and cod was replaced with shark and red snapper. I had to admit it, the fish in Australia tasted better, but the Brits had better quality chips.</w:t>
        </w:r>
      </w:ins>
      <w:ins w:id="2928" w:author="Britt Collins" w:date="2021-10-01T20:00:00Z">
        <w:r w:rsidR="00B55FCC" w:rsidRPr="00163DCF">
          <w:rPr>
            <w:szCs w:val="21"/>
            <w:rPrChange w:id="2929" w:author="David" w:date="2022-08-17T16:58:00Z">
              <w:rPr>
                <w:rFonts w:ascii="Times New Roman" w:hAnsi="Times New Roman"/>
                <w:sz w:val="24"/>
                <w:szCs w:val="24"/>
              </w:rPr>
            </w:rPrChange>
          </w:rPr>
          <w:t xml:space="preserve"> </w:t>
        </w:r>
      </w:ins>
      <w:ins w:id="2930" w:author="Britt Collins" w:date="2021-09-30T14:58:00Z">
        <w:r w:rsidRPr="00163DCF">
          <w:rPr>
            <w:szCs w:val="21"/>
            <w:rPrChange w:id="2931" w:author="David" w:date="2022-08-17T16:58:00Z">
              <w:rPr>
                <w:rFonts w:ascii="Times New Roman" w:hAnsi="Times New Roman"/>
                <w:sz w:val="24"/>
                <w:szCs w:val="24"/>
              </w:rPr>
            </w:rPrChange>
          </w:rPr>
          <w:t>Another British staple that the Australians made their own was the hearty pie. Freshly baked examples could be bought at the Corso Bake House, in Manly. They were hand-sized, contained a variety of fillings, topped with puff-</w:t>
        </w:r>
        <w:proofErr w:type="gramStart"/>
        <w:r w:rsidRPr="00163DCF">
          <w:rPr>
            <w:szCs w:val="21"/>
            <w:rPrChange w:id="2932" w:author="David" w:date="2022-08-17T16:58:00Z">
              <w:rPr>
                <w:rFonts w:ascii="Times New Roman" w:hAnsi="Times New Roman"/>
                <w:sz w:val="24"/>
                <w:szCs w:val="24"/>
              </w:rPr>
            </w:rPrChange>
          </w:rPr>
          <w:t>pastry</w:t>
        </w:r>
        <w:proofErr w:type="gramEnd"/>
        <w:r w:rsidRPr="00163DCF">
          <w:rPr>
            <w:szCs w:val="21"/>
            <w:rPrChange w:id="2933" w:author="David" w:date="2022-08-17T16:58:00Z">
              <w:rPr>
                <w:rFonts w:ascii="Times New Roman" w:hAnsi="Times New Roman"/>
                <w:sz w:val="24"/>
                <w:szCs w:val="24"/>
              </w:rPr>
            </w:rPrChange>
          </w:rPr>
          <w:t xml:space="preserve"> and served in a silver pie tray. As was tradition in Australia, a sachet of tomato ketchup was thrown in for free. Menu favourites included curried chicken and beef and mushroom.</w:t>
        </w:r>
      </w:ins>
    </w:p>
    <w:p w14:paraId="1E263C1F" w14:textId="4C09823D" w:rsidR="006F31F6" w:rsidRPr="00163DCF" w:rsidRDefault="006F31F6">
      <w:pPr>
        <w:spacing w:line="276" w:lineRule="auto"/>
        <w:ind w:left="-5" w:right="15" w:firstLine="725"/>
        <w:rPr>
          <w:ins w:id="2934" w:author="Britt Collins" w:date="2021-09-30T14:58:00Z"/>
          <w:szCs w:val="21"/>
          <w:rPrChange w:id="2935" w:author="David" w:date="2022-08-17T16:58:00Z">
            <w:rPr>
              <w:ins w:id="2936" w:author="Britt Collins" w:date="2021-09-30T14:58:00Z"/>
              <w:rFonts w:ascii="Times New Roman" w:hAnsi="Times New Roman"/>
              <w:sz w:val="24"/>
              <w:szCs w:val="24"/>
            </w:rPr>
          </w:rPrChange>
        </w:rPr>
        <w:pPrChange w:id="2937" w:author="David" w:date="2022-08-17T17:01:00Z">
          <w:pPr>
            <w:ind w:left="-5" w:right="15"/>
          </w:pPr>
        </w:pPrChange>
      </w:pPr>
      <w:ins w:id="2938" w:author="Britt Collins" w:date="2021-09-30T14:58:00Z">
        <w:r w:rsidRPr="00163DCF">
          <w:rPr>
            <w:szCs w:val="21"/>
            <w:rPrChange w:id="2939" w:author="David" w:date="2022-08-17T16:58:00Z">
              <w:rPr>
                <w:rFonts w:ascii="Times New Roman" w:hAnsi="Times New Roman"/>
                <w:sz w:val="24"/>
                <w:szCs w:val="24"/>
              </w:rPr>
            </w:rPrChange>
          </w:rPr>
          <w:t xml:space="preserve">I quickly ate my </w:t>
        </w:r>
      </w:ins>
      <w:ins w:id="2940" w:author="Britt Collins" w:date="2021-10-01T20:00:00Z">
        <w:r w:rsidR="00B55FCC" w:rsidRPr="00163DCF">
          <w:rPr>
            <w:szCs w:val="21"/>
            <w:rPrChange w:id="2941" w:author="David" w:date="2022-08-17T16:58:00Z">
              <w:rPr>
                <w:rFonts w:ascii="Times New Roman" w:hAnsi="Times New Roman"/>
                <w:sz w:val="24"/>
                <w:szCs w:val="24"/>
              </w:rPr>
            </w:rPrChange>
          </w:rPr>
          <w:t>three</w:t>
        </w:r>
      </w:ins>
      <w:ins w:id="2942" w:author="Britt Collins" w:date="2021-09-30T14:58:00Z">
        <w:r w:rsidRPr="00163DCF">
          <w:rPr>
            <w:szCs w:val="21"/>
            <w:rPrChange w:id="2943" w:author="David" w:date="2022-08-17T16:58:00Z">
              <w:rPr>
                <w:rFonts w:ascii="Times New Roman" w:hAnsi="Times New Roman"/>
                <w:sz w:val="24"/>
                <w:szCs w:val="24"/>
              </w:rPr>
            </w:rPrChange>
          </w:rPr>
          <w:t xml:space="preserve"> Weetbix breakfast before stepping onto the warm and bright Manly Corso. I was relieved to see Bruce turn up with a spare wetsuit at Manly Beach. I wasn’t going to explore Manly to Shelley Beach Cove in sub</w:t>
        </w:r>
      </w:ins>
      <w:ins w:id="2944" w:author="Britt Collins" w:date="2021-10-01T20:00:00Z">
        <w:r w:rsidR="00B55FCC" w:rsidRPr="00163DCF">
          <w:rPr>
            <w:szCs w:val="21"/>
            <w:rPrChange w:id="2945" w:author="David" w:date="2022-08-17T16:58:00Z">
              <w:rPr>
                <w:rFonts w:ascii="Times New Roman" w:hAnsi="Times New Roman"/>
                <w:sz w:val="24"/>
                <w:szCs w:val="24"/>
              </w:rPr>
            </w:rPrChange>
          </w:rPr>
          <w:t>-</w:t>
        </w:r>
      </w:ins>
      <w:ins w:id="2946" w:author="Britt Collins" w:date="2021-09-30T14:58:00Z">
        <w:r w:rsidRPr="00163DCF">
          <w:rPr>
            <w:szCs w:val="21"/>
            <w:rPrChange w:id="2947" w:author="David" w:date="2022-08-17T16:58:00Z">
              <w:rPr>
                <w:rFonts w:ascii="Times New Roman" w:hAnsi="Times New Roman"/>
                <w:sz w:val="24"/>
                <w:szCs w:val="24"/>
              </w:rPr>
            </w:rPrChange>
          </w:rPr>
          <w:t xml:space="preserve">20-degree C temperatures without one! I was excited to be using my snorkelling equipment for the first time. In the corner of Manly Beach there was a calm spot where Bruce and I waded into deeper water. Bruce went off ahead and I followed. He decided not to wear fins because it agitated his bad leg. For a person that wasn’t wearing fins, he swam incredibly quickly. Even with my large fins, I </w:t>
        </w:r>
      </w:ins>
      <w:ins w:id="2948" w:author="Britt Collins" w:date="2021-10-01T20:00:00Z">
        <w:r w:rsidR="00B55FCC" w:rsidRPr="00163DCF">
          <w:rPr>
            <w:szCs w:val="21"/>
            <w:rPrChange w:id="2949" w:author="David" w:date="2022-08-17T16:58:00Z">
              <w:rPr>
                <w:rFonts w:ascii="Times New Roman" w:hAnsi="Times New Roman"/>
                <w:sz w:val="24"/>
                <w:szCs w:val="24"/>
              </w:rPr>
            </w:rPrChange>
          </w:rPr>
          <w:t>struggled</w:t>
        </w:r>
      </w:ins>
      <w:ins w:id="2950" w:author="Britt Collins" w:date="2021-09-30T14:58:00Z">
        <w:r w:rsidRPr="00163DCF">
          <w:rPr>
            <w:szCs w:val="21"/>
            <w:rPrChange w:id="2951" w:author="David" w:date="2022-08-17T16:58:00Z">
              <w:rPr>
                <w:rFonts w:ascii="Times New Roman" w:hAnsi="Times New Roman"/>
                <w:sz w:val="24"/>
                <w:szCs w:val="24"/>
              </w:rPr>
            </w:rPrChange>
          </w:rPr>
          <w:t xml:space="preserve"> to keep up.</w:t>
        </w:r>
      </w:ins>
    </w:p>
    <w:p w14:paraId="3BDD3273" w14:textId="6CD0226D" w:rsidR="006F31F6" w:rsidRPr="00163DCF" w:rsidRDefault="006F31F6">
      <w:pPr>
        <w:spacing w:line="276" w:lineRule="auto"/>
        <w:ind w:left="-5" w:right="15" w:firstLine="725"/>
        <w:rPr>
          <w:ins w:id="2952" w:author="Britt Collins" w:date="2021-09-30T14:58:00Z"/>
          <w:szCs w:val="21"/>
          <w:rPrChange w:id="2953" w:author="David" w:date="2022-08-17T16:58:00Z">
            <w:rPr>
              <w:ins w:id="2954" w:author="Britt Collins" w:date="2021-09-30T14:58:00Z"/>
              <w:rFonts w:ascii="Times New Roman" w:hAnsi="Times New Roman"/>
              <w:sz w:val="24"/>
              <w:szCs w:val="24"/>
            </w:rPr>
          </w:rPrChange>
        </w:rPr>
        <w:pPrChange w:id="2955" w:author="David" w:date="2022-08-17T17:01:00Z">
          <w:pPr>
            <w:ind w:left="-5" w:right="15"/>
          </w:pPr>
        </w:pPrChange>
      </w:pPr>
      <w:ins w:id="2956" w:author="Britt Collins" w:date="2021-09-30T14:58:00Z">
        <w:r w:rsidRPr="00163DCF">
          <w:rPr>
            <w:szCs w:val="21"/>
            <w:rPrChange w:id="2957" w:author="David" w:date="2022-08-17T16:58:00Z">
              <w:rPr>
                <w:rFonts w:ascii="Times New Roman" w:hAnsi="Times New Roman"/>
                <w:sz w:val="24"/>
                <w:szCs w:val="24"/>
              </w:rPr>
            </w:rPrChange>
          </w:rPr>
          <w:t>The water appeared murky. It often did after a night of rainy conditions. During our swim I frequently had to lift my head out the water to catch a glimpse of Bruce</w:t>
        </w:r>
      </w:ins>
      <w:ins w:id="2958" w:author="Britt Collins" w:date="2021-10-01T20:01:00Z">
        <w:r w:rsidR="00B55FCC" w:rsidRPr="00163DCF">
          <w:rPr>
            <w:szCs w:val="21"/>
            <w:rPrChange w:id="2959" w:author="David" w:date="2022-08-17T16:58:00Z">
              <w:rPr>
                <w:rFonts w:ascii="Times New Roman" w:hAnsi="Times New Roman"/>
                <w:sz w:val="24"/>
                <w:szCs w:val="24"/>
              </w:rPr>
            </w:rPrChange>
          </w:rPr>
          <w:t>’</w:t>
        </w:r>
      </w:ins>
      <w:ins w:id="2960" w:author="Britt Collins" w:date="2021-09-30T14:58:00Z">
        <w:r w:rsidRPr="00163DCF">
          <w:rPr>
            <w:szCs w:val="21"/>
            <w:rPrChange w:id="2961" w:author="David" w:date="2022-08-17T16:58:00Z">
              <w:rPr>
                <w:rFonts w:ascii="Times New Roman" w:hAnsi="Times New Roman"/>
                <w:sz w:val="24"/>
                <w:szCs w:val="24"/>
              </w:rPr>
            </w:rPrChange>
          </w:rPr>
          <w:t xml:space="preserve">s current position. I soon got into clearer waters. The shelves of the rocky seabed could now clearly be seen in the depths below. The underwater world appeared tranquil. Schools of fish majestically moved in unison against the ebb and flow of the sea current. The larger fish hid themselves from view under the shelves within the rocky reef. Bruce dove down to inspect the underside of a rocky lip. I, with a sense of trepidation, took a deep breath and descended. Not having dove so rapidly in prior sea swims, it came as a surprise to me how quickly the pressure changed. My hearing </w:t>
        </w:r>
        <w:r w:rsidRPr="00163DCF">
          <w:rPr>
            <w:szCs w:val="21"/>
            <w:rPrChange w:id="2962" w:author="David" w:date="2022-08-17T16:58:00Z">
              <w:rPr>
                <w:rFonts w:ascii="Times New Roman" w:hAnsi="Times New Roman"/>
                <w:sz w:val="24"/>
                <w:szCs w:val="24"/>
              </w:rPr>
            </w:rPrChange>
          </w:rPr>
          <w:lastRenderedPageBreak/>
          <w:t>was the first of my senses to feel the effects. This was quickly followed by my smell, more specifically, I could smell blood. The pressure on my goggles caused my nose to bleed.</w:t>
        </w:r>
      </w:ins>
    </w:p>
    <w:p w14:paraId="2FE540AB" w14:textId="04F3681C" w:rsidR="006F31F6" w:rsidRPr="00163DCF" w:rsidRDefault="006F31F6">
      <w:pPr>
        <w:spacing w:after="325" w:line="276" w:lineRule="auto"/>
        <w:ind w:left="-5" w:right="15" w:firstLine="725"/>
        <w:rPr>
          <w:ins w:id="2963" w:author="Britt Collins" w:date="2021-09-30T14:58:00Z"/>
          <w:szCs w:val="21"/>
          <w:rPrChange w:id="2964" w:author="David" w:date="2022-08-17T16:58:00Z">
            <w:rPr>
              <w:ins w:id="2965" w:author="Britt Collins" w:date="2021-09-30T14:58:00Z"/>
              <w:rFonts w:ascii="Times New Roman" w:hAnsi="Times New Roman"/>
              <w:sz w:val="24"/>
              <w:szCs w:val="24"/>
            </w:rPr>
          </w:rPrChange>
        </w:rPr>
        <w:pPrChange w:id="2966" w:author="David" w:date="2022-08-17T17:01:00Z">
          <w:pPr>
            <w:spacing w:after="325"/>
            <w:ind w:left="-5" w:right="15"/>
          </w:pPr>
        </w:pPrChange>
      </w:pPr>
      <w:ins w:id="2967" w:author="Britt Collins" w:date="2021-09-30T14:58:00Z">
        <w:r w:rsidRPr="00163DCF">
          <w:rPr>
            <w:szCs w:val="21"/>
            <w:rPrChange w:id="2968" w:author="David" w:date="2022-08-17T16:58:00Z">
              <w:rPr>
                <w:rFonts w:ascii="Times New Roman" w:hAnsi="Times New Roman"/>
                <w:sz w:val="24"/>
                <w:szCs w:val="24"/>
              </w:rPr>
            </w:rPrChange>
          </w:rPr>
          <w:t xml:space="preserve">Bruce indicated heading back to the safety of Manly Beach. Off he blasted in a froth of sea foam, leaving me for dead. When I eventually reached shore, I saw Bruce take off his wet suit with difficulty. Thank goodness he was around to assist me. </w:t>
        </w:r>
      </w:ins>
      <w:ins w:id="2969" w:author="Britt Collins" w:date="2021-10-01T20:02:00Z">
        <w:r w:rsidR="00B55FCC" w:rsidRPr="00163DCF">
          <w:rPr>
            <w:szCs w:val="21"/>
            <w:rPrChange w:id="2970" w:author="David" w:date="2022-08-17T16:58:00Z">
              <w:rPr>
                <w:rFonts w:ascii="Times New Roman" w:hAnsi="Times New Roman"/>
                <w:sz w:val="24"/>
                <w:szCs w:val="24"/>
              </w:rPr>
            </w:rPrChange>
          </w:rPr>
          <w:t>He</w:t>
        </w:r>
      </w:ins>
      <w:ins w:id="2971" w:author="Britt Collins" w:date="2021-09-30T14:58:00Z">
        <w:r w:rsidRPr="00163DCF">
          <w:rPr>
            <w:szCs w:val="21"/>
            <w:rPrChange w:id="2972" w:author="David" w:date="2022-08-17T16:58:00Z">
              <w:rPr>
                <w:rFonts w:ascii="Times New Roman" w:hAnsi="Times New Roman"/>
                <w:sz w:val="24"/>
                <w:szCs w:val="24"/>
              </w:rPr>
            </w:rPrChange>
          </w:rPr>
          <w:t xml:space="preserve"> spoke enthusiastically about his sea life observations during the swim. On his list was a turtle, a </w:t>
        </w:r>
        <w:proofErr w:type="gramStart"/>
        <w:r w:rsidRPr="00163DCF">
          <w:rPr>
            <w:szCs w:val="21"/>
            <w:rPrChange w:id="2973" w:author="David" w:date="2022-08-17T16:58:00Z">
              <w:rPr>
                <w:rFonts w:ascii="Times New Roman" w:hAnsi="Times New Roman"/>
                <w:sz w:val="24"/>
                <w:szCs w:val="24"/>
              </w:rPr>
            </w:rPrChange>
          </w:rPr>
          <w:t>shark</w:t>
        </w:r>
        <w:proofErr w:type="gramEnd"/>
        <w:r w:rsidRPr="00163DCF">
          <w:rPr>
            <w:szCs w:val="21"/>
            <w:rPrChange w:id="2974" w:author="David" w:date="2022-08-17T16:58:00Z">
              <w:rPr>
                <w:rFonts w:ascii="Times New Roman" w:hAnsi="Times New Roman"/>
                <w:sz w:val="24"/>
                <w:szCs w:val="24"/>
              </w:rPr>
            </w:rPrChange>
          </w:rPr>
          <w:t xml:space="preserve"> and a giant cuttlefish. I didn't manage to see of any of those. I did see a parrotfish which Bruce informed me are ten to the dozen. For an Englishman used to seeing the murky outline of grey colour lake fish, a parrotfish was an exciting prospect. The swim was immersive, so </w:t>
        </w:r>
        <w:proofErr w:type="gramStart"/>
        <w:r w:rsidRPr="00163DCF">
          <w:rPr>
            <w:szCs w:val="21"/>
            <w:rPrChange w:id="2975" w:author="David" w:date="2022-08-17T16:58:00Z">
              <w:rPr>
                <w:rFonts w:ascii="Times New Roman" w:hAnsi="Times New Roman"/>
                <w:sz w:val="24"/>
                <w:szCs w:val="24"/>
              </w:rPr>
            </w:rPrChange>
          </w:rPr>
          <w:t>peaceful</w:t>
        </w:r>
        <w:proofErr w:type="gramEnd"/>
        <w:r w:rsidRPr="00163DCF">
          <w:rPr>
            <w:szCs w:val="21"/>
            <w:rPrChange w:id="2976" w:author="David" w:date="2022-08-17T16:58:00Z">
              <w:rPr>
                <w:rFonts w:ascii="Times New Roman" w:hAnsi="Times New Roman"/>
                <w:sz w:val="24"/>
                <w:szCs w:val="24"/>
              </w:rPr>
            </w:rPrChange>
          </w:rPr>
          <w:t xml:space="preserve"> and colourful. The clarity and temperature of the water enhanced the experience.</w:t>
        </w:r>
      </w:ins>
    </w:p>
    <w:p w14:paraId="18817CCB" w14:textId="39A7954D" w:rsidR="00AC5D65" w:rsidRPr="00163DCF" w:rsidRDefault="00AC5D65">
      <w:pPr>
        <w:pStyle w:val="Heading1"/>
        <w:spacing w:line="276" w:lineRule="auto"/>
        <w:ind w:left="-6" w:hanging="11"/>
        <w:jc w:val="center"/>
        <w:rPr>
          <w:ins w:id="2977" w:author="Britt Collins" w:date="2021-10-04T09:44:00Z"/>
          <w:b/>
          <w:sz w:val="21"/>
          <w:szCs w:val="21"/>
          <w:rPrChange w:id="2978" w:author="David" w:date="2022-08-17T16:58:00Z">
            <w:rPr>
              <w:ins w:id="2979" w:author="Britt Collins" w:date="2021-10-04T09:44:00Z"/>
              <w:rFonts w:ascii="Times New Roman" w:hAnsi="Times New Roman"/>
              <w:b/>
              <w:sz w:val="24"/>
              <w:szCs w:val="24"/>
            </w:rPr>
          </w:rPrChange>
        </w:rPr>
        <w:pPrChange w:id="2980" w:author="David" w:date="2022-08-17T17:01:00Z">
          <w:pPr>
            <w:pStyle w:val="Heading1"/>
            <w:spacing w:line="480" w:lineRule="auto"/>
            <w:ind w:left="-6" w:hanging="11"/>
            <w:jc w:val="center"/>
          </w:pPr>
        </w:pPrChange>
      </w:pPr>
    </w:p>
    <w:p w14:paraId="6D177406" w14:textId="37CB0E34" w:rsidR="00AC5D65" w:rsidRPr="00163DCF" w:rsidRDefault="00AC5D65">
      <w:pPr>
        <w:spacing w:line="276" w:lineRule="auto"/>
        <w:rPr>
          <w:ins w:id="2981" w:author="Britt Collins" w:date="2021-10-04T09:44:00Z"/>
          <w:szCs w:val="21"/>
        </w:rPr>
        <w:pPrChange w:id="2982" w:author="David" w:date="2022-08-17T17:01:00Z">
          <w:pPr/>
        </w:pPrChange>
      </w:pPr>
    </w:p>
    <w:p w14:paraId="03ECBCD5" w14:textId="2C14E5FC" w:rsidR="00AC5D65" w:rsidRPr="00163DCF" w:rsidRDefault="00AC5D65">
      <w:pPr>
        <w:spacing w:line="276" w:lineRule="auto"/>
        <w:rPr>
          <w:ins w:id="2983" w:author="Britt Collins" w:date="2021-10-04T09:44:00Z"/>
          <w:szCs w:val="21"/>
        </w:rPr>
        <w:pPrChange w:id="2984" w:author="David" w:date="2022-08-17T17:01:00Z">
          <w:pPr/>
        </w:pPrChange>
      </w:pPr>
    </w:p>
    <w:p w14:paraId="38C7CDA3" w14:textId="6428BEEE" w:rsidR="00AC5D65" w:rsidRPr="002C77FC" w:rsidRDefault="00AC5D65">
      <w:pPr>
        <w:spacing w:line="276" w:lineRule="auto"/>
        <w:rPr>
          <w:ins w:id="2985" w:author="Britt Collins" w:date="2021-10-04T09:44:00Z"/>
          <w:szCs w:val="21"/>
        </w:rPr>
        <w:pPrChange w:id="2986" w:author="David" w:date="2022-08-17T17:01:00Z">
          <w:pPr/>
        </w:pPrChange>
      </w:pPr>
    </w:p>
    <w:p w14:paraId="0A318CB4" w14:textId="77777777" w:rsidR="00AC5D65" w:rsidRPr="00163DCF" w:rsidRDefault="00AC5D65">
      <w:pPr>
        <w:spacing w:line="276" w:lineRule="auto"/>
        <w:rPr>
          <w:ins w:id="2987" w:author="Britt Collins" w:date="2021-10-04T09:44:00Z"/>
          <w:szCs w:val="21"/>
          <w:rPrChange w:id="2988" w:author="David" w:date="2022-08-17T16:58:00Z">
            <w:rPr>
              <w:ins w:id="2989" w:author="Britt Collins" w:date="2021-10-04T09:44:00Z"/>
              <w:rFonts w:ascii="Times New Roman" w:hAnsi="Times New Roman"/>
              <w:b/>
              <w:sz w:val="24"/>
              <w:szCs w:val="24"/>
            </w:rPr>
          </w:rPrChange>
        </w:rPr>
        <w:pPrChange w:id="2990" w:author="David" w:date="2022-08-17T17:01:00Z">
          <w:pPr>
            <w:pStyle w:val="Heading1"/>
            <w:spacing w:line="480" w:lineRule="auto"/>
            <w:ind w:left="-6" w:hanging="11"/>
            <w:jc w:val="center"/>
          </w:pPr>
        </w:pPrChange>
      </w:pPr>
    </w:p>
    <w:p w14:paraId="08EEA043" w14:textId="3DC056A7" w:rsidR="006F31F6" w:rsidRPr="00163DCF" w:rsidRDefault="00AC5D65">
      <w:pPr>
        <w:pStyle w:val="Heading1"/>
        <w:spacing w:line="276" w:lineRule="auto"/>
        <w:ind w:left="-6" w:hanging="11"/>
        <w:jc w:val="center"/>
        <w:rPr>
          <w:ins w:id="2991" w:author="Britt Collins" w:date="2021-09-30T14:58:00Z"/>
          <w:b/>
          <w:sz w:val="21"/>
          <w:szCs w:val="21"/>
          <w:rPrChange w:id="2992" w:author="David" w:date="2022-08-17T16:58:00Z">
            <w:rPr>
              <w:ins w:id="2993" w:author="Britt Collins" w:date="2021-09-30T14:58:00Z"/>
              <w:rFonts w:ascii="Times New Roman" w:hAnsi="Times New Roman"/>
              <w:sz w:val="24"/>
              <w:szCs w:val="24"/>
            </w:rPr>
          </w:rPrChange>
        </w:rPr>
        <w:pPrChange w:id="2994" w:author="David" w:date="2022-08-17T17:01:00Z">
          <w:pPr>
            <w:pStyle w:val="Heading1"/>
            <w:ind w:left="-5"/>
          </w:pPr>
        </w:pPrChange>
      </w:pPr>
      <w:ins w:id="2995" w:author="Britt Collins" w:date="2021-10-04T09:44:00Z">
        <w:r w:rsidRPr="00163DCF">
          <w:rPr>
            <w:b/>
            <w:sz w:val="21"/>
            <w:szCs w:val="21"/>
            <w:rPrChange w:id="2996" w:author="David" w:date="2022-08-17T16:58:00Z">
              <w:rPr>
                <w:rFonts w:ascii="Times New Roman" w:hAnsi="Times New Roman"/>
                <w:b/>
                <w:sz w:val="24"/>
                <w:szCs w:val="24"/>
              </w:rPr>
            </w:rPrChange>
          </w:rPr>
          <w:br/>
        </w:r>
      </w:ins>
      <w:ins w:id="2997" w:author="Britt Collins" w:date="2021-10-01T20:04:00Z">
        <w:r w:rsidR="00B55FCC" w:rsidRPr="00163DCF">
          <w:rPr>
            <w:b/>
            <w:sz w:val="21"/>
            <w:szCs w:val="21"/>
            <w:rPrChange w:id="2998" w:author="David" w:date="2022-08-17T16:58:00Z">
              <w:rPr>
                <w:rFonts w:ascii="Times New Roman" w:hAnsi="Times New Roman"/>
                <w:b/>
                <w:sz w:val="24"/>
                <w:szCs w:val="24"/>
              </w:rPr>
            </w:rPrChange>
          </w:rPr>
          <w:br/>
        </w:r>
      </w:ins>
      <w:ins w:id="2999" w:author="Britt Collins" w:date="2021-09-30T14:58:00Z">
        <w:r w:rsidR="006F31F6" w:rsidRPr="00163DCF">
          <w:rPr>
            <w:b/>
            <w:sz w:val="21"/>
            <w:szCs w:val="21"/>
            <w:rPrChange w:id="3000" w:author="David" w:date="2022-08-17T16:58:00Z">
              <w:rPr>
                <w:rFonts w:ascii="Times New Roman" w:hAnsi="Times New Roman"/>
                <w:sz w:val="24"/>
                <w:szCs w:val="24"/>
              </w:rPr>
            </w:rPrChange>
          </w:rPr>
          <w:t>7</w:t>
        </w:r>
      </w:ins>
    </w:p>
    <w:p w14:paraId="4586F066" w14:textId="77777777" w:rsidR="006F31F6" w:rsidRPr="00163DCF" w:rsidRDefault="006F31F6">
      <w:pPr>
        <w:pStyle w:val="Heading2"/>
        <w:spacing w:line="276" w:lineRule="auto"/>
        <w:ind w:left="-6" w:hanging="11"/>
        <w:jc w:val="center"/>
        <w:rPr>
          <w:ins w:id="3001" w:author="Britt Collins" w:date="2021-09-30T14:58:00Z"/>
          <w:b/>
          <w:sz w:val="21"/>
          <w:szCs w:val="21"/>
          <w:rPrChange w:id="3002" w:author="David" w:date="2022-08-17T16:58:00Z">
            <w:rPr>
              <w:ins w:id="3003" w:author="Britt Collins" w:date="2021-09-30T14:58:00Z"/>
              <w:rFonts w:ascii="Times New Roman" w:hAnsi="Times New Roman"/>
              <w:sz w:val="24"/>
              <w:szCs w:val="24"/>
            </w:rPr>
          </w:rPrChange>
        </w:rPr>
        <w:pPrChange w:id="3004" w:author="David" w:date="2022-08-17T17:01:00Z">
          <w:pPr>
            <w:pStyle w:val="Heading2"/>
            <w:ind w:left="-5"/>
          </w:pPr>
        </w:pPrChange>
      </w:pPr>
      <w:ins w:id="3005" w:author="Britt Collins" w:date="2021-09-30T14:58:00Z">
        <w:r w:rsidRPr="00163DCF">
          <w:rPr>
            <w:b/>
            <w:sz w:val="21"/>
            <w:szCs w:val="21"/>
            <w:rPrChange w:id="3006" w:author="David" w:date="2022-08-17T16:58:00Z">
              <w:rPr>
                <w:rFonts w:ascii="Times New Roman" w:hAnsi="Times New Roman"/>
                <w:sz w:val="24"/>
                <w:szCs w:val="24"/>
              </w:rPr>
            </w:rPrChange>
          </w:rPr>
          <w:t>Lady of My Life</w:t>
        </w:r>
      </w:ins>
    </w:p>
    <w:p w14:paraId="393046CC" w14:textId="77777777" w:rsidR="00B55FCC" w:rsidRPr="00163DCF" w:rsidRDefault="00B55FCC">
      <w:pPr>
        <w:spacing w:line="276" w:lineRule="auto"/>
        <w:ind w:left="-5" w:right="15"/>
        <w:rPr>
          <w:ins w:id="3007" w:author="Britt Collins" w:date="2021-10-01T20:04:00Z"/>
          <w:szCs w:val="21"/>
          <w:rPrChange w:id="3008" w:author="David" w:date="2022-08-17T16:58:00Z">
            <w:rPr>
              <w:ins w:id="3009" w:author="Britt Collins" w:date="2021-10-01T20:04:00Z"/>
              <w:rFonts w:ascii="Times New Roman" w:hAnsi="Times New Roman"/>
              <w:sz w:val="24"/>
              <w:szCs w:val="24"/>
            </w:rPr>
          </w:rPrChange>
        </w:rPr>
        <w:pPrChange w:id="3010" w:author="David" w:date="2022-08-17T17:01:00Z">
          <w:pPr>
            <w:spacing w:line="480" w:lineRule="auto"/>
            <w:ind w:left="-5" w:right="15"/>
          </w:pPr>
        </w:pPrChange>
      </w:pPr>
    </w:p>
    <w:p w14:paraId="64C14C86" w14:textId="79DC90C6" w:rsidR="006F31F6" w:rsidRPr="00163DCF" w:rsidRDefault="00B9516D">
      <w:pPr>
        <w:spacing w:line="276" w:lineRule="auto"/>
        <w:ind w:left="-5" w:right="15"/>
        <w:rPr>
          <w:ins w:id="3011" w:author="Britt Collins" w:date="2021-09-30T14:58:00Z"/>
          <w:szCs w:val="21"/>
          <w:rPrChange w:id="3012" w:author="David" w:date="2022-08-17T16:58:00Z">
            <w:rPr>
              <w:ins w:id="3013" w:author="Britt Collins" w:date="2021-09-30T14:58:00Z"/>
              <w:rFonts w:ascii="Times New Roman" w:hAnsi="Times New Roman"/>
              <w:sz w:val="24"/>
              <w:szCs w:val="24"/>
            </w:rPr>
          </w:rPrChange>
        </w:rPr>
        <w:pPrChange w:id="3014" w:author="David" w:date="2022-08-17T17:01:00Z">
          <w:pPr>
            <w:ind w:left="-5" w:right="15"/>
          </w:pPr>
        </w:pPrChange>
      </w:pPr>
      <w:ins w:id="3015" w:author="Britt Collins" w:date="2021-10-02T12:13:00Z">
        <w:r w:rsidRPr="00163DCF">
          <w:rPr>
            <w:b/>
            <w:szCs w:val="21"/>
            <w:rPrChange w:id="3016" w:author="David" w:date="2022-08-17T16:58:00Z">
              <w:rPr>
                <w:rFonts w:ascii="Times New Roman" w:hAnsi="Times New Roman"/>
                <w:sz w:val="24"/>
                <w:szCs w:val="24"/>
              </w:rPr>
            </w:rPrChange>
          </w:rPr>
          <w:t xml:space="preserve">Weeks passed by in a </w:t>
        </w:r>
      </w:ins>
      <w:ins w:id="3017" w:author="Britt Collins" w:date="2021-10-02T12:14:00Z">
        <w:r w:rsidRPr="00163DCF">
          <w:rPr>
            <w:b/>
            <w:szCs w:val="21"/>
            <w:rPrChange w:id="3018" w:author="David" w:date="2022-08-17T16:58:00Z">
              <w:rPr>
                <w:rFonts w:ascii="Times New Roman" w:hAnsi="Times New Roman"/>
                <w:sz w:val="24"/>
                <w:szCs w:val="24"/>
              </w:rPr>
            </w:rPrChange>
          </w:rPr>
          <w:t xml:space="preserve">blur and suddenly </w:t>
        </w:r>
      </w:ins>
      <w:ins w:id="3019" w:author="Britt Collins" w:date="2021-09-30T14:58:00Z">
        <w:r w:rsidR="006F31F6" w:rsidRPr="00163DCF">
          <w:rPr>
            <w:b/>
            <w:szCs w:val="21"/>
            <w:rPrChange w:id="3020" w:author="David" w:date="2022-08-17T16:58:00Z">
              <w:rPr>
                <w:rFonts w:ascii="Times New Roman" w:hAnsi="Times New Roman"/>
                <w:sz w:val="24"/>
                <w:szCs w:val="24"/>
              </w:rPr>
            </w:rPrChange>
          </w:rPr>
          <w:t>Christmas</w:t>
        </w:r>
      </w:ins>
      <w:ins w:id="3021" w:author="Britt Collins" w:date="2021-10-02T12:14:00Z">
        <w:r w:rsidRPr="00163DCF">
          <w:rPr>
            <w:b/>
            <w:szCs w:val="21"/>
            <w:rPrChange w:id="3022" w:author="David" w:date="2022-08-17T16:58:00Z">
              <w:rPr>
                <w:rFonts w:ascii="Times New Roman" w:hAnsi="Times New Roman"/>
                <w:sz w:val="24"/>
                <w:szCs w:val="24"/>
              </w:rPr>
            </w:rPrChange>
          </w:rPr>
          <w:t xml:space="preserve"> was approaching</w:t>
        </w:r>
      </w:ins>
      <w:ins w:id="3023" w:author="Britt Collins" w:date="2021-09-30T14:58:00Z">
        <w:r w:rsidR="006F31F6" w:rsidRPr="00163DCF">
          <w:rPr>
            <w:b/>
            <w:szCs w:val="21"/>
            <w:rPrChange w:id="3024" w:author="David" w:date="2022-08-17T16:58:00Z">
              <w:rPr>
                <w:rFonts w:ascii="Times New Roman" w:hAnsi="Times New Roman"/>
                <w:sz w:val="24"/>
                <w:szCs w:val="24"/>
              </w:rPr>
            </w:rPrChange>
          </w:rPr>
          <w:t>.</w:t>
        </w:r>
        <w:r w:rsidR="006F31F6" w:rsidRPr="00163DCF">
          <w:rPr>
            <w:szCs w:val="21"/>
            <w:rPrChange w:id="3025" w:author="David" w:date="2022-08-17T16:58:00Z">
              <w:rPr>
                <w:rFonts w:ascii="Times New Roman" w:hAnsi="Times New Roman"/>
                <w:sz w:val="24"/>
                <w:szCs w:val="24"/>
              </w:rPr>
            </w:rPrChange>
          </w:rPr>
          <w:t xml:space="preserve"> Apart from working too many hours at the </w:t>
        </w:r>
      </w:ins>
      <w:ins w:id="3026" w:author="Britt Collins" w:date="2021-10-02T12:09:00Z">
        <w:r w:rsidRPr="00163DCF">
          <w:rPr>
            <w:szCs w:val="21"/>
            <w:rPrChange w:id="3027" w:author="David" w:date="2022-08-17T16:58:00Z">
              <w:rPr>
                <w:rFonts w:ascii="Times New Roman" w:hAnsi="Times New Roman"/>
                <w:sz w:val="24"/>
                <w:szCs w:val="24"/>
              </w:rPr>
            </w:rPrChange>
          </w:rPr>
          <w:t>consultancy</w:t>
        </w:r>
      </w:ins>
      <w:ins w:id="3028" w:author="Britt Collins" w:date="2021-09-30T14:58:00Z">
        <w:r w:rsidR="006F31F6" w:rsidRPr="00163DCF">
          <w:rPr>
            <w:szCs w:val="21"/>
            <w:rPrChange w:id="3029" w:author="David" w:date="2022-08-17T16:58:00Z">
              <w:rPr>
                <w:rFonts w:ascii="Times New Roman" w:hAnsi="Times New Roman"/>
                <w:sz w:val="24"/>
                <w:szCs w:val="24"/>
              </w:rPr>
            </w:rPrChange>
          </w:rPr>
          <w:t xml:space="preserve">, what other excessive work activities happened around that time of year? Of course, the work Christmas party. This year the consultancy's "do" was to be held in early December. What I loved most about </w:t>
        </w:r>
      </w:ins>
      <w:ins w:id="3030" w:author="Britt Collins" w:date="2021-10-02T12:42:00Z">
        <w:r w:rsidR="003519E4" w:rsidRPr="00163DCF">
          <w:rPr>
            <w:szCs w:val="21"/>
            <w:rPrChange w:id="3031" w:author="David" w:date="2022-08-17T16:58:00Z">
              <w:rPr>
                <w:rFonts w:ascii="Times New Roman" w:hAnsi="Times New Roman"/>
                <w:sz w:val="24"/>
                <w:szCs w:val="24"/>
              </w:rPr>
            </w:rPrChange>
          </w:rPr>
          <w:t>office</w:t>
        </w:r>
      </w:ins>
      <w:ins w:id="3032" w:author="Britt Collins" w:date="2021-09-30T14:58:00Z">
        <w:r w:rsidR="006F31F6" w:rsidRPr="00163DCF">
          <w:rPr>
            <w:szCs w:val="21"/>
            <w:rPrChange w:id="3033" w:author="David" w:date="2022-08-17T16:58:00Z">
              <w:rPr>
                <w:rFonts w:ascii="Times New Roman" w:hAnsi="Times New Roman"/>
                <w:sz w:val="24"/>
                <w:szCs w:val="24"/>
              </w:rPr>
            </w:rPrChange>
          </w:rPr>
          <w:t xml:space="preserve"> parties were their potential to not go to plan. The path of a Christmas party is controlled by </w:t>
        </w:r>
      </w:ins>
      <w:ins w:id="3034" w:author="Britt Collins" w:date="2021-10-01T20:05:00Z">
        <w:r w:rsidR="00B55FCC" w:rsidRPr="00163DCF">
          <w:rPr>
            <w:szCs w:val="21"/>
            <w:rPrChange w:id="3035" w:author="David" w:date="2022-08-17T16:58:00Z">
              <w:rPr>
                <w:rFonts w:ascii="Times New Roman" w:hAnsi="Times New Roman"/>
                <w:sz w:val="24"/>
                <w:szCs w:val="24"/>
              </w:rPr>
            </w:rPrChange>
          </w:rPr>
          <w:t>two</w:t>
        </w:r>
      </w:ins>
      <w:ins w:id="3036" w:author="Britt Collins" w:date="2021-09-30T14:58:00Z">
        <w:r w:rsidR="006F31F6" w:rsidRPr="00163DCF">
          <w:rPr>
            <w:szCs w:val="21"/>
            <w:rPrChange w:id="3037" w:author="David" w:date="2022-08-17T16:58:00Z">
              <w:rPr>
                <w:rFonts w:ascii="Times New Roman" w:hAnsi="Times New Roman"/>
                <w:sz w:val="24"/>
                <w:szCs w:val="24"/>
              </w:rPr>
            </w:rPrChange>
          </w:rPr>
          <w:t xml:space="preserve"> factors, </w:t>
        </w:r>
        <w:proofErr w:type="gramStart"/>
        <w:r w:rsidR="006F31F6" w:rsidRPr="00163DCF">
          <w:rPr>
            <w:szCs w:val="21"/>
            <w:rPrChange w:id="3038" w:author="David" w:date="2022-08-17T16:58:00Z">
              <w:rPr>
                <w:rFonts w:ascii="Times New Roman" w:hAnsi="Times New Roman"/>
                <w:sz w:val="24"/>
                <w:szCs w:val="24"/>
              </w:rPr>
            </w:rPrChange>
          </w:rPr>
          <w:t>money</w:t>
        </w:r>
        <w:proofErr w:type="gramEnd"/>
        <w:r w:rsidR="006F31F6" w:rsidRPr="00163DCF">
          <w:rPr>
            <w:szCs w:val="21"/>
            <w:rPrChange w:id="3039" w:author="David" w:date="2022-08-17T16:58:00Z">
              <w:rPr>
                <w:rFonts w:ascii="Times New Roman" w:hAnsi="Times New Roman"/>
                <w:sz w:val="24"/>
                <w:szCs w:val="24"/>
              </w:rPr>
            </w:rPrChange>
          </w:rPr>
          <w:t xml:space="preserve"> </w:t>
        </w:r>
      </w:ins>
      <w:ins w:id="3040" w:author="Britt Collins" w:date="2021-10-01T20:05:00Z">
        <w:r w:rsidR="00B55FCC" w:rsidRPr="00163DCF">
          <w:rPr>
            <w:szCs w:val="21"/>
            <w:rPrChange w:id="3041" w:author="David" w:date="2022-08-17T16:58:00Z">
              <w:rPr>
                <w:rFonts w:ascii="Times New Roman" w:hAnsi="Times New Roman"/>
                <w:sz w:val="24"/>
                <w:szCs w:val="24"/>
              </w:rPr>
            </w:rPrChange>
          </w:rPr>
          <w:t>and</w:t>
        </w:r>
      </w:ins>
      <w:ins w:id="3042" w:author="Britt Collins" w:date="2021-09-30T14:58:00Z">
        <w:r w:rsidR="006F31F6" w:rsidRPr="00163DCF">
          <w:rPr>
            <w:szCs w:val="21"/>
            <w:rPrChange w:id="3043" w:author="David" w:date="2022-08-17T16:58:00Z">
              <w:rPr>
                <w:rFonts w:ascii="Times New Roman" w:hAnsi="Times New Roman"/>
                <w:sz w:val="24"/>
                <w:szCs w:val="24"/>
              </w:rPr>
            </w:rPrChange>
          </w:rPr>
          <w:t xml:space="preserve"> ambition. Mark, the COO, made the journey to Sydney from his home in Brisbane purely for this occasion. It was to be his and my first consultancy Christmas Party. Mark had direct access to the company’s expenses. Funding for the Christmas party wasn't going to be a problem. How ambitious were our intentions going to be?</w:t>
        </w:r>
      </w:ins>
    </w:p>
    <w:p w14:paraId="66A197DB" w14:textId="09B5C41A" w:rsidR="006F31F6" w:rsidRPr="00163DCF" w:rsidRDefault="00745711">
      <w:pPr>
        <w:spacing w:line="276" w:lineRule="auto"/>
        <w:ind w:left="-5" w:right="15" w:firstLine="725"/>
        <w:rPr>
          <w:ins w:id="3044" w:author="Britt Collins" w:date="2021-09-30T14:58:00Z"/>
          <w:szCs w:val="21"/>
          <w:rPrChange w:id="3045" w:author="David" w:date="2022-08-17T16:58:00Z">
            <w:rPr>
              <w:ins w:id="3046" w:author="Britt Collins" w:date="2021-09-30T14:58:00Z"/>
              <w:rFonts w:ascii="Times New Roman" w:hAnsi="Times New Roman"/>
              <w:sz w:val="24"/>
              <w:szCs w:val="24"/>
            </w:rPr>
          </w:rPrChange>
        </w:rPr>
        <w:pPrChange w:id="3047" w:author="David" w:date="2022-08-17T17:01:00Z">
          <w:pPr>
            <w:ind w:left="-5" w:right="15"/>
          </w:pPr>
        </w:pPrChange>
      </w:pPr>
      <w:ins w:id="3048" w:author="Britt Collins" w:date="2021-10-01T20:10:00Z">
        <w:r w:rsidRPr="00163DCF">
          <w:rPr>
            <w:szCs w:val="21"/>
            <w:rPrChange w:id="3049" w:author="David" w:date="2022-08-17T16:58:00Z">
              <w:rPr>
                <w:rFonts w:ascii="Times New Roman" w:hAnsi="Times New Roman"/>
                <w:sz w:val="24"/>
                <w:szCs w:val="24"/>
              </w:rPr>
            </w:rPrChange>
          </w:rPr>
          <w:t>On an</w:t>
        </w:r>
      </w:ins>
      <w:ins w:id="3050" w:author="Britt Collins" w:date="2021-09-30T14:58:00Z">
        <w:r w:rsidR="006F31F6" w:rsidRPr="00163DCF">
          <w:rPr>
            <w:szCs w:val="21"/>
            <w:rPrChange w:id="3051" w:author="David" w:date="2022-08-17T16:58:00Z">
              <w:rPr>
                <w:rFonts w:ascii="Times New Roman" w:hAnsi="Times New Roman"/>
                <w:sz w:val="24"/>
                <w:szCs w:val="24"/>
              </w:rPr>
            </w:rPrChange>
          </w:rPr>
          <w:t xml:space="preserve"> early Friday afternoon, the day of the Christmas party, Mr Bradford and I were making party preparations</w:t>
        </w:r>
      </w:ins>
      <w:ins w:id="3052" w:author="Britt Collins" w:date="2021-10-01T20:10:00Z">
        <w:r w:rsidRPr="00163DCF">
          <w:rPr>
            <w:szCs w:val="21"/>
            <w:rPrChange w:id="3053" w:author="David" w:date="2022-08-17T16:58:00Z">
              <w:rPr>
                <w:rFonts w:ascii="Times New Roman" w:hAnsi="Times New Roman"/>
                <w:sz w:val="24"/>
                <w:szCs w:val="24"/>
              </w:rPr>
            </w:rPrChange>
          </w:rPr>
          <w:t xml:space="preserve"> in the office</w:t>
        </w:r>
      </w:ins>
      <w:ins w:id="3054" w:author="Britt Collins" w:date="2021-09-30T14:58:00Z">
        <w:r w:rsidR="006F31F6" w:rsidRPr="00163DCF">
          <w:rPr>
            <w:szCs w:val="21"/>
            <w:rPrChange w:id="3055" w:author="David" w:date="2022-08-17T16:58:00Z">
              <w:rPr>
                <w:rFonts w:ascii="Times New Roman" w:hAnsi="Times New Roman"/>
                <w:sz w:val="24"/>
                <w:szCs w:val="24"/>
              </w:rPr>
            </w:rPrChange>
          </w:rPr>
          <w:t>. Bruce was on hand to ensure that proceedings stayed true to the Australian experience. He turned up with enough beer to fill a small fridge. However, we were missing food. While the bottles of beer cooled, Bruce indicated that he and I should head to the Sydney Fish Market. Why a fish market? Cooked and unpeeled prawns. A staple of Australian Christmas food.</w:t>
        </w:r>
      </w:ins>
    </w:p>
    <w:p w14:paraId="604B8AF7" w14:textId="59AAB97B" w:rsidR="006F31F6" w:rsidRPr="00163DCF" w:rsidRDefault="006F31F6">
      <w:pPr>
        <w:spacing w:line="276" w:lineRule="auto"/>
        <w:ind w:left="-5" w:right="15" w:firstLine="725"/>
        <w:rPr>
          <w:ins w:id="3056" w:author="Britt Collins" w:date="2021-09-30T14:58:00Z"/>
          <w:szCs w:val="21"/>
          <w:rPrChange w:id="3057" w:author="David" w:date="2022-08-17T16:58:00Z">
            <w:rPr>
              <w:ins w:id="3058" w:author="Britt Collins" w:date="2021-09-30T14:58:00Z"/>
              <w:rFonts w:ascii="Times New Roman" w:hAnsi="Times New Roman"/>
              <w:sz w:val="24"/>
              <w:szCs w:val="24"/>
            </w:rPr>
          </w:rPrChange>
        </w:rPr>
        <w:pPrChange w:id="3059" w:author="David" w:date="2022-08-17T17:01:00Z">
          <w:pPr>
            <w:ind w:left="-5" w:right="15"/>
          </w:pPr>
        </w:pPrChange>
      </w:pPr>
      <w:ins w:id="3060" w:author="Britt Collins" w:date="2021-09-30T14:58:00Z">
        <w:r w:rsidRPr="00163DCF">
          <w:rPr>
            <w:szCs w:val="21"/>
            <w:rPrChange w:id="3061" w:author="David" w:date="2022-08-17T16:58:00Z">
              <w:rPr>
                <w:rFonts w:ascii="Times New Roman" w:hAnsi="Times New Roman"/>
                <w:sz w:val="24"/>
                <w:szCs w:val="24"/>
              </w:rPr>
            </w:rPrChange>
          </w:rPr>
          <w:t xml:space="preserve">The Sydney Fish Market excited the senses. The seafood was so colourful. The prawns </w:t>
        </w:r>
        <w:proofErr w:type="gramStart"/>
        <w:r w:rsidRPr="00163DCF">
          <w:rPr>
            <w:szCs w:val="21"/>
            <w:rPrChange w:id="3062" w:author="David" w:date="2022-08-17T16:58:00Z">
              <w:rPr>
                <w:rFonts w:ascii="Times New Roman" w:hAnsi="Times New Roman"/>
                <w:sz w:val="24"/>
                <w:szCs w:val="24"/>
              </w:rPr>
            </w:rPrChange>
          </w:rPr>
          <w:t>in particular were</w:t>
        </w:r>
        <w:proofErr w:type="gramEnd"/>
        <w:r w:rsidRPr="00163DCF">
          <w:rPr>
            <w:szCs w:val="21"/>
            <w:rPrChange w:id="3063" w:author="David" w:date="2022-08-17T16:58:00Z">
              <w:rPr>
                <w:rFonts w:ascii="Times New Roman" w:hAnsi="Times New Roman"/>
                <w:sz w:val="24"/>
                <w:szCs w:val="24"/>
              </w:rPr>
            </w:rPrChange>
          </w:rPr>
          <w:t xml:space="preserve"> huge</w:t>
        </w:r>
      </w:ins>
      <w:ins w:id="3064" w:author="Britt Collins" w:date="2021-10-01T20:11:00Z">
        <w:r w:rsidR="00745711" w:rsidRPr="00163DCF">
          <w:rPr>
            <w:szCs w:val="21"/>
            <w:rPrChange w:id="3065" w:author="David" w:date="2022-08-17T16:58:00Z">
              <w:rPr>
                <w:rFonts w:ascii="Times New Roman" w:hAnsi="Times New Roman"/>
                <w:sz w:val="24"/>
                <w:szCs w:val="24"/>
              </w:rPr>
            </w:rPrChange>
          </w:rPr>
          <w:t>,</w:t>
        </w:r>
      </w:ins>
      <w:ins w:id="3066" w:author="Britt Collins" w:date="2021-09-30T14:58:00Z">
        <w:r w:rsidRPr="00163DCF">
          <w:rPr>
            <w:szCs w:val="21"/>
            <w:rPrChange w:id="3067" w:author="David" w:date="2022-08-17T16:58:00Z">
              <w:rPr>
                <w:rFonts w:ascii="Times New Roman" w:hAnsi="Times New Roman"/>
                <w:sz w:val="24"/>
                <w:szCs w:val="24"/>
              </w:rPr>
            </w:rPrChange>
          </w:rPr>
          <w:t xml:space="preserve"> Bruce didn’t take long to grab the attention of the fishmonger and land a huge order. With an ochre "</w:t>
        </w:r>
        <w:proofErr w:type="spellStart"/>
        <w:r w:rsidRPr="00163DCF">
          <w:rPr>
            <w:szCs w:val="21"/>
            <w:rPrChange w:id="3068" w:author="David" w:date="2022-08-17T16:58:00Z">
              <w:rPr>
                <w:rFonts w:ascii="Times New Roman" w:hAnsi="Times New Roman"/>
                <w:sz w:val="24"/>
                <w:szCs w:val="24"/>
              </w:rPr>
            </w:rPrChange>
          </w:rPr>
          <w:t>hereya</w:t>
        </w:r>
        <w:proofErr w:type="spellEnd"/>
        <w:r w:rsidRPr="00163DCF">
          <w:rPr>
            <w:szCs w:val="21"/>
            <w:rPrChange w:id="3069" w:author="David" w:date="2022-08-17T16:58:00Z">
              <w:rPr>
                <w:rFonts w:ascii="Times New Roman" w:hAnsi="Times New Roman"/>
                <w:sz w:val="24"/>
                <w:szCs w:val="24"/>
              </w:rPr>
            </w:rPrChange>
          </w:rPr>
          <w:t>", the aromatic bags of Moreton Bay Bugs and Prawns were passed to me. The next stop on our travels was the bottle-o (off</w:t>
        </w:r>
      </w:ins>
      <w:ins w:id="3070" w:author="Britt Collins" w:date="2021-10-01T20:11:00Z">
        <w:r w:rsidR="00745711" w:rsidRPr="00163DCF">
          <w:rPr>
            <w:szCs w:val="21"/>
            <w:rPrChange w:id="3071" w:author="David" w:date="2022-08-17T16:58:00Z">
              <w:rPr>
                <w:rFonts w:ascii="Times New Roman" w:hAnsi="Times New Roman"/>
                <w:sz w:val="24"/>
                <w:szCs w:val="24"/>
              </w:rPr>
            </w:rPrChange>
          </w:rPr>
          <w:t>-</w:t>
        </w:r>
      </w:ins>
      <w:ins w:id="3072" w:author="Britt Collins" w:date="2021-09-30T14:58:00Z">
        <w:r w:rsidRPr="00163DCF">
          <w:rPr>
            <w:szCs w:val="21"/>
            <w:rPrChange w:id="3073" w:author="David" w:date="2022-08-17T16:58:00Z">
              <w:rPr>
                <w:rFonts w:ascii="Times New Roman" w:hAnsi="Times New Roman"/>
                <w:sz w:val="24"/>
                <w:szCs w:val="24"/>
              </w:rPr>
            </w:rPrChange>
          </w:rPr>
          <w:t>licence or liquor store). We had plenty of beer already, but Bruce assured we weren’t going to run out of drinks this side of Christmas.</w:t>
        </w:r>
      </w:ins>
    </w:p>
    <w:p w14:paraId="4D1F20D6" w14:textId="71AB31BC" w:rsidR="006F31F6" w:rsidRPr="00163DCF" w:rsidRDefault="006F31F6">
      <w:pPr>
        <w:spacing w:line="276" w:lineRule="auto"/>
        <w:ind w:left="-5" w:right="15" w:firstLine="725"/>
        <w:rPr>
          <w:ins w:id="3074" w:author="Britt Collins" w:date="2021-09-30T14:58:00Z"/>
          <w:szCs w:val="21"/>
          <w:rPrChange w:id="3075" w:author="David" w:date="2022-08-17T16:58:00Z">
            <w:rPr>
              <w:ins w:id="3076" w:author="Britt Collins" w:date="2021-09-30T14:58:00Z"/>
              <w:rFonts w:ascii="Times New Roman" w:hAnsi="Times New Roman"/>
              <w:sz w:val="24"/>
              <w:szCs w:val="24"/>
            </w:rPr>
          </w:rPrChange>
        </w:rPr>
        <w:pPrChange w:id="3077" w:author="David" w:date="2022-08-17T17:01:00Z">
          <w:pPr>
            <w:ind w:left="-5" w:right="15"/>
          </w:pPr>
        </w:pPrChange>
      </w:pPr>
      <w:ins w:id="3078" w:author="Britt Collins" w:date="2021-09-30T14:58:00Z">
        <w:r w:rsidRPr="00163DCF">
          <w:rPr>
            <w:szCs w:val="21"/>
            <w:rPrChange w:id="3079" w:author="David" w:date="2022-08-17T16:58:00Z">
              <w:rPr>
                <w:rFonts w:ascii="Times New Roman" w:hAnsi="Times New Roman"/>
                <w:sz w:val="24"/>
                <w:szCs w:val="24"/>
              </w:rPr>
            </w:rPrChange>
          </w:rPr>
          <w:t xml:space="preserve">It was good I popped along. I was given permission to choose whichever types of beer I so desired. Bruce was a huge admirer of the Becks bottled beer. </w:t>
        </w:r>
        <w:proofErr w:type="gramStart"/>
        <w:r w:rsidRPr="00163DCF">
          <w:rPr>
            <w:szCs w:val="21"/>
            <w:rPrChange w:id="3080" w:author="David" w:date="2022-08-17T16:58:00Z">
              <w:rPr>
                <w:rFonts w:ascii="Times New Roman" w:hAnsi="Times New Roman"/>
                <w:sz w:val="24"/>
                <w:szCs w:val="24"/>
              </w:rPr>
            </w:rPrChange>
          </w:rPr>
          <w:t>Being a man of distinction, the Becks image</w:t>
        </w:r>
        <w:proofErr w:type="gramEnd"/>
        <w:r w:rsidRPr="00163DCF">
          <w:rPr>
            <w:szCs w:val="21"/>
            <w:rPrChange w:id="3081" w:author="David" w:date="2022-08-17T16:58:00Z">
              <w:rPr>
                <w:rFonts w:ascii="Times New Roman" w:hAnsi="Times New Roman"/>
                <w:sz w:val="24"/>
                <w:szCs w:val="24"/>
              </w:rPr>
            </w:rPrChange>
          </w:rPr>
          <w:t xml:space="preserve"> suited his </w:t>
        </w:r>
        <w:r w:rsidRPr="00163DCF">
          <w:rPr>
            <w:szCs w:val="21"/>
            <w:rPrChange w:id="3082" w:author="David" w:date="2022-08-17T16:58:00Z">
              <w:rPr>
                <w:rFonts w:ascii="Times New Roman" w:hAnsi="Times New Roman"/>
                <w:sz w:val="24"/>
                <w:szCs w:val="24"/>
              </w:rPr>
            </w:rPrChange>
          </w:rPr>
          <w:lastRenderedPageBreak/>
          <w:t>social standing. I</w:t>
        </w:r>
      </w:ins>
      <w:ins w:id="3083" w:author="Britt Collins" w:date="2021-10-01T20:12:00Z">
        <w:r w:rsidR="00745711" w:rsidRPr="00163DCF">
          <w:rPr>
            <w:szCs w:val="21"/>
            <w:rPrChange w:id="3084" w:author="David" w:date="2022-08-17T16:58:00Z">
              <w:rPr>
                <w:rFonts w:ascii="Times New Roman" w:hAnsi="Times New Roman"/>
                <w:sz w:val="24"/>
                <w:szCs w:val="24"/>
              </w:rPr>
            </w:rPrChange>
          </w:rPr>
          <w:t>,</w:t>
        </w:r>
      </w:ins>
      <w:ins w:id="3085" w:author="Britt Collins" w:date="2021-09-30T14:58:00Z">
        <w:r w:rsidRPr="00163DCF">
          <w:rPr>
            <w:szCs w:val="21"/>
            <w:rPrChange w:id="3086" w:author="David" w:date="2022-08-17T16:58:00Z">
              <w:rPr>
                <w:rFonts w:ascii="Times New Roman" w:hAnsi="Times New Roman"/>
                <w:sz w:val="24"/>
                <w:szCs w:val="24"/>
              </w:rPr>
            </w:rPrChange>
          </w:rPr>
          <w:t xml:space="preserve"> on the other ha</w:t>
        </w:r>
      </w:ins>
      <w:ins w:id="3087" w:author="Britt Collins" w:date="2021-10-01T20:12:00Z">
        <w:r w:rsidR="00745711" w:rsidRPr="00163DCF">
          <w:rPr>
            <w:szCs w:val="21"/>
            <w:rPrChange w:id="3088" w:author="David" w:date="2022-08-17T16:58:00Z">
              <w:rPr>
                <w:rFonts w:ascii="Times New Roman" w:hAnsi="Times New Roman"/>
                <w:sz w:val="24"/>
                <w:szCs w:val="24"/>
              </w:rPr>
            </w:rPrChange>
          </w:rPr>
          <w:t>n</w:t>
        </w:r>
      </w:ins>
      <w:ins w:id="3089" w:author="Britt Collins" w:date="2021-09-30T14:58:00Z">
        <w:r w:rsidRPr="00163DCF">
          <w:rPr>
            <w:szCs w:val="21"/>
            <w:rPrChange w:id="3090" w:author="David" w:date="2022-08-17T16:58:00Z">
              <w:rPr>
                <w:rFonts w:ascii="Times New Roman" w:hAnsi="Times New Roman"/>
                <w:sz w:val="24"/>
                <w:szCs w:val="24"/>
              </w:rPr>
            </w:rPrChange>
          </w:rPr>
          <w:t>d</w:t>
        </w:r>
      </w:ins>
      <w:ins w:id="3091" w:author="Britt Collins" w:date="2021-10-01T20:12:00Z">
        <w:r w:rsidR="00745711" w:rsidRPr="00163DCF">
          <w:rPr>
            <w:szCs w:val="21"/>
            <w:rPrChange w:id="3092" w:author="David" w:date="2022-08-17T16:58:00Z">
              <w:rPr>
                <w:rFonts w:ascii="Times New Roman" w:hAnsi="Times New Roman"/>
                <w:sz w:val="24"/>
                <w:szCs w:val="24"/>
              </w:rPr>
            </w:rPrChange>
          </w:rPr>
          <w:t>,</w:t>
        </w:r>
      </w:ins>
      <w:ins w:id="3093" w:author="Britt Collins" w:date="2021-09-30T14:58:00Z">
        <w:r w:rsidRPr="00163DCF">
          <w:rPr>
            <w:szCs w:val="21"/>
            <w:rPrChange w:id="3094" w:author="David" w:date="2022-08-17T16:58:00Z">
              <w:rPr>
                <w:rFonts w:ascii="Times New Roman" w:hAnsi="Times New Roman"/>
                <w:sz w:val="24"/>
                <w:szCs w:val="24"/>
              </w:rPr>
            </w:rPrChange>
          </w:rPr>
          <w:t xml:space="preserve"> was an admirer of the Australian beers that imitated dark English beers. None came better than a brace of beverage beauties, Toohey’s Old and Coppers Stout. I asked Bruce to grab several of both, forgetting that the rest of the staff were unlikely to drink these speciality beers.</w:t>
        </w:r>
      </w:ins>
    </w:p>
    <w:p w14:paraId="4C0D8131" w14:textId="77777777" w:rsidR="00745711" w:rsidRPr="00163DCF" w:rsidRDefault="006F31F6">
      <w:pPr>
        <w:spacing w:line="276" w:lineRule="auto"/>
        <w:ind w:left="-5" w:right="15" w:firstLine="725"/>
        <w:rPr>
          <w:ins w:id="3095" w:author="Britt Collins" w:date="2021-10-01T20:14:00Z"/>
          <w:szCs w:val="21"/>
          <w:rPrChange w:id="3096" w:author="David" w:date="2022-08-17T16:58:00Z">
            <w:rPr>
              <w:ins w:id="3097" w:author="Britt Collins" w:date="2021-10-01T20:14:00Z"/>
              <w:rFonts w:ascii="Times New Roman" w:hAnsi="Times New Roman"/>
              <w:sz w:val="24"/>
              <w:szCs w:val="24"/>
            </w:rPr>
          </w:rPrChange>
        </w:rPr>
        <w:pPrChange w:id="3098" w:author="David" w:date="2022-08-17T17:01:00Z">
          <w:pPr>
            <w:spacing w:line="480" w:lineRule="auto"/>
            <w:ind w:left="-5" w:right="15" w:firstLine="725"/>
          </w:pPr>
        </w:pPrChange>
      </w:pPr>
      <w:ins w:id="3099" w:author="Britt Collins" w:date="2021-09-30T14:58:00Z">
        <w:r w:rsidRPr="00163DCF">
          <w:rPr>
            <w:szCs w:val="21"/>
            <w:rPrChange w:id="3100" w:author="David" w:date="2022-08-17T16:58:00Z">
              <w:rPr>
                <w:rFonts w:ascii="Times New Roman" w:hAnsi="Times New Roman"/>
                <w:sz w:val="24"/>
                <w:szCs w:val="24"/>
              </w:rPr>
            </w:rPrChange>
          </w:rPr>
          <w:t>With a fully stocked car consisting of fish and booze, we headed back to the office. Bruce had the smart idea to buy ice from the bottle-o. In the corner of the office lay an empty Esky, aka an ice box, which Bruce had the foresight of bringing. With the small fridge fully stocked, some of the newly bought additions made the Esky their home. As Bruce, Mr Bradford and I finished stocking, Mark appeared with a weekend wheelie case in tow. He had an excellent posture for an ex-programmer. He was nimble, given his rotund figure. Suited and well groomed, he strode through the office towards Bruce</w:t>
        </w:r>
      </w:ins>
      <w:ins w:id="3101" w:author="Britt Collins" w:date="2021-10-01T20:13:00Z">
        <w:r w:rsidR="00745711" w:rsidRPr="00163DCF">
          <w:rPr>
            <w:szCs w:val="21"/>
            <w:rPrChange w:id="3102" w:author="David" w:date="2022-08-17T16:58:00Z">
              <w:rPr>
                <w:rFonts w:ascii="Times New Roman" w:hAnsi="Times New Roman"/>
                <w:sz w:val="24"/>
                <w:szCs w:val="24"/>
              </w:rPr>
            </w:rPrChange>
          </w:rPr>
          <w:t>’</w:t>
        </w:r>
      </w:ins>
      <w:ins w:id="3103" w:author="Britt Collins" w:date="2021-09-30T14:58:00Z">
        <w:r w:rsidRPr="00163DCF">
          <w:rPr>
            <w:szCs w:val="21"/>
            <w:rPrChange w:id="3104" w:author="David" w:date="2022-08-17T16:58:00Z">
              <w:rPr>
                <w:rFonts w:ascii="Times New Roman" w:hAnsi="Times New Roman"/>
                <w:sz w:val="24"/>
                <w:szCs w:val="24"/>
              </w:rPr>
            </w:rPrChange>
          </w:rPr>
          <w:t>s meeting room.</w:t>
        </w:r>
      </w:ins>
    </w:p>
    <w:p w14:paraId="3E3B9C4A" w14:textId="1DD255F8" w:rsidR="006F31F6" w:rsidRPr="00163DCF" w:rsidRDefault="00745711">
      <w:pPr>
        <w:spacing w:line="276" w:lineRule="auto"/>
        <w:ind w:left="-5" w:right="15" w:firstLine="725"/>
        <w:rPr>
          <w:ins w:id="3105" w:author="Britt Collins" w:date="2021-09-30T14:58:00Z"/>
          <w:szCs w:val="21"/>
          <w:rPrChange w:id="3106" w:author="David" w:date="2022-08-17T16:58:00Z">
            <w:rPr>
              <w:ins w:id="3107" w:author="Britt Collins" w:date="2021-09-30T14:58:00Z"/>
              <w:rFonts w:ascii="Times New Roman" w:hAnsi="Times New Roman"/>
              <w:sz w:val="24"/>
              <w:szCs w:val="24"/>
            </w:rPr>
          </w:rPrChange>
        </w:rPr>
        <w:pPrChange w:id="3108" w:author="David" w:date="2022-08-17T17:01:00Z">
          <w:pPr>
            <w:ind w:left="-5" w:right="15"/>
          </w:pPr>
        </w:pPrChange>
      </w:pPr>
      <w:ins w:id="3109" w:author="Britt Collins" w:date="2021-10-01T20:14:00Z">
        <w:r w:rsidRPr="00163DCF">
          <w:rPr>
            <w:szCs w:val="21"/>
            <w:rPrChange w:id="3110" w:author="David" w:date="2022-08-17T16:58:00Z">
              <w:rPr>
                <w:rFonts w:ascii="Times New Roman" w:hAnsi="Times New Roman"/>
                <w:sz w:val="24"/>
                <w:szCs w:val="24"/>
              </w:rPr>
            </w:rPrChange>
          </w:rPr>
          <w:t>“</w:t>
        </w:r>
      </w:ins>
      <w:ins w:id="3111" w:author="Britt Collins" w:date="2021-09-30T14:58:00Z">
        <w:r w:rsidR="006F31F6" w:rsidRPr="00163DCF">
          <w:rPr>
            <w:szCs w:val="21"/>
            <w:rPrChange w:id="3112" w:author="David" w:date="2022-08-17T16:58:00Z">
              <w:rPr>
                <w:rFonts w:ascii="Times New Roman" w:hAnsi="Times New Roman"/>
                <w:sz w:val="24"/>
                <w:szCs w:val="24"/>
              </w:rPr>
            </w:rPrChange>
          </w:rPr>
          <w:t>Hi guys, Bruce, did you look into those new opportunities?</w:t>
        </w:r>
      </w:ins>
      <w:ins w:id="3113" w:author="Britt Collins" w:date="2021-10-01T20:14:00Z">
        <w:r w:rsidRPr="00163DCF">
          <w:rPr>
            <w:szCs w:val="21"/>
            <w:rPrChange w:id="3114" w:author="David" w:date="2022-08-17T16:58:00Z">
              <w:rPr>
                <w:rFonts w:ascii="Times New Roman" w:hAnsi="Times New Roman"/>
                <w:sz w:val="24"/>
                <w:szCs w:val="24"/>
              </w:rPr>
            </w:rPrChange>
          </w:rPr>
          <w:t>”</w:t>
        </w:r>
      </w:ins>
      <w:ins w:id="3115" w:author="Britt Collins" w:date="2021-09-30T14:58:00Z">
        <w:r w:rsidR="006F31F6" w:rsidRPr="00163DCF">
          <w:rPr>
            <w:szCs w:val="21"/>
            <w:rPrChange w:id="3116" w:author="David" w:date="2022-08-17T16:58:00Z">
              <w:rPr>
                <w:rFonts w:ascii="Times New Roman" w:hAnsi="Times New Roman"/>
                <w:sz w:val="24"/>
                <w:szCs w:val="24"/>
              </w:rPr>
            </w:rPrChange>
          </w:rPr>
          <w:t xml:space="preserve"> he quipped. Bruce blatantly ignored Mark’s question. He tried to distract everyone's attention. He took out the fresh smelling bags of seafood and said, </w:t>
        </w:r>
      </w:ins>
      <w:ins w:id="3117" w:author="Britt Collins" w:date="2021-10-01T20:14:00Z">
        <w:r w:rsidRPr="00163DCF">
          <w:rPr>
            <w:szCs w:val="21"/>
            <w:rPrChange w:id="3118" w:author="David" w:date="2022-08-17T16:58:00Z">
              <w:rPr>
                <w:rFonts w:ascii="Times New Roman" w:hAnsi="Times New Roman"/>
                <w:sz w:val="24"/>
                <w:szCs w:val="24"/>
              </w:rPr>
            </w:rPrChange>
          </w:rPr>
          <w:t>“T</w:t>
        </w:r>
      </w:ins>
      <w:ins w:id="3119" w:author="Britt Collins" w:date="2021-09-30T14:58:00Z">
        <w:r w:rsidR="006F31F6" w:rsidRPr="00163DCF">
          <w:rPr>
            <w:szCs w:val="21"/>
            <w:rPrChange w:id="3120" w:author="David" w:date="2022-08-17T16:58:00Z">
              <w:rPr>
                <w:rFonts w:ascii="Times New Roman" w:hAnsi="Times New Roman"/>
                <w:sz w:val="24"/>
                <w:szCs w:val="24"/>
              </w:rPr>
            </w:rPrChange>
          </w:rPr>
          <w:t>uck in everyone</w:t>
        </w:r>
      </w:ins>
      <w:ins w:id="3121" w:author="Britt Collins" w:date="2021-10-01T20:14:00Z">
        <w:r w:rsidRPr="00163DCF">
          <w:rPr>
            <w:szCs w:val="21"/>
            <w:rPrChange w:id="3122" w:author="David" w:date="2022-08-17T16:58:00Z">
              <w:rPr>
                <w:rFonts w:ascii="Times New Roman" w:hAnsi="Times New Roman"/>
                <w:sz w:val="24"/>
                <w:szCs w:val="24"/>
              </w:rPr>
            </w:rPrChange>
          </w:rPr>
          <w:t>.”</w:t>
        </w:r>
      </w:ins>
    </w:p>
    <w:p w14:paraId="0FE7A7F7" w14:textId="67E19FC1" w:rsidR="006F31F6" w:rsidRPr="00163DCF" w:rsidRDefault="006F31F6">
      <w:pPr>
        <w:spacing w:line="276" w:lineRule="auto"/>
        <w:ind w:left="-5" w:right="15" w:firstLine="725"/>
        <w:rPr>
          <w:ins w:id="3123" w:author="Britt Collins" w:date="2021-09-30T14:58:00Z"/>
          <w:szCs w:val="21"/>
          <w:rPrChange w:id="3124" w:author="David" w:date="2022-08-17T16:58:00Z">
            <w:rPr>
              <w:ins w:id="3125" w:author="Britt Collins" w:date="2021-09-30T14:58:00Z"/>
              <w:rFonts w:ascii="Times New Roman" w:hAnsi="Times New Roman"/>
              <w:sz w:val="24"/>
              <w:szCs w:val="24"/>
            </w:rPr>
          </w:rPrChange>
        </w:rPr>
        <w:pPrChange w:id="3126" w:author="David" w:date="2022-08-17T17:01:00Z">
          <w:pPr>
            <w:ind w:left="-5" w:right="15"/>
          </w:pPr>
        </w:pPrChange>
      </w:pPr>
      <w:ins w:id="3127" w:author="Britt Collins" w:date="2021-09-30T14:58:00Z">
        <w:r w:rsidRPr="00163DCF">
          <w:rPr>
            <w:szCs w:val="21"/>
            <w:rPrChange w:id="3128" w:author="David" w:date="2022-08-17T16:58:00Z">
              <w:rPr>
                <w:rFonts w:ascii="Times New Roman" w:hAnsi="Times New Roman"/>
                <w:sz w:val="24"/>
                <w:szCs w:val="24"/>
              </w:rPr>
            </w:rPrChange>
          </w:rPr>
          <w:t>Mark saw me struggling to peel the jumbo prawns. He had eaten prawns all his life</w:t>
        </w:r>
      </w:ins>
      <w:ins w:id="3129" w:author="Britt Collins" w:date="2021-10-01T20:15:00Z">
        <w:r w:rsidR="00745711" w:rsidRPr="00163DCF">
          <w:rPr>
            <w:szCs w:val="21"/>
            <w:rPrChange w:id="3130" w:author="David" w:date="2022-08-17T16:58:00Z">
              <w:rPr>
                <w:rFonts w:ascii="Times New Roman" w:hAnsi="Times New Roman"/>
                <w:sz w:val="24"/>
                <w:szCs w:val="24"/>
              </w:rPr>
            </w:rPrChange>
          </w:rPr>
          <w:t xml:space="preserve"> and</w:t>
        </w:r>
      </w:ins>
      <w:ins w:id="3131" w:author="Britt Collins" w:date="2021-09-30T14:58:00Z">
        <w:r w:rsidRPr="00163DCF">
          <w:rPr>
            <w:szCs w:val="21"/>
            <w:rPrChange w:id="3132" w:author="David" w:date="2022-08-17T16:58:00Z">
              <w:rPr>
                <w:rFonts w:ascii="Times New Roman" w:hAnsi="Times New Roman"/>
                <w:sz w:val="24"/>
                <w:szCs w:val="24"/>
              </w:rPr>
            </w:rPrChange>
          </w:rPr>
          <w:t xml:space="preserve"> demonstrate</w:t>
        </w:r>
      </w:ins>
      <w:ins w:id="3133" w:author="Britt Collins" w:date="2021-10-01T20:15:00Z">
        <w:r w:rsidR="00745711" w:rsidRPr="00163DCF">
          <w:rPr>
            <w:szCs w:val="21"/>
            <w:rPrChange w:id="3134" w:author="David" w:date="2022-08-17T16:58:00Z">
              <w:rPr>
                <w:rFonts w:ascii="Times New Roman" w:hAnsi="Times New Roman"/>
                <w:sz w:val="24"/>
                <w:szCs w:val="24"/>
              </w:rPr>
            </w:rPrChange>
          </w:rPr>
          <w:t>d</w:t>
        </w:r>
      </w:ins>
      <w:ins w:id="3135" w:author="Britt Collins" w:date="2021-09-30T14:58:00Z">
        <w:r w:rsidRPr="00163DCF">
          <w:rPr>
            <w:szCs w:val="21"/>
            <w:rPrChange w:id="3136" w:author="David" w:date="2022-08-17T16:58:00Z">
              <w:rPr>
                <w:rFonts w:ascii="Times New Roman" w:hAnsi="Times New Roman"/>
                <w:sz w:val="24"/>
                <w:szCs w:val="24"/>
              </w:rPr>
            </w:rPrChange>
          </w:rPr>
          <w:t xml:space="preserve"> the prawn</w:t>
        </w:r>
      </w:ins>
      <w:ins w:id="3137" w:author="Britt Collins" w:date="2021-10-01T20:14:00Z">
        <w:r w:rsidR="00745711" w:rsidRPr="00163DCF">
          <w:rPr>
            <w:szCs w:val="21"/>
            <w:rPrChange w:id="3138" w:author="David" w:date="2022-08-17T16:58:00Z">
              <w:rPr>
                <w:rFonts w:ascii="Times New Roman" w:hAnsi="Times New Roman"/>
                <w:sz w:val="24"/>
                <w:szCs w:val="24"/>
              </w:rPr>
            </w:rPrChange>
          </w:rPr>
          <w:t>-</w:t>
        </w:r>
      </w:ins>
      <w:ins w:id="3139" w:author="Britt Collins" w:date="2021-09-30T14:58:00Z">
        <w:r w:rsidRPr="00163DCF">
          <w:rPr>
            <w:szCs w:val="21"/>
            <w:rPrChange w:id="3140" w:author="David" w:date="2022-08-17T16:58:00Z">
              <w:rPr>
                <w:rFonts w:ascii="Times New Roman" w:hAnsi="Times New Roman"/>
                <w:sz w:val="24"/>
                <w:szCs w:val="24"/>
              </w:rPr>
            </w:rPrChange>
          </w:rPr>
          <w:t xml:space="preserve">peeling process. It took him seconds to peel and consume a prawn. </w:t>
        </w:r>
      </w:ins>
      <w:ins w:id="3141" w:author="Britt Collins" w:date="2021-10-01T20:15:00Z">
        <w:r w:rsidR="00745711" w:rsidRPr="00163DCF">
          <w:rPr>
            <w:szCs w:val="21"/>
            <w:rPrChange w:id="3142" w:author="David" w:date="2022-08-17T16:58:00Z">
              <w:rPr>
                <w:rFonts w:ascii="Times New Roman" w:hAnsi="Times New Roman"/>
                <w:sz w:val="24"/>
                <w:szCs w:val="24"/>
              </w:rPr>
            </w:rPrChange>
          </w:rPr>
          <w:t>“</w:t>
        </w:r>
      </w:ins>
      <w:ins w:id="3143" w:author="Britt Collins" w:date="2021-09-30T14:58:00Z">
        <w:r w:rsidRPr="00163DCF">
          <w:rPr>
            <w:szCs w:val="21"/>
            <w:rPrChange w:id="3144" w:author="David" w:date="2022-08-17T16:58:00Z">
              <w:rPr>
                <w:rFonts w:ascii="Times New Roman" w:hAnsi="Times New Roman"/>
                <w:sz w:val="24"/>
                <w:szCs w:val="24"/>
              </w:rPr>
            </w:rPrChange>
          </w:rPr>
          <w:t>It’s all in the snapping of the head</w:t>
        </w:r>
      </w:ins>
      <w:ins w:id="3145" w:author="Britt Collins" w:date="2021-10-01T20:15:00Z">
        <w:r w:rsidR="00745711" w:rsidRPr="00163DCF">
          <w:rPr>
            <w:szCs w:val="21"/>
            <w:rPrChange w:id="3146" w:author="David" w:date="2022-08-17T16:58:00Z">
              <w:rPr>
                <w:rFonts w:ascii="Times New Roman" w:hAnsi="Times New Roman"/>
                <w:sz w:val="24"/>
                <w:szCs w:val="24"/>
              </w:rPr>
            </w:rPrChange>
          </w:rPr>
          <w:t>,”</w:t>
        </w:r>
      </w:ins>
      <w:ins w:id="3147" w:author="Britt Collins" w:date="2021-09-30T14:58:00Z">
        <w:r w:rsidRPr="00163DCF">
          <w:rPr>
            <w:szCs w:val="21"/>
            <w:rPrChange w:id="3148" w:author="David" w:date="2022-08-17T16:58:00Z">
              <w:rPr>
                <w:rFonts w:ascii="Times New Roman" w:hAnsi="Times New Roman"/>
                <w:sz w:val="24"/>
                <w:szCs w:val="24"/>
              </w:rPr>
            </w:rPrChange>
          </w:rPr>
          <w:t xml:space="preserve"> he said. The technique is awesome. I tried unsuccessfully to imitate it. I got better, still my technique lacked the fluidity the Aussies displayed. We got through a hefty amount of </w:t>
        </w:r>
        <w:proofErr w:type="gramStart"/>
        <w:r w:rsidRPr="00163DCF">
          <w:rPr>
            <w:szCs w:val="21"/>
            <w:rPrChange w:id="3149" w:author="David" w:date="2022-08-17T16:58:00Z">
              <w:rPr>
                <w:rFonts w:ascii="Times New Roman" w:hAnsi="Times New Roman"/>
                <w:sz w:val="24"/>
                <w:szCs w:val="24"/>
              </w:rPr>
            </w:rPrChange>
          </w:rPr>
          <w:t xml:space="preserve">Moreton </w:t>
        </w:r>
      </w:ins>
      <w:ins w:id="3150" w:author="Britt Collins" w:date="2021-10-01T20:15:00Z">
        <w:r w:rsidR="00745711" w:rsidRPr="00163DCF">
          <w:rPr>
            <w:szCs w:val="21"/>
            <w:rPrChange w:id="3151" w:author="David" w:date="2022-08-17T16:58:00Z">
              <w:rPr>
                <w:rFonts w:ascii="Times New Roman" w:hAnsi="Times New Roman"/>
                <w:sz w:val="24"/>
                <w:szCs w:val="24"/>
              </w:rPr>
            </w:rPrChange>
          </w:rPr>
          <w:t>b</w:t>
        </w:r>
      </w:ins>
      <w:ins w:id="3152" w:author="Britt Collins" w:date="2021-09-30T14:58:00Z">
        <w:r w:rsidRPr="00163DCF">
          <w:rPr>
            <w:szCs w:val="21"/>
            <w:rPrChange w:id="3153" w:author="David" w:date="2022-08-17T16:58:00Z">
              <w:rPr>
                <w:rFonts w:ascii="Times New Roman" w:hAnsi="Times New Roman"/>
                <w:sz w:val="24"/>
                <w:szCs w:val="24"/>
              </w:rPr>
            </w:rPrChange>
          </w:rPr>
          <w:t>ay</w:t>
        </w:r>
        <w:proofErr w:type="gramEnd"/>
        <w:r w:rsidRPr="00163DCF">
          <w:rPr>
            <w:szCs w:val="21"/>
            <w:rPrChange w:id="3154" w:author="David" w:date="2022-08-17T16:58:00Z">
              <w:rPr>
                <w:rFonts w:ascii="Times New Roman" w:hAnsi="Times New Roman"/>
                <w:sz w:val="24"/>
                <w:szCs w:val="24"/>
              </w:rPr>
            </w:rPrChange>
          </w:rPr>
          <w:t xml:space="preserve"> </w:t>
        </w:r>
      </w:ins>
      <w:ins w:id="3155" w:author="Britt Collins" w:date="2021-10-01T20:15:00Z">
        <w:r w:rsidR="00745711" w:rsidRPr="00163DCF">
          <w:rPr>
            <w:szCs w:val="21"/>
            <w:rPrChange w:id="3156" w:author="David" w:date="2022-08-17T16:58:00Z">
              <w:rPr>
                <w:rFonts w:ascii="Times New Roman" w:hAnsi="Times New Roman"/>
                <w:sz w:val="24"/>
                <w:szCs w:val="24"/>
              </w:rPr>
            </w:rPrChange>
          </w:rPr>
          <w:t>b</w:t>
        </w:r>
      </w:ins>
      <w:ins w:id="3157" w:author="Britt Collins" w:date="2021-09-30T14:58:00Z">
        <w:r w:rsidRPr="00163DCF">
          <w:rPr>
            <w:szCs w:val="21"/>
            <w:rPrChange w:id="3158" w:author="David" w:date="2022-08-17T16:58:00Z">
              <w:rPr>
                <w:rFonts w:ascii="Times New Roman" w:hAnsi="Times New Roman"/>
                <w:sz w:val="24"/>
                <w:szCs w:val="24"/>
              </w:rPr>
            </w:rPrChange>
          </w:rPr>
          <w:t xml:space="preserve">ugs and </w:t>
        </w:r>
      </w:ins>
      <w:ins w:id="3159" w:author="Britt Collins" w:date="2021-10-01T20:15:00Z">
        <w:r w:rsidR="00745711" w:rsidRPr="00163DCF">
          <w:rPr>
            <w:szCs w:val="21"/>
            <w:rPrChange w:id="3160" w:author="David" w:date="2022-08-17T16:58:00Z">
              <w:rPr>
                <w:rFonts w:ascii="Times New Roman" w:hAnsi="Times New Roman"/>
                <w:sz w:val="24"/>
                <w:szCs w:val="24"/>
              </w:rPr>
            </w:rPrChange>
          </w:rPr>
          <w:t>p</w:t>
        </w:r>
      </w:ins>
      <w:ins w:id="3161" w:author="Britt Collins" w:date="2021-09-30T14:58:00Z">
        <w:r w:rsidRPr="00163DCF">
          <w:rPr>
            <w:szCs w:val="21"/>
            <w:rPrChange w:id="3162" w:author="David" w:date="2022-08-17T16:58:00Z">
              <w:rPr>
                <w:rFonts w:ascii="Times New Roman" w:hAnsi="Times New Roman"/>
                <w:sz w:val="24"/>
                <w:szCs w:val="24"/>
              </w:rPr>
            </w:rPrChange>
          </w:rPr>
          <w:t>rawns. Soon the bins were filling up with shells. The fishy aroma mixed with spilt beer filled the office air. Admittedly, it did not bother us enough to leave the premises.</w:t>
        </w:r>
      </w:ins>
    </w:p>
    <w:p w14:paraId="4523637B" w14:textId="06221D68" w:rsidR="006F31F6" w:rsidRPr="00163DCF" w:rsidRDefault="006F31F6">
      <w:pPr>
        <w:spacing w:line="276" w:lineRule="auto"/>
        <w:ind w:left="-5" w:right="15" w:firstLine="725"/>
        <w:rPr>
          <w:ins w:id="3163" w:author="Britt Collins" w:date="2021-09-30T14:58:00Z"/>
          <w:szCs w:val="21"/>
          <w:rPrChange w:id="3164" w:author="David" w:date="2022-08-17T16:58:00Z">
            <w:rPr>
              <w:ins w:id="3165" w:author="Britt Collins" w:date="2021-09-30T14:58:00Z"/>
              <w:rFonts w:ascii="Times New Roman" w:hAnsi="Times New Roman"/>
              <w:sz w:val="24"/>
              <w:szCs w:val="24"/>
            </w:rPr>
          </w:rPrChange>
        </w:rPr>
        <w:pPrChange w:id="3166" w:author="David" w:date="2022-08-17T17:01:00Z">
          <w:pPr>
            <w:ind w:left="-5" w:right="15"/>
          </w:pPr>
        </w:pPrChange>
      </w:pPr>
      <w:ins w:id="3167" w:author="Britt Collins" w:date="2021-09-30T14:58:00Z">
        <w:r w:rsidRPr="00163DCF">
          <w:rPr>
            <w:szCs w:val="21"/>
            <w:rPrChange w:id="3168" w:author="David" w:date="2022-08-17T16:58:00Z">
              <w:rPr>
                <w:rFonts w:ascii="Times New Roman" w:hAnsi="Times New Roman"/>
                <w:sz w:val="24"/>
                <w:szCs w:val="24"/>
              </w:rPr>
            </w:rPrChange>
          </w:rPr>
          <w:t xml:space="preserve">Bruce, the man with a plan, proposed a game of poker in his meeting room. He asked Mr Bradford, the man with the company laptop, to play a selection of dance music to get us in the mood for later. The party was just kicking off when Elliot and Joel </w:t>
        </w:r>
      </w:ins>
      <w:ins w:id="3169" w:author="Britt Collins" w:date="2021-10-01T20:16:00Z">
        <w:r w:rsidR="00745711" w:rsidRPr="00163DCF">
          <w:rPr>
            <w:szCs w:val="21"/>
            <w:rPrChange w:id="3170" w:author="David" w:date="2022-08-17T16:58:00Z">
              <w:rPr>
                <w:rFonts w:ascii="Times New Roman" w:hAnsi="Times New Roman"/>
                <w:sz w:val="24"/>
                <w:szCs w:val="24"/>
              </w:rPr>
            </w:rPrChange>
          </w:rPr>
          <w:t>walked in</w:t>
        </w:r>
      </w:ins>
      <w:ins w:id="3171" w:author="Britt Collins" w:date="2021-09-30T14:58:00Z">
        <w:r w:rsidRPr="00163DCF">
          <w:rPr>
            <w:szCs w:val="21"/>
            <w:rPrChange w:id="3172" w:author="David" w:date="2022-08-17T16:58:00Z">
              <w:rPr>
                <w:rFonts w:ascii="Times New Roman" w:hAnsi="Times New Roman"/>
                <w:sz w:val="24"/>
                <w:szCs w:val="24"/>
              </w:rPr>
            </w:rPrChange>
          </w:rPr>
          <w:t>. Elliot, forever smiling, added much needed energy to the mix. He introduced us all to the relatively old hand Joel. Bruce’s grin widened as he saw new punters to rope into the game of Poker. Bruce wanted to play for money, Mark refused, instead suggesting we play for candies. We drank more, ate more, bet more and, beginners' luck, I won!</w:t>
        </w:r>
      </w:ins>
    </w:p>
    <w:p w14:paraId="47BE9E2B" w14:textId="77777777" w:rsidR="00745711" w:rsidRPr="00163DCF" w:rsidRDefault="00745711">
      <w:pPr>
        <w:spacing w:after="10" w:line="276" w:lineRule="auto"/>
        <w:ind w:left="-5" w:right="15"/>
        <w:rPr>
          <w:ins w:id="3173" w:author="Britt Collins" w:date="2021-10-01T20:16:00Z"/>
          <w:szCs w:val="21"/>
          <w:rPrChange w:id="3174" w:author="David" w:date="2022-08-17T16:58:00Z">
            <w:rPr>
              <w:ins w:id="3175" w:author="Britt Collins" w:date="2021-10-01T20:16:00Z"/>
              <w:rFonts w:ascii="Times New Roman" w:hAnsi="Times New Roman"/>
              <w:sz w:val="24"/>
              <w:szCs w:val="24"/>
            </w:rPr>
          </w:rPrChange>
        </w:rPr>
        <w:pPrChange w:id="3176" w:author="David" w:date="2022-08-17T17:01:00Z">
          <w:pPr>
            <w:spacing w:after="10" w:line="480" w:lineRule="auto"/>
            <w:ind w:left="-5" w:right="15"/>
          </w:pPr>
        </w:pPrChange>
      </w:pPr>
    </w:p>
    <w:p w14:paraId="5F55D1A0" w14:textId="3E4474FB" w:rsidR="006F31F6" w:rsidRPr="00163DCF" w:rsidRDefault="006F31F6">
      <w:pPr>
        <w:spacing w:after="10" w:line="276" w:lineRule="auto"/>
        <w:ind w:left="-5" w:right="15"/>
        <w:rPr>
          <w:ins w:id="3177" w:author="Britt Collins" w:date="2021-09-30T14:58:00Z"/>
          <w:szCs w:val="21"/>
          <w:rPrChange w:id="3178" w:author="David" w:date="2022-08-17T16:58:00Z">
            <w:rPr>
              <w:ins w:id="3179" w:author="Britt Collins" w:date="2021-09-30T14:58:00Z"/>
              <w:rFonts w:ascii="Times New Roman" w:hAnsi="Times New Roman"/>
              <w:sz w:val="24"/>
              <w:szCs w:val="24"/>
            </w:rPr>
          </w:rPrChange>
        </w:rPr>
        <w:pPrChange w:id="3180" w:author="David" w:date="2022-08-17T17:01:00Z">
          <w:pPr>
            <w:ind w:left="-5" w:right="15"/>
          </w:pPr>
        </w:pPrChange>
      </w:pPr>
      <w:ins w:id="3181" w:author="Britt Collins" w:date="2021-09-30T14:58:00Z">
        <w:r w:rsidRPr="00163DCF">
          <w:rPr>
            <w:szCs w:val="21"/>
            <w:rPrChange w:id="3182" w:author="David" w:date="2022-08-17T16:58:00Z">
              <w:rPr>
                <w:rFonts w:ascii="Times New Roman" w:hAnsi="Times New Roman"/>
                <w:sz w:val="24"/>
                <w:szCs w:val="24"/>
              </w:rPr>
            </w:rPrChange>
          </w:rPr>
          <w:t>It was time to hit the town and leave the ripe smell of the office behind us. With Bruce as our guide, we hit the bars of Circular Quay. With the imminent turn of midnight, it was time to settle for a night club. Bruce knew exactly where we should be, The Argyle. I couldn’t believe I made it past the bouncers without falling over.</w:t>
        </w:r>
      </w:ins>
      <w:ins w:id="3183" w:author="Britt Collins" w:date="2021-10-02T12:43:00Z">
        <w:r w:rsidR="009110E2" w:rsidRPr="00163DCF">
          <w:rPr>
            <w:szCs w:val="21"/>
            <w:rPrChange w:id="3184" w:author="David" w:date="2022-08-17T16:58:00Z">
              <w:rPr>
                <w:rFonts w:ascii="Times New Roman" w:hAnsi="Times New Roman"/>
                <w:sz w:val="24"/>
                <w:szCs w:val="24"/>
              </w:rPr>
            </w:rPrChange>
          </w:rPr>
          <w:t xml:space="preserve"> </w:t>
        </w:r>
      </w:ins>
      <w:ins w:id="3185" w:author="Britt Collins" w:date="2021-09-30T14:58:00Z">
        <w:r w:rsidRPr="00163DCF">
          <w:rPr>
            <w:szCs w:val="21"/>
            <w:rPrChange w:id="3186" w:author="David" w:date="2022-08-17T16:58:00Z">
              <w:rPr>
                <w:rFonts w:ascii="Times New Roman" w:hAnsi="Times New Roman"/>
                <w:sz w:val="24"/>
                <w:szCs w:val="24"/>
              </w:rPr>
            </w:rPrChange>
          </w:rPr>
          <w:t>Focus was key to balance.</w:t>
        </w:r>
      </w:ins>
    </w:p>
    <w:p w14:paraId="7A57E23B" w14:textId="157C0AED" w:rsidR="006F31F6" w:rsidRPr="00163DCF" w:rsidRDefault="006F31F6">
      <w:pPr>
        <w:spacing w:line="276" w:lineRule="auto"/>
        <w:ind w:left="-5" w:right="15" w:firstLine="350"/>
        <w:rPr>
          <w:ins w:id="3187" w:author="Britt Collins" w:date="2021-09-30T14:58:00Z"/>
          <w:b/>
          <w:szCs w:val="21"/>
          <w:rPrChange w:id="3188" w:author="David" w:date="2022-08-17T16:58:00Z">
            <w:rPr>
              <w:ins w:id="3189" w:author="Britt Collins" w:date="2021-09-30T14:58:00Z"/>
              <w:rFonts w:ascii="Times New Roman" w:hAnsi="Times New Roman"/>
              <w:sz w:val="24"/>
              <w:szCs w:val="24"/>
            </w:rPr>
          </w:rPrChange>
        </w:rPr>
        <w:pPrChange w:id="3190" w:author="David" w:date="2022-08-17T17:01:00Z">
          <w:pPr>
            <w:ind w:left="-5" w:right="15"/>
          </w:pPr>
        </w:pPrChange>
      </w:pPr>
      <w:ins w:id="3191" w:author="Britt Collins" w:date="2021-09-30T14:58:00Z">
        <w:r w:rsidRPr="00163DCF">
          <w:rPr>
            <w:szCs w:val="21"/>
            <w:rPrChange w:id="3192" w:author="David" w:date="2022-08-17T16:58:00Z">
              <w:rPr>
                <w:rFonts w:ascii="Times New Roman" w:hAnsi="Times New Roman"/>
                <w:sz w:val="24"/>
                <w:szCs w:val="24"/>
              </w:rPr>
            </w:rPrChange>
          </w:rPr>
          <w:t xml:space="preserve">The venue was dark, </w:t>
        </w:r>
        <w:proofErr w:type="gramStart"/>
        <w:r w:rsidRPr="00163DCF">
          <w:rPr>
            <w:szCs w:val="21"/>
            <w:rPrChange w:id="3193" w:author="David" w:date="2022-08-17T16:58:00Z">
              <w:rPr>
                <w:rFonts w:ascii="Times New Roman" w:hAnsi="Times New Roman"/>
                <w:sz w:val="24"/>
                <w:szCs w:val="24"/>
              </w:rPr>
            </w:rPrChange>
          </w:rPr>
          <w:t>brash</w:t>
        </w:r>
        <w:proofErr w:type="gramEnd"/>
        <w:r w:rsidRPr="00163DCF">
          <w:rPr>
            <w:szCs w:val="21"/>
            <w:rPrChange w:id="3194" w:author="David" w:date="2022-08-17T16:58:00Z">
              <w:rPr>
                <w:rFonts w:ascii="Times New Roman" w:hAnsi="Times New Roman"/>
                <w:sz w:val="24"/>
                <w:szCs w:val="24"/>
              </w:rPr>
            </w:rPrChange>
          </w:rPr>
          <w:t xml:space="preserve"> and loud. Memories of the night became snapshots</w:t>
        </w:r>
      </w:ins>
      <w:ins w:id="3195" w:author="Britt Collins" w:date="2021-10-02T12:43:00Z">
        <w:r w:rsidR="009110E2" w:rsidRPr="00163DCF">
          <w:rPr>
            <w:szCs w:val="21"/>
            <w:rPrChange w:id="3196" w:author="David" w:date="2022-08-17T16:58:00Z">
              <w:rPr>
                <w:rFonts w:ascii="Times New Roman" w:hAnsi="Times New Roman"/>
                <w:sz w:val="24"/>
                <w:szCs w:val="24"/>
              </w:rPr>
            </w:rPrChange>
          </w:rPr>
          <w:t xml:space="preserve">. </w:t>
        </w:r>
        <w:r w:rsidR="009110E2" w:rsidRPr="00163DCF">
          <w:rPr>
            <w:b/>
            <w:szCs w:val="21"/>
            <w:rPrChange w:id="3197" w:author="David" w:date="2022-08-17T16:58:00Z">
              <w:rPr>
                <w:rFonts w:ascii="Times New Roman" w:hAnsi="Times New Roman"/>
                <w:sz w:val="24"/>
                <w:szCs w:val="24"/>
              </w:rPr>
            </w:rPrChange>
          </w:rPr>
          <w:t>YOU CAN MAKE THIS SNAPP</w:t>
        </w:r>
      </w:ins>
      <w:ins w:id="3198" w:author="Britt Collins" w:date="2021-10-02T12:44:00Z">
        <w:r w:rsidR="009110E2" w:rsidRPr="00163DCF">
          <w:rPr>
            <w:b/>
            <w:szCs w:val="21"/>
            <w:rPrChange w:id="3199" w:author="David" w:date="2022-08-17T16:58:00Z">
              <w:rPr>
                <w:rFonts w:ascii="Times New Roman" w:hAnsi="Times New Roman"/>
                <w:sz w:val="24"/>
                <w:szCs w:val="24"/>
              </w:rPr>
            </w:rPrChange>
          </w:rPr>
          <w:t>IER OR MORE IMPACTFUL IN THREE SENTENCES.</w:t>
        </w:r>
      </w:ins>
    </w:p>
    <w:p w14:paraId="188EDBFC" w14:textId="77777777" w:rsidR="006F31F6" w:rsidRPr="00163DCF" w:rsidRDefault="006F31F6">
      <w:pPr>
        <w:spacing w:after="17" w:line="276" w:lineRule="auto"/>
        <w:ind w:left="0" w:right="15" w:firstLine="0"/>
        <w:rPr>
          <w:ins w:id="3200" w:author="Britt Collins" w:date="2021-09-30T14:58:00Z"/>
          <w:szCs w:val="21"/>
          <w:rPrChange w:id="3201" w:author="David" w:date="2022-08-17T16:58:00Z">
            <w:rPr>
              <w:ins w:id="3202" w:author="Britt Collins" w:date="2021-09-30T14:58:00Z"/>
              <w:rFonts w:ascii="Times New Roman" w:hAnsi="Times New Roman"/>
              <w:sz w:val="24"/>
              <w:szCs w:val="24"/>
            </w:rPr>
          </w:rPrChange>
        </w:rPr>
        <w:pPrChange w:id="3203" w:author="David" w:date="2022-08-17T17:01:00Z">
          <w:pPr>
            <w:spacing w:after="17"/>
            <w:ind w:left="355" w:right="15"/>
          </w:pPr>
        </w:pPrChange>
      </w:pPr>
      <w:ins w:id="3204" w:author="Britt Collins" w:date="2021-09-30T14:58:00Z">
        <w:r w:rsidRPr="00163DCF">
          <w:rPr>
            <w:rFonts w:eastAsia="Calibri"/>
            <w:noProof/>
            <w:szCs w:val="21"/>
            <w:rPrChange w:id="3205" w:author="David" w:date="2022-08-17T16:58:00Z">
              <w:rPr>
                <w:rFonts w:ascii="Times New Roman" w:eastAsia="Calibri" w:hAnsi="Times New Roman" w:cs="Calibri"/>
                <w:noProof/>
                <w:sz w:val="24"/>
                <w:szCs w:val="24"/>
              </w:rPr>
            </w:rPrChange>
          </w:rPr>
          <mc:AlternateContent>
            <mc:Choice Requires="wpg">
              <w:drawing>
                <wp:anchor distT="0" distB="0" distL="114300" distR="114300" simplePos="0" relativeHeight="251662336" behindDoc="0" locked="0" layoutInCell="1" allowOverlap="1" wp14:anchorId="510B1124" wp14:editId="4D49D65A">
                  <wp:simplePos x="0" y="0"/>
                  <wp:positionH relativeFrom="column">
                    <wp:posOffset>219075</wp:posOffset>
                  </wp:positionH>
                  <wp:positionV relativeFrom="paragraph">
                    <wp:posOffset>20910</wp:posOffset>
                  </wp:positionV>
                  <wp:extent cx="47625" cy="257175"/>
                  <wp:effectExtent l="0" t="0" r="0" b="0"/>
                  <wp:wrapSquare wrapText="bothSides"/>
                  <wp:docPr id="66695" name="Group 66695"/>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1280" name="Shape 1280"/>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 name="Shape 1282"/>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2" y="44599"/>
                                    <a:pt x="32925" y="45814"/>
                                  </a:cubicBezTo>
                                  <a:cubicBezTo>
                                    <a:pt x="30008" y="47005"/>
                                    <a:pt x="26970" y="47600"/>
                                    <a:pt x="23813" y="47625"/>
                                  </a:cubicBezTo>
                                  <a:cubicBezTo>
                                    <a:pt x="20655" y="47600"/>
                                    <a:pt x="17617" y="47005"/>
                                    <a:pt x="14700" y="45814"/>
                                  </a:cubicBezTo>
                                  <a:cubicBezTo>
                                    <a:pt x="11782" y="44599"/>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A46C21" id="Group 66695" o:spid="_x0000_s1026" style="position:absolute;margin-left:17.25pt;margin-top:1.65pt;width:3.75pt;height:20.25pt;z-index:251662336" coordsize="476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">
                  <v:shape id="Shape 128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" path="m23813,v3157,,6195,595,9112,1811c35842,3026,38418,4738,40650,6970v2233,2233,3954,4787,5162,7714c47021,17611,47625,20638,47625,23813v,3150,-604,6176,-1813,9103c44604,35843,42883,38398,40650,40630v-2232,2208,-4808,3944,-7725,5159c30008,47005,26970,47600,23813,47625v-3158,-25,-6196,-620,-9113,-1836c11782,44574,9207,42838,6975,40630,4742,38398,3021,35843,1813,32916,604,29989,,26963,,23813,,20638,604,17611,1813,14684,3021,11757,4742,9203,6975,6970,9207,4738,11782,3026,14700,1811,17617,595,20655,,23813,xe" fillcolor="black" stroked="f" strokeweight="0">
                    <v:stroke miterlimit="83231f" joinstyle="miter"/>
                    <v:path arrowok="t" textboxrect="0,0,47625,47625"/>
                  </v:shape>
                  <v:shape id="Shape 1282"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" path="m23813,v3157,,6195,595,9112,1786c35842,3001,38418,4713,40650,6970v2233,2208,3954,4763,5162,7690c47021,17587,47625,20638,47625,23813v,3150,-604,6151,-1813,9078c44604,35818,42883,38373,40650,40630v-2232,2233,-4808,3969,-7725,5184c30008,47005,26970,47600,23813,47625v-3158,-25,-6196,-620,-9113,-1811c11782,44599,9207,42863,6975,40630,4742,38373,3021,35818,1813,32891,604,29964,,26963,,23813,,20638,604,17587,1813,14660,3021,11733,4742,9178,6975,6970,9207,4713,11782,3001,14700,1786,17617,595,20655,,23813,xe" fillcolor="black" stroked="f" strokeweight="0">
                    <v:stroke miterlimit="83231f" joinstyle="miter"/>
                    <v:path arrowok="t" textboxrect="0,0,47625,47625"/>
                  </v:shape>
                  <w10:wrap type="square"/>
                </v:group>
              </w:pict>
            </mc:Fallback>
          </mc:AlternateContent>
        </w:r>
        <w:r w:rsidRPr="00163DCF">
          <w:rPr>
            <w:szCs w:val="21"/>
            <w:rPrChange w:id="3206" w:author="David" w:date="2022-08-17T16:58:00Z">
              <w:rPr>
                <w:rFonts w:ascii="Times New Roman" w:hAnsi="Times New Roman"/>
                <w:sz w:val="24"/>
                <w:szCs w:val="24"/>
              </w:rPr>
            </w:rPrChange>
          </w:rPr>
          <w:t>The bar area, it was the last location I remember seeing Mark and Joel.</w:t>
        </w:r>
      </w:ins>
    </w:p>
    <w:p w14:paraId="3B9A116A" w14:textId="241685CD" w:rsidR="006F31F6" w:rsidRPr="00163DCF" w:rsidRDefault="006F31F6">
      <w:pPr>
        <w:spacing w:after="10" w:line="276" w:lineRule="auto"/>
        <w:ind w:right="15" w:firstLine="335"/>
        <w:rPr>
          <w:ins w:id="3207" w:author="Britt Collins" w:date="2021-09-30T14:58:00Z"/>
          <w:szCs w:val="21"/>
          <w:rPrChange w:id="3208" w:author="David" w:date="2022-08-17T16:58:00Z">
            <w:rPr>
              <w:ins w:id="3209" w:author="Britt Collins" w:date="2021-09-30T14:58:00Z"/>
              <w:rFonts w:ascii="Times New Roman" w:hAnsi="Times New Roman"/>
              <w:sz w:val="24"/>
              <w:szCs w:val="24"/>
            </w:rPr>
          </w:rPrChange>
        </w:rPr>
        <w:pPrChange w:id="3210" w:author="David" w:date="2022-08-17T17:01:00Z">
          <w:pPr>
            <w:spacing w:after="10"/>
            <w:ind w:left="355" w:right="15"/>
          </w:pPr>
        </w:pPrChange>
      </w:pPr>
      <w:ins w:id="3211" w:author="Britt Collins" w:date="2021-09-30T14:58:00Z">
        <w:r w:rsidRPr="00163DCF">
          <w:rPr>
            <w:szCs w:val="21"/>
            <w:rPrChange w:id="3212" w:author="David" w:date="2022-08-17T16:58:00Z">
              <w:rPr>
                <w:rFonts w:ascii="Times New Roman" w:hAnsi="Times New Roman"/>
                <w:sz w:val="24"/>
                <w:szCs w:val="24"/>
              </w:rPr>
            </w:rPrChange>
          </w:rPr>
          <w:t>Bruce, the man with the grimace like smile</w:t>
        </w:r>
      </w:ins>
      <w:ins w:id="3213" w:author="Britt Collins" w:date="2021-10-04T09:44:00Z">
        <w:r w:rsidR="00AC5D65" w:rsidRPr="00163DCF">
          <w:rPr>
            <w:szCs w:val="21"/>
            <w:rPrChange w:id="3214" w:author="David" w:date="2022-08-17T16:58:00Z">
              <w:rPr>
                <w:rFonts w:ascii="Times New Roman" w:hAnsi="Times New Roman"/>
                <w:sz w:val="24"/>
                <w:szCs w:val="24"/>
              </w:rPr>
            </w:rPrChange>
          </w:rPr>
          <w:t>,</w:t>
        </w:r>
      </w:ins>
      <w:ins w:id="3215" w:author="Britt Collins" w:date="2021-09-30T14:58:00Z">
        <w:r w:rsidRPr="00163DCF">
          <w:rPr>
            <w:szCs w:val="21"/>
            <w:rPrChange w:id="3216" w:author="David" w:date="2022-08-17T16:58:00Z">
              <w:rPr>
                <w:rFonts w:ascii="Times New Roman" w:hAnsi="Times New Roman"/>
                <w:sz w:val="24"/>
                <w:szCs w:val="24"/>
              </w:rPr>
            </w:rPrChange>
          </w:rPr>
          <w:t xml:space="preserve"> had free reign of the company expenses</w:t>
        </w:r>
      </w:ins>
      <w:ins w:id="3217" w:author="Britt Collins" w:date="2021-10-04T09:45:00Z">
        <w:r w:rsidR="00E703A1" w:rsidRPr="00163DCF">
          <w:rPr>
            <w:szCs w:val="21"/>
            <w:rPrChange w:id="3218" w:author="David" w:date="2022-08-17T16:58:00Z">
              <w:rPr>
                <w:rFonts w:ascii="Times New Roman" w:hAnsi="Times New Roman"/>
                <w:sz w:val="24"/>
                <w:szCs w:val="24"/>
              </w:rPr>
            </w:rPrChange>
          </w:rPr>
          <w:t xml:space="preserve"> and</w:t>
        </w:r>
      </w:ins>
      <w:ins w:id="3219" w:author="Britt Collins" w:date="2021-09-30T14:58:00Z">
        <w:r w:rsidRPr="00163DCF">
          <w:rPr>
            <w:szCs w:val="21"/>
            <w:rPrChange w:id="3220" w:author="David" w:date="2022-08-17T16:58:00Z">
              <w:rPr>
                <w:rFonts w:ascii="Times New Roman" w:hAnsi="Times New Roman"/>
                <w:sz w:val="24"/>
                <w:szCs w:val="24"/>
              </w:rPr>
            </w:rPrChange>
          </w:rPr>
          <w:t xml:space="preserve"> started conversations with every group of women in the club. His excuse for chatting to the ladies was “this is my </w:t>
        </w:r>
        <w:proofErr w:type="gramStart"/>
        <w:r w:rsidRPr="00163DCF">
          <w:rPr>
            <w:szCs w:val="21"/>
            <w:rPrChange w:id="3221" w:author="David" w:date="2022-08-17T16:58:00Z">
              <w:rPr>
                <w:rFonts w:ascii="Times New Roman" w:hAnsi="Times New Roman"/>
                <w:sz w:val="24"/>
                <w:szCs w:val="24"/>
              </w:rPr>
            </w:rPrChange>
          </w:rPr>
          <w:t>mate</w:t>
        </w:r>
        <w:proofErr w:type="gramEnd"/>
        <w:r w:rsidRPr="00163DCF">
          <w:rPr>
            <w:szCs w:val="21"/>
            <w:rPrChange w:id="3222" w:author="David" w:date="2022-08-17T16:58:00Z">
              <w:rPr>
                <w:rFonts w:ascii="Times New Roman" w:hAnsi="Times New Roman"/>
                <w:sz w:val="24"/>
                <w:szCs w:val="24"/>
              </w:rPr>
            </w:rPrChange>
          </w:rPr>
          <w:t xml:space="preserve"> Dave</w:t>
        </w:r>
      </w:ins>
      <w:ins w:id="3223" w:author="Britt Collins" w:date="2021-10-04T09:45:00Z">
        <w:r w:rsidR="00E703A1" w:rsidRPr="00163DCF">
          <w:rPr>
            <w:szCs w:val="21"/>
            <w:rPrChange w:id="3224" w:author="David" w:date="2022-08-17T16:58:00Z">
              <w:rPr>
                <w:rFonts w:ascii="Times New Roman" w:hAnsi="Times New Roman"/>
                <w:sz w:val="24"/>
                <w:szCs w:val="24"/>
              </w:rPr>
            </w:rPrChange>
          </w:rPr>
          <w:t>. H</w:t>
        </w:r>
      </w:ins>
      <w:ins w:id="3225" w:author="Britt Collins" w:date="2021-09-30T14:58:00Z">
        <w:r w:rsidRPr="00163DCF">
          <w:rPr>
            <w:szCs w:val="21"/>
            <w:rPrChange w:id="3226" w:author="David" w:date="2022-08-17T16:58:00Z">
              <w:rPr>
                <w:rFonts w:ascii="Times New Roman" w:hAnsi="Times New Roman"/>
                <w:sz w:val="24"/>
                <w:szCs w:val="24"/>
              </w:rPr>
            </w:rPrChange>
          </w:rPr>
          <w:t xml:space="preserve">e’s just come over from England and is looking to get </w:t>
        </w:r>
        <w:proofErr w:type="gramStart"/>
        <w:r w:rsidRPr="00163DCF">
          <w:rPr>
            <w:szCs w:val="21"/>
            <w:rPrChange w:id="3227" w:author="David" w:date="2022-08-17T16:58:00Z">
              <w:rPr>
                <w:rFonts w:ascii="Times New Roman" w:hAnsi="Times New Roman"/>
                <w:sz w:val="24"/>
                <w:szCs w:val="24"/>
              </w:rPr>
            </w:rPrChange>
          </w:rPr>
          <w:t>fucked</w:t>
        </w:r>
        <w:proofErr w:type="gramEnd"/>
        <w:r w:rsidRPr="00163DCF">
          <w:rPr>
            <w:szCs w:val="21"/>
            <w:rPrChange w:id="3228" w:author="David" w:date="2022-08-17T16:58:00Z">
              <w:rPr>
                <w:rFonts w:ascii="Times New Roman" w:hAnsi="Times New Roman"/>
                <w:sz w:val="24"/>
                <w:szCs w:val="24"/>
              </w:rPr>
            </w:rPrChange>
          </w:rPr>
          <w:t>”. His plan worked. I managed to get a young lady</w:t>
        </w:r>
      </w:ins>
      <w:ins w:id="3229" w:author="Britt Collins" w:date="2021-10-04T09:45:00Z">
        <w:r w:rsidR="00E703A1" w:rsidRPr="00163DCF">
          <w:rPr>
            <w:szCs w:val="21"/>
            <w:rPrChange w:id="3230" w:author="David" w:date="2022-08-17T16:58:00Z">
              <w:rPr>
                <w:rFonts w:ascii="Times New Roman" w:hAnsi="Times New Roman"/>
                <w:sz w:val="24"/>
                <w:szCs w:val="24"/>
              </w:rPr>
            </w:rPrChange>
          </w:rPr>
          <w:t>’</w:t>
        </w:r>
      </w:ins>
      <w:ins w:id="3231" w:author="Britt Collins" w:date="2021-09-30T14:58:00Z">
        <w:r w:rsidRPr="00163DCF">
          <w:rPr>
            <w:szCs w:val="21"/>
            <w:rPrChange w:id="3232" w:author="David" w:date="2022-08-17T16:58:00Z">
              <w:rPr>
                <w:rFonts w:ascii="Times New Roman" w:hAnsi="Times New Roman"/>
                <w:sz w:val="24"/>
                <w:szCs w:val="24"/>
              </w:rPr>
            </w:rPrChange>
          </w:rPr>
          <w:t>s phone number.</w:t>
        </w:r>
      </w:ins>
    </w:p>
    <w:p w14:paraId="209AD232" w14:textId="77777777" w:rsidR="006F31F6" w:rsidRPr="00163DCF" w:rsidRDefault="006F31F6">
      <w:pPr>
        <w:spacing w:after="17" w:line="276" w:lineRule="auto"/>
        <w:ind w:left="355" w:right="15"/>
        <w:rPr>
          <w:ins w:id="3233" w:author="Britt Collins" w:date="2021-09-30T14:58:00Z"/>
          <w:szCs w:val="21"/>
          <w:rPrChange w:id="3234" w:author="David" w:date="2022-08-17T16:58:00Z">
            <w:rPr>
              <w:ins w:id="3235" w:author="Britt Collins" w:date="2021-09-30T14:58:00Z"/>
              <w:rFonts w:ascii="Times New Roman" w:hAnsi="Times New Roman"/>
              <w:sz w:val="24"/>
              <w:szCs w:val="24"/>
            </w:rPr>
          </w:rPrChange>
        </w:rPr>
        <w:pPrChange w:id="3236" w:author="David" w:date="2022-08-17T17:01:00Z">
          <w:pPr>
            <w:spacing w:after="17"/>
            <w:ind w:left="355" w:right="15"/>
          </w:pPr>
        </w:pPrChange>
      </w:pPr>
      <w:ins w:id="3237" w:author="Britt Collins" w:date="2021-09-30T14:58:00Z">
        <w:r w:rsidRPr="00163DCF">
          <w:rPr>
            <w:rFonts w:eastAsia="Calibri"/>
            <w:noProof/>
            <w:szCs w:val="21"/>
            <w:rPrChange w:id="3238" w:author="David" w:date="2022-08-17T16:58:00Z">
              <w:rPr>
                <w:rFonts w:ascii="Times New Roman" w:eastAsia="Calibri" w:hAnsi="Times New Roman" w:cs="Calibri"/>
                <w:noProof/>
                <w:sz w:val="24"/>
                <w:szCs w:val="24"/>
              </w:rPr>
            </w:rPrChange>
          </w:rPr>
          <mc:AlternateContent>
            <mc:Choice Requires="wpg">
              <w:drawing>
                <wp:anchor distT="0" distB="0" distL="114300" distR="114300" simplePos="0" relativeHeight="251663360" behindDoc="0" locked="0" layoutInCell="1" allowOverlap="1" wp14:anchorId="239238EA" wp14:editId="24B1186F">
                  <wp:simplePos x="0" y="0"/>
                  <wp:positionH relativeFrom="column">
                    <wp:posOffset>219075</wp:posOffset>
                  </wp:positionH>
                  <wp:positionV relativeFrom="paragraph">
                    <wp:posOffset>20910</wp:posOffset>
                  </wp:positionV>
                  <wp:extent cx="47625" cy="676275"/>
                  <wp:effectExtent l="0" t="0" r="0" b="0"/>
                  <wp:wrapSquare wrapText="bothSides"/>
                  <wp:docPr id="66696" name="Group 66696"/>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1289" name="Shape 128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82"/>
                                    <a:pt x="45812" y="14709"/>
                                  </a:cubicBezTo>
                                  <a:cubicBezTo>
                                    <a:pt x="47021" y="17611"/>
                                    <a:pt x="47625" y="20662"/>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62"/>
                                    <a:pt x="604" y="17611"/>
                                    <a:pt x="1813" y="14709"/>
                                  </a:cubicBezTo>
                                  <a:cubicBezTo>
                                    <a:pt x="3021" y="11782"/>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1" name="Shape 1291"/>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3" name="Shape 1293"/>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2" y="44599"/>
                                    <a:pt x="32925" y="45814"/>
                                  </a:cubicBezTo>
                                  <a:cubicBezTo>
                                    <a:pt x="30008" y="47005"/>
                                    <a:pt x="26970" y="47625"/>
                                    <a:pt x="23813" y="47625"/>
                                  </a:cubicBezTo>
                                  <a:cubicBezTo>
                                    <a:pt x="20655" y="47625"/>
                                    <a:pt x="17617" y="47005"/>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5" name="Shape 1295"/>
                          <wps:cNvSpPr/>
                          <wps:spPr>
                            <a:xfrm>
                              <a:off x="0" y="62865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7ECB02" id="Group 66696" o:spid="_x0000_s1026" style="position:absolute;margin-left:17.25pt;margin-top:1.65pt;width:3.75pt;height:53.25pt;z-index:251663360" coordsize="476,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">
                  <v:shape id="Shape 1289"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" path="m23813,v3157,,6195,595,9112,1786c35842,3001,38418,4738,40650,6970v2233,2233,3954,4812,5162,7739c47021,17611,47625,20662,47625,23813v,3150,-604,6151,-1813,9078c44604,35818,42883,38373,40650,40630v-2232,2208,-4808,3919,-7725,5135c30008,46980,26970,47600,23813,47625v-3158,-25,-6196,-645,-9113,-1860c11782,44549,9207,42838,6975,40630,4742,38373,3021,35818,1813,32891,604,29964,,26963,,23813,,20662,604,17611,1813,14709,3021,11782,4742,9203,6975,6970,9207,4738,11782,3001,14700,1786,17617,595,20655,,23813,xe" fillcolor="black" stroked="f" strokeweight="0">
                    <v:stroke miterlimit="83231f" joinstyle="miter"/>
                    <v:path arrowok="t" textboxrect="0,0,47625,47625"/>
                  </v:shape>
                  <v:shape id="Shape 1291"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" path="m23813,v3157,,6195,595,9112,1811c35842,3001,38418,4713,40650,6970v2233,2208,3954,4787,5162,7714c47021,17611,47625,20638,47625,23813v,3150,-604,6176,-1813,9103c44604,35843,42883,38398,40650,40630v-2232,2208,-4808,3944,-7725,5159c30008,47005,26970,47600,23813,47625v-3158,-25,-6196,-620,-9113,-1836c11782,44574,9207,42838,6975,40630,4742,38398,3021,35843,1813,32916,604,29989,,26963,,23813,,20638,604,17611,1813,14709,3021,11757,4742,9178,6975,6970,9207,4713,11782,3001,14700,1786,17617,595,20655,,23813,xe" fillcolor="black" stroked="f" strokeweight="0">
                    <v:stroke miterlimit="83231f" joinstyle="miter"/>
                    <v:path arrowok="t" textboxrect="0,0,47625,47625"/>
                  </v:shape>
                  <v:shape id="Shape 1293"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" path="m23813,v3157,,6195,595,9112,1786c35842,3001,38418,4738,40650,6970v2233,2208,3954,4763,5162,7690c47021,17587,47625,20638,47625,23813v,3150,-604,6176,-1813,9103c44604,35843,42883,38422,40650,40655v-2232,2208,-4808,3944,-7725,5159c30008,47005,26970,47625,23813,47625v-3158,,-6196,-620,-9113,-1811c11782,44599,9207,42863,6975,40655,4742,38422,3021,35843,1813,32916,604,29989,,26963,,23813,,20638,604,17587,1813,14660,3021,11733,4742,9178,6975,6970,9207,4738,11782,3001,14700,1786,17617,595,20655,,23813,xe" fillcolor="black" stroked="f" strokeweight="0">
                    <v:stroke miterlimit="83231f" joinstyle="miter"/>
                    <v:path arrowok="t" textboxrect="0,0,47625,47625"/>
                  </v:shape>
                  <v:shape id="Shape 1295"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" path="m23813,v3157,,6195,595,9112,1811c35842,3001,38418,4713,40650,6970v2233,2208,3954,4787,5162,7714c47021,17611,47625,20638,47625,23813v,3150,-604,6151,-1813,9078c44604,35818,42883,38373,40650,40630v-2232,2208,-4808,3944,-7725,5159c30008,47005,26970,47600,23813,47625v-3158,-25,-6196,-620,-9113,-1836c11782,44574,9207,42838,6975,40630,4742,38373,3021,35818,1813,32891,604,29964,,26963,,23813,,20638,604,17611,1813,14684,3021,11757,4742,9178,6975,6970,9207,4713,11782,3001,14700,1811,17617,595,20655,,23813,xe" fillcolor="black" stroked="f" strokeweight="0">
                    <v:stroke miterlimit="83231f" joinstyle="miter"/>
                    <v:path arrowok="t" textboxrect="0,0,47625,47625"/>
                  </v:shape>
                  <w10:wrap type="square"/>
                </v:group>
              </w:pict>
            </mc:Fallback>
          </mc:AlternateContent>
        </w:r>
        <w:r w:rsidRPr="00163DCF">
          <w:rPr>
            <w:szCs w:val="21"/>
            <w:rPrChange w:id="3239" w:author="David" w:date="2022-08-17T16:58:00Z">
              <w:rPr>
                <w:rFonts w:ascii="Times New Roman" w:hAnsi="Times New Roman"/>
                <w:sz w:val="24"/>
                <w:szCs w:val="24"/>
              </w:rPr>
            </w:rPrChange>
          </w:rPr>
          <w:t>A woman stole my hat that I somehow procured from some other random person.</w:t>
        </w:r>
      </w:ins>
    </w:p>
    <w:p w14:paraId="6E7E94F7" w14:textId="77777777" w:rsidR="006F31F6" w:rsidRPr="00163DCF" w:rsidRDefault="006F31F6">
      <w:pPr>
        <w:spacing w:after="17" w:line="276" w:lineRule="auto"/>
        <w:ind w:left="355" w:right="15"/>
        <w:rPr>
          <w:ins w:id="3240" w:author="Britt Collins" w:date="2021-09-30T14:58:00Z"/>
          <w:szCs w:val="21"/>
          <w:rPrChange w:id="3241" w:author="David" w:date="2022-08-17T16:58:00Z">
            <w:rPr>
              <w:ins w:id="3242" w:author="Britt Collins" w:date="2021-09-30T14:58:00Z"/>
              <w:rFonts w:ascii="Times New Roman" w:hAnsi="Times New Roman"/>
              <w:sz w:val="24"/>
              <w:szCs w:val="24"/>
            </w:rPr>
          </w:rPrChange>
        </w:rPr>
        <w:pPrChange w:id="3243" w:author="David" w:date="2022-08-17T17:01:00Z">
          <w:pPr>
            <w:spacing w:after="17"/>
            <w:ind w:left="355" w:right="15"/>
          </w:pPr>
        </w:pPrChange>
      </w:pPr>
      <w:ins w:id="3244" w:author="Britt Collins" w:date="2021-09-30T14:58:00Z">
        <w:r w:rsidRPr="00163DCF">
          <w:rPr>
            <w:szCs w:val="21"/>
            <w:rPrChange w:id="3245" w:author="David" w:date="2022-08-17T16:58:00Z">
              <w:rPr>
                <w:rFonts w:ascii="Times New Roman" w:hAnsi="Times New Roman"/>
                <w:sz w:val="24"/>
                <w:szCs w:val="24"/>
              </w:rPr>
            </w:rPrChange>
          </w:rPr>
          <w:t>Urinating in the unusual men’s room where the urinals were, from one angle, in view of the whole club.</w:t>
        </w:r>
      </w:ins>
    </w:p>
    <w:p w14:paraId="4A8529EE" w14:textId="3E183112" w:rsidR="009110E2" w:rsidRPr="00163DCF" w:rsidRDefault="006F31F6">
      <w:pPr>
        <w:spacing w:line="276" w:lineRule="auto"/>
        <w:ind w:left="355" w:right="15" w:firstLine="365"/>
        <w:rPr>
          <w:ins w:id="3246" w:author="Britt Collins" w:date="2021-10-02T12:46:00Z"/>
          <w:szCs w:val="21"/>
          <w:rPrChange w:id="3247" w:author="David" w:date="2022-08-17T16:58:00Z">
            <w:rPr>
              <w:ins w:id="3248" w:author="Britt Collins" w:date="2021-10-02T12:46:00Z"/>
              <w:rFonts w:ascii="Times New Roman" w:hAnsi="Times New Roman"/>
              <w:sz w:val="24"/>
              <w:szCs w:val="24"/>
            </w:rPr>
          </w:rPrChange>
        </w:rPr>
        <w:pPrChange w:id="3249" w:author="David" w:date="2022-08-17T17:01:00Z">
          <w:pPr>
            <w:spacing w:line="480" w:lineRule="auto"/>
            <w:ind w:left="355" w:right="15" w:firstLine="365"/>
          </w:pPr>
        </w:pPrChange>
      </w:pPr>
      <w:ins w:id="3250" w:author="Britt Collins" w:date="2021-09-30T14:58:00Z">
        <w:r w:rsidRPr="00163DCF">
          <w:rPr>
            <w:szCs w:val="21"/>
            <w:rPrChange w:id="3251" w:author="David" w:date="2022-08-17T16:58:00Z">
              <w:rPr>
                <w:rFonts w:ascii="Times New Roman" w:hAnsi="Times New Roman"/>
                <w:sz w:val="24"/>
                <w:szCs w:val="24"/>
              </w:rPr>
            </w:rPrChange>
          </w:rPr>
          <w:t>Taking great care to open the door to the Queenscliff apartment and locate my bedroom</w:t>
        </w:r>
      </w:ins>
      <w:ins w:id="3252" w:author="Britt Collins" w:date="2021-10-02T12:45:00Z">
        <w:r w:rsidR="009110E2" w:rsidRPr="00163DCF">
          <w:rPr>
            <w:szCs w:val="21"/>
            <w:rPrChange w:id="3253" w:author="David" w:date="2022-08-17T16:58:00Z">
              <w:rPr>
                <w:rFonts w:ascii="Times New Roman" w:hAnsi="Times New Roman"/>
                <w:sz w:val="24"/>
                <w:szCs w:val="24"/>
              </w:rPr>
            </w:rPrChange>
          </w:rPr>
          <w:t xml:space="preserve"> in the darkness</w:t>
        </w:r>
      </w:ins>
      <w:ins w:id="3254" w:author="Britt Collins" w:date="2021-09-30T14:58:00Z">
        <w:r w:rsidRPr="00163DCF">
          <w:rPr>
            <w:szCs w:val="21"/>
            <w:rPrChange w:id="3255" w:author="David" w:date="2022-08-17T16:58:00Z">
              <w:rPr>
                <w:rFonts w:ascii="Times New Roman" w:hAnsi="Times New Roman"/>
                <w:sz w:val="24"/>
                <w:szCs w:val="24"/>
              </w:rPr>
            </w:rPrChange>
          </w:rPr>
          <w:t>.</w:t>
        </w:r>
      </w:ins>
      <w:ins w:id="3256" w:author="Britt Collins" w:date="2021-10-02T12:44:00Z">
        <w:r w:rsidR="009110E2" w:rsidRPr="00163DCF">
          <w:rPr>
            <w:szCs w:val="21"/>
            <w:rPrChange w:id="3257" w:author="David" w:date="2022-08-17T16:58:00Z">
              <w:rPr>
                <w:rFonts w:ascii="Times New Roman" w:hAnsi="Times New Roman"/>
                <w:sz w:val="24"/>
                <w:szCs w:val="24"/>
              </w:rPr>
            </w:rPrChange>
          </w:rPr>
          <w:t xml:space="preserve"> </w:t>
        </w:r>
      </w:ins>
      <w:ins w:id="3258" w:author="Britt Collins" w:date="2021-09-30T14:58:00Z">
        <w:r w:rsidRPr="00163DCF">
          <w:rPr>
            <w:szCs w:val="21"/>
            <w:rPrChange w:id="3259" w:author="David" w:date="2022-08-17T16:58:00Z">
              <w:rPr>
                <w:rFonts w:ascii="Times New Roman" w:hAnsi="Times New Roman"/>
                <w:sz w:val="24"/>
                <w:szCs w:val="24"/>
              </w:rPr>
            </w:rPrChange>
          </w:rPr>
          <w:t xml:space="preserve">I somehow had the foresight, prior to the night out, to set my alarm for 9am. As </w:t>
        </w:r>
      </w:ins>
      <w:ins w:id="3260" w:author="Britt Collins" w:date="2021-10-02T12:45:00Z">
        <w:r w:rsidR="009110E2" w:rsidRPr="00163DCF">
          <w:rPr>
            <w:szCs w:val="21"/>
            <w:rPrChange w:id="3261" w:author="David" w:date="2022-08-17T16:58:00Z">
              <w:rPr>
                <w:rFonts w:ascii="Times New Roman" w:hAnsi="Times New Roman"/>
                <w:sz w:val="24"/>
                <w:szCs w:val="24"/>
              </w:rPr>
            </w:rPrChange>
          </w:rPr>
          <w:t>it</w:t>
        </w:r>
      </w:ins>
      <w:ins w:id="3262" w:author="Britt Collins" w:date="2021-09-30T14:58:00Z">
        <w:r w:rsidRPr="00163DCF">
          <w:rPr>
            <w:szCs w:val="21"/>
            <w:rPrChange w:id="3263" w:author="David" w:date="2022-08-17T16:58:00Z">
              <w:rPr>
                <w:rFonts w:ascii="Times New Roman" w:hAnsi="Times New Roman"/>
                <w:sz w:val="24"/>
                <w:szCs w:val="24"/>
              </w:rPr>
            </w:rPrChange>
          </w:rPr>
          <w:t xml:space="preserve"> rang, I tried to rise </w:t>
        </w:r>
      </w:ins>
      <w:ins w:id="3264" w:author="Britt Collins" w:date="2021-10-02T12:46:00Z">
        <w:r w:rsidR="009110E2" w:rsidRPr="00163DCF">
          <w:rPr>
            <w:szCs w:val="21"/>
            <w:rPrChange w:id="3265" w:author="David" w:date="2022-08-17T16:58:00Z">
              <w:rPr>
                <w:rFonts w:ascii="Times New Roman" w:hAnsi="Times New Roman"/>
                <w:sz w:val="24"/>
                <w:szCs w:val="24"/>
              </w:rPr>
            </w:rPrChange>
          </w:rPr>
          <w:t>wake up</w:t>
        </w:r>
      </w:ins>
      <w:ins w:id="3266" w:author="Britt Collins" w:date="2021-10-02T12:47:00Z">
        <w:r w:rsidR="009110E2" w:rsidRPr="00163DCF">
          <w:rPr>
            <w:szCs w:val="21"/>
            <w:rPrChange w:id="3267" w:author="David" w:date="2022-08-17T16:58:00Z">
              <w:rPr>
                <w:rFonts w:ascii="Times New Roman" w:hAnsi="Times New Roman"/>
                <w:sz w:val="24"/>
                <w:szCs w:val="24"/>
              </w:rPr>
            </w:rPrChange>
          </w:rPr>
          <w:t xml:space="preserve"> and</w:t>
        </w:r>
      </w:ins>
      <w:ins w:id="3268" w:author="Britt Collins" w:date="2021-09-30T14:58:00Z">
        <w:r w:rsidRPr="00163DCF">
          <w:rPr>
            <w:szCs w:val="21"/>
            <w:rPrChange w:id="3269" w:author="David" w:date="2022-08-17T16:58:00Z">
              <w:rPr>
                <w:rFonts w:ascii="Times New Roman" w:hAnsi="Times New Roman"/>
                <w:sz w:val="24"/>
                <w:szCs w:val="24"/>
              </w:rPr>
            </w:rPrChange>
          </w:rPr>
          <w:t xml:space="preserve"> scrambled to </w:t>
        </w:r>
      </w:ins>
      <w:ins w:id="3270" w:author="Britt Collins" w:date="2021-10-02T12:45:00Z">
        <w:r w:rsidR="009110E2" w:rsidRPr="00163DCF">
          <w:rPr>
            <w:szCs w:val="21"/>
            <w:rPrChange w:id="3271" w:author="David" w:date="2022-08-17T16:58:00Z">
              <w:rPr>
                <w:rFonts w:ascii="Times New Roman" w:hAnsi="Times New Roman"/>
                <w:sz w:val="24"/>
                <w:szCs w:val="24"/>
              </w:rPr>
            </w:rPrChange>
          </w:rPr>
          <w:t>find</w:t>
        </w:r>
      </w:ins>
      <w:ins w:id="3272" w:author="Britt Collins" w:date="2021-09-30T14:58:00Z">
        <w:r w:rsidRPr="00163DCF">
          <w:rPr>
            <w:szCs w:val="21"/>
            <w:rPrChange w:id="3273" w:author="David" w:date="2022-08-17T16:58:00Z">
              <w:rPr>
                <w:rFonts w:ascii="Times New Roman" w:hAnsi="Times New Roman"/>
                <w:sz w:val="24"/>
                <w:szCs w:val="24"/>
              </w:rPr>
            </w:rPrChange>
          </w:rPr>
          <w:t xml:space="preserve"> my phone. I hit the stop button immediately before going back to sleep. The phone rang out again. This time it wasn't the alarm, it was someone calling me. Dazed and confused, I </w:t>
        </w:r>
      </w:ins>
      <w:ins w:id="3274" w:author="Britt Collins" w:date="2021-10-02T12:46:00Z">
        <w:r w:rsidR="009110E2" w:rsidRPr="00163DCF">
          <w:rPr>
            <w:szCs w:val="21"/>
            <w:rPrChange w:id="3275" w:author="David" w:date="2022-08-17T16:58:00Z">
              <w:rPr>
                <w:rFonts w:ascii="Times New Roman" w:hAnsi="Times New Roman"/>
                <w:sz w:val="24"/>
                <w:szCs w:val="24"/>
              </w:rPr>
            </w:rPrChange>
          </w:rPr>
          <w:t xml:space="preserve">grabbed the phone and in </w:t>
        </w:r>
      </w:ins>
      <w:ins w:id="3276" w:author="Britt Collins" w:date="2021-09-30T14:58:00Z">
        <w:r w:rsidRPr="00163DCF">
          <w:rPr>
            <w:szCs w:val="21"/>
            <w:rPrChange w:id="3277" w:author="David" w:date="2022-08-17T16:58:00Z">
              <w:rPr>
                <w:rFonts w:ascii="Times New Roman" w:hAnsi="Times New Roman"/>
                <w:sz w:val="24"/>
                <w:szCs w:val="24"/>
              </w:rPr>
            </w:rPrChange>
          </w:rPr>
          <w:t xml:space="preserve">a strained voice said, "hello." </w:t>
        </w:r>
      </w:ins>
    </w:p>
    <w:p w14:paraId="6C1DF25C" w14:textId="77777777" w:rsidR="009110E2" w:rsidRPr="00163DCF" w:rsidRDefault="009110E2">
      <w:pPr>
        <w:spacing w:line="276" w:lineRule="auto"/>
        <w:ind w:left="355" w:right="15" w:firstLine="365"/>
        <w:rPr>
          <w:ins w:id="3278" w:author="Britt Collins" w:date="2021-10-02T12:49:00Z"/>
          <w:szCs w:val="21"/>
          <w:rPrChange w:id="3279" w:author="David" w:date="2022-08-17T16:58:00Z">
            <w:rPr>
              <w:ins w:id="3280" w:author="Britt Collins" w:date="2021-10-02T12:49:00Z"/>
              <w:rFonts w:ascii="Times New Roman" w:hAnsi="Times New Roman"/>
              <w:sz w:val="24"/>
              <w:szCs w:val="24"/>
            </w:rPr>
          </w:rPrChange>
        </w:rPr>
        <w:pPrChange w:id="3281" w:author="David" w:date="2022-08-17T17:01:00Z">
          <w:pPr>
            <w:spacing w:line="480" w:lineRule="auto"/>
            <w:ind w:left="355" w:right="15" w:firstLine="365"/>
          </w:pPr>
        </w:pPrChange>
      </w:pPr>
      <w:ins w:id="3282" w:author="Britt Collins" w:date="2021-10-02T12:47:00Z">
        <w:r w:rsidRPr="00163DCF">
          <w:rPr>
            <w:szCs w:val="21"/>
            <w:rPrChange w:id="3283" w:author="David" w:date="2022-08-17T16:58:00Z">
              <w:rPr>
                <w:rFonts w:ascii="Times New Roman" w:hAnsi="Times New Roman"/>
                <w:sz w:val="24"/>
                <w:szCs w:val="24"/>
              </w:rPr>
            </w:rPrChange>
          </w:rPr>
          <w:lastRenderedPageBreak/>
          <w:t>“</w:t>
        </w:r>
      </w:ins>
      <w:ins w:id="3284" w:author="Britt Collins" w:date="2021-09-30T14:58:00Z">
        <w:r w:rsidR="006F31F6" w:rsidRPr="00163DCF">
          <w:rPr>
            <w:szCs w:val="21"/>
            <w:rPrChange w:id="3285" w:author="David" w:date="2022-08-17T16:58:00Z">
              <w:rPr>
                <w:rFonts w:ascii="Times New Roman" w:hAnsi="Times New Roman"/>
                <w:sz w:val="24"/>
                <w:szCs w:val="24"/>
              </w:rPr>
            </w:rPrChange>
          </w:rPr>
          <w:t>Is this David Clarke?</w:t>
        </w:r>
      </w:ins>
      <w:ins w:id="3286" w:author="Britt Collins" w:date="2021-10-02T12:47:00Z">
        <w:r w:rsidRPr="00163DCF">
          <w:rPr>
            <w:szCs w:val="21"/>
            <w:rPrChange w:id="3287" w:author="David" w:date="2022-08-17T16:58:00Z">
              <w:rPr>
                <w:rFonts w:ascii="Times New Roman" w:hAnsi="Times New Roman"/>
                <w:sz w:val="24"/>
                <w:szCs w:val="24"/>
              </w:rPr>
            </w:rPrChange>
          </w:rPr>
          <w:t>”</w:t>
        </w:r>
      </w:ins>
      <w:ins w:id="3288" w:author="Britt Collins" w:date="2021-09-30T14:58:00Z">
        <w:r w:rsidR="006F31F6" w:rsidRPr="00163DCF">
          <w:rPr>
            <w:szCs w:val="21"/>
            <w:rPrChange w:id="3289" w:author="David" w:date="2022-08-17T16:58:00Z">
              <w:rPr>
                <w:rFonts w:ascii="Times New Roman" w:hAnsi="Times New Roman"/>
                <w:sz w:val="24"/>
                <w:szCs w:val="24"/>
              </w:rPr>
            </w:rPrChange>
          </w:rPr>
          <w:t xml:space="preserve"> A cool sounding Australian said</w:t>
        </w:r>
      </w:ins>
      <w:ins w:id="3290" w:author="Britt Collins" w:date="2021-10-02T12:47:00Z">
        <w:r w:rsidRPr="00163DCF">
          <w:rPr>
            <w:szCs w:val="21"/>
            <w:rPrChange w:id="3291" w:author="David" w:date="2022-08-17T16:58:00Z">
              <w:rPr>
                <w:rFonts w:ascii="Times New Roman" w:hAnsi="Times New Roman"/>
                <w:sz w:val="24"/>
                <w:szCs w:val="24"/>
              </w:rPr>
            </w:rPrChange>
          </w:rPr>
          <w:t>.</w:t>
        </w:r>
      </w:ins>
      <w:ins w:id="3292" w:author="Britt Collins" w:date="2021-09-30T14:58:00Z">
        <w:r w:rsidR="006F31F6" w:rsidRPr="00163DCF">
          <w:rPr>
            <w:szCs w:val="21"/>
            <w:rPrChange w:id="3293" w:author="David" w:date="2022-08-17T16:58:00Z">
              <w:rPr>
                <w:rFonts w:ascii="Times New Roman" w:hAnsi="Times New Roman"/>
                <w:sz w:val="24"/>
                <w:szCs w:val="24"/>
              </w:rPr>
            </w:rPrChange>
          </w:rPr>
          <w:t xml:space="preserve"> ‘We’re all here waiting for ya.’</w:t>
        </w:r>
      </w:ins>
      <w:ins w:id="3294" w:author="Britt Collins" w:date="2021-10-02T12:48:00Z">
        <w:r w:rsidRPr="00163DCF">
          <w:rPr>
            <w:szCs w:val="21"/>
            <w:rPrChange w:id="3295" w:author="David" w:date="2022-08-17T16:58:00Z">
              <w:rPr>
                <w:rFonts w:ascii="Times New Roman" w:hAnsi="Times New Roman"/>
                <w:sz w:val="24"/>
                <w:szCs w:val="24"/>
              </w:rPr>
            </w:rPrChange>
          </w:rPr>
          <w:t xml:space="preserve"> </w:t>
        </w:r>
      </w:ins>
      <w:ins w:id="3296" w:author="Britt Collins" w:date="2021-09-30T14:58:00Z">
        <w:r w:rsidR="006F31F6" w:rsidRPr="00163DCF">
          <w:rPr>
            <w:szCs w:val="21"/>
            <w:rPrChange w:id="3297" w:author="David" w:date="2022-08-17T16:58:00Z">
              <w:rPr>
                <w:rFonts w:ascii="Times New Roman" w:hAnsi="Times New Roman"/>
                <w:sz w:val="24"/>
                <w:szCs w:val="24"/>
              </w:rPr>
            </w:rPrChange>
          </w:rPr>
          <w:t xml:space="preserve">My brain took a few seconds to process the question and response. Ah </w:t>
        </w:r>
        <w:proofErr w:type="gramStart"/>
        <w:r w:rsidR="006F31F6" w:rsidRPr="00163DCF">
          <w:rPr>
            <w:szCs w:val="21"/>
            <w:rPrChange w:id="3298" w:author="David" w:date="2022-08-17T16:58:00Z">
              <w:rPr>
                <w:rFonts w:ascii="Times New Roman" w:hAnsi="Times New Roman"/>
                <w:sz w:val="24"/>
                <w:szCs w:val="24"/>
              </w:rPr>
            </w:rPrChange>
          </w:rPr>
          <w:t>shit</w:t>
        </w:r>
        <w:proofErr w:type="gramEnd"/>
        <w:r w:rsidR="006F31F6" w:rsidRPr="00163DCF">
          <w:rPr>
            <w:szCs w:val="21"/>
            <w:rPrChange w:id="3299" w:author="David" w:date="2022-08-17T16:58:00Z">
              <w:rPr>
                <w:rFonts w:ascii="Times New Roman" w:hAnsi="Times New Roman"/>
                <w:sz w:val="24"/>
                <w:szCs w:val="24"/>
              </w:rPr>
            </w:rPrChange>
          </w:rPr>
          <w:t xml:space="preserve">, I thought. I’ve got that surfing lesson this morning!’ </w:t>
        </w:r>
        <w:r w:rsidR="006F31F6" w:rsidRPr="00163DCF">
          <w:rPr>
            <w:i/>
            <w:szCs w:val="21"/>
            <w:rPrChange w:id="3300" w:author="David" w:date="2022-08-17T16:58:00Z">
              <w:rPr>
                <w:rFonts w:ascii="Times New Roman" w:hAnsi="Times New Roman"/>
                <w:sz w:val="24"/>
                <w:szCs w:val="24"/>
              </w:rPr>
            </w:rPrChange>
          </w:rPr>
          <w:t xml:space="preserve">What do I do? I've paid good money for that surfing lesson. </w:t>
        </w:r>
      </w:ins>
      <w:ins w:id="3301" w:author="Britt Collins" w:date="2021-10-02T12:48:00Z">
        <w:r w:rsidRPr="00163DCF">
          <w:rPr>
            <w:szCs w:val="21"/>
            <w:rPrChange w:id="3302" w:author="David" w:date="2022-08-17T16:58:00Z">
              <w:rPr>
                <w:rFonts w:ascii="Times New Roman" w:hAnsi="Times New Roman"/>
                <w:sz w:val="24"/>
                <w:szCs w:val="24"/>
              </w:rPr>
            </w:rPrChange>
          </w:rPr>
          <w:t>Glancing</w:t>
        </w:r>
      </w:ins>
      <w:ins w:id="3303" w:author="Britt Collins" w:date="2021-09-30T14:58:00Z">
        <w:r w:rsidR="006F31F6" w:rsidRPr="00163DCF">
          <w:rPr>
            <w:szCs w:val="21"/>
            <w:rPrChange w:id="3304" w:author="David" w:date="2022-08-17T16:58:00Z">
              <w:rPr>
                <w:rFonts w:ascii="Times New Roman" w:hAnsi="Times New Roman"/>
                <w:sz w:val="24"/>
                <w:szCs w:val="24"/>
              </w:rPr>
            </w:rPrChange>
          </w:rPr>
          <w:t xml:space="preserve"> outside</w:t>
        </w:r>
      </w:ins>
      <w:ins w:id="3305" w:author="Britt Collins" w:date="2021-10-02T12:49:00Z">
        <w:r w:rsidRPr="00163DCF">
          <w:rPr>
            <w:szCs w:val="21"/>
            <w:rPrChange w:id="3306" w:author="David" w:date="2022-08-17T16:58:00Z">
              <w:rPr>
                <w:rFonts w:ascii="Times New Roman" w:hAnsi="Times New Roman"/>
                <w:sz w:val="24"/>
                <w:szCs w:val="24"/>
              </w:rPr>
            </w:rPrChange>
          </w:rPr>
          <w:t>, i</w:t>
        </w:r>
      </w:ins>
      <w:ins w:id="3307" w:author="Britt Collins" w:date="2021-09-30T14:58:00Z">
        <w:r w:rsidR="006F31F6" w:rsidRPr="00163DCF">
          <w:rPr>
            <w:szCs w:val="21"/>
            <w:rPrChange w:id="3308" w:author="David" w:date="2022-08-17T16:58:00Z">
              <w:rPr>
                <w:rFonts w:ascii="Times New Roman" w:hAnsi="Times New Roman"/>
                <w:sz w:val="24"/>
                <w:szCs w:val="24"/>
              </w:rPr>
            </w:rPrChange>
          </w:rPr>
          <w:t>t</w:t>
        </w:r>
      </w:ins>
      <w:ins w:id="3309" w:author="Britt Collins" w:date="2021-10-02T12:49:00Z">
        <w:r w:rsidRPr="00163DCF">
          <w:rPr>
            <w:szCs w:val="21"/>
            <w:rPrChange w:id="3310" w:author="David" w:date="2022-08-17T16:58:00Z">
              <w:rPr>
                <w:rFonts w:ascii="Times New Roman" w:hAnsi="Times New Roman"/>
                <w:sz w:val="24"/>
                <w:szCs w:val="24"/>
              </w:rPr>
            </w:rPrChange>
          </w:rPr>
          <w:t xml:space="preserve"> was</w:t>
        </w:r>
      </w:ins>
      <w:ins w:id="3311" w:author="Britt Collins" w:date="2021-09-30T14:58:00Z">
        <w:r w:rsidR="006F31F6" w:rsidRPr="00163DCF">
          <w:rPr>
            <w:szCs w:val="21"/>
            <w:rPrChange w:id="3312" w:author="David" w:date="2022-08-17T16:58:00Z">
              <w:rPr>
                <w:rFonts w:ascii="Times New Roman" w:hAnsi="Times New Roman"/>
                <w:sz w:val="24"/>
                <w:szCs w:val="24"/>
              </w:rPr>
            </w:rPrChange>
          </w:rPr>
          <w:t xml:space="preserve"> a beautiful day too. </w:t>
        </w:r>
      </w:ins>
    </w:p>
    <w:p w14:paraId="6B42CBA4" w14:textId="77777777" w:rsidR="009110E2" w:rsidRPr="00163DCF" w:rsidRDefault="006F31F6">
      <w:pPr>
        <w:spacing w:line="276" w:lineRule="auto"/>
        <w:ind w:left="355" w:right="15" w:firstLine="365"/>
        <w:rPr>
          <w:ins w:id="3313" w:author="Britt Collins" w:date="2021-10-02T12:49:00Z"/>
          <w:szCs w:val="21"/>
          <w:rPrChange w:id="3314" w:author="David" w:date="2022-08-17T16:58:00Z">
            <w:rPr>
              <w:ins w:id="3315" w:author="Britt Collins" w:date="2021-10-02T12:49:00Z"/>
              <w:rFonts w:ascii="Times New Roman" w:hAnsi="Times New Roman"/>
              <w:sz w:val="24"/>
              <w:szCs w:val="24"/>
            </w:rPr>
          </w:rPrChange>
        </w:rPr>
        <w:pPrChange w:id="3316" w:author="David" w:date="2022-08-17T17:01:00Z">
          <w:pPr>
            <w:spacing w:line="480" w:lineRule="auto"/>
            <w:ind w:left="355" w:right="15" w:firstLine="365"/>
          </w:pPr>
        </w:pPrChange>
      </w:pPr>
      <w:ins w:id="3317" w:author="Britt Collins" w:date="2021-09-30T14:58:00Z">
        <w:r w:rsidRPr="00163DCF">
          <w:rPr>
            <w:szCs w:val="21"/>
            <w:rPrChange w:id="3318" w:author="David" w:date="2022-08-17T16:58:00Z">
              <w:rPr>
                <w:rFonts w:ascii="Times New Roman" w:hAnsi="Times New Roman"/>
                <w:sz w:val="24"/>
                <w:szCs w:val="24"/>
              </w:rPr>
            </w:rPrChange>
          </w:rPr>
          <w:t>I hesitantly demanded</w:t>
        </w:r>
      </w:ins>
      <w:ins w:id="3319" w:author="Britt Collins" w:date="2021-10-02T12:49:00Z">
        <w:r w:rsidR="009110E2" w:rsidRPr="00163DCF">
          <w:rPr>
            <w:szCs w:val="21"/>
            <w:rPrChange w:id="3320" w:author="David" w:date="2022-08-17T16:58:00Z">
              <w:rPr>
                <w:rFonts w:ascii="Times New Roman" w:hAnsi="Times New Roman"/>
                <w:sz w:val="24"/>
                <w:szCs w:val="24"/>
              </w:rPr>
            </w:rPrChange>
          </w:rPr>
          <w:t>,</w:t>
        </w:r>
      </w:ins>
      <w:ins w:id="3321" w:author="Britt Collins" w:date="2021-09-30T14:58:00Z">
        <w:r w:rsidRPr="00163DCF">
          <w:rPr>
            <w:szCs w:val="21"/>
            <w:rPrChange w:id="3322" w:author="David" w:date="2022-08-17T16:58:00Z">
              <w:rPr>
                <w:rFonts w:ascii="Times New Roman" w:hAnsi="Times New Roman"/>
                <w:sz w:val="24"/>
                <w:szCs w:val="24"/>
              </w:rPr>
            </w:rPrChange>
          </w:rPr>
          <w:t xml:space="preserve"> </w:t>
        </w:r>
      </w:ins>
      <w:ins w:id="3323" w:author="Britt Collins" w:date="2021-10-02T12:49:00Z">
        <w:r w:rsidR="009110E2" w:rsidRPr="00163DCF">
          <w:rPr>
            <w:szCs w:val="21"/>
            <w:rPrChange w:id="3324" w:author="David" w:date="2022-08-17T16:58:00Z">
              <w:rPr>
                <w:rFonts w:ascii="Times New Roman" w:hAnsi="Times New Roman"/>
                <w:sz w:val="24"/>
                <w:szCs w:val="24"/>
              </w:rPr>
            </w:rPrChange>
          </w:rPr>
          <w:t>“</w:t>
        </w:r>
      </w:ins>
      <w:ins w:id="3325" w:author="Britt Collins" w:date="2021-09-30T14:58:00Z">
        <w:r w:rsidRPr="00163DCF">
          <w:rPr>
            <w:szCs w:val="21"/>
            <w:rPrChange w:id="3326" w:author="David" w:date="2022-08-17T16:58:00Z">
              <w:rPr>
                <w:rFonts w:ascii="Times New Roman" w:hAnsi="Times New Roman"/>
                <w:sz w:val="24"/>
                <w:szCs w:val="24"/>
              </w:rPr>
            </w:rPrChange>
          </w:rPr>
          <w:t>Could you wait half an hour?</w:t>
        </w:r>
      </w:ins>
      <w:ins w:id="3327" w:author="Britt Collins" w:date="2021-10-02T12:49:00Z">
        <w:r w:rsidR="009110E2" w:rsidRPr="00163DCF">
          <w:rPr>
            <w:szCs w:val="21"/>
            <w:rPrChange w:id="3328" w:author="David" w:date="2022-08-17T16:58:00Z">
              <w:rPr>
                <w:rFonts w:ascii="Times New Roman" w:hAnsi="Times New Roman"/>
                <w:sz w:val="24"/>
                <w:szCs w:val="24"/>
              </w:rPr>
            </w:rPrChange>
          </w:rPr>
          <w:t>”</w:t>
        </w:r>
      </w:ins>
      <w:ins w:id="3329" w:author="Britt Collins" w:date="2021-09-30T14:58:00Z">
        <w:r w:rsidRPr="00163DCF">
          <w:rPr>
            <w:szCs w:val="21"/>
            <w:rPrChange w:id="3330" w:author="David" w:date="2022-08-17T16:58:00Z">
              <w:rPr>
                <w:rFonts w:ascii="Times New Roman" w:hAnsi="Times New Roman"/>
                <w:sz w:val="24"/>
                <w:szCs w:val="24"/>
              </w:rPr>
            </w:rPrChange>
          </w:rPr>
          <w:t xml:space="preserve"> </w:t>
        </w:r>
      </w:ins>
    </w:p>
    <w:p w14:paraId="40658E84" w14:textId="77777777" w:rsidR="009110E2" w:rsidRPr="00163DCF" w:rsidRDefault="006F31F6">
      <w:pPr>
        <w:spacing w:line="276" w:lineRule="auto"/>
        <w:ind w:left="355" w:right="15" w:firstLine="365"/>
        <w:rPr>
          <w:ins w:id="3331" w:author="Britt Collins" w:date="2021-10-02T12:50:00Z"/>
          <w:szCs w:val="21"/>
          <w:rPrChange w:id="3332" w:author="David" w:date="2022-08-17T16:58:00Z">
            <w:rPr>
              <w:ins w:id="3333" w:author="Britt Collins" w:date="2021-10-02T12:50:00Z"/>
              <w:rFonts w:ascii="Times New Roman" w:hAnsi="Times New Roman"/>
              <w:sz w:val="24"/>
              <w:szCs w:val="24"/>
            </w:rPr>
          </w:rPrChange>
        </w:rPr>
        <w:pPrChange w:id="3334" w:author="David" w:date="2022-08-17T17:01:00Z">
          <w:pPr>
            <w:spacing w:line="480" w:lineRule="auto"/>
            <w:ind w:left="355" w:right="15" w:firstLine="365"/>
          </w:pPr>
        </w:pPrChange>
      </w:pPr>
      <w:ins w:id="3335" w:author="Britt Collins" w:date="2021-09-30T14:58:00Z">
        <w:r w:rsidRPr="00163DCF">
          <w:rPr>
            <w:szCs w:val="21"/>
            <w:rPrChange w:id="3336" w:author="David" w:date="2022-08-17T16:58:00Z">
              <w:rPr>
                <w:rFonts w:ascii="Times New Roman" w:hAnsi="Times New Roman"/>
                <w:sz w:val="24"/>
                <w:szCs w:val="24"/>
              </w:rPr>
            </w:rPrChange>
          </w:rPr>
          <w:t>The cool</w:t>
        </w:r>
      </w:ins>
      <w:ins w:id="3337" w:author="Britt Collins" w:date="2021-10-02T12:49:00Z">
        <w:r w:rsidR="009110E2" w:rsidRPr="00163DCF">
          <w:rPr>
            <w:szCs w:val="21"/>
            <w:rPrChange w:id="3338" w:author="David" w:date="2022-08-17T16:58:00Z">
              <w:rPr>
                <w:rFonts w:ascii="Times New Roman" w:hAnsi="Times New Roman"/>
                <w:sz w:val="24"/>
                <w:szCs w:val="24"/>
              </w:rPr>
            </w:rPrChange>
          </w:rPr>
          <w:t>-</w:t>
        </w:r>
      </w:ins>
      <w:ins w:id="3339" w:author="Britt Collins" w:date="2021-09-30T14:58:00Z">
        <w:r w:rsidRPr="00163DCF">
          <w:rPr>
            <w:szCs w:val="21"/>
            <w:rPrChange w:id="3340" w:author="David" w:date="2022-08-17T16:58:00Z">
              <w:rPr>
                <w:rFonts w:ascii="Times New Roman" w:hAnsi="Times New Roman"/>
                <w:sz w:val="24"/>
                <w:szCs w:val="24"/>
              </w:rPr>
            </w:rPrChange>
          </w:rPr>
          <w:t xml:space="preserve">headed Aussie said, "Nah mate, we're ready to go now. Where are ya?". </w:t>
        </w:r>
      </w:ins>
    </w:p>
    <w:p w14:paraId="6283C9EF" w14:textId="549B740E" w:rsidR="009110E2" w:rsidRPr="00163DCF" w:rsidRDefault="009110E2">
      <w:pPr>
        <w:spacing w:line="276" w:lineRule="auto"/>
        <w:ind w:left="355" w:right="15" w:firstLine="365"/>
        <w:rPr>
          <w:ins w:id="3341" w:author="Britt Collins" w:date="2021-10-02T12:50:00Z"/>
          <w:szCs w:val="21"/>
          <w:rPrChange w:id="3342" w:author="David" w:date="2022-08-17T16:58:00Z">
            <w:rPr>
              <w:ins w:id="3343" w:author="Britt Collins" w:date="2021-10-02T12:50:00Z"/>
              <w:rFonts w:ascii="Times New Roman" w:hAnsi="Times New Roman"/>
              <w:sz w:val="24"/>
              <w:szCs w:val="24"/>
            </w:rPr>
          </w:rPrChange>
        </w:rPr>
        <w:pPrChange w:id="3344" w:author="David" w:date="2022-08-17T17:01:00Z">
          <w:pPr>
            <w:spacing w:line="480" w:lineRule="auto"/>
            <w:ind w:left="355" w:right="15" w:firstLine="365"/>
          </w:pPr>
        </w:pPrChange>
      </w:pPr>
      <w:ins w:id="3345" w:author="Britt Collins" w:date="2021-10-02T12:50:00Z">
        <w:r w:rsidRPr="00163DCF">
          <w:rPr>
            <w:szCs w:val="21"/>
            <w:rPrChange w:id="3346" w:author="David" w:date="2022-08-17T16:58:00Z">
              <w:rPr>
                <w:rFonts w:ascii="Times New Roman" w:hAnsi="Times New Roman"/>
                <w:sz w:val="24"/>
                <w:szCs w:val="24"/>
              </w:rPr>
            </w:rPrChange>
          </w:rPr>
          <w:t>“</w:t>
        </w:r>
      </w:ins>
      <w:ins w:id="3347" w:author="Britt Collins" w:date="2021-09-30T14:58:00Z">
        <w:r w:rsidR="006F31F6" w:rsidRPr="00163DCF">
          <w:rPr>
            <w:szCs w:val="21"/>
            <w:rPrChange w:id="3348" w:author="David" w:date="2022-08-17T16:58:00Z">
              <w:rPr>
                <w:rFonts w:ascii="Times New Roman" w:hAnsi="Times New Roman"/>
                <w:sz w:val="24"/>
                <w:szCs w:val="24"/>
              </w:rPr>
            </w:rPrChange>
          </w:rPr>
          <w:t>Queenscliff</w:t>
        </w:r>
      </w:ins>
      <w:ins w:id="3349" w:author="Britt Collins" w:date="2021-10-02T12:50:00Z">
        <w:r w:rsidRPr="00163DCF">
          <w:rPr>
            <w:szCs w:val="21"/>
            <w:rPrChange w:id="3350" w:author="David" w:date="2022-08-17T16:58:00Z">
              <w:rPr>
                <w:rFonts w:ascii="Times New Roman" w:hAnsi="Times New Roman"/>
                <w:sz w:val="24"/>
                <w:szCs w:val="24"/>
              </w:rPr>
            </w:rPrChange>
          </w:rPr>
          <w:t>.”</w:t>
        </w:r>
      </w:ins>
    </w:p>
    <w:p w14:paraId="422BAA57" w14:textId="75C7CA76" w:rsidR="006F31F6" w:rsidRPr="00163DCF" w:rsidRDefault="009110E2">
      <w:pPr>
        <w:spacing w:line="276" w:lineRule="auto"/>
        <w:ind w:left="355" w:right="15" w:firstLine="365"/>
        <w:rPr>
          <w:ins w:id="3351" w:author="Britt Collins" w:date="2021-09-30T14:58:00Z"/>
          <w:szCs w:val="21"/>
          <w:rPrChange w:id="3352" w:author="David" w:date="2022-08-17T16:58:00Z">
            <w:rPr>
              <w:ins w:id="3353" w:author="Britt Collins" w:date="2021-09-30T14:58:00Z"/>
              <w:rFonts w:ascii="Times New Roman" w:hAnsi="Times New Roman"/>
              <w:sz w:val="24"/>
              <w:szCs w:val="24"/>
            </w:rPr>
          </w:rPrChange>
        </w:rPr>
        <w:pPrChange w:id="3354" w:author="David" w:date="2022-08-17T17:01:00Z">
          <w:pPr>
            <w:ind w:left="-5" w:right="15"/>
          </w:pPr>
        </w:pPrChange>
      </w:pPr>
      <w:ins w:id="3355" w:author="Britt Collins" w:date="2021-10-02T12:50:00Z">
        <w:r w:rsidRPr="00163DCF">
          <w:rPr>
            <w:szCs w:val="21"/>
            <w:rPrChange w:id="3356" w:author="David" w:date="2022-08-17T16:58:00Z">
              <w:rPr>
                <w:rFonts w:ascii="Times New Roman" w:hAnsi="Times New Roman"/>
                <w:sz w:val="24"/>
                <w:szCs w:val="24"/>
              </w:rPr>
            </w:rPrChange>
          </w:rPr>
          <w:t>“</w:t>
        </w:r>
      </w:ins>
      <w:ins w:id="3357" w:author="Britt Collins" w:date="2021-09-30T14:58:00Z">
        <w:r w:rsidR="006F31F6" w:rsidRPr="00163DCF">
          <w:rPr>
            <w:szCs w:val="21"/>
            <w:rPrChange w:id="3358" w:author="David" w:date="2022-08-17T16:58:00Z">
              <w:rPr>
                <w:rFonts w:ascii="Times New Roman" w:hAnsi="Times New Roman"/>
                <w:sz w:val="24"/>
                <w:szCs w:val="24"/>
              </w:rPr>
            </w:rPrChange>
          </w:rPr>
          <w:t>Be on the corner of Bridge Road and Grey Cliff Street in 5 minutes if you want to be picked up.</w:t>
        </w:r>
      </w:ins>
      <w:ins w:id="3359" w:author="Britt Collins" w:date="2021-10-02T12:50:00Z">
        <w:r w:rsidRPr="00163DCF">
          <w:rPr>
            <w:szCs w:val="21"/>
            <w:rPrChange w:id="3360" w:author="David" w:date="2022-08-17T16:58:00Z">
              <w:rPr>
                <w:rFonts w:ascii="Times New Roman" w:hAnsi="Times New Roman"/>
                <w:sz w:val="24"/>
                <w:szCs w:val="24"/>
              </w:rPr>
            </w:rPrChange>
          </w:rPr>
          <w:t>”</w:t>
        </w:r>
      </w:ins>
    </w:p>
    <w:p w14:paraId="43E58FA8" w14:textId="77777777" w:rsidR="009110E2" w:rsidRPr="00163DCF" w:rsidRDefault="006F31F6">
      <w:pPr>
        <w:spacing w:line="276" w:lineRule="auto"/>
        <w:ind w:left="-5" w:right="15" w:firstLine="360"/>
        <w:rPr>
          <w:ins w:id="3361" w:author="Britt Collins" w:date="2021-10-02T12:51:00Z"/>
          <w:szCs w:val="21"/>
          <w:rPrChange w:id="3362" w:author="David" w:date="2022-08-17T16:58:00Z">
            <w:rPr>
              <w:ins w:id="3363" w:author="Britt Collins" w:date="2021-10-02T12:51:00Z"/>
              <w:rFonts w:ascii="Times New Roman" w:hAnsi="Times New Roman"/>
              <w:sz w:val="24"/>
              <w:szCs w:val="24"/>
            </w:rPr>
          </w:rPrChange>
        </w:rPr>
        <w:pPrChange w:id="3364" w:author="David" w:date="2022-08-17T17:01:00Z">
          <w:pPr>
            <w:spacing w:line="480" w:lineRule="auto"/>
            <w:ind w:left="-5" w:right="15" w:firstLine="360"/>
          </w:pPr>
        </w:pPrChange>
      </w:pPr>
      <w:ins w:id="3365" w:author="Britt Collins" w:date="2021-09-30T14:58:00Z">
        <w:r w:rsidRPr="00163DCF">
          <w:rPr>
            <w:szCs w:val="21"/>
            <w:rPrChange w:id="3366" w:author="David" w:date="2022-08-17T16:58:00Z">
              <w:rPr>
                <w:rFonts w:ascii="Times New Roman" w:hAnsi="Times New Roman"/>
                <w:sz w:val="24"/>
                <w:szCs w:val="24"/>
              </w:rPr>
            </w:rPrChange>
          </w:rPr>
          <w:t xml:space="preserve">I scrambled for my clothes, wet </w:t>
        </w:r>
        <w:proofErr w:type="gramStart"/>
        <w:r w:rsidRPr="00163DCF">
          <w:rPr>
            <w:szCs w:val="21"/>
            <w:rPrChange w:id="3367" w:author="David" w:date="2022-08-17T16:58:00Z">
              <w:rPr>
                <w:rFonts w:ascii="Times New Roman" w:hAnsi="Times New Roman"/>
                <w:sz w:val="24"/>
                <w:szCs w:val="24"/>
              </w:rPr>
            </w:rPrChange>
          </w:rPr>
          <w:t>suit</w:t>
        </w:r>
        <w:proofErr w:type="gramEnd"/>
        <w:r w:rsidRPr="00163DCF">
          <w:rPr>
            <w:szCs w:val="21"/>
            <w:rPrChange w:id="3368" w:author="David" w:date="2022-08-17T16:58:00Z">
              <w:rPr>
                <w:rFonts w:ascii="Times New Roman" w:hAnsi="Times New Roman"/>
                <w:sz w:val="24"/>
                <w:szCs w:val="24"/>
              </w:rPr>
            </w:rPrChange>
          </w:rPr>
          <w:t xml:space="preserve"> and keys before running </w:t>
        </w:r>
      </w:ins>
      <w:ins w:id="3369" w:author="Britt Collins" w:date="2021-10-02T12:51:00Z">
        <w:r w:rsidR="009110E2" w:rsidRPr="00163DCF">
          <w:rPr>
            <w:szCs w:val="21"/>
            <w:rPrChange w:id="3370" w:author="David" w:date="2022-08-17T16:58:00Z">
              <w:rPr>
                <w:rFonts w:ascii="Times New Roman" w:hAnsi="Times New Roman"/>
                <w:sz w:val="24"/>
                <w:szCs w:val="24"/>
              </w:rPr>
            </w:rPrChange>
          </w:rPr>
          <w:t>out to</w:t>
        </w:r>
      </w:ins>
      <w:ins w:id="3371" w:author="Britt Collins" w:date="2021-09-30T14:58:00Z">
        <w:r w:rsidRPr="00163DCF">
          <w:rPr>
            <w:szCs w:val="21"/>
            <w:rPrChange w:id="3372" w:author="David" w:date="2022-08-17T16:58:00Z">
              <w:rPr>
                <w:rFonts w:ascii="Times New Roman" w:hAnsi="Times New Roman"/>
                <w:sz w:val="24"/>
                <w:szCs w:val="24"/>
              </w:rPr>
            </w:rPrChange>
          </w:rPr>
          <w:t xml:space="preserve"> the street corner. I could see a van with a heap of surf boards strapped to the roof. Was this the surf teacher? Sure enough, it stopped. Out jumped a surf dude dressed in board shorts and entertaining thick, white zinc cream on his lower lip. He walked over</w:t>
        </w:r>
      </w:ins>
      <w:ins w:id="3373" w:author="Britt Collins" w:date="2021-10-02T12:51:00Z">
        <w:r w:rsidR="009110E2" w:rsidRPr="00163DCF">
          <w:rPr>
            <w:szCs w:val="21"/>
            <w:rPrChange w:id="3374" w:author="David" w:date="2022-08-17T16:58:00Z">
              <w:rPr>
                <w:rFonts w:ascii="Times New Roman" w:hAnsi="Times New Roman"/>
                <w:sz w:val="24"/>
                <w:szCs w:val="24"/>
              </w:rPr>
            </w:rPrChange>
          </w:rPr>
          <w:t>.</w:t>
        </w:r>
      </w:ins>
      <w:ins w:id="3375" w:author="Britt Collins" w:date="2021-09-30T14:58:00Z">
        <w:r w:rsidRPr="00163DCF">
          <w:rPr>
            <w:szCs w:val="21"/>
            <w:rPrChange w:id="3376" w:author="David" w:date="2022-08-17T16:58:00Z">
              <w:rPr>
                <w:rFonts w:ascii="Times New Roman" w:hAnsi="Times New Roman"/>
                <w:sz w:val="24"/>
                <w:szCs w:val="24"/>
              </w:rPr>
            </w:rPrChange>
          </w:rPr>
          <w:t xml:space="preserve"> </w:t>
        </w:r>
      </w:ins>
      <w:ins w:id="3377" w:author="Britt Collins" w:date="2021-10-02T12:51:00Z">
        <w:r w:rsidR="009110E2" w:rsidRPr="00163DCF">
          <w:rPr>
            <w:szCs w:val="21"/>
            <w:rPrChange w:id="3378" w:author="David" w:date="2022-08-17T16:58:00Z">
              <w:rPr>
                <w:rFonts w:ascii="Times New Roman" w:hAnsi="Times New Roman"/>
                <w:sz w:val="24"/>
                <w:szCs w:val="24"/>
              </w:rPr>
            </w:rPrChange>
          </w:rPr>
          <w:t>“</w:t>
        </w:r>
      </w:ins>
      <w:ins w:id="3379" w:author="Britt Collins" w:date="2021-09-30T14:58:00Z">
        <w:r w:rsidRPr="00163DCF">
          <w:rPr>
            <w:szCs w:val="21"/>
            <w:rPrChange w:id="3380" w:author="David" w:date="2022-08-17T16:58:00Z">
              <w:rPr>
                <w:rFonts w:ascii="Times New Roman" w:hAnsi="Times New Roman"/>
                <w:sz w:val="24"/>
                <w:szCs w:val="24"/>
              </w:rPr>
            </w:rPrChange>
          </w:rPr>
          <w:t>Dave?</w:t>
        </w:r>
      </w:ins>
      <w:ins w:id="3381" w:author="Britt Collins" w:date="2021-10-02T12:51:00Z">
        <w:r w:rsidR="009110E2" w:rsidRPr="00163DCF">
          <w:rPr>
            <w:szCs w:val="21"/>
            <w:rPrChange w:id="3382" w:author="David" w:date="2022-08-17T16:58:00Z">
              <w:rPr>
                <w:rFonts w:ascii="Times New Roman" w:hAnsi="Times New Roman"/>
                <w:sz w:val="24"/>
                <w:szCs w:val="24"/>
              </w:rPr>
            </w:rPrChange>
          </w:rPr>
          <w:t>”</w:t>
        </w:r>
      </w:ins>
      <w:ins w:id="3383" w:author="Britt Collins" w:date="2021-09-30T14:58:00Z">
        <w:r w:rsidRPr="00163DCF">
          <w:rPr>
            <w:szCs w:val="21"/>
            <w:rPrChange w:id="3384" w:author="David" w:date="2022-08-17T16:58:00Z">
              <w:rPr>
                <w:rFonts w:ascii="Times New Roman" w:hAnsi="Times New Roman"/>
                <w:sz w:val="24"/>
                <w:szCs w:val="24"/>
              </w:rPr>
            </w:rPrChange>
          </w:rPr>
          <w:t xml:space="preserve"> </w:t>
        </w:r>
      </w:ins>
    </w:p>
    <w:p w14:paraId="20329650" w14:textId="1CEA61DC" w:rsidR="006F31F6" w:rsidRPr="00163DCF" w:rsidRDefault="006F31F6">
      <w:pPr>
        <w:spacing w:line="276" w:lineRule="auto"/>
        <w:ind w:left="-5" w:right="15" w:firstLine="360"/>
        <w:rPr>
          <w:ins w:id="3385" w:author="Britt Collins" w:date="2021-09-30T14:58:00Z"/>
          <w:szCs w:val="21"/>
          <w:rPrChange w:id="3386" w:author="David" w:date="2022-08-17T16:58:00Z">
            <w:rPr>
              <w:ins w:id="3387" w:author="Britt Collins" w:date="2021-09-30T14:58:00Z"/>
              <w:rFonts w:ascii="Times New Roman" w:hAnsi="Times New Roman"/>
              <w:sz w:val="24"/>
              <w:szCs w:val="24"/>
            </w:rPr>
          </w:rPrChange>
        </w:rPr>
        <w:pPrChange w:id="3388" w:author="David" w:date="2022-08-17T17:01:00Z">
          <w:pPr>
            <w:ind w:left="-5" w:right="15"/>
          </w:pPr>
        </w:pPrChange>
      </w:pPr>
      <w:ins w:id="3389" w:author="Britt Collins" w:date="2021-09-30T14:58:00Z">
        <w:r w:rsidRPr="00163DCF">
          <w:rPr>
            <w:szCs w:val="21"/>
            <w:rPrChange w:id="3390" w:author="David" w:date="2022-08-17T16:58:00Z">
              <w:rPr>
                <w:rFonts w:ascii="Times New Roman" w:hAnsi="Times New Roman"/>
                <w:sz w:val="24"/>
                <w:szCs w:val="24"/>
              </w:rPr>
            </w:rPrChange>
          </w:rPr>
          <w:t>I felt a sense of relief through the haze of grogginess. I felt sorry for the other passengers that had to wait for me, drunken Dave. I opened the van door, sheepishly said hello before squeezing between other learner surfers.</w:t>
        </w:r>
      </w:ins>
    </w:p>
    <w:p w14:paraId="4FBD3236" w14:textId="5016B0C1" w:rsidR="006F31F6" w:rsidRPr="00163DCF" w:rsidRDefault="006F31F6">
      <w:pPr>
        <w:spacing w:line="276" w:lineRule="auto"/>
        <w:ind w:left="-5" w:right="15" w:firstLine="360"/>
        <w:rPr>
          <w:ins w:id="3391" w:author="Britt Collins" w:date="2021-09-30T14:58:00Z"/>
          <w:szCs w:val="21"/>
          <w:rPrChange w:id="3392" w:author="David" w:date="2022-08-17T16:58:00Z">
            <w:rPr>
              <w:ins w:id="3393" w:author="Britt Collins" w:date="2021-09-30T14:58:00Z"/>
              <w:rFonts w:ascii="Times New Roman" w:hAnsi="Times New Roman"/>
              <w:sz w:val="24"/>
              <w:szCs w:val="24"/>
            </w:rPr>
          </w:rPrChange>
        </w:rPr>
        <w:pPrChange w:id="3394" w:author="David" w:date="2022-08-17T17:01:00Z">
          <w:pPr>
            <w:ind w:left="-5" w:right="15"/>
          </w:pPr>
        </w:pPrChange>
      </w:pPr>
      <w:ins w:id="3395" w:author="Britt Collins" w:date="2021-09-30T14:58:00Z">
        <w:r w:rsidRPr="00163DCF">
          <w:rPr>
            <w:szCs w:val="21"/>
            <w:rPrChange w:id="3396" w:author="David" w:date="2022-08-17T16:58:00Z">
              <w:rPr>
                <w:rFonts w:ascii="Times New Roman" w:hAnsi="Times New Roman"/>
                <w:sz w:val="24"/>
                <w:szCs w:val="24"/>
              </w:rPr>
            </w:rPrChange>
          </w:rPr>
          <w:t xml:space="preserve">We headed a short distance further up the coast to North Curl </w:t>
        </w:r>
        <w:proofErr w:type="spellStart"/>
        <w:r w:rsidRPr="00163DCF">
          <w:rPr>
            <w:szCs w:val="21"/>
            <w:rPrChange w:id="3397" w:author="David" w:date="2022-08-17T16:58:00Z">
              <w:rPr>
                <w:rFonts w:ascii="Times New Roman" w:hAnsi="Times New Roman"/>
                <w:sz w:val="24"/>
                <w:szCs w:val="24"/>
              </w:rPr>
            </w:rPrChange>
          </w:rPr>
          <w:t>Curl</w:t>
        </w:r>
      </w:ins>
      <w:proofErr w:type="spellEnd"/>
      <w:ins w:id="3398" w:author="Britt Collins" w:date="2021-10-02T12:56:00Z">
        <w:r w:rsidR="009110E2" w:rsidRPr="00163DCF">
          <w:rPr>
            <w:szCs w:val="21"/>
            <w:rPrChange w:id="3399" w:author="David" w:date="2022-08-17T16:58:00Z">
              <w:rPr>
                <w:rFonts w:ascii="Times New Roman" w:hAnsi="Times New Roman"/>
                <w:sz w:val="24"/>
                <w:szCs w:val="24"/>
              </w:rPr>
            </w:rPrChange>
          </w:rPr>
          <w:t xml:space="preserve"> beaches</w:t>
        </w:r>
      </w:ins>
      <w:ins w:id="3400" w:author="Britt Collins" w:date="2021-10-02T12:55:00Z">
        <w:r w:rsidR="009110E2" w:rsidRPr="00163DCF">
          <w:rPr>
            <w:szCs w:val="21"/>
            <w:rPrChange w:id="3401" w:author="David" w:date="2022-08-17T16:58:00Z">
              <w:rPr>
                <w:rFonts w:ascii="Times New Roman" w:hAnsi="Times New Roman"/>
                <w:sz w:val="24"/>
                <w:szCs w:val="24"/>
              </w:rPr>
            </w:rPrChange>
          </w:rPr>
          <w:t xml:space="preserve">, Sydney’s </w:t>
        </w:r>
      </w:ins>
      <w:ins w:id="3402" w:author="Britt Collins" w:date="2021-10-02T12:56:00Z">
        <w:r w:rsidR="009110E2" w:rsidRPr="00163DCF">
          <w:rPr>
            <w:szCs w:val="21"/>
            <w:rPrChange w:id="3403" w:author="David" w:date="2022-08-17T16:58:00Z">
              <w:rPr>
                <w:rFonts w:ascii="Times New Roman" w:hAnsi="Times New Roman"/>
                <w:sz w:val="24"/>
                <w:szCs w:val="24"/>
              </w:rPr>
            </w:rPrChange>
          </w:rPr>
          <w:t>most spectacular</w:t>
        </w:r>
      </w:ins>
      <w:ins w:id="3404" w:author="Britt Collins" w:date="2021-10-02T12:55:00Z">
        <w:r w:rsidR="009110E2" w:rsidRPr="00163DCF">
          <w:rPr>
            <w:szCs w:val="21"/>
            <w:rPrChange w:id="3405" w:author="David" w:date="2022-08-17T16:58:00Z">
              <w:rPr>
                <w:rFonts w:ascii="Times New Roman" w:hAnsi="Times New Roman"/>
                <w:sz w:val="24"/>
                <w:szCs w:val="24"/>
              </w:rPr>
            </w:rPrChange>
          </w:rPr>
          <w:t xml:space="preserve"> </w:t>
        </w:r>
      </w:ins>
      <w:ins w:id="3406" w:author="Britt Collins" w:date="2021-10-02T12:56:00Z">
        <w:r w:rsidR="009110E2" w:rsidRPr="00163DCF">
          <w:rPr>
            <w:szCs w:val="21"/>
            <w:rPrChange w:id="3407" w:author="David" w:date="2022-08-17T16:58:00Z">
              <w:rPr>
                <w:rFonts w:ascii="Times New Roman" w:hAnsi="Times New Roman"/>
                <w:sz w:val="24"/>
                <w:szCs w:val="24"/>
              </w:rPr>
            </w:rPrChange>
          </w:rPr>
          <w:t>surf</w:t>
        </w:r>
      </w:ins>
      <w:ins w:id="3408" w:author="Britt Collins" w:date="2021-09-30T14:58:00Z">
        <w:r w:rsidRPr="00163DCF">
          <w:rPr>
            <w:szCs w:val="21"/>
            <w:rPrChange w:id="3409" w:author="David" w:date="2022-08-17T16:58:00Z">
              <w:rPr>
                <w:rFonts w:ascii="Times New Roman" w:hAnsi="Times New Roman"/>
                <w:sz w:val="24"/>
                <w:szCs w:val="24"/>
              </w:rPr>
            </w:rPrChange>
          </w:rPr>
          <w:t>. The powdery sandy beach and calm lapping waters added to a sense of paradise. The conditions were, according to the teacher, perfect for a spot of surfing. Unfortunately, there be dragons. More to the point, there be blue bottles (man-o-war jelly fish) sharing the surf with us.</w:t>
        </w:r>
      </w:ins>
    </w:p>
    <w:p w14:paraId="283C0F78" w14:textId="5F58C9F1" w:rsidR="006F31F6" w:rsidRPr="00163DCF" w:rsidRDefault="00C04DC1">
      <w:pPr>
        <w:spacing w:line="276" w:lineRule="auto"/>
        <w:ind w:left="-5" w:right="15" w:firstLine="360"/>
        <w:rPr>
          <w:ins w:id="3410" w:author="Britt Collins" w:date="2021-09-30T14:58:00Z"/>
          <w:szCs w:val="21"/>
          <w:rPrChange w:id="3411" w:author="David" w:date="2022-08-17T16:58:00Z">
            <w:rPr>
              <w:ins w:id="3412" w:author="Britt Collins" w:date="2021-09-30T14:58:00Z"/>
              <w:rFonts w:ascii="Times New Roman" w:hAnsi="Times New Roman"/>
              <w:sz w:val="24"/>
              <w:szCs w:val="24"/>
            </w:rPr>
          </w:rPrChange>
        </w:rPr>
        <w:pPrChange w:id="3413" w:author="David" w:date="2022-08-17T17:01:00Z">
          <w:pPr>
            <w:ind w:left="-5" w:right="15"/>
          </w:pPr>
        </w:pPrChange>
      </w:pPr>
      <w:ins w:id="3414" w:author="Britt Collins" w:date="2021-10-06T19:05:00Z">
        <w:r w:rsidRPr="00163DCF">
          <w:rPr>
            <w:b/>
            <w:szCs w:val="21"/>
            <w:rPrChange w:id="3415" w:author="David" w:date="2022-08-17T16:58:00Z">
              <w:rPr>
                <w:rFonts w:ascii="Times New Roman" w:hAnsi="Times New Roman"/>
                <w:sz w:val="24"/>
                <w:szCs w:val="24"/>
              </w:rPr>
            </w:rPrChange>
          </w:rPr>
          <w:t>THIS IS ODD BULLET-POINTED</w:t>
        </w:r>
      </w:ins>
      <w:ins w:id="3416" w:author="Britt Collins" w:date="2021-10-06T19:06:00Z">
        <w:r w:rsidRPr="00163DCF">
          <w:rPr>
            <w:b/>
            <w:szCs w:val="21"/>
            <w:rPrChange w:id="3417" w:author="David" w:date="2022-08-17T16:58:00Z">
              <w:rPr>
                <w:rFonts w:ascii="Times New Roman" w:hAnsi="Times New Roman"/>
                <w:b/>
                <w:sz w:val="24"/>
                <w:szCs w:val="24"/>
              </w:rPr>
            </w:rPrChange>
          </w:rPr>
          <w:t>, DRAGS ON AND</w:t>
        </w:r>
      </w:ins>
      <w:ins w:id="3418" w:author="Britt Collins" w:date="2021-10-06T19:05:00Z">
        <w:r w:rsidRPr="00163DCF">
          <w:rPr>
            <w:b/>
            <w:szCs w:val="21"/>
            <w:rPrChange w:id="3419" w:author="David" w:date="2022-08-17T16:58:00Z">
              <w:rPr>
                <w:rFonts w:ascii="Times New Roman" w:hAnsi="Times New Roman"/>
                <w:sz w:val="24"/>
                <w:szCs w:val="24"/>
              </w:rPr>
            </w:rPrChange>
          </w:rPr>
          <w:t xml:space="preserve"> SHOULD BE CONDENSED INTO NARRAT</w:t>
        </w:r>
      </w:ins>
      <w:ins w:id="3420" w:author="Britt Collins" w:date="2021-10-06T19:06:00Z">
        <w:r w:rsidRPr="00163DCF">
          <w:rPr>
            <w:b/>
            <w:szCs w:val="21"/>
            <w:rPrChange w:id="3421" w:author="David" w:date="2022-08-17T16:58:00Z">
              <w:rPr>
                <w:rFonts w:ascii="Times New Roman" w:hAnsi="Times New Roman"/>
                <w:sz w:val="24"/>
                <w:szCs w:val="24"/>
              </w:rPr>
            </w:rPrChange>
          </w:rPr>
          <w:t>IVE</w:t>
        </w:r>
        <w:r w:rsidRPr="00163DCF">
          <w:rPr>
            <w:szCs w:val="21"/>
            <w:rPrChange w:id="3422" w:author="David" w:date="2022-08-17T16:58:00Z">
              <w:rPr>
                <w:rFonts w:ascii="Times New Roman" w:hAnsi="Times New Roman"/>
                <w:sz w:val="24"/>
                <w:szCs w:val="24"/>
              </w:rPr>
            </w:rPrChange>
          </w:rPr>
          <w:t xml:space="preserve"> </w:t>
        </w:r>
      </w:ins>
      <w:ins w:id="3423" w:author="Britt Collins" w:date="2021-09-30T14:58:00Z">
        <w:r w:rsidR="006F31F6" w:rsidRPr="00163DCF">
          <w:rPr>
            <w:szCs w:val="21"/>
            <w:rPrChange w:id="3424" w:author="David" w:date="2022-08-17T16:58:00Z">
              <w:rPr>
                <w:rFonts w:ascii="Times New Roman" w:hAnsi="Times New Roman"/>
                <w:sz w:val="24"/>
                <w:szCs w:val="24"/>
              </w:rPr>
            </w:rPrChange>
          </w:rPr>
          <w:t xml:space="preserve">Before grabbing a board and </w:t>
        </w:r>
      </w:ins>
      <w:ins w:id="3425" w:author="Britt Collins" w:date="2021-10-02T12:53:00Z">
        <w:r w:rsidR="009110E2" w:rsidRPr="00163DCF">
          <w:rPr>
            <w:szCs w:val="21"/>
            <w:rPrChange w:id="3426" w:author="David" w:date="2022-08-17T16:58:00Z">
              <w:rPr>
                <w:rFonts w:ascii="Times New Roman" w:hAnsi="Times New Roman"/>
                <w:sz w:val="24"/>
                <w:szCs w:val="24"/>
              </w:rPr>
            </w:rPrChange>
          </w:rPr>
          <w:t>wad</w:t>
        </w:r>
      </w:ins>
      <w:ins w:id="3427" w:author="Britt Collins" w:date="2021-09-30T14:58:00Z">
        <w:r w:rsidR="006F31F6" w:rsidRPr="00163DCF">
          <w:rPr>
            <w:szCs w:val="21"/>
            <w:rPrChange w:id="3428" w:author="David" w:date="2022-08-17T16:58:00Z">
              <w:rPr>
                <w:rFonts w:ascii="Times New Roman" w:hAnsi="Times New Roman"/>
                <w:sz w:val="24"/>
                <w:szCs w:val="24"/>
              </w:rPr>
            </w:rPrChange>
          </w:rPr>
          <w:t xml:space="preserve">ing </w:t>
        </w:r>
      </w:ins>
      <w:ins w:id="3429" w:author="Britt Collins" w:date="2021-10-02T12:53:00Z">
        <w:r w:rsidR="009110E2" w:rsidRPr="00163DCF">
          <w:rPr>
            <w:szCs w:val="21"/>
            <w:rPrChange w:id="3430" w:author="David" w:date="2022-08-17T16:58:00Z">
              <w:rPr>
                <w:rFonts w:ascii="Times New Roman" w:hAnsi="Times New Roman"/>
                <w:sz w:val="24"/>
                <w:szCs w:val="24"/>
              </w:rPr>
            </w:rPrChange>
          </w:rPr>
          <w:t xml:space="preserve">into </w:t>
        </w:r>
      </w:ins>
      <w:ins w:id="3431" w:author="Britt Collins" w:date="2021-09-30T14:58:00Z">
        <w:r w:rsidR="006F31F6" w:rsidRPr="00163DCF">
          <w:rPr>
            <w:szCs w:val="21"/>
            <w:rPrChange w:id="3432" w:author="David" w:date="2022-08-17T16:58:00Z">
              <w:rPr>
                <w:rFonts w:ascii="Times New Roman" w:hAnsi="Times New Roman"/>
                <w:sz w:val="24"/>
                <w:szCs w:val="24"/>
              </w:rPr>
            </w:rPrChange>
          </w:rPr>
          <w:t>the shallows we were shown the basics of surfing on the beach:</w:t>
        </w:r>
      </w:ins>
    </w:p>
    <w:p w14:paraId="232A3DDF" w14:textId="513691DD" w:rsidR="006F31F6" w:rsidRPr="00163DCF" w:rsidRDefault="006F31F6">
      <w:pPr>
        <w:numPr>
          <w:ilvl w:val="0"/>
          <w:numId w:val="5"/>
        </w:numPr>
        <w:spacing w:after="17" w:line="276" w:lineRule="auto"/>
        <w:ind w:right="15" w:hanging="210"/>
        <w:rPr>
          <w:ins w:id="3433" w:author="Britt Collins" w:date="2021-09-30T14:58:00Z"/>
          <w:szCs w:val="21"/>
          <w:rPrChange w:id="3434" w:author="David" w:date="2022-08-17T16:58:00Z">
            <w:rPr>
              <w:ins w:id="3435" w:author="Britt Collins" w:date="2021-09-30T14:58:00Z"/>
              <w:rFonts w:ascii="Times New Roman" w:hAnsi="Times New Roman"/>
              <w:sz w:val="24"/>
              <w:szCs w:val="24"/>
            </w:rPr>
          </w:rPrChange>
        </w:rPr>
        <w:pPrChange w:id="3436" w:author="David" w:date="2022-08-17T17:01:00Z">
          <w:pPr>
            <w:numPr>
              <w:numId w:val="5"/>
            </w:numPr>
            <w:spacing w:after="17"/>
            <w:ind w:left="600" w:right="15" w:hanging="210"/>
          </w:pPr>
        </w:pPrChange>
      </w:pPr>
      <w:ins w:id="3437" w:author="Britt Collins" w:date="2021-09-30T14:58:00Z">
        <w:r w:rsidRPr="00163DCF">
          <w:rPr>
            <w:szCs w:val="21"/>
            <w:rPrChange w:id="3438" w:author="David" w:date="2022-08-17T16:58:00Z">
              <w:rPr>
                <w:rFonts w:ascii="Times New Roman" w:hAnsi="Times New Roman"/>
                <w:sz w:val="24"/>
                <w:szCs w:val="24"/>
              </w:rPr>
            </w:rPrChange>
          </w:rPr>
          <w:t>Swim through the breakers (breaking waves) to get to a calm spot just beyond.</w:t>
        </w:r>
      </w:ins>
    </w:p>
    <w:p w14:paraId="26944E3C" w14:textId="77777777" w:rsidR="006F31F6" w:rsidRPr="00163DCF" w:rsidRDefault="006F31F6">
      <w:pPr>
        <w:numPr>
          <w:ilvl w:val="0"/>
          <w:numId w:val="5"/>
        </w:numPr>
        <w:spacing w:after="17" w:line="276" w:lineRule="auto"/>
        <w:ind w:right="15" w:hanging="210"/>
        <w:rPr>
          <w:ins w:id="3439" w:author="Britt Collins" w:date="2021-09-30T14:58:00Z"/>
          <w:szCs w:val="21"/>
          <w:rPrChange w:id="3440" w:author="David" w:date="2022-08-17T16:58:00Z">
            <w:rPr>
              <w:ins w:id="3441" w:author="Britt Collins" w:date="2021-09-30T14:58:00Z"/>
              <w:rFonts w:ascii="Times New Roman" w:hAnsi="Times New Roman"/>
              <w:sz w:val="24"/>
              <w:szCs w:val="24"/>
            </w:rPr>
          </w:rPrChange>
        </w:rPr>
        <w:pPrChange w:id="3442" w:author="David" w:date="2022-08-17T17:01:00Z">
          <w:pPr>
            <w:numPr>
              <w:numId w:val="5"/>
            </w:numPr>
            <w:spacing w:after="17"/>
            <w:ind w:left="600" w:right="15" w:hanging="210"/>
          </w:pPr>
        </w:pPrChange>
      </w:pPr>
      <w:ins w:id="3443" w:author="Britt Collins" w:date="2021-09-30T14:58:00Z">
        <w:r w:rsidRPr="00163DCF">
          <w:rPr>
            <w:szCs w:val="21"/>
            <w:rPrChange w:id="3444" w:author="David" w:date="2022-08-17T16:58:00Z">
              <w:rPr>
                <w:rFonts w:ascii="Times New Roman" w:hAnsi="Times New Roman"/>
                <w:sz w:val="24"/>
                <w:szCs w:val="24"/>
              </w:rPr>
            </w:rPrChange>
          </w:rPr>
          <w:t>Turn the board so it’s front points towards shore.</w:t>
        </w:r>
      </w:ins>
    </w:p>
    <w:p w14:paraId="228A0C72" w14:textId="77777777" w:rsidR="006F31F6" w:rsidRPr="00163DCF" w:rsidRDefault="006F31F6">
      <w:pPr>
        <w:numPr>
          <w:ilvl w:val="0"/>
          <w:numId w:val="5"/>
        </w:numPr>
        <w:spacing w:after="17" w:line="276" w:lineRule="auto"/>
        <w:ind w:right="15" w:hanging="210"/>
        <w:rPr>
          <w:ins w:id="3445" w:author="Britt Collins" w:date="2021-09-30T14:58:00Z"/>
          <w:szCs w:val="21"/>
          <w:rPrChange w:id="3446" w:author="David" w:date="2022-08-17T16:58:00Z">
            <w:rPr>
              <w:ins w:id="3447" w:author="Britt Collins" w:date="2021-09-30T14:58:00Z"/>
              <w:rFonts w:ascii="Times New Roman" w:hAnsi="Times New Roman"/>
              <w:sz w:val="24"/>
              <w:szCs w:val="24"/>
            </w:rPr>
          </w:rPrChange>
        </w:rPr>
        <w:pPrChange w:id="3448" w:author="David" w:date="2022-08-17T17:01:00Z">
          <w:pPr>
            <w:numPr>
              <w:numId w:val="5"/>
            </w:numPr>
            <w:spacing w:after="17"/>
            <w:ind w:left="600" w:right="15" w:hanging="210"/>
          </w:pPr>
        </w:pPrChange>
      </w:pPr>
      <w:ins w:id="3449" w:author="Britt Collins" w:date="2021-09-30T14:58:00Z">
        <w:r w:rsidRPr="00163DCF">
          <w:rPr>
            <w:szCs w:val="21"/>
            <w:rPrChange w:id="3450" w:author="David" w:date="2022-08-17T16:58:00Z">
              <w:rPr>
                <w:rFonts w:ascii="Times New Roman" w:hAnsi="Times New Roman"/>
                <w:sz w:val="24"/>
                <w:szCs w:val="24"/>
              </w:rPr>
            </w:rPrChange>
          </w:rPr>
          <w:t>Look over your shoulder.</w:t>
        </w:r>
      </w:ins>
    </w:p>
    <w:p w14:paraId="250C312E" w14:textId="35C101D0" w:rsidR="006F31F6" w:rsidRPr="00163DCF" w:rsidRDefault="006F31F6">
      <w:pPr>
        <w:numPr>
          <w:ilvl w:val="0"/>
          <w:numId w:val="5"/>
        </w:numPr>
        <w:spacing w:line="276" w:lineRule="auto"/>
        <w:ind w:right="15" w:hanging="210"/>
        <w:rPr>
          <w:ins w:id="3451" w:author="Britt Collins" w:date="2021-09-30T14:58:00Z"/>
          <w:szCs w:val="21"/>
          <w:rPrChange w:id="3452" w:author="David" w:date="2022-08-17T16:58:00Z">
            <w:rPr>
              <w:ins w:id="3453" w:author="Britt Collins" w:date="2021-09-30T14:58:00Z"/>
              <w:rFonts w:ascii="Times New Roman" w:hAnsi="Times New Roman"/>
              <w:sz w:val="24"/>
              <w:szCs w:val="24"/>
            </w:rPr>
          </w:rPrChange>
        </w:rPr>
        <w:pPrChange w:id="3454" w:author="David" w:date="2022-08-17T17:01:00Z">
          <w:pPr>
            <w:numPr>
              <w:numId w:val="5"/>
            </w:numPr>
            <w:ind w:left="600" w:right="15" w:hanging="210"/>
          </w:pPr>
        </w:pPrChange>
      </w:pPr>
      <w:ins w:id="3455" w:author="Britt Collins" w:date="2021-09-30T14:58:00Z">
        <w:r w:rsidRPr="00163DCF">
          <w:rPr>
            <w:szCs w:val="21"/>
            <w:rPrChange w:id="3456" w:author="David" w:date="2022-08-17T16:58:00Z">
              <w:rPr>
                <w:rFonts w:ascii="Times New Roman" w:hAnsi="Times New Roman"/>
                <w:sz w:val="24"/>
                <w:szCs w:val="24"/>
              </w:rPr>
            </w:rPrChange>
          </w:rPr>
          <w:t xml:space="preserve">When the wave approaching you is </w:t>
        </w:r>
      </w:ins>
      <w:ins w:id="3457" w:author="Britt Collins" w:date="2021-10-02T12:53:00Z">
        <w:r w:rsidR="009110E2" w:rsidRPr="00163DCF">
          <w:rPr>
            <w:szCs w:val="21"/>
            <w:rPrChange w:id="3458" w:author="David" w:date="2022-08-17T16:58:00Z">
              <w:rPr>
                <w:rFonts w:ascii="Times New Roman" w:hAnsi="Times New Roman"/>
                <w:sz w:val="24"/>
                <w:szCs w:val="24"/>
              </w:rPr>
            </w:rPrChange>
          </w:rPr>
          <w:t>five</w:t>
        </w:r>
      </w:ins>
      <w:ins w:id="3459" w:author="Britt Collins" w:date="2021-09-30T14:58:00Z">
        <w:r w:rsidRPr="00163DCF">
          <w:rPr>
            <w:szCs w:val="21"/>
            <w:rPrChange w:id="3460" w:author="David" w:date="2022-08-17T16:58:00Z">
              <w:rPr>
                <w:rFonts w:ascii="Times New Roman" w:hAnsi="Times New Roman"/>
                <w:sz w:val="24"/>
                <w:szCs w:val="24"/>
              </w:rPr>
            </w:rPrChange>
          </w:rPr>
          <w:t xml:space="preserve"> meters away begin paddling with the hand and arms, don’t stop.</w:t>
        </w:r>
      </w:ins>
    </w:p>
    <w:p w14:paraId="5FC77B4A" w14:textId="77777777" w:rsidR="006F31F6" w:rsidRPr="00163DCF" w:rsidRDefault="006F31F6">
      <w:pPr>
        <w:numPr>
          <w:ilvl w:val="0"/>
          <w:numId w:val="5"/>
        </w:numPr>
        <w:spacing w:after="10" w:line="276" w:lineRule="auto"/>
        <w:ind w:right="15" w:hanging="210"/>
        <w:rPr>
          <w:ins w:id="3461" w:author="Britt Collins" w:date="2021-09-30T14:58:00Z"/>
          <w:szCs w:val="21"/>
          <w:rPrChange w:id="3462" w:author="David" w:date="2022-08-17T16:58:00Z">
            <w:rPr>
              <w:ins w:id="3463" w:author="Britt Collins" w:date="2021-09-30T14:58:00Z"/>
              <w:rFonts w:ascii="Times New Roman" w:hAnsi="Times New Roman"/>
              <w:sz w:val="24"/>
              <w:szCs w:val="24"/>
            </w:rPr>
          </w:rPrChange>
        </w:rPr>
        <w:pPrChange w:id="3464" w:author="David" w:date="2022-08-17T17:01:00Z">
          <w:pPr>
            <w:numPr>
              <w:numId w:val="5"/>
            </w:numPr>
            <w:spacing w:after="10"/>
            <w:ind w:left="600" w:right="15" w:hanging="210"/>
          </w:pPr>
        </w:pPrChange>
      </w:pPr>
      <w:ins w:id="3465" w:author="Britt Collins" w:date="2021-09-30T14:58:00Z">
        <w:r w:rsidRPr="00163DCF">
          <w:rPr>
            <w:szCs w:val="21"/>
            <w:rPrChange w:id="3466" w:author="David" w:date="2022-08-17T16:58:00Z">
              <w:rPr>
                <w:rFonts w:ascii="Times New Roman" w:hAnsi="Times New Roman"/>
                <w:sz w:val="24"/>
                <w:szCs w:val="24"/>
              </w:rPr>
            </w:rPrChange>
          </w:rPr>
          <w:t>If the wave passes underneath the board, hard luck. If you somehow feel the board is continuing to move forwards, you’ve fluked it!</w:t>
        </w:r>
      </w:ins>
    </w:p>
    <w:p w14:paraId="02D1ADF6" w14:textId="77777777" w:rsidR="006F31F6" w:rsidRPr="00163DCF" w:rsidRDefault="006F31F6">
      <w:pPr>
        <w:numPr>
          <w:ilvl w:val="0"/>
          <w:numId w:val="5"/>
        </w:numPr>
        <w:spacing w:after="10" w:line="276" w:lineRule="auto"/>
        <w:ind w:right="15" w:hanging="210"/>
        <w:rPr>
          <w:ins w:id="3467" w:author="Britt Collins" w:date="2021-09-30T14:58:00Z"/>
          <w:szCs w:val="21"/>
          <w:rPrChange w:id="3468" w:author="David" w:date="2022-08-17T16:58:00Z">
            <w:rPr>
              <w:ins w:id="3469" w:author="Britt Collins" w:date="2021-09-30T14:58:00Z"/>
              <w:rFonts w:ascii="Times New Roman" w:hAnsi="Times New Roman"/>
              <w:sz w:val="24"/>
              <w:szCs w:val="24"/>
            </w:rPr>
          </w:rPrChange>
        </w:rPr>
        <w:pPrChange w:id="3470" w:author="David" w:date="2022-08-17T17:01:00Z">
          <w:pPr>
            <w:numPr>
              <w:numId w:val="5"/>
            </w:numPr>
            <w:spacing w:after="10"/>
            <w:ind w:left="600" w:right="15" w:hanging="210"/>
          </w:pPr>
        </w:pPrChange>
      </w:pPr>
      <w:ins w:id="3471" w:author="Britt Collins" w:date="2021-09-30T14:58:00Z">
        <w:r w:rsidRPr="00163DCF">
          <w:rPr>
            <w:szCs w:val="21"/>
            <w:rPrChange w:id="3472" w:author="David" w:date="2022-08-17T16:58:00Z">
              <w:rPr>
                <w:rFonts w:ascii="Times New Roman" w:hAnsi="Times New Roman"/>
                <w:sz w:val="24"/>
                <w:szCs w:val="24"/>
              </w:rPr>
            </w:rPrChange>
          </w:rPr>
          <w:t>Now’s the time to think about getting onto your feet. Adopt a cobra stance then leap to your feet in one swift action.</w:t>
        </w:r>
      </w:ins>
    </w:p>
    <w:p w14:paraId="410B754F" w14:textId="77777777" w:rsidR="006F31F6" w:rsidRPr="00163DCF" w:rsidRDefault="006F31F6">
      <w:pPr>
        <w:numPr>
          <w:ilvl w:val="0"/>
          <w:numId w:val="5"/>
        </w:numPr>
        <w:spacing w:line="276" w:lineRule="auto"/>
        <w:ind w:right="15" w:hanging="210"/>
        <w:rPr>
          <w:ins w:id="3473" w:author="Britt Collins" w:date="2021-09-30T14:58:00Z"/>
          <w:szCs w:val="21"/>
          <w:rPrChange w:id="3474" w:author="David" w:date="2022-08-17T16:58:00Z">
            <w:rPr>
              <w:ins w:id="3475" w:author="Britt Collins" w:date="2021-09-30T14:58:00Z"/>
              <w:rFonts w:ascii="Times New Roman" w:hAnsi="Times New Roman"/>
              <w:sz w:val="24"/>
              <w:szCs w:val="24"/>
            </w:rPr>
          </w:rPrChange>
        </w:rPr>
        <w:pPrChange w:id="3476" w:author="David" w:date="2022-08-17T17:01:00Z">
          <w:pPr>
            <w:numPr>
              <w:numId w:val="5"/>
            </w:numPr>
            <w:ind w:left="600" w:right="15" w:hanging="210"/>
          </w:pPr>
        </w:pPrChange>
      </w:pPr>
      <w:ins w:id="3477" w:author="Britt Collins" w:date="2021-09-30T14:58:00Z">
        <w:r w:rsidRPr="00163DCF">
          <w:rPr>
            <w:szCs w:val="21"/>
            <w:rPrChange w:id="3478" w:author="David" w:date="2022-08-17T16:58:00Z">
              <w:rPr>
                <w:rFonts w:ascii="Times New Roman" w:hAnsi="Times New Roman"/>
                <w:sz w:val="24"/>
                <w:szCs w:val="24"/>
              </w:rPr>
            </w:rPrChange>
          </w:rPr>
          <w:t xml:space="preserve">Try to look cool. If you can ride the wave all the way to shore, you are </w:t>
        </w:r>
        <w:proofErr w:type="gramStart"/>
        <w:r w:rsidRPr="00163DCF">
          <w:rPr>
            <w:szCs w:val="21"/>
            <w:rPrChange w:id="3479" w:author="David" w:date="2022-08-17T16:58:00Z">
              <w:rPr>
                <w:rFonts w:ascii="Times New Roman" w:hAnsi="Times New Roman"/>
                <w:sz w:val="24"/>
                <w:szCs w:val="24"/>
              </w:rPr>
            </w:rPrChange>
          </w:rPr>
          <w:t>bitchin'</w:t>
        </w:r>
        <w:proofErr w:type="gramEnd"/>
        <w:r w:rsidRPr="00163DCF">
          <w:rPr>
            <w:szCs w:val="21"/>
            <w:rPrChange w:id="3480" w:author="David" w:date="2022-08-17T16:58:00Z">
              <w:rPr>
                <w:rFonts w:ascii="Times New Roman" w:hAnsi="Times New Roman"/>
                <w:sz w:val="24"/>
                <w:szCs w:val="24"/>
              </w:rPr>
            </w:rPrChange>
          </w:rPr>
          <w:t xml:space="preserve"> (good).</w:t>
        </w:r>
      </w:ins>
    </w:p>
    <w:p w14:paraId="6FA0215A" w14:textId="551313A8" w:rsidR="006F31F6" w:rsidRPr="00163DCF" w:rsidRDefault="006F31F6">
      <w:pPr>
        <w:spacing w:line="276" w:lineRule="auto"/>
        <w:ind w:left="-5" w:right="15" w:firstLine="395"/>
        <w:rPr>
          <w:ins w:id="3481" w:author="Britt Collins" w:date="2021-09-30T14:58:00Z"/>
          <w:szCs w:val="21"/>
          <w:rPrChange w:id="3482" w:author="David" w:date="2022-08-17T16:58:00Z">
            <w:rPr>
              <w:ins w:id="3483" w:author="Britt Collins" w:date="2021-09-30T14:58:00Z"/>
              <w:rFonts w:ascii="Times New Roman" w:hAnsi="Times New Roman"/>
              <w:sz w:val="24"/>
              <w:szCs w:val="24"/>
            </w:rPr>
          </w:rPrChange>
        </w:rPr>
        <w:pPrChange w:id="3484" w:author="David" w:date="2022-08-17T17:01:00Z">
          <w:pPr>
            <w:ind w:left="-5" w:right="15"/>
          </w:pPr>
        </w:pPrChange>
      </w:pPr>
      <w:ins w:id="3485" w:author="Britt Collins" w:date="2021-09-30T14:58:00Z">
        <w:r w:rsidRPr="00163DCF">
          <w:rPr>
            <w:szCs w:val="21"/>
            <w:rPrChange w:id="3486" w:author="David" w:date="2022-08-17T16:58:00Z">
              <w:rPr>
                <w:rFonts w:ascii="Times New Roman" w:hAnsi="Times New Roman"/>
                <w:sz w:val="24"/>
                <w:szCs w:val="24"/>
              </w:rPr>
            </w:rPrChange>
          </w:rPr>
          <w:t>Yep, the basic steps would have worked for me if I had the energy. My body was owed at least one days' recovery. All I could muster during the surfing lessons was a lie down in the shallows. I was tired, thirsty and in need of sunscreen. I managed to slap factor 50 on my head and feet, but not my hands. When the surfing teacher called time, I was relieved I wasn't stung by a jelly fish and hadn’t wiped out. Having slept on my board for most of the day, there was never a chance of that happening. The only sting I would feel would be the next day, waking up to see my comical sunburnt hands.</w:t>
        </w:r>
      </w:ins>
    </w:p>
    <w:p w14:paraId="6DD033E0" w14:textId="4C20858A" w:rsidR="006F31F6" w:rsidRPr="00163DCF" w:rsidRDefault="006F31F6">
      <w:pPr>
        <w:spacing w:line="276" w:lineRule="auto"/>
        <w:ind w:left="-5" w:right="15" w:firstLine="395"/>
        <w:rPr>
          <w:ins w:id="3487" w:author="Britt Collins" w:date="2021-09-30T14:58:00Z"/>
          <w:szCs w:val="21"/>
          <w:rPrChange w:id="3488" w:author="David" w:date="2022-08-17T16:58:00Z">
            <w:rPr>
              <w:ins w:id="3489" w:author="Britt Collins" w:date="2021-09-30T14:58:00Z"/>
              <w:rFonts w:ascii="Times New Roman" w:hAnsi="Times New Roman"/>
              <w:sz w:val="24"/>
              <w:szCs w:val="24"/>
            </w:rPr>
          </w:rPrChange>
        </w:rPr>
        <w:pPrChange w:id="3490" w:author="David" w:date="2022-08-17T17:01:00Z">
          <w:pPr>
            <w:numPr>
              <w:numId w:val="6"/>
            </w:numPr>
            <w:spacing w:after="17"/>
            <w:ind w:left="600" w:right="15" w:hanging="210"/>
          </w:pPr>
        </w:pPrChange>
      </w:pPr>
      <w:ins w:id="3491" w:author="Britt Collins" w:date="2021-09-30T14:58:00Z">
        <w:r w:rsidRPr="00163DCF">
          <w:rPr>
            <w:szCs w:val="21"/>
            <w:rPrChange w:id="3492" w:author="David" w:date="2022-08-17T16:58:00Z">
              <w:rPr>
                <w:rFonts w:ascii="Times New Roman" w:hAnsi="Times New Roman"/>
                <w:sz w:val="24"/>
                <w:szCs w:val="24"/>
              </w:rPr>
            </w:rPrChange>
          </w:rPr>
          <w:lastRenderedPageBreak/>
          <w:t>I embraced snorkelling. It became the highlight of my recreational life on the weekend. I loved</w:t>
        </w:r>
      </w:ins>
      <w:ins w:id="3493" w:author="Britt Collins" w:date="2021-10-02T12:58:00Z">
        <w:r w:rsidR="000E0C48" w:rsidRPr="00163DCF">
          <w:rPr>
            <w:szCs w:val="21"/>
            <w:rPrChange w:id="3494" w:author="David" w:date="2022-08-17T16:58:00Z">
              <w:rPr>
                <w:rFonts w:ascii="Times New Roman" w:hAnsi="Times New Roman"/>
                <w:sz w:val="24"/>
                <w:szCs w:val="24"/>
              </w:rPr>
            </w:rPrChange>
          </w:rPr>
          <w:t xml:space="preserve"> i</w:t>
        </w:r>
      </w:ins>
      <w:ins w:id="3495" w:author="Britt Collins" w:date="2021-09-30T14:58:00Z">
        <w:r w:rsidRPr="00163DCF">
          <w:rPr>
            <w:szCs w:val="21"/>
            <w:rPrChange w:id="3496" w:author="David" w:date="2022-08-17T16:58:00Z">
              <w:rPr>
                <w:rFonts w:ascii="Times New Roman" w:hAnsi="Times New Roman"/>
                <w:sz w:val="24"/>
                <w:szCs w:val="24"/>
              </w:rPr>
            </w:rPrChange>
          </w:rPr>
          <w:t>mmersing myself in the warm, clear sea</w:t>
        </w:r>
      </w:ins>
      <w:ins w:id="3497" w:author="Britt Collins" w:date="2021-10-02T12:59:00Z">
        <w:r w:rsidR="000E0C48" w:rsidRPr="00163DCF">
          <w:rPr>
            <w:szCs w:val="21"/>
            <w:rPrChange w:id="3498" w:author="David" w:date="2022-08-17T16:58:00Z">
              <w:rPr>
                <w:rFonts w:ascii="Times New Roman" w:hAnsi="Times New Roman"/>
                <w:sz w:val="24"/>
                <w:szCs w:val="24"/>
              </w:rPr>
            </w:rPrChange>
          </w:rPr>
          <w:t>, t</w:t>
        </w:r>
      </w:ins>
      <w:ins w:id="3499" w:author="Britt Collins" w:date="2021-09-30T14:58:00Z">
        <w:r w:rsidRPr="00163DCF">
          <w:rPr>
            <w:szCs w:val="21"/>
            <w:rPrChange w:id="3500" w:author="David" w:date="2022-08-17T16:58:00Z">
              <w:rPr>
                <w:rFonts w:ascii="Times New Roman" w:hAnsi="Times New Roman"/>
                <w:sz w:val="24"/>
                <w:szCs w:val="24"/>
              </w:rPr>
            </w:rPrChange>
          </w:rPr>
          <w:t>he serenity</w:t>
        </w:r>
      </w:ins>
      <w:ins w:id="3501" w:author="Britt Collins" w:date="2021-10-02T12:59:00Z">
        <w:r w:rsidR="000E0C48" w:rsidRPr="00163DCF">
          <w:rPr>
            <w:szCs w:val="21"/>
            <w:rPrChange w:id="3502" w:author="David" w:date="2022-08-17T16:58:00Z">
              <w:rPr>
                <w:rFonts w:ascii="Times New Roman" w:hAnsi="Times New Roman"/>
                <w:sz w:val="24"/>
                <w:szCs w:val="24"/>
              </w:rPr>
            </w:rPrChange>
          </w:rPr>
          <w:t xml:space="preserve"> of observing beautiful, colourful wildlife in their natural habitat</w:t>
        </w:r>
      </w:ins>
      <w:ins w:id="3503" w:author="Britt Collins" w:date="2021-09-30T14:58:00Z">
        <w:r w:rsidRPr="00163DCF">
          <w:rPr>
            <w:szCs w:val="21"/>
            <w:rPrChange w:id="3504" w:author="David" w:date="2022-08-17T16:58:00Z">
              <w:rPr>
                <w:rFonts w:ascii="Times New Roman" w:hAnsi="Times New Roman"/>
                <w:sz w:val="24"/>
                <w:szCs w:val="24"/>
              </w:rPr>
            </w:rPrChange>
          </w:rPr>
          <w:t>. It was somewhere to clear my mind.</w:t>
        </w:r>
      </w:ins>
    </w:p>
    <w:p w14:paraId="5D03B658" w14:textId="1BB229BB" w:rsidR="006F31F6" w:rsidRPr="00163DCF" w:rsidRDefault="000E0C48">
      <w:pPr>
        <w:spacing w:line="276" w:lineRule="auto"/>
        <w:ind w:left="-5" w:right="15" w:firstLine="395"/>
        <w:rPr>
          <w:ins w:id="3505" w:author="Britt Collins" w:date="2021-09-30T14:58:00Z"/>
          <w:szCs w:val="21"/>
          <w:rPrChange w:id="3506" w:author="David" w:date="2022-08-17T16:58:00Z">
            <w:rPr>
              <w:ins w:id="3507" w:author="Britt Collins" w:date="2021-09-30T14:58:00Z"/>
              <w:rFonts w:ascii="Times New Roman" w:hAnsi="Times New Roman"/>
              <w:sz w:val="24"/>
              <w:szCs w:val="24"/>
            </w:rPr>
          </w:rPrChange>
        </w:rPr>
        <w:pPrChange w:id="3508" w:author="David" w:date="2022-08-17T17:01:00Z">
          <w:pPr>
            <w:ind w:left="-5" w:right="15"/>
          </w:pPr>
        </w:pPrChange>
      </w:pPr>
      <w:ins w:id="3509" w:author="Britt Collins" w:date="2021-10-02T12:59:00Z">
        <w:r w:rsidRPr="00163DCF">
          <w:rPr>
            <w:szCs w:val="21"/>
            <w:rPrChange w:id="3510" w:author="David" w:date="2022-08-17T16:58:00Z">
              <w:rPr>
                <w:rFonts w:ascii="Times New Roman" w:hAnsi="Times New Roman"/>
                <w:sz w:val="24"/>
                <w:szCs w:val="24"/>
              </w:rPr>
            </w:rPrChange>
          </w:rPr>
          <w:t>As it</w:t>
        </w:r>
      </w:ins>
      <w:ins w:id="3511" w:author="Britt Collins" w:date="2021-09-30T14:58:00Z">
        <w:r w:rsidR="006F31F6" w:rsidRPr="00163DCF">
          <w:rPr>
            <w:szCs w:val="21"/>
            <w:rPrChange w:id="3512" w:author="David" w:date="2022-08-17T16:58:00Z">
              <w:rPr>
                <w:rFonts w:ascii="Times New Roman" w:hAnsi="Times New Roman"/>
                <w:sz w:val="24"/>
                <w:szCs w:val="24"/>
              </w:rPr>
            </w:rPrChange>
          </w:rPr>
          <w:t xml:space="preserve"> dr</w:t>
        </w:r>
      </w:ins>
      <w:ins w:id="3513" w:author="Britt Collins" w:date="2021-10-02T12:59:00Z">
        <w:r w:rsidRPr="00163DCF">
          <w:rPr>
            <w:szCs w:val="21"/>
            <w:rPrChange w:id="3514" w:author="David" w:date="2022-08-17T16:58:00Z">
              <w:rPr>
                <w:rFonts w:ascii="Times New Roman" w:hAnsi="Times New Roman"/>
                <w:sz w:val="24"/>
                <w:szCs w:val="24"/>
              </w:rPr>
            </w:rPrChange>
          </w:rPr>
          <w:t>e</w:t>
        </w:r>
      </w:ins>
      <w:ins w:id="3515" w:author="Britt Collins" w:date="2021-09-30T14:58:00Z">
        <w:r w:rsidR="006F31F6" w:rsidRPr="00163DCF">
          <w:rPr>
            <w:szCs w:val="21"/>
            <w:rPrChange w:id="3516" w:author="David" w:date="2022-08-17T16:58:00Z">
              <w:rPr>
                <w:rFonts w:ascii="Times New Roman" w:hAnsi="Times New Roman"/>
                <w:sz w:val="24"/>
                <w:szCs w:val="24"/>
              </w:rPr>
            </w:rPrChange>
          </w:rPr>
          <w:t xml:space="preserve">w closer to Christmas and the end of my tenancy at the Queenscliff apartment. My attempts to find a house share were still not going well. Desperation was setting in. Conversation would devolve into my fickle accommodation needs. My fellow colleagues offered reassurance and assistance. Elliot was more than happy to offer his spare room on the lead into the Christmas </w:t>
        </w:r>
      </w:ins>
      <w:ins w:id="3517" w:author="Britt Collins" w:date="2021-10-02T13:00:00Z">
        <w:r w:rsidRPr="00163DCF">
          <w:rPr>
            <w:szCs w:val="21"/>
            <w:rPrChange w:id="3518" w:author="David" w:date="2022-08-17T16:58:00Z">
              <w:rPr>
                <w:rFonts w:ascii="Times New Roman" w:hAnsi="Times New Roman"/>
                <w:sz w:val="24"/>
                <w:szCs w:val="24"/>
              </w:rPr>
            </w:rPrChange>
          </w:rPr>
          <w:t>b</w:t>
        </w:r>
      </w:ins>
      <w:ins w:id="3519" w:author="Britt Collins" w:date="2021-09-30T14:58:00Z">
        <w:r w:rsidR="006F31F6" w:rsidRPr="00163DCF">
          <w:rPr>
            <w:szCs w:val="21"/>
            <w:rPrChange w:id="3520" w:author="David" w:date="2022-08-17T16:58:00Z">
              <w:rPr>
                <w:rFonts w:ascii="Times New Roman" w:hAnsi="Times New Roman"/>
                <w:sz w:val="24"/>
                <w:szCs w:val="24"/>
              </w:rPr>
            </w:rPrChange>
          </w:rPr>
          <w:t xml:space="preserve">reak. </w:t>
        </w:r>
      </w:ins>
      <w:ins w:id="3521" w:author="Britt Collins" w:date="2021-10-02T13:00:00Z">
        <w:r w:rsidRPr="00163DCF">
          <w:rPr>
            <w:szCs w:val="21"/>
            <w:rPrChange w:id="3522" w:author="David" w:date="2022-08-17T16:58:00Z">
              <w:rPr>
                <w:rFonts w:ascii="Times New Roman" w:hAnsi="Times New Roman"/>
                <w:sz w:val="24"/>
                <w:szCs w:val="24"/>
              </w:rPr>
            </w:rPrChange>
          </w:rPr>
          <w:t xml:space="preserve">Since </w:t>
        </w:r>
      </w:ins>
      <w:ins w:id="3523" w:author="Britt Collins" w:date="2021-09-30T14:58:00Z">
        <w:r w:rsidR="006F31F6" w:rsidRPr="00163DCF">
          <w:rPr>
            <w:szCs w:val="21"/>
            <w:rPrChange w:id="3524" w:author="David" w:date="2022-08-17T16:58:00Z">
              <w:rPr>
                <w:rFonts w:ascii="Times New Roman" w:hAnsi="Times New Roman"/>
                <w:sz w:val="24"/>
                <w:szCs w:val="24"/>
              </w:rPr>
            </w:rPrChange>
          </w:rPr>
          <w:t xml:space="preserve">I had no other options, </w:t>
        </w:r>
      </w:ins>
      <w:ins w:id="3525" w:author="Britt Collins" w:date="2021-10-02T13:00:00Z">
        <w:r w:rsidRPr="00163DCF">
          <w:rPr>
            <w:szCs w:val="21"/>
            <w:rPrChange w:id="3526" w:author="David" w:date="2022-08-17T16:58:00Z">
              <w:rPr>
                <w:rFonts w:ascii="Times New Roman" w:hAnsi="Times New Roman"/>
                <w:sz w:val="24"/>
                <w:szCs w:val="24"/>
              </w:rPr>
            </w:rPrChange>
          </w:rPr>
          <w:t xml:space="preserve">I </w:t>
        </w:r>
      </w:ins>
      <w:ins w:id="3527" w:author="Britt Collins" w:date="2021-09-30T14:58:00Z">
        <w:r w:rsidR="006F31F6" w:rsidRPr="00163DCF">
          <w:rPr>
            <w:szCs w:val="21"/>
            <w:rPrChange w:id="3528" w:author="David" w:date="2022-08-17T16:58:00Z">
              <w:rPr>
                <w:rFonts w:ascii="Times New Roman" w:hAnsi="Times New Roman"/>
                <w:sz w:val="24"/>
                <w:szCs w:val="24"/>
              </w:rPr>
            </w:rPrChange>
          </w:rPr>
          <w:t>appreciatively jumped at the chance.</w:t>
        </w:r>
      </w:ins>
    </w:p>
    <w:p w14:paraId="72774135" w14:textId="7285D72A" w:rsidR="006F31F6" w:rsidRPr="00163DCF" w:rsidRDefault="006F31F6">
      <w:pPr>
        <w:spacing w:line="276" w:lineRule="auto"/>
        <w:ind w:left="-5" w:right="15" w:firstLine="395"/>
        <w:rPr>
          <w:ins w:id="3529" w:author="Britt Collins" w:date="2021-09-30T14:58:00Z"/>
          <w:szCs w:val="21"/>
          <w:rPrChange w:id="3530" w:author="David" w:date="2022-08-17T16:58:00Z">
            <w:rPr>
              <w:ins w:id="3531" w:author="Britt Collins" w:date="2021-09-30T14:58:00Z"/>
              <w:rFonts w:ascii="Times New Roman" w:hAnsi="Times New Roman"/>
              <w:sz w:val="24"/>
              <w:szCs w:val="24"/>
            </w:rPr>
          </w:rPrChange>
        </w:rPr>
        <w:pPrChange w:id="3532" w:author="David" w:date="2022-08-17T17:01:00Z">
          <w:pPr>
            <w:ind w:left="-5" w:right="15"/>
          </w:pPr>
        </w:pPrChange>
      </w:pPr>
      <w:ins w:id="3533" w:author="Britt Collins" w:date="2021-09-30T14:58:00Z">
        <w:r w:rsidRPr="00163DCF">
          <w:rPr>
            <w:szCs w:val="21"/>
            <w:rPrChange w:id="3534" w:author="David" w:date="2022-08-17T16:58:00Z">
              <w:rPr>
                <w:rFonts w:ascii="Times New Roman" w:hAnsi="Times New Roman"/>
                <w:sz w:val="24"/>
                <w:szCs w:val="24"/>
              </w:rPr>
            </w:rPrChange>
          </w:rPr>
          <w:t xml:space="preserve">Something else that played on my mind, I had met </w:t>
        </w:r>
      </w:ins>
      <w:ins w:id="3535" w:author="Britt Collins" w:date="2021-10-02T13:04:00Z">
        <w:r w:rsidR="000E0C48" w:rsidRPr="00163DCF">
          <w:rPr>
            <w:szCs w:val="21"/>
            <w:rPrChange w:id="3536" w:author="David" w:date="2022-08-17T16:58:00Z">
              <w:rPr>
                <w:rFonts w:ascii="Times New Roman" w:hAnsi="Times New Roman"/>
                <w:sz w:val="24"/>
                <w:szCs w:val="24"/>
              </w:rPr>
            </w:rPrChange>
          </w:rPr>
          <w:t>an interesting</w:t>
        </w:r>
      </w:ins>
      <w:ins w:id="3537" w:author="Britt Collins" w:date="2021-09-30T14:58:00Z">
        <w:r w:rsidRPr="00163DCF">
          <w:rPr>
            <w:szCs w:val="21"/>
            <w:rPrChange w:id="3538" w:author="David" w:date="2022-08-17T16:58:00Z">
              <w:rPr>
                <w:rFonts w:ascii="Times New Roman" w:hAnsi="Times New Roman"/>
                <w:sz w:val="24"/>
                <w:szCs w:val="24"/>
              </w:rPr>
            </w:rPrChange>
          </w:rPr>
          <w:t xml:space="preserve"> Aus</w:t>
        </w:r>
      </w:ins>
      <w:ins w:id="3539" w:author="Britt Collins" w:date="2021-10-02T13:01:00Z">
        <w:r w:rsidR="000E0C48" w:rsidRPr="00163DCF">
          <w:rPr>
            <w:szCs w:val="21"/>
            <w:rPrChange w:id="3540" w:author="David" w:date="2022-08-17T16:58:00Z">
              <w:rPr>
                <w:rFonts w:ascii="Times New Roman" w:hAnsi="Times New Roman"/>
                <w:sz w:val="24"/>
                <w:szCs w:val="24"/>
              </w:rPr>
            </w:rPrChange>
          </w:rPr>
          <w:t>sie</w:t>
        </w:r>
      </w:ins>
      <w:ins w:id="3541" w:author="Britt Collins" w:date="2021-09-30T14:58:00Z">
        <w:r w:rsidRPr="00163DCF">
          <w:rPr>
            <w:szCs w:val="21"/>
            <w:rPrChange w:id="3542" w:author="David" w:date="2022-08-17T16:58:00Z">
              <w:rPr>
                <w:rFonts w:ascii="Times New Roman" w:hAnsi="Times New Roman"/>
                <w:sz w:val="24"/>
                <w:szCs w:val="24"/>
              </w:rPr>
            </w:rPrChange>
          </w:rPr>
          <w:t xml:space="preserve"> lady</w:t>
        </w:r>
      </w:ins>
      <w:ins w:id="3543" w:author="Britt Collins" w:date="2021-10-02T13:01:00Z">
        <w:r w:rsidR="000E0C48" w:rsidRPr="00163DCF">
          <w:rPr>
            <w:szCs w:val="21"/>
            <w:rPrChange w:id="3544" w:author="David" w:date="2022-08-17T16:58:00Z">
              <w:rPr>
                <w:rFonts w:ascii="Times New Roman" w:hAnsi="Times New Roman"/>
                <w:sz w:val="24"/>
                <w:szCs w:val="24"/>
              </w:rPr>
            </w:rPrChange>
          </w:rPr>
          <w:t xml:space="preserve"> at the work Christmas party</w:t>
        </w:r>
      </w:ins>
      <w:ins w:id="3545" w:author="Britt Collins" w:date="2021-09-30T14:58:00Z">
        <w:r w:rsidRPr="00163DCF">
          <w:rPr>
            <w:szCs w:val="21"/>
            <w:rPrChange w:id="3546" w:author="David" w:date="2022-08-17T16:58:00Z">
              <w:rPr>
                <w:rFonts w:ascii="Times New Roman" w:hAnsi="Times New Roman"/>
                <w:sz w:val="24"/>
                <w:szCs w:val="24"/>
              </w:rPr>
            </w:rPrChange>
          </w:rPr>
          <w:t>. Since I didn</w:t>
        </w:r>
      </w:ins>
      <w:ins w:id="3547" w:author="Britt Collins" w:date="2021-10-02T13:01:00Z">
        <w:r w:rsidR="000E0C48" w:rsidRPr="00163DCF">
          <w:rPr>
            <w:szCs w:val="21"/>
            <w:rPrChange w:id="3548" w:author="David" w:date="2022-08-17T16:58:00Z">
              <w:rPr>
                <w:rFonts w:ascii="Times New Roman" w:hAnsi="Times New Roman"/>
                <w:sz w:val="24"/>
                <w:szCs w:val="24"/>
              </w:rPr>
            </w:rPrChange>
          </w:rPr>
          <w:t>’</w:t>
        </w:r>
      </w:ins>
      <w:ins w:id="3549" w:author="Britt Collins" w:date="2021-09-30T14:58:00Z">
        <w:r w:rsidRPr="00163DCF">
          <w:rPr>
            <w:szCs w:val="21"/>
            <w:rPrChange w:id="3550" w:author="David" w:date="2022-08-17T16:58:00Z">
              <w:rPr>
                <w:rFonts w:ascii="Times New Roman" w:hAnsi="Times New Roman"/>
                <w:sz w:val="24"/>
                <w:szCs w:val="24"/>
              </w:rPr>
            </w:rPrChange>
          </w:rPr>
          <w:t xml:space="preserve">t have many phone numbers in the contacts section of my new phone, Elle’s stood out. </w:t>
        </w:r>
      </w:ins>
      <w:ins w:id="3551" w:author="Britt Collins" w:date="2021-10-02T13:01:00Z">
        <w:r w:rsidR="000E0C48" w:rsidRPr="00163DCF">
          <w:rPr>
            <w:szCs w:val="21"/>
            <w:rPrChange w:id="3552" w:author="David" w:date="2022-08-17T16:58:00Z">
              <w:rPr>
                <w:rFonts w:ascii="Times New Roman" w:hAnsi="Times New Roman"/>
                <w:sz w:val="24"/>
                <w:szCs w:val="24"/>
              </w:rPr>
            </w:rPrChange>
          </w:rPr>
          <w:t>F</w:t>
        </w:r>
      </w:ins>
      <w:ins w:id="3553" w:author="Britt Collins" w:date="2021-09-30T14:58:00Z">
        <w:r w:rsidRPr="00163DCF">
          <w:rPr>
            <w:szCs w:val="21"/>
            <w:rPrChange w:id="3554" w:author="David" w:date="2022-08-17T16:58:00Z">
              <w:rPr>
                <w:rFonts w:ascii="Times New Roman" w:hAnsi="Times New Roman"/>
                <w:sz w:val="24"/>
                <w:szCs w:val="24"/>
              </w:rPr>
            </w:rPrChange>
          </w:rPr>
          <w:t xml:space="preserve">or many days, </w:t>
        </w:r>
      </w:ins>
      <w:ins w:id="3555" w:author="Britt Collins" w:date="2021-10-02T13:01:00Z">
        <w:r w:rsidR="000E0C48" w:rsidRPr="00163DCF">
          <w:rPr>
            <w:szCs w:val="21"/>
            <w:rPrChange w:id="3556" w:author="David" w:date="2022-08-17T16:58:00Z">
              <w:rPr>
                <w:rFonts w:ascii="Times New Roman" w:hAnsi="Times New Roman"/>
                <w:sz w:val="24"/>
                <w:szCs w:val="24"/>
              </w:rPr>
            </w:rPrChange>
          </w:rPr>
          <w:t xml:space="preserve">I </w:t>
        </w:r>
      </w:ins>
      <w:ins w:id="3557" w:author="Britt Collins" w:date="2021-10-02T13:02:00Z">
        <w:r w:rsidR="000E0C48" w:rsidRPr="00163DCF">
          <w:rPr>
            <w:szCs w:val="21"/>
            <w:rPrChange w:id="3558" w:author="David" w:date="2022-08-17T16:58:00Z">
              <w:rPr>
                <w:rFonts w:ascii="Times New Roman" w:hAnsi="Times New Roman"/>
                <w:sz w:val="24"/>
                <w:szCs w:val="24"/>
              </w:rPr>
            </w:rPrChange>
          </w:rPr>
          <w:t>tried to steel myself to</w:t>
        </w:r>
      </w:ins>
      <w:ins w:id="3559" w:author="Britt Collins" w:date="2021-10-02T13:01:00Z">
        <w:r w:rsidR="000E0C48" w:rsidRPr="00163DCF">
          <w:rPr>
            <w:szCs w:val="21"/>
            <w:rPrChange w:id="3560" w:author="David" w:date="2022-08-17T16:58:00Z">
              <w:rPr>
                <w:rFonts w:ascii="Times New Roman" w:hAnsi="Times New Roman"/>
                <w:sz w:val="24"/>
                <w:szCs w:val="24"/>
              </w:rPr>
            </w:rPrChange>
          </w:rPr>
          <w:t xml:space="preserve"> </w:t>
        </w:r>
      </w:ins>
      <w:ins w:id="3561" w:author="Britt Collins" w:date="2021-10-02T13:02:00Z">
        <w:r w:rsidR="000E0C48" w:rsidRPr="00163DCF">
          <w:rPr>
            <w:szCs w:val="21"/>
            <w:rPrChange w:id="3562" w:author="David" w:date="2022-08-17T16:58:00Z">
              <w:rPr>
                <w:rFonts w:ascii="Times New Roman" w:hAnsi="Times New Roman"/>
                <w:sz w:val="24"/>
                <w:szCs w:val="24"/>
              </w:rPr>
            </w:rPrChange>
          </w:rPr>
          <w:t>call</w:t>
        </w:r>
      </w:ins>
      <w:ins w:id="3563" w:author="Britt Collins" w:date="2021-09-30T14:58:00Z">
        <w:r w:rsidRPr="00163DCF">
          <w:rPr>
            <w:szCs w:val="21"/>
            <w:rPrChange w:id="3564" w:author="David" w:date="2022-08-17T16:58:00Z">
              <w:rPr>
                <w:rFonts w:ascii="Times New Roman" w:hAnsi="Times New Roman"/>
                <w:sz w:val="24"/>
                <w:szCs w:val="24"/>
              </w:rPr>
            </w:rPrChange>
          </w:rPr>
          <w:t xml:space="preserve"> her. Every time I looked at my phone and thought about it, I had that fluttery feeling. One day I plucked up the courage to text</w:t>
        </w:r>
      </w:ins>
      <w:ins w:id="3565" w:author="Britt Collins" w:date="2021-10-02T13:03:00Z">
        <w:r w:rsidR="000E0C48" w:rsidRPr="00163DCF">
          <w:rPr>
            <w:szCs w:val="21"/>
            <w:rPrChange w:id="3566" w:author="David" w:date="2022-08-17T16:58:00Z">
              <w:rPr>
                <w:rFonts w:ascii="Times New Roman" w:hAnsi="Times New Roman"/>
                <w:sz w:val="24"/>
                <w:szCs w:val="24"/>
              </w:rPr>
            </w:rPrChange>
          </w:rPr>
          <w:t xml:space="preserve"> her</w:t>
        </w:r>
      </w:ins>
      <w:ins w:id="3567" w:author="Britt Collins" w:date="2021-09-30T14:58:00Z">
        <w:r w:rsidRPr="00163DCF">
          <w:rPr>
            <w:szCs w:val="21"/>
            <w:rPrChange w:id="3568" w:author="David" w:date="2022-08-17T16:58:00Z">
              <w:rPr>
                <w:rFonts w:ascii="Times New Roman" w:hAnsi="Times New Roman"/>
                <w:sz w:val="24"/>
                <w:szCs w:val="24"/>
              </w:rPr>
            </w:rPrChange>
          </w:rPr>
          <w:t xml:space="preserve">. The language I used was not Shakespearean. It was brief and general, but still, it took me bloody ages to edit it. After hitting send, the anticipation of a response consumed my thoughts. </w:t>
        </w:r>
        <w:r w:rsidRPr="00163DCF">
          <w:rPr>
            <w:i/>
            <w:szCs w:val="21"/>
            <w:rPrChange w:id="3569" w:author="David" w:date="2022-08-17T16:58:00Z">
              <w:rPr>
                <w:rFonts w:ascii="Times New Roman" w:hAnsi="Times New Roman"/>
                <w:sz w:val="24"/>
                <w:szCs w:val="24"/>
              </w:rPr>
            </w:rPrChange>
          </w:rPr>
          <w:t xml:space="preserve">Did I have her correct phone details? I wonder if she remembered </w:t>
        </w:r>
        <w:proofErr w:type="gramStart"/>
        <w:r w:rsidRPr="00163DCF">
          <w:rPr>
            <w:i/>
            <w:szCs w:val="21"/>
            <w:rPrChange w:id="3570" w:author="David" w:date="2022-08-17T16:58:00Z">
              <w:rPr>
                <w:rFonts w:ascii="Times New Roman" w:hAnsi="Times New Roman"/>
                <w:sz w:val="24"/>
                <w:szCs w:val="24"/>
              </w:rPr>
            </w:rPrChange>
          </w:rPr>
          <w:t>me?</w:t>
        </w:r>
        <w:proofErr w:type="gramEnd"/>
        <w:r w:rsidRPr="00163DCF">
          <w:rPr>
            <w:i/>
            <w:szCs w:val="21"/>
            <w:rPrChange w:id="3571" w:author="David" w:date="2022-08-17T16:58:00Z">
              <w:rPr>
                <w:rFonts w:ascii="Times New Roman" w:hAnsi="Times New Roman"/>
                <w:sz w:val="24"/>
                <w:szCs w:val="24"/>
              </w:rPr>
            </w:rPrChange>
          </w:rPr>
          <w:t xml:space="preserve"> What was she like? Is she going to reply?</w:t>
        </w:r>
        <w:r w:rsidRPr="00163DCF">
          <w:rPr>
            <w:szCs w:val="21"/>
            <w:rPrChange w:id="3572" w:author="David" w:date="2022-08-17T16:58:00Z">
              <w:rPr>
                <w:rFonts w:ascii="Times New Roman" w:hAnsi="Times New Roman"/>
                <w:sz w:val="24"/>
                <w:szCs w:val="24"/>
              </w:rPr>
            </w:rPrChange>
          </w:rPr>
          <w:t xml:space="preserve"> </w:t>
        </w:r>
      </w:ins>
      <w:ins w:id="3573" w:author="Britt Collins" w:date="2021-10-02T13:03:00Z">
        <w:r w:rsidR="000E0C48" w:rsidRPr="00163DCF">
          <w:rPr>
            <w:szCs w:val="21"/>
            <w:rPrChange w:id="3574" w:author="David" w:date="2022-08-17T16:58:00Z">
              <w:rPr>
                <w:rFonts w:ascii="Times New Roman" w:hAnsi="Times New Roman"/>
                <w:sz w:val="24"/>
                <w:szCs w:val="24"/>
              </w:rPr>
            </w:rPrChange>
          </w:rPr>
          <w:t>Then she</w:t>
        </w:r>
      </w:ins>
      <w:ins w:id="3575" w:author="Britt Collins" w:date="2021-09-30T14:58:00Z">
        <w:r w:rsidRPr="00163DCF">
          <w:rPr>
            <w:szCs w:val="21"/>
            <w:rPrChange w:id="3576" w:author="David" w:date="2022-08-17T16:58:00Z">
              <w:rPr>
                <w:rFonts w:ascii="Times New Roman" w:hAnsi="Times New Roman"/>
                <w:sz w:val="24"/>
                <w:szCs w:val="24"/>
              </w:rPr>
            </w:rPrChange>
          </w:rPr>
          <w:t xml:space="preserve"> replied. To my relief, she sent me a text mentioning Bruce's smooth talking and free drinks. Texts went back and forth effortlessly</w:t>
        </w:r>
      </w:ins>
      <w:ins w:id="3577" w:author="Britt Collins" w:date="2021-10-02T13:03:00Z">
        <w:r w:rsidR="000E0C48" w:rsidRPr="00163DCF">
          <w:rPr>
            <w:szCs w:val="21"/>
            <w:rPrChange w:id="3578" w:author="David" w:date="2022-08-17T16:58:00Z">
              <w:rPr>
                <w:rFonts w:ascii="Times New Roman" w:hAnsi="Times New Roman"/>
                <w:sz w:val="24"/>
                <w:szCs w:val="24"/>
              </w:rPr>
            </w:rPrChange>
          </w:rPr>
          <w:t xml:space="preserve"> before w</w:t>
        </w:r>
      </w:ins>
      <w:ins w:id="3579" w:author="Britt Collins" w:date="2021-09-30T14:58:00Z">
        <w:r w:rsidRPr="00163DCF">
          <w:rPr>
            <w:szCs w:val="21"/>
            <w:rPrChange w:id="3580" w:author="David" w:date="2022-08-17T16:58:00Z">
              <w:rPr>
                <w:rFonts w:ascii="Times New Roman" w:hAnsi="Times New Roman"/>
                <w:sz w:val="24"/>
                <w:szCs w:val="24"/>
              </w:rPr>
            </w:rPrChange>
          </w:rPr>
          <w:t>e agreed to meet up.</w:t>
        </w:r>
      </w:ins>
    </w:p>
    <w:p w14:paraId="06699921" w14:textId="217A2B18" w:rsidR="00CE57AF" w:rsidRPr="00163DCF" w:rsidRDefault="006F31F6">
      <w:pPr>
        <w:spacing w:line="276" w:lineRule="auto"/>
        <w:ind w:left="-5" w:right="15" w:firstLine="395"/>
        <w:rPr>
          <w:ins w:id="3581" w:author="Britt Collins" w:date="2021-10-02T13:19:00Z"/>
          <w:szCs w:val="21"/>
          <w:rPrChange w:id="3582" w:author="David" w:date="2022-08-17T16:58:00Z">
            <w:rPr>
              <w:ins w:id="3583" w:author="Britt Collins" w:date="2021-10-02T13:19:00Z"/>
              <w:rFonts w:ascii="Times New Roman" w:hAnsi="Times New Roman"/>
              <w:sz w:val="24"/>
              <w:szCs w:val="24"/>
            </w:rPr>
          </w:rPrChange>
        </w:rPr>
        <w:pPrChange w:id="3584" w:author="David" w:date="2022-08-17T17:01:00Z">
          <w:pPr>
            <w:spacing w:line="480" w:lineRule="auto"/>
            <w:ind w:left="-5" w:right="15"/>
          </w:pPr>
        </w:pPrChange>
      </w:pPr>
      <w:ins w:id="3585" w:author="Britt Collins" w:date="2021-09-30T14:58:00Z">
        <w:r w:rsidRPr="00163DCF">
          <w:rPr>
            <w:szCs w:val="21"/>
            <w:rPrChange w:id="3586" w:author="David" w:date="2022-08-17T16:58:00Z">
              <w:rPr>
                <w:rFonts w:ascii="Times New Roman" w:hAnsi="Times New Roman"/>
                <w:sz w:val="24"/>
                <w:szCs w:val="24"/>
              </w:rPr>
            </w:rPrChange>
          </w:rPr>
          <w:t>I was temporarily located in Elliot</w:t>
        </w:r>
      </w:ins>
      <w:ins w:id="3587" w:author="Britt Collins" w:date="2021-10-02T13:04:00Z">
        <w:r w:rsidR="000E0C48" w:rsidRPr="00163DCF">
          <w:rPr>
            <w:szCs w:val="21"/>
            <w:rPrChange w:id="3588" w:author="David" w:date="2022-08-17T16:58:00Z">
              <w:rPr>
                <w:rFonts w:ascii="Times New Roman" w:hAnsi="Times New Roman"/>
                <w:sz w:val="24"/>
                <w:szCs w:val="24"/>
              </w:rPr>
            </w:rPrChange>
          </w:rPr>
          <w:t>’</w:t>
        </w:r>
      </w:ins>
      <w:ins w:id="3589" w:author="Britt Collins" w:date="2021-09-30T14:58:00Z">
        <w:r w:rsidRPr="00163DCF">
          <w:rPr>
            <w:szCs w:val="21"/>
            <w:rPrChange w:id="3590" w:author="David" w:date="2022-08-17T16:58:00Z">
              <w:rPr>
                <w:rFonts w:ascii="Times New Roman" w:hAnsi="Times New Roman"/>
                <w:sz w:val="24"/>
                <w:szCs w:val="24"/>
              </w:rPr>
            </w:rPrChange>
          </w:rPr>
          <w:t>s spare room in the suburb of Annandale. Coincidentally, Elle lived in Annandale too. Cool, we arranged a local, evening dinner date. But why should I be extremely nervous about meeting her? Well, I had no memory of Elle. If I was clever, I would</w:t>
        </w:r>
      </w:ins>
      <w:ins w:id="3591" w:author="Britt Collins" w:date="2021-10-02T13:15:00Z">
        <w:r w:rsidR="000E0C48" w:rsidRPr="00163DCF">
          <w:rPr>
            <w:szCs w:val="21"/>
            <w:rPrChange w:id="3592" w:author="David" w:date="2022-08-17T16:58:00Z">
              <w:rPr>
                <w:rFonts w:ascii="Times New Roman" w:hAnsi="Times New Roman"/>
                <w:sz w:val="24"/>
                <w:szCs w:val="24"/>
              </w:rPr>
            </w:rPrChange>
          </w:rPr>
          <w:t>’</w:t>
        </w:r>
      </w:ins>
      <w:ins w:id="3593" w:author="Britt Collins" w:date="2021-09-30T14:58:00Z">
        <w:r w:rsidRPr="00163DCF">
          <w:rPr>
            <w:szCs w:val="21"/>
            <w:rPrChange w:id="3594" w:author="David" w:date="2022-08-17T16:58:00Z">
              <w:rPr>
                <w:rFonts w:ascii="Times New Roman" w:hAnsi="Times New Roman"/>
                <w:sz w:val="24"/>
                <w:szCs w:val="24"/>
              </w:rPr>
            </w:rPrChange>
          </w:rPr>
          <w:t>ve used my new phone to take a photo of her.</w:t>
        </w:r>
      </w:ins>
      <w:ins w:id="3595" w:author="Britt Collins" w:date="2021-10-02T13:16:00Z">
        <w:r w:rsidR="00CE57AF" w:rsidRPr="00163DCF">
          <w:rPr>
            <w:szCs w:val="21"/>
            <w:rPrChange w:id="3596" w:author="David" w:date="2022-08-17T16:58:00Z">
              <w:rPr>
                <w:rFonts w:ascii="Times New Roman" w:hAnsi="Times New Roman"/>
                <w:sz w:val="24"/>
                <w:szCs w:val="24"/>
              </w:rPr>
            </w:rPrChange>
          </w:rPr>
          <w:t xml:space="preserve"> </w:t>
        </w:r>
      </w:ins>
      <w:ins w:id="3597" w:author="Britt Collins" w:date="2021-09-30T14:58:00Z">
        <w:r w:rsidRPr="00163DCF">
          <w:rPr>
            <w:szCs w:val="21"/>
            <w:rPrChange w:id="3598" w:author="David" w:date="2022-08-17T16:58:00Z">
              <w:rPr>
                <w:rFonts w:ascii="Times New Roman" w:hAnsi="Times New Roman"/>
                <w:sz w:val="24"/>
                <w:szCs w:val="24"/>
              </w:rPr>
            </w:rPrChange>
          </w:rPr>
          <w:t xml:space="preserve">As I </w:t>
        </w:r>
      </w:ins>
      <w:ins w:id="3599" w:author="Britt Collins" w:date="2021-10-02T13:16:00Z">
        <w:r w:rsidR="00CE57AF" w:rsidRPr="00163DCF">
          <w:rPr>
            <w:szCs w:val="21"/>
            <w:rPrChange w:id="3600" w:author="David" w:date="2022-08-17T16:58:00Z">
              <w:rPr>
                <w:rFonts w:ascii="Times New Roman" w:hAnsi="Times New Roman"/>
                <w:sz w:val="24"/>
                <w:szCs w:val="24"/>
              </w:rPr>
            </w:rPrChange>
          </w:rPr>
          <w:t>walk</w:t>
        </w:r>
      </w:ins>
      <w:ins w:id="3601" w:author="Britt Collins" w:date="2021-09-30T14:58:00Z">
        <w:r w:rsidRPr="00163DCF">
          <w:rPr>
            <w:szCs w:val="21"/>
            <w:rPrChange w:id="3602" w:author="David" w:date="2022-08-17T16:58:00Z">
              <w:rPr>
                <w:rFonts w:ascii="Times New Roman" w:hAnsi="Times New Roman"/>
                <w:sz w:val="24"/>
                <w:szCs w:val="24"/>
              </w:rPr>
            </w:rPrChange>
          </w:rPr>
          <w:t xml:space="preserve">ed, I took a look into all corners of the spacious Mediterranean </w:t>
        </w:r>
        <w:proofErr w:type="gramStart"/>
        <w:r w:rsidRPr="00163DCF">
          <w:rPr>
            <w:szCs w:val="21"/>
            <w:rPrChange w:id="3603" w:author="David" w:date="2022-08-17T16:58:00Z">
              <w:rPr>
                <w:rFonts w:ascii="Times New Roman" w:hAnsi="Times New Roman"/>
                <w:sz w:val="24"/>
                <w:szCs w:val="24"/>
              </w:rPr>
            </w:rPrChange>
          </w:rPr>
          <w:t>diner, but</w:t>
        </w:r>
        <w:proofErr w:type="gramEnd"/>
        <w:r w:rsidRPr="00163DCF">
          <w:rPr>
            <w:szCs w:val="21"/>
            <w:rPrChange w:id="3604" w:author="David" w:date="2022-08-17T16:58:00Z">
              <w:rPr>
                <w:rFonts w:ascii="Times New Roman" w:hAnsi="Times New Roman"/>
                <w:sz w:val="24"/>
                <w:szCs w:val="24"/>
              </w:rPr>
            </w:rPrChange>
          </w:rPr>
          <w:t xml:space="preserve"> couldn't see her. </w:t>
        </w:r>
        <w:r w:rsidRPr="00163DCF">
          <w:rPr>
            <w:i/>
            <w:szCs w:val="21"/>
            <w:rPrChange w:id="3605" w:author="David" w:date="2022-08-17T16:58:00Z">
              <w:rPr>
                <w:rFonts w:ascii="Times New Roman" w:hAnsi="Times New Roman"/>
                <w:sz w:val="24"/>
                <w:szCs w:val="24"/>
              </w:rPr>
            </w:rPrChange>
          </w:rPr>
          <w:t>Was she late? Had I overlooked her? Negative thoughts of 'I’ve been tricked'</w:t>
        </w:r>
        <w:r w:rsidRPr="00163DCF">
          <w:rPr>
            <w:szCs w:val="21"/>
            <w:rPrChange w:id="3606" w:author="David" w:date="2022-08-17T16:58:00Z">
              <w:rPr>
                <w:rFonts w:ascii="Times New Roman" w:hAnsi="Times New Roman"/>
                <w:sz w:val="24"/>
                <w:szCs w:val="24"/>
              </w:rPr>
            </w:rPrChange>
          </w:rPr>
          <w:t xml:space="preserve"> began to stew in the thoughts. I took a seat</w:t>
        </w:r>
      </w:ins>
      <w:ins w:id="3607" w:author="Britt Collins" w:date="2021-10-02T13:17:00Z">
        <w:r w:rsidR="00CE57AF" w:rsidRPr="00163DCF">
          <w:rPr>
            <w:szCs w:val="21"/>
            <w:rPrChange w:id="3608" w:author="David" w:date="2022-08-17T16:58:00Z">
              <w:rPr>
                <w:rFonts w:ascii="Times New Roman" w:hAnsi="Times New Roman"/>
                <w:sz w:val="24"/>
                <w:szCs w:val="24"/>
              </w:rPr>
            </w:rPrChange>
          </w:rPr>
          <w:t>, thinking</w:t>
        </w:r>
      </w:ins>
      <w:ins w:id="3609" w:author="Britt Collins" w:date="2021-09-30T14:58:00Z">
        <w:r w:rsidRPr="00163DCF">
          <w:rPr>
            <w:szCs w:val="21"/>
            <w:rPrChange w:id="3610" w:author="David" w:date="2022-08-17T16:58:00Z">
              <w:rPr>
                <w:rFonts w:ascii="Times New Roman" w:hAnsi="Times New Roman"/>
                <w:sz w:val="24"/>
                <w:szCs w:val="24"/>
              </w:rPr>
            </w:rPrChange>
          </w:rPr>
          <w:t xml:space="preserve"> I’ll give her </w:t>
        </w:r>
      </w:ins>
      <w:ins w:id="3611" w:author="Britt Collins" w:date="2021-10-02T13:18:00Z">
        <w:r w:rsidR="00CE57AF" w:rsidRPr="00163DCF">
          <w:rPr>
            <w:szCs w:val="21"/>
            <w:rPrChange w:id="3612" w:author="David" w:date="2022-08-17T16:58:00Z">
              <w:rPr>
                <w:rFonts w:ascii="Times New Roman" w:hAnsi="Times New Roman"/>
                <w:sz w:val="24"/>
                <w:szCs w:val="24"/>
              </w:rPr>
            </w:rPrChange>
          </w:rPr>
          <w:t>ten</w:t>
        </w:r>
      </w:ins>
      <w:ins w:id="3613" w:author="Britt Collins" w:date="2021-09-30T14:58:00Z">
        <w:r w:rsidRPr="00163DCF">
          <w:rPr>
            <w:szCs w:val="21"/>
            <w:rPrChange w:id="3614" w:author="David" w:date="2022-08-17T16:58:00Z">
              <w:rPr>
                <w:rFonts w:ascii="Times New Roman" w:hAnsi="Times New Roman"/>
                <w:sz w:val="24"/>
                <w:szCs w:val="24"/>
              </w:rPr>
            </w:rPrChange>
          </w:rPr>
          <w:t xml:space="preserve"> minutes, </w:t>
        </w:r>
      </w:ins>
      <w:ins w:id="3615" w:author="Britt Collins" w:date="2021-10-02T13:17:00Z">
        <w:r w:rsidR="00CE57AF" w:rsidRPr="00163DCF">
          <w:rPr>
            <w:szCs w:val="21"/>
            <w:rPrChange w:id="3616" w:author="David" w:date="2022-08-17T16:58:00Z">
              <w:rPr>
                <w:rFonts w:ascii="Times New Roman" w:hAnsi="Times New Roman"/>
                <w:sz w:val="24"/>
                <w:szCs w:val="24"/>
              </w:rPr>
            </w:rPrChange>
          </w:rPr>
          <w:t>while</w:t>
        </w:r>
      </w:ins>
      <w:ins w:id="3617" w:author="Britt Collins" w:date="2021-09-30T14:58:00Z">
        <w:r w:rsidRPr="00163DCF">
          <w:rPr>
            <w:szCs w:val="21"/>
            <w:rPrChange w:id="3618" w:author="David" w:date="2022-08-17T16:58:00Z">
              <w:rPr>
                <w:rFonts w:ascii="Times New Roman" w:hAnsi="Times New Roman"/>
                <w:sz w:val="24"/>
                <w:szCs w:val="24"/>
              </w:rPr>
            </w:rPrChange>
          </w:rPr>
          <w:t xml:space="preserve"> nurs</w:t>
        </w:r>
      </w:ins>
      <w:ins w:id="3619" w:author="Britt Collins" w:date="2021-10-02T13:17:00Z">
        <w:r w:rsidR="00CE57AF" w:rsidRPr="00163DCF">
          <w:rPr>
            <w:szCs w:val="21"/>
            <w:rPrChange w:id="3620" w:author="David" w:date="2022-08-17T16:58:00Z">
              <w:rPr>
                <w:rFonts w:ascii="Times New Roman" w:hAnsi="Times New Roman"/>
                <w:sz w:val="24"/>
                <w:szCs w:val="24"/>
              </w:rPr>
            </w:rPrChange>
          </w:rPr>
          <w:t>ing</w:t>
        </w:r>
      </w:ins>
      <w:ins w:id="3621" w:author="Britt Collins" w:date="2021-09-30T14:58:00Z">
        <w:r w:rsidRPr="00163DCF">
          <w:rPr>
            <w:szCs w:val="21"/>
            <w:rPrChange w:id="3622" w:author="David" w:date="2022-08-17T16:58:00Z">
              <w:rPr>
                <w:rFonts w:ascii="Times New Roman" w:hAnsi="Times New Roman"/>
                <w:sz w:val="24"/>
                <w:szCs w:val="24"/>
              </w:rPr>
            </w:rPrChange>
          </w:rPr>
          <w:t xml:space="preserve"> a bottle of beer </w:t>
        </w:r>
      </w:ins>
      <w:ins w:id="3623" w:author="Britt Collins" w:date="2021-10-02T13:17:00Z">
        <w:r w:rsidR="00CE57AF" w:rsidRPr="00163DCF">
          <w:rPr>
            <w:szCs w:val="21"/>
            <w:rPrChange w:id="3624" w:author="David" w:date="2022-08-17T16:58:00Z">
              <w:rPr>
                <w:rFonts w:ascii="Times New Roman" w:hAnsi="Times New Roman"/>
                <w:sz w:val="24"/>
                <w:szCs w:val="24"/>
              </w:rPr>
            </w:rPrChange>
          </w:rPr>
          <w:t xml:space="preserve">and </w:t>
        </w:r>
      </w:ins>
      <w:ins w:id="3625" w:author="Britt Collins" w:date="2021-09-30T14:58:00Z">
        <w:r w:rsidRPr="00163DCF">
          <w:rPr>
            <w:szCs w:val="21"/>
            <w:rPrChange w:id="3626" w:author="David" w:date="2022-08-17T16:58:00Z">
              <w:rPr>
                <w:rFonts w:ascii="Times New Roman" w:hAnsi="Times New Roman"/>
                <w:sz w:val="24"/>
                <w:szCs w:val="24"/>
              </w:rPr>
            </w:rPrChange>
          </w:rPr>
          <w:t xml:space="preserve">sporadically looking down at my phone. After </w:t>
        </w:r>
      </w:ins>
      <w:ins w:id="3627" w:author="Britt Collins" w:date="2021-10-02T13:18:00Z">
        <w:r w:rsidR="00CE57AF" w:rsidRPr="00163DCF">
          <w:rPr>
            <w:szCs w:val="21"/>
            <w:rPrChange w:id="3628" w:author="David" w:date="2022-08-17T16:58:00Z">
              <w:rPr>
                <w:rFonts w:ascii="Times New Roman" w:hAnsi="Times New Roman"/>
                <w:sz w:val="24"/>
                <w:szCs w:val="24"/>
              </w:rPr>
            </w:rPrChange>
          </w:rPr>
          <w:t>five</w:t>
        </w:r>
      </w:ins>
      <w:ins w:id="3629" w:author="Britt Collins" w:date="2021-09-30T14:58:00Z">
        <w:r w:rsidRPr="00163DCF">
          <w:rPr>
            <w:szCs w:val="21"/>
            <w:rPrChange w:id="3630" w:author="David" w:date="2022-08-17T16:58:00Z">
              <w:rPr>
                <w:rFonts w:ascii="Times New Roman" w:hAnsi="Times New Roman"/>
                <w:sz w:val="24"/>
                <w:szCs w:val="24"/>
              </w:rPr>
            </w:rPrChange>
          </w:rPr>
          <w:t xml:space="preserve"> minutes I received a text. Elle had arrived and wondered where I was. We must have been in a similar state when we first met in the nightclub. We both had no clue what each other looked like. I again glanced </w:t>
        </w:r>
      </w:ins>
      <w:ins w:id="3631" w:author="Britt Collins" w:date="2021-10-02T13:18:00Z">
        <w:r w:rsidR="00CE57AF" w:rsidRPr="00163DCF">
          <w:rPr>
            <w:szCs w:val="21"/>
            <w:rPrChange w:id="3632" w:author="David" w:date="2022-08-17T16:58:00Z">
              <w:rPr>
                <w:rFonts w:ascii="Times New Roman" w:hAnsi="Times New Roman"/>
                <w:sz w:val="24"/>
                <w:szCs w:val="24"/>
              </w:rPr>
            </w:rPrChange>
          </w:rPr>
          <w:t>around</w:t>
        </w:r>
      </w:ins>
      <w:ins w:id="3633" w:author="Britt Collins" w:date="2021-09-30T14:58:00Z">
        <w:r w:rsidRPr="00163DCF">
          <w:rPr>
            <w:szCs w:val="21"/>
            <w:rPrChange w:id="3634" w:author="David" w:date="2022-08-17T16:58:00Z">
              <w:rPr>
                <w:rFonts w:ascii="Times New Roman" w:hAnsi="Times New Roman"/>
                <w:sz w:val="24"/>
                <w:szCs w:val="24"/>
              </w:rPr>
            </w:rPrChange>
          </w:rPr>
          <w:t xml:space="preserve"> the restaurant to see which person could be Elle. My eyes locked onto one girl sitting by herself, wearing </w:t>
        </w:r>
        <w:proofErr w:type="gramStart"/>
        <w:r w:rsidRPr="00163DCF">
          <w:rPr>
            <w:szCs w:val="21"/>
            <w:rPrChange w:id="3635" w:author="David" w:date="2022-08-17T16:58:00Z">
              <w:rPr>
                <w:rFonts w:ascii="Times New Roman" w:hAnsi="Times New Roman"/>
                <w:sz w:val="24"/>
                <w:szCs w:val="24"/>
              </w:rPr>
            </w:rPrChange>
          </w:rPr>
          <w:t>glasses</w:t>
        </w:r>
        <w:proofErr w:type="gramEnd"/>
        <w:r w:rsidRPr="00163DCF">
          <w:rPr>
            <w:szCs w:val="21"/>
            <w:rPrChange w:id="3636" w:author="David" w:date="2022-08-17T16:58:00Z">
              <w:rPr>
                <w:rFonts w:ascii="Times New Roman" w:hAnsi="Times New Roman"/>
                <w:sz w:val="24"/>
                <w:szCs w:val="24"/>
              </w:rPr>
            </w:rPrChange>
          </w:rPr>
          <w:t xml:space="preserve"> and reading a book. Could this be her? I stared</w:t>
        </w:r>
      </w:ins>
      <w:ins w:id="3637" w:author="Britt Collins" w:date="2021-10-02T13:18:00Z">
        <w:r w:rsidR="00CE57AF" w:rsidRPr="00163DCF">
          <w:rPr>
            <w:szCs w:val="21"/>
            <w:rPrChange w:id="3638" w:author="David" w:date="2022-08-17T16:58:00Z">
              <w:rPr>
                <w:rFonts w:ascii="Times New Roman" w:hAnsi="Times New Roman"/>
                <w:sz w:val="24"/>
                <w:szCs w:val="24"/>
              </w:rPr>
            </w:rPrChange>
          </w:rPr>
          <w:t xml:space="preserve"> but didn’t</w:t>
        </w:r>
      </w:ins>
      <w:ins w:id="3639" w:author="Britt Collins" w:date="2021-09-30T14:58:00Z">
        <w:r w:rsidRPr="00163DCF">
          <w:rPr>
            <w:szCs w:val="21"/>
            <w:rPrChange w:id="3640" w:author="David" w:date="2022-08-17T16:58:00Z">
              <w:rPr>
                <w:rFonts w:ascii="Times New Roman" w:hAnsi="Times New Roman"/>
                <w:sz w:val="24"/>
                <w:szCs w:val="24"/>
              </w:rPr>
            </w:rPrChange>
          </w:rPr>
          <w:t xml:space="preserve"> recognise her.</w:t>
        </w:r>
      </w:ins>
      <w:ins w:id="3641" w:author="Britt Collins" w:date="2021-10-02T13:19:00Z">
        <w:r w:rsidR="00CE57AF" w:rsidRPr="00163DCF">
          <w:rPr>
            <w:szCs w:val="21"/>
            <w:rPrChange w:id="3642" w:author="David" w:date="2022-08-17T16:58:00Z">
              <w:rPr>
                <w:rFonts w:ascii="Times New Roman" w:hAnsi="Times New Roman"/>
                <w:sz w:val="24"/>
                <w:szCs w:val="24"/>
              </w:rPr>
            </w:rPrChange>
          </w:rPr>
          <w:t xml:space="preserve"> </w:t>
        </w:r>
      </w:ins>
      <w:ins w:id="3643" w:author="Britt Collins" w:date="2021-09-30T14:58:00Z">
        <w:r w:rsidRPr="00163DCF">
          <w:rPr>
            <w:szCs w:val="21"/>
            <w:rPrChange w:id="3644" w:author="David" w:date="2022-08-17T16:58:00Z">
              <w:rPr>
                <w:rFonts w:ascii="Times New Roman" w:hAnsi="Times New Roman"/>
                <w:sz w:val="24"/>
                <w:szCs w:val="24"/>
              </w:rPr>
            </w:rPrChange>
          </w:rPr>
          <w:t xml:space="preserve">Yep, she was the only woman on her own. It had to be her. I finished my beer and walked slowly towards </w:t>
        </w:r>
      </w:ins>
      <w:ins w:id="3645" w:author="Britt Collins" w:date="2021-10-02T13:19:00Z">
        <w:r w:rsidR="00CE57AF" w:rsidRPr="00163DCF">
          <w:rPr>
            <w:szCs w:val="21"/>
            <w:rPrChange w:id="3646" w:author="David" w:date="2022-08-17T16:58:00Z">
              <w:rPr>
                <w:rFonts w:ascii="Times New Roman" w:hAnsi="Times New Roman"/>
                <w:sz w:val="24"/>
                <w:szCs w:val="24"/>
              </w:rPr>
            </w:rPrChange>
          </w:rPr>
          <w:t>my</w:t>
        </w:r>
      </w:ins>
      <w:ins w:id="3647" w:author="Britt Collins" w:date="2021-09-30T14:58:00Z">
        <w:r w:rsidRPr="00163DCF">
          <w:rPr>
            <w:szCs w:val="21"/>
            <w:rPrChange w:id="3648" w:author="David" w:date="2022-08-17T16:58:00Z">
              <w:rPr>
                <w:rFonts w:ascii="Times New Roman" w:hAnsi="Times New Roman"/>
                <w:sz w:val="24"/>
                <w:szCs w:val="24"/>
              </w:rPr>
            </w:rPrChange>
          </w:rPr>
          <w:t xml:space="preserve"> prospective dinner date.</w:t>
        </w:r>
      </w:ins>
      <w:ins w:id="3649" w:author="Britt Collins" w:date="2021-10-02T13:19:00Z">
        <w:r w:rsidR="00CE57AF" w:rsidRPr="00163DCF">
          <w:rPr>
            <w:szCs w:val="21"/>
            <w:rPrChange w:id="3650" w:author="David" w:date="2022-08-17T16:58:00Z">
              <w:rPr>
                <w:rFonts w:ascii="Times New Roman" w:hAnsi="Times New Roman"/>
                <w:sz w:val="24"/>
                <w:szCs w:val="24"/>
              </w:rPr>
            </w:rPrChange>
          </w:rPr>
          <w:t xml:space="preserve"> </w:t>
        </w:r>
      </w:ins>
      <w:ins w:id="3651" w:author="Britt Collins" w:date="2021-10-02T13:20:00Z">
        <w:r w:rsidR="00CE57AF" w:rsidRPr="00163DCF">
          <w:rPr>
            <w:szCs w:val="21"/>
            <w:rPrChange w:id="3652" w:author="David" w:date="2022-08-17T16:58:00Z">
              <w:rPr>
                <w:rFonts w:ascii="Times New Roman" w:hAnsi="Times New Roman"/>
                <w:sz w:val="24"/>
                <w:szCs w:val="24"/>
              </w:rPr>
            </w:rPrChange>
          </w:rPr>
          <w:t>S</w:t>
        </w:r>
      </w:ins>
      <w:ins w:id="3653" w:author="Britt Collins" w:date="2021-09-30T14:58:00Z">
        <w:r w:rsidRPr="00163DCF">
          <w:rPr>
            <w:szCs w:val="21"/>
            <w:rPrChange w:id="3654" w:author="David" w:date="2022-08-17T16:58:00Z">
              <w:rPr>
                <w:rFonts w:ascii="Times New Roman" w:hAnsi="Times New Roman"/>
                <w:sz w:val="24"/>
                <w:szCs w:val="24"/>
              </w:rPr>
            </w:rPrChange>
          </w:rPr>
          <w:t>he looked up from her book.</w:t>
        </w:r>
      </w:ins>
      <w:ins w:id="3655" w:author="Britt Collins" w:date="2021-10-02T13:20:00Z">
        <w:r w:rsidR="00CE57AF" w:rsidRPr="00163DCF">
          <w:rPr>
            <w:szCs w:val="21"/>
            <w:rPrChange w:id="3656" w:author="David" w:date="2022-08-17T16:58:00Z">
              <w:rPr>
                <w:rFonts w:ascii="Times New Roman" w:hAnsi="Times New Roman"/>
                <w:sz w:val="24"/>
                <w:szCs w:val="24"/>
              </w:rPr>
            </w:rPrChange>
          </w:rPr>
          <w:t xml:space="preserve"> “</w:t>
        </w:r>
      </w:ins>
      <w:ins w:id="3657" w:author="Britt Collins" w:date="2021-09-30T14:58:00Z">
        <w:r w:rsidRPr="00163DCF">
          <w:rPr>
            <w:szCs w:val="21"/>
            <w:rPrChange w:id="3658" w:author="David" w:date="2022-08-17T16:58:00Z">
              <w:rPr>
                <w:rFonts w:ascii="Times New Roman" w:hAnsi="Times New Roman"/>
                <w:sz w:val="24"/>
                <w:szCs w:val="24"/>
              </w:rPr>
            </w:rPrChange>
          </w:rPr>
          <w:t>Elle?</w:t>
        </w:r>
      </w:ins>
      <w:ins w:id="3659" w:author="Britt Collins" w:date="2021-10-02T13:20:00Z">
        <w:r w:rsidR="00CE57AF" w:rsidRPr="00163DCF">
          <w:rPr>
            <w:szCs w:val="21"/>
            <w:rPrChange w:id="3660" w:author="David" w:date="2022-08-17T16:58:00Z">
              <w:rPr>
                <w:rFonts w:ascii="Times New Roman" w:hAnsi="Times New Roman"/>
                <w:sz w:val="24"/>
                <w:szCs w:val="24"/>
              </w:rPr>
            </w:rPrChange>
          </w:rPr>
          <w:t>”</w:t>
        </w:r>
      </w:ins>
      <w:ins w:id="3661" w:author="Britt Collins" w:date="2021-09-30T14:58:00Z">
        <w:r w:rsidRPr="00163DCF">
          <w:rPr>
            <w:szCs w:val="21"/>
            <w:rPrChange w:id="3662" w:author="David" w:date="2022-08-17T16:58:00Z">
              <w:rPr>
                <w:rFonts w:ascii="Times New Roman" w:hAnsi="Times New Roman"/>
                <w:sz w:val="24"/>
                <w:szCs w:val="24"/>
              </w:rPr>
            </w:rPrChange>
          </w:rPr>
          <w:t xml:space="preserve"> I </w:t>
        </w:r>
        <w:proofErr w:type="gramStart"/>
        <w:r w:rsidRPr="00163DCF">
          <w:rPr>
            <w:szCs w:val="21"/>
            <w:rPrChange w:id="3663" w:author="David" w:date="2022-08-17T16:58:00Z">
              <w:rPr>
                <w:rFonts w:ascii="Times New Roman" w:hAnsi="Times New Roman"/>
                <w:sz w:val="24"/>
                <w:szCs w:val="24"/>
              </w:rPr>
            </w:rPrChange>
          </w:rPr>
          <w:t>said</w:t>
        </w:r>
        <w:proofErr w:type="gramEnd"/>
        <w:r w:rsidRPr="00163DCF">
          <w:rPr>
            <w:szCs w:val="21"/>
            <w:rPrChange w:id="3664" w:author="David" w:date="2022-08-17T16:58:00Z">
              <w:rPr>
                <w:rFonts w:ascii="Times New Roman" w:hAnsi="Times New Roman"/>
                <w:sz w:val="24"/>
                <w:szCs w:val="24"/>
              </w:rPr>
            </w:rPrChange>
          </w:rPr>
          <w:t xml:space="preserve">. </w:t>
        </w:r>
      </w:ins>
    </w:p>
    <w:p w14:paraId="2DE8525D" w14:textId="7E036F48" w:rsidR="00CE57AF" w:rsidRPr="00163DCF" w:rsidRDefault="006F31F6">
      <w:pPr>
        <w:spacing w:line="276" w:lineRule="auto"/>
        <w:ind w:left="-5" w:right="15" w:firstLine="725"/>
        <w:rPr>
          <w:ins w:id="3665" w:author="Britt Collins" w:date="2021-10-02T13:20:00Z"/>
          <w:szCs w:val="21"/>
          <w:rPrChange w:id="3666" w:author="David" w:date="2022-08-17T16:58:00Z">
            <w:rPr>
              <w:ins w:id="3667" w:author="Britt Collins" w:date="2021-10-02T13:20:00Z"/>
              <w:rFonts w:ascii="Times New Roman" w:hAnsi="Times New Roman"/>
              <w:sz w:val="24"/>
              <w:szCs w:val="24"/>
            </w:rPr>
          </w:rPrChange>
        </w:rPr>
        <w:pPrChange w:id="3668" w:author="David" w:date="2022-08-17T17:01:00Z">
          <w:pPr>
            <w:spacing w:line="480" w:lineRule="auto"/>
            <w:ind w:left="-5" w:right="15" w:firstLine="725"/>
          </w:pPr>
        </w:pPrChange>
      </w:pPr>
      <w:ins w:id="3669" w:author="Britt Collins" w:date="2021-09-30T14:58:00Z">
        <w:r w:rsidRPr="00163DCF">
          <w:rPr>
            <w:szCs w:val="21"/>
            <w:rPrChange w:id="3670" w:author="David" w:date="2022-08-17T16:58:00Z">
              <w:rPr>
                <w:rFonts w:ascii="Times New Roman" w:hAnsi="Times New Roman"/>
                <w:sz w:val="24"/>
                <w:szCs w:val="24"/>
              </w:rPr>
            </w:rPrChange>
          </w:rPr>
          <w:t>She smiled</w:t>
        </w:r>
      </w:ins>
      <w:ins w:id="3671" w:author="Britt Collins" w:date="2021-10-02T13:20:00Z">
        <w:r w:rsidR="00CE57AF" w:rsidRPr="00163DCF">
          <w:rPr>
            <w:szCs w:val="21"/>
            <w:rPrChange w:id="3672" w:author="David" w:date="2022-08-17T16:58:00Z">
              <w:rPr>
                <w:rFonts w:ascii="Times New Roman" w:hAnsi="Times New Roman"/>
                <w:sz w:val="24"/>
                <w:szCs w:val="24"/>
              </w:rPr>
            </w:rPrChange>
          </w:rPr>
          <w:t xml:space="preserve"> and</w:t>
        </w:r>
      </w:ins>
      <w:ins w:id="3673" w:author="Britt Collins" w:date="2021-09-30T14:58:00Z">
        <w:r w:rsidRPr="00163DCF">
          <w:rPr>
            <w:szCs w:val="21"/>
            <w:rPrChange w:id="3674" w:author="David" w:date="2022-08-17T16:58:00Z">
              <w:rPr>
                <w:rFonts w:ascii="Times New Roman" w:hAnsi="Times New Roman"/>
                <w:sz w:val="24"/>
                <w:szCs w:val="24"/>
              </w:rPr>
            </w:rPrChange>
          </w:rPr>
          <w:t xml:space="preserve"> stood up </w:t>
        </w:r>
      </w:ins>
      <w:ins w:id="3675" w:author="Britt Collins" w:date="2021-10-02T13:20:00Z">
        <w:r w:rsidR="00CE57AF" w:rsidRPr="00163DCF">
          <w:rPr>
            <w:szCs w:val="21"/>
            <w:rPrChange w:id="3676" w:author="David" w:date="2022-08-17T16:58:00Z">
              <w:rPr>
                <w:rFonts w:ascii="Times New Roman" w:hAnsi="Times New Roman"/>
                <w:sz w:val="24"/>
                <w:szCs w:val="24"/>
              </w:rPr>
            </w:rPrChange>
          </w:rPr>
          <w:t>“</w:t>
        </w:r>
      </w:ins>
      <w:ins w:id="3677" w:author="Britt Collins" w:date="2021-09-30T14:58:00Z">
        <w:r w:rsidRPr="00163DCF">
          <w:rPr>
            <w:szCs w:val="21"/>
            <w:rPrChange w:id="3678" w:author="David" w:date="2022-08-17T16:58:00Z">
              <w:rPr>
                <w:rFonts w:ascii="Times New Roman" w:hAnsi="Times New Roman"/>
                <w:sz w:val="24"/>
                <w:szCs w:val="24"/>
              </w:rPr>
            </w:rPrChange>
          </w:rPr>
          <w:t>Dave, right?</w:t>
        </w:r>
      </w:ins>
      <w:ins w:id="3679" w:author="Britt Collins" w:date="2021-10-02T13:20:00Z">
        <w:r w:rsidR="00CE57AF" w:rsidRPr="00163DCF">
          <w:rPr>
            <w:szCs w:val="21"/>
            <w:rPrChange w:id="3680" w:author="David" w:date="2022-08-17T16:58:00Z">
              <w:rPr>
                <w:rFonts w:ascii="Times New Roman" w:hAnsi="Times New Roman"/>
                <w:sz w:val="24"/>
                <w:szCs w:val="24"/>
              </w:rPr>
            </w:rPrChange>
          </w:rPr>
          <w:t>”</w:t>
        </w:r>
      </w:ins>
      <w:ins w:id="3681" w:author="Britt Collins" w:date="2021-09-30T14:58:00Z">
        <w:r w:rsidRPr="00163DCF">
          <w:rPr>
            <w:szCs w:val="21"/>
            <w:rPrChange w:id="3682" w:author="David" w:date="2022-08-17T16:58:00Z">
              <w:rPr>
                <w:rFonts w:ascii="Times New Roman" w:hAnsi="Times New Roman"/>
                <w:sz w:val="24"/>
                <w:szCs w:val="24"/>
              </w:rPr>
            </w:rPrChange>
          </w:rPr>
          <w:t xml:space="preserve"> </w:t>
        </w:r>
      </w:ins>
    </w:p>
    <w:p w14:paraId="0343B3AE" w14:textId="67788513" w:rsidR="006F31F6" w:rsidRPr="00163DCF" w:rsidRDefault="006F31F6">
      <w:pPr>
        <w:spacing w:line="276" w:lineRule="auto"/>
        <w:ind w:left="-5" w:right="15" w:firstLine="725"/>
        <w:rPr>
          <w:ins w:id="3683" w:author="Britt Collins" w:date="2021-09-30T14:58:00Z"/>
          <w:szCs w:val="21"/>
          <w:rPrChange w:id="3684" w:author="David" w:date="2022-08-17T16:58:00Z">
            <w:rPr>
              <w:ins w:id="3685" w:author="Britt Collins" w:date="2021-09-30T14:58:00Z"/>
              <w:rFonts w:ascii="Times New Roman" w:hAnsi="Times New Roman"/>
              <w:sz w:val="24"/>
              <w:szCs w:val="24"/>
            </w:rPr>
          </w:rPrChange>
        </w:rPr>
        <w:pPrChange w:id="3686" w:author="David" w:date="2022-08-17T17:01:00Z">
          <w:pPr>
            <w:ind w:left="-5" w:right="15"/>
          </w:pPr>
        </w:pPrChange>
      </w:pPr>
      <w:ins w:id="3687" w:author="Britt Collins" w:date="2021-09-30T14:58:00Z">
        <w:r w:rsidRPr="00163DCF">
          <w:rPr>
            <w:szCs w:val="21"/>
            <w:rPrChange w:id="3688" w:author="David" w:date="2022-08-17T16:58:00Z">
              <w:rPr>
                <w:rFonts w:ascii="Times New Roman" w:hAnsi="Times New Roman"/>
                <w:sz w:val="24"/>
                <w:szCs w:val="24"/>
              </w:rPr>
            </w:rPrChange>
          </w:rPr>
          <w:t xml:space="preserve">I </w:t>
        </w:r>
      </w:ins>
      <w:ins w:id="3689" w:author="Britt Collins" w:date="2021-10-02T13:20:00Z">
        <w:r w:rsidR="00CE57AF" w:rsidRPr="00163DCF">
          <w:rPr>
            <w:szCs w:val="21"/>
            <w:rPrChange w:id="3690" w:author="David" w:date="2022-08-17T16:58:00Z">
              <w:rPr>
                <w:rFonts w:ascii="Times New Roman" w:hAnsi="Times New Roman"/>
                <w:sz w:val="24"/>
                <w:szCs w:val="24"/>
              </w:rPr>
            </w:rPrChange>
          </w:rPr>
          <w:t>nodd</w:t>
        </w:r>
      </w:ins>
      <w:ins w:id="3691" w:author="Britt Collins" w:date="2021-09-30T14:58:00Z">
        <w:r w:rsidRPr="00163DCF">
          <w:rPr>
            <w:szCs w:val="21"/>
            <w:rPrChange w:id="3692" w:author="David" w:date="2022-08-17T16:58:00Z">
              <w:rPr>
                <w:rFonts w:ascii="Times New Roman" w:hAnsi="Times New Roman"/>
                <w:sz w:val="24"/>
                <w:szCs w:val="24"/>
              </w:rPr>
            </w:rPrChange>
          </w:rPr>
          <w:t xml:space="preserve">ed and gave her a cursory kiss on the cheek. We both sat down and began chatting about </w:t>
        </w:r>
        <w:r w:rsidRPr="00163DCF">
          <w:rPr>
            <w:i/>
            <w:szCs w:val="21"/>
            <w:rPrChange w:id="3693" w:author="David" w:date="2022-08-17T16:58:00Z">
              <w:rPr>
                <w:rFonts w:ascii="Times New Roman" w:hAnsi="Times New Roman"/>
                <w:sz w:val="24"/>
                <w:szCs w:val="24"/>
              </w:rPr>
            </w:rPrChange>
          </w:rPr>
          <w:t xml:space="preserve">that </w:t>
        </w:r>
        <w:r w:rsidRPr="00163DCF">
          <w:rPr>
            <w:szCs w:val="21"/>
            <w:rPrChange w:id="3694" w:author="David" w:date="2022-08-17T16:58:00Z">
              <w:rPr>
                <w:rFonts w:ascii="Times New Roman" w:hAnsi="Times New Roman"/>
                <w:sz w:val="24"/>
                <w:szCs w:val="24"/>
              </w:rPr>
            </w:rPrChange>
          </w:rPr>
          <w:t>night. Elle was much younger than I expected. I was 30 years old</w:t>
        </w:r>
      </w:ins>
      <w:ins w:id="3695" w:author="Britt Collins" w:date="2021-10-02T13:21:00Z">
        <w:r w:rsidR="00CE57AF" w:rsidRPr="00163DCF">
          <w:rPr>
            <w:szCs w:val="21"/>
            <w:rPrChange w:id="3696" w:author="David" w:date="2022-08-17T16:58:00Z">
              <w:rPr>
                <w:rFonts w:ascii="Times New Roman" w:hAnsi="Times New Roman"/>
                <w:sz w:val="24"/>
                <w:szCs w:val="24"/>
              </w:rPr>
            </w:rPrChange>
          </w:rPr>
          <w:t xml:space="preserve"> and s</w:t>
        </w:r>
      </w:ins>
      <w:ins w:id="3697" w:author="Britt Collins" w:date="2021-09-30T14:58:00Z">
        <w:r w:rsidRPr="00163DCF">
          <w:rPr>
            <w:szCs w:val="21"/>
            <w:rPrChange w:id="3698" w:author="David" w:date="2022-08-17T16:58:00Z">
              <w:rPr>
                <w:rFonts w:ascii="Times New Roman" w:hAnsi="Times New Roman"/>
                <w:sz w:val="24"/>
                <w:szCs w:val="24"/>
              </w:rPr>
            </w:rPrChange>
          </w:rPr>
          <w:t xml:space="preserve">he, as I was to find out, was 21. She became the youngest person I had ever dated by a full year. Her skin was immaculate, even by UK standards. Elle was a </w:t>
        </w:r>
      </w:ins>
      <w:ins w:id="3699" w:author="Britt Collins" w:date="2021-10-02T13:21:00Z">
        <w:r w:rsidR="00CE57AF" w:rsidRPr="00163DCF">
          <w:rPr>
            <w:szCs w:val="21"/>
            <w:rPrChange w:id="3700" w:author="David" w:date="2022-08-17T16:58:00Z">
              <w:rPr>
                <w:rFonts w:ascii="Times New Roman" w:hAnsi="Times New Roman"/>
                <w:sz w:val="24"/>
                <w:szCs w:val="24"/>
              </w:rPr>
            </w:rPrChange>
          </w:rPr>
          <w:t>thi</w:t>
        </w:r>
      </w:ins>
      <w:ins w:id="3701" w:author="Britt Collins" w:date="2021-09-30T14:58:00Z">
        <w:r w:rsidRPr="00163DCF">
          <w:rPr>
            <w:szCs w:val="21"/>
            <w:rPrChange w:id="3702" w:author="David" w:date="2022-08-17T16:58:00Z">
              <w:rPr>
                <w:rFonts w:ascii="Times New Roman" w:hAnsi="Times New Roman"/>
                <w:sz w:val="24"/>
                <w:szCs w:val="24"/>
              </w:rPr>
            </w:rPrChange>
          </w:rPr>
          <w:t xml:space="preserve">rd generation Welsh Australian, voluptuous, a good </w:t>
        </w:r>
      </w:ins>
      <w:ins w:id="3703" w:author="Britt Collins" w:date="2021-10-02T13:21:00Z">
        <w:r w:rsidR="00CE57AF" w:rsidRPr="00163DCF">
          <w:rPr>
            <w:szCs w:val="21"/>
            <w:rPrChange w:id="3704" w:author="David" w:date="2022-08-17T16:58:00Z">
              <w:rPr>
                <w:rFonts w:ascii="Times New Roman" w:hAnsi="Times New Roman"/>
                <w:sz w:val="24"/>
                <w:szCs w:val="24"/>
              </w:rPr>
            </w:rPrChange>
          </w:rPr>
          <w:t>five-foot-seven</w:t>
        </w:r>
      </w:ins>
      <w:ins w:id="3705" w:author="Britt Collins" w:date="2021-09-30T14:58:00Z">
        <w:r w:rsidRPr="00163DCF">
          <w:rPr>
            <w:szCs w:val="21"/>
            <w:rPrChange w:id="3706" w:author="David" w:date="2022-08-17T16:58:00Z">
              <w:rPr>
                <w:rFonts w:ascii="Times New Roman" w:hAnsi="Times New Roman"/>
                <w:sz w:val="24"/>
                <w:szCs w:val="24"/>
              </w:rPr>
            </w:rPrChange>
          </w:rPr>
          <w:t xml:space="preserve">. She spoke confidently and quickly, indicating her high intellect. We ordered food and chatted. </w:t>
        </w:r>
      </w:ins>
      <w:ins w:id="3707" w:author="Britt Collins" w:date="2021-10-02T13:22:00Z">
        <w:r w:rsidR="00CE57AF" w:rsidRPr="00163DCF">
          <w:rPr>
            <w:szCs w:val="21"/>
            <w:rPrChange w:id="3708" w:author="David" w:date="2022-08-17T16:58:00Z">
              <w:rPr>
                <w:rFonts w:ascii="Times New Roman" w:hAnsi="Times New Roman"/>
                <w:sz w:val="24"/>
                <w:szCs w:val="24"/>
              </w:rPr>
            </w:rPrChange>
          </w:rPr>
          <w:t>T</w:t>
        </w:r>
      </w:ins>
      <w:ins w:id="3709" w:author="Britt Collins" w:date="2021-09-30T14:58:00Z">
        <w:r w:rsidRPr="00163DCF">
          <w:rPr>
            <w:szCs w:val="21"/>
            <w:rPrChange w:id="3710" w:author="David" w:date="2022-08-17T16:58:00Z">
              <w:rPr>
                <w:rFonts w:ascii="Times New Roman" w:hAnsi="Times New Roman"/>
                <w:sz w:val="24"/>
                <w:szCs w:val="24"/>
              </w:rPr>
            </w:rPrChange>
          </w:rPr>
          <w:t>he conversation flowed somewhat, but the connection wasn</w:t>
        </w:r>
      </w:ins>
      <w:ins w:id="3711" w:author="Britt Collins" w:date="2021-10-02T13:22:00Z">
        <w:r w:rsidR="00CE57AF" w:rsidRPr="00163DCF">
          <w:rPr>
            <w:szCs w:val="21"/>
            <w:rPrChange w:id="3712" w:author="David" w:date="2022-08-17T16:58:00Z">
              <w:rPr>
                <w:rFonts w:ascii="Times New Roman" w:hAnsi="Times New Roman"/>
                <w:sz w:val="24"/>
                <w:szCs w:val="24"/>
              </w:rPr>
            </w:rPrChange>
          </w:rPr>
          <w:t>’</w:t>
        </w:r>
      </w:ins>
      <w:ins w:id="3713" w:author="Britt Collins" w:date="2021-09-30T14:58:00Z">
        <w:r w:rsidRPr="00163DCF">
          <w:rPr>
            <w:szCs w:val="21"/>
            <w:rPrChange w:id="3714" w:author="David" w:date="2022-08-17T16:58:00Z">
              <w:rPr>
                <w:rFonts w:ascii="Times New Roman" w:hAnsi="Times New Roman"/>
                <w:sz w:val="24"/>
                <w:szCs w:val="24"/>
              </w:rPr>
            </w:rPrChange>
          </w:rPr>
          <w:t>t there. We kissed and left our fleeting relationship at goodbye. I couldn't help but feel disappointed nothing more came of the date.</w:t>
        </w:r>
      </w:ins>
    </w:p>
    <w:p w14:paraId="5750BD20" w14:textId="1971DAB6" w:rsidR="006F31F6" w:rsidRPr="00163DCF" w:rsidRDefault="006F31F6">
      <w:pPr>
        <w:spacing w:line="276" w:lineRule="auto"/>
        <w:ind w:left="-5" w:right="15" w:firstLine="725"/>
        <w:rPr>
          <w:ins w:id="3715" w:author="Britt Collins" w:date="2021-09-30T14:58:00Z"/>
          <w:szCs w:val="21"/>
          <w:rPrChange w:id="3716" w:author="David" w:date="2022-08-17T16:58:00Z">
            <w:rPr>
              <w:ins w:id="3717" w:author="Britt Collins" w:date="2021-09-30T14:58:00Z"/>
              <w:rFonts w:ascii="Times New Roman" w:hAnsi="Times New Roman"/>
              <w:sz w:val="24"/>
              <w:szCs w:val="24"/>
            </w:rPr>
          </w:rPrChange>
        </w:rPr>
        <w:pPrChange w:id="3718" w:author="David" w:date="2022-08-17T17:01:00Z">
          <w:pPr>
            <w:ind w:left="-5" w:right="15"/>
          </w:pPr>
        </w:pPrChange>
      </w:pPr>
      <w:ins w:id="3719" w:author="Britt Collins" w:date="2021-09-30T14:58:00Z">
        <w:r w:rsidRPr="00163DCF">
          <w:rPr>
            <w:szCs w:val="21"/>
            <w:rPrChange w:id="3720" w:author="David" w:date="2022-08-17T16:58:00Z">
              <w:rPr>
                <w:rFonts w:ascii="Times New Roman" w:hAnsi="Times New Roman"/>
                <w:sz w:val="24"/>
                <w:szCs w:val="24"/>
              </w:rPr>
            </w:rPrChange>
          </w:rPr>
          <w:t xml:space="preserve">As Christmas drew closer, I forgot about the date with Elle. I had my sights set on the summer break. As was the case across Australia, every employee was forced to use their holiday allowance over the </w:t>
        </w:r>
      </w:ins>
      <w:ins w:id="3721" w:author="Britt Collins" w:date="2021-10-02T13:22:00Z">
        <w:r w:rsidR="00CE57AF" w:rsidRPr="00163DCF">
          <w:rPr>
            <w:szCs w:val="21"/>
            <w:rPrChange w:id="3722" w:author="David" w:date="2022-08-17T16:58:00Z">
              <w:rPr>
                <w:rFonts w:ascii="Times New Roman" w:hAnsi="Times New Roman"/>
                <w:sz w:val="24"/>
                <w:szCs w:val="24"/>
              </w:rPr>
            </w:rPrChange>
          </w:rPr>
          <w:t>hol</w:t>
        </w:r>
      </w:ins>
      <w:ins w:id="3723" w:author="Britt Collins" w:date="2021-10-02T13:23:00Z">
        <w:r w:rsidR="00CE57AF" w:rsidRPr="00163DCF">
          <w:rPr>
            <w:szCs w:val="21"/>
            <w:rPrChange w:id="3724" w:author="David" w:date="2022-08-17T16:58:00Z">
              <w:rPr>
                <w:rFonts w:ascii="Times New Roman" w:hAnsi="Times New Roman"/>
                <w:sz w:val="24"/>
                <w:szCs w:val="24"/>
              </w:rPr>
            </w:rPrChange>
          </w:rPr>
          <w:t>iday</w:t>
        </w:r>
      </w:ins>
      <w:ins w:id="3725" w:author="Britt Collins" w:date="2021-09-30T14:58:00Z">
        <w:r w:rsidRPr="00163DCF">
          <w:rPr>
            <w:szCs w:val="21"/>
            <w:rPrChange w:id="3726" w:author="David" w:date="2022-08-17T16:58:00Z">
              <w:rPr>
                <w:rFonts w:ascii="Times New Roman" w:hAnsi="Times New Roman"/>
                <w:sz w:val="24"/>
                <w:szCs w:val="24"/>
              </w:rPr>
            </w:rPrChange>
          </w:rPr>
          <w:t xml:space="preserve"> period. It was a total of </w:t>
        </w:r>
      </w:ins>
      <w:ins w:id="3727" w:author="Britt Collins" w:date="2021-10-02T13:23:00Z">
        <w:r w:rsidR="00CE57AF" w:rsidRPr="00163DCF">
          <w:rPr>
            <w:szCs w:val="21"/>
            <w:rPrChange w:id="3728" w:author="David" w:date="2022-08-17T16:58:00Z">
              <w:rPr>
                <w:rFonts w:ascii="Times New Roman" w:hAnsi="Times New Roman"/>
                <w:sz w:val="24"/>
                <w:szCs w:val="24"/>
              </w:rPr>
            </w:rPrChange>
          </w:rPr>
          <w:t>two</w:t>
        </w:r>
      </w:ins>
      <w:ins w:id="3729" w:author="Britt Collins" w:date="2021-09-30T14:58:00Z">
        <w:r w:rsidRPr="00163DCF">
          <w:rPr>
            <w:szCs w:val="21"/>
            <w:rPrChange w:id="3730" w:author="David" w:date="2022-08-17T16:58:00Z">
              <w:rPr>
                <w:rFonts w:ascii="Times New Roman" w:hAnsi="Times New Roman"/>
                <w:sz w:val="24"/>
                <w:szCs w:val="24"/>
              </w:rPr>
            </w:rPrChange>
          </w:rPr>
          <w:t xml:space="preserve"> weeks. In most cases people extended it. I had no appetite to extend mine. Every day at work in the office felt like a holiday.</w:t>
        </w:r>
      </w:ins>
    </w:p>
    <w:p w14:paraId="4F746731" w14:textId="0192A93B" w:rsidR="006F31F6" w:rsidRPr="00163DCF" w:rsidRDefault="006F31F6">
      <w:pPr>
        <w:spacing w:line="276" w:lineRule="auto"/>
        <w:ind w:left="-5" w:right="15" w:firstLine="350"/>
        <w:rPr>
          <w:ins w:id="3731" w:author="Britt Collins" w:date="2021-09-30T14:58:00Z"/>
          <w:szCs w:val="21"/>
          <w:rPrChange w:id="3732" w:author="David" w:date="2022-08-17T16:58:00Z">
            <w:rPr>
              <w:ins w:id="3733" w:author="Britt Collins" w:date="2021-09-30T14:58:00Z"/>
              <w:rFonts w:ascii="Times New Roman" w:hAnsi="Times New Roman"/>
              <w:sz w:val="24"/>
              <w:szCs w:val="24"/>
            </w:rPr>
          </w:rPrChange>
        </w:rPr>
        <w:pPrChange w:id="3734" w:author="David" w:date="2022-08-17T17:01:00Z">
          <w:pPr>
            <w:ind w:left="-5" w:right="15"/>
          </w:pPr>
        </w:pPrChange>
      </w:pPr>
      <w:ins w:id="3735" w:author="Britt Collins" w:date="2021-09-30T14:58:00Z">
        <w:r w:rsidRPr="00163DCF">
          <w:rPr>
            <w:szCs w:val="21"/>
            <w:rPrChange w:id="3736" w:author="David" w:date="2022-08-17T16:58:00Z">
              <w:rPr>
                <w:rFonts w:ascii="Times New Roman" w:hAnsi="Times New Roman"/>
                <w:sz w:val="24"/>
                <w:szCs w:val="24"/>
              </w:rPr>
            </w:rPrChange>
          </w:rPr>
          <w:lastRenderedPageBreak/>
          <w:t>I had no idea what my plan was. In the UK I would have been happy staying indoors and away from the wintery weather. I briefly looked into flights out of Sydney</w:t>
        </w:r>
      </w:ins>
      <w:ins w:id="3737" w:author="Britt Collins" w:date="2021-10-02T13:23:00Z">
        <w:r w:rsidR="00CE57AF" w:rsidRPr="00163DCF">
          <w:rPr>
            <w:szCs w:val="21"/>
            <w:rPrChange w:id="3738" w:author="David" w:date="2022-08-17T16:58:00Z">
              <w:rPr>
                <w:rFonts w:ascii="Times New Roman" w:hAnsi="Times New Roman"/>
                <w:sz w:val="24"/>
                <w:szCs w:val="24"/>
              </w:rPr>
            </w:rPrChange>
          </w:rPr>
          <w:t>,</w:t>
        </w:r>
      </w:ins>
      <w:ins w:id="3739" w:author="Britt Collins" w:date="2021-09-30T14:58:00Z">
        <w:r w:rsidRPr="00163DCF">
          <w:rPr>
            <w:szCs w:val="21"/>
            <w:rPrChange w:id="3740" w:author="David" w:date="2022-08-17T16:58:00Z">
              <w:rPr>
                <w:rFonts w:ascii="Times New Roman" w:hAnsi="Times New Roman"/>
                <w:sz w:val="24"/>
                <w:szCs w:val="24"/>
              </w:rPr>
            </w:rPrChange>
          </w:rPr>
          <w:t xml:space="preserve"> including</w:t>
        </w:r>
      </w:ins>
      <w:ins w:id="3741" w:author="Britt Collins" w:date="2021-10-02T13:24:00Z">
        <w:r w:rsidR="00CE57AF" w:rsidRPr="00163DCF">
          <w:rPr>
            <w:szCs w:val="21"/>
            <w:rPrChange w:id="3742" w:author="David" w:date="2022-08-17T16:58:00Z">
              <w:rPr>
                <w:rFonts w:ascii="Times New Roman" w:hAnsi="Times New Roman"/>
                <w:sz w:val="24"/>
                <w:szCs w:val="24"/>
              </w:rPr>
            </w:rPrChange>
          </w:rPr>
          <w:t xml:space="preserve"> a three-hour flight to New Zealand and a four-plus to Fiji and Asia.</w:t>
        </w:r>
      </w:ins>
    </w:p>
    <w:p w14:paraId="7C140CDD" w14:textId="054EFD4C" w:rsidR="006F31F6" w:rsidRPr="00163DCF" w:rsidRDefault="006F31F6">
      <w:pPr>
        <w:spacing w:line="276" w:lineRule="auto"/>
        <w:ind w:left="-5" w:right="15" w:firstLine="350"/>
        <w:rPr>
          <w:ins w:id="3743" w:author="Britt Collins" w:date="2021-09-30T14:58:00Z"/>
          <w:szCs w:val="21"/>
          <w:rPrChange w:id="3744" w:author="David" w:date="2022-08-17T16:58:00Z">
            <w:rPr>
              <w:ins w:id="3745" w:author="Britt Collins" w:date="2021-09-30T14:58:00Z"/>
              <w:rFonts w:ascii="Times New Roman" w:hAnsi="Times New Roman"/>
              <w:sz w:val="24"/>
              <w:szCs w:val="24"/>
            </w:rPr>
          </w:rPrChange>
        </w:rPr>
        <w:pPrChange w:id="3746" w:author="David" w:date="2022-08-17T17:01:00Z">
          <w:pPr>
            <w:ind w:left="-5" w:right="15"/>
          </w:pPr>
        </w:pPrChange>
      </w:pPr>
      <w:ins w:id="3747" w:author="Britt Collins" w:date="2021-09-30T14:58:00Z">
        <w:r w:rsidRPr="00163DCF">
          <w:rPr>
            <w:szCs w:val="21"/>
            <w:rPrChange w:id="3748" w:author="David" w:date="2022-08-17T16:58:00Z">
              <w:rPr>
                <w:rFonts w:ascii="Times New Roman" w:hAnsi="Times New Roman"/>
                <w:sz w:val="24"/>
                <w:szCs w:val="24"/>
              </w:rPr>
            </w:rPrChange>
          </w:rPr>
          <w:t>Down under it was the start of summer</w:t>
        </w:r>
      </w:ins>
      <w:ins w:id="3749" w:author="Britt Collins" w:date="2021-10-02T13:24:00Z">
        <w:r w:rsidR="00CE57AF" w:rsidRPr="00163DCF">
          <w:rPr>
            <w:szCs w:val="21"/>
            <w:rPrChange w:id="3750" w:author="David" w:date="2022-08-17T16:58:00Z">
              <w:rPr>
                <w:rFonts w:ascii="Times New Roman" w:hAnsi="Times New Roman"/>
                <w:sz w:val="24"/>
                <w:szCs w:val="24"/>
              </w:rPr>
            </w:rPrChange>
          </w:rPr>
          <w:t xml:space="preserve"> and</w:t>
        </w:r>
      </w:ins>
      <w:ins w:id="3751" w:author="Britt Collins" w:date="2021-09-30T14:58:00Z">
        <w:r w:rsidRPr="00163DCF">
          <w:rPr>
            <w:szCs w:val="21"/>
            <w:rPrChange w:id="3752" w:author="David" w:date="2022-08-17T16:58:00Z">
              <w:rPr>
                <w:rFonts w:ascii="Times New Roman" w:hAnsi="Times New Roman"/>
                <w:sz w:val="24"/>
                <w:szCs w:val="24"/>
              </w:rPr>
            </w:rPrChange>
          </w:rPr>
          <w:t xml:space="preserve"> was </w:t>
        </w:r>
      </w:ins>
      <w:ins w:id="3753" w:author="Britt Collins" w:date="2021-10-02T13:24:00Z">
        <w:r w:rsidR="00CE57AF" w:rsidRPr="00163DCF">
          <w:rPr>
            <w:szCs w:val="21"/>
            <w:rPrChange w:id="3754" w:author="David" w:date="2022-08-17T16:58:00Z">
              <w:rPr>
                <w:rFonts w:ascii="Times New Roman" w:hAnsi="Times New Roman"/>
                <w:sz w:val="24"/>
                <w:szCs w:val="24"/>
              </w:rPr>
            </w:rPrChange>
          </w:rPr>
          <w:t>sizzling</w:t>
        </w:r>
      </w:ins>
      <w:ins w:id="3755" w:author="Britt Collins" w:date="2021-09-30T14:58:00Z">
        <w:r w:rsidRPr="00163DCF">
          <w:rPr>
            <w:szCs w:val="21"/>
            <w:rPrChange w:id="3756" w:author="David" w:date="2022-08-17T16:58:00Z">
              <w:rPr>
                <w:rFonts w:ascii="Times New Roman" w:hAnsi="Times New Roman"/>
                <w:sz w:val="24"/>
                <w:szCs w:val="24"/>
              </w:rPr>
            </w:rPrChange>
          </w:rPr>
          <w:t xml:space="preserve"> hot most days. I wouldn't be British if I didn't get my top off and make the most of these conditions. Why go to the effort of flying here and not making the most of it? My line of thinking switched. What about a road trip in Australia? I pictured visiting the Great Barrier Reef with nothing but my snorkelling gear. If you had given me a map at the </w:t>
        </w:r>
        <w:proofErr w:type="gramStart"/>
        <w:r w:rsidRPr="00163DCF">
          <w:rPr>
            <w:szCs w:val="21"/>
            <w:rPrChange w:id="3757" w:author="David" w:date="2022-08-17T16:58:00Z">
              <w:rPr>
                <w:rFonts w:ascii="Times New Roman" w:hAnsi="Times New Roman"/>
                <w:sz w:val="24"/>
                <w:szCs w:val="24"/>
              </w:rPr>
            </w:rPrChange>
          </w:rPr>
          <w:t>time</w:t>
        </w:r>
        <w:proofErr w:type="gramEnd"/>
        <w:r w:rsidRPr="00163DCF">
          <w:rPr>
            <w:szCs w:val="21"/>
            <w:rPrChange w:id="3758" w:author="David" w:date="2022-08-17T16:58:00Z">
              <w:rPr>
                <w:rFonts w:ascii="Times New Roman" w:hAnsi="Times New Roman"/>
                <w:sz w:val="24"/>
                <w:szCs w:val="24"/>
              </w:rPr>
            </w:rPrChange>
          </w:rPr>
          <w:t xml:space="preserve"> I wouldn’t have a clue where the Barrier Reef was located. All I knew, from the conversations I had, it was somewhere north of Sydney.</w:t>
        </w:r>
      </w:ins>
    </w:p>
    <w:p w14:paraId="694B8E14" w14:textId="57AAA182" w:rsidR="006F31F6" w:rsidRPr="00163DCF" w:rsidRDefault="006F31F6">
      <w:pPr>
        <w:spacing w:after="17" w:line="276" w:lineRule="auto"/>
        <w:ind w:left="-5" w:right="15" w:firstLine="350"/>
        <w:rPr>
          <w:ins w:id="3759" w:author="Britt Collins" w:date="2021-09-30T14:58:00Z"/>
          <w:szCs w:val="21"/>
          <w:rPrChange w:id="3760" w:author="David" w:date="2022-08-17T16:58:00Z">
            <w:rPr>
              <w:ins w:id="3761" w:author="Britt Collins" w:date="2021-09-30T14:58:00Z"/>
              <w:rFonts w:ascii="Times New Roman" w:hAnsi="Times New Roman"/>
              <w:sz w:val="24"/>
              <w:szCs w:val="24"/>
            </w:rPr>
          </w:rPrChange>
        </w:rPr>
        <w:pPrChange w:id="3762" w:author="David" w:date="2022-08-17T17:01:00Z">
          <w:pPr>
            <w:spacing w:after="17"/>
            <w:ind w:left="-5" w:right="15"/>
          </w:pPr>
        </w:pPrChange>
      </w:pPr>
      <w:ins w:id="3763" w:author="Britt Collins" w:date="2021-09-30T14:58:00Z">
        <w:r w:rsidRPr="00163DCF">
          <w:rPr>
            <w:szCs w:val="21"/>
            <w:rPrChange w:id="3764" w:author="David" w:date="2022-08-17T16:58:00Z">
              <w:rPr>
                <w:rFonts w:ascii="Times New Roman" w:hAnsi="Times New Roman"/>
                <w:sz w:val="24"/>
                <w:szCs w:val="24"/>
              </w:rPr>
            </w:rPrChange>
          </w:rPr>
          <w:t xml:space="preserve">Given my slap-dash holiday plans, I headed to Sydney’s bustling </w:t>
        </w:r>
      </w:ins>
      <w:ins w:id="3765" w:author="Britt Collins" w:date="2021-10-02T13:35:00Z">
        <w:r w:rsidR="00E80509" w:rsidRPr="00163DCF">
          <w:rPr>
            <w:szCs w:val="21"/>
            <w:rPrChange w:id="3766" w:author="David" w:date="2022-08-17T16:58:00Z">
              <w:rPr>
                <w:rFonts w:ascii="Times New Roman" w:hAnsi="Times New Roman"/>
                <w:sz w:val="24"/>
                <w:szCs w:val="24"/>
              </w:rPr>
            </w:rPrChange>
          </w:rPr>
          <w:t>shopping centre</w:t>
        </w:r>
      </w:ins>
      <w:ins w:id="3767" w:author="Britt Collins" w:date="2021-09-30T14:58:00Z">
        <w:r w:rsidRPr="00163DCF">
          <w:rPr>
            <w:szCs w:val="21"/>
            <w:rPrChange w:id="3768" w:author="David" w:date="2022-08-17T16:58:00Z">
              <w:rPr>
                <w:rFonts w:ascii="Times New Roman" w:hAnsi="Times New Roman"/>
                <w:sz w:val="24"/>
                <w:szCs w:val="24"/>
              </w:rPr>
            </w:rPrChange>
          </w:rPr>
          <w:t xml:space="preserve"> for talks with a travel agent.</w:t>
        </w:r>
      </w:ins>
      <w:ins w:id="3769" w:author="Britt Collins" w:date="2021-10-02T13:36:00Z">
        <w:r w:rsidR="00416F9A" w:rsidRPr="00163DCF">
          <w:rPr>
            <w:szCs w:val="21"/>
            <w:rPrChange w:id="3770" w:author="David" w:date="2022-08-17T16:58:00Z">
              <w:rPr>
                <w:rFonts w:ascii="Times New Roman" w:hAnsi="Times New Roman"/>
                <w:sz w:val="24"/>
                <w:szCs w:val="24"/>
              </w:rPr>
            </w:rPrChange>
          </w:rPr>
          <w:t xml:space="preserve"> </w:t>
        </w:r>
      </w:ins>
      <w:ins w:id="3771" w:author="Britt Collins" w:date="2021-09-30T14:58:00Z">
        <w:r w:rsidRPr="00163DCF">
          <w:rPr>
            <w:szCs w:val="21"/>
            <w:rPrChange w:id="3772" w:author="David" w:date="2022-08-17T16:58:00Z">
              <w:rPr>
                <w:rFonts w:ascii="Times New Roman" w:hAnsi="Times New Roman"/>
                <w:sz w:val="24"/>
                <w:szCs w:val="24"/>
              </w:rPr>
            </w:rPrChange>
          </w:rPr>
          <w:t>I walked through an arcade near the large department store</w:t>
        </w:r>
      </w:ins>
      <w:ins w:id="3773" w:author="Britt Collins" w:date="2021-10-02T13:36:00Z">
        <w:r w:rsidR="00416F9A" w:rsidRPr="00163DCF">
          <w:rPr>
            <w:szCs w:val="21"/>
            <w:rPrChange w:id="3774" w:author="David" w:date="2022-08-17T16:58:00Z">
              <w:rPr>
                <w:rFonts w:ascii="Times New Roman" w:hAnsi="Times New Roman"/>
                <w:sz w:val="24"/>
                <w:szCs w:val="24"/>
              </w:rPr>
            </w:rPrChange>
          </w:rPr>
          <w:t xml:space="preserve"> towards </w:t>
        </w:r>
      </w:ins>
      <w:ins w:id="3775" w:author="Britt Collins" w:date="2021-09-30T14:58:00Z">
        <w:r w:rsidRPr="00163DCF">
          <w:rPr>
            <w:szCs w:val="21"/>
            <w:rPrChange w:id="3776" w:author="David" w:date="2022-08-17T16:58:00Z">
              <w:rPr>
                <w:rFonts w:ascii="Times New Roman" w:hAnsi="Times New Roman"/>
                <w:sz w:val="24"/>
                <w:szCs w:val="24"/>
              </w:rPr>
            </w:rPrChange>
          </w:rPr>
          <w:t>STA Travel.</w:t>
        </w:r>
      </w:ins>
    </w:p>
    <w:p w14:paraId="129A0435" w14:textId="564B9C0B" w:rsidR="006F31F6" w:rsidRPr="00163DCF" w:rsidRDefault="006F31F6">
      <w:pPr>
        <w:spacing w:after="17" w:line="276" w:lineRule="auto"/>
        <w:ind w:left="-5" w:right="15"/>
        <w:rPr>
          <w:ins w:id="3777" w:author="Britt Collins" w:date="2021-09-30T14:58:00Z"/>
          <w:szCs w:val="21"/>
          <w:rPrChange w:id="3778" w:author="David" w:date="2022-08-17T16:58:00Z">
            <w:rPr>
              <w:ins w:id="3779" w:author="Britt Collins" w:date="2021-09-30T14:58:00Z"/>
              <w:rFonts w:ascii="Times New Roman" w:hAnsi="Times New Roman"/>
              <w:sz w:val="24"/>
              <w:szCs w:val="24"/>
            </w:rPr>
          </w:rPrChange>
        </w:rPr>
        <w:pPrChange w:id="3780" w:author="David" w:date="2022-08-17T17:01:00Z">
          <w:pPr>
            <w:spacing w:after="17"/>
            <w:ind w:left="-5" w:right="15"/>
          </w:pPr>
        </w:pPrChange>
      </w:pPr>
      <w:ins w:id="3781" w:author="Britt Collins" w:date="2021-09-30T14:58:00Z">
        <w:r w:rsidRPr="00163DCF">
          <w:rPr>
            <w:szCs w:val="21"/>
            <w:rPrChange w:id="3782" w:author="David" w:date="2022-08-17T16:58:00Z">
              <w:rPr>
                <w:rFonts w:ascii="Times New Roman" w:hAnsi="Times New Roman"/>
                <w:sz w:val="24"/>
                <w:szCs w:val="24"/>
              </w:rPr>
            </w:rPrChange>
          </w:rPr>
          <w:t>STA Travel is</w:t>
        </w:r>
      </w:ins>
      <w:ins w:id="3783" w:author="Britt Collins" w:date="2021-10-02T13:37:00Z">
        <w:r w:rsidR="00416F9A" w:rsidRPr="00163DCF">
          <w:rPr>
            <w:szCs w:val="21"/>
            <w:rPrChange w:id="3784" w:author="David" w:date="2022-08-17T16:58:00Z">
              <w:rPr>
                <w:rFonts w:ascii="Times New Roman" w:hAnsi="Times New Roman"/>
                <w:sz w:val="24"/>
                <w:szCs w:val="24"/>
              </w:rPr>
            </w:rPrChange>
          </w:rPr>
          <w:t xml:space="preserve"> basic and budget friendly but </w:t>
        </w:r>
      </w:ins>
      <w:ins w:id="3785" w:author="Britt Collins" w:date="2021-09-30T14:58:00Z">
        <w:r w:rsidRPr="00163DCF">
          <w:rPr>
            <w:szCs w:val="21"/>
            <w:rPrChange w:id="3786" w:author="David" w:date="2022-08-17T16:58:00Z">
              <w:rPr>
                <w:rFonts w:ascii="Times New Roman" w:hAnsi="Times New Roman"/>
                <w:sz w:val="24"/>
                <w:szCs w:val="24"/>
              </w:rPr>
            </w:rPrChange>
          </w:rPr>
          <w:t>not shabby by any means.</w:t>
        </w:r>
      </w:ins>
      <w:ins w:id="3787" w:author="Britt Collins" w:date="2021-10-02T13:37:00Z">
        <w:r w:rsidR="00416F9A" w:rsidRPr="00163DCF">
          <w:rPr>
            <w:szCs w:val="21"/>
            <w:rPrChange w:id="3788" w:author="David" w:date="2022-08-17T16:58:00Z">
              <w:rPr>
                <w:rFonts w:ascii="Times New Roman" w:hAnsi="Times New Roman"/>
                <w:sz w:val="24"/>
                <w:szCs w:val="24"/>
              </w:rPr>
            </w:rPrChange>
          </w:rPr>
          <w:t xml:space="preserve"> </w:t>
        </w:r>
      </w:ins>
      <w:ins w:id="3789" w:author="Britt Collins" w:date="2021-09-30T14:58:00Z">
        <w:r w:rsidRPr="00163DCF">
          <w:rPr>
            <w:szCs w:val="21"/>
            <w:rPrChange w:id="3790" w:author="David" w:date="2022-08-17T16:58:00Z">
              <w:rPr>
                <w:rFonts w:ascii="Times New Roman" w:hAnsi="Times New Roman"/>
                <w:sz w:val="24"/>
                <w:szCs w:val="24"/>
              </w:rPr>
            </w:rPrChange>
          </w:rPr>
          <w:t>Perfect for thrifty me.</w:t>
        </w:r>
      </w:ins>
      <w:ins w:id="3791" w:author="Britt Collins" w:date="2021-10-02T13:37:00Z">
        <w:r w:rsidR="00416F9A" w:rsidRPr="00163DCF">
          <w:rPr>
            <w:szCs w:val="21"/>
            <w:rPrChange w:id="3792" w:author="David" w:date="2022-08-17T16:58:00Z">
              <w:rPr>
                <w:rFonts w:ascii="Times New Roman" w:hAnsi="Times New Roman"/>
                <w:sz w:val="24"/>
                <w:szCs w:val="24"/>
              </w:rPr>
            </w:rPrChange>
          </w:rPr>
          <w:t xml:space="preserve"> Stepping</w:t>
        </w:r>
      </w:ins>
      <w:ins w:id="3793" w:author="Britt Collins" w:date="2021-09-30T14:58:00Z">
        <w:r w:rsidRPr="00163DCF">
          <w:rPr>
            <w:szCs w:val="21"/>
            <w:rPrChange w:id="3794" w:author="David" w:date="2022-08-17T16:58:00Z">
              <w:rPr>
                <w:rFonts w:ascii="Times New Roman" w:hAnsi="Times New Roman"/>
                <w:sz w:val="24"/>
                <w:szCs w:val="24"/>
              </w:rPr>
            </w:rPrChange>
          </w:rPr>
          <w:t xml:space="preserve"> inside at its brightly lit, cosy interior</w:t>
        </w:r>
      </w:ins>
      <w:ins w:id="3795" w:author="Britt Collins" w:date="2021-10-02T13:38:00Z">
        <w:r w:rsidR="00416F9A" w:rsidRPr="00163DCF">
          <w:rPr>
            <w:szCs w:val="21"/>
            <w:rPrChange w:id="3796" w:author="David" w:date="2022-08-17T16:58:00Z">
              <w:rPr>
                <w:rFonts w:ascii="Times New Roman" w:hAnsi="Times New Roman"/>
                <w:sz w:val="24"/>
                <w:szCs w:val="24"/>
              </w:rPr>
            </w:rPrChange>
          </w:rPr>
          <w:t>,</w:t>
        </w:r>
      </w:ins>
      <w:ins w:id="3797" w:author="Britt Collins" w:date="2021-09-30T14:58:00Z">
        <w:r w:rsidRPr="00163DCF">
          <w:rPr>
            <w:szCs w:val="21"/>
            <w:rPrChange w:id="3798" w:author="David" w:date="2022-08-17T16:58:00Z">
              <w:rPr>
                <w:rFonts w:ascii="Times New Roman" w:hAnsi="Times New Roman"/>
                <w:sz w:val="24"/>
                <w:szCs w:val="24"/>
              </w:rPr>
            </w:rPrChange>
          </w:rPr>
          <w:t xml:space="preserve"> I was captivated by magazines featuring </w:t>
        </w:r>
      </w:ins>
      <w:ins w:id="3799" w:author="Britt Collins" w:date="2021-10-02T13:38:00Z">
        <w:r w:rsidR="00416F9A" w:rsidRPr="00163DCF">
          <w:rPr>
            <w:szCs w:val="21"/>
            <w:rPrChange w:id="3800" w:author="David" w:date="2022-08-17T16:58:00Z">
              <w:rPr>
                <w:rFonts w:ascii="Times New Roman" w:hAnsi="Times New Roman"/>
                <w:sz w:val="24"/>
                <w:szCs w:val="24"/>
              </w:rPr>
            </w:rPrChange>
          </w:rPr>
          <w:t>big, bold</w:t>
        </w:r>
      </w:ins>
      <w:ins w:id="3801" w:author="Britt Collins" w:date="2021-09-30T14:58:00Z">
        <w:r w:rsidRPr="00163DCF">
          <w:rPr>
            <w:szCs w:val="21"/>
            <w:rPrChange w:id="3802" w:author="David" w:date="2022-08-17T16:58:00Z">
              <w:rPr>
                <w:rFonts w:ascii="Times New Roman" w:hAnsi="Times New Roman"/>
                <w:sz w:val="24"/>
                <w:szCs w:val="24"/>
              </w:rPr>
            </w:rPrChange>
          </w:rPr>
          <w:t xml:space="preserve"> words:</w:t>
        </w:r>
      </w:ins>
    </w:p>
    <w:p w14:paraId="56FCBD59" w14:textId="77777777" w:rsidR="00416F9A" w:rsidRPr="00163DCF" w:rsidRDefault="006F31F6">
      <w:pPr>
        <w:spacing w:line="276" w:lineRule="auto"/>
        <w:ind w:right="15"/>
        <w:rPr>
          <w:ins w:id="3803" w:author="Britt Collins" w:date="2021-10-02T13:38:00Z"/>
          <w:szCs w:val="21"/>
          <w:rPrChange w:id="3804" w:author="David" w:date="2022-08-17T16:58:00Z">
            <w:rPr>
              <w:ins w:id="3805" w:author="Britt Collins" w:date="2021-10-02T13:38:00Z"/>
              <w:rFonts w:ascii="Times New Roman" w:hAnsi="Times New Roman"/>
              <w:sz w:val="24"/>
              <w:szCs w:val="24"/>
            </w:rPr>
          </w:rPrChange>
        </w:rPr>
        <w:pPrChange w:id="3806" w:author="David" w:date="2022-08-17T17:01:00Z">
          <w:pPr>
            <w:spacing w:line="480" w:lineRule="auto"/>
            <w:ind w:right="15"/>
          </w:pPr>
        </w:pPrChange>
      </w:pPr>
      <w:ins w:id="3807" w:author="Britt Collins" w:date="2021-09-30T14:58:00Z">
        <w:r w:rsidRPr="00163DCF">
          <w:rPr>
            <w:szCs w:val="21"/>
            <w:rPrChange w:id="3808" w:author="David" w:date="2022-08-17T16:58:00Z">
              <w:rPr>
                <w:rFonts w:ascii="Times New Roman" w:hAnsi="Times New Roman"/>
                <w:sz w:val="24"/>
                <w:szCs w:val="24"/>
              </w:rPr>
            </w:rPrChange>
          </w:rPr>
          <w:t>EUROPE, ASIA</w:t>
        </w:r>
      </w:ins>
      <w:ins w:id="3809" w:author="Britt Collins" w:date="2021-10-02T13:38:00Z">
        <w:r w:rsidR="00416F9A" w:rsidRPr="00163DCF">
          <w:rPr>
            <w:szCs w:val="21"/>
            <w:rPrChange w:id="3810" w:author="David" w:date="2022-08-17T16:58:00Z">
              <w:rPr>
                <w:rFonts w:ascii="Times New Roman" w:hAnsi="Times New Roman"/>
                <w:sz w:val="24"/>
                <w:szCs w:val="24"/>
              </w:rPr>
            </w:rPrChange>
          </w:rPr>
          <w:t>,</w:t>
        </w:r>
      </w:ins>
      <w:ins w:id="3811" w:author="Britt Collins" w:date="2021-09-30T14:58:00Z">
        <w:r w:rsidRPr="00163DCF">
          <w:rPr>
            <w:szCs w:val="21"/>
            <w:rPrChange w:id="3812" w:author="David" w:date="2022-08-17T16:58:00Z">
              <w:rPr>
                <w:rFonts w:ascii="Times New Roman" w:hAnsi="Times New Roman"/>
                <w:sz w:val="24"/>
                <w:szCs w:val="24"/>
              </w:rPr>
            </w:rPrChange>
          </w:rPr>
          <w:t xml:space="preserve"> SOUTH AMERICA. </w:t>
        </w:r>
      </w:ins>
      <w:ins w:id="3813" w:author="Britt Collins" w:date="2021-10-02T13:38:00Z">
        <w:r w:rsidR="00416F9A" w:rsidRPr="00163DCF">
          <w:rPr>
            <w:szCs w:val="21"/>
            <w:rPrChange w:id="3814" w:author="David" w:date="2022-08-17T16:58:00Z">
              <w:rPr>
                <w:rFonts w:ascii="Times New Roman" w:hAnsi="Times New Roman"/>
                <w:sz w:val="24"/>
                <w:szCs w:val="24"/>
              </w:rPr>
            </w:rPrChange>
          </w:rPr>
          <w:t>But w</w:t>
        </w:r>
      </w:ins>
      <w:ins w:id="3815" w:author="Britt Collins" w:date="2021-09-30T14:58:00Z">
        <w:r w:rsidRPr="00163DCF">
          <w:rPr>
            <w:szCs w:val="21"/>
            <w:rPrChange w:id="3816" w:author="David" w:date="2022-08-17T16:58:00Z">
              <w:rPr>
                <w:rFonts w:ascii="Times New Roman" w:hAnsi="Times New Roman"/>
                <w:sz w:val="24"/>
                <w:szCs w:val="24"/>
              </w:rPr>
            </w:rPrChange>
          </w:rPr>
          <w:t xml:space="preserve">here was AUSTRALIA? </w:t>
        </w:r>
      </w:ins>
    </w:p>
    <w:p w14:paraId="68CEF84E" w14:textId="77777777" w:rsidR="00416F9A" w:rsidRPr="00163DCF" w:rsidRDefault="006F31F6">
      <w:pPr>
        <w:spacing w:line="276" w:lineRule="auto"/>
        <w:ind w:right="15" w:firstLine="710"/>
        <w:rPr>
          <w:ins w:id="3817" w:author="Britt Collins" w:date="2021-10-02T13:39:00Z"/>
          <w:szCs w:val="21"/>
          <w:rPrChange w:id="3818" w:author="David" w:date="2022-08-17T16:58:00Z">
            <w:rPr>
              <w:ins w:id="3819" w:author="Britt Collins" w:date="2021-10-02T13:39:00Z"/>
              <w:rFonts w:ascii="Times New Roman" w:hAnsi="Times New Roman"/>
              <w:sz w:val="24"/>
              <w:szCs w:val="24"/>
            </w:rPr>
          </w:rPrChange>
        </w:rPr>
        <w:pPrChange w:id="3820" w:author="David" w:date="2022-08-17T17:01:00Z">
          <w:pPr>
            <w:spacing w:line="480" w:lineRule="auto"/>
            <w:ind w:right="15" w:firstLine="710"/>
          </w:pPr>
        </w:pPrChange>
      </w:pPr>
      <w:ins w:id="3821" w:author="Britt Collins" w:date="2021-09-30T14:58:00Z">
        <w:r w:rsidRPr="00163DCF">
          <w:rPr>
            <w:szCs w:val="21"/>
            <w:rPrChange w:id="3822" w:author="David" w:date="2022-08-17T16:58:00Z">
              <w:rPr>
                <w:rFonts w:ascii="Times New Roman" w:hAnsi="Times New Roman"/>
                <w:sz w:val="24"/>
                <w:szCs w:val="24"/>
              </w:rPr>
            </w:rPrChange>
          </w:rPr>
          <w:t xml:space="preserve">As I turned, I heard a bright, feminine, Australian voice. </w:t>
        </w:r>
      </w:ins>
      <w:ins w:id="3823" w:author="Britt Collins" w:date="2021-10-02T13:39:00Z">
        <w:r w:rsidR="00416F9A" w:rsidRPr="00163DCF">
          <w:rPr>
            <w:szCs w:val="21"/>
            <w:rPrChange w:id="3824" w:author="David" w:date="2022-08-17T16:58:00Z">
              <w:rPr>
                <w:rFonts w:ascii="Times New Roman" w:hAnsi="Times New Roman"/>
                <w:sz w:val="24"/>
                <w:szCs w:val="24"/>
              </w:rPr>
            </w:rPrChange>
          </w:rPr>
          <w:t>“</w:t>
        </w:r>
      </w:ins>
      <w:ins w:id="3825" w:author="Britt Collins" w:date="2021-09-30T14:58:00Z">
        <w:r w:rsidRPr="00163DCF">
          <w:rPr>
            <w:szCs w:val="21"/>
            <w:rPrChange w:id="3826" w:author="David" w:date="2022-08-17T16:58:00Z">
              <w:rPr>
                <w:rFonts w:ascii="Times New Roman" w:hAnsi="Times New Roman"/>
                <w:sz w:val="24"/>
                <w:szCs w:val="24"/>
              </w:rPr>
            </w:rPrChange>
          </w:rPr>
          <w:t>Can I help?</w:t>
        </w:r>
      </w:ins>
      <w:ins w:id="3827" w:author="Britt Collins" w:date="2021-10-02T13:39:00Z">
        <w:r w:rsidR="00416F9A" w:rsidRPr="00163DCF">
          <w:rPr>
            <w:szCs w:val="21"/>
            <w:rPrChange w:id="3828" w:author="David" w:date="2022-08-17T16:58:00Z">
              <w:rPr>
                <w:rFonts w:ascii="Times New Roman" w:hAnsi="Times New Roman"/>
                <w:sz w:val="24"/>
                <w:szCs w:val="24"/>
              </w:rPr>
            </w:rPrChange>
          </w:rPr>
          <w:t>”</w:t>
        </w:r>
      </w:ins>
      <w:ins w:id="3829" w:author="Britt Collins" w:date="2021-09-30T14:58:00Z">
        <w:r w:rsidRPr="00163DCF">
          <w:rPr>
            <w:szCs w:val="21"/>
            <w:rPrChange w:id="3830" w:author="David" w:date="2022-08-17T16:58:00Z">
              <w:rPr>
                <w:rFonts w:ascii="Times New Roman" w:hAnsi="Times New Roman"/>
                <w:sz w:val="24"/>
                <w:szCs w:val="24"/>
              </w:rPr>
            </w:rPrChange>
          </w:rPr>
          <w:t xml:space="preserve"> the travel agent said</w:t>
        </w:r>
      </w:ins>
      <w:ins w:id="3831" w:author="Britt Collins" w:date="2021-10-02T13:39:00Z">
        <w:r w:rsidR="00416F9A" w:rsidRPr="00163DCF">
          <w:rPr>
            <w:szCs w:val="21"/>
            <w:rPrChange w:id="3832" w:author="David" w:date="2022-08-17T16:58:00Z">
              <w:rPr>
                <w:rFonts w:ascii="Times New Roman" w:hAnsi="Times New Roman"/>
                <w:sz w:val="24"/>
                <w:szCs w:val="24"/>
              </w:rPr>
            </w:rPrChange>
          </w:rPr>
          <w:t>, motioning</w:t>
        </w:r>
      </w:ins>
      <w:ins w:id="3833" w:author="Britt Collins" w:date="2021-09-30T14:58:00Z">
        <w:r w:rsidRPr="00163DCF">
          <w:rPr>
            <w:szCs w:val="21"/>
            <w:rPrChange w:id="3834" w:author="David" w:date="2022-08-17T16:58:00Z">
              <w:rPr>
                <w:rFonts w:ascii="Times New Roman" w:hAnsi="Times New Roman"/>
                <w:sz w:val="24"/>
                <w:szCs w:val="24"/>
              </w:rPr>
            </w:rPrChange>
          </w:rPr>
          <w:t xml:space="preserve"> for me to take a seat. I plant</w:t>
        </w:r>
      </w:ins>
      <w:ins w:id="3835" w:author="Britt Collins" w:date="2021-10-02T13:39:00Z">
        <w:r w:rsidR="00416F9A" w:rsidRPr="00163DCF">
          <w:rPr>
            <w:szCs w:val="21"/>
            <w:rPrChange w:id="3836" w:author="David" w:date="2022-08-17T16:58:00Z">
              <w:rPr>
                <w:rFonts w:ascii="Times New Roman" w:hAnsi="Times New Roman"/>
                <w:sz w:val="24"/>
                <w:szCs w:val="24"/>
              </w:rPr>
            </w:rPrChange>
          </w:rPr>
          <w:t>ed</w:t>
        </w:r>
      </w:ins>
      <w:ins w:id="3837" w:author="Britt Collins" w:date="2021-09-30T14:58:00Z">
        <w:r w:rsidRPr="00163DCF">
          <w:rPr>
            <w:szCs w:val="21"/>
            <w:rPrChange w:id="3838" w:author="David" w:date="2022-08-17T16:58:00Z">
              <w:rPr>
                <w:rFonts w:ascii="Times New Roman" w:hAnsi="Times New Roman"/>
                <w:sz w:val="24"/>
                <w:szCs w:val="24"/>
              </w:rPr>
            </w:rPrChange>
          </w:rPr>
          <w:t xml:space="preserve"> my sweaty backside on the synthetic seat surface. </w:t>
        </w:r>
      </w:ins>
    </w:p>
    <w:p w14:paraId="14150579" w14:textId="77777777" w:rsidR="00416F9A" w:rsidRPr="00163DCF" w:rsidRDefault="00416F9A">
      <w:pPr>
        <w:spacing w:line="276" w:lineRule="auto"/>
        <w:ind w:right="15" w:firstLine="710"/>
        <w:rPr>
          <w:ins w:id="3839" w:author="Britt Collins" w:date="2021-10-02T13:39:00Z"/>
          <w:szCs w:val="21"/>
          <w:rPrChange w:id="3840" w:author="David" w:date="2022-08-17T16:58:00Z">
            <w:rPr>
              <w:ins w:id="3841" w:author="Britt Collins" w:date="2021-10-02T13:39:00Z"/>
              <w:rFonts w:ascii="Times New Roman" w:hAnsi="Times New Roman"/>
              <w:sz w:val="24"/>
              <w:szCs w:val="24"/>
            </w:rPr>
          </w:rPrChange>
        </w:rPr>
        <w:pPrChange w:id="3842" w:author="David" w:date="2022-08-17T17:01:00Z">
          <w:pPr>
            <w:spacing w:line="480" w:lineRule="auto"/>
            <w:ind w:right="15" w:firstLine="710"/>
          </w:pPr>
        </w:pPrChange>
      </w:pPr>
      <w:ins w:id="3843" w:author="Britt Collins" w:date="2021-10-02T13:39:00Z">
        <w:r w:rsidRPr="00163DCF">
          <w:rPr>
            <w:szCs w:val="21"/>
            <w:rPrChange w:id="3844" w:author="David" w:date="2022-08-17T16:58:00Z">
              <w:rPr>
                <w:rFonts w:ascii="Times New Roman" w:hAnsi="Times New Roman"/>
                <w:sz w:val="24"/>
                <w:szCs w:val="24"/>
              </w:rPr>
            </w:rPrChange>
          </w:rPr>
          <w:t>“</w:t>
        </w:r>
      </w:ins>
      <w:ins w:id="3845" w:author="Britt Collins" w:date="2021-09-30T14:58:00Z">
        <w:r w:rsidR="006F31F6" w:rsidRPr="00163DCF">
          <w:rPr>
            <w:szCs w:val="21"/>
            <w:rPrChange w:id="3846" w:author="David" w:date="2022-08-17T16:58:00Z">
              <w:rPr>
                <w:rFonts w:ascii="Times New Roman" w:hAnsi="Times New Roman"/>
                <w:sz w:val="24"/>
                <w:szCs w:val="24"/>
              </w:rPr>
            </w:rPrChange>
          </w:rPr>
          <w:t>Where were you considering of travelling to? Would you be travelling alone?</w:t>
        </w:r>
      </w:ins>
      <w:ins w:id="3847" w:author="Britt Collins" w:date="2021-10-02T13:39:00Z">
        <w:r w:rsidRPr="00163DCF">
          <w:rPr>
            <w:szCs w:val="21"/>
            <w:rPrChange w:id="3848" w:author="David" w:date="2022-08-17T16:58:00Z">
              <w:rPr>
                <w:rFonts w:ascii="Times New Roman" w:hAnsi="Times New Roman"/>
                <w:sz w:val="24"/>
                <w:szCs w:val="24"/>
              </w:rPr>
            </w:rPrChange>
          </w:rPr>
          <w:t>”</w:t>
        </w:r>
      </w:ins>
    </w:p>
    <w:p w14:paraId="62CAE0EB" w14:textId="4EB4AAA1" w:rsidR="00416F9A" w:rsidRPr="00163DCF" w:rsidRDefault="00416F9A">
      <w:pPr>
        <w:spacing w:line="276" w:lineRule="auto"/>
        <w:ind w:right="15" w:firstLine="710"/>
        <w:rPr>
          <w:ins w:id="3849" w:author="Britt Collins" w:date="2021-10-02T13:40:00Z"/>
          <w:szCs w:val="21"/>
          <w:rPrChange w:id="3850" w:author="David" w:date="2022-08-17T16:58:00Z">
            <w:rPr>
              <w:ins w:id="3851" w:author="Britt Collins" w:date="2021-10-02T13:40:00Z"/>
              <w:rFonts w:ascii="Times New Roman" w:hAnsi="Times New Roman"/>
              <w:sz w:val="24"/>
              <w:szCs w:val="24"/>
            </w:rPr>
          </w:rPrChange>
        </w:rPr>
        <w:pPrChange w:id="3852" w:author="David" w:date="2022-08-17T17:01:00Z">
          <w:pPr>
            <w:spacing w:line="480" w:lineRule="auto"/>
            <w:ind w:right="15" w:firstLine="710"/>
          </w:pPr>
        </w:pPrChange>
      </w:pPr>
      <w:ins w:id="3853" w:author="Britt Collins" w:date="2021-10-02T13:39:00Z">
        <w:r w:rsidRPr="00163DCF">
          <w:rPr>
            <w:szCs w:val="21"/>
            <w:rPrChange w:id="3854" w:author="David" w:date="2022-08-17T16:58:00Z">
              <w:rPr>
                <w:rFonts w:ascii="Times New Roman" w:hAnsi="Times New Roman"/>
                <w:sz w:val="24"/>
                <w:szCs w:val="24"/>
              </w:rPr>
            </w:rPrChange>
          </w:rPr>
          <w:t>“</w:t>
        </w:r>
      </w:ins>
      <w:ins w:id="3855" w:author="Britt Collins" w:date="2021-09-30T14:58:00Z">
        <w:r w:rsidR="006F31F6" w:rsidRPr="00163DCF">
          <w:rPr>
            <w:szCs w:val="21"/>
            <w:rPrChange w:id="3856" w:author="David" w:date="2022-08-17T16:58:00Z">
              <w:rPr>
                <w:rFonts w:ascii="Times New Roman" w:hAnsi="Times New Roman"/>
                <w:sz w:val="24"/>
                <w:szCs w:val="24"/>
              </w:rPr>
            </w:rPrChange>
          </w:rPr>
          <w:t>I want to go to the Great Barrier Reef</w:t>
        </w:r>
      </w:ins>
      <w:ins w:id="3857" w:author="Britt Collins" w:date="2021-10-02T13:40:00Z">
        <w:r w:rsidRPr="00163DCF">
          <w:rPr>
            <w:szCs w:val="21"/>
            <w:rPrChange w:id="3858" w:author="David" w:date="2022-08-17T16:58:00Z">
              <w:rPr>
                <w:rFonts w:ascii="Times New Roman" w:hAnsi="Times New Roman"/>
                <w:sz w:val="24"/>
                <w:szCs w:val="24"/>
              </w:rPr>
            </w:rPrChange>
          </w:rPr>
          <w:t xml:space="preserve"> and, y</w:t>
        </w:r>
      </w:ins>
      <w:ins w:id="3859" w:author="Britt Collins" w:date="2021-09-30T14:58:00Z">
        <w:r w:rsidR="006F31F6" w:rsidRPr="00163DCF">
          <w:rPr>
            <w:szCs w:val="21"/>
            <w:rPrChange w:id="3860" w:author="David" w:date="2022-08-17T16:58:00Z">
              <w:rPr>
                <w:rFonts w:ascii="Times New Roman" w:hAnsi="Times New Roman"/>
                <w:sz w:val="24"/>
                <w:szCs w:val="24"/>
              </w:rPr>
            </w:rPrChange>
          </w:rPr>
          <w:t>es, alone</w:t>
        </w:r>
      </w:ins>
      <w:ins w:id="3861" w:author="Britt Collins" w:date="2021-10-02T13:40:00Z">
        <w:r w:rsidRPr="00163DCF">
          <w:rPr>
            <w:szCs w:val="21"/>
            <w:rPrChange w:id="3862" w:author="David" w:date="2022-08-17T16:58:00Z">
              <w:rPr>
                <w:rFonts w:ascii="Times New Roman" w:hAnsi="Times New Roman"/>
                <w:sz w:val="24"/>
                <w:szCs w:val="24"/>
              </w:rPr>
            </w:rPrChange>
          </w:rPr>
          <w:t>.”</w:t>
        </w:r>
      </w:ins>
      <w:ins w:id="3863" w:author="Britt Collins" w:date="2021-09-30T14:58:00Z">
        <w:r w:rsidR="006F31F6" w:rsidRPr="00163DCF">
          <w:rPr>
            <w:szCs w:val="21"/>
            <w:rPrChange w:id="3864" w:author="David" w:date="2022-08-17T16:58:00Z">
              <w:rPr>
                <w:rFonts w:ascii="Times New Roman" w:hAnsi="Times New Roman"/>
                <w:sz w:val="24"/>
                <w:szCs w:val="24"/>
              </w:rPr>
            </w:rPrChange>
          </w:rPr>
          <w:t xml:space="preserve">. </w:t>
        </w:r>
      </w:ins>
    </w:p>
    <w:p w14:paraId="725DDF2F" w14:textId="77777777" w:rsidR="00416F9A" w:rsidRPr="00163DCF" w:rsidRDefault="006F31F6">
      <w:pPr>
        <w:spacing w:line="276" w:lineRule="auto"/>
        <w:ind w:right="15" w:firstLine="710"/>
        <w:rPr>
          <w:ins w:id="3865" w:author="Britt Collins" w:date="2021-10-02T13:41:00Z"/>
          <w:szCs w:val="21"/>
          <w:rPrChange w:id="3866" w:author="David" w:date="2022-08-17T16:58:00Z">
            <w:rPr>
              <w:ins w:id="3867" w:author="Britt Collins" w:date="2021-10-02T13:41:00Z"/>
              <w:rFonts w:ascii="Times New Roman" w:hAnsi="Times New Roman"/>
              <w:sz w:val="24"/>
              <w:szCs w:val="24"/>
            </w:rPr>
          </w:rPrChange>
        </w:rPr>
        <w:pPrChange w:id="3868" w:author="David" w:date="2022-08-17T17:01:00Z">
          <w:pPr>
            <w:spacing w:line="480" w:lineRule="auto"/>
            <w:ind w:right="15" w:firstLine="710"/>
          </w:pPr>
        </w:pPrChange>
      </w:pPr>
      <w:ins w:id="3869" w:author="Britt Collins" w:date="2021-09-30T14:58:00Z">
        <w:r w:rsidRPr="00163DCF">
          <w:rPr>
            <w:szCs w:val="21"/>
            <w:rPrChange w:id="3870" w:author="David" w:date="2022-08-17T16:58:00Z">
              <w:rPr>
                <w:rFonts w:ascii="Times New Roman" w:hAnsi="Times New Roman"/>
                <w:sz w:val="24"/>
                <w:szCs w:val="24"/>
              </w:rPr>
            </w:rPrChange>
          </w:rPr>
          <w:t xml:space="preserve">She reached for a magazine beneath the desk and placed it delicately in front of me. </w:t>
        </w:r>
      </w:ins>
      <w:ins w:id="3871" w:author="Britt Collins" w:date="2021-10-02T13:40:00Z">
        <w:r w:rsidR="00416F9A" w:rsidRPr="00163DCF">
          <w:rPr>
            <w:szCs w:val="21"/>
            <w:rPrChange w:id="3872" w:author="David" w:date="2022-08-17T16:58:00Z">
              <w:rPr>
                <w:rFonts w:ascii="Times New Roman" w:hAnsi="Times New Roman"/>
                <w:sz w:val="24"/>
                <w:szCs w:val="24"/>
              </w:rPr>
            </w:rPrChange>
          </w:rPr>
          <w:t>“</w:t>
        </w:r>
      </w:ins>
      <w:ins w:id="3873" w:author="Britt Collins" w:date="2021-09-30T14:58:00Z">
        <w:r w:rsidRPr="00163DCF">
          <w:rPr>
            <w:szCs w:val="21"/>
            <w:rPrChange w:id="3874" w:author="David" w:date="2022-08-17T16:58:00Z">
              <w:rPr>
                <w:rFonts w:ascii="Times New Roman" w:hAnsi="Times New Roman"/>
                <w:sz w:val="24"/>
                <w:szCs w:val="24"/>
              </w:rPr>
            </w:rPrChange>
          </w:rPr>
          <w:t>Do you know of Oz Experience?</w:t>
        </w:r>
      </w:ins>
      <w:ins w:id="3875" w:author="Britt Collins" w:date="2021-10-02T13:40:00Z">
        <w:r w:rsidR="00416F9A" w:rsidRPr="00163DCF">
          <w:rPr>
            <w:szCs w:val="21"/>
            <w:rPrChange w:id="3876" w:author="David" w:date="2022-08-17T16:58:00Z">
              <w:rPr>
                <w:rFonts w:ascii="Times New Roman" w:hAnsi="Times New Roman"/>
                <w:sz w:val="24"/>
                <w:szCs w:val="24"/>
              </w:rPr>
            </w:rPrChange>
          </w:rPr>
          <w:t>”</w:t>
        </w:r>
      </w:ins>
      <w:ins w:id="3877" w:author="Britt Collins" w:date="2021-09-30T14:58:00Z">
        <w:r w:rsidRPr="00163DCF">
          <w:rPr>
            <w:szCs w:val="21"/>
            <w:rPrChange w:id="3878" w:author="David" w:date="2022-08-17T16:58:00Z">
              <w:rPr>
                <w:rFonts w:ascii="Times New Roman" w:hAnsi="Times New Roman"/>
                <w:sz w:val="24"/>
                <w:szCs w:val="24"/>
              </w:rPr>
            </w:rPrChange>
          </w:rPr>
          <w:t xml:space="preserve"> I looked at her blankly</w:t>
        </w:r>
      </w:ins>
      <w:ins w:id="3879" w:author="Britt Collins" w:date="2021-10-02T13:40:00Z">
        <w:r w:rsidR="00416F9A" w:rsidRPr="00163DCF">
          <w:rPr>
            <w:szCs w:val="21"/>
            <w:rPrChange w:id="3880" w:author="David" w:date="2022-08-17T16:58:00Z">
              <w:rPr>
                <w:rFonts w:ascii="Times New Roman" w:hAnsi="Times New Roman"/>
                <w:sz w:val="24"/>
                <w:szCs w:val="24"/>
              </w:rPr>
            </w:rPrChange>
          </w:rPr>
          <w:t xml:space="preserve"> as s</w:t>
        </w:r>
      </w:ins>
      <w:ins w:id="3881" w:author="Britt Collins" w:date="2021-09-30T14:58:00Z">
        <w:r w:rsidRPr="00163DCF">
          <w:rPr>
            <w:szCs w:val="21"/>
            <w:rPrChange w:id="3882" w:author="David" w:date="2022-08-17T16:58:00Z">
              <w:rPr>
                <w:rFonts w:ascii="Times New Roman" w:hAnsi="Times New Roman"/>
                <w:sz w:val="24"/>
                <w:szCs w:val="24"/>
              </w:rPr>
            </w:rPrChange>
          </w:rPr>
          <w:t>he continued</w:t>
        </w:r>
      </w:ins>
      <w:ins w:id="3883" w:author="Britt Collins" w:date="2021-10-02T13:40:00Z">
        <w:r w:rsidR="00416F9A" w:rsidRPr="00163DCF">
          <w:rPr>
            <w:szCs w:val="21"/>
            <w:rPrChange w:id="3884" w:author="David" w:date="2022-08-17T16:58:00Z">
              <w:rPr>
                <w:rFonts w:ascii="Times New Roman" w:hAnsi="Times New Roman"/>
                <w:sz w:val="24"/>
                <w:szCs w:val="24"/>
              </w:rPr>
            </w:rPrChange>
          </w:rPr>
          <w:t>,</w:t>
        </w:r>
      </w:ins>
      <w:ins w:id="3885" w:author="Britt Collins" w:date="2021-09-30T14:58:00Z">
        <w:r w:rsidRPr="00163DCF">
          <w:rPr>
            <w:szCs w:val="21"/>
            <w:rPrChange w:id="3886" w:author="David" w:date="2022-08-17T16:58:00Z">
              <w:rPr>
                <w:rFonts w:ascii="Times New Roman" w:hAnsi="Times New Roman"/>
                <w:sz w:val="24"/>
                <w:szCs w:val="24"/>
              </w:rPr>
            </w:rPrChange>
          </w:rPr>
          <w:t xml:space="preserve"> </w:t>
        </w:r>
      </w:ins>
      <w:ins w:id="3887" w:author="Britt Collins" w:date="2021-10-02T13:40:00Z">
        <w:r w:rsidR="00416F9A" w:rsidRPr="00163DCF">
          <w:rPr>
            <w:szCs w:val="21"/>
            <w:rPrChange w:id="3888" w:author="David" w:date="2022-08-17T16:58:00Z">
              <w:rPr>
                <w:rFonts w:ascii="Times New Roman" w:hAnsi="Times New Roman"/>
                <w:sz w:val="24"/>
                <w:szCs w:val="24"/>
              </w:rPr>
            </w:rPrChange>
          </w:rPr>
          <w:t>“</w:t>
        </w:r>
      </w:ins>
      <w:ins w:id="3889" w:author="Britt Collins" w:date="2021-09-30T14:58:00Z">
        <w:r w:rsidRPr="00163DCF">
          <w:rPr>
            <w:szCs w:val="21"/>
            <w:rPrChange w:id="3890" w:author="David" w:date="2022-08-17T16:58:00Z">
              <w:rPr>
                <w:rFonts w:ascii="Times New Roman" w:hAnsi="Times New Roman"/>
                <w:sz w:val="24"/>
                <w:szCs w:val="24"/>
              </w:rPr>
            </w:rPrChange>
          </w:rPr>
          <w:t>It’s a bus tour that starts in Cairns and finishes in Sydney and vice versa. At the stop</w:t>
        </w:r>
      </w:ins>
      <w:ins w:id="3891" w:author="Britt Collins" w:date="2021-10-02T13:40:00Z">
        <w:r w:rsidR="00416F9A" w:rsidRPr="00163DCF">
          <w:rPr>
            <w:szCs w:val="21"/>
            <w:rPrChange w:id="3892" w:author="David" w:date="2022-08-17T16:58:00Z">
              <w:rPr>
                <w:rFonts w:ascii="Times New Roman" w:hAnsi="Times New Roman"/>
                <w:sz w:val="24"/>
                <w:szCs w:val="24"/>
              </w:rPr>
            </w:rPrChange>
          </w:rPr>
          <w:t>-</w:t>
        </w:r>
      </w:ins>
      <w:ins w:id="3893" w:author="Britt Collins" w:date="2021-09-30T14:58:00Z">
        <w:r w:rsidRPr="00163DCF">
          <w:rPr>
            <w:szCs w:val="21"/>
            <w:rPrChange w:id="3894" w:author="David" w:date="2022-08-17T16:58:00Z">
              <w:rPr>
                <w:rFonts w:ascii="Times New Roman" w:hAnsi="Times New Roman"/>
                <w:sz w:val="24"/>
                <w:szCs w:val="24"/>
              </w:rPr>
            </w:rPrChange>
          </w:rPr>
          <w:t>off points, it’s shared accommodation. Some meals are included. You can stay for as long as you desire at any stop</w:t>
        </w:r>
      </w:ins>
      <w:ins w:id="3895" w:author="Britt Collins" w:date="2021-10-02T13:41:00Z">
        <w:r w:rsidR="00416F9A" w:rsidRPr="00163DCF">
          <w:rPr>
            <w:szCs w:val="21"/>
            <w:rPrChange w:id="3896" w:author="David" w:date="2022-08-17T16:58:00Z">
              <w:rPr>
                <w:rFonts w:ascii="Times New Roman" w:hAnsi="Times New Roman"/>
                <w:sz w:val="24"/>
                <w:szCs w:val="24"/>
              </w:rPr>
            </w:rPrChange>
          </w:rPr>
          <w:t>-</w:t>
        </w:r>
      </w:ins>
      <w:ins w:id="3897" w:author="Britt Collins" w:date="2021-09-30T14:58:00Z">
        <w:r w:rsidRPr="00163DCF">
          <w:rPr>
            <w:szCs w:val="21"/>
            <w:rPrChange w:id="3898" w:author="David" w:date="2022-08-17T16:58:00Z">
              <w:rPr>
                <w:rFonts w:ascii="Times New Roman" w:hAnsi="Times New Roman"/>
                <w:sz w:val="24"/>
                <w:szCs w:val="24"/>
              </w:rPr>
            </w:rPrChange>
          </w:rPr>
          <w:t>off point. Optional excursions are offered. Up to you to get involved.</w:t>
        </w:r>
      </w:ins>
      <w:ins w:id="3899" w:author="Britt Collins" w:date="2021-10-02T13:41:00Z">
        <w:r w:rsidR="00416F9A" w:rsidRPr="00163DCF">
          <w:rPr>
            <w:szCs w:val="21"/>
            <w:rPrChange w:id="3900" w:author="David" w:date="2022-08-17T16:58:00Z">
              <w:rPr>
                <w:rFonts w:ascii="Times New Roman" w:hAnsi="Times New Roman"/>
                <w:sz w:val="24"/>
                <w:szCs w:val="24"/>
              </w:rPr>
            </w:rPrChange>
          </w:rPr>
          <w:t>”</w:t>
        </w:r>
      </w:ins>
    </w:p>
    <w:p w14:paraId="3997A941" w14:textId="220726C5" w:rsidR="00416F9A" w:rsidRPr="00163DCF" w:rsidRDefault="006F31F6">
      <w:pPr>
        <w:spacing w:line="276" w:lineRule="auto"/>
        <w:ind w:right="15" w:firstLine="710"/>
        <w:rPr>
          <w:ins w:id="3901" w:author="Britt Collins" w:date="2021-10-02T13:41:00Z"/>
          <w:szCs w:val="21"/>
          <w:rPrChange w:id="3902" w:author="David" w:date="2022-08-17T16:58:00Z">
            <w:rPr>
              <w:ins w:id="3903" w:author="Britt Collins" w:date="2021-10-02T13:41:00Z"/>
              <w:rFonts w:ascii="Times New Roman" w:hAnsi="Times New Roman"/>
              <w:sz w:val="24"/>
              <w:szCs w:val="24"/>
            </w:rPr>
          </w:rPrChange>
        </w:rPr>
        <w:pPrChange w:id="3904" w:author="David" w:date="2022-08-17T17:01:00Z">
          <w:pPr>
            <w:spacing w:line="480" w:lineRule="auto"/>
            <w:ind w:right="15" w:firstLine="710"/>
          </w:pPr>
        </w:pPrChange>
      </w:pPr>
      <w:ins w:id="3905" w:author="Britt Collins" w:date="2021-09-30T14:58:00Z">
        <w:r w:rsidRPr="00163DCF">
          <w:rPr>
            <w:szCs w:val="21"/>
            <w:rPrChange w:id="3906" w:author="David" w:date="2022-08-17T16:58:00Z">
              <w:rPr>
                <w:rFonts w:ascii="Times New Roman" w:hAnsi="Times New Roman"/>
                <w:sz w:val="24"/>
                <w:szCs w:val="24"/>
              </w:rPr>
            </w:rPrChange>
          </w:rPr>
          <w:t xml:space="preserve">I pictured the holiday. Me, my own boss, cruising the freeway in a bus. Travelling to destination this and that. Having the option to stop off for as long as I want… Freedom. </w:t>
        </w:r>
      </w:ins>
      <w:ins w:id="3907" w:author="Britt Collins" w:date="2021-10-02T13:41:00Z">
        <w:r w:rsidR="00416F9A" w:rsidRPr="00163DCF">
          <w:rPr>
            <w:szCs w:val="21"/>
            <w:rPrChange w:id="3908" w:author="David" w:date="2022-08-17T16:58:00Z">
              <w:rPr>
                <w:rFonts w:ascii="Times New Roman" w:hAnsi="Times New Roman"/>
                <w:sz w:val="24"/>
                <w:szCs w:val="24"/>
              </w:rPr>
            </w:rPrChange>
          </w:rPr>
          <w:t>“</w:t>
        </w:r>
      </w:ins>
      <w:ins w:id="3909" w:author="Britt Collins" w:date="2021-09-30T14:58:00Z">
        <w:r w:rsidRPr="00163DCF">
          <w:rPr>
            <w:szCs w:val="21"/>
            <w:rPrChange w:id="3910" w:author="David" w:date="2022-08-17T16:58:00Z">
              <w:rPr>
                <w:rFonts w:ascii="Times New Roman" w:hAnsi="Times New Roman"/>
                <w:sz w:val="24"/>
                <w:szCs w:val="24"/>
              </w:rPr>
            </w:rPrChange>
          </w:rPr>
          <w:t>Where do you recommend, I start?</w:t>
        </w:r>
      </w:ins>
      <w:ins w:id="3911" w:author="Britt Collins" w:date="2021-10-02T13:41:00Z">
        <w:r w:rsidR="00416F9A" w:rsidRPr="00163DCF">
          <w:rPr>
            <w:szCs w:val="21"/>
            <w:rPrChange w:id="3912" w:author="David" w:date="2022-08-17T16:58:00Z">
              <w:rPr>
                <w:rFonts w:ascii="Times New Roman" w:hAnsi="Times New Roman"/>
                <w:sz w:val="24"/>
                <w:szCs w:val="24"/>
              </w:rPr>
            </w:rPrChange>
          </w:rPr>
          <w:t xml:space="preserve"> </w:t>
        </w:r>
      </w:ins>
      <w:ins w:id="3913" w:author="Britt Collins" w:date="2021-09-30T14:58:00Z">
        <w:r w:rsidRPr="00163DCF">
          <w:rPr>
            <w:szCs w:val="21"/>
            <w:rPrChange w:id="3914" w:author="David" w:date="2022-08-17T16:58:00Z">
              <w:rPr>
                <w:rFonts w:ascii="Times New Roman" w:hAnsi="Times New Roman"/>
                <w:sz w:val="24"/>
                <w:szCs w:val="24"/>
              </w:rPr>
            </w:rPrChange>
          </w:rPr>
          <w:t xml:space="preserve">How long does the bus take to get to the </w:t>
        </w:r>
        <w:proofErr w:type="gramStart"/>
        <w:r w:rsidRPr="00163DCF">
          <w:rPr>
            <w:szCs w:val="21"/>
            <w:rPrChange w:id="3915" w:author="David" w:date="2022-08-17T16:58:00Z">
              <w:rPr>
                <w:rFonts w:ascii="Times New Roman" w:hAnsi="Times New Roman"/>
                <w:sz w:val="24"/>
                <w:szCs w:val="24"/>
              </w:rPr>
            </w:rPrChange>
          </w:rPr>
          <w:t>final destination</w:t>
        </w:r>
        <w:proofErr w:type="gramEnd"/>
        <w:r w:rsidRPr="00163DCF">
          <w:rPr>
            <w:szCs w:val="21"/>
            <w:rPrChange w:id="3916" w:author="David" w:date="2022-08-17T16:58:00Z">
              <w:rPr>
                <w:rFonts w:ascii="Times New Roman" w:hAnsi="Times New Roman"/>
                <w:sz w:val="24"/>
                <w:szCs w:val="24"/>
              </w:rPr>
            </w:rPrChange>
          </w:rPr>
          <w:t>?</w:t>
        </w:r>
      </w:ins>
      <w:ins w:id="3917" w:author="Britt Collins" w:date="2021-10-02T13:41:00Z">
        <w:r w:rsidR="00416F9A" w:rsidRPr="00163DCF">
          <w:rPr>
            <w:szCs w:val="21"/>
            <w:rPrChange w:id="3918" w:author="David" w:date="2022-08-17T16:58:00Z">
              <w:rPr>
                <w:rFonts w:ascii="Times New Roman" w:hAnsi="Times New Roman"/>
                <w:sz w:val="24"/>
                <w:szCs w:val="24"/>
              </w:rPr>
            </w:rPrChange>
          </w:rPr>
          <w:t>”</w:t>
        </w:r>
      </w:ins>
    </w:p>
    <w:p w14:paraId="26EBB1F5" w14:textId="77777777" w:rsidR="00416F9A" w:rsidRPr="00163DCF" w:rsidRDefault="00416F9A">
      <w:pPr>
        <w:spacing w:line="276" w:lineRule="auto"/>
        <w:ind w:right="15" w:firstLine="710"/>
        <w:rPr>
          <w:ins w:id="3919" w:author="Britt Collins" w:date="2021-10-02T13:42:00Z"/>
          <w:szCs w:val="21"/>
          <w:rPrChange w:id="3920" w:author="David" w:date="2022-08-17T16:58:00Z">
            <w:rPr>
              <w:ins w:id="3921" w:author="Britt Collins" w:date="2021-10-02T13:42:00Z"/>
              <w:rFonts w:ascii="Times New Roman" w:hAnsi="Times New Roman"/>
              <w:sz w:val="24"/>
              <w:szCs w:val="24"/>
            </w:rPr>
          </w:rPrChange>
        </w:rPr>
        <w:pPrChange w:id="3922" w:author="David" w:date="2022-08-17T17:01:00Z">
          <w:pPr>
            <w:spacing w:line="480" w:lineRule="auto"/>
            <w:ind w:right="15" w:firstLine="710"/>
          </w:pPr>
        </w:pPrChange>
      </w:pPr>
      <w:ins w:id="3923" w:author="Britt Collins" w:date="2021-10-02T13:41:00Z">
        <w:r w:rsidRPr="00163DCF">
          <w:rPr>
            <w:szCs w:val="21"/>
            <w:rPrChange w:id="3924" w:author="David" w:date="2022-08-17T16:58:00Z">
              <w:rPr>
                <w:rFonts w:ascii="Times New Roman" w:hAnsi="Times New Roman"/>
                <w:sz w:val="24"/>
                <w:szCs w:val="24"/>
              </w:rPr>
            </w:rPrChange>
          </w:rPr>
          <w:t>“</w:t>
        </w:r>
      </w:ins>
      <w:ins w:id="3925" w:author="Britt Collins" w:date="2021-09-30T14:58:00Z">
        <w:r w:rsidR="006F31F6" w:rsidRPr="00163DCF">
          <w:rPr>
            <w:szCs w:val="21"/>
            <w:rPrChange w:id="3926" w:author="David" w:date="2022-08-17T16:58:00Z">
              <w:rPr>
                <w:rFonts w:ascii="Times New Roman" w:hAnsi="Times New Roman"/>
                <w:sz w:val="24"/>
                <w:szCs w:val="24"/>
              </w:rPr>
            </w:rPrChange>
          </w:rPr>
          <w:t>I recommend starting in Sydney, less busy there. It takes over a week to get to Cairns.</w:t>
        </w:r>
      </w:ins>
      <w:ins w:id="3927" w:author="Britt Collins" w:date="2021-10-02T13:42:00Z">
        <w:r w:rsidRPr="00163DCF">
          <w:rPr>
            <w:szCs w:val="21"/>
            <w:rPrChange w:id="3928" w:author="David" w:date="2022-08-17T16:58:00Z">
              <w:rPr>
                <w:rFonts w:ascii="Times New Roman" w:hAnsi="Times New Roman"/>
                <w:sz w:val="24"/>
                <w:szCs w:val="24"/>
              </w:rPr>
            </w:rPrChange>
          </w:rPr>
          <w:t xml:space="preserve">” </w:t>
        </w:r>
      </w:ins>
    </w:p>
    <w:p w14:paraId="39A02B50" w14:textId="53398F14" w:rsidR="006F31F6" w:rsidRPr="00163DCF" w:rsidRDefault="006F31F6">
      <w:pPr>
        <w:spacing w:line="276" w:lineRule="auto"/>
        <w:ind w:right="15" w:firstLine="710"/>
        <w:rPr>
          <w:ins w:id="3929" w:author="Britt Collins" w:date="2021-09-30T14:58:00Z"/>
          <w:szCs w:val="21"/>
          <w:rPrChange w:id="3930" w:author="David" w:date="2022-08-17T16:58:00Z">
            <w:rPr>
              <w:ins w:id="3931" w:author="Britt Collins" w:date="2021-09-30T14:58:00Z"/>
              <w:rFonts w:ascii="Times New Roman" w:hAnsi="Times New Roman"/>
              <w:sz w:val="24"/>
              <w:szCs w:val="24"/>
            </w:rPr>
          </w:rPrChange>
        </w:rPr>
        <w:pPrChange w:id="3932" w:author="David" w:date="2022-08-17T17:01:00Z">
          <w:pPr>
            <w:ind w:left="-5" w:right="15"/>
          </w:pPr>
        </w:pPrChange>
      </w:pPr>
      <w:ins w:id="3933" w:author="Britt Collins" w:date="2021-09-30T14:58:00Z">
        <w:r w:rsidRPr="00163DCF">
          <w:rPr>
            <w:i/>
            <w:szCs w:val="21"/>
            <w:rPrChange w:id="3934" w:author="David" w:date="2022-08-17T16:58:00Z">
              <w:rPr>
                <w:rFonts w:ascii="Times New Roman" w:hAnsi="Times New Roman"/>
                <w:sz w:val="24"/>
                <w:szCs w:val="24"/>
              </w:rPr>
            </w:rPrChange>
          </w:rPr>
          <w:t>Over a bloody week to get to Cairns. Did I hear her right? Where the bloody hell was Cairns on the brochure map.</w:t>
        </w:r>
        <w:r w:rsidRPr="00163DCF">
          <w:rPr>
            <w:szCs w:val="21"/>
            <w:rPrChange w:id="3935" w:author="David" w:date="2022-08-17T16:58:00Z">
              <w:rPr>
                <w:rFonts w:ascii="Times New Roman" w:hAnsi="Times New Roman"/>
                <w:sz w:val="24"/>
                <w:szCs w:val="24"/>
              </w:rPr>
            </w:rPrChange>
          </w:rPr>
          <w:t xml:space="preserve"> Looking at the small map, the distance looked insignificant. Then I looked at the scale. That's when I realised. To fly from Sydney to Cairns took </w:t>
        </w:r>
      </w:ins>
      <w:ins w:id="3936" w:author="Britt Collins" w:date="2021-10-02T13:43:00Z">
        <w:r w:rsidR="00416F9A" w:rsidRPr="00163DCF">
          <w:rPr>
            <w:szCs w:val="21"/>
            <w:rPrChange w:id="3937" w:author="David" w:date="2022-08-17T16:58:00Z">
              <w:rPr>
                <w:rFonts w:ascii="Times New Roman" w:hAnsi="Times New Roman"/>
                <w:sz w:val="24"/>
                <w:szCs w:val="24"/>
              </w:rPr>
            </w:rPrChange>
          </w:rPr>
          <w:t>four and half</w:t>
        </w:r>
      </w:ins>
      <w:ins w:id="3938" w:author="Britt Collins" w:date="2021-09-30T14:58:00Z">
        <w:r w:rsidRPr="00163DCF">
          <w:rPr>
            <w:szCs w:val="21"/>
            <w:rPrChange w:id="3939" w:author="David" w:date="2022-08-17T16:58:00Z">
              <w:rPr>
                <w:rFonts w:ascii="Times New Roman" w:hAnsi="Times New Roman"/>
                <w:sz w:val="24"/>
                <w:szCs w:val="24"/>
              </w:rPr>
            </w:rPrChange>
          </w:rPr>
          <w:t xml:space="preserve"> hours. A drive covering the same 1500 miles distance took, yep, a very long time. Put into context, the journey is double the length of the UK.</w:t>
        </w:r>
      </w:ins>
    </w:p>
    <w:p w14:paraId="50AA6F88" w14:textId="23103190" w:rsidR="006F31F6" w:rsidRPr="00163DCF" w:rsidRDefault="006F31F6">
      <w:pPr>
        <w:spacing w:line="276" w:lineRule="auto"/>
        <w:ind w:left="-5" w:right="15" w:firstLine="725"/>
        <w:rPr>
          <w:ins w:id="3940" w:author="Britt Collins" w:date="2021-09-30T14:58:00Z"/>
          <w:szCs w:val="21"/>
          <w:rPrChange w:id="3941" w:author="David" w:date="2022-08-17T16:58:00Z">
            <w:rPr>
              <w:ins w:id="3942" w:author="Britt Collins" w:date="2021-09-30T14:58:00Z"/>
              <w:rFonts w:ascii="Times New Roman" w:hAnsi="Times New Roman"/>
              <w:sz w:val="24"/>
              <w:szCs w:val="24"/>
            </w:rPr>
          </w:rPrChange>
        </w:rPr>
        <w:pPrChange w:id="3943" w:author="David" w:date="2022-08-17T17:01:00Z">
          <w:pPr>
            <w:ind w:left="-5" w:right="15"/>
          </w:pPr>
        </w:pPrChange>
      </w:pPr>
      <w:ins w:id="3944" w:author="Britt Collins" w:date="2021-09-30T14:58:00Z">
        <w:r w:rsidRPr="00163DCF">
          <w:rPr>
            <w:szCs w:val="21"/>
            <w:rPrChange w:id="3945" w:author="David" w:date="2022-08-17T16:58:00Z">
              <w:rPr>
                <w:rFonts w:ascii="Times New Roman" w:hAnsi="Times New Roman"/>
                <w:sz w:val="24"/>
                <w:szCs w:val="24"/>
              </w:rPr>
            </w:rPrChange>
          </w:rPr>
          <w:t xml:space="preserve">With Oz Experience ticket in hand, I was all set for the holidays. More good news had arrived. Doug, Bruce's friend, </w:t>
        </w:r>
      </w:ins>
      <w:ins w:id="3946" w:author="Britt Collins" w:date="2021-10-02T13:43:00Z">
        <w:r w:rsidR="00416F9A" w:rsidRPr="00163DCF">
          <w:rPr>
            <w:szCs w:val="21"/>
            <w:rPrChange w:id="3947" w:author="David" w:date="2022-08-17T16:58:00Z">
              <w:rPr>
                <w:rFonts w:ascii="Times New Roman" w:hAnsi="Times New Roman"/>
                <w:sz w:val="24"/>
                <w:szCs w:val="24"/>
              </w:rPr>
            </w:rPrChange>
          </w:rPr>
          <w:t>tol</w:t>
        </w:r>
      </w:ins>
      <w:ins w:id="3948" w:author="Britt Collins" w:date="2021-09-30T14:58:00Z">
        <w:r w:rsidRPr="00163DCF">
          <w:rPr>
            <w:szCs w:val="21"/>
            <w:rPrChange w:id="3949" w:author="David" w:date="2022-08-17T16:58:00Z">
              <w:rPr>
                <w:rFonts w:ascii="Times New Roman" w:hAnsi="Times New Roman"/>
                <w:sz w:val="24"/>
                <w:szCs w:val="24"/>
              </w:rPr>
            </w:rPrChange>
          </w:rPr>
          <w:t>d me that a room was available to rent in Manly. Given I had no other room options at that time, I accepted to move in after the Christmas break. I wasn’t going to be an orphan on Christmas Eve either. Elliot had invited me to his girlfriend’s mom’s church gathering.</w:t>
        </w:r>
      </w:ins>
    </w:p>
    <w:p w14:paraId="1834993F" w14:textId="77777777" w:rsidR="00416F9A" w:rsidRPr="00163DCF" w:rsidRDefault="00416F9A">
      <w:pPr>
        <w:spacing w:line="276" w:lineRule="auto"/>
        <w:ind w:left="-5" w:right="15"/>
        <w:rPr>
          <w:ins w:id="3950" w:author="Britt Collins" w:date="2021-10-02T13:44:00Z"/>
          <w:szCs w:val="21"/>
          <w:rPrChange w:id="3951" w:author="David" w:date="2022-08-17T16:58:00Z">
            <w:rPr>
              <w:ins w:id="3952" w:author="Britt Collins" w:date="2021-10-02T13:44:00Z"/>
              <w:rFonts w:ascii="Times New Roman" w:hAnsi="Times New Roman"/>
              <w:sz w:val="24"/>
              <w:szCs w:val="24"/>
            </w:rPr>
          </w:rPrChange>
        </w:rPr>
        <w:pPrChange w:id="3953" w:author="David" w:date="2022-08-17T17:01:00Z">
          <w:pPr>
            <w:spacing w:line="480" w:lineRule="auto"/>
            <w:ind w:left="-5" w:right="15"/>
          </w:pPr>
        </w:pPrChange>
      </w:pPr>
    </w:p>
    <w:p w14:paraId="30505D2D" w14:textId="77777777" w:rsidR="00666CFD" w:rsidRPr="00163DCF" w:rsidRDefault="006F31F6">
      <w:pPr>
        <w:spacing w:line="276" w:lineRule="auto"/>
        <w:ind w:left="-5" w:right="15"/>
        <w:rPr>
          <w:ins w:id="3954" w:author="Britt Collins" w:date="2021-10-02T13:54:00Z"/>
          <w:szCs w:val="21"/>
          <w:rPrChange w:id="3955" w:author="David" w:date="2022-08-17T16:58:00Z">
            <w:rPr>
              <w:ins w:id="3956" w:author="Britt Collins" w:date="2021-10-02T13:54:00Z"/>
              <w:rFonts w:ascii="Times New Roman" w:hAnsi="Times New Roman"/>
              <w:sz w:val="24"/>
              <w:szCs w:val="24"/>
            </w:rPr>
          </w:rPrChange>
        </w:rPr>
        <w:pPrChange w:id="3957" w:author="David" w:date="2022-08-17T17:01:00Z">
          <w:pPr>
            <w:spacing w:line="480" w:lineRule="auto"/>
            <w:ind w:left="-5" w:right="15"/>
          </w:pPr>
        </w:pPrChange>
      </w:pPr>
      <w:ins w:id="3958" w:author="Britt Collins" w:date="2021-09-30T14:58:00Z">
        <w:r w:rsidRPr="00163DCF">
          <w:rPr>
            <w:szCs w:val="21"/>
            <w:rPrChange w:id="3959" w:author="David" w:date="2022-08-17T16:58:00Z">
              <w:rPr>
                <w:rFonts w:ascii="Times New Roman" w:hAnsi="Times New Roman"/>
                <w:sz w:val="24"/>
                <w:szCs w:val="24"/>
              </w:rPr>
            </w:rPrChange>
          </w:rPr>
          <w:t xml:space="preserve">It was a clear black night, warm, with the feeling of the festive period joviality. </w:t>
        </w:r>
      </w:ins>
      <w:ins w:id="3960" w:author="Britt Collins" w:date="2021-10-02T13:50:00Z">
        <w:r w:rsidR="00416F9A" w:rsidRPr="00163DCF">
          <w:rPr>
            <w:szCs w:val="21"/>
            <w:rPrChange w:id="3961" w:author="David" w:date="2022-08-17T16:58:00Z">
              <w:rPr>
                <w:rFonts w:ascii="Times New Roman" w:hAnsi="Times New Roman"/>
                <w:sz w:val="24"/>
                <w:szCs w:val="24"/>
              </w:rPr>
            </w:rPrChange>
          </w:rPr>
          <w:t>Ten</w:t>
        </w:r>
      </w:ins>
      <w:ins w:id="3962" w:author="Britt Collins" w:date="2021-09-30T14:58:00Z">
        <w:r w:rsidRPr="00163DCF">
          <w:rPr>
            <w:szCs w:val="21"/>
            <w:rPrChange w:id="3963" w:author="David" w:date="2022-08-17T16:58:00Z">
              <w:rPr>
                <w:rFonts w:ascii="Times New Roman" w:hAnsi="Times New Roman"/>
                <w:sz w:val="24"/>
                <w:szCs w:val="24"/>
              </w:rPr>
            </w:rPrChange>
          </w:rPr>
          <w:t xml:space="preserve"> of us, Christmas </w:t>
        </w:r>
      </w:ins>
      <w:ins w:id="3964" w:author="Britt Collins" w:date="2021-10-02T13:51:00Z">
        <w:r w:rsidR="00416F9A" w:rsidRPr="00163DCF">
          <w:rPr>
            <w:szCs w:val="21"/>
            <w:rPrChange w:id="3965" w:author="David" w:date="2022-08-17T16:58:00Z">
              <w:rPr>
                <w:rFonts w:ascii="Times New Roman" w:hAnsi="Times New Roman"/>
                <w:sz w:val="24"/>
                <w:szCs w:val="24"/>
              </w:rPr>
            </w:rPrChange>
          </w:rPr>
          <w:t>stray</w:t>
        </w:r>
      </w:ins>
      <w:ins w:id="3966" w:author="Britt Collins" w:date="2021-09-30T14:58:00Z">
        <w:r w:rsidRPr="00163DCF">
          <w:rPr>
            <w:szCs w:val="21"/>
            <w:rPrChange w:id="3967" w:author="David" w:date="2022-08-17T16:58:00Z">
              <w:rPr>
                <w:rFonts w:ascii="Times New Roman" w:hAnsi="Times New Roman"/>
                <w:sz w:val="24"/>
                <w:szCs w:val="24"/>
              </w:rPr>
            </w:rPrChange>
          </w:rPr>
          <w:t xml:space="preserve">s, were shoulder-to shoulder, sat outside, around a long dining table. Elliot's girlfriend's </w:t>
        </w:r>
      </w:ins>
      <w:ins w:id="3968" w:author="Britt Collins" w:date="2021-10-02T13:51:00Z">
        <w:r w:rsidR="00666CFD" w:rsidRPr="00163DCF">
          <w:rPr>
            <w:szCs w:val="21"/>
            <w:rPrChange w:id="3969" w:author="David" w:date="2022-08-17T16:58:00Z">
              <w:rPr>
                <w:rFonts w:ascii="Times New Roman" w:hAnsi="Times New Roman"/>
                <w:sz w:val="24"/>
                <w:szCs w:val="24"/>
              </w:rPr>
            </w:rPrChange>
          </w:rPr>
          <w:t>m</w:t>
        </w:r>
      </w:ins>
      <w:ins w:id="3970" w:author="Britt Collins" w:date="2021-09-30T14:58:00Z">
        <w:r w:rsidRPr="00163DCF">
          <w:rPr>
            <w:szCs w:val="21"/>
            <w:rPrChange w:id="3971" w:author="David" w:date="2022-08-17T16:58:00Z">
              <w:rPr>
                <w:rFonts w:ascii="Times New Roman" w:hAnsi="Times New Roman"/>
                <w:sz w:val="24"/>
                <w:szCs w:val="24"/>
              </w:rPr>
            </w:rPrChange>
          </w:rPr>
          <w:t>o</w:t>
        </w:r>
      </w:ins>
      <w:ins w:id="3972" w:author="Britt Collins" w:date="2021-10-02T13:53:00Z">
        <w:r w:rsidR="00666CFD" w:rsidRPr="00163DCF">
          <w:rPr>
            <w:szCs w:val="21"/>
            <w:rPrChange w:id="3973" w:author="David" w:date="2022-08-17T16:58:00Z">
              <w:rPr>
                <w:rFonts w:ascii="Times New Roman" w:hAnsi="Times New Roman"/>
                <w:sz w:val="24"/>
                <w:szCs w:val="24"/>
              </w:rPr>
            </w:rPrChange>
          </w:rPr>
          <w:t>ther</w:t>
        </w:r>
      </w:ins>
      <w:ins w:id="3974" w:author="Britt Collins" w:date="2021-09-30T14:58:00Z">
        <w:r w:rsidRPr="00163DCF">
          <w:rPr>
            <w:szCs w:val="21"/>
            <w:rPrChange w:id="3975" w:author="David" w:date="2022-08-17T16:58:00Z">
              <w:rPr>
                <w:rFonts w:ascii="Times New Roman" w:hAnsi="Times New Roman"/>
                <w:sz w:val="24"/>
                <w:szCs w:val="24"/>
              </w:rPr>
            </w:rPrChange>
          </w:rPr>
          <w:t xml:space="preserve"> played the part of host, tending to our every culinary need. A cornucopia of alcoholic drinks appeared on the dining table. We </w:t>
        </w:r>
        <w:r w:rsidRPr="00163DCF">
          <w:rPr>
            <w:szCs w:val="21"/>
            <w:rPrChange w:id="3976" w:author="David" w:date="2022-08-17T16:58:00Z">
              <w:rPr>
                <w:rFonts w:ascii="Times New Roman" w:hAnsi="Times New Roman"/>
                <w:sz w:val="24"/>
                <w:szCs w:val="24"/>
              </w:rPr>
            </w:rPrChange>
          </w:rPr>
          <w:lastRenderedPageBreak/>
          <w:t xml:space="preserve">were told the meal would soon be served. Elliot, his </w:t>
        </w:r>
      </w:ins>
      <w:ins w:id="3977" w:author="Britt Collins" w:date="2021-10-02T13:53:00Z">
        <w:r w:rsidR="00666CFD" w:rsidRPr="00163DCF">
          <w:rPr>
            <w:szCs w:val="21"/>
            <w:rPrChange w:id="3978" w:author="David" w:date="2022-08-17T16:58:00Z">
              <w:rPr>
                <w:rFonts w:ascii="Times New Roman" w:hAnsi="Times New Roman"/>
                <w:sz w:val="24"/>
                <w:szCs w:val="24"/>
              </w:rPr>
            </w:rPrChange>
          </w:rPr>
          <w:t>g</w:t>
        </w:r>
      </w:ins>
      <w:ins w:id="3979" w:author="Britt Collins" w:date="2021-09-30T14:58:00Z">
        <w:r w:rsidRPr="00163DCF">
          <w:rPr>
            <w:szCs w:val="21"/>
            <w:rPrChange w:id="3980" w:author="David" w:date="2022-08-17T16:58:00Z">
              <w:rPr>
                <w:rFonts w:ascii="Times New Roman" w:hAnsi="Times New Roman"/>
                <w:sz w:val="24"/>
                <w:szCs w:val="24"/>
              </w:rPr>
            </w:rPrChange>
          </w:rPr>
          <w:t xml:space="preserve">irlfriend, </w:t>
        </w:r>
      </w:ins>
      <w:ins w:id="3981" w:author="Britt Collins" w:date="2021-10-02T13:53:00Z">
        <w:r w:rsidR="00666CFD" w:rsidRPr="00163DCF">
          <w:rPr>
            <w:szCs w:val="21"/>
            <w:rPrChange w:id="3982" w:author="David" w:date="2022-08-17T16:58:00Z">
              <w:rPr>
                <w:rFonts w:ascii="Times New Roman" w:hAnsi="Times New Roman"/>
                <w:sz w:val="24"/>
                <w:szCs w:val="24"/>
              </w:rPr>
            </w:rPrChange>
          </w:rPr>
          <w:t>her</w:t>
        </w:r>
      </w:ins>
      <w:ins w:id="3983" w:author="Britt Collins" w:date="2021-09-30T14:58:00Z">
        <w:r w:rsidRPr="00163DCF">
          <w:rPr>
            <w:szCs w:val="21"/>
            <w:rPrChange w:id="3984" w:author="David" w:date="2022-08-17T16:58:00Z">
              <w:rPr>
                <w:rFonts w:ascii="Times New Roman" w:hAnsi="Times New Roman"/>
                <w:sz w:val="24"/>
                <w:szCs w:val="24"/>
              </w:rPr>
            </w:rPrChange>
          </w:rPr>
          <w:t xml:space="preserve"> </w:t>
        </w:r>
      </w:ins>
      <w:proofErr w:type="gramStart"/>
      <w:ins w:id="3985" w:author="Britt Collins" w:date="2021-10-02T13:53:00Z">
        <w:r w:rsidR="00666CFD" w:rsidRPr="00163DCF">
          <w:rPr>
            <w:szCs w:val="21"/>
            <w:rPrChange w:id="3986" w:author="David" w:date="2022-08-17T16:58:00Z">
              <w:rPr>
                <w:rFonts w:ascii="Times New Roman" w:hAnsi="Times New Roman"/>
                <w:sz w:val="24"/>
                <w:szCs w:val="24"/>
              </w:rPr>
            </w:rPrChange>
          </w:rPr>
          <w:t>m</w:t>
        </w:r>
      </w:ins>
      <w:ins w:id="3987" w:author="Britt Collins" w:date="2021-09-30T14:58:00Z">
        <w:r w:rsidRPr="00163DCF">
          <w:rPr>
            <w:szCs w:val="21"/>
            <w:rPrChange w:id="3988" w:author="David" w:date="2022-08-17T16:58:00Z">
              <w:rPr>
                <w:rFonts w:ascii="Times New Roman" w:hAnsi="Times New Roman"/>
                <w:sz w:val="24"/>
                <w:szCs w:val="24"/>
              </w:rPr>
            </w:rPrChange>
          </w:rPr>
          <w:t>om</w:t>
        </w:r>
        <w:proofErr w:type="gramEnd"/>
        <w:r w:rsidRPr="00163DCF">
          <w:rPr>
            <w:szCs w:val="21"/>
            <w:rPrChange w:id="3989" w:author="David" w:date="2022-08-17T16:58:00Z">
              <w:rPr>
                <w:rFonts w:ascii="Times New Roman" w:hAnsi="Times New Roman"/>
                <w:sz w:val="24"/>
                <w:szCs w:val="24"/>
              </w:rPr>
            </w:rPrChange>
          </w:rPr>
          <w:t xml:space="preserve"> and </w:t>
        </w:r>
      </w:ins>
      <w:ins w:id="3990" w:author="Britt Collins" w:date="2021-10-02T13:54:00Z">
        <w:r w:rsidR="00666CFD" w:rsidRPr="00163DCF">
          <w:rPr>
            <w:szCs w:val="21"/>
            <w:rPrChange w:id="3991" w:author="David" w:date="2022-08-17T16:58:00Z">
              <w:rPr>
                <w:rFonts w:ascii="Times New Roman" w:hAnsi="Times New Roman"/>
                <w:sz w:val="24"/>
                <w:szCs w:val="24"/>
              </w:rPr>
            </w:rPrChange>
          </w:rPr>
          <w:t>her mom’s</w:t>
        </w:r>
      </w:ins>
      <w:ins w:id="3992" w:author="Britt Collins" w:date="2021-09-30T14:58:00Z">
        <w:r w:rsidRPr="00163DCF">
          <w:rPr>
            <w:szCs w:val="21"/>
            <w:rPrChange w:id="3993" w:author="David" w:date="2022-08-17T16:58:00Z">
              <w:rPr>
                <w:rFonts w:ascii="Times New Roman" w:hAnsi="Times New Roman"/>
                <w:sz w:val="24"/>
                <w:szCs w:val="24"/>
              </w:rPr>
            </w:rPrChange>
          </w:rPr>
          <w:t xml:space="preserve"> </w:t>
        </w:r>
      </w:ins>
      <w:ins w:id="3994" w:author="Britt Collins" w:date="2021-10-02T13:54:00Z">
        <w:r w:rsidR="00666CFD" w:rsidRPr="00163DCF">
          <w:rPr>
            <w:szCs w:val="21"/>
            <w:rPrChange w:id="3995" w:author="David" w:date="2022-08-17T16:58:00Z">
              <w:rPr>
                <w:rFonts w:ascii="Times New Roman" w:hAnsi="Times New Roman"/>
                <w:sz w:val="24"/>
                <w:szCs w:val="24"/>
              </w:rPr>
            </w:rPrChange>
          </w:rPr>
          <w:t>p</w:t>
        </w:r>
      </w:ins>
      <w:ins w:id="3996" w:author="Britt Collins" w:date="2021-09-30T14:58:00Z">
        <w:r w:rsidRPr="00163DCF">
          <w:rPr>
            <w:szCs w:val="21"/>
            <w:rPrChange w:id="3997" w:author="David" w:date="2022-08-17T16:58:00Z">
              <w:rPr>
                <w:rFonts w:ascii="Times New Roman" w:hAnsi="Times New Roman"/>
                <w:sz w:val="24"/>
                <w:szCs w:val="24"/>
              </w:rPr>
            </w:rPrChange>
          </w:rPr>
          <w:t xml:space="preserve">artner were beavering away with food preparations. Out first were the vegetables: a selection of roasted potatoes, boiled </w:t>
        </w:r>
        <w:proofErr w:type="gramStart"/>
        <w:r w:rsidRPr="00163DCF">
          <w:rPr>
            <w:szCs w:val="21"/>
            <w:rPrChange w:id="3998" w:author="David" w:date="2022-08-17T16:58:00Z">
              <w:rPr>
                <w:rFonts w:ascii="Times New Roman" w:hAnsi="Times New Roman"/>
                <w:sz w:val="24"/>
                <w:szCs w:val="24"/>
              </w:rPr>
            </w:rPrChange>
          </w:rPr>
          <w:t>carrots</w:t>
        </w:r>
        <w:proofErr w:type="gramEnd"/>
        <w:r w:rsidRPr="00163DCF">
          <w:rPr>
            <w:szCs w:val="21"/>
            <w:rPrChange w:id="3999" w:author="David" w:date="2022-08-17T16:58:00Z">
              <w:rPr>
                <w:rFonts w:ascii="Times New Roman" w:hAnsi="Times New Roman"/>
                <w:sz w:val="24"/>
                <w:szCs w:val="24"/>
              </w:rPr>
            </w:rPrChange>
          </w:rPr>
          <w:t xml:space="preserve"> and greens. They were set down at the centre of the dining table. There was a brief pause before Elliot’s </w:t>
        </w:r>
      </w:ins>
      <w:ins w:id="4000" w:author="Britt Collins" w:date="2021-10-02T13:54:00Z">
        <w:r w:rsidR="00666CFD" w:rsidRPr="00163DCF">
          <w:rPr>
            <w:szCs w:val="21"/>
            <w:rPrChange w:id="4001" w:author="David" w:date="2022-08-17T16:58:00Z">
              <w:rPr>
                <w:rFonts w:ascii="Times New Roman" w:hAnsi="Times New Roman"/>
                <w:sz w:val="24"/>
                <w:szCs w:val="24"/>
              </w:rPr>
            </w:rPrChange>
          </w:rPr>
          <w:t>g</w:t>
        </w:r>
      </w:ins>
      <w:ins w:id="4002" w:author="Britt Collins" w:date="2021-09-30T14:58:00Z">
        <w:r w:rsidRPr="00163DCF">
          <w:rPr>
            <w:szCs w:val="21"/>
            <w:rPrChange w:id="4003" w:author="David" w:date="2022-08-17T16:58:00Z">
              <w:rPr>
                <w:rFonts w:ascii="Times New Roman" w:hAnsi="Times New Roman"/>
                <w:sz w:val="24"/>
                <w:szCs w:val="24"/>
              </w:rPr>
            </w:rPrChange>
          </w:rPr>
          <w:t xml:space="preserve">irlfriend’s </w:t>
        </w:r>
      </w:ins>
      <w:ins w:id="4004" w:author="Britt Collins" w:date="2021-10-02T13:54:00Z">
        <w:r w:rsidR="00666CFD" w:rsidRPr="00163DCF">
          <w:rPr>
            <w:szCs w:val="21"/>
            <w:rPrChange w:id="4005" w:author="David" w:date="2022-08-17T16:58:00Z">
              <w:rPr>
                <w:rFonts w:ascii="Times New Roman" w:hAnsi="Times New Roman"/>
                <w:sz w:val="24"/>
                <w:szCs w:val="24"/>
              </w:rPr>
            </w:rPrChange>
          </w:rPr>
          <w:t>mother</w:t>
        </w:r>
      </w:ins>
      <w:ins w:id="4006" w:author="Britt Collins" w:date="2021-09-30T14:58:00Z">
        <w:r w:rsidRPr="00163DCF">
          <w:rPr>
            <w:szCs w:val="21"/>
            <w:rPrChange w:id="4007" w:author="David" w:date="2022-08-17T16:58:00Z">
              <w:rPr>
                <w:rFonts w:ascii="Times New Roman" w:hAnsi="Times New Roman"/>
                <w:sz w:val="24"/>
                <w:szCs w:val="24"/>
              </w:rPr>
            </w:rPrChange>
          </w:rPr>
          <w:t xml:space="preserve"> returned with a huge silver platter. </w:t>
        </w:r>
      </w:ins>
    </w:p>
    <w:p w14:paraId="7E9E75F6" w14:textId="77777777" w:rsidR="00666CFD" w:rsidRPr="00163DCF" w:rsidRDefault="006F31F6">
      <w:pPr>
        <w:spacing w:line="276" w:lineRule="auto"/>
        <w:ind w:left="-5" w:right="15" w:firstLine="725"/>
        <w:rPr>
          <w:ins w:id="4008" w:author="Britt Collins" w:date="2021-10-02T13:54:00Z"/>
          <w:szCs w:val="21"/>
          <w:rPrChange w:id="4009" w:author="David" w:date="2022-08-17T16:58:00Z">
            <w:rPr>
              <w:ins w:id="4010" w:author="Britt Collins" w:date="2021-10-02T13:54:00Z"/>
              <w:rFonts w:ascii="Times New Roman" w:hAnsi="Times New Roman"/>
              <w:sz w:val="24"/>
              <w:szCs w:val="24"/>
            </w:rPr>
          </w:rPrChange>
        </w:rPr>
        <w:pPrChange w:id="4011" w:author="David" w:date="2022-08-17T17:01:00Z">
          <w:pPr>
            <w:spacing w:line="480" w:lineRule="auto"/>
            <w:ind w:left="-5" w:right="15" w:firstLine="725"/>
          </w:pPr>
        </w:pPrChange>
      </w:pPr>
      <w:ins w:id="4012" w:author="Britt Collins" w:date="2021-09-30T14:58:00Z">
        <w:r w:rsidRPr="00163DCF">
          <w:rPr>
            <w:szCs w:val="21"/>
            <w:rPrChange w:id="4013" w:author="David" w:date="2022-08-17T16:58:00Z">
              <w:rPr>
                <w:rFonts w:ascii="Times New Roman" w:hAnsi="Times New Roman"/>
                <w:sz w:val="24"/>
                <w:szCs w:val="24"/>
              </w:rPr>
            </w:rPrChange>
          </w:rPr>
          <w:t xml:space="preserve">I looked at Elliot with dismay and asked what type of meat was being served. </w:t>
        </w:r>
      </w:ins>
    </w:p>
    <w:p w14:paraId="61AE8189" w14:textId="5012C986" w:rsidR="006F31F6" w:rsidRPr="00163DCF" w:rsidRDefault="006F31F6">
      <w:pPr>
        <w:spacing w:line="276" w:lineRule="auto"/>
        <w:ind w:left="-5" w:right="15" w:firstLine="725"/>
        <w:rPr>
          <w:ins w:id="4014" w:author="Britt Collins" w:date="2021-09-30T14:58:00Z"/>
          <w:szCs w:val="21"/>
          <w:rPrChange w:id="4015" w:author="David" w:date="2022-08-17T16:58:00Z">
            <w:rPr>
              <w:ins w:id="4016" w:author="Britt Collins" w:date="2021-09-30T14:58:00Z"/>
              <w:rFonts w:ascii="Times New Roman" w:hAnsi="Times New Roman"/>
              <w:sz w:val="24"/>
              <w:szCs w:val="24"/>
            </w:rPr>
          </w:rPrChange>
        </w:rPr>
        <w:pPrChange w:id="4017" w:author="David" w:date="2022-08-17T17:01:00Z">
          <w:pPr>
            <w:ind w:left="-5" w:right="15"/>
          </w:pPr>
        </w:pPrChange>
      </w:pPr>
      <w:ins w:id="4018" w:author="Britt Collins" w:date="2021-09-30T14:58:00Z">
        <w:r w:rsidRPr="00163DCF">
          <w:rPr>
            <w:szCs w:val="21"/>
            <w:rPrChange w:id="4019" w:author="David" w:date="2022-08-17T16:58:00Z">
              <w:rPr>
                <w:rFonts w:ascii="Times New Roman" w:hAnsi="Times New Roman"/>
                <w:sz w:val="24"/>
                <w:szCs w:val="24"/>
              </w:rPr>
            </w:rPrChange>
          </w:rPr>
          <w:t xml:space="preserve">“It’s </w:t>
        </w:r>
        <w:proofErr w:type="spellStart"/>
        <w:r w:rsidRPr="00163DCF">
          <w:rPr>
            <w:szCs w:val="21"/>
            <w:rPrChange w:id="4020" w:author="David" w:date="2022-08-17T16:58:00Z">
              <w:rPr>
                <w:rFonts w:ascii="Times New Roman" w:hAnsi="Times New Roman"/>
                <w:sz w:val="24"/>
                <w:szCs w:val="24"/>
              </w:rPr>
            </w:rPrChange>
          </w:rPr>
          <w:t>Turducken</w:t>
        </w:r>
        <w:proofErr w:type="spellEnd"/>
        <w:r w:rsidRPr="00163DCF">
          <w:rPr>
            <w:szCs w:val="21"/>
            <w:rPrChange w:id="4021" w:author="David" w:date="2022-08-17T16:58:00Z">
              <w:rPr>
                <w:rFonts w:ascii="Times New Roman" w:hAnsi="Times New Roman"/>
                <w:sz w:val="24"/>
                <w:szCs w:val="24"/>
              </w:rPr>
            </w:rPrChange>
          </w:rPr>
          <w:t xml:space="preserve">, a deboned chicken stuffed into a deboned duck, stuffed into a deboned turkey,” he explained, with his lively eyes and charismatic smile. Why someone would want to do this to three, fine feathered animals were beyond me. I placed a roughly cut piece onto my plate and stared at it for a while. It was analogous to delving into an archaeological dig. I was happy what each layer represented. I skewered a piece of the beast with force. With one swift motion it entered my mouth. My focus switched to the flavours and textures of the </w:t>
        </w:r>
        <w:proofErr w:type="spellStart"/>
        <w:r w:rsidRPr="00163DCF">
          <w:rPr>
            <w:szCs w:val="21"/>
            <w:rPrChange w:id="4022" w:author="David" w:date="2022-08-17T16:58:00Z">
              <w:rPr>
                <w:rFonts w:ascii="Times New Roman" w:hAnsi="Times New Roman"/>
                <w:sz w:val="24"/>
                <w:szCs w:val="24"/>
              </w:rPr>
            </w:rPrChange>
          </w:rPr>
          <w:t>Turducken</w:t>
        </w:r>
        <w:proofErr w:type="spellEnd"/>
        <w:r w:rsidRPr="00163DCF">
          <w:rPr>
            <w:szCs w:val="21"/>
            <w:rPrChange w:id="4023" w:author="David" w:date="2022-08-17T16:58:00Z">
              <w:rPr>
                <w:rFonts w:ascii="Times New Roman" w:hAnsi="Times New Roman"/>
                <w:sz w:val="24"/>
                <w:szCs w:val="24"/>
              </w:rPr>
            </w:rPrChange>
          </w:rPr>
          <w:t xml:space="preserve">. Disappointingly, it wasn’t a taste sensation. A wise man once said, "don’t cross the streams". Applying that to </w:t>
        </w:r>
        <w:proofErr w:type="spellStart"/>
        <w:r w:rsidRPr="00163DCF">
          <w:rPr>
            <w:szCs w:val="21"/>
            <w:rPrChange w:id="4024" w:author="David" w:date="2022-08-17T16:58:00Z">
              <w:rPr>
                <w:rFonts w:ascii="Times New Roman" w:hAnsi="Times New Roman"/>
                <w:sz w:val="24"/>
                <w:szCs w:val="24"/>
              </w:rPr>
            </w:rPrChange>
          </w:rPr>
          <w:t>Turducken</w:t>
        </w:r>
        <w:proofErr w:type="spellEnd"/>
        <w:r w:rsidRPr="00163DCF">
          <w:rPr>
            <w:szCs w:val="21"/>
            <w:rPrChange w:id="4025" w:author="David" w:date="2022-08-17T16:58:00Z">
              <w:rPr>
                <w:rFonts w:ascii="Times New Roman" w:hAnsi="Times New Roman"/>
                <w:sz w:val="24"/>
                <w:szCs w:val="24"/>
              </w:rPr>
            </w:rPrChange>
          </w:rPr>
          <w:t xml:space="preserve">, "don’t stuff many </w:t>
        </w:r>
        <w:proofErr w:type="gramStart"/>
        <w:r w:rsidRPr="00163DCF">
          <w:rPr>
            <w:szCs w:val="21"/>
            <w:rPrChange w:id="4026" w:author="David" w:date="2022-08-17T16:58:00Z">
              <w:rPr>
                <w:rFonts w:ascii="Times New Roman" w:hAnsi="Times New Roman"/>
                <w:sz w:val="24"/>
                <w:szCs w:val="24"/>
              </w:rPr>
            </w:rPrChange>
          </w:rPr>
          <w:t>bird</w:t>
        </w:r>
        <w:proofErr w:type="gramEnd"/>
        <w:r w:rsidRPr="00163DCF">
          <w:rPr>
            <w:szCs w:val="21"/>
            <w:rPrChange w:id="4027" w:author="David" w:date="2022-08-17T16:58:00Z">
              <w:rPr>
                <w:rFonts w:ascii="Times New Roman" w:hAnsi="Times New Roman"/>
                <w:sz w:val="24"/>
                <w:szCs w:val="24"/>
              </w:rPr>
            </w:rPrChange>
          </w:rPr>
          <w:t xml:space="preserve"> into one another". At least I could say I had tried it, but never again.</w:t>
        </w:r>
      </w:ins>
    </w:p>
    <w:p w14:paraId="62BEBBAC" w14:textId="77777777" w:rsidR="00666CFD" w:rsidRPr="00163DCF" w:rsidRDefault="006F31F6">
      <w:pPr>
        <w:spacing w:line="276" w:lineRule="auto"/>
        <w:ind w:left="-5" w:right="15" w:firstLine="725"/>
        <w:rPr>
          <w:ins w:id="4028" w:author="Britt Collins" w:date="2021-10-02T13:57:00Z"/>
          <w:szCs w:val="21"/>
          <w:rPrChange w:id="4029" w:author="David" w:date="2022-08-17T16:58:00Z">
            <w:rPr>
              <w:ins w:id="4030" w:author="Britt Collins" w:date="2021-10-02T13:57:00Z"/>
              <w:rFonts w:ascii="Times New Roman" w:hAnsi="Times New Roman"/>
              <w:sz w:val="24"/>
              <w:szCs w:val="24"/>
            </w:rPr>
          </w:rPrChange>
        </w:rPr>
        <w:pPrChange w:id="4031" w:author="David" w:date="2022-08-17T17:01:00Z">
          <w:pPr>
            <w:spacing w:line="480" w:lineRule="auto"/>
            <w:ind w:left="-5" w:right="15" w:firstLine="725"/>
          </w:pPr>
        </w:pPrChange>
      </w:pPr>
      <w:ins w:id="4032" w:author="Britt Collins" w:date="2021-09-30T14:58:00Z">
        <w:r w:rsidRPr="00163DCF">
          <w:rPr>
            <w:szCs w:val="21"/>
            <w:rPrChange w:id="4033" w:author="David" w:date="2022-08-17T16:58:00Z">
              <w:rPr>
                <w:rFonts w:ascii="Times New Roman" w:hAnsi="Times New Roman"/>
                <w:sz w:val="24"/>
                <w:szCs w:val="24"/>
              </w:rPr>
            </w:rPrChange>
          </w:rPr>
          <w:t>More drinks arrived and were quickly consumed. The groups spread out in the four corners of the yard. The social aspect of the night kicked</w:t>
        </w:r>
      </w:ins>
      <w:ins w:id="4034" w:author="Britt Collins" w:date="2021-10-02T13:56:00Z">
        <w:r w:rsidR="00666CFD" w:rsidRPr="00163DCF">
          <w:rPr>
            <w:szCs w:val="21"/>
            <w:rPrChange w:id="4035" w:author="David" w:date="2022-08-17T16:58:00Z">
              <w:rPr>
                <w:rFonts w:ascii="Times New Roman" w:hAnsi="Times New Roman"/>
                <w:sz w:val="24"/>
                <w:szCs w:val="24"/>
              </w:rPr>
            </w:rPrChange>
          </w:rPr>
          <w:t xml:space="preserve"> </w:t>
        </w:r>
      </w:ins>
      <w:ins w:id="4036" w:author="Britt Collins" w:date="2021-09-30T14:58:00Z">
        <w:r w:rsidRPr="00163DCF">
          <w:rPr>
            <w:szCs w:val="21"/>
            <w:rPrChange w:id="4037" w:author="David" w:date="2022-08-17T16:58:00Z">
              <w:rPr>
                <w:rFonts w:ascii="Times New Roman" w:hAnsi="Times New Roman"/>
                <w:sz w:val="24"/>
                <w:szCs w:val="24"/>
              </w:rPr>
            </w:rPrChange>
          </w:rPr>
          <w:t>off. I hung around Elliot like a shadow, not knowing Jack from John. Elliot began chatting to an athletic, vacant</w:t>
        </w:r>
      </w:ins>
      <w:ins w:id="4038" w:author="Britt Collins" w:date="2021-10-02T13:56:00Z">
        <w:r w:rsidR="00666CFD" w:rsidRPr="00163DCF">
          <w:rPr>
            <w:szCs w:val="21"/>
            <w:rPrChange w:id="4039" w:author="David" w:date="2022-08-17T16:58:00Z">
              <w:rPr>
                <w:rFonts w:ascii="Times New Roman" w:hAnsi="Times New Roman"/>
                <w:sz w:val="24"/>
                <w:szCs w:val="24"/>
              </w:rPr>
            </w:rPrChange>
          </w:rPr>
          <w:t>-</w:t>
        </w:r>
      </w:ins>
      <w:ins w:id="4040" w:author="Britt Collins" w:date="2021-09-30T14:58:00Z">
        <w:r w:rsidRPr="00163DCF">
          <w:rPr>
            <w:szCs w:val="21"/>
            <w:rPrChange w:id="4041" w:author="David" w:date="2022-08-17T16:58:00Z">
              <w:rPr>
                <w:rFonts w:ascii="Times New Roman" w:hAnsi="Times New Roman"/>
                <w:sz w:val="24"/>
                <w:szCs w:val="24"/>
              </w:rPr>
            </w:rPrChange>
          </w:rPr>
          <w:t xml:space="preserve">looking, middle-aged bloke. As I was listening in, I got the feeling that there was more to this man than met the eye. I could see that he was chewing gum like a cow chewed cud. He slowly looked towards me and introduced himself with a Kiwi droll. </w:t>
        </w:r>
      </w:ins>
      <w:ins w:id="4042" w:author="Britt Collins" w:date="2021-10-02T13:57:00Z">
        <w:r w:rsidR="00666CFD" w:rsidRPr="00163DCF">
          <w:rPr>
            <w:szCs w:val="21"/>
            <w:rPrChange w:id="4043" w:author="David" w:date="2022-08-17T16:58:00Z">
              <w:rPr>
                <w:rFonts w:ascii="Times New Roman" w:hAnsi="Times New Roman"/>
                <w:sz w:val="24"/>
                <w:szCs w:val="24"/>
              </w:rPr>
            </w:rPrChange>
          </w:rPr>
          <w:t>“</w:t>
        </w:r>
      </w:ins>
      <w:ins w:id="4044" w:author="Britt Collins" w:date="2021-09-30T14:58:00Z">
        <w:r w:rsidRPr="00163DCF">
          <w:rPr>
            <w:szCs w:val="21"/>
            <w:rPrChange w:id="4045" w:author="David" w:date="2022-08-17T16:58:00Z">
              <w:rPr>
                <w:rFonts w:ascii="Times New Roman" w:hAnsi="Times New Roman"/>
                <w:sz w:val="24"/>
                <w:szCs w:val="24"/>
              </w:rPr>
            </w:rPrChange>
          </w:rPr>
          <w:t>Hi, my name is Tom, are you a member of the church?</w:t>
        </w:r>
      </w:ins>
      <w:ins w:id="4046" w:author="Britt Collins" w:date="2021-10-02T13:57:00Z">
        <w:r w:rsidR="00666CFD" w:rsidRPr="00163DCF">
          <w:rPr>
            <w:szCs w:val="21"/>
            <w:rPrChange w:id="4047" w:author="David" w:date="2022-08-17T16:58:00Z">
              <w:rPr>
                <w:rFonts w:ascii="Times New Roman" w:hAnsi="Times New Roman"/>
                <w:sz w:val="24"/>
                <w:szCs w:val="24"/>
              </w:rPr>
            </w:rPrChange>
          </w:rPr>
          <w:t>”</w:t>
        </w:r>
      </w:ins>
    </w:p>
    <w:p w14:paraId="14600A69" w14:textId="77777777" w:rsidR="00666CFD" w:rsidRPr="00163DCF" w:rsidRDefault="006F31F6">
      <w:pPr>
        <w:spacing w:line="276" w:lineRule="auto"/>
        <w:ind w:left="-5" w:right="15" w:firstLine="725"/>
        <w:rPr>
          <w:ins w:id="4048" w:author="Britt Collins" w:date="2021-10-02T13:57:00Z"/>
          <w:szCs w:val="21"/>
          <w:rPrChange w:id="4049" w:author="David" w:date="2022-08-17T16:58:00Z">
            <w:rPr>
              <w:ins w:id="4050" w:author="Britt Collins" w:date="2021-10-02T13:57:00Z"/>
              <w:rFonts w:ascii="Times New Roman" w:hAnsi="Times New Roman"/>
              <w:sz w:val="24"/>
              <w:szCs w:val="24"/>
            </w:rPr>
          </w:rPrChange>
        </w:rPr>
        <w:pPrChange w:id="4051" w:author="David" w:date="2022-08-17T17:01:00Z">
          <w:pPr>
            <w:spacing w:line="480" w:lineRule="auto"/>
            <w:ind w:left="-5" w:right="15" w:firstLine="725"/>
          </w:pPr>
        </w:pPrChange>
      </w:pPr>
      <w:ins w:id="4052" w:author="Britt Collins" w:date="2021-09-30T14:58:00Z">
        <w:r w:rsidRPr="00163DCF">
          <w:rPr>
            <w:szCs w:val="21"/>
            <w:rPrChange w:id="4053" w:author="David" w:date="2022-08-17T16:58:00Z">
              <w:rPr>
                <w:rFonts w:ascii="Times New Roman" w:hAnsi="Times New Roman"/>
                <w:sz w:val="24"/>
                <w:szCs w:val="24"/>
              </w:rPr>
            </w:rPrChange>
          </w:rPr>
          <w:t xml:space="preserve">I shook my head. </w:t>
        </w:r>
      </w:ins>
    </w:p>
    <w:p w14:paraId="7EAC5FE0" w14:textId="74CA3718" w:rsidR="006F31F6" w:rsidRPr="00163DCF" w:rsidRDefault="00666CFD">
      <w:pPr>
        <w:spacing w:line="276" w:lineRule="auto"/>
        <w:ind w:left="-5" w:right="15" w:firstLine="725"/>
        <w:rPr>
          <w:ins w:id="4054" w:author="Britt Collins" w:date="2021-09-30T14:58:00Z"/>
          <w:szCs w:val="21"/>
          <w:rPrChange w:id="4055" w:author="David" w:date="2022-08-17T16:58:00Z">
            <w:rPr>
              <w:ins w:id="4056" w:author="Britt Collins" w:date="2021-09-30T14:58:00Z"/>
              <w:rFonts w:ascii="Times New Roman" w:hAnsi="Times New Roman"/>
              <w:sz w:val="24"/>
              <w:szCs w:val="24"/>
            </w:rPr>
          </w:rPrChange>
        </w:rPr>
        <w:pPrChange w:id="4057" w:author="David" w:date="2022-08-17T17:01:00Z">
          <w:pPr>
            <w:ind w:left="-5" w:right="15"/>
          </w:pPr>
        </w:pPrChange>
      </w:pPr>
      <w:ins w:id="4058" w:author="Britt Collins" w:date="2021-10-02T13:57:00Z">
        <w:r w:rsidRPr="00163DCF">
          <w:rPr>
            <w:szCs w:val="21"/>
            <w:rPrChange w:id="4059" w:author="David" w:date="2022-08-17T16:58:00Z">
              <w:rPr>
                <w:rFonts w:ascii="Times New Roman" w:hAnsi="Times New Roman"/>
                <w:sz w:val="24"/>
                <w:szCs w:val="24"/>
              </w:rPr>
            </w:rPrChange>
          </w:rPr>
          <w:t>“</w:t>
        </w:r>
      </w:ins>
      <w:ins w:id="4060" w:author="Britt Collins" w:date="2021-09-30T14:58:00Z">
        <w:r w:rsidR="006F31F6" w:rsidRPr="00163DCF">
          <w:rPr>
            <w:szCs w:val="21"/>
            <w:rPrChange w:id="4061" w:author="David" w:date="2022-08-17T16:58:00Z">
              <w:rPr>
                <w:rFonts w:ascii="Times New Roman" w:hAnsi="Times New Roman"/>
                <w:sz w:val="24"/>
                <w:szCs w:val="24"/>
              </w:rPr>
            </w:rPrChange>
          </w:rPr>
          <w:t>Ah okay</w:t>
        </w:r>
      </w:ins>
      <w:ins w:id="4062" w:author="Britt Collins" w:date="2021-10-02T13:57:00Z">
        <w:r w:rsidRPr="00163DCF">
          <w:rPr>
            <w:szCs w:val="21"/>
            <w:rPrChange w:id="4063" w:author="David" w:date="2022-08-17T16:58:00Z">
              <w:rPr>
                <w:rFonts w:ascii="Times New Roman" w:hAnsi="Times New Roman"/>
                <w:sz w:val="24"/>
                <w:szCs w:val="24"/>
              </w:rPr>
            </w:rPrChange>
          </w:rPr>
          <w:t>,</w:t>
        </w:r>
      </w:ins>
      <w:ins w:id="4064" w:author="Britt Collins" w:date="2021-10-02T13:58:00Z">
        <w:r w:rsidRPr="00163DCF">
          <w:rPr>
            <w:szCs w:val="21"/>
            <w:rPrChange w:id="4065" w:author="David" w:date="2022-08-17T16:58:00Z">
              <w:rPr>
                <w:rFonts w:ascii="Times New Roman" w:hAnsi="Times New Roman"/>
                <w:sz w:val="24"/>
                <w:szCs w:val="24"/>
              </w:rPr>
            </w:rPrChange>
          </w:rPr>
          <w:t>”</w:t>
        </w:r>
      </w:ins>
      <w:ins w:id="4066" w:author="Britt Collins" w:date="2021-09-30T14:58:00Z">
        <w:r w:rsidR="006F31F6" w:rsidRPr="00163DCF">
          <w:rPr>
            <w:szCs w:val="21"/>
            <w:rPrChange w:id="4067" w:author="David" w:date="2022-08-17T16:58:00Z">
              <w:rPr>
                <w:rFonts w:ascii="Times New Roman" w:hAnsi="Times New Roman"/>
                <w:sz w:val="24"/>
                <w:szCs w:val="24"/>
              </w:rPr>
            </w:rPrChange>
          </w:rPr>
          <w:t xml:space="preserve"> Tom replied. I could see Tom begin to relax, taking an open stance, he relayed the problems he currently faced in his life. </w:t>
        </w:r>
      </w:ins>
      <w:ins w:id="4068" w:author="Britt Collins" w:date="2021-10-02T13:58:00Z">
        <w:r w:rsidRPr="00163DCF">
          <w:rPr>
            <w:szCs w:val="21"/>
            <w:rPrChange w:id="4069" w:author="David" w:date="2022-08-17T16:58:00Z">
              <w:rPr>
                <w:rFonts w:ascii="Times New Roman" w:hAnsi="Times New Roman"/>
                <w:sz w:val="24"/>
                <w:szCs w:val="24"/>
              </w:rPr>
            </w:rPrChange>
          </w:rPr>
          <w:t>T</w:t>
        </w:r>
      </w:ins>
      <w:ins w:id="4070" w:author="Britt Collins" w:date="2021-09-30T14:58:00Z">
        <w:r w:rsidR="006F31F6" w:rsidRPr="00163DCF">
          <w:rPr>
            <w:szCs w:val="21"/>
            <w:rPrChange w:id="4071" w:author="David" w:date="2022-08-17T16:58:00Z">
              <w:rPr>
                <w:rFonts w:ascii="Times New Roman" w:hAnsi="Times New Roman"/>
                <w:sz w:val="24"/>
                <w:szCs w:val="24"/>
              </w:rPr>
            </w:rPrChange>
          </w:rPr>
          <w:t>he church was finding Tom to be a difficult nut to crack. Tom had substance abuse issues. The church had tried hard to kick him from this habit, but he continued, nonetheless. He had good intention</w:t>
        </w:r>
      </w:ins>
      <w:ins w:id="4072" w:author="Britt Collins" w:date="2021-10-02T13:58:00Z">
        <w:r w:rsidRPr="00163DCF">
          <w:rPr>
            <w:szCs w:val="21"/>
            <w:rPrChange w:id="4073" w:author="David" w:date="2022-08-17T16:58:00Z">
              <w:rPr>
                <w:rFonts w:ascii="Times New Roman" w:hAnsi="Times New Roman"/>
                <w:sz w:val="24"/>
                <w:szCs w:val="24"/>
              </w:rPr>
            </w:rPrChange>
          </w:rPr>
          <w:t>s</w:t>
        </w:r>
      </w:ins>
      <w:ins w:id="4074" w:author="Britt Collins" w:date="2021-09-30T14:58:00Z">
        <w:r w:rsidR="006F31F6" w:rsidRPr="00163DCF">
          <w:rPr>
            <w:szCs w:val="21"/>
            <w:rPrChange w:id="4075" w:author="David" w:date="2022-08-17T16:58:00Z">
              <w:rPr>
                <w:rFonts w:ascii="Times New Roman" w:hAnsi="Times New Roman"/>
                <w:sz w:val="24"/>
                <w:szCs w:val="24"/>
              </w:rPr>
            </w:rPrChange>
          </w:rPr>
          <w:t xml:space="preserve">. Go to church, say his </w:t>
        </w:r>
        <w:proofErr w:type="gramStart"/>
        <w:r w:rsidR="006F31F6" w:rsidRPr="00163DCF">
          <w:rPr>
            <w:szCs w:val="21"/>
            <w:rPrChange w:id="4076" w:author="David" w:date="2022-08-17T16:58:00Z">
              <w:rPr>
                <w:rFonts w:ascii="Times New Roman" w:hAnsi="Times New Roman"/>
                <w:sz w:val="24"/>
                <w:szCs w:val="24"/>
              </w:rPr>
            </w:rPrChange>
          </w:rPr>
          <w:t>prayers</w:t>
        </w:r>
        <w:proofErr w:type="gramEnd"/>
        <w:r w:rsidR="006F31F6" w:rsidRPr="00163DCF">
          <w:rPr>
            <w:szCs w:val="21"/>
            <w:rPrChange w:id="4077" w:author="David" w:date="2022-08-17T16:58:00Z">
              <w:rPr>
                <w:rFonts w:ascii="Times New Roman" w:hAnsi="Times New Roman"/>
                <w:sz w:val="24"/>
                <w:szCs w:val="24"/>
              </w:rPr>
            </w:rPrChange>
          </w:rPr>
          <w:t xml:space="preserve"> and stay clean. However, given his extensive history of "mixing with the wrong people" resulted in missed church visits and relapse. The church had mentioned he was on his last warning. Any more antisocial shenanigans, he was gone.</w:t>
        </w:r>
      </w:ins>
    </w:p>
    <w:p w14:paraId="35E6FEED" w14:textId="6E1E766F" w:rsidR="006F31F6" w:rsidRPr="00163DCF" w:rsidRDefault="006F31F6">
      <w:pPr>
        <w:spacing w:line="276" w:lineRule="auto"/>
        <w:ind w:left="-5" w:right="15" w:firstLine="725"/>
        <w:rPr>
          <w:ins w:id="4078" w:author="Britt Collins" w:date="2021-09-30T14:58:00Z"/>
          <w:szCs w:val="21"/>
          <w:rPrChange w:id="4079" w:author="David" w:date="2022-08-17T16:58:00Z">
            <w:rPr>
              <w:ins w:id="4080" w:author="Britt Collins" w:date="2021-09-30T14:58:00Z"/>
              <w:rFonts w:ascii="Times New Roman" w:hAnsi="Times New Roman"/>
              <w:sz w:val="24"/>
              <w:szCs w:val="24"/>
            </w:rPr>
          </w:rPrChange>
        </w:rPr>
        <w:pPrChange w:id="4081" w:author="David" w:date="2022-08-17T17:01:00Z">
          <w:pPr>
            <w:ind w:left="-5" w:right="15"/>
          </w:pPr>
        </w:pPrChange>
      </w:pPr>
      <w:ins w:id="4082" w:author="Britt Collins" w:date="2021-09-30T14:58:00Z">
        <w:r w:rsidRPr="00163DCF">
          <w:rPr>
            <w:szCs w:val="21"/>
            <w:rPrChange w:id="4083" w:author="David" w:date="2022-08-17T16:58:00Z">
              <w:rPr>
                <w:rFonts w:ascii="Times New Roman" w:hAnsi="Times New Roman"/>
                <w:sz w:val="24"/>
                <w:szCs w:val="24"/>
              </w:rPr>
            </w:rPrChange>
          </w:rPr>
          <w:t>Tom was comfortable talking about his chequered past. He was first and foremost a fighter. A fighter in the blood sport sense of the word. A closer look at his weathered physique confirmed that. As he relayed stories of fights, he illustrated toned-down versions of the fighting techniques he used. I was in awe. I had some idea of fighting techniques, given my exposure to prize fighting and martial arts. The techniques Tom used were far more powerful than that of any fighter I had sparred. During Tom's life story he dropped in a cursory mention of UFC. It was a sporting event I recently watched in a luxurious Dubai Airport bar. This guy barely standing before me claimed he was the first New Zealand entrant into UFC. The fact he appeared to be punch drunk was testament to his lack of success. He mentioned that he never won an MMA match. Tom continued to describe his failed relationships outside of fighting, with female partners that supposedly physical</w:t>
        </w:r>
      </w:ins>
      <w:ins w:id="4084" w:author="Britt Collins" w:date="2021-10-02T13:59:00Z">
        <w:r w:rsidR="00666CFD" w:rsidRPr="00163DCF">
          <w:rPr>
            <w:szCs w:val="21"/>
            <w:rPrChange w:id="4085" w:author="David" w:date="2022-08-17T16:58:00Z">
              <w:rPr>
                <w:rFonts w:ascii="Times New Roman" w:hAnsi="Times New Roman"/>
                <w:sz w:val="24"/>
                <w:szCs w:val="24"/>
              </w:rPr>
            </w:rPrChange>
          </w:rPr>
          <w:t>ly</w:t>
        </w:r>
      </w:ins>
      <w:ins w:id="4086" w:author="Britt Collins" w:date="2021-09-30T14:58:00Z">
        <w:r w:rsidRPr="00163DCF">
          <w:rPr>
            <w:szCs w:val="21"/>
            <w:rPrChange w:id="4087" w:author="David" w:date="2022-08-17T16:58:00Z">
              <w:rPr>
                <w:rFonts w:ascii="Times New Roman" w:hAnsi="Times New Roman"/>
                <w:sz w:val="24"/>
                <w:szCs w:val="24"/>
              </w:rPr>
            </w:rPrChange>
          </w:rPr>
          <w:t xml:space="preserve"> abuse</w:t>
        </w:r>
      </w:ins>
      <w:ins w:id="4088" w:author="Britt Collins" w:date="2021-10-02T13:59:00Z">
        <w:r w:rsidR="00666CFD" w:rsidRPr="00163DCF">
          <w:rPr>
            <w:szCs w:val="21"/>
            <w:rPrChange w:id="4089" w:author="David" w:date="2022-08-17T16:58:00Z">
              <w:rPr>
                <w:rFonts w:ascii="Times New Roman" w:hAnsi="Times New Roman"/>
                <w:sz w:val="24"/>
                <w:szCs w:val="24"/>
              </w:rPr>
            </w:rPrChange>
          </w:rPr>
          <w:t>d him</w:t>
        </w:r>
      </w:ins>
      <w:ins w:id="4090" w:author="Britt Collins" w:date="2021-09-30T14:58:00Z">
        <w:r w:rsidRPr="00163DCF">
          <w:rPr>
            <w:szCs w:val="21"/>
            <w:rPrChange w:id="4091" w:author="David" w:date="2022-08-17T16:58:00Z">
              <w:rPr>
                <w:rFonts w:ascii="Times New Roman" w:hAnsi="Times New Roman"/>
                <w:sz w:val="24"/>
                <w:szCs w:val="24"/>
              </w:rPr>
            </w:rPrChange>
          </w:rPr>
          <w:t xml:space="preserve">. </w:t>
        </w:r>
      </w:ins>
      <w:ins w:id="4092" w:author="Britt Collins" w:date="2021-10-02T14:00:00Z">
        <w:r w:rsidR="00666CFD" w:rsidRPr="00163DCF">
          <w:rPr>
            <w:szCs w:val="21"/>
            <w:rPrChange w:id="4093" w:author="David" w:date="2022-08-17T16:58:00Z">
              <w:rPr>
                <w:rFonts w:ascii="Times New Roman" w:hAnsi="Times New Roman"/>
                <w:sz w:val="24"/>
                <w:szCs w:val="24"/>
              </w:rPr>
            </w:rPrChange>
          </w:rPr>
          <w:t>His</w:t>
        </w:r>
      </w:ins>
      <w:ins w:id="4094" w:author="Britt Collins" w:date="2021-09-30T14:58:00Z">
        <w:r w:rsidRPr="00163DCF">
          <w:rPr>
            <w:szCs w:val="21"/>
            <w:rPrChange w:id="4095" w:author="David" w:date="2022-08-17T16:58:00Z">
              <w:rPr>
                <w:rFonts w:ascii="Times New Roman" w:hAnsi="Times New Roman"/>
                <w:sz w:val="24"/>
                <w:szCs w:val="24"/>
              </w:rPr>
            </w:rPrChange>
          </w:rPr>
          <w:t xml:space="preserve"> story was one of the most interesting I had ever heard. You never know who you expect to meet on your travels, especially amongst churchgoers.</w:t>
        </w:r>
      </w:ins>
    </w:p>
    <w:p w14:paraId="79CE88F6" w14:textId="7D087366" w:rsidR="006F31F6" w:rsidRPr="00163DCF" w:rsidRDefault="006F31F6">
      <w:pPr>
        <w:spacing w:line="276" w:lineRule="auto"/>
        <w:ind w:left="-5" w:right="15" w:firstLine="725"/>
        <w:rPr>
          <w:ins w:id="4096" w:author="Britt Collins" w:date="2021-09-30T14:58:00Z"/>
          <w:szCs w:val="21"/>
          <w:rPrChange w:id="4097" w:author="David" w:date="2022-08-17T16:58:00Z">
            <w:rPr>
              <w:ins w:id="4098" w:author="Britt Collins" w:date="2021-09-30T14:58:00Z"/>
              <w:rFonts w:ascii="Times New Roman" w:hAnsi="Times New Roman"/>
              <w:sz w:val="24"/>
              <w:szCs w:val="24"/>
            </w:rPr>
          </w:rPrChange>
        </w:rPr>
        <w:pPrChange w:id="4099" w:author="David" w:date="2022-08-17T17:01:00Z">
          <w:pPr>
            <w:ind w:left="-5" w:right="15"/>
          </w:pPr>
        </w:pPrChange>
      </w:pPr>
      <w:ins w:id="4100" w:author="Britt Collins" w:date="2021-09-30T14:58:00Z">
        <w:r w:rsidRPr="00163DCF">
          <w:rPr>
            <w:szCs w:val="21"/>
            <w:rPrChange w:id="4101" w:author="David" w:date="2022-08-17T16:58:00Z">
              <w:rPr>
                <w:rFonts w:ascii="Times New Roman" w:hAnsi="Times New Roman"/>
                <w:sz w:val="24"/>
                <w:szCs w:val="24"/>
              </w:rPr>
            </w:rPrChange>
          </w:rPr>
          <w:t xml:space="preserve">The next morning Elliot was kind enough to drop me off at the South Sydney Hotel. The hotel, located opposite Sydney Central Train Station, was one of the Oz Experience pick up points. I checked in and made my way to the room. I opened the door, saw the large </w:t>
        </w:r>
        <w:proofErr w:type="gramStart"/>
        <w:r w:rsidRPr="00163DCF">
          <w:rPr>
            <w:szCs w:val="21"/>
            <w:rPrChange w:id="4102" w:author="David" w:date="2022-08-17T16:58:00Z">
              <w:rPr>
                <w:rFonts w:ascii="Times New Roman" w:hAnsi="Times New Roman"/>
                <w:sz w:val="24"/>
                <w:szCs w:val="24"/>
              </w:rPr>
            </w:rPrChange>
          </w:rPr>
          <w:t>bed</w:t>
        </w:r>
        <w:proofErr w:type="gramEnd"/>
        <w:r w:rsidRPr="00163DCF">
          <w:rPr>
            <w:szCs w:val="21"/>
            <w:rPrChange w:id="4103" w:author="David" w:date="2022-08-17T16:58:00Z">
              <w:rPr>
                <w:rFonts w:ascii="Times New Roman" w:hAnsi="Times New Roman"/>
                <w:sz w:val="24"/>
                <w:szCs w:val="24"/>
              </w:rPr>
            </w:rPrChange>
          </w:rPr>
          <w:t xml:space="preserve"> and threw myself onto it. It was so nice to have personal space in the relative lap of hotel luxury. I realised I had far too much luggage to take with me on the </w:t>
        </w:r>
        <w:proofErr w:type="gramStart"/>
        <w:r w:rsidRPr="00163DCF">
          <w:rPr>
            <w:szCs w:val="21"/>
            <w:rPrChange w:id="4104" w:author="David" w:date="2022-08-17T16:58:00Z">
              <w:rPr>
                <w:rFonts w:ascii="Times New Roman" w:hAnsi="Times New Roman"/>
                <w:sz w:val="24"/>
                <w:szCs w:val="24"/>
              </w:rPr>
            </w:rPrChange>
          </w:rPr>
          <w:lastRenderedPageBreak/>
          <w:t>Oz Experience road</w:t>
        </w:r>
        <w:proofErr w:type="gramEnd"/>
        <w:r w:rsidRPr="00163DCF">
          <w:rPr>
            <w:szCs w:val="21"/>
            <w:rPrChange w:id="4105" w:author="David" w:date="2022-08-17T16:58:00Z">
              <w:rPr>
                <w:rFonts w:ascii="Times New Roman" w:hAnsi="Times New Roman"/>
                <w:sz w:val="24"/>
                <w:szCs w:val="24"/>
              </w:rPr>
            </w:rPrChange>
          </w:rPr>
          <w:t xml:space="preserve"> trip. I hatched a plan. I was going to take just the essentials and cheekily dump my excess luggage at the Sydney consultancy office. Hopefully, it would still be there when I returned.</w:t>
        </w:r>
      </w:ins>
    </w:p>
    <w:p w14:paraId="03692E6C" w14:textId="4226429D" w:rsidR="006F31F6" w:rsidRPr="00163DCF" w:rsidRDefault="006F31F6">
      <w:pPr>
        <w:spacing w:line="276" w:lineRule="auto"/>
        <w:ind w:left="-5" w:right="15" w:firstLine="725"/>
        <w:rPr>
          <w:ins w:id="4106" w:author="Britt Collins" w:date="2021-09-30T14:58:00Z"/>
          <w:szCs w:val="21"/>
          <w:rPrChange w:id="4107" w:author="David" w:date="2022-08-17T16:58:00Z">
            <w:rPr>
              <w:ins w:id="4108" w:author="Britt Collins" w:date="2021-09-30T14:58:00Z"/>
              <w:rFonts w:ascii="Times New Roman" w:hAnsi="Times New Roman"/>
              <w:sz w:val="24"/>
              <w:szCs w:val="24"/>
            </w:rPr>
          </w:rPrChange>
        </w:rPr>
        <w:pPrChange w:id="4109" w:author="David" w:date="2022-08-17T17:01:00Z">
          <w:pPr>
            <w:ind w:left="-5" w:right="15"/>
          </w:pPr>
        </w:pPrChange>
      </w:pPr>
      <w:ins w:id="4110" w:author="Britt Collins" w:date="2021-09-30T14:58:00Z">
        <w:r w:rsidRPr="00163DCF">
          <w:rPr>
            <w:szCs w:val="21"/>
            <w:rPrChange w:id="4111" w:author="David" w:date="2022-08-17T16:58:00Z">
              <w:rPr>
                <w:rFonts w:ascii="Times New Roman" w:hAnsi="Times New Roman"/>
                <w:sz w:val="24"/>
                <w:szCs w:val="24"/>
              </w:rPr>
            </w:rPrChange>
          </w:rPr>
          <w:t>With luggage dumped, a slim</w:t>
        </w:r>
      </w:ins>
      <w:ins w:id="4112" w:author="Britt Collins" w:date="2021-10-02T14:01:00Z">
        <w:r w:rsidR="00666CFD" w:rsidRPr="00163DCF">
          <w:rPr>
            <w:szCs w:val="21"/>
            <w:rPrChange w:id="4113" w:author="David" w:date="2022-08-17T16:58:00Z">
              <w:rPr>
                <w:rFonts w:ascii="Times New Roman" w:hAnsi="Times New Roman"/>
                <w:sz w:val="24"/>
                <w:szCs w:val="24"/>
              </w:rPr>
            </w:rPrChange>
          </w:rPr>
          <w:t>-</w:t>
        </w:r>
      </w:ins>
      <w:ins w:id="4114" w:author="Britt Collins" w:date="2021-09-30T14:58:00Z">
        <w:r w:rsidRPr="00163DCF">
          <w:rPr>
            <w:szCs w:val="21"/>
            <w:rPrChange w:id="4115" w:author="David" w:date="2022-08-17T16:58:00Z">
              <w:rPr>
                <w:rFonts w:ascii="Times New Roman" w:hAnsi="Times New Roman"/>
                <w:sz w:val="24"/>
                <w:szCs w:val="24"/>
              </w:rPr>
            </w:rPrChange>
          </w:rPr>
          <w:t>lined and agile packed me was contemplating the finer things in my life. One of those things I considered fine were the hairs atop my head. An unkempt balding appearance is not good in holiday photos. To remedy this, without any hair cutting tools, I decided to use my Gillette razor to see to my hair. What I didn</w:t>
        </w:r>
      </w:ins>
      <w:ins w:id="4116" w:author="Britt Collins" w:date="2021-10-02T14:01:00Z">
        <w:r w:rsidR="00802EC7" w:rsidRPr="00163DCF">
          <w:rPr>
            <w:szCs w:val="21"/>
            <w:rPrChange w:id="4117" w:author="David" w:date="2022-08-17T16:58:00Z">
              <w:rPr>
                <w:rFonts w:ascii="Times New Roman" w:hAnsi="Times New Roman"/>
                <w:sz w:val="24"/>
                <w:szCs w:val="24"/>
              </w:rPr>
            </w:rPrChange>
          </w:rPr>
          <w:t>’</w:t>
        </w:r>
      </w:ins>
      <w:ins w:id="4118" w:author="Britt Collins" w:date="2021-09-30T14:58:00Z">
        <w:r w:rsidRPr="00163DCF">
          <w:rPr>
            <w:szCs w:val="21"/>
            <w:rPrChange w:id="4119" w:author="David" w:date="2022-08-17T16:58:00Z">
              <w:rPr>
                <w:rFonts w:ascii="Times New Roman" w:hAnsi="Times New Roman"/>
                <w:sz w:val="24"/>
                <w:szCs w:val="24"/>
              </w:rPr>
            </w:rPrChange>
          </w:rPr>
          <w:t xml:space="preserve">t realise was how much effort was going to be involved. The amount of shaving cream and brute force used was literally eyewatering. It got the job done, with a nick here and trickle of blood there. Feeling a freshly </w:t>
        </w:r>
      </w:ins>
      <w:ins w:id="4120" w:author="Britt Collins" w:date="2021-10-02T14:02:00Z">
        <w:r w:rsidR="00802EC7" w:rsidRPr="00163DCF">
          <w:rPr>
            <w:szCs w:val="21"/>
            <w:rPrChange w:id="4121" w:author="David" w:date="2022-08-17T16:58:00Z">
              <w:rPr>
                <w:rFonts w:ascii="Times New Roman" w:hAnsi="Times New Roman"/>
                <w:sz w:val="24"/>
                <w:szCs w:val="24"/>
              </w:rPr>
            </w:rPrChange>
          </w:rPr>
          <w:t>shorn</w:t>
        </w:r>
      </w:ins>
      <w:ins w:id="4122" w:author="Britt Collins" w:date="2021-09-30T14:58:00Z">
        <w:r w:rsidRPr="00163DCF">
          <w:rPr>
            <w:szCs w:val="21"/>
            <w:rPrChange w:id="4123" w:author="David" w:date="2022-08-17T16:58:00Z">
              <w:rPr>
                <w:rFonts w:ascii="Times New Roman" w:hAnsi="Times New Roman"/>
                <w:sz w:val="24"/>
                <w:szCs w:val="24"/>
              </w:rPr>
            </w:rPrChange>
          </w:rPr>
          <w:t xml:space="preserve"> head is an unusual sensation. A bald baby’s head feels soft, but the feel of a razor blade shaved head is like clasping a frog. The skinhead look does have its good side. It is a symbol of rebellion and liberalism, a stance I leant towards. The bad side, it is associated with mindless violence, which contradicts the way I perceive myself. Hopefully people would see past its edginess and love the big softie beneath.</w:t>
        </w:r>
      </w:ins>
    </w:p>
    <w:p w14:paraId="75268BD2" w14:textId="463EDB4A" w:rsidR="006F31F6" w:rsidRPr="00163DCF" w:rsidRDefault="006F31F6">
      <w:pPr>
        <w:spacing w:line="276" w:lineRule="auto"/>
        <w:ind w:left="-5" w:right="15" w:firstLine="725"/>
        <w:rPr>
          <w:ins w:id="4124" w:author="Britt Collins" w:date="2021-09-30T14:58:00Z"/>
          <w:szCs w:val="21"/>
          <w:rPrChange w:id="4125" w:author="David" w:date="2022-08-17T16:58:00Z">
            <w:rPr>
              <w:ins w:id="4126" w:author="Britt Collins" w:date="2021-09-30T14:58:00Z"/>
              <w:rFonts w:ascii="Times New Roman" w:hAnsi="Times New Roman"/>
              <w:sz w:val="24"/>
              <w:szCs w:val="24"/>
            </w:rPr>
          </w:rPrChange>
        </w:rPr>
        <w:pPrChange w:id="4127" w:author="David" w:date="2022-08-17T17:01:00Z">
          <w:pPr>
            <w:ind w:left="-5" w:right="15"/>
          </w:pPr>
        </w:pPrChange>
      </w:pPr>
      <w:ins w:id="4128" w:author="Britt Collins" w:date="2021-09-30T14:58:00Z">
        <w:r w:rsidRPr="00163DCF">
          <w:rPr>
            <w:szCs w:val="21"/>
            <w:rPrChange w:id="4129" w:author="David" w:date="2022-08-17T16:58:00Z">
              <w:rPr>
                <w:rFonts w:ascii="Times New Roman" w:hAnsi="Times New Roman"/>
                <w:sz w:val="24"/>
                <w:szCs w:val="24"/>
              </w:rPr>
            </w:rPrChange>
          </w:rPr>
          <w:t>First thing in the morning I walked out the front door of the hotel to see the large, white Oz Experience bus. A tall, thin Dutch</w:t>
        </w:r>
      </w:ins>
      <w:ins w:id="4130" w:author="Britt Collins" w:date="2021-10-02T14:03:00Z">
        <w:r w:rsidR="00802EC7" w:rsidRPr="00163DCF">
          <w:rPr>
            <w:szCs w:val="21"/>
            <w:rPrChange w:id="4131" w:author="David" w:date="2022-08-17T16:58:00Z">
              <w:rPr>
                <w:rFonts w:ascii="Times New Roman" w:hAnsi="Times New Roman"/>
                <w:sz w:val="24"/>
                <w:szCs w:val="24"/>
              </w:rPr>
            </w:rPrChange>
          </w:rPr>
          <w:t>-</w:t>
        </w:r>
      </w:ins>
      <w:ins w:id="4132" w:author="Britt Collins" w:date="2021-09-30T14:58:00Z">
        <w:r w:rsidRPr="00163DCF">
          <w:rPr>
            <w:szCs w:val="21"/>
            <w:rPrChange w:id="4133" w:author="David" w:date="2022-08-17T16:58:00Z">
              <w:rPr>
                <w:rFonts w:ascii="Times New Roman" w:hAnsi="Times New Roman"/>
                <w:sz w:val="24"/>
                <w:szCs w:val="24"/>
              </w:rPr>
            </w:rPrChange>
          </w:rPr>
          <w:t>looking man made his presence known as he walked towards me. He shouted out my name in a stereotypical Aus</w:t>
        </w:r>
      </w:ins>
      <w:ins w:id="4134" w:author="Britt Collins" w:date="2021-10-02T14:04:00Z">
        <w:r w:rsidR="00802EC7" w:rsidRPr="00163DCF">
          <w:rPr>
            <w:szCs w:val="21"/>
            <w:rPrChange w:id="4135" w:author="David" w:date="2022-08-17T16:58:00Z">
              <w:rPr>
                <w:rFonts w:ascii="Times New Roman" w:hAnsi="Times New Roman"/>
                <w:sz w:val="24"/>
                <w:szCs w:val="24"/>
              </w:rPr>
            </w:rPrChange>
          </w:rPr>
          <w:t>sie</w:t>
        </w:r>
      </w:ins>
      <w:ins w:id="4136" w:author="Britt Collins" w:date="2021-09-30T14:58:00Z">
        <w:r w:rsidRPr="00163DCF">
          <w:rPr>
            <w:szCs w:val="21"/>
            <w:rPrChange w:id="4137" w:author="David" w:date="2022-08-17T16:58:00Z">
              <w:rPr>
                <w:rFonts w:ascii="Times New Roman" w:hAnsi="Times New Roman"/>
                <w:sz w:val="24"/>
                <w:szCs w:val="24"/>
              </w:rPr>
            </w:rPrChange>
          </w:rPr>
          <w:t xml:space="preserve"> accent. </w:t>
        </w:r>
      </w:ins>
    </w:p>
    <w:p w14:paraId="62CEE608" w14:textId="442170D1" w:rsidR="006F31F6" w:rsidRPr="00163DCF" w:rsidRDefault="006F31F6">
      <w:pPr>
        <w:spacing w:line="276" w:lineRule="auto"/>
        <w:ind w:left="-5" w:right="15" w:firstLine="725"/>
        <w:rPr>
          <w:ins w:id="4138" w:author="Britt Collins" w:date="2021-09-30T14:58:00Z"/>
          <w:szCs w:val="21"/>
          <w:rPrChange w:id="4139" w:author="David" w:date="2022-08-17T16:58:00Z">
            <w:rPr>
              <w:ins w:id="4140" w:author="Britt Collins" w:date="2021-09-30T14:58:00Z"/>
              <w:rFonts w:ascii="Times New Roman" w:hAnsi="Times New Roman"/>
              <w:sz w:val="24"/>
              <w:szCs w:val="24"/>
            </w:rPr>
          </w:rPrChange>
        </w:rPr>
        <w:pPrChange w:id="4141" w:author="David" w:date="2022-08-17T17:01:00Z">
          <w:pPr>
            <w:ind w:left="-5" w:right="15"/>
          </w:pPr>
        </w:pPrChange>
      </w:pPr>
      <w:ins w:id="4142" w:author="Britt Collins" w:date="2021-09-30T14:58:00Z">
        <w:r w:rsidRPr="00163DCF">
          <w:rPr>
            <w:szCs w:val="21"/>
            <w:rPrChange w:id="4143" w:author="David" w:date="2022-08-17T16:58:00Z">
              <w:rPr>
                <w:rFonts w:ascii="Times New Roman" w:hAnsi="Times New Roman"/>
                <w:sz w:val="24"/>
                <w:szCs w:val="24"/>
              </w:rPr>
            </w:rPrChange>
          </w:rPr>
          <w:t>The coach was large enough to accommodate over 100 people. It was surprising to find one group located at the back of the coach. I said an enthusiastic "hello" and sat close by. I noticed how young they were. I was 30, still within the age limit of Club 18-30s party holidays. These tourists were 10 years my junior: Two girls and a guy</w:t>
        </w:r>
      </w:ins>
      <w:ins w:id="4144" w:author="Britt Collins" w:date="2021-10-02T14:05:00Z">
        <w:r w:rsidR="00802EC7" w:rsidRPr="00163DCF">
          <w:rPr>
            <w:szCs w:val="21"/>
            <w:rPrChange w:id="4145" w:author="David" w:date="2022-08-17T16:58:00Z">
              <w:rPr>
                <w:rFonts w:ascii="Times New Roman" w:hAnsi="Times New Roman"/>
                <w:sz w:val="24"/>
                <w:szCs w:val="24"/>
              </w:rPr>
            </w:rPrChange>
          </w:rPr>
          <w:t xml:space="preserve"> with pale Northern European skin</w:t>
        </w:r>
      </w:ins>
      <w:ins w:id="4146" w:author="Britt Collins" w:date="2021-09-30T14:58:00Z">
        <w:r w:rsidRPr="00163DCF">
          <w:rPr>
            <w:szCs w:val="21"/>
            <w:rPrChange w:id="4147" w:author="David" w:date="2022-08-17T16:58:00Z">
              <w:rPr>
                <w:rFonts w:ascii="Times New Roman" w:hAnsi="Times New Roman"/>
                <w:sz w:val="24"/>
                <w:szCs w:val="24"/>
              </w:rPr>
            </w:rPrChange>
          </w:rPr>
          <w:t xml:space="preserve">. They were from England, Germany, and Denmark respectively. </w:t>
        </w:r>
      </w:ins>
    </w:p>
    <w:p w14:paraId="0C2844B6" w14:textId="2DB7E5EC" w:rsidR="00802EC7" w:rsidRPr="00163DCF" w:rsidRDefault="006F31F6">
      <w:pPr>
        <w:spacing w:line="276" w:lineRule="auto"/>
        <w:ind w:left="-5" w:right="15" w:firstLine="350"/>
        <w:rPr>
          <w:ins w:id="4148" w:author="Britt Collins" w:date="2021-10-02T14:06:00Z"/>
          <w:szCs w:val="21"/>
          <w:rPrChange w:id="4149" w:author="David" w:date="2022-08-17T16:58:00Z">
            <w:rPr>
              <w:ins w:id="4150" w:author="Britt Collins" w:date="2021-10-02T14:06:00Z"/>
              <w:rFonts w:ascii="Times New Roman" w:hAnsi="Times New Roman"/>
              <w:sz w:val="24"/>
              <w:szCs w:val="24"/>
            </w:rPr>
          </w:rPrChange>
        </w:rPr>
        <w:pPrChange w:id="4151" w:author="David" w:date="2022-08-17T17:01:00Z">
          <w:pPr>
            <w:spacing w:line="480" w:lineRule="auto"/>
            <w:ind w:left="-5" w:right="15" w:firstLine="350"/>
          </w:pPr>
        </w:pPrChange>
      </w:pPr>
      <w:ins w:id="4152" w:author="Britt Collins" w:date="2021-09-30T14:58:00Z">
        <w:r w:rsidRPr="00163DCF">
          <w:rPr>
            <w:szCs w:val="21"/>
            <w:rPrChange w:id="4153" w:author="David" w:date="2022-08-17T16:58:00Z">
              <w:rPr>
                <w:rFonts w:ascii="Times New Roman" w:hAnsi="Times New Roman"/>
                <w:sz w:val="24"/>
                <w:szCs w:val="24"/>
              </w:rPr>
            </w:rPrChange>
          </w:rPr>
          <w:t xml:space="preserve">We started discussing the trip ahead, noting what we were looking forward to. None of us has a clue what side trips were in store. We continued to chat as the bus’s engine roared into action. The air conditioning fired up and off we went. I was the last pickup. It was now time to sit back and relax as the bus made its way towards Sydney Harbour Bridge. As we navigated Circular Quay, a noticeable crackling sound was heard over the bus’s speaker system. The sound was followed by a base-y explosion as Jeff, our coach driver and guide, began adjusting his headset. </w:t>
        </w:r>
      </w:ins>
      <w:ins w:id="4154" w:author="Britt Collins" w:date="2021-10-02T14:06:00Z">
        <w:r w:rsidR="00802EC7" w:rsidRPr="00163DCF">
          <w:rPr>
            <w:szCs w:val="21"/>
            <w:rPrChange w:id="4155" w:author="David" w:date="2022-08-17T16:58:00Z">
              <w:rPr>
                <w:rFonts w:ascii="Times New Roman" w:hAnsi="Times New Roman"/>
                <w:sz w:val="24"/>
                <w:szCs w:val="24"/>
              </w:rPr>
            </w:rPrChange>
          </w:rPr>
          <w:t>“</w:t>
        </w:r>
      </w:ins>
      <w:ins w:id="4156" w:author="Britt Collins" w:date="2021-09-30T14:58:00Z">
        <w:r w:rsidRPr="00163DCF">
          <w:rPr>
            <w:szCs w:val="21"/>
            <w:rPrChange w:id="4157" w:author="David" w:date="2022-08-17T16:58:00Z">
              <w:rPr>
                <w:rFonts w:ascii="Times New Roman" w:hAnsi="Times New Roman"/>
                <w:sz w:val="24"/>
                <w:szCs w:val="24"/>
              </w:rPr>
            </w:rPrChange>
          </w:rPr>
          <w:t>G’day</w:t>
        </w:r>
      </w:ins>
      <w:ins w:id="4158" w:author="Britt Collins" w:date="2021-10-02T14:06:00Z">
        <w:r w:rsidR="00802EC7" w:rsidRPr="00163DCF">
          <w:rPr>
            <w:szCs w:val="21"/>
            <w:rPrChange w:id="4159" w:author="David" w:date="2022-08-17T16:58:00Z">
              <w:rPr>
                <w:rFonts w:ascii="Times New Roman" w:hAnsi="Times New Roman"/>
                <w:sz w:val="24"/>
                <w:szCs w:val="24"/>
              </w:rPr>
            </w:rPrChange>
          </w:rPr>
          <w:t>,”</w:t>
        </w:r>
      </w:ins>
      <w:ins w:id="4160" w:author="Britt Collins" w:date="2021-09-30T14:58:00Z">
        <w:r w:rsidRPr="00163DCF">
          <w:rPr>
            <w:szCs w:val="21"/>
            <w:rPrChange w:id="4161" w:author="David" w:date="2022-08-17T16:58:00Z">
              <w:rPr>
                <w:rFonts w:ascii="Times New Roman" w:hAnsi="Times New Roman"/>
                <w:sz w:val="24"/>
                <w:szCs w:val="24"/>
              </w:rPr>
            </w:rPrChange>
          </w:rPr>
          <w:t xml:space="preserve"> he said. Jeff had one volume level, loud. I felt sorry for the coach’s speaker system. </w:t>
        </w:r>
      </w:ins>
      <w:ins w:id="4162" w:author="Britt Collins" w:date="2021-10-02T14:06:00Z">
        <w:r w:rsidR="00802EC7" w:rsidRPr="00163DCF">
          <w:rPr>
            <w:szCs w:val="21"/>
            <w:rPrChange w:id="4163" w:author="David" w:date="2022-08-17T16:58:00Z">
              <w:rPr>
                <w:rFonts w:ascii="Times New Roman" w:hAnsi="Times New Roman"/>
                <w:sz w:val="24"/>
                <w:szCs w:val="24"/>
              </w:rPr>
            </w:rPrChange>
          </w:rPr>
          <w:t>“</w:t>
        </w:r>
      </w:ins>
      <w:ins w:id="4164" w:author="Britt Collins" w:date="2021-09-30T14:58:00Z">
        <w:r w:rsidRPr="00163DCF">
          <w:rPr>
            <w:szCs w:val="21"/>
            <w:rPrChange w:id="4165" w:author="David" w:date="2022-08-17T16:58:00Z">
              <w:rPr>
                <w:rFonts w:ascii="Times New Roman" w:hAnsi="Times New Roman"/>
                <w:sz w:val="24"/>
                <w:szCs w:val="24"/>
              </w:rPr>
            </w:rPrChange>
          </w:rPr>
          <w:t>How are you guys? Looking forward to the journey ahead?</w:t>
        </w:r>
      </w:ins>
      <w:ins w:id="4166" w:author="Britt Collins" w:date="2021-10-02T14:07:00Z">
        <w:r w:rsidR="00802EC7" w:rsidRPr="00163DCF">
          <w:rPr>
            <w:szCs w:val="21"/>
            <w:rPrChange w:id="4167" w:author="David" w:date="2022-08-17T16:58:00Z">
              <w:rPr>
                <w:rFonts w:ascii="Times New Roman" w:hAnsi="Times New Roman"/>
                <w:sz w:val="24"/>
                <w:szCs w:val="24"/>
              </w:rPr>
            </w:rPrChange>
          </w:rPr>
          <w:t>”</w:t>
        </w:r>
      </w:ins>
    </w:p>
    <w:p w14:paraId="70C59F43" w14:textId="3FB7C111" w:rsidR="006F31F6" w:rsidRPr="00163DCF" w:rsidRDefault="00802EC7">
      <w:pPr>
        <w:spacing w:line="276" w:lineRule="auto"/>
        <w:ind w:left="-5" w:right="15" w:firstLine="350"/>
        <w:rPr>
          <w:ins w:id="4168" w:author="Britt Collins" w:date="2021-09-30T14:58:00Z"/>
          <w:szCs w:val="21"/>
          <w:rPrChange w:id="4169" w:author="David" w:date="2022-08-17T16:58:00Z">
            <w:rPr>
              <w:ins w:id="4170" w:author="Britt Collins" w:date="2021-09-30T14:58:00Z"/>
              <w:rFonts w:ascii="Times New Roman" w:hAnsi="Times New Roman"/>
              <w:sz w:val="24"/>
              <w:szCs w:val="24"/>
            </w:rPr>
          </w:rPrChange>
        </w:rPr>
        <w:pPrChange w:id="4171" w:author="David" w:date="2022-08-17T17:01:00Z">
          <w:pPr>
            <w:ind w:left="-5" w:right="15"/>
          </w:pPr>
        </w:pPrChange>
      </w:pPr>
      <w:ins w:id="4172" w:author="Britt Collins" w:date="2021-10-02T14:06:00Z">
        <w:r w:rsidRPr="00163DCF">
          <w:rPr>
            <w:szCs w:val="21"/>
            <w:rPrChange w:id="4173" w:author="David" w:date="2022-08-17T16:58:00Z">
              <w:rPr>
                <w:rFonts w:ascii="Times New Roman" w:hAnsi="Times New Roman"/>
                <w:sz w:val="24"/>
                <w:szCs w:val="24"/>
              </w:rPr>
            </w:rPrChange>
          </w:rPr>
          <w:t>Everyone</w:t>
        </w:r>
      </w:ins>
      <w:ins w:id="4174" w:author="Britt Collins" w:date="2021-09-30T14:58:00Z">
        <w:r w:rsidR="006F31F6" w:rsidRPr="00163DCF">
          <w:rPr>
            <w:szCs w:val="21"/>
            <w:rPrChange w:id="4175" w:author="David" w:date="2022-08-17T16:58:00Z">
              <w:rPr>
                <w:rFonts w:ascii="Times New Roman" w:hAnsi="Times New Roman"/>
                <w:sz w:val="24"/>
                <w:szCs w:val="24"/>
              </w:rPr>
            </w:rPrChange>
          </w:rPr>
          <w:t xml:space="preserve"> shouted a loud and resounding </w:t>
        </w:r>
      </w:ins>
      <w:ins w:id="4176" w:author="Britt Collins" w:date="2021-10-02T14:07:00Z">
        <w:r w:rsidRPr="00163DCF">
          <w:rPr>
            <w:szCs w:val="21"/>
            <w:rPrChange w:id="4177" w:author="David" w:date="2022-08-17T16:58:00Z">
              <w:rPr>
                <w:rFonts w:ascii="Times New Roman" w:hAnsi="Times New Roman"/>
                <w:sz w:val="24"/>
                <w:szCs w:val="24"/>
              </w:rPr>
            </w:rPrChange>
          </w:rPr>
          <w:t>‘</w:t>
        </w:r>
      </w:ins>
      <w:ins w:id="4178" w:author="Britt Collins" w:date="2021-09-30T14:58:00Z">
        <w:r w:rsidR="006F31F6" w:rsidRPr="00163DCF">
          <w:rPr>
            <w:szCs w:val="21"/>
            <w:rPrChange w:id="4179" w:author="David" w:date="2022-08-17T16:58:00Z">
              <w:rPr>
                <w:rFonts w:ascii="Times New Roman" w:hAnsi="Times New Roman"/>
                <w:sz w:val="24"/>
                <w:szCs w:val="24"/>
              </w:rPr>
            </w:rPrChange>
          </w:rPr>
          <w:t>yes</w:t>
        </w:r>
      </w:ins>
      <w:ins w:id="4180" w:author="Britt Collins" w:date="2021-10-02T14:07:00Z">
        <w:r w:rsidRPr="00163DCF">
          <w:rPr>
            <w:szCs w:val="21"/>
            <w:rPrChange w:id="4181" w:author="David" w:date="2022-08-17T16:58:00Z">
              <w:rPr>
                <w:rFonts w:ascii="Times New Roman" w:hAnsi="Times New Roman"/>
                <w:sz w:val="24"/>
                <w:szCs w:val="24"/>
              </w:rPr>
            </w:rPrChange>
          </w:rPr>
          <w:t>’</w:t>
        </w:r>
      </w:ins>
      <w:ins w:id="4182" w:author="Britt Collins" w:date="2021-09-30T14:58:00Z">
        <w:r w:rsidR="006F31F6" w:rsidRPr="00163DCF">
          <w:rPr>
            <w:szCs w:val="21"/>
            <w:rPrChange w:id="4183" w:author="David" w:date="2022-08-17T16:58:00Z">
              <w:rPr>
                <w:rFonts w:ascii="Times New Roman" w:hAnsi="Times New Roman"/>
                <w:sz w:val="24"/>
                <w:szCs w:val="24"/>
              </w:rPr>
            </w:rPrChange>
          </w:rPr>
          <w:t xml:space="preserve">. Jeff, being at the other end of the bus, could just about hear our reply. He down-played how half-hearted our response was. We repeated, but this time with even more vigour. Jeff indicated he was not impressed with our efforts and continued. His dry, terse Aussie sense of humour came through as he described the Oz Experience. </w:t>
        </w:r>
      </w:ins>
      <w:ins w:id="4184" w:author="Britt Collins" w:date="2021-10-02T14:07:00Z">
        <w:r w:rsidRPr="00163DCF">
          <w:rPr>
            <w:szCs w:val="21"/>
            <w:rPrChange w:id="4185" w:author="David" w:date="2022-08-17T16:58:00Z">
              <w:rPr>
                <w:rFonts w:ascii="Times New Roman" w:hAnsi="Times New Roman"/>
                <w:sz w:val="24"/>
                <w:szCs w:val="24"/>
              </w:rPr>
            </w:rPrChange>
          </w:rPr>
          <w:t>He ra</w:t>
        </w:r>
      </w:ins>
      <w:ins w:id="4186" w:author="Britt Collins" w:date="2021-10-02T14:08:00Z">
        <w:r w:rsidRPr="00163DCF">
          <w:rPr>
            <w:szCs w:val="21"/>
            <w:rPrChange w:id="4187" w:author="David" w:date="2022-08-17T16:58:00Z">
              <w:rPr>
                <w:rFonts w:ascii="Times New Roman" w:hAnsi="Times New Roman"/>
                <w:sz w:val="24"/>
                <w:szCs w:val="24"/>
              </w:rPr>
            </w:rPrChange>
          </w:rPr>
          <w:t xml:space="preserve">ttled off </w:t>
        </w:r>
      </w:ins>
      <w:ins w:id="4188" w:author="Britt Collins" w:date="2021-09-30T14:58:00Z">
        <w:r w:rsidR="006F31F6" w:rsidRPr="00163DCF">
          <w:rPr>
            <w:szCs w:val="21"/>
            <w:rPrChange w:id="4189" w:author="David" w:date="2022-08-17T16:58:00Z">
              <w:rPr>
                <w:rFonts w:ascii="Times New Roman" w:hAnsi="Times New Roman"/>
                <w:sz w:val="24"/>
                <w:szCs w:val="24"/>
              </w:rPr>
            </w:rPrChange>
          </w:rPr>
          <w:t xml:space="preserve">the optional trips in the itinerary, </w:t>
        </w:r>
      </w:ins>
      <w:ins w:id="4190" w:author="Britt Collins" w:date="2021-10-02T14:08:00Z">
        <w:r w:rsidRPr="00163DCF">
          <w:rPr>
            <w:szCs w:val="21"/>
            <w:rPrChange w:id="4191" w:author="David" w:date="2022-08-17T16:58:00Z">
              <w:rPr>
                <w:rFonts w:ascii="Times New Roman" w:hAnsi="Times New Roman"/>
                <w:sz w:val="24"/>
                <w:szCs w:val="24"/>
              </w:rPr>
            </w:rPrChange>
          </w:rPr>
          <w:t xml:space="preserve">from Byron Bay and Fraser Island to a Whitsunday Sailing tour and Magnetic Island </w:t>
        </w:r>
      </w:ins>
      <w:ins w:id="4192" w:author="Britt Collins" w:date="2021-10-02T14:09:00Z">
        <w:r w:rsidRPr="00163DCF">
          <w:rPr>
            <w:szCs w:val="21"/>
            <w:rPrChange w:id="4193" w:author="David" w:date="2022-08-17T16:58:00Z">
              <w:rPr>
                <w:rFonts w:ascii="Times New Roman" w:hAnsi="Times New Roman"/>
                <w:sz w:val="24"/>
                <w:szCs w:val="24"/>
              </w:rPr>
            </w:rPrChange>
          </w:rPr>
          <w:t>night stopover.</w:t>
        </w:r>
      </w:ins>
    </w:p>
    <w:p w14:paraId="18528ECC" w14:textId="517D77A9" w:rsidR="006F31F6" w:rsidRPr="00163DCF" w:rsidRDefault="00802EC7">
      <w:pPr>
        <w:spacing w:line="276" w:lineRule="auto"/>
        <w:ind w:left="-5" w:right="15" w:firstLine="350"/>
        <w:rPr>
          <w:ins w:id="4194" w:author="Britt Collins" w:date="2021-09-30T14:58:00Z"/>
          <w:szCs w:val="21"/>
          <w:rPrChange w:id="4195" w:author="David" w:date="2022-08-17T16:58:00Z">
            <w:rPr>
              <w:ins w:id="4196" w:author="Britt Collins" w:date="2021-09-30T14:58:00Z"/>
              <w:rFonts w:ascii="Times New Roman" w:hAnsi="Times New Roman"/>
              <w:sz w:val="24"/>
              <w:szCs w:val="24"/>
            </w:rPr>
          </w:rPrChange>
        </w:rPr>
        <w:pPrChange w:id="4197" w:author="David" w:date="2022-08-17T17:01:00Z">
          <w:pPr>
            <w:ind w:left="-5" w:right="15"/>
          </w:pPr>
        </w:pPrChange>
      </w:pPr>
      <w:ins w:id="4198" w:author="Britt Collins" w:date="2021-10-02T14:09:00Z">
        <w:r w:rsidRPr="00163DCF">
          <w:rPr>
            <w:szCs w:val="21"/>
            <w:rPrChange w:id="4199" w:author="David" w:date="2022-08-17T16:58:00Z">
              <w:rPr>
                <w:rFonts w:ascii="Times New Roman" w:hAnsi="Times New Roman"/>
                <w:sz w:val="24"/>
                <w:szCs w:val="24"/>
              </w:rPr>
            </w:rPrChange>
          </w:rPr>
          <w:t>As we hit the road,</w:t>
        </w:r>
      </w:ins>
      <w:ins w:id="4200" w:author="Britt Collins" w:date="2021-09-30T14:58:00Z">
        <w:r w:rsidR="006F31F6" w:rsidRPr="00163DCF">
          <w:rPr>
            <w:szCs w:val="21"/>
            <w:rPrChange w:id="4201" w:author="David" w:date="2022-08-17T16:58:00Z">
              <w:rPr>
                <w:rFonts w:ascii="Times New Roman" w:hAnsi="Times New Roman"/>
                <w:sz w:val="24"/>
                <w:szCs w:val="24"/>
              </w:rPr>
            </w:rPrChange>
          </w:rPr>
          <w:t xml:space="preserve"> Jeff played a </w:t>
        </w:r>
      </w:ins>
      <w:ins w:id="4202" w:author="Britt Collins" w:date="2021-10-02T14:09:00Z">
        <w:r w:rsidRPr="00163DCF">
          <w:rPr>
            <w:szCs w:val="21"/>
            <w:rPrChange w:id="4203" w:author="David" w:date="2022-08-17T16:58:00Z">
              <w:rPr>
                <w:rFonts w:ascii="Times New Roman" w:hAnsi="Times New Roman"/>
                <w:sz w:val="24"/>
                <w:szCs w:val="24"/>
              </w:rPr>
            </w:rPrChange>
          </w:rPr>
          <w:t>selection of</w:t>
        </w:r>
      </w:ins>
      <w:ins w:id="4204" w:author="Britt Collins" w:date="2021-09-30T14:58:00Z">
        <w:r w:rsidR="006F31F6" w:rsidRPr="00163DCF">
          <w:rPr>
            <w:szCs w:val="21"/>
            <w:rPrChange w:id="4205" w:author="David" w:date="2022-08-17T16:58:00Z">
              <w:rPr>
                <w:rFonts w:ascii="Times New Roman" w:hAnsi="Times New Roman"/>
                <w:sz w:val="24"/>
                <w:szCs w:val="24"/>
              </w:rPr>
            </w:rPrChange>
          </w:rPr>
          <w:t xml:space="preserve"> Aussie songs during the trip including one entitled </w:t>
        </w:r>
        <w:r w:rsidR="006F31F6" w:rsidRPr="00163DCF">
          <w:rPr>
            <w:i/>
            <w:szCs w:val="21"/>
            <w:rPrChange w:id="4206" w:author="David" w:date="2022-08-17T16:58:00Z">
              <w:rPr>
                <w:rFonts w:ascii="Times New Roman" w:hAnsi="Times New Roman"/>
                <w:sz w:val="24"/>
                <w:szCs w:val="24"/>
              </w:rPr>
            </w:rPrChange>
          </w:rPr>
          <w:t>Come to Australia</w:t>
        </w:r>
        <w:r w:rsidR="006F31F6" w:rsidRPr="00163DCF">
          <w:rPr>
            <w:szCs w:val="21"/>
            <w:rPrChange w:id="4207" w:author="David" w:date="2022-08-17T16:58:00Z">
              <w:rPr>
                <w:rFonts w:ascii="Times New Roman" w:hAnsi="Times New Roman"/>
                <w:sz w:val="24"/>
                <w:szCs w:val="24"/>
              </w:rPr>
            </w:rPrChange>
          </w:rPr>
          <w:t xml:space="preserve">, which summed up all the fears that tourists faced when visiting. Basically, be warned, you might accidently get killed by spiders, snakes, crocs, </w:t>
        </w:r>
        <w:proofErr w:type="gramStart"/>
        <w:r w:rsidR="006F31F6" w:rsidRPr="00163DCF">
          <w:rPr>
            <w:szCs w:val="21"/>
            <w:rPrChange w:id="4208" w:author="David" w:date="2022-08-17T16:58:00Z">
              <w:rPr>
                <w:rFonts w:ascii="Times New Roman" w:hAnsi="Times New Roman"/>
                <w:sz w:val="24"/>
                <w:szCs w:val="24"/>
              </w:rPr>
            </w:rPrChange>
          </w:rPr>
          <w:t>sharks</w:t>
        </w:r>
        <w:proofErr w:type="gramEnd"/>
        <w:r w:rsidR="006F31F6" w:rsidRPr="00163DCF">
          <w:rPr>
            <w:szCs w:val="21"/>
            <w:rPrChange w:id="4209" w:author="David" w:date="2022-08-17T16:58:00Z">
              <w:rPr>
                <w:rFonts w:ascii="Times New Roman" w:hAnsi="Times New Roman"/>
                <w:sz w:val="24"/>
                <w:szCs w:val="24"/>
              </w:rPr>
            </w:rPrChange>
          </w:rPr>
          <w:t xml:space="preserve"> and box jelly fish. </w:t>
        </w:r>
      </w:ins>
      <w:ins w:id="4210" w:author="Britt Collins" w:date="2021-10-02T14:10:00Z">
        <w:r w:rsidRPr="00163DCF">
          <w:rPr>
            <w:szCs w:val="21"/>
            <w:rPrChange w:id="4211" w:author="David" w:date="2022-08-17T16:58:00Z">
              <w:rPr>
                <w:rFonts w:ascii="Times New Roman" w:hAnsi="Times New Roman"/>
                <w:sz w:val="24"/>
                <w:szCs w:val="24"/>
              </w:rPr>
            </w:rPrChange>
          </w:rPr>
          <w:t>He</w:t>
        </w:r>
      </w:ins>
      <w:ins w:id="4212" w:author="Britt Collins" w:date="2021-09-30T14:58:00Z">
        <w:r w:rsidR="006F31F6" w:rsidRPr="00163DCF">
          <w:rPr>
            <w:szCs w:val="21"/>
            <w:rPrChange w:id="4213" w:author="David" w:date="2022-08-17T16:58:00Z">
              <w:rPr>
                <w:rFonts w:ascii="Times New Roman" w:hAnsi="Times New Roman"/>
                <w:sz w:val="24"/>
                <w:szCs w:val="24"/>
              </w:rPr>
            </w:rPrChange>
          </w:rPr>
          <w:t xml:space="preserve"> used the gamut of Aussie phrases to ensure we were all well versed in the </w:t>
        </w:r>
      </w:ins>
      <w:ins w:id="4214" w:author="Britt Collins" w:date="2021-10-02T14:10:00Z">
        <w:r w:rsidRPr="00163DCF">
          <w:rPr>
            <w:szCs w:val="21"/>
            <w:rPrChange w:id="4215" w:author="David" w:date="2022-08-17T16:58:00Z">
              <w:rPr>
                <w:rFonts w:ascii="Times New Roman" w:hAnsi="Times New Roman"/>
                <w:sz w:val="24"/>
                <w:szCs w:val="24"/>
              </w:rPr>
            </w:rPrChange>
          </w:rPr>
          <w:t>“n</w:t>
        </w:r>
      </w:ins>
      <w:ins w:id="4216" w:author="Britt Collins" w:date="2021-09-30T14:58:00Z">
        <w:r w:rsidR="006F31F6" w:rsidRPr="00163DCF">
          <w:rPr>
            <w:szCs w:val="21"/>
            <w:rPrChange w:id="4217" w:author="David" w:date="2022-08-17T16:58:00Z">
              <w:rPr>
                <w:rFonts w:ascii="Times New Roman" w:hAnsi="Times New Roman"/>
                <w:sz w:val="24"/>
                <w:szCs w:val="24"/>
              </w:rPr>
            </w:rPrChange>
          </w:rPr>
          <w:t>o worries, no dramas, too easy</w:t>
        </w:r>
      </w:ins>
      <w:ins w:id="4218" w:author="Britt Collins" w:date="2021-10-02T14:10:00Z">
        <w:r w:rsidRPr="00163DCF">
          <w:rPr>
            <w:szCs w:val="21"/>
            <w:rPrChange w:id="4219" w:author="David" w:date="2022-08-17T16:58:00Z">
              <w:rPr>
                <w:rFonts w:ascii="Times New Roman" w:hAnsi="Times New Roman"/>
                <w:sz w:val="24"/>
                <w:szCs w:val="24"/>
              </w:rPr>
            </w:rPrChange>
          </w:rPr>
          <w:t>”</w:t>
        </w:r>
      </w:ins>
      <w:ins w:id="4220" w:author="Britt Collins" w:date="2021-09-30T14:58:00Z">
        <w:r w:rsidR="006F31F6" w:rsidRPr="00163DCF">
          <w:rPr>
            <w:szCs w:val="21"/>
            <w:rPrChange w:id="4221" w:author="David" w:date="2022-08-17T16:58:00Z">
              <w:rPr>
                <w:rFonts w:ascii="Times New Roman" w:hAnsi="Times New Roman"/>
                <w:sz w:val="24"/>
                <w:szCs w:val="24"/>
              </w:rPr>
            </w:rPrChange>
          </w:rPr>
          <w:t xml:space="preserve"> culture that </w:t>
        </w:r>
      </w:ins>
      <w:ins w:id="4222" w:author="Britt Collins" w:date="2021-10-02T14:11:00Z">
        <w:r w:rsidRPr="00163DCF">
          <w:rPr>
            <w:szCs w:val="21"/>
            <w:rPrChange w:id="4223" w:author="David" w:date="2022-08-17T16:58:00Z">
              <w:rPr>
                <w:rFonts w:ascii="Times New Roman" w:hAnsi="Times New Roman"/>
                <w:sz w:val="24"/>
                <w:szCs w:val="24"/>
              </w:rPr>
            </w:rPrChange>
          </w:rPr>
          <w:t xml:space="preserve">the country </w:t>
        </w:r>
      </w:ins>
      <w:ins w:id="4224" w:author="Britt Collins" w:date="2021-09-30T14:58:00Z">
        <w:r w:rsidR="006F31F6" w:rsidRPr="00163DCF">
          <w:rPr>
            <w:szCs w:val="21"/>
            <w:rPrChange w:id="4225" w:author="David" w:date="2022-08-17T16:58:00Z">
              <w:rPr>
                <w:rFonts w:ascii="Times New Roman" w:hAnsi="Times New Roman"/>
                <w:sz w:val="24"/>
                <w:szCs w:val="24"/>
              </w:rPr>
            </w:rPrChange>
          </w:rPr>
          <w:t>presented.</w:t>
        </w:r>
      </w:ins>
    </w:p>
    <w:p w14:paraId="323CF24A" w14:textId="5E30BE7D" w:rsidR="006F31F6" w:rsidRPr="00163DCF" w:rsidRDefault="006F31F6">
      <w:pPr>
        <w:spacing w:line="276" w:lineRule="auto"/>
        <w:ind w:left="-5" w:right="15" w:firstLine="350"/>
        <w:rPr>
          <w:ins w:id="4226" w:author="Britt Collins" w:date="2021-09-30T14:58:00Z"/>
          <w:szCs w:val="21"/>
          <w:rPrChange w:id="4227" w:author="David" w:date="2022-08-17T16:58:00Z">
            <w:rPr>
              <w:ins w:id="4228" w:author="Britt Collins" w:date="2021-09-30T14:58:00Z"/>
              <w:rFonts w:ascii="Times New Roman" w:hAnsi="Times New Roman"/>
              <w:sz w:val="24"/>
              <w:szCs w:val="24"/>
            </w:rPr>
          </w:rPrChange>
        </w:rPr>
        <w:pPrChange w:id="4229" w:author="David" w:date="2022-08-17T17:01:00Z">
          <w:pPr>
            <w:ind w:left="-5" w:right="15"/>
          </w:pPr>
        </w:pPrChange>
      </w:pPr>
      <w:ins w:id="4230" w:author="Britt Collins" w:date="2021-09-30T14:58:00Z">
        <w:r w:rsidRPr="00163DCF">
          <w:rPr>
            <w:szCs w:val="21"/>
            <w:rPrChange w:id="4231" w:author="David" w:date="2022-08-17T16:58:00Z">
              <w:rPr>
                <w:rFonts w:ascii="Times New Roman" w:hAnsi="Times New Roman"/>
                <w:sz w:val="24"/>
                <w:szCs w:val="24"/>
              </w:rPr>
            </w:rPrChange>
          </w:rPr>
          <w:t xml:space="preserve">This trip was special, my first experience of Australia outside the big city. The highlight was the Whitsunday Sailing Tour. Being surrounded by the clear, warm, calming waters of the tropics took relaxation to a new level. </w:t>
        </w:r>
      </w:ins>
      <w:ins w:id="4232" w:author="Britt Collins" w:date="2021-10-02T14:28:00Z">
        <w:r w:rsidR="00615575" w:rsidRPr="00163DCF">
          <w:rPr>
            <w:b/>
            <w:szCs w:val="21"/>
            <w:rPrChange w:id="4233" w:author="David" w:date="2022-08-17T16:58:00Z">
              <w:rPr>
                <w:rFonts w:ascii="Times New Roman" w:hAnsi="Times New Roman"/>
                <w:b/>
                <w:sz w:val="24"/>
                <w:szCs w:val="24"/>
              </w:rPr>
            </w:rPrChange>
          </w:rPr>
          <w:t xml:space="preserve">SHOW, DON’T TELL. WHY WAS IT THE HIGHLIGHT? </w:t>
        </w:r>
      </w:ins>
      <w:ins w:id="4234" w:author="Britt Collins" w:date="2021-09-30T14:58:00Z">
        <w:r w:rsidRPr="00163DCF">
          <w:rPr>
            <w:szCs w:val="21"/>
            <w:rPrChange w:id="4235" w:author="David" w:date="2022-08-17T16:58:00Z">
              <w:rPr>
                <w:rFonts w:ascii="Times New Roman" w:hAnsi="Times New Roman"/>
                <w:sz w:val="24"/>
                <w:szCs w:val="24"/>
              </w:rPr>
            </w:rPrChange>
          </w:rPr>
          <w:t>I was united with many other European travellers on the trip</w:t>
        </w:r>
      </w:ins>
      <w:ins w:id="4236" w:author="Britt Collins" w:date="2021-10-02T14:14:00Z">
        <w:r w:rsidR="004B09A2" w:rsidRPr="00163DCF">
          <w:rPr>
            <w:szCs w:val="21"/>
            <w:rPrChange w:id="4237" w:author="David" w:date="2022-08-17T16:58:00Z">
              <w:rPr>
                <w:rFonts w:ascii="Times New Roman" w:hAnsi="Times New Roman"/>
                <w:sz w:val="24"/>
                <w:szCs w:val="24"/>
              </w:rPr>
            </w:rPrChange>
          </w:rPr>
          <w:t>,</w:t>
        </w:r>
      </w:ins>
      <w:ins w:id="4238" w:author="Britt Collins" w:date="2021-09-30T14:58:00Z">
        <w:r w:rsidRPr="00163DCF">
          <w:rPr>
            <w:szCs w:val="21"/>
            <w:rPrChange w:id="4239" w:author="David" w:date="2022-08-17T16:58:00Z">
              <w:rPr>
                <w:rFonts w:ascii="Times New Roman" w:hAnsi="Times New Roman"/>
                <w:sz w:val="24"/>
                <w:szCs w:val="24"/>
              </w:rPr>
            </w:rPrChange>
          </w:rPr>
          <w:t xml:space="preserve"> </w:t>
        </w:r>
      </w:ins>
      <w:ins w:id="4240" w:author="Britt Collins" w:date="2021-10-02T14:14:00Z">
        <w:r w:rsidR="004B09A2" w:rsidRPr="00163DCF">
          <w:rPr>
            <w:szCs w:val="21"/>
            <w:rPrChange w:id="4241" w:author="David" w:date="2022-08-17T16:58:00Z">
              <w:rPr>
                <w:rFonts w:ascii="Times New Roman" w:hAnsi="Times New Roman"/>
                <w:sz w:val="24"/>
                <w:szCs w:val="24"/>
              </w:rPr>
            </w:rPrChange>
          </w:rPr>
          <w:t>m</w:t>
        </w:r>
      </w:ins>
      <w:ins w:id="4242" w:author="Britt Collins" w:date="2021-09-30T14:58:00Z">
        <w:r w:rsidRPr="00163DCF">
          <w:rPr>
            <w:szCs w:val="21"/>
            <w:rPrChange w:id="4243" w:author="David" w:date="2022-08-17T16:58:00Z">
              <w:rPr>
                <w:rFonts w:ascii="Times New Roman" w:hAnsi="Times New Roman"/>
                <w:sz w:val="24"/>
                <w:szCs w:val="24"/>
              </w:rPr>
            </w:rPrChange>
          </w:rPr>
          <w:t xml:space="preserve">ost were from Austria. We were united by drinking, which is a big part of the Australian social scene. The Australians have made it their own. Taking what the British have, adding better weather, more refreshing </w:t>
        </w:r>
        <w:proofErr w:type="gramStart"/>
        <w:r w:rsidRPr="00163DCF">
          <w:rPr>
            <w:szCs w:val="21"/>
            <w:rPrChange w:id="4244" w:author="David" w:date="2022-08-17T16:58:00Z">
              <w:rPr>
                <w:rFonts w:ascii="Times New Roman" w:hAnsi="Times New Roman"/>
                <w:sz w:val="24"/>
                <w:szCs w:val="24"/>
              </w:rPr>
            </w:rPrChange>
          </w:rPr>
          <w:t>beer</w:t>
        </w:r>
        <w:proofErr w:type="gramEnd"/>
        <w:r w:rsidRPr="00163DCF">
          <w:rPr>
            <w:szCs w:val="21"/>
            <w:rPrChange w:id="4245" w:author="David" w:date="2022-08-17T16:58:00Z">
              <w:rPr>
                <w:rFonts w:ascii="Times New Roman" w:hAnsi="Times New Roman"/>
                <w:sz w:val="24"/>
                <w:szCs w:val="24"/>
              </w:rPr>
            </w:rPrChange>
          </w:rPr>
          <w:t xml:space="preserve"> and a stubby holder.</w:t>
        </w:r>
      </w:ins>
    </w:p>
    <w:p w14:paraId="6727D3FA" w14:textId="197F0EFF" w:rsidR="006F31F6" w:rsidRPr="00163DCF" w:rsidRDefault="006F31F6">
      <w:pPr>
        <w:spacing w:line="276" w:lineRule="auto"/>
        <w:ind w:left="-5" w:right="15" w:firstLine="350"/>
        <w:rPr>
          <w:ins w:id="4246" w:author="Britt Collins" w:date="2021-09-30T14:58:00Z"/>
          <w:szCs w:val="21"/>
          <w:rPrChange w:id="4247" w:author="David" w:date="2022-08-17T16:58:00Z">
            <w:rPr>
              <w:ins w:id="4248" w:author="Britt Collins" w:date="2021-09-30T14:58:00Z"/>
              <w:rFonts w:ascii="Times New Roman" w:hAnsi="Times New Roman"/>
              <w:sz w:val="24"/>
              <w:szCs w:val="24"/>
            </w:rPr>
          </w:rPrChange>
        </w:rPr>
        <w:pPrChange w:id="4249" w:author="David" w:date="2022-08-17T17:01:00Z">
          <w:pPr>
            <w:ind w:left="-5" w:right="15"/>
          </w:pPr>
        </w:pPrChange>
      </w:pPr>
      <w:ins w:id="4250" w:author="Britt Collins" w:date="2021-09-30T14:58:00Z">
        <w:r w:rsidRPr="00163DCF">
          <w:rPr>
            <w:szCs w:val="21"/>
            <w:rPrChange w:id="4251" w:author="David" w:date="2022-08-17T16:58:00Z">
              <w:rPr>
                <w:rFonts w:ascii="Times New Roman" w:hAnsi="Times New Roman"/>
                <w:sz w:val="24"/>
                <w:szCs w:val="24"/>
              </w:rPr>
            </w:rPrChange>
          </w:rPr>
          <w:lastRenderedPageBreak/>
          <w:t xml:space="preserve">The day </w:t>
        </w:r>
      </w:ins>
      <w:ins w:id="4252" w:author="Britt Collins" w:date="2021-10-02T14:14:00Z">
        <w:r w:rsidR="004B09A2" w:rsidRPr="00163DCF">
          <w:rPr>
            <w:szCs w:val="21"/>
            <w:rPrChange w:id="4253" w:author="David" w:date="2022-08-17T16:58:00Z">
              <w:rPr>
                <w:rFonts w:ascii="Times New Roman" w:hAnsi="Times New Roman"/>
                <w:sz w:val="24"/>
                <w:szCs w:val="24"/>
              </w:rPr>
            </w:rPrChange>
          </w:rPr>
          <w:t>before</w:t>
        </w:r>
      </w:ins>
      <w:ins w:id="4254" w:author="Britt Collins" w:date="2021-09-30T14:58:00Z">
        <w:r w:rsidRPr="00163DCF">
          <w:rPr>
            <w:szCs w:val="21"/>
            <w:rPrChange w:id="4255" w:author="David" w:date="2022-08-17T16:58:00Z">
              <w:rPr>
                <w:rFonts w:ascii="Times New Roman" w:hAnsi="Times New Roman"/>
                <w:sz w:val="24"/>
                <w:szCs w:val="24"/>
              </w:rPr>
            </w:rPrChange>
          </w:rPr>
          <w:t xml:space="preserve"> </w:t>
        </w:r>
      </w:ins>
      <w:ins w:id="4256" w:author="Britt Collins" w:date="2021-10-02T14:15:00Z">
        <w:r w:rsidR="004B09A2" w:rsidRPr="00163DCF">
          <w:rPr>
            <w:szCs w:val="21"/>
            <w:rPrChange w:id="4257" w:author="David" w:date="2022-08-17T16:58:00Z">
              <w:rPr>
                <w:rFonts w:ascii="Times New Roman" w:hAnsi="Times New Roman"/>
                <w:sz w:val="24"/>
                <w:szCs w:val="24"/>
              </w:rPr>
            </w:rPrChange>
          </w:rPr>
          <w:t>the</w:t>
        </w:r>
      </w:ins>
      <w:ins w:id="4258" w:author="Britt Collins" w:date="2021-09-30T14:58:00Z">
        <w:r w:rsidRPr="00163DCF">
          <w:rPr>
            <w:szCs w:val="21"/>
            <w:rPrChange w:id="4259" w:author="David" w:date="2022-08-17T16:58:00Z">
              <w:rPr>
                <w:rFonts w:ascii="Times New Roman" w:hAnsi="Times New Roman"/>
                <w:sz w:val="24"/>
                <w:szCs w:val="24"/>
              </w:rPr>
            </w:rPrChange>
          </w:rPr>
          <w:t xml:space="preserve"> trip, I visited Manly. I arrived at the entrance to a house just off the </w:t>
        </w:r>
      </w:ins>
      <w:ins w:id="4260" w:author="Britt Collins" w:date="2021-10-02T14:15:00Z">
        <w:r w:rsidR="004B09A2" w:rsidRPr="00163DCF">
          <w:rPr>
            <w:szCs w:val="21"/>
            <w:rPrChange w:id="4261" w:author="David" w:date="2022-08-17T16:58:00Z">
              <w:rPr>
                <w:rFonts w:ascii="Times New Roman" w:hAnsi="Times New Roman"/>
                <w:sz w:val="24"/>
                <w:szCs w:val="24"/>
              </w:rPr>
            </w:rPrChange>
          </w:rPr>
          <w:t xml:space="preserve">main </w:t>
        </w:r>
      </w:ins>
      <w:ins w:id="4262" w:author="Britt Collins" w:date="2021-09-30T14:58:00Z">
        <w:r w:rsidRPr="00163DCF">
          <w:rPr>
            <w:szCs w:val="21"/>
            <w:rPrChange w:id="4263" w:author="David" w:date="2022-08-17T16:58:00Z">
              <w:rPr>
                <w:rFonts w:ascii="Times New Roman" w:hAnsi="Times New Roman"/>
                <w:sz w:val="24"/>
                <w:szCs w:val="24"/>
              </w:rPr>
            </w:rPrChange>
          </w:rPr>
          <w:t xml:space="preserve">boulevard. </w:t>
        </w:r>
      </w:ins>
      <w:ins w:id="4264" w:author="Britt Collins" w:date="2021-10-04T09:55:00Z">
        <w:r w:rsidR="00E703A1" w:rsidRPr="00163DCF">
          <w:rPr>
            <w:b/>
            <w:szCs w:val="21"/>
            <w:rPrChange w:id="4265" w:author="David" w:date="2022-08-17T16:58:00Z">
              <w:rPr>
                <w:rFonts w:ascii="Times New Roman" w:hAnsi="Times New Roman"/>
                <w:sz w:val="24"/>
                <w:szCs w:val="24"/>
              </w:rPr>
            </w:rPrChange>
          </w:rPr>
          <w:t>DESCRIBE, THE HOUSE, THE, STREET, THE NEIGHBOURHOOD</w:t>
        </w:r>
        <w:r w:rsidR="00707754" w:rsidRPr="00163DCF">
          <w:rPr>
            <w:b/>
            <w:szCs w:val="21"/>
            <w:rPrChange w:id="4266" w:author="David" w:date="2022-08-17T16:58:00Z">
              <w:rPr>
                <w:rFonts w:ascii="Times New Roman" w:hAnsi="Times New Roman"/>
                <w:sz w:val="24"/>
                <w:szCs w:val="24"/>
              </w:rPr>
            </w:rPrChange>
          </w:rPr>
          <w:t xml:space="preserve">. FOR EXAMPLE: </w:t>
        </w:r>
      </w:ins>
      <w:ins w:id="4267" w:author="Britt Collins" w:date="2021-10-02T14:15:00Z">
        <w:r w:rsidR="004B09A2" w:rsidRPr="00163DCF">
          <w:rPr>
            <w:b/>
            <w:szCs w:val="21"/>
            <w:rPrChange w:id="4268" w:author="David" w:date="2022-08-17T16:58:00Z">
              <w:rPr>
                <w:rFonts w:ascii="Times New Roman" w:hAnsi="Times New Roman"/>
                <w:sz w:val="24"/>
                <w:szCs w:val="24"/>
              </w:rPr>
            </w:rPrChange>
          </w:rPr>
          <w:t>A</w:t>
        </w:r>
      </w:ins>
      <w:ins w:id="4269" w:author="Britt Collins" w:date="2021-10-04T09:59:00Z">
        <w:r w:rsidR="00707754" w:rsidRPr="00163DCF">
          <w:rPr>
            <w:b/>
            <w:szCs w:val="21"/>
            <w:rPrChange w:id="4270" w:author="David" w:date="2022-08-17T16:58:00Z">
              <w:rPr>
                <w:rFonts w:ascii="Times New Roman" w:hAnsi="Times New Roman"/>
                <w:sz w:val="24"/>
                <w:szCs w:val="24"/>
              </w:rPr>
            </w:rPrChange>
          </w:rPr>
          <w:t xml:space="preserve"> sleepy, palm-lined</w:t>
        </w:r>
      </w:ins>
      <w:ins w:id="4271" w:author="Britt Collins" w:date="2021-10-04T10:00:00Z">
        <w:r w:rsidR="00707754" w:rsidRPr="00163DCF">
          <w:rPr>
            <w:b/>
            <w:szCs w:val="21"/>
            <w:rPrChange w:id="4272" w:author="David" w:date="2022-08-17T16:58:00Z">
              <w:rPr>
                <w:rFonts w:ascii="Times New Roman" w:hAnsi="Times New Roman"/>
                <w:sz w:val="24"/>
                <w:szCs w:val="24"/>
              </w:rPr>
            </w:rPrChange>
          </w:rPr>
          <w:t xml:space="preserve"> </w:t>
        </w:r>
      </w:ins>
      <w:ins w:id="4273" w:author="Britt Collins" w:date="2021-10-04T10:11:00Z">
        <w:r w:rsidR="00EB588F" w:rsidRPr="00163DCF">
          <w:rPr>
            <w:b/>
            <w:szCs w:val="21"/>
            <w:rPrChange w:id="4274" w:author="David" w:date="2022-08-17T16:58:00Z">
              <w:rPr>
                <w:rFonts w:ascii="Times New Roman" w:hAnsi="Times New Roman"/>
                <w:b/>
                <w:sz w:val="24"/>
                <w:szCs w:val="24"/>
              </w:rPr>
            </w:rPrChange>
          </w:rPr>
          <w:t>beach</w:t>
        </w:r>
      </w:ins>
      <w:ins w:id="4275" w:author="Britt Collins" w:date="2021-10-04T18:13:00Z">
        <w:r w:rsidR="00B91E52" w:rsidRPr="00163DCF">
          <w:rPr>
            <w:b/>
            <w:szCs w:val="21"/>
            <w:rPrChange w:id="4276" w:author="David" w:date="2022-08-17T16:58:00Z">
              <w:rPr>
                <w:rFonts w:ascii="Times New Roman" w:hAnsi="Times New Roman"/>
                <w:b/>
                <w:sz w:val="24"/>
                <w:szCs w:val="24"/>
              </w:rPr>
            </w:rPrChange>
          </w:rPr>
          <w:t>y suburb</w:t>
        </w:r>
      </w:ins>
      <w:ins w:id="4277" w:author="Britt Collins" w:date="2021-10-04T10:11:00Z">
        <w:r w:rsidR="00EB588F" w:rsidRPr="00163DCF">
          <w:rPr>
            <w:b/>
            <w:szCs w:val="21"/>
            <w:rPrChange w:id="4278" w:author="David" w:date="2022-08-17T16:58:00Z">
              <w:rPr>
                <w:rFonts w:ascii="Times New Roman" w:hAnsi="Times New Roman"/>
                <w:b/>
                <w:sz w:val="24"/>
                <w:szCs w:val="24"/>
              </w:rPr>
            </w:rPrChange>
          </w:rPr>
          <w:t xml:space="preserve"> </w:t>
        </w:r>
      </w:ins>
      <w:ins w:id="4279" w:author="Britt Collins" w:date="2021-10-04T18:13:00Z">
        <w:r w:rsidR="00B91E52" w:rsidRPr="00163DCF">
          <w:rPr>
            <w:b/>
            <w:szCs w:val="21"/>
            <w:rPrChange w:id="4280" w:author="David" w:date="2022-08-17T16:58:00Z">
              <w:rPr>
                <w:rFonts w:ascii="Times New Roman" w:hAnsi="Times New Roman"/>
                <w:b/>
                <w:sz w:val="24"/>
                <w:szCs w:val="24"/>
              </w:rPr>
            </w:rPrChange>
          </w:rPr>
          <w:t xml:space="preserve">on the southern end of the city’s </w:t>
        </w:r>
      </w:ins>
      <w:ins w:id="4281" w:author="Britt Collins" w:date="2021-10-04T18:14:00Z">
        <w:r w:rsidR="00B91E52" w:rsidRPr="00163DCF">
          <w:rPr>
            <w:b/>
            <w:szCs w:val="21"/>
            <w:rPrChange w:id="4282" w:author="David" w:date="2022-08-17T16:58:00Z">
              <w:rPr>
                <w:rFonts w:ascii="Times New Roman" w:hAnsi="Times New Roman"/>
                <w:b/>
                <w:sz w:val="24"/>
                <w:szCs w:val="24"/>
              </w:rPr>
            </w:rPrChange>
          </w:rPr>
          <w:t xml:space="preserve">Northern Beaches </w:t>
        </w:r>
      </w:ins>
      <w:ins w:id="4283" w:author="Britt Collins" w:date="2021-10-04T10:01:00Z">
        <w:r w:rsidR="00707754" w:rsidRPr="00163DCF">
          <w:rPr>
            <w:b/>
            <w:szCs w:val="21"/>
            <w:rPrChange w:id="4284" w:author="David" w:date="2022-08-17T16:58:00Z">
              <w:rPr>
                <w:rFonts w:ascii="Times New Roman" w:hAnsi="Times New Roman"/>
                <w:sz w:val="24"/>
                <w:szCs w:val="24"/>
              </w:rPr>
            </w:rPrChange>
          </w:rPr>
          <w:t>with tumbledown Victorian houses</w:t>
        </w:r>
      </w:ins>
      <w:ins w:id="4285" w:author="Britt Collins" w:date="2021-10-04T10:00:00Z">
        <w:r w:rsidR="00707754" w:rsidRPr="00163DCF">
          <w:rPr>
            <w:b/>
            <w:szCs w:val="21"/>
            <w:rPrChange w:id="4286" w:author="David" w:date="2022-08-17T16:58:00Z">
              <w:rPr>
                <w:rFonts w:ascii="Times New Roman" w:hAnsi="Times New Roman"/>
                <w:sz w:val="24"/>
                <w:szCs w:val="24"/>
              </w:rPr>
            </w:rPrChange>
          </w:rPr>
          <w:t xml:space="preserve"> </w:t>
        </w:r>
      </w:ins>
      <w:ins w:id="4287" w:author="Britt Collins" w:date="2021-10-04T10:08:00Z">
        <w:r w:rsidR="00EB588F" w:rsidRPr="00163DCF">
          <w:rPr>
            <w:b/>
            <w:szCs w:val="21"/>
            <w:rPrChange w:id="4288" w:author="David" w:date="2022-08-17T16:58:00Z">
              <w:rPr>
                <w:rFonts w:ascii="Times New Roman" w:hAnsi="Times New Roman"/>
                <w:b/>
                <w:sz w:val="24"/>
                <w:szCs w:val="24"/>
              </w:rPr>
            </w:rPrChange>
          </w:rPr>
          <w:t>spilling wit</w:t>
        </w:r>
      </w:ins>
      <w:ins w:id="4289" w:author="Britt Collins" w:date="2021-10-04T10:09:00Z">
        <w:r w:rsidR="00EB588F" w:rsidRPr="00163DCF">
          <w:rPr>
            <w:b/>
            <w:szCs w:val="21"/>
            <w:rPrChange w:id="4290" w:author="David" w:date="2022-08-17T16:58:00Z">
              <w:rPr>
                <w:rFonts w:ascii="Times New Roman" w:hAnsi="Times New Roman"/>
                <w:b/>
                <w:sz w:val="24"/>
                <w:szCs w:val="24"/>
              </w:rPr>
            </w:rPrChange>
          </w:rPr>
          <w:t xml:space="preserve">h flowering vines jasmine and wisteria. </w:t>
        </w:r>
        <w:r w:rsidR="00EB588F" w:rsidRPr="00163DCF">
          <w:rPr>
            <w:rFonts w:eastAsia="Arial Unicode MS"/>
            <w:b/>
            <w:szCs w:val="21"/>
            <w:rPrChange w:id="4291" w:author="David" w:date="2022-08-17T16:58:00Z">
              <w:rPr>
                <w:rFonts w:eastAsia="Arial Unicode MS" w:cs="Arial Unicode MS"/>
                <w:sz w:val="22"/>
              </w:rPr>
            </w:rPrChange>
          </w:rPr>
          <w:t>Only a short</w:t>
        </w:r>
      </w:ins>
      <w:ins w:id="4292" w:author="Britt Collins" w:date="2021-10-04T10:12:00Z">
        <w:r w:rsidR="00EB588F" w:rsidRPr="00163DCF">
          <w:rPr>
            <w:rFonts w:eastAsia="Arial Unicode MS"/>
            <w:b/>
            <w:szCs w:val="21"/>
            <w:rPrChange w:id="4293" w:author="David" w:date="2022-08-17T16:58:00Z">
              <w:rPr>
                <w:rFonts w:eastAsia="Arial Unicode MS"/>
                <w:b/>
                <w:sz w:val="22"/>
              </w:rPr>
            </w:rPrChange>
          </w:rPr>
          <w:t xml:space="preserve"> walk to Manly Beach and</w:t>
        </w:r>
      </w:ins>
      <w:ins w:id="4294" w:author="Britt Collins" w:date="2021-10-04T10:09:00Z">
        <w:r w:rsidR="00EB588F" w:rsidRPr="00163DCF">
          <w:rPr>
            <w:rFonts w:eastAsia="Arial Unicode MS"/>
            <w:b/>
            <w:szCs w:val="21"/>
            <w:rPrChange w:id="4295" w:author="David" w:date="2022-08-17T16:58:00Z">
              <w:rPr>
                <w:rFonts w:eastAsia="Arial Unicode MS" w:cs="Arial Unicode MS"/>
                <w:sz w:val="22"/>
              </w:rPr>
            </w:rPrChange>
          </w:rPr>
          <w:t xml:space="preserve"> </w:t>
        </w:r>
      </w:ins>
      <w:ins w:id="4296" w:author="Britt Collins" w:date="2021-10-04T10:12:00Z">
        <w:r w:rsidR="00EB588F" w:rsidRPr="00163DCF">
          <w:rPr>
            <w:rFonts w:eastAsia="Arial Unicode MS"/>
            <w:b/>
            <w:szCs w:val="21"/>
            <w:rPrChange w:id="4297" w:author="David" w:date="2022-08-17T16:58:00Z">
              <w:rPr>
                <w:rFonts w:eastAsia="Arial Unicode MS"/>
                <w:b/>
                <w:sz w:val="22"/>
              </w:rPr>
            </w:rPrChange>
          </w:rPr>
          <w:t>close to</w:t>
        </w:r>
      </w:ins>
      <w:ins w:id="4298" w:author="Britt Collins" w:date="2021-10-04T10:10:00Z">
        <w:r w:rsidR="00EB588F" w:rsidRPr="00163DCF">
          <w:rPr>
            <w:rFonts w:eastAsia="Arial Unicode MS"/>
            <w:b/>
            <w:szCs w:val="21"/>
            <w:rPrChange w:id="4299" w:author="David" w:date="2022-08-17T16:58:00Z">
              <w:rPr>
                <w:rFonts w:eastAsia="Arial Unicode MS" w:cs="Arial Unicode MS"/>
                <w:sz w:val="22"/>
              </w:rPr>
            </w:rPrChange>
          </w:rPr>
          <w:t xml:space="preserve"> work, it seemed like the perfect base etc.</w:t>
        </w:r>
        <w:r w:rsidR="00EB588F" w:rsidRPr="00163DCF">
          <w:rPr>
            <w:rFonts w:eastAsia="Arial Unicode MS"/>
            <w:szCs w:val="21"/>
            <w:rPrChange w:id="4300" w:author="David" w:date="2022-08-17T16:58:00Z">
              <w:rPr>
                <w:rFonts w:eastAsia="Arial Unicode MS"/>
                <w:sz w:val="22"/>
              </w:rPr>
            </w:rPrChange>
          </w:rPr>
          <w:t xml:space="preserve"> </w:t>
        </w:r>
      </w:ins>
      <w:ins w:id="4301" w:author="Britt Collins" w:date="2021-10-04T10:01:00Z">
        <w:r w:rsidR="00707754" w:rsidRPr="00163DCF">
          <w:rPr>
            <w:szCs w:val="21"/>
            <w:rPrChange w:id="4302" w:author="David" w:date="2022-08-17T16:58:00Z">
              <w:rPr>
                <w:rFonts w:ascii="Times New Roman" w:hAnsi="Times New Roman"/>
                <w:sz w:val="24"/>
                <w:szCs w:val="24"/>
              </w:rPr>
            </w:rPrChange>
          </w:rPr>
          <w:t>A d</w:t>
        </w:r>
      </w:ins>
      <w:ins w:id="4303" w:author="Britt Collins" w:date="2021-09-30T14:58:00Z">
        <w:r w:rsidRPr="00163DCF">
          <w:rPr>
            <w:szCs w:val="21"/>
            <w:rPrChange w:id="4304" w:author="David" w:date="2022-08-17T16:58:00Z">
              <w:rPr>
                <w:rFonts w:ascii="Times New Roman" w:hAnsi="Times New Roman"/>
                <w:sz w:val="24"/>
                <w:szCs w:val="24"/>
              </w:rPr>
            </w:rPrChange>
          </w:rPr>
          <w:t xml:space="preserve">ishevelled </w:t>
        </w:r>
      </w:ins>
      <w:ins w:id="4305" w:author="Britt Collins" w:date="2021-10-02T14:16:00Z">
        <w:r w:rsidR="004B09A2" w:rsidRPr="00163DCF">
          <w:rPr>
            <w:szCs w:val="21"/>
            <w:rPrChange w:id="4306" w:author="David" w:date="2022-08-17T16:58:00Z">
              <w:rPr>
                <w:rFonts w:ascii="Times New Roman" w:hAnsi="Times New Roman"/>
                <w:sz w:val="24"/>
                <w:szCs w:val="24"/>
              </w:rPr>
            </w:rPrChange>
          </w:rPr>
          <w:t xml:space="preserve">middle-aged </w:t>
        </w:r>
      </w:ins>
      <w:ins w:id="4307" w:author="Britt Collins" w:date="2021-09-30T14:58:00Z">
        <w:r w:rsidRPr="00163DCF">
          <w:rPr>
            <w:szCs w:val="21"/>
            <w:rPrChange w:id="4308" w:author="David" w:date="2022-08-17T16:58:00Z">
              <w:rPr>
                <w:rFonts w:ascii="Times New Roman" w:hAnsi="Times New Roman"/>
                <w:sz w:val="24"/>
                <w:szCs w:val="24"/>
              </w:rPr>
            </w:rPrChange>
          </w:rPr>
          <w:t xml:space="preserve">woman with black curly hair and a loose-fitting dress appeared at the door. She spoke with a gravelly French accent, </w:t>
        </w:r>
      </w:ins>
      <w:ins w:id="4309" w:author="Britt Collins" w:date="2021-10-02T14:15:00Z">
        <w:r w:rsidR="004B09A2" w:rsidRPr="00163DCF">
          <w:rPr>
            <w:szCs w:val="21"/>
            <w:rPrChange w:id="4310" w:author="David" w:date="2022-08-17T16:58:00Z">
              <w:rPr>
                <w:rFonts w:ascii="Times New Roman" w:hAnsi="Times New Roman"/>
                <w:sz w:val="24"/>
                <w:szCs w:val="24"/>
              </w:rPr>
            </w:rPrChange>
          </w:rPr>
          <w:t>ting</w:t>
        </w:r>
      </w:ins>
      <w:ins w:id="4311" w:author="Britt Collins" w:date="2021-09-30T14:58:00Z">
        <w:r w:rsidRPr="00163DCF">
          <w:rPr>
            <w:szCs w:val="21"/>
            <w:rPrChange w:id="4312" w:author="David" w:date="2022-08-17T16:58:00Z">
              <w:rPr>
                <w:rFonts w:ascii="Times New Roman" w:hAnsi="Times New Roman"/>
                <w:sz w:val="24"/>
                <w:szCs w:val="24"/>
              </w:rPr>
            </w:rPrChange>
          </w:rPr>
          <w:t xml:space="preserve">ed </w:t>
        </w:r>
      </w:ins>
      <w:ins w:id="4313" w:author="Britt Collins" w:date="2021-10-02T14:15:00Z">
        <w:r w:rsidR="004B09A2" w:rsidRPr="00163DCF">
          <w:rPr>
            <w:szCs w:val="21"/>
            <w:rPrChange w:id="4314" w:author="David" w:date="2022-08-17T16:58:00Z">
              <w:rPr>
                <w:rFonts w:ascii="Times New Roman" w:hAnsi="Times New Roman"/>
                <w:sz w:val="24"/>
                <w:szCs w:val="24"/>
              </w:rPr>
            </w:rPrChange>
          </w:rPr>
          <w:t xml:space="preserve">by </w:t>
        </w:r>
      </w:ins>
      <w:ins w:id="4315" w:author="Britt Collins" w:date="2021-09-30T14:58:00Z">
        <w:r w:rsidRPr="00163DCF">
          <w:rPr>
            <w:szCs w:val="21"/>
            <w:rPrChange w:id="4316" w:author="David" w:date="2022-08-17T16:58:00Z">
              <w:rPr>
                <w:rFonts w:ascii="Times New Roman" w:hAnsi="Times New Roman"/>
                <w:sz w:val="24"/>
                <w:szCs w:val="24"/>
              </w:rPr>
            </w:rPrChange>
          </w:rPr>
          <w:t>heav</w:t>
        </w:r>
      </w:ins>
      <w:ins w:id="4317" w:author="Britt Collins" w:date="2021-10-02T14:16:00Z">
        <w:r w:rsidR="004B09A2" w:rsidRPr="00163DCF">
          <w:rPr>
            <w:szCs w:val="21"/>
            <w:rPrChange w:id="4318" w:author="David" w:date="2022-08-17T16:58:00Z">
              <w:rPr>
                <w:rFonts w:ascii="Times New Roman" w:hAnsi="Times New Roman"/>
                <w:sz w:val="24"/>
                <w:szCs w:val="24"/>
              </w:rPr>
            </w:rPrChange>
          </w:rPr>
          <w:t>y</w:t>
        </w:r>
      </w:ins>
      <w:ins w:id="4319" w:author="Britt Collins" w:date="2021-09-30T14:58:00Z">
        <w:r w:rsidRPr="00163DCF">
          <w:rPr>
            <w:szCs w:val="21"/>
            <w:rPrChange w:id="4320" w:author="David" w:date="2022-08-17T16:58:00Z">
              <w:rPr>
                <w:rFonts w:ascii="Times New Roman" w:hAnsi="Times New Roman"/>
                <w:sz w:val="24"/>
                <w:szCs w:val="24"/>
              </w:rPr>
            </w:rPrChange>
          </w:rPr>
          <w:t xml:space="preserve"> smoking. Flo was her name and as her name implied, I had to go with her to check out the room for rent. As I walked through the large, open living space, I saw the room for rent. First impressions were positive, it had</w:t>
        </w:r>
      </w:ins>
      <w:ins w:id="4321" w:author="Britt Collins" w:date="2021-10-02T14:16:00Z">
        <w:r w:rsidR="004B09A2" w:rsidRPr="00163DCF">
          <w:rPr>
            <w:szCs w:val="21"/>
            <w:rPrChange w:id="4322" w:author="David" w:date="2022-08-17T16:58:00Z">
              <w:rPr>
                <w:rFonts w:ascii="Times New Roman" w:hAnsi="Times New Roman"/>
                <w:sz w:val="24"/>
                <w:szCs w:val="24"/>
              </w:rPr>
            </w:rPrChange>
          </w:rPr>
          <w:t xml:space="preserve"> a high ceiling, free </w:t>
        </w:r>
        <w:proofErr w:type="gramStart"/>
        <w:r w:rsidR="004B09A2" w:rsidRPr="00163DCF">
          <w:rPr>
            <w:szCs w:val="21"/>
            <w:rPrChange w:id="4323" w:author="David" w:date="2022-08-17T16:58:00Z">
              <w:rPr>
                <w:rFonts w:ascii="Times New Roman" w:hAnsi="Times New Roman"/>
                <w:sz w:val="24"/>
                <w:szCs w:val="24"/>
              </w:rPr>
            </w:rPrChange>
          </w:rPr>
          <w:t>bed</w:t>
        </w:r>
        <w:proofErr w:type="gramEnd"/>
        <w:r w:rsidR="004B09A2" w:rsidRPr="00163DCF">
          <w:rPr>
            <w:szCs w:val="21"/>
            <w:rPrChange w:id="4324" w:author="David" w:date="2022-08-17T16:58:00Z">
              <w:rPr>
                <w:rFonts w:ascii="Times New Roman" w:hAnsi="Times New Roman"/>
                <w:sz w:val="24"/>
                <w:szCs w:val="24"/>
              </w:rPr>
            </w:rPrChange>
          </w:rPr>
          <w:t xml:space="preserve"> and an en-suite bathroom.</w:t>
        </w:r>
      </w:ins>
    </w:p>
    <w:p w14:paraId="17F57766" w14:textId="36B65424" w:rsidR="006F31F6" w:rsidRPr="00163DCF" w:rsidRDefault="006F31F6">
      <w:pPr>
        <w:spacing w:line="276" w:lineRule="auto"/>
        <w:ind w:left="-5" w:right="15" w:firstLine="350"/>
        <w:rPr>
          <w:ins w:id="4325" w:author="Britt Collins" w:date="2021-09-30T14:58:00Z"/>
          <w:szCs w:val="21"/>
          <w:rPrChange w:id="4326" w:author="David" w:date="2022-08-17T16:58:00Z">
            <w:rPr>
              <w:ins w:id="4327" w:author="Britt Collins" w:date="2021-09-30T14:58:00Z"/>
              <w:rFonts w:ascii="Times New Roman" w:hAnsi="Times New Roman"/>
              <w:sz w:val="24"/>
              <w:szCs w:val="24"/>
            </w:rPr>
          </w:rPrChange>
        </w:rPr>
        <w:pPrChange w:id="4328" w:author="David" w:date="2022-08-17T17:01:00Z">
          <w:pPr>
            <w:ind w:left="-5" w:right="15"/>
          </w:pPr>
        </w:pPrChange>
      </w:pPr>
      <w:ins w:id="4329" w:author="Britt Collins" w:date="2021-09-30T14:58:00Z">
        <w:r w:rsidRPr="00163DCF">
          <w:rPr>
            <w:szCs w:val="21"/>
            <w:rPrChange w:id="4330" w:author="David" w:date="2022-08-17T16:58:00Z">
              <w:rPr>
                <w:rFonts w:ascii="Times New Roman" w:hAnsi="Times New Roman"/>
                <w:sz w:val="24"/>
                <w:szCs w:val="24"/>
              </w:rPr>
            </w:rPrChange>
          </w:rPr>
          <w:t xml:space="preserve">The whole apartment looked dilapidated, but it had character. </w:t>
        </w:r>
      </w:ins>
      <w:ins w:id="4331" w:author="Britt Collins" w:date="2021-10-02T14:21:00Z">
        <w:r w:rsidR="004B09A2" w:rsidRPr="00163DCF">
          <w:rPr>
            <w:b/>
            <w:szCs w:val="21"/>
            <w:rPrChange w:id="4332" w:author="David" w:date="2022-08-17T16:58:00Z">
              <w:rPr>
                <w:rFonts w:ascii="Times New Roman" w:hAnsi="Times New Roman"/>
                <w:sz w:val="24"/>
                <w:szCs w:val="24"/>
              </w:rPr>
            </w:rPrChange>
          </w:rPr>
          <w:t>DESCRIBE IT</w:t>
        </w:r>
      </w:ins>
      <w:ins w:id="4333" w:author="Britt Collins" w:date="2021-10-02T14:22:00Z">
        <w:r w:rsidR="004B09A2" w:rsidRPr="00163DCF">
          <w:rPr>
            <w:b/>
            <w:szCs w:val="21"/>
            <w:rPrChange w:id="4334" w:author="David" w:date="2022-08-17T16:58:00Z">
              <w:rPr>
                <w:rFonts w:ascii="Times New Roman" w:hAnsi="Times New Roman"/>
                <w:sz w:val="24"/>
                <w:szCs w:val="24"/>
              </w:rPr>
            </w:rPrChange>
          </w:rPr>
          <w:t>, AVOID GENERIC TERMS LIKE DILAPIDATED, CHARACTER.</w:t>
        </w:r>
        <w:r w:rsidR="004B09A2" w:rsidRPr="00163DCF">
          <w:rPr>
            <w:b/>
            <w:szCs w:val="21"/>
            <w:rPrChange w:id="4335" w:author="David" w:date="2022-08-17T16:58:00Z">
              <w:rPr>
                <w:rFonts w:ascii="Times New Roman" w:hAnsi="Times New Roman"/>
                <w:b/>
                <w:sz w:val="24"/>
                <w:szCs w:val="24"/>
              </w:rPr>
            </w:rPrChange>
          </w:rPr>
          <w:t xml:space="preserve"> </w:t>
        </w:r>
      </w:ins>
      <w:ins w:id="4336" w:author="Britt Collins" w:date="2021-09-30T14:58:00Z">
        <w:r w:rsidRPr="00163DCF">
          <w:rPr>
            <w:szCs w:val="21"/>
            <w:rPrChange w:id="4337" w:author="David" w:date="2022-08-17T16:58:00Z">
              <w:rPr>
                <w:rFonts w:ascii="Times New Roman" w:hAnsi="Times New Roman"/>
                <w:sz w:val="24"/>
                <w:szCs w:val="24"/>
              </w:rPr>
            </w:rPrChange>
          </w:rPr>
          <w:t xml:space="preserve">Anyway, it was better than the alternative </w:t>
        </w:r>
      </w:ins>
      <w:ins w:id="4338" w:author="Britt Collins" w:date="2021-10-02T14:17:00Z">
        <w:r w:rsidR="004B09A2" w:rsidRPr="00163DCF">
          <w:rPr>
            <w:szCs w:val="21"/>
            <w:rPrChange w:id="4339" w:author="David" w:date="2022-08-17T16:58:00Z">
              <w:rPr>
                <w:rFonts w:ascii="Times New Roman" w:hAnsi="Times New Roman"/>
                <w:sz w:val="24"/>
                <w:szCs w:val="24"/>
              </w:rPr>
            </w:rPrChange>
          </w:rPr>
          <w:t>of</w:t>
        </w:r>
      </w:ins>
      <w:ins w:id="4340" w:author="Britt Collins" w:date="2021-09-30T14:58:00Z">
        <w:r w:rsidRPr="00163DCF">
          <w:rPr>
            <w:szCs w:val="21"/>
            <w:rPrChange w:id="4341" w:author="David" w:date="2022-08-17T16:58:00Z">
              <w:rPr>
                <w:rFonts w:ascii="Times New Roman" w:hAnsi="Times New Roman"/>
                <w:sz w:val="24"/>
                <w:szCs w:val="24"/>
              </w:rPr>
            </w:rPrChange>
          </w:rPr>
          <w:t xml:space="preserve"> moving from pillar to post across Sydney. I could tell Flo wasn't a salesperson. To try and seal the deal, she mentioned that she liked me. As if the thought of being liked by a person I didn't find attractive would sway my decision. She asked me what I </w:t>
        </w:r>
        <w:proofErr w:type="gramStart"/>
        <w:r w:rsidRPr="00163DCF">
          <w:rPr>
            <w:szCs w:val="21"/>
            <w:rPrChange w:id="4342" w:author="David" w:date="2022-08-17T16:58:00Z">
              <w:rPr>
                <w:rFonts w:ascii="Times New Roman" w:hAnsi="Times New Roman"/>
                <w:sz w:val="24"/>
                <w:szCs w:val="24"/>
              </w:rPr>
            </w:rPrChange>
          </w:rPr>
          <w:t>thought</w:t>
        </w:r>
      </w:ins>
      <w:proofErr w:type="gramEnd"/>
      <w:ins w:id="4343" w:author="Britt Collins" w:date="2021-10-02T14:17:00Z">
        <w:r w:rsidR="004B09A2" w:rsidRPr="00163DCF">
          <w:rPr>
            <w:szCs w:val="21"/>
            <w:rPrChange w:id="4344" w:author="David" w:date="2022-08-17T16:58:00Z">
              <w:rPr>
                <w:rFonts w:ascii="Times New Roman" w:hAnsi="Times New Roman"/>
                <w:sz w:val="24"/>
                <w:szCs w:val="24"/>
              </w:rPr>
            </w:rPrChange>
          </w:rPr>
          <w:t xml:space="preserve"> and</w:t>
        </w:r>
      </w:ins>
      <w:ins w:id="4345" w:author="Britt Collins" w:date="2021-09-30T14:58:00Z">
        <w:r w:rsidRPr="00163DCF">
          <w:rPr>
            <w:szCs w:val="21"/>
            <w:rPrChange w:id="4346" w:author="David" w:date="2022-08-17T16:58:00Z">
              <w:rPr>
                <w:rFonts w:ascii="Times New Roman" w:hAnsi="Times New Roman"/>
                <w:sz w:val="24"/>
                <w:szCs w:val="24"/>
              </w:rPr>
            </w:rPrChange>
          </w:rPr>
          <w:t xml:space="preserve"> I </w:t>
        </w:r>
      </w:ins>
      <w:ins w:id="4347" w:author="Britt Collins" w:date="2021-10-02T14:17:00Z">
        <w:r w:rsidR="004B09A2" w:rsidRPr="00163DCF">
          <w:rPr>
            <w:szCs w:val="21"/>
            <w:rPrChange w:id="4348" w:author="David" w:date="2022-08-17T16:58:00Z">
              <w:rPr>
                <w:rFonts w:ascii="Times New Roman" w:hAnsi="Times New Roman"/>
                <w:sz w:val="24"/>
                <w:szCs w:val="24"/>
              </w:rPr>
            </w:rPrChange>
          </w:rPr>
          <w:t xml:space="preserve">told her </w:t>
        </w:r>
      </w:ins>
      <w:ins w:id="4349" w:author="Britt Collins" w:date="2021-10-02T14:18:00Z">
        <w:r w:rsidR="004B09A2" w:rsidRPr="00163DCF">
          <w:rPr>
            <w:szCs w:val="21"/>
            <w:rPrChange w:id="4350" w:author="David" w:date="2022-08-17T16:58:00Z">
              <w:rPr>
                <w:rFonts w:ascii="Times New Roman" w:hAnsi="Times New Roman"/>
                <w:sz w:val="24"/>
                <w:szCs w:val="24"/>
              </w:rPr>
            </w:rPrChange>
          </w:rPr>
          <w:t xml:space="preserve">I </w:t>
        </w:r>
      </w:ins>
      <w:ins w:id="4351" w:author="Britt Collins" w:date="2021-09-30T14:58:00Z">
        <w:r w:rsidRPr="00163DCF">
          <w:rPr>
            <w:szCs w:val="21"/>
            <w:rPrChange w:id="4352" w:author="David" w:date="2022-08-17T16:58:00Z">
              <w:rPr>
                <w:rFonts w:ascii="Times New Roman" w:hAnsi="Times New Roman"/>
                <w:sz w:val="24"/>
                <w:szCs w:val="24"/>
              </w:rPr>
            </w:rPrChange>
          </w:rPr>
          <w:t>would be happy to move in if she was happy.</w:t>
        </w:r>
      </w:ins>
    </w:p>
    <w:p w14:paraId="06812094" w14:textId="77777777" w:rsidR="004B09A2" w:rsidRPr="00163DCF" w:rsidRDefault="004B09A2">
      <w:pPr>
        <w:spacing w:line="276" w:lineRule="auto"/>
        <w:ind w:left="-5" w:right="15" w:firstLine="0"/>
        <w:rPr>
          <w:ins w:id="4353" w:author="Britt Collins" w:date="2021-10-02T14:18:00Z"/>
          <w:szCs w:val="21"/>
          <w:rPrChange w:id="4354" w:author="David" w:date="2022-08-17T16:58:00Z">
            <w:rPr>
              <w:ins w:id="4355" w:author="Britt Collins" w:date="2021-10-02T14:18:00Z"/>
              <w:rFonts w:ascii="Times New Roman" w:hAnsi="Times New Roman"/>
              <w:sz w:val="24"/>
              <w:szCs w:val="24"/>
            </w:rPr>
          </w:rPrChange>
        </w:rPr>
        <w:pPrChange w:id="4356" w:author="David" w:date="2022-08-17T17:01:00Z">
          <w:pPr>
            <w:spacing w:line="480" w:lineRule="auto"/>
            <w:ind w:left="-5" w:right="15" w:firstLine="0"/>
          </w:pPr>
        </w:pPrChange>
      </w:pPr>
    </w:p>
    <w:p w14:paraId="6367E388" w14:textId="77777777" w:rsidR="00E703A1" w:rsidRPr="00163DCF" w:rsidRDefault="004B09A2">
      <w:pPr>
        <w:spacing w:line="276" w:lineRule="auto"/>
        <w:ind w:left="-5" w:right="15" w:firstLine="0"/>
        <w:rPr>
          <w:ins w:id="4357" w:author="Britt Collins" w:date="2021-10-04T09:49:00Z"/>
          <w:b/>
          <w:szCs w:val="21"/>
          <w:rPrChange w:id="4358" w:author="David" w:date="2022-08-17T16:58:00Z">
            <w:rPr>
              <w:ins w:id="4359" w:author="Britt Collins" w:date="2021-10-04T09:49:00Z"/>
              <w:rFonts w:ascii="Times New Roman" w:hAnsi="Times New Roman"/>
              <w:b/>
              <w:sz w:val="24"/>
              <w:szCs w:val="24"/>
            </w:rPr>
          </w:rPrChange>
        </w:rPr>
        <w:pPrChange w:id="4360" w:author="David" w:date="2022-08-17T17:01:00Z">
          <w:pPr>
            <w:spacing w:line="480" w:lineRule="auto"/>
            <w:ind w:left="-5" w:right="15" w:firstLine="0"/>
          </w:pPr>
        </w:pPrChange>
      </w:pPr>
      <w:ins w:id="4361" w:author="Britt Collins" w:date="2021-10-02T14:18:00Z">
        <w:r w:rsidRPr="00163DCF">
          <w:rPr>
            <w:b/>
            <w:szCs w:val="21"/>
            <w:rPrChange w:id="4362" w:author="David" w:date="2022-08-17T16:58:00Z">
              <w:rPr>
                <w:rFonts w:ascii="Times New Roman" w:hAnsi="Times New Roman"/>
                <w:sz w:val="24"/>
                <w:szCs w:val="24"/>
              </w:rPr>
            </w:rPrChange>
          </w:rPr>
          <w:t>SHOW, DON’T TELL. WHAT HAPPENED ON THE TRIP</w:t>
        </w:r>
      </w:ins>
      <w:ins w:id="4363" w:author="Britt Collins" w:date="2021-10-02T14:19:00Z">
        <w:r w:rsidRPr="00163DCF">
          <w:rPr>
            <w:b/>
            <w:szCs w:val="21"/>
            <w:rPrChange w:id="4364" w:author="David" w:date="2022-08-17T16:58:00Z">
              <w:rPr>
                <w:rFonts w:ascii="Times New Roman" w:hAnsi="Times New Roman"/>
                <w:sz w:val="24"/>
                <w:szCs w:val="24"/>
              </w:rPr>
            </w:rPrChange>
          </w:rPr>
          <w:t>, ANY COLOUR, DRAMA, ADVENTURES</w:t>
        </w:r>
      </w:ins>
      <w:ins w:id="4365" w:author="Britt Collins" w:date="2021-10-02T14:20:00Z">
        <w:r w:rsidRPr="00163DCF">
          <w:rPr>
            <w:b/>
            <w:szCs w:val="21"/>
            <w:rPrChange w:id="4366" w:author="David" w:date="2022-08-17T16:58:00Z">
              <w:rPr>
                <w:rFonts w:ascii="Times New Roman" w:hAnsi="Times New Roman"/>
                <w:b/>
                <w:sz w:val="24"/>
                <w:szCs w:val="24"/>
              </w:rPr>
            </w:rPrChange>
          </w:rPr>
          <w:t xml:space="preserve">: </w:t>
        </w:r>
      </w:ins>
      <w:ins w:id="4367" w:author="Britt Collins" w:date="2021-10-02T14:19:00Z">
        <w:r w:rsidRPr="00163DCF">
          <w:rPr>
            <w:b/>
            <w:szCs w:val="21"/>
            <w:rPrChange w:id="4368" w:author="David" w:date="2022-08-17T16:58:00Z">
              <w:rPr>
                <w:rFonts w:ascii="Times New Roman" w:hAnsi="Times New Roman"/>
                <w:sz w:val="24"/>
                <w:szCs w:val="24"/>
              </w:rPr>
            </w:rPrChange>
          </w:rPr>
          <w:t>DID YOU SWIM WITH LEMON SHARKS, SURF MONSTER SWELLS, HOOK UP WITH A GIRL</w:t>
        </w:r>
      </w:ins>
      <w:ins w:id="4369" w:author="Britt Collins" w:date="2021-10-02T14:27:00Z">
        <w:r w:rsidR="00615575" w:rsidRPr="00163DCF">
          <w:rPr>
            <w:b/>
            <w:szCs w:val="21"/>
            <w:rPrChange w:id="4370" w:author="David" w:date="2022-08-17T16:58:00Z">
              <w:rPr>
                <w:rFonts w:ascii="Times New Roman" w:hAnsi="Times New Roman"/>
                <w:b/>
                <w:sz w:val="24"/>
                <w:szCs w:val="24"/>
              </w:rPr>
            </w:rPrChange>
          </w:rPr>
          <w:t>, WHAT WERE THE ISLANDS LIKE, THE SAILING</w:t>
        </w:r>
      </w:ins>
      <w:ins w:id="4371" w:author="Britt Collins" w:date="2021-10-04T09:47:00Z">
        <w:r w:rsidR="00E703A1" w:rsidRPr="00163DCF">
          <w:rPr>
            <w:b/>
            <w:szCs w:val="21"/>
            <w:rPrChange w:id="4372" w:author="David" w:date="2022-08-17T16:58:00Z">
              <w:rPr>
                <w:rFonts w:ascii="Times New Roman" w:hAnsi="Times New Roman"/>
                <w:b/>
                <w:sz w:val="24"/>
                <w:szCs w:val="24"/>
              </w:rPr>
            </w:rPrChange>
          </w:rPr>
          <w:t>, WILDLIFE ENCOUNTERS… ANY AMUSING OR ENTERTAING MOMENTS THAT YOU CAN CREATE SCENES OUT OF</w:t>
        </w:r>
      </w:ins>
      <w:ins w:id="4373" w:author="Britt Collins" w:date="2021-10-02T14:19:00Z">
        <w:r w:rsidRPr="00163DCF">
          <w:rPr>
            <w:b/>
            <w:szCs w:val="21"/>
            <w:rPrChange w:id="4374" w:author="David" w:date="2022-08-17T16:58:00Z">
              <w:rPr>
                <w:rFonts w:ascii="Times New Roman" w:hAnsi="Times New Roman"/>
                <w:sz w:val="24"/>
                <w:szCs w:val="24"/>
              </w:rPr>
            </w:rPrChange>
          </w:rPr>
          <w:t>?</w:t>
        </w:r>
        <w:r w:rsidRPr="00163DCF">
          <w:rPr>
            <w:szCs w:val="21"/>
            <w:rPrChange w:id="4375" w:author="David" w:date="2022-08-17T16:58:00Z">
              <w:rPr>
                <w:rFonts w:ascii="Times New Roman" w:hAnsi="Times New Roman"/>
                <w:sz w:val="24"/>
                <w:szCs w:val="24"/>
              </w:rPr>
            </w:rPrChange>
          </w:rPr>
          <w:t xml:space="preserve"> </w:t>
        </w:r>
      </w:ins>
      <w:ins w:id="4376" w:author="Britt Collins" w:date="2021-09-30T14:58:00Z">
        <w:r w:rsidR="006F31F6" w:rsidRPr="00163DCF">
          <w:rPr>
            <w:szCs w:val="21"/>
            <w:rPrChange w:id="4377" w:author="David" w:date="2022-08-17T16:58:00Z">
              <w:rPr>
                <w:rFonts w:ascii="Times New Roman" w:hAnsi="Times New Roman"/>
                <w:sz w:val="24"/>
                <w:szCs w:val="24"/>
              </w:rPr>
            </w:rPrChange>
          </w:rPr>
          <w:t xml:space="preserve">After an amazing Oz Experience, I returned to Manly. </w:t>
        </w:r>
      </w:ins>
      <w:ins w:id="4378" w:author="Britt Collins" w:date="2021-10-04T09:48:00Z">
        <w:r w:rsidR="00E703A1" w:rsidRPr="00163DCF">
          <w:rPr>
            <w:b/>
            <w:szCs w:val="21"/>
            <w:rPrChange w:id="4379" w:author="David" w:date="2022-08-17T16:58:00Z">
              <w:rPr>
                <w:rFonts w:ascii="Times New Roman" w:hAnsi="Times New Roman"/>
                <w:b/>
                <w:sz w:val="24"/>
                <w:szCs w:val="24"/>
              </w:rPr>
            </w:rPrChange>
          </w:rPr>
          <w:t xml:space="preserve">AGAIN, WHAT WAS AMAZING ABOUT THE ROAD TRIP, YOU HAVE TO SPELL IT OUT FOR READERS, OTHERWISE IS MEANINGLESS </w:t>
        </w:r>
      </w:ins>
    </w:p>
    <w:p w14:paraId="3EF23296" w14:textId="4D7878D9" w:rsidR="006F31F6" w:rsidRPr="00163DCF" w:rsidRDefault="006F31F6">
      <w:pPr>
        <w:spacing w:line="276" w:lineRule="auto"/>
        <w:ind w:left="-5" w:right="15" w:firstLine="725"/>
        <w:rPr>
          <w:ins w:id="4380" w:author="Britt Collins" w:date="2021-09-30T14:58:00Z"/>
          <w:szCs w:val="21"/>
          <w:rPrChange w:id="4381" w:author="David" w:date="2022-08-17T16:58:00Z">
            <w:rPr>
              <w:ins w:id="4382" w:author="Britt Collins" w:date="2021-09-30T14:58:00Z"/>
              <w:rFonts w:ascii="Times New Roman" w:hAnsi="Times New Roman"/>
              <w:sz w:val="24"/>
              <w:szCs w:val="24"/>
            </w:rPr>
          </w:rPrChange>
        </w:rPr>
        <w:pPrChange w:id="4383" w:author="David" w:date="2022-08-17T17:01:00Z">
          <w:pPr>
            <w:ind w:left="-5" w:right="15"/>
          </w:pPr>
        </w:pPrChange>
      </w:pPr>
      <w:ins w:id="4384" w:author="Britt Collins" w:date="2021-09-30T14:58:00Z">
        <w:r w:rsidRPr="00163DCF">
          <w:rPr>
            <w:szCs w:val="21"/>
            <w:rPrChange w:id="4385" w:author="David" w:date="2022-08-17T16:58:00Z">
              <w:rPr>
                <w:rFonts w:ascii="Times New Roman" w:hAnsi="Times New Roman"/>
                <w:sz w:val="24"/>
                <w:szCs w:val="24"/>
              </w:rPr>
            </w:rPrChange>
          </w:rPr>
          <w:t xml:space="preserve">This time I had all my possessions, most of which I had retrieved from the Sydney work office. Flo, the acting landlady, was there to let me in and showed me around. She was late for work, apologised and left me in the empty apartment. I walked into my room and sat down on the bed shouldering my luggage. </w:t>
        </w:r>
      </w:ins>
      <w:ins w:id="4386" w:author="Britt Collins" w:date="2021-10-02T14:20:00Z">
        <w:r w:rsidR="004B09A2" w:rsidRPr="00163DCF">
          <w:rPr>
            <w:szCs w:val="21"/>
            <w:rPrChange w:id="4387" w:author="David" w:date="2022-08-17T16:58:00Z">
              <w:rPr>
                <w:rFonts w:ascii="Times New Roman" w:hAnsi="Times New Roman"/>
                <w:sz w:val="24"/>
                <w:szCs w:val="24"/>
              </w:rPr>
            </w:rPrChange>
          </w:rPr>
          <w:t>T</w:t>
        </w:r>
      </w:ins>
      <w:ins w:id="4388" w:author="Britt Collins" w:date="2021-09-30T14:58:00Z">
        <w:r w:rsidRPr="00163DCF">
          <w:rPr>
            <w:szCs w:val="21"/>
            <w:rPrChange w:id="4389" w:author="David" w:date="2022-08-17T16:58:00Z">
              <w:rPr>
                <w:rFonts w:ascii="Times New Roman" w:hAnsi="Times New Roman"/>
                <w:sz w:val="24"/>
                <w:szCs w:val="24"/>
              </w:rPr>
            </w:rPrChange>
          </w:rPr>
          <w:t xml:space="preserve">he bed </w:t>
        </w:r>
      </w:ins>
      <w:ins w:id="4390" w:author="Britt Collins" w:date="2021-10-02T14:21:00Z">
        <w:r w:rsidR="004B09A2" w:rsidRPr="00163DCF">
          <w:rPr>
            <w:szCs w:val="21"/>
            <w:rPrChange w:id="4391" w:author="David" w:date="2022-08-17T16:58:00Z">
              <w:rPr>
                <w:rFonts w:ascii="Times New Roman" w:hAnsi="Times New Roman"/>
                <w:sz w:val="24"/>
                <w:szCs w:val="24"/>
              </w:rPr>
            </w:rPrChange>
          </w:rPr>
          <w:t>turned out to</w:t>
        </w:r>
      </w:ins>
      <w:ins w:id="4392" w:author="Britt Collins" w:date="2021-09-30T14:58:00Z">
        <w:r w:rsidRPr="00163DCF">
          <w:rPr>
            <w:szCs w:val="21"/>
            <w:rPrChange w:id="4393" w:author="David" w:date="2022-08-17T16:58:00Z">
              <w:rPr>
                <w:rFonts w:ascii="Times New Roman" w:hAnsi="Times New Roman"/>
                <w:sz w:val="24"/>
                <w:szCs w:val="24"/>
              </w:rPr>
            </w:rPrChange>
          </w:rPr>
          <w:t xml:space="preserve"> </w:t>
        </w:r>
      </w:ins>
      <w:ins w:id="4394" w:author="Britt Collins" w:date="2021-10-02T14:21:00Z">
        <w:r w:rsidR="004B09A2" w:rsidRPr="00163DCF">
          <w:rPr>
            <w:szCs w:val="21"/>
            <w:rPrChange w:id="4395" w:author="David" w:date="2022-08-17T16:58:00Z">
              <w:rPr>
                <w:rFonts w:ascii="Times New Roman" w:hAnsi="Times New Roman"/>
                <w:sz w:val="24"/>
                <w:szCs w:val="24"/>
              </w:rPr>
            </w:rPrChange>
          </w:rPr>
          <w:t xml:space="preserve">be </w:t>
        </w:r>
      </w:ins>
      <w:ins w:id="4396" w:author="Britt Collins" w:date="2021-09-30T14:58:00Z">
        <w:r w:rsidRPr="00163DCF">
          <w:rPr>
            <w:szCs w:val="21"/>
            <w:rPrChange w:id="4397" w:author="David" w:date="2022-08-17T16:58:00Z">
              <w:rPr>
                <w:rFonts w:ascii="Times New Roman" w:hAnsi="Times New Roman"/>
                <w:sz w:val="24"/>
                <w:szCs w:val="24"/>
              </w:rPr>
            </w:rPrChange>
          </w:rPr>
          <w:t>as dilapidated as the apartment. The mattress and my bottom comically fell through the beams in the bed frame. I gathered myself back to my feet. I placed my items down slowly and looked under the bed.</w:t>
        </w:r>
      </w:ins>
    </w:p>
    <w:p w14:paraId="6C8B769C" w14:textId="3E9900E1" w:rsidR="006F31F6" w:rsidRPr="00163DCF" w:rsidRDefault="006F31F6">
      <w:pPr>
        <w:spacing w:line="276" w:lineRule="auto"/>
        <w:ind w:left="-5" w:right="15" w:firstLine="725"/>
        <w:rPr>
          <w:ins w:id="4398" w:author="Britt Collins" w:date="2021-09-30T14:58:00Z"/>
          <w:szCs w:val="21"/>
          <w:rPrChange w:id="4399" w:author="David" w:date="2022-08-17T16:58:00Z">
            <w:rPr>
              <w:ins w:id="4400" w:author="Britt Collins" w:date="2021-09-30T14:58:00Z"/>
              <w:rFonts w:ascii="Times New Roman" w:hAnsi="Times New Roman"/>
              <w:sz w:val="24"/>
              <w:szCs w:val="24"/>
            </w:rPr>
          </w:rPrChange>
        </w:rPr>
        <w:pPrChange w:id="4401" w:author="David" w:date="2022-08-17T17:01:00Z">
          <w:pPr>
            <w:ind w:left="-5" w:right="15"/>
          </w:pPr>
        </w:pPrChange>
      </w:pPr>
      <w:ins w:id="4402" w:author="Britt Collins" w:date="2021-09-30T14:58:00Z">
        <w:r w:rsidRPr="00163DCF">
          <w:rPr>
            <w:szCs w:val="21"/>
            <w:rPrChange w:id="4403" w:author="David" w:date="2022-08-17T16:58:00Z">
              <w:rPr>
                <w:rFonts w:ascii="Times New Roman" w:hAnsi="Times New Roman"/>
                <w:sz w:val="24"/>
                <w:szCs w:val="24"/>
              </w:rPr>
            </w:rPrChange>
          </w:rPr>
          <w:t xml:space="preserve">I could see the problem. Originally there had been at least </w:t>
        </w:r>
      </w:ins>
      <w:ins w:id="4404" w:author="Britt Collins" w:date="2021-10-02T14:21:00Z">
        <w:r w:rsidR="004B09A2" w:rsidRPr="00163DCF">
          <w:rPr>
            <w:szCs w:val="21"/>
            <w:rPrChange w:id="4405" w:author="David" w:date="2022-08-17T16:58:00Z">
              <w:rPr>
                <w:rFonts w:ascii="Times New Roman" w:hAnsi="Times New Roman"/>
                <w:sz w:val="24"/>
                <w:szCs w:val="24"/>
              </w:rPr>
            </w:rPrChange>
          </w:rPr>
          <w:t>ten</w:t>
        </w:r>
      </w:ins>
      <w:ins w:id="4406" w:author="Britt Collins" w:date="2021-09-30T14:58:00Z">
        <w:r w:rsidRPr="00163DCF">
          <w:rPr>
            <w:szCs w:val="21"/>
            <w:rPrChange w:id="4407" w:author="David" w:date="2022-08-17T16:58:00Z">
              <w:rPr>
                <w:rFonts w:ascii="Times New Roman" w:hAnsi="Times New Roman"/>
                <w:sz w:val="24"/>
                <w:szCs w:val="24"/>
              </w:rPr>
            </w:rPrChange>
          </w:rPr>
          <w:t xml:space="preserve"> wooden beams supporting the frame</w:t>
        </w:r>
      </w:ins>
      <w:ins w:id="4408" w:author="Britt Collins" w:date="2021-10-02T14:21:00Z">
        <w:r w:rsidR="004B09A2" w:rsidRPr="00163DCF">
          <w:rPr>
            <w:szCs w:val="21"/>
            <w:rPrChange w:id="4409" w:author="David" w:date="2022-08-17T16:58:00Z">
              <w:rPr>
                <w:rFonts w:ascii="Times New Roman" w:hAnsi="Times New Roman"/>
                <w:sz w:val="24"/>
                <w:szCs w:val="24"/>
              </w:rPr>
            </w:rPrChange>
          </w:rPr>
          <w:t xml:space="preserve">, now </w:t>
        </w:r>
      </w:ins>
      <w:ins w:id="4410" w:author="Britt Collins" w:date="2021-09-30T14:58:00Z">
        <w:r w:rsidRPr="00163DCF">
          <w:rPr>
            <w:szCs w:val="21"/>
            <w:rPrChange w:id="4411" w:author="David" w:date="2022-08-17T16:58:00Z">
              <w:rPr>
                <w:rFonts w:ascii="Times New Roman" w:hAnsi="Times New Roman"/>
                <w:sz w:val="24"/>
                <w:szCs w:val="24"/>
              </w:rPr>
            </w:rPrChange>
          </w:rPr>
          <w:t xml:space="preserve">here were </w:t>
        </w:r>
      </w:ins>
      <w:ins w:id="4412" w:author="Britt Collins" w:date="2021-10-02T14:21:00Z">
        <w:r w:rsidR="004B09A2" w:rsidRPr="00163DCF">
          <w:rPr>
            <w:szCs w:val="21"/>
            <w:rPrChange w:id="4413" w:author="David" w:date="2022-08-17T16:58:00Z">
              <w:rPr>
                <w:rFonts w:ascii="Times New Roman" w:hAnsi="Times New Roman"/>
                <w:sz w:val="24"/>
                <w:szCs w:val="24"/>
              </w:rPr>
            </w:rPrChange>
          </w:rPr>
          <w:t>seven</w:t>
        </w:r>
      </w:ins>
      <w:ins w:id="4414" w:author="Britt Collins" w:date="2021-09-30T14:58:00Z">
        <w:r w:rsidRPr="00163DCF">
          <w:rPr>
            <w:szCs w:val="21"/>
            <w:rPrChange w:id="4415" w:author="David" w:date="2022-08-17T16:58:00Z">
              <w:rPr>
                <w:rFonts w:ascii="Times New Roman" w:hAnsi="Times New Roman"/>
                <w:sz w:val="24"/>
                <w:szCs w:val="24"/>
              </w:rPr>
            </w:rPrChange>
          </w:rPr>
          <w:t>. If I wanted the bed to support my weight, I now knew where to place my body. Before arriving in Australia, I had never house shared or stayed in a hostel for that matter. I was clueless how I should behave in an accommodation share. What were my responsibilities in the house? How did I share the shared space? My plan was to play it by ear and change my behaviour if there were complaints.</w:t>
        </w:r>
      </w:ins>
    </w:p>
    <w:p w14:paraId="3D5241DF" w14:textId="4F7D12FA" w:rsidR="006F31F6" w:rsidRPr="00163DCF" w:rsidRDefault="006F31F6">
      <w:pPr>
        <w:spacing w:line="276" w:lineRule="auto"/>
        <w:ind w:left="-5" w:right="15" w:firstLine="725"/>
        <w:rPr>
          <w:ins w:id="4416" w:author="Britt Collins" w:date="2021-09-30T14:58:00Z"/>
          <w:szCs w:val="21"/>
          <w:rPrChange w:id="4417" w:author="David" w:date="2022-08-17T16:58:00Z">
            <w:rPr>
              <w:ins w:id="4418" w:author="Britt Collins" w:date="2021-09-30T14:58:00Z"/>
              <w:rFonts w:ascii="Times New Roman" w:hAnsi="Times New Roman"/>
              <w:sz w:val="24"/>
              <w:szCs w:val="24"/>
            </w:rPr>
          </w:rPrChange>
        </w:rPr>
        <w:pPrChange w:id="4419" w:author="David" w:date="2022-08-17T17:01:00Z">
          <w:pPr>
            <w:ind w:left="-5" w:right="15"/>
          </w:pPr>
        </w:pPrChange>
      </w:pPr>
      <w:ins w:id="4420" w:author="Britt Collins" w:date="2021-09-30T14:58:00Z">
        <w:r w:rsidRPr="00163DCF">
          <w:rPr>
            <w:szCs w:val="21"/>
            <w:rPrChange w:id="4421" w:author="David" w:date="2022-08-17T16:58:00Z">
              <w:rPr>
                <w:rFonts w:ascii="Times New Roman" w:hAnsi="Times New Roman"/>
                <w:sz w:val="24"/>
                <w:szCs w:val="24"/>
              </w:rPr>
            </w:rPrChange>
          </w:rPr>
          <w:t xml:space="preserve">The shared space could be best described as </w:t>
        </w:r>
      </w:ins>
      <w:ins w:id="4422" w:author="Britt Collins" w:date="2021-10-02T14:29:00Z">
        <w:r w:rsidR="00615575" w:rsidRPr="00163DCF">
          <w:rPr>
            <w:szCs w:val="21"/>
            <w:rPrChange w:id="4423" w:author="David" w:date="2022-08-17T16:58:00Z">
              <w:rPr>
                <w:rFonts w:ascii="Times New Roman" w:hAnsi="Times New Roman"/>
                <w:sz w:val="24"/>
                <w:szCs w:val="24"/>
              </w:rPr>
            </w:rPrChange>
          </w:rPr>
          <w:t>“</w:t>
        </w:r>
      </w:ins>
      <w:ins w:id="4424" w:author="Britt Collins" w:date="2021-09-30T14:58:00Z">
        <w:r w:rsidRPr="00163DCF">
          <w:rPr>
            <w:szCs w:val="21"/>
            <w:rPrChange w:id="4425" w:author="David" w:date="2022-08-17T16:58:00Z">
              <w:rPr>
                <w:rFonts w:ascii="Times New Roman" w:hAnsi="Times New Roman"/>
                <w:sz w:val="24"/>
                <w:szCs w:val="24"/>
              </w:rPr>
            </w:rPrChange>
          </w:rPr>
          <w:t>dishevelled Australian fused with a French flamboyance</w:t>
        </w:r>
      </w:ins>
      <w:ins w:id="4426" w:author="Britt Collins" w:date="2021-10-02T14:29:00Z">
        <w:r w:rsidR="00615575" w:rsidRPr="00163DCF">
          <w:rPr>
            <w:szCs w:val="21"/>
            <w:rPrChange w:id="4427" w:author="David" w:date="2022-08-17T16:58:00Z">
              <w:rPr>
                <w:rFonts w:ascii="Times New Roman" w:hAnsi="Times New Roman"/>
                <w:sz w:val="24"/>
                <w:szCs w:val="24"/>
              </w:rPr>
            </w:rPrChange>
          </w:rPr>
          <w:t>”</w:t>
        </w:r>
      </w:ins>
      <w:ins w:id="4428" w:author="Britt Collins" w:date="2021-09-30T14:58:00Z">
        <w:r w:rsidRPr="00163DCF">
          <w:rPr>
            <w:szCs w:val="21"/>
            <w:rPrChange w:id="4429" w:author="David" w:date="2022-08-17T16:58:00Z">
              <w:rPr>
                <w:rFonts w:ascii="Times New Roman" w:hAnsi="Times New Roman"/>
                <w:sz w:val="24"/>
                <w:szCs w:val="24"/>
              </w:rPr>
            </w:rPrChange>
          </w:rPr>
          <w:t>. It was hugely influenced by Flo</w:t>
        </w:r>
      </w:ins>
      <w:ins w:id="4430" w:author="Britt Collins" w:date="2021-10-02T14:29:00Z">
        <w:r w:rsidR="00615575" w:rsidRPr="00163DCF">
          <w:rPr>
            <w:szCs w:val="21"/>
            <w:rPrChange w:id="4431" w:author="David" w:date="2022-08-17T16:58:00Z">
              <w:rPr>
                <w:rFonts w:ascii="Times New Roman" w:hAnsi="Times New Roman"/>
                <w:sz w:val="24"/>
                <w:szCs w:val="24"/>
              </w:rPr>
            </w:rPrChange>
          </w:rPr>
          <w:t>, who</w:t>
        </w:r>
      </w:ins>
      <w:ins w:id="4432" w:author="Britt Collins" w:date="2021-09-30T14:58:00Z">
        <w:r w:rsidRPr="00163DCF">
          <w:rPr>
            <w:szCs w:val="21"/>
            <w:rPrChange w:id="4433" w:author="David" w:date="2022-08-17T16:58:00Z">
              <w:rPr>
                <w:rFonts w:ascii="Times New Roman" w:hAnsi="Times New Roman"/>
                <w:sz w:val="24"/>
                <w:szCs w:val="24"/>
              </w:rPr>
            </w:rPrChange>
          </w:rPr>
          <w:t xml:space="preserve"> was originally from France. She worked as a cook at the bar located across the Corso, The Ivanhoe Hotel Manly. If Flo were a cheese, she would be a Bleu </w:t>
        </w:r>
        <w:proofErr w:type="spellStart"/>
        <w:r w:rsidRPr="00163DCF">
          <w:rPr>
            <w:szCs w:val="21"/>
            <w:rPrChange w:id="4434" w:author="David" w:date="2022-08-17T16:58:00Z">
              <w:rPr>
                <w:rFonts w:ascii="Times New Roman" w:hAnsi="Times New Roman"/>
                <w:sz w:val="24"/>
                <w:szCs w:val="24"/>
              </w:rPr>
            </w:rPrChange>
          </w:rPr>
          <w:t>d’Auvergne</w:t>
        </w:r>
        <w:proofErr w:type="spellEnd"/>
        <w:r w:rsidRPr="00163DCF">
          <w:rPr>
            <w:szCs w:val="21"/>
            <w:rPrChange w:id="4435" w:author="David" w:date="2022-08-17T16:58:00Z">
              <w:rPr>
                <w:rFonts w:ascii="Times New Roman" w:hAnsi="Times New Roman"/>
                <w:sz w:val="24"/>
                <w:szCs w:val="24"/>
              </w:rPr>
            </w:rPrChange>
          </w:rPr>
          <w:t>, strong in flavour, but nothing to look at. Her shoulder</w:t>
        </w:r>
      </w:ins>
      <w:ins w:id="4436" w:author="Britt Collins" w:date="2021-10-02T14:29:00Z">
        <w:r w:rsidR="00615575" w:rsidRPr="00163DCF">
          <w:rPr>
            <w:szCs w:val="21"/>
            <w:rPrChange w:id="4437" w:author="David" w:date="2022-08-17T16:58:00Z">
              <w:rPr>
                <w:rFonts w:ascii="Times New Roman" w:hAnsi="Times New Roman"/>
                <w:sz w:val="24"/>
                <w:szCs w:val="24"/>
              </w:rPr>
            </w:rPrChange>
          </w:rPr>
          <w:t>-</w:t>
        </w:r>
      </w:ins>
      <w:ins w:id="4438" w:author="Britt Collins" w:date="2021-09-30T14:58:00Z">
        <w:r w:rsidRPr="00163DCF">
          <w:rPr>
            <w:szCs w:val="21"/>
            <w:rPrChange w:id="4439" w:author="David" w:date="2022-08-17T16:58:00Z">
              <w:rPr>
                <w:rFonts w:ascii="Times New Roman" w:hAnsi="Times New Roman"/>
                <w:sz w:val="24"/>
                <w:szCs w:val="24"/>
              </w:rPr>
            </w:rPrChange>
          </w:rPr>
          <w:t xml:space="preserve">length black, wavy hair, baggy dress and gravelly French accent gave her an unmistakeable presence. She moved with grace that contradicted such an appearance. She loved her cats, all four of them. As a general life rule, a cat owner with any more than one cat should have a full psychological assessment. </w:t>
        </w:r>
      </w:ins>
      <w:proofErr w:type="gramStart"/>
      <w:ins w:id="4440" w:author="Britt Collins" w:date="2021-10-02T14:36:00Z">
        <w:r w:rsidR="00744EF4" w:rsidRPr="00163DCF">
          <w:rPr>
            <w:b/>
            <w:szCs w:val="21"/>
            <w:rPrChange w:id="4441" w:author="David" w:date="2022-08-17T16:58:00Z">
              <w:rPr>
                <w:rFonts w:ascii="Times New Roman" w:hAnsi="Times New Roman"/>
                <w:b/>
                <w:sz w:val="24"/>
                <w:szCs w:val="24"/>
              </w:rPr>
            </w:rPrChange>
          </w:rPr>
          <w:t>AGAIN</w:t>
        </w:r>
        <w:proofErr w:type="gramEnd"/>
        <w:r w:rsidR="00744EF4" w:rsidRPr="00163DCF">
          <w:rPr>
            <w:b/>
            <w:szCs w:val="21"/>
            <w:rPrChange w:id="4442" w:author="David" w:date="2022-08-17T16:58:00Z">
              <w:rPr>
                <w:rFonts w:ascii="Times New Roman" w:hAnsi="Times New Roman"/>
                <w:b/>
                <w:sz w:val="24"/>
                <w:szCs w:val="24"/>
              </w:rPr>
            </w:rPrChange>
          </w:rPr>
          <w:t xml:space="preserve"> AVOID OVERUSED CLICHES. </w:t>
        </w:r>
      </w:ins>
      <w:ins w:id="4443" w:author="Britt Collins" w:date="2021-09-30T14:58:00Z">
        <w:r w:rsidRPr="00163DCF">
          <w:rPr>
            <w:szCs w:val="21"/>
            <w:rPrChange w:id="4444" w:author="David" w:date="2022-08-17T16:58:00Z">
              <w:rPr>
                <w:rFonts w:ascii="Times New Roman" w:hAnsi="Times New Roman"/>
                <w:sz w:val="24"/>
                <w:szCs w:val="24"/>
              </w:rPr>
            </w:rPrChange>
          </w:rPr>
          <w:t xml:space="preserve">The cats did what they wanted, which suited Flo’s libertarian rational. They pooed wherever they pleased. When they weren't eating their </w:t>
        </w:r>
      </w:ins>
      <w:ins w:id="4445" w:author="Britt Collins" w:date="2021-10-02T14:30:00Z">
        <w:r w:rsidR="00615575" w:rsidRPr="00163DCF">
          <w:rPr>
            <w:szCs w:val="21"/>
            <w:rPrChange w:id="4446" w:author="David" w:date="2022-08-17T16:58:00Z">
              <w:rPr>
                <w:rFonts w:ascii="Times New Roman" w:hAnsi="Times New Roman"/>
                <w:sz w:val="24"/>
                <w:szCs w:val="24"/>
              </w:rPr>
            </w:rPrChange>
          </w:rPr>
          <w:t>meat-</w:t>
        </w:r>
      </w:ins>
      <w:ins w:id="4447" w:author="Britt Collins" w:date="2021-09-30T14:58:00Z">
        <w:r w:rsidRPr="00163DCF">
          <w:rPr>
            <w:szCs w:val="21"/>
            <w:rPrChange w:id="4448" w:author="David" w:date="2022-08-17T16:58:00Z">
              <w:rPr>
                <w:rFonts w:ascii="Times New Roman" w:hAnsi="Times New Roman"/>
                <w:sz w:val="24"/>
                <w:szCs w:val="24"/>
              </w:rPr>
            </w:rPrChange>
          </w:rPr>
          <w:t>rich diet and relieving themselves, they slept. The place the cats frequented when "seeing to their business" was the shower in the shared bathroom. Flo would usually clean up before Tom</w:t>
        </w:r>
      </w:ins>
      <w:ins w:id="4449" w:author="Britt Collins" w:date="2021-10-02T14:31:00Z">
        <w:r w:rsidR="00615575" w:rsidRPr="00163DCF">
          <w:rPr>
            <w:szCs w:val="21"/>
            <w:rPrChange w:id="4450" w:author="David" w:date="2022-08-17T16:58:00Z">
              <w:rPr>
                <w:rFonts w:ascii="Times New Roman" w:hAnsi="Times New Roman"/>
                <w:sz w:val="24"/>
                <w:szCs w:val="24"/>
              </w:rPr>
            </w:rPrChange>
          </w:rPr>
          <w:t>, our</w:t>
        </w:r>
      </w:ins>
      <w:ins w:id="4451" w:author="Britt Collins" w:date="2021-09-30T14:58:00Z">
        <w:r w:rsidRPr="00163DCF">
          <w:rPr>
            <w:szCs w:val="21"/>
            <w:rPrChange w:id="4452" w:author="David" w:date="2022-08-17T16:58:00Z">
              <w:rPr>
                <w:rFonts w:ascii="Times New Roman" w:hAnsi="Times New Roman"/>
                <w:sz w:val="24"/>
                <w:szCs w:val="24"/>
              </w:rPr>
            </w:rPrChange>
          </w:rPr>
          <w:t xml:space="preserve"> other flatmate</w:t>
        </w:r>
      </w:ins>
      <w:ins w:id="4453" w:author="Britt Collins" w:date="2021-10-02T14:31:00Z">
        <w:r w:rsidR="00615575" w:rsidRPr="00163DCF">
          <w:rPr>
            <w:szCs w:val="21"/>
            <w:rPrChange w:id="4454" w:author="David" w:date="2022-08-17T16:58:00Z">
              <w:rPr>
                <w:rFonts w:ascii="Times New Roman" w:hAnsi="Times New Roman"/>
                <w:sz w:val="24"/>
                <w:szCs w:val="24"/>
              </w:rPr>
            </w:rPrChange>
          </w:rPr>
          <w:t>,</w:t>
        </w:r>
      </w:ins>
      <w:ins w:id="4455" w:author="Britt Collins" w:date="2021-09-30T14:58:00Z">
        <w:r w:rsidRPr="00163DCF">
          <w:rPr>
            <w:szCs w:val="21"/>
            <w:rPrChange w:id="4456" w:author="David" w:date="2022-08-17T16:58:00Z">
              <w:rPr>
                <w:rFonts w:ascii="Times New Roman" w:hAnsi="Times New Roman"/>
                <w:sz w:val="24"/>
                <w:szCs w:val="24"/>
              </w:rPr>
            </w:rPrChange>
          </w:rPr>
          <w:t xml:space="preserve"> </w:t>
        </w:r>
        <w:r w:rsidRPr="00163DCF">
          <w:rPr>
            <w:szCs w:val="21"/>
            <w:rPrChange w:id="4457" w:author="David" w:date="2022-08-17T16:58:00Z">
              <w:rPr>
                <w:rFonts w:ascii="Times New Roman" w:hAnsi="Times New Roman"/>
                <w:sz w:val="24"/>
                <w:szCs w:val="24"/>
              </w:rPr>
            </w:rPrChange>
          </w:rPr>
          <w:lastRenderedPageBreak/>
          <w:t>used the bathroom each day. There were several occasions when Flo didn't. Tom, on entering the bathroom, would let Flo and the household know by shouting at the top of his lungs.</w:t>
        </w:r>
      </w:ins>
    </w:p>
    <w:p w14:paraId="17B5E3F4" w14:textId="20AFB1F0" w:rsidR="006F31F6" w:rsidRPr="00163DCF" w:rsidRDefault="00615575">
      <w:pPr>
        <w:spacing w:line="276" w:lineRule="auto"/>
        <w:ind w:left="-5" w:right="15" w:firstLine="725"/>
        <w:rPr>
          <w:ins w:id="4458" w:author="Britt Collins" w:date="2021-09-30T14:58:00Z"/>
          <w:szCs w:val="21"/>
          <w:rPrChange w:id="4459" w:author="David" w:date="2022-08-17T16:58:00Z">
            <w:rPr>
              <w:ins w:id="4460" w:author="Britt Collins" w:date="2021-09-30T14:58:00Z"/>
              <w:rFonts w:ascii="Times New Roman" w:hAnsi="Times New Roman"/>
              <w:sz w:val="24"/>
              <w:szCs w:val="24"/>
            </w:rPr>
          </w:rPrChange>
        </w:rPr>
        <w:pPrChange w:id="4461" w:author="David" w:date="2022-08-17T17:01:00Z">
          <w:pPr>
            <w:ind w:left="-5" w:right="15"/>
          </w:pPr>
        </w:pPrChange>
      </w:pPr>
      <w:ins w:id="4462" w:author="Britt Collins" w:date="2021-10-02T14:32:00Z">
        <w:r w:rsidRPr="00163DCF">
          <w:rPr>
            <w:b/>
            <w:szCs w:val="21"/>
            <w:rPrChange w:id="4463" w:author="David" w:date="2022-08-17T16:58:00Z">
              <w:rPr>
                <w:rFonts w:ascii="Times New Roman" w:hAnsi="Times New Roman"/>
                <w:sz w:val="24"/>
                <w:szCs w:val="24"/>
              </w:rPr>
            </w:rPrChange>
          </w:rPr>
          <w:t>AVOID CONSTANTLY USING THE SAME ADJECTIVES, I</w:t>
        </w:r>
      </w:ins>
      <w:ins w:id="4464" w:author="Britt Collins" w:date="2021-10-04T09:50:00Z">
        <w:r w:rsidR="00E703A1" w:rsidRPr="00163DCF">
          <w:rPr>
            <w:b/>
            <w:szCs w:val="21"/>
            <w:rPrChange w:id="4465" w:author="David" w:date="2022-08-17T16:58:00Z">
              <w:rPr>
                <w:rFonts w:ascii="Times New Roman" w:hAnsi="Times New Roman"/>
                <w:b/>
                <w:sz w:val="24"/>
                <w:szCs w:val="24"/>
              </w:rPr>
            </w:rPrChange>
          </w:rPr>
          <w:t>.</w:t>
        </w:r>
      </w:ins>
      <w:ins w:id="4466" w:author="Britt Collins" w:date="2021-10-02T14:32:00Z">
        <w:r w:rsidRPr="00163DCF">
          <w:rPr>
            <w:b/>
            <w:szCs w:val="21"/>
            <w:rPrChange w:id="4467" w:author="David" w:date="2022-08-17T16:58:00Z">
              <w:rPr>
                <w:rFonts w:ascii="Times New Roman" w:hAnsi="Times New Roman"/>
                <w:sz w:val="24"/>
                <w:szCs w:val="24"/>
              </w:rPr>
            </w:rPrChange>
          </w:rPr>
          <w:t>E</w:t>
        </w:r>
      </w:ins>
      <w:ins w:id="4468" w:author="Britt Collins" w:date="2021-10-04T09:50:00Z">
        <w:r w:rsidR="00E703A1" w:rsidRPr="00163DCF">
          <w:rPr>
            <w:b/>
            <w:szCs w:val="21"/>
            <w:rPrChange w:id="4469" w:author="David" w:date="2022-08-17T16:58:00Z">
              <w:rPr>
                <w:rFonts w:ascii="Times New Roman" w:hAnsi="Times New Roman"/>
                <w:b/>
                <w:sz w:val="24"/>
                <w:szCs w:val="24"/>
              </w:rPr>
            </w:rPrChange>
          </w:rPr>
          <w:t>.</w:t>
        </w:r>
      </w:ins>
      <w:ins w:id="4470" w:author="Britt Collins" w:date="2021-10-02T14:32:00Z">
        <w:r w:rsidRPr="00163DCF">
          <w:rPr>
            <w:b/>
            <w:szCs w:val="21"/>
            <w:rPrChange w:id="4471" w:author="David" w:date="2022-08-17T16:58:00Z">
              <w:rPr>
                <w:rFonts w:ascii="Times New Roman" w:hAnsi="Times New Roman"/>
                <w:sz w:val="24"/>
                <w:szCs w:val="24"/>
              </w:rPr>
            </w:rPrChange>
          </w:rPr>
          <w:t xml:space="preserve"> DI</w:t>
        </w:r>
      </w:ins>
      <w:ins w:id="4472" w:author="Britt Collins" w:date="2021-10-02T14:33:00Z">
        <w:r w:rsidRPr="00163DCF">
          <w:rPr>
            <w:b/>
            <w:szCs w:val="21"/>
            <w:rPrChange w:id="4473" w:author="David" w:date="2022-08-17T16:58:00Z">
              <w:rPr>
                <w:rFonts w:ascii="Times New Roman" w:hAnsi="Times New Roman"/>
                <w:sz w:val="24"/>
                <w:szCs w:val="24"/>
              </w:rPr>
            </w:rPrChange>
          </w:rPr>
          <w:t>SHEVELLED.</w:t>
        </w:r>
        <w:r w:rsidRPr="00163DCF">
          <w:rPr>
            <w:szCs w:val="21"/>
            <w:rPrChange w:id="4474" w:author="David" w:date="2022-08-17T16:58:00Z">
              <w:rPr>
                <w:rFonts w:ascii="Times New Roman" w:hAnsi="Times New Roman"/>
                <w:sz w:val="24"/>
                <w:szCs w:val="24"/>
              </w:rPr>
            </w:rPrChange>
          </w:rPr>
          <w:t xml:space="preserve"> </w:t>
        </w:r>
      </w:ins>
      <w:ins w:id="4475" w:author="Britt Collins" w:date="2021-09-30T14:58:00Z">
        <w:r w:rsidR="006F31F6" w:rsidRPr="00163DCF">
          <w:rPr>
            <w:szCs w:val="21"/>
            <w:rPrChange w:id="4476" w:author="David" w:date="2022-08-17T16:58:00Z">
              <w:rPr>
                <w:rFonts w:ascii="Times New Roman" w:hAnsi="Times New Roman"/>
                <w:sz w:val="24"/>
                <w:szCs w:val="24"/>
              </w:rPr>
            </w:rPrChange>
          </w:rPr>
          <w:t>Tom</w:t>
        </w:r>
      </w:ins>
      <w:ins w:id="4477" w:author="Britt Collins" w:date="2021-10-02T14:31:00Z">
        <w:r w:rsidRPr="00163DCF">
          <w:rPr>
            <w:szCs w:val="21"/>
            <w:rPrChange w:id="4478" w:author="David" w:date="2022-08-17T16:58:00Z">
              <w:rPr>
                <w:rFonts w:ascii="Times New Roman" w:hAnsi="Times New Roman"/>
                <w:sz w:val="24"/>
                <w:szCs w:val="24"/>
              </w:rPr>
            </w:rPrChange>
          </w:rPr>
          <w:t>,</w:t>
        </w:r>
      </w:ins>
      <w:ins w:id="4479" w:author="Britt Collins" w:date="2021-09-30T14:58:00Z">
        <w:r w:rsidR="006F31F6" w:rsidRPr="00163DCF">
          <w:rPr>
            <w:szCs w:val="21"/>
            <w:rPrChange w:id="4480" w:author="David" w:date="2022-08-17T16:58:00Z">
              <w:rPr>
                <w:rFonts w:ascii="Times New Roman" w:hAnsi="Times New Roman"/>
                <w:sz w:val="24"/>
                <w:szCs w:val="24"/>
              </w:rPr>
            </w:rPrChange>
          </w:rPr>
          <w:t xml:space="preserve"> in his late</w:t>
        </w:r>
      </w:ins>
      <w:ins w:id="4481" w:author="Britt Collins" w:date="2021-10-02T14:31:00Z">
        <w:r w:rsidRPr="00163DCF">
          <w:rPr>
            <w:szCs w:val="21"/>
            <w:rPrChange w:id="4482" w:author="David" w:date="2022-08-17T16:58:00Z">
              <w:rPr>
                <w:rFonts w:ascii="Times New Roman" w:hAnsi="Times New Roman"/>
                <w:sz w:val="24"/>
                <w:szCs w:val="24"/>
              </w:rPr>
            </w:rPrChange>
          </w:rPr>
          <w:t>-</w:t>
        </w:r>
      </w:ins>
      <w:ins w:id="4483" w:author="Britt Collins" w:date="2021-09-30T14:58:00Z">
        <w:r w:rsidR="006F31F6" w:rsidRPr="00163DCF">
          <w:rPr>
            <w:szCs w:val="21"/>
            <w:rPrChange w:id="4484" w:author="David" w:date="2022-08-17T16:58:00Z">
              <w:rPr>
                <w:rFonts w:ascii="Times New Roman" w:hAnsi="Times New Roman"/>
                <w:sz w:val="24"/>
                <w:szCs w:val="24"/>
              </w:rPr>
            </w:rPrChange>
          </w:rPr>
          <w:t>20s</w:t>
        </w:r>
      </w:ins>
      <w:ins w:id="4485" w:author="Britt Collins" w:date="2021-10-02T14:31:00Z">
        <w:r w:rsidRPr="00163DCF">
          <w:rPr>
            <w:szCs w:val="21"/>
            <w:rPrChange w:id="4486" w:author="David" w:date="2022-08-17T16:58:00Z">
              <w:rPr>
                <w:rFonts w:ascii="Times New Roman" w:hAnsi="Times New Roman"/>
                <w:sz w:val="24"/>
                <w:szCs w:val="24"/>
              </w:rPr>
            </w:rPrChange>
          </w:rPr>
          <w:t>, looked</w:t>
        </w:r>
      </w:ins>
      <w:ins w:id="4487" w:author="Britt Collins" w:date="2021-10-02T14:32:00Z">
        <w:r w:rsidRPr="00163DCF">
          <w:rPr>
            <w:szCs w:val="21"/>
            <w:rPrChange w:id="4488" w:author="David" w:date="2022-08-17T16:58:00Z">
              <w:rPr>
                <w:rFonts w:ascii="Times New Roman" w:hAnsi="Times New Roman"/>
                <w:sz w:val="24"/>
                <w:szCs w:val="24"/>
              </w:rPr>
            </w:rPrChange>
          </w:rPr>
          <w:t xml:space="preserve"> like a</w:t>
        </w:r>
      </w:ins>
      <w:ins w:id="4489" w:author="Britt Collins" w:date="2021-09-30T14:58:00Z">
        <w:r w:rsidR="006F31F6" w:rsidRPr="00163DCF">
          <w:rPr>
            <w:szCs w:val="21"/>
            <w:rPrChange w:id="4490" w:author="David" w:date="2022-08-17T16:58:00Z">
              <w:rPr>
                <w:rFonts w:ascii="Times New Roman" w:hAnsi="Times New Roman"/>
                <w:sz w:val="24"/>
                <w:szCs w:val="24"/>
              </w:rPr>
            </w:rPrChange>
          </w:rPr>
          <w:t xml:space="preserve"> </w:t>
        </w:r>
      </w:ins>
      <w:ins w:id="4491" w:author="Britt Collins" w:date="2021-10-02T14:33:00Z">
        <w:r w:rsidRPr="00163DCF">
          <w:rPr>
            <w:szCs w:val="21"/>
            <w:rPrChange w:id="4492" w:author="David" w:date="2022-08-17T16:58:00Z">
              <w:rPr>
                <w:rFonts w:ascii="Times New Roman" w:hAnsi="Times New Roman"/>
                <w:sz w:val="24"/>
                <w:szCs w:val="24"/>
              </w:rPr>
            </w:rPrChange>
          </w:rPr>
          <w:t>scruffy</w:t>
        </w:r>
      </w:ins>
      <w:ins w:id="4493" w:author="Britt Collins" w:date="2021-09-30T14:58:00Z">
        <w:r w:rsidR="006F31F6" w:rsidRPr="00163DCF">
          <w:rPr>
            <w:szCs w:val="21"/>
            <w:rPrChange w:id="4494" w:author="David" w:date="2022-08-17T16:58:00Z">
              <w:rPr>
                <w:rFonts w:ascii="Times New Roman" w:hAnsi="Times New Roman"/>
                <w:sz w:val="24"/>
                <w:szCs w:val="24"/>
              </w:rPr>
            </w:rPrChange>
          </w:rPr>
          <w:t xml:space="preserve"> music</w:t>
        </w:r>
      </w:ins>
      <w:ins w:id="4495" w:author="Britt Collins" w:date="2021-10-02T14:33:00Z">
        <w:r w:rsidRPr="00163DCF">
          <w:rPr>
            <w:szCs w:val="21"/>
            <w:rPrChange w:id="4496" w:author="David" w:date="2022-08-17T16:58:00Z">
              <w:rPr>
                <w:rFonts w:ascii="Times New Roman" w:hAnsi="Times New Roman"/>
                <w:sz w:val="24"/>
                <w:szCs w:val="24"/>
              </w:rPr>
            </w:rPrChange>
          </w:rPr>
          <w:t>-</w:t>
        </w:r>
      </w:ins>
      <w:ins w:id="4497" w:author="Britt Collins" w:date="2021-09-30T14:58:00Z">
        <w:r w:rsidR="006F31F6" w:rsidRPr="00163DCF">
          <w:rPr>
            <w:szCs w:val="21"/>
            <w:rPrChange w:id="4498" w:author="David" w:date="2022-08-17T16:58:00Z">
              <w:rPr>
                <w:rFonts w:ascii="Times New Roman" w:hAnsi="Times New Roman"/>
                <w:sz w:val="24"/>
                <w:szCs w:val="24"/>
              </w:rPr>
            </w:rPrChange>
          </w:rPr>
          <w:t xml:space="preserve">festival goer, hailing from the North of England. When he was not finding cat </w:t>
        </w:r>
        <w:proofErr w:type="gramStart"/>
        <w:r w:rsidR="006F31F6" w:rsidRPr="00163DCF">
          <w:rPr>
            <w:szCs w:val="21"/>
            <w:rPrChange w:id="4499" w:author="David" w:date="2022-08-17T16:58:00Z">
              <w:rPr>
                <w:rFonts w:ascii="Times New Roman" w:hAnsi="Times New Roman"/>
                <w:sz w:val="24"/>
                <w:szCs w:val="24"/>
              </w:rPr>
            </w:rPrChange>
          </w:rPr>
          <w:t>shit</w:t>
        </w:r>
        <w:proofErr w:type="gramEnd"/>
        <w:r w:rsidR="006F31F6" w:rsidRPr="00163DCF">
          <w:rPr>
            <w:szCs w:val="21"/>
            <w:rPrChange w:id="4500" w:author="David" w:date="2022-08-17T16:58:00Z">
              <w:rPr>
                <w:rFonts w:ascii="Times New Roman" w:hAnsi="Times New Roman"/>
                <w:sz w:val="24"/>
                <w:szCs w:val="24"/>
              </w:rPr>
            </w:rPrChange>
          </w:rPr>
          <w:t xml:space="preserve"> in the bathroom, he was out drinking or in his room smok</w:t>
        </w:r>
      </w:ins>
      <w:ins w:id="4501" w:author="Britt Collins" w:date="2021-10-02T14:34:00Z">
        <w:r w:rsidR="00744EF4" w:rsidRPr="00163DCF">
          <w:rPr>
            <w:szCs w:val="21"/>
            <w:rPrChange w:id="4502" w:author="David" w:date="2022-08-17T16:58:00Z">
              <w:rPr>
                <w:rFonts w:ascii="Times New Roman" w:hAnsi="Times New Roman"/>
                <w:sz w:val="24"/>
                <w:szCs w:val="24"/>
              </w:rPr>
            </w:rPrChange>
          </w:rPr>
          <w:t>ing</w:t>
        </w:r>
      </w:ins>
      <w:ins w:id="4503" w:author="Britt Collins" w:date="2021-09-30T14:58:00Z">
        <w:r w:rsidR="006F31F6" w:rsidRPr="00163DCF">
          <w:rPr>
            <w:szCs w:val="21"/>
            <w:rPrChange w:id="4504" w:author="David" w:date="2022-08-17T16:58:00Z">
              <w:rPr>
                <w:rFonts w:ascii="Times New Roman" w:hAnsi="Times New Roman"/>
                <w:sz w:val="24"/>
                <w:szCs w:val="24"/>
              </w:rPr>
            </w:rPrChange>
          </w:rPr>
          <w:t xml:space="preserve"> marijuana and </w:t>
        </w:r>
      </w:ins>
      <w:ins w:id="4505" w:author="Britt Collins" w:date="2021-10-02T14:34:00Z">
        <w:r w:rsidR="00744EF4" w:rsidRPr="00163DCF">
          <w:rPr>
            <w:szCs w:val="21"/>
            <w:rPrChange w:id="4506" w:author="David" w:date="2022-08-17T16:58:00Z">
              <w:rPr>
                <w:rFonts w:ascii="Times New Roman" w:hAnsi="Times New Roman"/>
                <w:sz w:val="24"/>
                <w:szCs w:val="24"/>
              </w:rPr>
            </w:rPrChange>
          </w:rPr>
          <w:t>sw</w:t>
        </w:r>
      </w:ins>
      <w:ins w:id="4507" w:author="Britt Collins" w:date="2021-10-04T09:51:00Z">
        <w:r w:rsidR="00E703A1" w:rsidRPr="00163DCF">
          <w:rPr>
            <w:szCs w:val="21"/>
            <w:rPrChange w:id="4508" w:author="David" w:date="2022-08-17T16:58:00Z">
              <w:rPr>
                <w:rFonts w:ascii="Times New Roman" w:hAnsi="Times New Roman"/>
                <w:sz w:val="24"/>
                <w:szCs w:val="24"/>
              </w:rPr>
            </w:rPrChange>
          </w:rPr>
          <w:t>ill</w:t>
        </w:r>
      </w:ins>
      <w:ins w:id="4509" w:author="Britt Collins" w:date="2021-10-02T14:34:00Z">
        <w:r w:rsidR="00744EF4" w:rsidRPr="00163DCF">
          <w:rPr>
            <w:szCs w:val="21"/>
            <w:rPrChange w:id="4510" w:author="David" w:date="2022-08-17T16:58:00Z">
              <w:rPr>
                <w:rFonts w:ascii="Times New Roman" w:hAnsi="Times New Roman"/>
                <w:sz w:val="24"/>
                <w:szCs w:val="24"/>
              </w:rPr>
            </w:rPrChange>
          </w:rPr>
          <w:t>ing</w:t>
        </w:r>
      </w:ins>
      <w:ins w:id="4511" w:author="Britt Collins" w:date="2021-09-30T14:58:00Z">
        <w:r w:rsidR="006F31F6" w:rsidRPr="00163DCF">
          <w:rPr>
            <w:szCs w:val="21"/>
            <w:rPrChange w:id="4512" w:author="David" w:date="2022-08-17T16:58:00Z">
              <w:rPr>
                <w:rFonts w:ascii="Times New Roman" w:hAnsi="Times New Roman"/>
                <w:sz w:val="24"/>
                <w:szCs w:val="24"/>
              </w:rPr>
            </w:rPrChange>
          </w:rPr>
          <w:t xml:space="preserve"> Toohey’s New from his </w:t>
        </w:r>
      </w:ins>
      <w:ins w:id="4513" w:author="Britt Collins" w:date="2021-10-02T14:34:00Z">
        <w:r w:rsidR="00744EF4" w:rsidRPr="00163DCF">
          <w:rPr>
            <w:szCs w:val="21"/>
            <w:rPrChange w:id="4514" w:author="David" w:date="2022-08-17T16:58:00Z">
              <w:rPr>
                <w:rFonts w:ascii="Times New Roman" w:hAnsi="Times New Roman"/>
                <w:sz w:val="24"/>
                <w:szCs w:val="24"/>
              </w:rPr>
            </w:rPrChange>
          </w:rPr>
          <w:t>“</w:t>
        </w:r>
      </w:ins>
      <w:ins w:id="4515" w:author="Britt Collins" w:date="2021-09-30T14:58:00Z">
        <w:r w:rsidR="006F31F6" w:rsidRPr="00163DCF">
          <w:rPr>
            <w:szCs w:val="21"/>
            <w:rPrChange w:id="4516" w:author="David" w:date="2022-08-17T16:58:00Z">
              <w:rPr>
                <w:rFonts w:ascii="Times New Roman" w:hAnsi="Times New Roman"/>
                <w:sz w:val="24"/>
                <w:szCs w:val="24"/>
              </w:rPr>
            </w:rPrChange>
          </w:rPr>
          <w:t>beauty is in the eye of the beer holder</w:t>
        </w:r>
      </w:ins>
      <w:ins w:id="4517" w:author="Britt Collins" w:date="2021-10-02T14:34:00Z">
        <w:r w:rsidR="00744EF4" w:rsidRPr="00163DCF">
          <w:rPr>
            <w:szCs w:val="21"/>
            <w:rPrChange w:id="4518" w:author="David" w:date="2022-08-17T16:58:00Z">
              <w:rPr>
                <w:rFonts w:ascii="Times New Roman" w:hAnsi="Times New Roman"/>
                <w:sz w:val="24"/>
                <w:szCs w:val="24"/>
              </w:rPr>
            </w:rPrChange>
          </w:rPr>
          <w:t>”</w:t>
        </w:r>
      </w:ins>
      <w:ins w:id="4519" w:author="Britt Collins" w:date="2021-09-30T14:58:00Z">
        <w:r w:rsidR="006F31F6" w:rsidRPr="00163DCF">
          <w:rPr>
            <w:szCs w:val="21"/>
            <w:rPrChange w:id="4520" w:author="David" w:date="2022-08-17T16:58:00Z">
              <w:rPr>
                <w:rFonts w:ascii="Times New Roman" w:hAnsi="Times New Roman"/>
                <w:sz w:val="24"/>
                <w:szCs w:val="24"/>
              </w:rPr>
            </w:rPrChange>
          </w:rPr>
          <w:t xml:space="preserve"> stubby holder. He spoke eloquen</w:t>
        </w:r>
      </w:ins>
      <w:ins w:id="4521" w:author="Britt Collins" w:date="2021-10-02T14:34:00Z">
        <w:r w:rsidR="00744EF4" w:rsidRPr="00163DCF">
          <w:rPr>
            <w:szCs w:val="21"/>
            <w:rPrChange w:id="4522" w:author="David" w:date="2022-08-17T16:58:00Z">
              <w:rPr>
                <w:rFonts w:ascii="Times New Roman" w:hAnsi="Times New Roman"/>
                <w:sz w:val="24"/>
                <w:szCs w:val="24"/>
              </w:rPr>
            </w:rPrChange>
          </w:rPr>
          <w:t xml:space="preserve">tly, </w:t>
        </w:r>
      </w:ins>
      <w:ins w:id="4523" w:author="Britt Collins" w:date="2021-09-30T14:58:00Z">
        <w:r w:rsidR="006F31F6" w:rsidRPr="00163DCF">
          <w:rPr>
            <w:szCs w:val="21"/>
            <w:rPrChange w:id="4524" w:author="David" w:date="2022-08-17T16:58:00Z">
              <w:rPr>
                <w:rFonts w:ascii="Times New Roman" w:hAnsi="Times New Roman"/>
                <w:sz w:val="24"/>
                <w:szCs w:val="24"/>
              </w:rPr>
            </w:rPrChange>
          </w:rPr>
          <w:t>contradict</w:t>
        </w:r>
      </w:ins>
      <w:ins w:id="4525" w:author="Britt Collins" w:date="2021-10-02T14:35:00Z">
        <w:r w:rsidR="00744EF4" w:rsidRPr="00163DCF">
          <w:rPr>
            <w:szCs w:val="21"/>
            <w:rPrChange w:id="4526" w:author="David" w:date="2022-08-17T16:58:00Z">
              <w:rPr>
                <w:rFonts w:ascii="Times New Roman" w:hAnsi="Times New Roman"/>
                <w:sz w:val="24"/>
                <w:szCs w:val="24"/>
              </w:rPr>
            </w:rPrChange>
          </w:rPr>
          <w:t>ing</w:t>
        </w:r>
      </w:ins>
      <w:ins w:id="4527" w:author="Britt Collins" w:date="2021-09-30T14:58:00Z">
        <w:r w:rsidR="006F31F6" w:rsidRPr="00163DCF">
          <w:rPr>
            <w:szCs w:val="21"/>
            <w:rPrChange w:id="4528" w:author="David" w:date="2022-08-17T16:58:00Z">
              <w:rPr>
                <w:rFonts w:ascii="Times New Roman" w:hAnsi="Times New Roman"/>
                <w:sz w:val="24"/>
                <w:szCs w:val="24"/>
              </w:rPr>
            </w:rPrChange>
          </w:rPr>
          <w:t xml:space="preserve"> his outward appearance. Tom was well</w:t>
        </w:r>
      </w:ins>
      <w:ins w:id="4529" w:author="Britt Collins" w:date="2021-10-02T14:35:00Z">
        <w:r w:rsidR="00744EF4" w:rsidRPr="00163DCF">
          <w:rPr>
            <w:szCs w:val="21"/>
            <w:rPrChange w:id="4530" w:author="David" w:date="2022-08-17T16:58:00Z">
              <w:rPr>
                <w:rFonts w:ascii="Times New Roman" w:hAnsi="Times New Roman"/>
                <w:sz w:val="24"/>
                <w:szCs w:val="24"/>
              </w:rPr>
            </w:rPrChange>
          </w:rPr>
          <w:t>-</w:t>
        </w:r>
      </w:ins>
      <w:ins w:id="4531" w:author="Britt Collins" w:date="2021-09-30T14:58:00Z">
        <w:r w:rsidR="006F31F6" w:rsidRPr="00163DCF">
          <w:rPr>
            <w:szCs w:val="21"/>
            <w:rPrChange w:id="4532" w:author="David" w:date="2022-08-17T16:58:00Z">
              <w:rPr>
                <w:rFonts w:ascii="Times New Roman" w:hAnsi="Times New Roman"/>
                <w:sz w:val="24"/>
                <w:szCs w:val="24"/>
              </w:rPr>
            </w:rPrChange>
          </w:rPr>
          <w:t xml:space="preserve">educated and a seasoned traveller. We bonded over our love for </w:t>
        </w:r>
        <w:r w:rsidR="006F31F6" w:rsidRPr="00163DCF">
          <w:rPr>
            <w:i/>
            <w:szCs w:val="21"/>
            <w:rPrChange w:id="4533" w:author="David" w:date="2022-08-17T16:58:00Z">
              <w:rPr>
                <w:rFonts w:ascii="Times New Roman" w:hAnsi="Times New Roman"/>
                <w:sz w:val="24"/>
                <w:szCs w:val="24"/>
              </w:rPr>
            </w:rPrChange>
          </w:rPr>
          <w:t>Top Gear</w:t>
        </w:r>
        <w:r w:rsidR="006F31F6" w:rsidRPr="00163DCF">
          <w:rPr>
            <w:szCs w:val="21"/>
            <w:rPrChange w:id="4534" w:author="David" w:date="2022-08-17T16:58:00Z">
              <w:rPr>
                <w:rFonts w:ascii="Times New Roman" w:hAnsi="Times New Roman"/>
                <w:sz w:val="24"/>
                <w:szCs w:val="24"/>
              </w:rPr>
            </w:rPrChange>
          </w:rPr>
          <w:t xml:space="preserve">, </w:t>
        </w:r>
        <w:proofErr w:type="gramStart"/>
        <w:r w:rsidR="006F31F6" w:rsidRPr="00163DCF">
          <w:rPr>
            <w:szCs w:val="21"/>
            <w:rPrChange w:id="4535" w:author="David" w:date="2022-08-17T16:58:00Z">
              <w:rPr>
                <w:rFonts w:ascii="Times New Roman" w:hAnsi="Times New Roman"/>
                <w:sz w:val="24"/>
                <w:szCs w:val="24"/>
              </w:rPr>
            </w:rPrChange>
          </w:rPr>
          <w:t>beer</w:t>
        </w:r>
        <w:proofErr w:type="gramEnd"/>
        <w:r w:rsidR="006F31F6" w:rsidRPr="00163DCF">
          <w:rPr>
            <w:szCs w:val="21"/>
            <w:rPrChange w:id="4536" w:author="David" w:date="2022-08-17T16:58:00Z">
              <w:rPr>
                <w:rFonts w:ascii="Times New Roman" w:hAnsi="Times New Roman"/>
                <w:sz w:val="24"/>
                <w:szCs w:val="24"/>
              </w:rPr>
            </w:rPrChange>
          </w:rPr>
          <w:t xml:space="preserve"> and England. Our conversations would be about the awful state of the apartment and Flo</w:t>
        </w:r>
      </w:ins>
      <w:ins w:id="4537" w:author="Britt Collins" w:date="2021-10-02T14:36:00Z">
        <w:r w:rsidR="00744EF4" w:rsidRPr="00163DCF">
          <w:rPr>
            <w:szCs w:val="21"/>
            <w:rPrChange w:id="4538" w:author="David" w:date="2022-08-17T16:58:00Z">
              <w:rPr>
                <w:rFonts w:ascii="Times New Roman" w:hAnsi="Times New Roman"/>
                <w:sz w:val="24"/>
                <w:szCs w:val="24"/>
              </w:rPr>
            </w:rPrChange>
          </w:rPr>
          <w:t>’</w:t>
        </w:r>
      </w:ins>
      <w:ins w:id="4539" w:author="Britt Collins" w:date="2021-09-30T14:58:00Z">
        <w:r w:rsidR="006F31F6" w:rsidRPr="00163DCF">
          <w:rPr>
            <w:szCs w:val="21"/>
            <w:rPrChange w:id="4540" w:author="David" w:date="2022-08-17T16:58:00Z">
              <w:rPr>
                <w:rFonts w:ascii="Times New Roman" w:hAnsi="Times New Roman"/>
                <w:sz w:val="24"/>
                <w:szCs w:val="24"/>
              </w:rPr>
            </w:rPrChange>
          </w:rPr>
          <w:t xml:space="preserve">s liberal cats. He had no job and no real direction in life. He was behind on his rental payments and constantly talked about leaving. I had no issues with Tom, I respected his point of view. </w:t>
        </w:r>
      </w:ins>
      <w:ins w:id="4541" w:author="Britt Collins" w:date="2021-10-04T09:52:00Z">
        <w:r w:rsidR="00E703A1" w:rsidRPr="00163DCF">
          <w:rPr>
            <w:szCs w:val="21"/>
            <w:rPrChange w:id="4542" w:author="David" w:date="2022-08-17T16:58:00Z">
              <w:rPr>
                <w:rFonts w:ascii="Times New Roman" w:hAnsi="Times New Roman"/>
                <w:sz w:val="24"/>
                <w:szCs w:val="24"/>
              </w:rPr>
            </w:rPrChange>
          </w:rPr>
          <w:t>But h</w:t>
        </w:r>
      </w:ins>
      <w:ins w:id="4543" w:author="Britt Collins" w:date="2021-09-30T14:58:00Z">
        <w:r w:rsidR="006F31F6" w:rsidRPr="00163DCF">
          <w:rPr>
            <w:szCs w:val="21"/>
            <w:rPrChange w:id="4544" w:author="David" w:date="2022-08-17T16:58:00Z">
              <w:rPr>
                <w:rFonts w:ascii="Times New Roman" w:hAnsi="Times New Roman"/>
                <w:sz w:val="24"/>
                <w:szCs w:val="24"/>
              </w:rPr>
            </w:rPrChange>
          </w:rPr>
          <w:t>e and Flo didn</w:t>
        </w:r>
      </w:ins>
      <w:ins w:id="4545" w:author="Britt Collins" w:date="2021-10-02T14:37:00Z">
        <w:r w:rsidR="00744EF4" w:rsidRPr="00163DCF">
          <w:rPr>
            <w:szCs w:val="21"/>
            <w:rPrChange w:id="4546" w:author="David" w:date="2022-08-17T16:58:00Z">
              <w:rPr>
                <w:rFonts w:ascii="Times New Roman" w:hAnsi="Times New Roman"/>
                <w:sz w:val="24"/>
                <w:szCs w:val="24"/>
              </w:rPr>
            </w:rPrChange>
          </w:rPr>
          <w:t>’</w:t>
        </w:r>
      </w:ins>
      <w:ins w:id="4547" w:author="Britt Collins" w:date="2021-09-30T14:58:00Z">
        <w:r w:rsidR="006F31F6" w:rsidRPr="00163DCF">
          <w:rPr>
            <w:szCs w:val="21"/>
            <w:rPrChange w:id="4548" w:author="David" w:date="2022-08-17T16:58:00Z">
              <w:rPr>
                <w:rFonts w:ascii="Times New Roman" w:hAnsi="Times New Roman"/>
                <w:sz w:val="24"/>
                <w:szCs w:val="24"/>
              </w:rPr>
            </w:rPrChange>
          </w:rPr>
          <w:t>t agree on much.</w:t>
        </w:r>
      </w:ins>
    </w:p>
    <w:p w14:paraId="37F6B63F" w14:textId="540AF576" w:rsidR="006F31F6" w:rsidRPr="00163DCF" w:rsidRDefault="006F31F6">
      <w:pPr>
        <w:spacing w:line="276" w:lineRule="auto"/>
        <w:ind w:left="-5" w:right="15" w:firstLine="725"/>
        <w:rPr>
          <w:ins w:id="4549" w:author="Britt Collins" w:date="2021-09-30T14:58:00Z"/>
          <w:szCs w:val="21"/>
          <w:rPrChange w:id="4550" w:author="David" w:date="2022-08-17T16:58:00Z">
            <w:rPr>
              <w:ins w:id="4551" w:author="Britt Collins" w:date="2021-09-30T14:58:00Z"/>
              <w:rFonts w:ascii="Times New Roman" w:hAnsi="Times New Roman"/>
              <w:sz w:val="24"/>
              <w:szCs w:val="24"/>
            </w:rPr>
          </w:rPrChange>
        </w:rPr>
        <w:pPrChange w:id="4552" w:author="David" w:date="2022-08-17T17:01:00Z">
          <w:pPr>
            <w:ind w:left="-5" w:right="15"/>
          </w:pPr>
        </w:pPrChange>
      </w:pPr>
      <w:ins w:id="4553" w:author="Britt Collins" w:date="2021-09-30T14:58:00Z">
        <w:r w:rsidRPr="00163DCF">
          <w:rPr>
            <w:szCs w:val="21"/>
            <w:rPrChange w:id="4554" w:author="David" w:date="2022-08-17T16:58:00Z">
              <w:rPr>
                <w:rFonts w:ascii="Times New Roman" w:hAnsi="Times New Roman"/>
                <w:sz w:val="24"/>
                <w:szCs w:val="24"/>
              </w:rPr>
            </w:rPrChange>
          </w:rPr>
          <w:t xml:space="preserve">Flo, as I </w:t>
        </w:r>
      </w:ins>
      <w:ins w:id="4555" w:author="Britt Collins" w:date="2021-10-02T14:37:00Z">
        <w:r w:rsidR="00744EF4" w:rsidRPr="00163DCF">
          <w:rPr>
            <w:szCs w:val="21"/>
            <w:rPrChange w:id="4556" w:author="David" w:date="2022-08-17T16:58:00Z">
              <w:rPr>
                <w:rFonts w:ascii="Times New Roman" w:hAnsi="Times New Roman"/>
                <w:sz w:val="24"/>
                <w:szCs w:val="24"/>
              </w:rPr>
            </w:rPrChange>
          </w:rPr>
          <w:t>would soon</w:t>
        </w:r>
      </w:ins>
      <w:ins w:id="4557" w:author="Britt Collins" w:date="2021-09-30T14:58:00Z">
        <w:r w:rsidRPr="00163DCF">
          <w:rPr>
            <w:szCs w:val="21"/>
            <w:rPrChange w:id="4558" w:author="David" w:date="2022-08-17T16:58:00Z">
              <w:rPr>
                <w:rFonts w:ascii="Times New Roman" w:hAnsi="Times New Roman"/>
                <w:sz w:val="24"/>
                <w:szCs w:val="24"/>
              </w:rPr>
            </w:rPrChange>
          </w:rPr>
          <w:t xml:space="preserve"> find out, was going to be the bane of my life too. The only reason she talked to me was to complain. She </w:t>
        </w:r>
      </w:ins>
      <w:ins w:id="4559" w:author="Britt Collins" w:date="2021-10-02T14:37:00Z">
        <w:r w:rsidR="00744EF4" w:rsidRPr="00163DCF">
          <w:rPr>
            <w:szCs w:val="21"/>
            <w:rPrChange w:id="4560" w:author="David" w:date="2022-08-17T16:58:00Z">
              <w:rPr>
                <w:rFonts w:ascii="Times New Roman" w:hAnsi="Times New Roman"/>
                <w:sz w:val="24"/>
                <w:szCs w:val="24"/>
              </w:rPr>
            </w:rPrChange>
          </w:rPr>
          <w:t>moa</w:t>
        </w:r>
      </w:ins>
      <w:ins w:id="4561" w:author="Britt Collins" w:date="2021-09-30T14:58:00Z">
        <w:r w:rsidRPr="00163DCF">
          <w:rPr>
            <w:szCs w:val="21"/>
            <w:rPrChange w:id="4562" w:author="David" w:date="2022-08-17T16:58:00Z">
              <w:rPr>
                <w:rFonts w:ascii="Times New Roman" w:hAnsi="Times New Roman"/>
                <w:sz w:val="24"/>
                <w:szCs w:val="24"/>
              </w:rPr>
            </w:rPrChange>
          </w:rPr>
          <w:t xml:space="preserve">ned that I did little around the house and that I should contribute more to chores. I worked on the principle of what I use, I clean. What we share, the landlady takes care of. This did not lend itself well to the whole house-sharing concept. </w:t>
        </w:r>
      </w:ins>
      <w:ins w:id="4563" w:author="Britt Collins" w:date="2021-10-04T09:52:00Z">
        <w:r w:rsidR="00E703A1" w:rsidRPr="00163DCF">
          <w:rPr>
            <w:szCs w:val="21"/>
            <w:rPrChange w:id="4564" w:author="David" w:date="2022-08-17T16:58:00Z">
              <w:rPr>
                <w:rFonts w:ascii="Times New Roman" w:hAnsi="Times New Roman"/>
                <w:sz w:val="24"/>
                <w:szCs w:val="24"/>
              </w:rPr>
            </w:rPrChange>
          </w:rPr>
          <w:t xml:space="preserve">But </w:t>
        </w:r>
      </w:ins>
      <w:ins w:id="4565" w:author="Britt Collins" w:date="2021-09-30T14:58:00Z">
        <w:r w:rsidRPr="00163DCF">
          <w:rPr>
            <w:szCs w:val="21"/>
            <w:rPrChange w:id="4566" w:author="David" w:date="2022-08-17T16:58:00Z">
              <w:rPr>
                <w:rFonts w:ascii="Times New Roman" w:hAnsi="Times New Roman"/>
                <w:sz w:val="24"/>
                <w:szCs w:val="24"/>
              </w:rPr>
            </w:rPrChange>
          </w:rPr>
          <w:t>I hated confronting her.</w:t>
        </w:r>
      </w:ins>
    </w:p>
    <w:p w14:paraId="2033BA8A" w14:textId="773CADD8" w:rsidR="006F31F6" w:rsidRPr="00163DCF" w:rsidRDefault="006F31F6">
      <w:pPr>
        <w:spacing w:line="276" w:lineRule="auto"/>
        <w:ind w:left="-5" w:right="15" w:firstLine="725"/>
        <w:rPr>
          <w:ins w:id="4567" w:author="Britt Collins" w:date="2021-09-30T14:58:00Z"/>
          <w:szCs w:val="21"/>
          <w:rPrChange w:id="4568" w:author="David" w:date="2022-08-17T16:58:00Z">
            <w:rPr>
              <w:ins w:id="4569" w:author="Britt Collins" w:date="2021-09-30T14:58:00Z"/>
              <w:rFonts w:ascii="Times New Roman" w:hAnsi="Times New Roman"/>
              <w:sz w:val="24"/>
              <w:szCs w:val="24"/>
            </w:rPr>
          </w:rPrChange>
        </w:rPr>
        <w:pPrChange w:id="4570" w:author="David" w:date="2022-08-17T17:01:00Z">
          <w:pPr>
            <w:ind w:left="-5" w:right="15"/>
          </w:pPr>
        </w:pPrChange>
      </w:pPr>
      <w:ins w:id="4571" w:author="Britt Collins" w:date="2021-09-30T14:58:00Z">
        <w:r w:rsidRPr="00163DCF">
          <w:rPr>
            <w:szCs w:val="21"/>
            <w:rPrChange w:id="4572" w:author="David" w:date="2022-08-17T16:58:00Z">
              <w:rPr>
                <w:rFonts w:ascii="Times New Roman" w:hAnsi="Times New Roman"/>
                <w:sz w:val="24"/>
                <w:szCs w:val="24"/>
              </w:rPr>
            </w:rPrChange>
          </w:rPr>
          <w:t xml:space="preserve">The flat was </w:t>
        </w:r>
      </w:ins>
      <w:ins w:id="4573" w:author="Britt Collins" w:date="2021-10-04T09:52:00Z">
        <w:r w:rsidR="00E703A1" w:rsidRPr="00163DCF">
          <w:rPr>
            <w:szCs w:val="21"/>
            <w:rPrChange w:id="4574" w:author="David" w:date="2022-08-17T16:58:00Z">
              <w:rPr>
                <w:rFonts w:ascii="Times New Roman" w:hAnsi="Times New Roman"/>
                <w:sz w:val="24"/>
                <w:szCs w:val="24"/>
              </w:rPr>
            </w:rPrChange>
          </w:rPr>
          <w:t>empty</w:t>
        </w:r>
      </w:ins>
      <w:ins w:id="4575" w:author="Britt Collins" w:date="2021-09-30T14:58:00Z">
        <w:r w:rsidRPr="00163DCF">
          <w:rPr>
            <w:szCs w:val="21"/>
            <w:rPrChange w:id="4576" w:author="David" w:date="2022-08-17T16:58:00Z">
              <w:rPr>
                <w:rFonts w:ascii="Times New Roman" w:hAnsi="Times New Roman"/>
                <w:sz w:val="24"/>
                <w:szCs w:val="24"/>
              </w:rPr>
            </w:rPrChange>
          </w:rPr>
          <w:t xml:space="preserve"> most of the time. Flo was busy working and Tom was busy drinking. It was strange, given Tom had no job, he could afford a social drinking lifestyle. His assigned shelf in the fridge was always fully stocked with beers. A regular at a local pub once </w:t>
        </w:r>
        <w:proofErr w:type="gramStart"/>
        <w:r w:rsidRPr="00163DCF">
          <w:rPr>
            <w:szCs w:val="21"/>
            <w:rPrChange w:id="4577" w:author="David" w:date="2022-08-17T16:58:00Z">
              <w:rPr>
                <w:rFonts w:ascii="Times New Roman" w:hAnsi="Times New Roman"/>
                <w:sz w:val="24"/>
                <w:szCs w:val="24"/>
              </w:rPr>
            </w:rPrChange>
          </w:rPr>
          <w:t>said</w:t>
        </w:r>
        <w:proofErr w:type="gramEnd"/>
        <w:r w:rsidRPr="00163DCF">
          <w:rPr>
            <w:szCs w:val="21"/>
            <w:rPrChange w:id="4578" w:author="David" w:date="2022-08-17T16:58:00Z">
              <w:rPr>
                <w:rFonts w:ascii="Times New Roman" w:hAnsi="Times New Roman"/>
                <w:sz w:val="24"/>
                <w:szCs w:val="24"/>
              </w:rPr>
            </w:rPrChange>
          </w:rPr>
          <w:t xml:space="preserve"> </w:t>
        </w:r>
      </w:ins>
      <w:ins w:id="4579" w:author="Britt Collins" w:date="2021-10-02T14:38:00Z">
        <w:r w:rsidR="00744EF4" w:rsidRPr="00163DCF">
          <w:rPr>
            <w:szCs w:val="21"/>
            <w:rPrChange w:id="4580" w:author="David" w:date="2022-08-17T16:58:00Z">
              <w:rPr>
                <w:rFonts w:ascii="Times New Roman" w:hAnsi="Times New Roman"/>
                <w:sz w:val="24"/>
                <w:szCs w:val="24"/>
              </w:rPr>
            </w:rPrChange>
          </w:rPr>
          <w:t>“</w:t>
        </w:r>
      </w:ins>
      <w:ins w:id="4581" w:author="Britt Collins" w:date="2021-09-30T14:58:00Z">
        <w:r w:rsidRPr="00163DCF">
          <w:rPr>
            <w:szCs w:val="21"/>
            <w:rPrChange w:id="4582" w:author="David" w:date="2022-08-17T16:58:00Z">
              <w:rPr>
                <w:rFonts w:ascii="Times New Roman" w:hAnsi="Times New Roman"/>
                <w:sz w:val="24"/>
                <w:szCs w:val="24"/>
              </w:rPr>
            </w:rPrChange>
          </w:rPr>
          <w:t>man can live on beer alone</w:t>
        </w:r>
      </w:ins>
      <w:ins w:id="4583" w:author="Britt Collins" w:date="2021-10-02T14:38:00Z">
        <w:r w:rsidR="00744EF4" w:rsidRPr="00163DCF">
          <w:rPr>
            <w:szCs w:val="21"/>
            <w:rPrChange w:id="4584" w:author="David" w:date="2022-08-17T16:58:00Z">
              <w:rPr>
                <w:rFonts w:ascii="Times New Roman" w:hAnsi="Times New Roman"/>
                <w:sz w:val="24"/>
                <w:szCs w:val="24"/>
              </w:rPr>
            </w:rPrChange>
          </w:rPr>
          <w:t>”</w:t>
        </w:r>
      </w:ins>
      <w:ins w:id="4585" w:author="Britt Collins" w:date="2021-09-30T14:58:00Z">
        <w:r w:rsidRPr="00163DCF">
          <w:rPr>
            <w:szCs w:val="21"/>
            <w:rPrChange w:id="4586" w:author="David" w:date="2022-08-17T16:58:00Z">
              <w:rPr>
                <w:rFonts w:ascii="Times New Roman" w:hAnsi="Times New Roman"/>
                <w:sz w:val="24"/>
                <w:szCs w:val="24"/>
              </w:rPr>
            </w:rPrChange>
          </w:rPr>
          <w:t>. Tom was testament to this. I did not keep much in the fridge</w:t>
        </w:r>
      </w:ins>
      <w:ins w:id="4587" w:author="Britt Collins" w:date="2021-10-04T09:53:00Z">
        <w:r w:rsidR="00E703A1" w:rsidRPr="00163DCF">
          <w:rPr>
            <w:szCs w:val="21"/>
            <w:rPrChange w:id="4588" w:author="David" w:date="2022-08-17T16:58:00Z">
              <w:rPr>
                <w:rFonts w:ascii="Times New Roman" w:hAnsi="Times New Roman"/>
                <w:sz w:val="24"/>
                <w:szCs w:val="24"/>
              </w:rPr>
            </w:rPrChange>
          </w:rPr>
          <w:t>,</w:t>
        </w:r>
      </w:ins>
      <w:ins w:id="4589" w:author="Britt Collins" w:date="2021-09-30T14:58:00Z">
        <w:r w:rsidRPr="00163DCF">
          <w:rPr>
            <w:szCs w:val="21"/>
            <w:rPrChange w:id="4590" w:author="David" w:date="2022-08-17T16:58:00Z">
              <w:rPr>
                <w:rFonts w:ascii="Times New Roman" w:hAnsi="Times New Roman"/>
                <w:sz w:val="24"/>
                <w:szCs w:val="24"/>
              </w:rPr>
            </w:rPrChange>
          </w:rPr>
          <w:t xml:space="preserve"> preferr</w:t>
        </w:r>
      </w:ins>
      <w:ins w:id="4591" w:author="Britt Collins" w:date="2021-10-04T09:53:00Z">
        <w:r w:rsidR="00E703A1" w:rsidRPr="00163DCF">
          <w:rPr>
            <w:szCs w:val="21"/>
            <w:rPrChange w:id="4592" w:author="David" w:date="2022-08-17T16:58:00Z">
              <w:rPr>
                <w:rFonts w:ascii="Times New Roman" w:hAnsi="Times New Roman"/>
                <w:sz w:val="24"/>
                <w:szCs w:val="24"/>
              </w:rPr>
            </w:rPrChange>
          </w:rPr>
          <w:t>ing</w:t>
        </w:r>
      </w:ins>
      <w:ins w:id="4593" w:author="Britt Collins" w:date="2021-09-30T14:58:00Z">
        <w:r w:rsidRPr="00163DCF">
          <w:rPr>
            <w:szCs w:val="21"/>
            <w:rPrChange w:id="4594" w:author="David" w:date="2022-08-17T16:58:00Z">
              <w:rPr>
                <w:rFonts w:ascii="Times New Roman" w:hAnsi="Times New Roman"/>
                <w:sz w:val="24"/>
                <w:szCs w:val="24"/>
              </w:rPr>
            </w:rPrChange>
          </w:rPr>
          <w:t xml:space="preserve"> to </w:t>
        </w:r>
      </w:ins>
      <w:ins w:id="4595" w:author="Britt Collins" w:date="2021-10-02T14:38:00Z">
        <w:r w:rsidR="00744EF4" w:rsidRPr="00163DCF">
          <w:rPr>
            <w:szCs w:val="21"/>
            <w:rPrChange w:id="4596" w:author="David" w:date="2022-08-17T16:58:00Z">
              <w:rPr>
                <w:rFonts w:ascii="Times New Roman" w:hAnsi="Times New Roman"/>
                <w:sz w:val="24"/>
                <w:szCs w:val="24"/>
              </w:rPr>
            </w:rPrChange>
          </w:rPr>
          <w:t xml:space="preserve">buy </w:t>
        </w:r>
      </w:ins>
      <w:ins w:id="4597" w:author="Britt Collins" w:date="2021-09-30T14:58:00Z">
        <w:r w:rsidRPr="00163DCF">
          <w:rPr>
            <w:szCs w:val="21"/>
            <w:rPrChange w:id="4598" w:author="David" w:date="2022-08-17T16:58:00Z">
              <w:rPr>
                <w:rFonts w:ascii="Times New Roman" w:hAnsi="Times New Roman"/>
                <w:sz w:val="24"/>
                <w:szCs w:val="24"/>
              </w:rPr>
            </w:rPrChange>
          </w:rPr>
          <w:t>my food from the local supermarket and eat</w:t>
        </w:r>
      </w:ins>
      <w:ins w:id="4599" w:author="Britt Collins" w:date="2021-10-04T09:53:00Z">
        <w:r w:rsidR="00E703A1" w:rsidRPr="00163DCF">
          <w:rPr>
            <w:szCs w:val="21"/>
            <w:rPrChange w:id="4600" w:author="David" w:date="2022-08-17T16:58:00Z">
              <w:rPr>
                <w:rFonts w:ascii="Times New Roman" w:hAnsi="Times New Roman"/>
                <w:sz w:val="24"/>
                <w:szCs w:val="24"/>
              </w:rPr>
            </w:rPrChange>
          </w:rPr>
          <w:t>ing</w:t>
        </w:r>
      </w:ins>
      <w:ins w:id="4601" w:author="Britt Collins" w:date="2021-09-30T14:58:00Z">
        <w:r w:rsidRPr="00163DCF">
          <w:rPr>
            <w:szCs w:val="21"/>
            <w:rPrChange w:id="4602" w:author="David" w:date="2022-08-17T16:58:00Z">
              <w:rPr>
                <w:rFonts w:ascii="Times New Roman" w:hAnsi="Times New Roman"/>
                <w:sz w:val="24"/>
                <w:szCs w:val="24"/>
              </w:rPr>
            </w:rPrChange>
          </w:rPr>
          <w:t xml:space="preserve"> it when I got home.</w:t>
        </w:r>
      </w:ins>
      <w:ins w:id="4603" w:author="Britt Collins" w:date="2021-10-02T14:39:00Z">
        <w:r w:rsidR="00744EF4" w:rsidRPr="00163DCF">
          <w:rPr>
            <w:szCs w:val="21"/>
            <w:rPrChange w:id="4604" w:author="David" w:date="2022-08-17T16:58:00Z">
              <w:rPr>
                <w:rFonts w:ascii="Times New Roman" w:hAnsi="Times New Roman"/>
                <w:sz w:val="24"/>
                <w:szCs w:val="24"/>
              </w:rPr>
            </w:rPrChange>
          </w:rPr>
          <w:t xml:space="preserve"> </w:t>
        </w:r>
      </w:ins>
      <w:ins w:id="4605" w:author="Britt Collins" w:date="2021-09-30T14:58:00Z">
        <w:r w:rsidRPr="00163DCF">
          <w:rPr>
            <w:szCs w:val="21"/>
            <w:rPrChange w:id="4606" w:author="David" w:date="2022-08-17T16:58:00Z">
              <w:rPr>
                <w:rFonts w:ascii="Times New Roman" w:hAnsi="Times New Roman"/>
                <w:sz w:val="24"/>
                <w:szCs w:val="24"/>
              </w:rPr>
            </w:rPrChange>
          </w:rPr>
          <w:t>My post meal-time timetable was well structured:</w:t>
        </w:r>
      </w:ins>
    </w:p>
    <w:p w14:paraId="7B87F601" w14:textId="77777777" w:rsidR="006F31F6" w:rsidRPr="00163DCF" w:rsidRDefault="006F31F6">
      <w:pPr>
        <w:numPr>
          <w:ilvl w:val="0"/>
          <w:numId w:val="7"/>
        </w:numPr>
        <w:spacing w:after="17" w:line="276" w:lineRule="auto"/>
        <w:ind w:right="15" w:hanging="210"/>
        <w:rPr>
          <w:ins w:id="4607" w:author="Britt Collins" w:date="2021-09-30T14:58:00Z"/>
          <w:szCs w:val="21"/>
          <w:rPrChange w:id="4608" w:author="David" w:date="2022-08-17T16:58:00Z">
            <w:rPr>
              <w:ins w:id="4609" w:author="Britt Collins" w:date="2021-09-30T14:58:00Z"/>
              <w:rFonts w:ascii="Times New Roman" w:hAnsi="Times New Roman"/>
              <w:sz w:val="24"/>
              <w:szCs w:val="24"/>
            </w:rPr>
          </w:rPrChange>
        </w:rPr>
        <w:pPrChange w:id="4610" w:author="David" w:date="2022-08-17T17:01:00Z">
          <w:pPr>
            <w:numPr>
              <w:numId w:val="7"/>
            </w:numPr>
            <w:spacing w:after="17"/>
            <w:ind w:left="600" w:right="15" w:hanging="210"/>
          </w:pPr>
        </w:pPrChange>
      </w:pPr>
      <w:ins w:id="4611" w:author="Britt Collins" w:date="2021-09-30T14:58:00Z">
        <w:r w:rsidRPr="00163DCF">
          <w:rPr>
            <w:szCs w:val="21"/>
            <w:rPrChange w:id="4612" w:author="David" w:date="2022-08-17T16:58:00Z">
              <w:rPr>
                <w:rFonts w:ascii="Times New Roman" w:hAnsi="Times New Roman"/>
                <w:sz w:val="24"/>
                <w:szCs w:val="24"/>
              </w:rPr>
            </w:rPrChange>
          </w:rPr>
          <w:t>Walk from the kitchen to my bedroom.</w:t>
        </w:r>
      </w:ins>
    </w:p>
    <w:p w14:paraId="29F57535" w14:textId="77777777" w:rsidR="006F31F6" w:rsidRPr="00163DCF" w:rsidRDefault="006F31F6">
      <w:pPr>
        <w:numPr>
          <w:ilvl w:val="0"/>
          <w:numId w:val="7"/>
        </w:numPr>
        <w:spacing w:after="17" w:line="276" w:lineRule="auto"/>
        <w:ind w:right="15" w:hanging="210"/>
        <w:rPr>
          <w:ins w:id="4613" w:author="Britt Collins" w:date="2021-09-30T14:58:00Z"/>
          <w:szCs w:val="21"/>
          <w:rPrChange w:id="4614" w:author="David" w:date="2022-08-17T16:58:00Z">
            <w:rPr>
              <w:ins w:id="4615" w:author="Britt Collins" w:date="2021-09-30T14:58:00Z"/>
              <w:rFonts w:ascii="Times New Roman" w:hAnsi="Times New Roman"/>
              <w:sz w:val="24"/>
              <w:szCs w:val="24"/>
            </w:rPr>
          </w:rPrChange>
        </w:rPr>
        <w:pPrChange w:id="4616" w:author="David" w:date="2022-08-17T17:01:00Z">
          <w:pPr>
            <w:numPr>
              <w:numId w:val="7"/>
            </w:numPr>
            <w:spacing w:after="17"/>
            <w:ind w:left="600" w:right="15" w:hanging="210"/>
          </w:pPr>
        </w:pPrChange>
      </w:pPr>
      <w:ins w:id="4617" w:author="Britt Collins" w:date="2021-09-30T14:58:00Z">
        <w:r w:rsidRPr="00163DCF">
          <w:rPr>
            <w:szCs w:val="21"/>
            <w:rPrChange w:id="4618" w:author="David" w:date="2022-08-17T16:58:00Z">
              <w:rPr>
                <w:rFonts w:ascii="Times New Roman" w:hAnsi="Times New Roman"/>
                <w:sz w:val="24"/>
                <w:szCs w:val="24"/>
              </w:rPr>
            </w:rPrChange>
          </w:rPr>
          <w:t>Carefully lie on bed.</w:t>
        </w:r>
      </w:ins>
    </w:p>
    <w:p w14:paraId="489E3B02" w14:textId="77777777" w:rsidR="006F31F6" w:rsidRPr="00163DCF" w:rsidRDefault="006F31F6">
      <w:pPr>
        <w:numPr>
          <w:ilvl w:val="0"/>
          <w:numId w:val="7"/>
        </w:numPr>
        <w:spacing w:after="17" w:line="276" w:lineRule="auto"/>
        <w:ind w:right="15" w:hanging="210"/>
        <w:rPr>
          <w:ins w:id="4619" w:author="Britt Collins" w:date="2021-09-30T14:58:00Z"/>
          <w:szCs w:val="21"/>
          <w:rPrChange w:id="4620" w:author="David" w:date="2022-08-17T16:58:00Z">
            <w:rPr>
              <w:ins w:id="4621" w:author="Britt Collins" w:date="2021-09-30T14:58:00Z"/>
              <w:rFonts w:ascii="Times New Roman" w:hAnsi="Times New Roman"/>
              <w:sz w:val="24"/>
              <w:szCs w:val="24"/>
            </w:rPr>
          </w:rPrChange>
        </w:rPr>
        <w:pPrChange w:id="4622" w:author="David" w:date="2022-08-17T17:01:00Z">
          <w:pPr>
            <w:numPr>
              <w:numId w:val="7"/>
            </w:numPr>
            <w:spacing w:after="17"/>
            <w:ind w:left="600" w:right="15" w:hanging="210"/>
          </w:pPr>
        </w:pPrChange>
      </w:pPr>
      <w:ins w:id="4623" w:author="Britt Collins" w:date="2021-09-30T14:58:00Z">
        <w:r w:rsidRPr="00163DCF">
          <w:rPr>
            <w:szCs w:val="21"/>
            <w:rPrChange w:id="4624" w:author="David" w:date="2022-08-17T16:58:00Z">
              <w:rPr>
                <w:rFonts w:ascii="Times New Roman" w:hAnsi="Times New Roman"/>
                <w:sz w:val="24"/>
                <w:szCs w:val="24"/>
              </w:rPr>
            </w:rPrChange>
          </w:rPr>
          <w:t>Turn on the work laptop.</w:t>
        </w:r>
      </w:ins>
    </w:p>
    <w:p w14:paraId="794AA3E0" w14:textId="77777777" w:rsidR="006F31F6" w:rsidRPr="00163DCF" w:rsidRDefault="006F31F6">
      <w:pPr>
        <w:numPr>
          <w:ilvl w:val="0"/>
          <w:numId w:val="7"/>
        </w:numPr>
        <w:spacing w:after="17" w:line="276" w:lineRule="auto"/>
        <w:ind w:right="15" w:hanging="210"/>
        <w:rPr>
          <w:ins w:id="4625" w:author="Britt Collins" w:date="2021-09-30T14:58:00Z"/>
          <w:szCs w:val="21"/>
          <w:rPrChange w:id="4626" w:author="David" w:date="2022-08-17T16:58:00Z">
            <w:rPr>
              <w:ins w:id="4627" w:author="Britt Collins" w:date="2021-09-30T14:58:00Z"/>
              <w:rFonts w:ascii="Times New Roman" w:hAnsi="Times New Roman"/>
              <w:sz w:val="24"/>
              <w:szCs w:val="24"/>
            </w:rPr>
          </w:rPrChange>
        </w:rPr>
        <w:pPrChange w:id="4628" w:author="David" w:date="2022-08-17T17:01:00Z">
          <w:pPr>
            <w:numPr>
              <w:numId w:val="7"/>
            </w:numPr>
            <w:spacing w:after="17"/>
            <w:ind w:left="600" w:right="15" w:hanging="210"/>
          </w:pPr>
        </w:pPrChange>
      </w:pPr>
      <w:ins w:id="4629" w:author="Britt Collins" w:date="2021-09-30T14:58:00Z">
        <w:r w:rsidRPr="00163DCF">
          <w:rPr>
            <w:szCs w:val="21"/>
            <w:rPrChange w:id="4630" w:author="David" w:date="2022-08-17T16:58:00Z">
              <w:rPr>
                <w:rFonts w:ascii="Times New Roman" w:hAnsi="Times New Roman"/>
                <w:sz w:val="24"/>
                <w:szCs w:val="24"/>
              </w:rPr>
            </w:rPrChange>
          </w:rPr>
          <w:t>Plug in USB drive.</w:t>
        </w:r>
      </w:ins>
    </w:p>
    <w:p w14:paraId="3F7DB4A6" w14:textId="0354A2DE" w:rsidR="006F31F6" w:rsidRPr="00163DCF" w:rsidRDefault="006F31F6">
      <w:pPr>
        <w:numPr>
          <w:ilvl w:val="0"/>
          <w:numId w:val="7"/>
        </w:numPr>
        <w:spacing w:line="276" w:lineRule="auto"/>
        <w:ind w:right="15" w:hanging="210"/>
        <w:rPr>
          <w:ins w:id="4631" w:author="Britt Collins" w:date="2021-09-30T14:58:00Z"/>
          <w:szCs w:val="21"/>
          <w:rPrChange w:id="4632" w:author="David" w:date="2022-08-17T16:58:00Z">
            <w:rPr>
              <w:ins w:id="4633" w:author="Britt Collins" w:date="2021-09-30T14:58:00Z"/>
              <w:rFonts w:ascii="Times New Roman" w:hAnsi="Times New Roman"/>
              <w:sz w:val="24"/>
              <w:szCs w:val="24"/>
            </w:rPr>
          </w:rPrChange>
        </w:rPr>
        <w:pPrChange w:id="4634" w:author="David" w:date="2022-08-17T17:01:00Z">
          <w:pPr>
            <w:numPr>
              <w:numId w:val="7"/>
            </w:numPr>
            <w:ind w:left="600" w:right="15" w:hanging="210"/>
          </w:pPr>
        </w:pPrChange>
      </w:pPr>
      <w:ins w:id="4635" w:author="Britt Collins" w:date="2021-09-30T14:58:00Z">
        <w:r w:rsidRPr="00163DCF">
          <w:rPr>
            <w:szCs w:val="21"/>
            <w:rPrChange w:id="4636" w:author="David" w:date="2022-08-17T16:58:00Z">
              <w:rPr>
                <w:rFonts w:ascii="Times New Roman" w:hAnsi="Times New Roman"/>
                <w:sz w:val="24"/>
                <w:szCs w:val="24"/>
              </w:rPr>
            </w:rPrChange>
          </w:rPr>
          <w:t>Binge</w:t>
        </w:r>
      </w:ins>
      <w:ins w:id="4637" w:author="Britt Collins" w:date="2021-10-02T14:39:00Z">
        <w:r w:rsidR="00744EF4" w:rsidRPr="00163DCF">
          <w:rPr>
            <w:szCs w:val="21"/>
            <w:rPrChange w:id="4638" w:author="David" w:date="2022-08-17T16:58:00Z">
              <w:rPr>
                <w:rFonts w:ascii="Times New Roman" w:hAnsi="Times New Roman"/>
                <w:sz w:val="24"/>
                <w:szCs w:val="24"/>
              </w:rPr>
            </w:rPrChange>
          </w:rPr>
          <w:t>-</w:t>
        </w:r>
      </w:ins>
      <w:ins w:id="4639" w:author="Britt Collins" w:date="2021-09-30T14:58:00Z">
        <w:r w:rsidRPr="00163DCF">
          <w:rPr>
            <w:szCs w:val="21"/>
            <w:rPrChange w:id="4640" w:author="David" w:date="2022-08-17T16:58:00Z">
              <w:rPr>
                <w:rFonts w:ascii="Times New Roman" w:hAnsi="Times New Roman"/>
                <w:sz w:val="24"/>
                <w:szCs w:val="24"/>
              </w:rPr>
            </w:rPrChange>
          </w:rPr>
          <w:t>watch American TV series.</w:t>
        </w:r>
      </w:ins>
    </w:p>
    <w:p w14:paraId="548809EA" w14:textId="4053DEDB" w:rsidR="006F31F6" w:rsidRPr="00163DCF" w:rsidRDefault="006F31F6">
      <w:pPr>
        <w:spacing w:line="276" w:lineRule="auto"/>
        <w:ind w:left="-5" w:right="15" w:firstLine="395"/>
        <w:rPr>
          <w:ins w:id="4641" w:author="Britt Collins" w:date="2021-09-30T14:58:00Z"/>
          <w:szCs w:val="21"/>
          <w:rPrChange w:id="4642" w:author="David" w:date="2022-08-17T16:58:00Z">
            <w:rPr>
              <w:ins w:id="4643" w:author="Britt Collins" w:date="2021-09-30T14:58:00Z"/>
              <w:rFonts w:ascii="Times New Roman" w:hAnsi="Times New Roman"/>
              <w:sz w:val="24"/>
              <w:szCs w:val="24"/>
            </w:rPr>
          </w:rPrChange>
        </w:rPr>
        <w:pPrChange w:id="4644" w:author="David" w:date="2022-08-17T17:01:00Z">
          <w:pPr>
            <w:ind w:left="-5" w:right="15"/>
          </w:pPr>
        </w:pPrChange>
      </w:pPr>
      <w:ins w:id="4645" w:author="Britt Collins" w:date="2021-09-30T14:58:00Z">
        <w:r w:rsidRPr="00163DCF">
          <w:rPr>
            <w:szCs w:val="21"/>
            <w:rPrChange w:id="4646" w:author="David" w:date="2022-08-17T16:58:00Z">
              <w:rPr>
                <w:rFonts w:ascii="Times New Roman" w:hAnsi="Times New Roman"/>
                <w:sz w:val="24"/>
                <w:szCs w:val="24"/>
              </w:rPr>
            </w:rPrChange>
          </w:rPr>
          <w:t xml:space="preserve">The </w:t>
        </w:r>
      </w:ins>
      <w:ins w:id="4647" w:author="Britt Collins" w:date="2021-10-02T14:39:00Z">
        <w:r w:rsidR="00744EF4" w:rsidRPr="00163DCF">
          <w:rPr>
            <w:szCs w:val="21"/>
            <w:rPrChange w:id="4648" w:author="David" w:date="2022-08-17T16:58:00Z">
              <w:rPr>
                <w:rFonts w:ascii="Times New Roman" w:hAnsi="Times New Roman"/>
                <w:sz w:val="24"/>
                <w:szCs w:val="24"/>
              </w:rPr>
            </w:rPrChange>
          </w:rPr>
          <w:t xml:space="preserve">high-ceilinged </w:t>
        </w:r>
      </w:ins>
      <w:ins w:id="4649" w:author="Britt Collins" w:date="2021-09-30T14:58:00Z">
        <w:r w:rsidRPr="00163DCF">
          <w:rPr>
            <w:szCs w:val="21"/>
            <w:rPrChange w:id="4650" w:author="David" w:date="2022-08-17T16:58:00Z">
              <w:rPr>
                <w:rFonts w:ascii="Times New Roman" w:hAnsi="Times New Roman"/>
                <w:sz w:val="24"/>
                <w:szCs w:val="24"/>
              </w:rPr>
            </w:rPrChange>
          </w:rPr>
          <w:t xml:space="preserve">bedroom was </w:t>
        </w:r>
      </w:ins>
      <w:ins w:id="4651" w:author="Britt Collins" w:date="2021-10-02T14:39:00Z">
        <w:r w:rsidR="00744EF4" w:rsidRPr="00163DCF">
          <w:rPr>
            <w:szCs w:val="21"/>
            <w:rPrChange w:id="4652" w:author="David" w:date="2022-08-17T16:58:00Z">
              <w:rPr>
                <w:rFonts w:ascii="Times New Roman" w:hAnsi="Times New Roman"/>
                <w:sz w:val="24"/>
                <w:szCs w:val="24"/>
              </w:rPr>
            </w:rPrChange>
          </w:rPr>
          <w:t xml:space="preserve">bright and </w:t>
        </w:r>
      </w:ins>
      <w:ins w:id="4653" w:author="Britt Collins" w:date="2021-10-02T14:40:00Z">
        <w:r w:rsidR="00744EF4" w:rsidRPr="00163DCF">
          <w:rPr>
            <w:szCs w:val="21"/>
            <w:rPrChange w:id="4654" w:author="David" w:date="2022-08-17T16:58:00Z">
              <w:rPr>
                <w:rFonts w:ascii="Times New Roman" w:hAnsi="Times New Roman"/>
                <w:sz w:val="24"/>
                <w:szCs w:val="24"/>
              </w:rPr>
            </w:rPrChange>
          </w:rPr>
          <w:t>spacious</w:t>
        </w:r>
      </w:ins>
      <w:ins w:id="4655" w:author="Britt Collins" w:date="2021-09-30T14:58:00Z">
        <w:r w:rsidRPr="00163DCF">
          <w:rPr>
            <w:szCs w:val="21"/>
            <w:rPrChange w:id="4656" w:author="David" w:date="2022-08-17T16:58:00Z">
              <w:rPr>
                <w:rFonts w:ascii="Times New Roman" w:hAnsi="Times New Roman"/>
                <w:sz w:val="24"/>
                <w:szCs w:val="24"/>
              </w:rPr>
            </w:rPrChange>
          </w:rPr>
          <w:t xml:space="preserve">, with little furniture. The bed and chest of drawers were left by the previous occupants. A large walk-in-wardrobe was accessible as well as a shared bathroom. </w:t>
        </w:r>
      </w:ins>
      <w:ins w:id="4657" w:author="Britt Collins" w:date="2021-10-02T14:39:00Z">
        <w:r w:rsidR="00744EF4" w:rsidRPr="00163DCF">
          <w:rPr>
            <w:szCs w:val="21"/>
            <w:rPrChange w:id="4658" w:author="David" w:date="2022-08-17T16:58:00Z">
              <w:rPr>
                <w:rFonts w:ascii="Times New Roman" w:hAnsi="Times New Roman"/>
                <w:sz w:val="24"/>
                <w:szCs w:val="24"/>
              </w:rPr>
            </w:rPrChange>
          </w:rPr>
          <w:t xml:space="preserve">But </w:t>
        </w:r>
      </w:ins>
      <w:ins w:id="4659" w:author="Britt Collins" w:date="2021-09-30T14:58:00Z">
        <w:r w:rsidRPr="00163DCF">
          <w:rPr>
            <w:szCs w:val="21"/>
            <w:rPrChange w:id="4660" w:author="David" w:date="2022-08-17T16:58:00Z">
              <w:rPr>
                <w:rFonts w:ascii="Times New Roman" w:hAnsi="Times New Roman"/>
                <w:sz w:val="24"/>
                <w:szCs w:val="24"/>
              </w:rPr>
            </w:rPrChange>
          </w:rPr>
          <w:t xml:space="preserve">with little TLC applied, it was left in a state fit for stoners, </w:t>
        </w:r>
        <w:proofErr w:type="gramStart"/>
        <w:r w:rsidRPr="00163DCF">
          <w:rPr>
            <w:szCs w:val="21"/>
            <w:rPrChange w:id="4661" w:author="David" w:date="2022-08-17T16:58:00Z">
              <w:rPr>
                <w:rFonts w:ascii="Times New Roman" w:hAnsi="Times New Roman"/>
                <w:sz w:val="24"/>
                <w:szCs w:val="24"/>
              </w:rPr>
            </w:rPrChange>
          </w:rPr>
          <w:t>junkies</w:t>
        </w:r>
        <w:proofErr w:type="gramEnd"/>
        <w:r w:rsidRPr="00163DCF">
          <w:rPr>
            <w:szCs w:val="21"/>
            <w:rPrChange w:id="4662" w:author="David" w:date="2022-08-17T16:58:00Z">
              <w:rPr>
                <w:rFonts w:ascii="Times New Roman" w:hAnsi="Times New Roman"/>
                <w:sz w:val="24"/>
                <w:szCs w:val="24"/>
              </w:rPr>
            </w:rPrChange>
          </w:rPr>
          <w:t xml:space="preserve"> and people desperate for a house</w:t>
        </w:r>
      </w:ins>
      <w:ins w:id="4663" w:author="Britt Collins" w:date="2021-10-02T14:40:00Z">
        <w:r w:rsidR="00744EF4" w:rsidRPr="00163DCF">
          <w:rPr>
            <w:szCs w:val="21"/>
            <w:rPrChange w:id="4664" w:author="David" w:date="2022-08-17T16:58:00Z">
              <w:rPr>
                <w:rFonts w:ascii="Times New Roman" w:hAnsi="Times New Roman"/>
                <w:sz w:val="24"/>
                <w:szCs w:val="24"/>
              </w:rPr>
            </w:rPrChange>
          </w:rPr>
          <w:t>-</w:t>
        </w:r>
      </w:ins>
      <w:ins w:id="4665" w:author="Britt Collins" w:date="2021-09-30T14:58:00Z">
        <w:r w:rsidRPr="00163DCF">
          <w:rPr>
            <w:szCs w:val="21"/>
            <w:rPrChange w:id="4666" w:author="David" w:date="2022-08-17T16:58:00Z">
              <w:rPr>
                <w:rFonts w:ascii="Times New Roman" w:hAnsi="Times New Roman"/>
                <w:sz w:val="24"/>
                <w:szCs w:val="24"/>
              </w:rPr>
            </w:rPrChange>
          </w:rPr>
          <w:t>share. The view from my room was surprisingly lacking given its proximity to Manly Beach. The only seafront feature I could make out were the tops of fern trees. Directly below my bedroom window were many industrial</w:t>
        </w:r>
      </w:ins>
      <w:ins w:id="4667" w:author="Britt Collins" w:date="2021-10-02T14:40:00Z">
        <w:r w:rsidR="00744EF4" w:rsidRPr="00163DCF">
          <w:rPr>
            <w:szCs w:val="21"/>
            <w:rPrChange w:id="4668" w:author="David" w:date="2022-08-17T16:58:00Z">
              <w:rPr>
                <w:rFonts w:ascii="Times New Roman" w:hAnsi="Times New Roman"/>
                <w:sz w:val="24"/>
                <w:szCs w:val="24"/>
              </w:rPr>
            </w:rPrChange>
          </w:rPr>
          <w:t>-</w:t>
        </w:r>
      </w:ins>
      <w:ins w:id="4669" w:author="Britt Collins" w:date="2021-09-30T14:58:00Z">
        <w:r w:rsidRPr="00163DCF">
          <w:rPr>
            <w:szCs w:val="21"/>
            <w:rPrChange w:id="4670" w:author="David" w:date="2022-08-17T16:58:00Z">
              <w:rPr>
                <w:rFonts w:ascii="Times New Roman" w:hAnsi="Times New Roman"/>
                <w:sz w:val="24"/>
                <w:szCs w:val="24"/>
              </w:rPr>
            </w:rPrChange>
          </w:rPr>
          <w:t>sized garbage bins.</w:t>
        </w:r>
      </w:ins>
    </w:p>
    <w:p w14:paraId="01F12609" w14:textId="579CA8E9" w:rsidR="006F31F6" w:rsidRPr="00163DCF" w:rsidRDefault="006F31F6">
      <w:pPr>
        <w:spacing w:line="276" w:lineRule="auto"/>
        <w:ind w:left="-5" w:right="15" w:firstLine="395"/>
        <w:rPr>
          <w:ins w:id="4671" w:author="Britt Collins" w:date="2021-09-30T14:58:00Z"/>
          <w:szCs w:val="21"/>
          <w:rPrChange w:id="4672" w:author="David" w:date="2022-08-17T16:58:00Z">
            <w:rPr>
              <w:ins w:id="4673" w:author="Britt Collins" w:date="2021-09-30T14:58:00Z"/>
              <w:rFonts w:ascii="Times New Roman" w:hAnsi="Times New Roman"/>
              <w:sz w:val="24"/>
              <w:szCs w:val="24"/>
            </w:rPr>
          </w:rPrChange>
        </w:rPr>
        <w:pPrChange w:id="4674" w:author="David" w:date="2022-08-17T17:01:00Z">
          <w:pPr>
            <w:ind w:left="-5" w:right="15"/>
          </w:pPr>
        </w:pPrChange>
      </w:pPr>
      <w:ins w:id="4675" w:author="Britt Collins" w:date="2021-09-30T14:58:00Z">
        <w:r w:rsidRPr="00163DCF">
          <w:rPr>
            <w:szCs w:val="21"/>
            <w:rPrChange w:id="4676" w:author="David" w:date="2022-08-17T16:58:00Z">
              <w:rPr>
                <w:rFonts w:ascii="Times New Roman" w:hAnsi="Times New Roman"/>
                <w:sz w:val="24"/>
                <w:szCs w:val="24"/>
              </w:rPr>
            </w:rPrChange>
          </w:rPr>
          <w:t>It was the height of summer. With the bedroom lacking adequate air</w:t>
        </w:r>
      </w:ins>
      <w:ins w:id="4677" w:author="Britt Collins" w:date="2021-10-02T14:40:00Z">
        <w:r w:rsidR="00744EF4" w:rsidRPr="00163DCF">
          <w:rPr>
            <w:szCs w:val="21"/>
            <w:rPrChange w:id="4678" w:author="David" w:date="2022-08-17T16:58:00Z">
              <w:rPr>
                <w:rFonts w:ascii="Times New Roman" w:hAnsi="Times New Roman"/>
                <w:sz w:val="24"/>
                <w:szCs w:val="24"/>
              </w:rPr>
            </w:rPrChange>
          </w:rPr>
          <w:t>-</w:t>
        </w:r>
      </w:ins>
      <w:ins w:id="4679" w:author="Britt Collins" w:date="2021-09-30T14:58:00Z">
        <w:r w:rsidRPr="00163DCF">
          <w:rPr>
            <w:szCs w:val="21"/>
            <w:rPrChange w:id="4680" w:author="David" w:date="2022-08-17T16:58:00Z">
              <w:rPr>
                <w:rFonts w:ascii="Times New Roman" w:hAnsi="Times New Roman"/>
                <w:sz w:val="24"/>
                <w:szCs w:val="24"/>
              </w:rPr>
            </w:rPrChange>
          </w:rPr>
          <w:t xml:space="preserve">conditioning, the window needed to be opened. If the </w:t>
        </w:r>
      </w:ins>
      <w:ins w:id="4681" w:author="Britt Collins" w:date="2021-10-02T14:41:00Z">
        <w:r w:rsidR="00744EF4" w:rsidRPr="00163DCF">
          <w:rPr>
            <w:szCs w:val="21"/>
            <w:rPrChange w:id="4682" w:author="David" w:date="2022-08-17T16:58:00Z">
              <w:rPr>
                <w:rFonts w:ascii="Times New Roman" w:hAnsi="Times New Roman"/>
                <w:sz w:val="24"/>
                <w:szCs w:val="24"/>
              </w:rPr>
            </w:rPrChange>
          </w:rPr>
          <w:t>putrid</w:t>
        </w:r>
      </w:ins>
      <w:ins w:id="4683" w:author="Britt Collins" w:date="2021-09-30T14:58:00Z">
        <w:r w:rsidRPr="00163DCF">
          <w:rPr>
            <w:szCs w:val="21"/>
            <w:rPrChange w:id="4684" w:author="David" w:date="2022-08-17T16:58:00Z">
              <w:rPr>
                <w:rFonts w:ascii="Times New Roman" w:hAnsi="Times New Roman"/>
                <w:sz w:val="24"/>
                <w:szCs w:val="24"/>
              </w:rPr>
            </w:rPrChange>
          </w:rPr>
          <w:t xml:space="preserve"> smell </w:t>
        </w:r>
      </w:ins>
      <w:ins w:id="4685" w:author="Britt Collins" w:date="2021-10-04T10:13:00Z">
        <w:r w:rsidR="00EB588F" w:rsidRPr="00163DCF">
          <w:rPr>
            <w:b/>
            <w:szCs w:val="21"/>
            <w:rPrChange w:id="4686" w:author="David" w:date="2022-08-17T16:58:00Z">
              <w:rPr>
                <w:rFonts w:ascii="Times New Roman" w:hAnsi="Times New Roman"/>
                <w:sz w:val="24"/>
                <w:szCs w:val="24"/>
              </w:rPr>
            </w:rPrChange>
          </w:rPr>
          <w:t>drifting from the back</w:t>
        </w:r>
      </w:ins>
      <w:ins w:id="4687" w:author="Britt Collins" w:date="2021-10-05T15:37:00Z">
        <w:r w:rsidR="00290110" w:rsidRPr="00163DCF">
          <w:rPr>
            <w:b/>
            <w:szCs w:val="21"/>
            <w:rPrChange w:id="4688" w:author="David" w:date="2022-08-17T16:58:00Z">
              <w:rPr>
                <w:rFonts w:ascii="Times New Roman" w:hAnsi="Times New Roman"/>
                <w:b/>
                <w:sz w:val="24"/>
                <w:szCs w:val="24"/>
              </w:rPr>
            </w:rPrChange>
          </w:rPr>
          <w:t>-</w:t>
        </w:r>
      </w:ins>
      <w:ins w:id="4689" w:author="Britt Collins" w:date="2021-10-04T10:13:00Z">
        <w:r w:rsidR="00EB588F" w:rsidRPr="00163DCF">
          <w:rPr>
            <w:b/>
            <w:szCs w:val="21"/>
            <w:rPrChange w:id="4690" w:author="David" w:date="2022-08-17T16:58:00Z">
              <w:rPr>
                <w:rFonts w:ascii="Times New Roman" w:hAnsi="Times New Roman"/>
                <w:sz w:val="24"/>
                <w:szCs w:val="24"/>
              </w:rPr>
            </w:rPrChange>
          </w:rPr>
          <w:t>alley bins</w:t>
        </w:r>
        <w:r w:rsidR="00EB588F" w:rsidRPr="00163DCF">
          <w:rPr>
            <w:szCs w:val="21"/>
            <w:rPrChange w:id="4691" w:author="David" w:date="2022-08-17T16:58:00Z">
              <w:rPr>
                <w:rFonts w:ascii="Times New Roman" w:hAnsi="Times New Roman"/>
                <w:sz w:val="24"/>
                <w:szCs w:val="24"/>
              </w:rPr>
            </w:rPrChange>
          </w:rPr>
          <w:t xml:space="preserve"> </w:t>
        </w:r>
      </w:ins>
      <w:ins w:id="4692" w:author="Britt Collins" w:date="2021-09-30T14:58:00Z">
        <w:r w:rsidRPr="00163DCF">
          <w:rPr>
            <w:szCs w:val="21"/>
            <w:rPrChange w:id="4693" w:author="David" w:date="2022-08-17T16:58:00Z">
              <w:rPr>
                <w:rFonts w:ascii="Times New Roman" w:hAnsi="Times New Roman"/>
                <w:sz w:val="24"/>
                <w:szCs w:val="24"/>
              </w:rPr>
            </w:rPrChange>
          </w:rPr>
          <w:t xml:space="preserve">didn't agitate me, the cockroaches would. </w:t>
        </w:r>
      </w:ins>
      <w:ins w:id="4694" w:author="Britt Collins" w:date="2021-10-02T14:41:00Z">
        <w:r w:rsidR="00744EF4" w:rsidRPr="00163DCF">
          <w:rPr>
            <w:szCs w:val="21"/>
            <w:rPrChange w:id="4695" w:author="David" w:date="2022-08-17T16:58:00Z">
              <w:rPr>
                <w:rFonts w:ascii="Times New Roman" w:hAnsi="Times New Roman"/>
                <w:sz w:val="24"/>
                <w:szCs w:val="24"/>
              </w:rPr>
            </w:rPrChange>
          </w:rPr>
          <w:t>M</w:t>
        </w:r>
      </w:ins>
      <w:ins w:id="4696" w:author="Britt Collins" w:date="2021-09-30T14:58:00Z">
        <w:r w:rsidRPr="00163DCF">
          <w:rPr>
            <w:szCs w:val="21"/>
            <w:rPrChange w:id="4697" w:author="David" w:date="2022-08-17T16:58:00Z">
              <w:rPr>
                <w:rFonts w:ascii="Times New Roman" w:hAnsi="Times New Roman"/>
                <w:sz w:val="24"/>
                <w:szCs w:val="24"/>
              </w:rPr>
            </w:rPrChange>
          </w:rPr>
          <w:t xml:space="preserve">y experience of large creepy crawlies was minimal. One particularly humid night I was asleep with bedroom windows wide open. </w:t>
        </w:r>
      </w:ins>
      <w:ins w:id="4698" w:author="Britt Collins" w:date="2021-10-04T10:14:00Z">
        <w:r w:rsidR="00EB588F" w:rsidRPr="00163DCF">
          <w:rPr>
            <w:b/>
            <w:szCs w:val="21"/>
            <w:rPrChange w:id="4699" w:author="David" w:date="2022-08-17T16:58:00Z">
              <w:rPr>
                <w:rFonts w:ascii="Times New Roman" w:hAnsi="Times New Roman"/>
                <w:sz w:val="24"/>
                <w:szCs w:val="24"/>
              </w:rPr>
            </w:rPrChange>
          </w:rPr>
          <w:t>T</w:t>
        </w:r>
      </w:ins>
      <w:ins w:id="4700" w:author="Britt Collins" w:date="2021-09-30T14:58:00Z">
        <w:r w:rsidRPr="00163DCF">
          <w:rPr>
            <w:b/>
            <w:szCs w:val="21"/>
            <w:rPrChange w:id="4701" w:author="David" w:date="2022-08-17T16:58:00Z">
              <w:rPr>
                <w:rFonts w:ascii="Times New Roman" w:hAnsi="Times New Roman"/>
                <w:sz w:val="24"/>
                <w:szCs w:val="24"/>
              </w:rPr>
            </w:rPrChange>
          </w:rPr>
          <w:t xml:space="preserve">he humidity was </w:t>
        </w:r>
        <w:proofErr w:type="gramStart"/>
        <w:r w:rsidRPr="00163DCF">
          <w:rPr>
            <w:b/>
            <w:szCs w:val="21"/>
            <w:rPrChange w:id="4702" w:author="David" w:date="2022-08-17T16:58:00Z">
              <w:rPr>
                <w:rFonts w:ascii="Times New Roman" w:hAnsi="Times New Roman"/>
                <w:sz w:val="24"/>
                <w:szCs w:val="24"/>
              </w:rPr>
            </w:rPrChange>
          </w:rPr>
          <w:t>discomforting</w:t>
        </w:r>
      </w:ins>
      <w:proofErr w:type="gramEnd"/>
      <w:ins w:id="4703" w:author="Britt Collins" w:date="2021-10-04T10:14:00Z">
        <w:r w:rsidR="00EB588F" w:rsidRPr="00163DCF">
          <w:rPr>
            <w:b/>
            <w:szCs w:val="21"/>
            <w:rPrChange w:id="4704" w:author="David" w:date="2022-08-17T16:58:00Z">
              <w:rPr>
                <w:rFonts w:ascii="Times New Roman" w:hAnsi="Times New Roman"/>
                <w:sz w:val="24"/>
                <w:szCs w:val="24"/>
              </w:rPr>
            </w:rPrChange>
          </w:rPr>
          <w:t xml:space="preserve"> and I tossed and turned for much of the night</w:t>
        </w:r>
      </w:ins>
      <w:ins w:id="4705" w:author="Britt Collins" w:date="2021-09-30T14:58:00Z">
        <w:r w:rsidRPr="00163DCF">
          <w:rPr>
            <w:b/>
            <w:szCs w:val="21"/>
            <w:rPrChange w:id="4706" w:author="David" w:date="2022-08-17T16:58:00Z">
              <w:rPr>
                <w:rFonts w:ascii="Times New Roman" w:hAnsi="Times New Roman"/>
                <w:sz w:val="24"/>
                <w:szCs w:val="24"/>
              </w:rPr>
            </w:rPrChange>
          </w:rPr>
          <w:t xml:space="preserve">. </w:t>
        </w:r>
        <w:r w:rsidRPr="00163DCF">
          <w:rPr>
            <w:szCs w:val="21"/>
            <w:rPrChange w:id="4707" w:author="David" w:date="2022-08-17T16:58:00Z">
              <w:rPr>
                <w:rFonts w:ascii="Times New Roman" w:hAnsi="Times New Roman"/>
                <w:sz w:val="24"/>
                <w:szCs w:val="24"/>
              </w:rPr>
            </w:rPrChange>
          </w:rPr>
          <w:t xml:space="preserve">As I lay there in a foetal position, I felt something scurry across my feet. I was tired </w:t>
        </w:r>
      </w:ins>
      <w:ins w:id="4708" w:author="Britt Collins" w:date="2021-10-02T14:42:00Z">
        <w:r w:rsidR="00744EF4" w:rsidRPr="00163DCF">
          <w:rPr>
            <w:szCs w:val="21"/>
            <w:rPrChange w:id="4709" w:author="David" w:date="2022-08-17T16:58:00Z">
              <w:rPr>
                <w:rFonts w:ascii="Times New Roman" w:hAnsi="Times New Roman"/>
                <w:sz w:val="24"/>
                <w:szCs w:val="24"/>
              </w:rPr>
            </w:rPrChange>
          </w:rPr>
          <w:t>and</w:t>
        </w:r>
      </w:ins>
      <w:ins w:id="4710" w:author="Britt Collins" w:date="2021-09-30T14:58:00Z">
        <w:r w:rsidRPr="00163DCF">
          <w:rPr>
            <w:szCs w:val="21"/>
            <w:rPrChange w:id="4711" w:author="David" w:date="2022-08-17T16:58:00Z">
              <w:rPr>
                <w:rFonts w:ascii="Times New Roman" w:hAnsi="Times New Roman"/>
                <w:sz w:val="24"/>
                <w:szCs w:val="24"/>
              </w:rPr>
            </w:rPrChange>
          </w:rPr>
          <w:t xml:space="preserve"> ignored the sensation. Whatever it was, hopefully the encounter was a fleeting one. I quickly settled back into a light sleep. A few seconds passed</w:t>
        </w:r>
      </w:ins>
      <w:ins w:id="4712" w:author="Britt Collins" w:date="2021-10-04T10:32:00Z">
        <w:r w:rsidR="00EB588F" w:rsidRPr="00163DCF">
          <w:rPr>
            <w:szCs w:val="21"/>
            <w:rPrChange w:id="4713" w:author="David" w:date="2022-08-17T16:58:00Z">
              <w:rPr>
                <w:rFonts w:ascii="Times New Roman" w:hAnsi="Times New Roman"/>
                <w:sz w:val="24"/>
                <w:szCs w:val="24"/>
              </w:rPr>
            </w:rPrChange>
          </w:rPr>
          <w:t>, t</w:t>
        </w:r>
      </w:ins>
      <w:ins w:id="4714" w:author="Britt Collins" w:date="2021-09-30T14:58:00Z">
        <w:r w:rsidRPr="00163DCF">
          <w:rPr>
            <w:szCs w:val="21"/>
            <w:rPrChange w:id="4715" w:author="David" w:date="2022-08-17T16:58:00Z">
              <w:rPr>
                <w:rFonts w:ascii="Times New Roman" w:hAnsi="Times New Roman"/>
                <w:sz w:val="24"/>
                <w:szCs w:val="24"/>
              </w:rPr>
            </w:rPrChange>
          </w:rPr>
          <w:t>he sensation of something crawling up my leg caused me to kick out. My heart raced</w:t>
        </w:r>
      </w:ins>
      <w:ins w:id="4716" w:author="Britt Collins" w:date="2021-10-04T10:33:00Z">
        <w:r w:rsidR="00F17486" w:rsidRPr="00163DCF">
          <w:rPr>
            <w:szCs w:val="21"/>
            <w:rPrChange w:id="4717" w:author="David" w:date="2022-08-17T16:58:00Z">
              <w:rPr>
                <w:rFonts w:ascii="Times New Roman" w:hAnsi="Times New Roman"/>
                <w:sz w:val="24"/>
                <w:szCs w:val="24"/>
              </w:rPr>
            </w:rPrChange>
          </w:rPr>
          <w:t xml:space="preserve">. </w:t>
        </w:r>
      </w:ins>
      <w:ins w:id="4718" w:author="Britt Collins" w:date="2021-09-30T14:58:00Z">
        <w:r w:rsidRPr="00163DCF">
          <w:rPr>
            <w:b/>
            <w:szCs w:val="21"/>
            <w:rPrChange w:id="4719" w:author="David" w:date="2022-08-17T16:58:00Z">
              <w:rPr>
                <w:rFonts w:ascii="Times New Roman" w:hAnsi="Times New Roman"/>
                <w:sz w:val="24"/>
                <w:szCs w:val="24"/>
              </w:rPr>
            </w:rPrChange>
          </w:rPr>
          <w:t xml:space="preserve">I </w:t>
        </w:r>
      </w:ins>
      <w:ins w:id="4720" w:author="Britt Collins" w:date="2021-10-04T10:33:00Z">
        <w:r w:rsidR="00F17486" w:rsidRPr="00163DCF">
          <w:rPr>
            <w:b/>
            <w:szCs w:val="21"/>
            <w:rPrChange w:id="4721" w:author="David" w:date="2022-08-17T16:58:00Z">
              <w:rPr>
                <w:rFonts w:ascii="Times New Roman" w:hAnsi="Times New Roman"/>
                <w:sz w:val="24"/>
                <w:szCs w:val="24"/>
              </w:rPr>
            </w:rPrChange>
          </w:rPr>
          <w:t>ripped the sheet off and</w:t>
        </w:r>
        <w:r w:rsidR="00F17486" w:rsidRPr="00163DCF">
          <w:rPr>
            <w:szCs w:val="21"/>
            <w:rPrChange w:id="4722" w:author="David" w:date="2022-08-17T16:58:00Z">
              <w:rPr>
                <w:rFonts w:ascii="Times New Roman" w:hAnsi="Times New Roman"/>
                <w:sz w:val="24"/>
                <w:szCs w:val="24"/>
              </w:rPr>
            </w:rPrChange>
          </w:rPr>
          <w:t xml:space="preserve"> </w:t>
        </w:r>
      </w:ins>
      <w:ins w:id="4723" w:author="Britt Collins" w:date="2021-09-30T14:58:00Z">
        <w:r w:rsidRPr="00163DCF">
          <w:rPr>
            <w:szCs w:val="21"/>
            <w:rPrChange w:id="4724" w:author="David" w:date="2022-08-17T16:58:00Z">
              <w:rPr>
                <w:rFonts w:ascii="Times New Roman" w:hAnsi="Times New Roman"/>
                <w:sz w:val="24"/>
                <w:szCs w:val="24"/>
              </w:rPr>
            </w:rPrChange>
          </w:rPr>
          <w:t xml:space="preserve">sat bolt </w:t>
        </w:r>
        <w:proofErr w:type="gramStart"/>
        <w:r w:rsidRPr="00163DCF">
          <w:rPr>
            <w:szCs w:val="21"/>
            <w:rPrChange w:id="4725" w:author="David" w:date="2022-08-17T16:58:00Z">
              <w:rPr>
                <w:rFonts w:ascii="Times New Roman" w:hAnsi="Times New Roman"/>
                <w:sz w:val="24"/>
                <w:szCs w:val="24"/>
              </w:rPr>
            </w:rPrChange>
          </w:rPr>
          <w:t>upright</w:t>
        </w:r>
      </w:ins>
      <w:ins w:id="4726" w:author="Britt Collins" w:date="2021-10-04T10:33:00Z">
        <w:r w:rsidR="00F17486" w:rsidRPr="00163DCF">
          <w:rPr>
            <w:szCs w:val="21"/>
            <w:rPrChange w:id="4727" w:author="David" w:date="2022-08-17T16:58:00Z">
              <w:rPr>
                <w:rFonts w:ascii="Times New Roman" w:hAnsi="Times New Roman"/>
                <w:sz w:val="24"/>
                <w:szCs w:val="24"/>
              </w:rPr>
            </w:rPrChange>
          </w:rPr>
          <w:t>,</w:t>
        </w:r>
      </w:ins>
      <w:ins w:id="4728" w:author="Britt Collins" w:date="2021-09-30T14:58:00Z">
        <w:r w:rsidRPr="00163DCF">
          <w:rPr>
            <w:szCs w:val="21"/>
            <w:rPrChange w:id="4729" w:author="David" w:date="2022-08-17T16:58:00Z">
              <w:rPr>
                <w:rFonts w:ascii="Times New Roman" w:hAnsi="Times New Roman"/>
                <w:sz w:val="24"/>
                <w:szCs w:val="24"/>
              </w:rPr>
            </w:rPrChange>
          </w:rPr>
          <w:t xml:space="preserve"> </w:t>
        </w:r>
      </w:ins>
      <w:ins w:id="4730" w:author="Britt Collins" w:date="2021-10-04T10:33:00Z">
        <w:r w:rsidR="00F17486" w:rsidRPr="00163DCF">
          <w:rPr>
            <w:szCs w:val="21"/>
            <w:rPrChange w:id="4731" w:author="David" w:date="2022-08-17T16:58:00Z">
              <w:rPr>
                <w:rFonts w:ascii="Times New Roman" w:hAnsi="Times New Roman"/>
                <w:sz w:val="24"/>
                <w:szCs w:val="24"/>
              </w:rPr>
            </w:rPrChange>
          </w:rPr>
          <w:t>and</w:t>
        </w:r>
        <w:proofErr w:type="gramEnd"/>
        <w:r w:rsidR="00F17486" w:rsidRPr="00163DCF">
          <w:rPr>
            <w:szCs w:val="21"/>
            <w:rPrChange w:id="4732" w:author="David" w:date="2022-08-17T16:58:00Z">
              <w:rPr>
                <w:rFonts w:ascii="Times New Roman" w:hAnsi="Times New Roman"/>
                <w:sz w:val="24"/>
                <w:szCs w:val="24"/>
              </w:rPr>
            </w:rPrChange>
          </w:rPr>
          <w:t xml:space="preserve"> </w:t>
        </w:r>
      </w:ins>
      <w:ins w:id="4733" w:author="Britt Collins" w:date="2021-09-30T14:58:00Z">
        <w:r w:rsidRPr="00163DCF">
          <w:rPr>
            <w:szCs w:val="21"/>
            <w:rPrChange w:id="4734" w:author="David" w:date="2022-08-17T16:58:00Z">
              <w:rPr>
                <w:rFonts w:ascii="Times New Roman" w:hAnsi="Times New Roman"/>
                <w:sz w:val="24"/>
                <w:szCs w:val="24"/>
              </w:rPr>
            </w:rPrChange>
          </w:rPr>
          <w:t>reached for the bedside light switch.</w:t>
        </w:r>
      </w:ins>
      <w:ins w:id="4735" w:author="Britt Collins" w:date="2021-10-04T10:14:00Z">
        <w:r w:rsidR="00EB588F" w:rsidRPr="00163DCF">
          <w:rPr>
            <w:szCs w:val="21"/>
            <w:rPrChange w:id="4736" w:author="David" w:date="2022-08-17T16:58:00Z">
              <w:rPr>
                <w:rFonts w:ascii="Times New Roman" w:hAnsi="Times New Roman"/>
                <w:sz w:val="24"/>
                <w:szCs w:val="24"/>
              </w:rPr>
            </w:rPrChange>
          </w:rPr>
          <w:t xml:space="preserve"> </w:t>
        </w:r>
        <w:r w:rsidR="00EB588F" w:rsidRPr="00163DCF">
          <w:rPr>
            <w:b/>
            <w:szCs w:val="21"/>
            <w:rPrChange w:id="4737" w:author="David" w:date="2022-08-17T16:58:00Z">
              <w:rPr>
                <w:rFonts w:ascii="Times New Roman" w:hAnsi="Times New Roman"/>
                <w:sz w:val="24"/>
                <w:szCs w:val="24"/>
              </w:rPr>
            </w:rPrChange>
          </w:rPr>
          <w:t>THERE A</w:t>
        </w:r>
      </w:ins>
      <w:ins w:id="4738" w:author="Britt Collins" w:date="2021-10-05T15:37:00Z">
        <w:r w:rsidR="00290110" w:rsidRPr="00163DCF">
          <w:rPr>
            <w:b/>
            <w:szCs w:val="21"/>
            <w:rPrChange w:id="4739" w:author="David" w:date="2022-08-17T16:58:00Z">
              <w:rPr>
                <w:rFonts w:ascii="Times New Roman" w:hAnsi="Times New Roman"/>
                <w:b/>
                <w:sz w:val="24"/>
                <w:szCs w:val="24"/>
              </w:rPr>
            </w:rPrChange>
          </w:rPr>
          <w:t>RE</w:t>
        </w:r>
      </w:ins>
      <w:ins w:id="4740" w:author="Britt Collins" w:date="2021-10-04T10:14:00Z">
        <w:r w:rsidR="00EB588F" w:rsidRPr="00163DCF">
          <w:rPr>
            <w:b/>
            <w:szCs w:val="21"/>
            <w:rPrChange w:id="4741" w:author="David" w:date="2022-08-17T16:58:00Z">
              <w:rPr>
                <w:rFonts w:ascii="Times New Roman" w:hAnsi="Times New Roman"/>
                <w:sz w:val="24"/>
                <w:szCs w:val="24"/>
              </w:rPr>
            </w:rPrChange>
          </w:rPr>
          <w:t xml:space="preserve"> NICE DESCRIPTIVE PASSAGES HERE… IF YOU CAN DO THE SAM</w:t>
        </w:r>
      </w:ins>
      <w:ins w:id="4742" w:author="Britt Collins" w:date="2021-10-04T10:15:00Z">
        <w:r w:rsidR="00EB588F" w:rsidRPr="00163DCF">
          <w:rPr>
            <w:b/>
            <w:szCs w:val="21"/>
            <w:rPrChange w:id="4743" w:author="David" w:date="2022-08-17T16:58:00Z">
              <w:rPr>
                <w:rFonts w:ascii="Times New Roman" w:hAnsi="Times New Roman"/>
                <w:sz w:val="24"/>
                <w:szCs w:val="24"/>
              </w:rPr>
            </w:rPrChange>
          </w:rPr>
          <w:t xml:space="preserve">E FOR THE REST OF THE BOOK IT WILL MAKE IT MUCH MORE </w:t>
        </w:r>
      </w:ins>
      <w:ins w:id="4744" w:author="Britt Collins" w:date="2021-10-05T15:37:00Z">
        <w:r w:rsidR="00290110" w:rsidRPr="00163DCF">
          <w:rPr>
            <w:b/>
            <w:szCs w:val="21"/>
            <w:rPrChange w:id="4745" w:author="David" w:date="2022-08-17T16:58:00Z">
              <w:rPr>
                <w:rFonts w:ascii="Times New Roman" w:hAnsi="Times New Roman"/>
                <w:b/>
                <w:sz w:val="24"/>
                <w:szCs w:val="24"/>
              </w:rPr>
            </w:rPrChange>
          </w:rPr>
          <w:t>COMPELL</w:t>
        </w:r>
      </w:ins>
      <w:ins w:id="4746" w:author="Britt Collins" w:date="2021-10-04T10:15:00Z">
        <w:r w:rsidR="00EB588F" w:rsidRPr="00163DCF">
          <w:rPr>
            <w:b/>
            <w:szCs w:val="21"/>
            <w:rPrChange w:id="4747" w:author="David" w:date="2022-08-17T16:58:00Z">
              <w:rPr>
                <w:rFonts w:ascii="Times New Roman" w:hAnsi="Times New Roman"/>
                <w:sz w:val="24"/>
                <w:szCs w:val="24"/>
              </w:rPr>
            </w:rPrChange>
          </w:rPr>
          <w:t>ING.</w:t>
        </w:r>
      </w:ins>
    </w:p>
    <w:p w14:paraId="1B4CDA73" w14:textId="394B6C1C" w:rsidR="006F31F6" w:rsidRPr="00163DCF" w:rsidRDefault="00F17486">
      <w:pPr>
        <w:spacing w:line="276" w:lineRule="auto"/>
        <w:ind w:left="-5" w:right="15" w:firstLine="395"/>
        <w:rPr>
          <w:ins w:id="4748" w:author="Britt Collins" w:date="2021-09-30T14:58:00Z"/>
          <w:szCs w:val="21"/>
          <w:rPrChange w:id="4749" w:author="David" w:date="2022-08-17T16:58:00Z">
            <w:rPr>
              <w:ins w:id="4750" w:author="Britt Collins" w:date="2021-09-30T14:58:00Z"/>
              <w:rFonts w:ascii="Times New Roman" w:hAnsi="Times New Roman"/>
              <w:sz w:val="24"/>
              <w:szCs w:val="24"/>
            </w:rPr>
          </w:rPrChange>
        </w:rPr>
        <w:pPrChange w:id="4751" w:author="David" w:date="2022-08-17T17:01:00Z">
          <w:pPr>
            <w:ind w:left="-5" w:right="15"/>
          </w:pPr>
        </w:pPrChange>
      </w:pPr>
      <w:ins w:id="4752" w:author="Britt Collins" w:date="2021-10-04T10:34:00Z">
        <w:r w:rsidRPr="00163DCF">
          <w:rPr>
            <w:b/>
            <w:szCs w:val="21"/>
            <w:rPrChange w:id="4753" w:author="David" w:date="2022-08-17T16:58:00Z">
              <w:rPr>
                <w:rFonts w:ascii="Times New Roman" w:hAnsi="Times New Roman"/>
                <w:sz w:val="24"/>
                <w:szCs w:val="24"/>
              </w:rPr>
            </w:rPrChange>
          </w:rPr>
          <w:t>I saw something a shadow of something scurrying</w:t>
        </w:r>
        <w:r w:rsidRPr="00163DCF">
          <w:rPr>
            <w:szCs w:val="21"/>
            <w:rPrChange w:id="4754" w:author="David" w:date="2022-08-17T16:58:00Z">
              <w:rPr>
                <w:rFonts w:ascii="Times New Roman" w:hAnsi="Times New Roman"/>
                <w:sz w:val="24"/>
                <w:szCs w:val="24"/>
              </w:rPr>
            </w:rPrChange>
          </w:rPr>
          <w:t xml:space="preserve"> across</w:t>
        </w:r>
      </w:ins>
      <w:ins w:id="4755" w:author="Britt Collins" w:date="2021-09-30T14:58:00Z">
        <w:r w:rsidR="006F31F6" w:rsidRPr="00163DCF">
          <w:rPr>
            <w:szCs w:val="21"/>
            <w:rPrChange w:id="4756" w:author="David" w:date="2022-08-17T16:58:00Z">
              <w:rPr>
                <w:rFonts w:ascii="Times New Roman" w:hAnsi="Times New Roman"/>
                <w:sz w:val="24"/>
                <w:szCs w:val="24"/>
              </w:rPr>
            </w:rPrChange>
          </w:rPr>
          <w:t xml:space="preserve"> the wall, and it saw me. The cockroach, a creature that could survive a nuclear bomb blast, was lying in wait for my next move. Given its size, it had a lot </w:t>
        </w:r>
        <w:r w:rsidR="006F31F6" w:rsidRPr="00163DCF">
          <w:rPr>
            <w:szCs w:val="21"/>
            <w:rPrChange w:id="4757" w:author="David" w:date="2022-08-17T16:58:00Z">
              <w:rPr>
                <w:rFonts w:ascii="Times New Roman" w:hAnsi="Times New Roman"/>
                <w:sz w:val="24"/>
                <w:szCs w:val="24"/>
              </w:rPr>
            </w:rPrChange>
          </w:rPr>
          <w:lastRenderedPageBreak/>
          <w:t xml:space="preserve">of life experience. I could sense it was beckoning me to make the next move. I stood there, clad only in boxer </w:t>
        </w:r>
        <w:proofErr w:type="gramStart"/>
        <w:r w:rsidR="006F31F6" w:rsidRPr="00163DCF">
          <w:rPr>
            <w:szCs w:val="21"/>
            <w:rPrChange w:id="4758" w:author="David" w:date="2022-08-17T16:58:00Z">
              <w:rPr>
                <w:rFonts w:ascii="Times New Roman" w:hAnsi="Times New Roman"/>
                <w:sz w:val="24"/>
                <w:szCs w:val="24"/>
              </w:rPr>
            </w:rPrChange>
          </w:rPr>
          <w:t>shorts</w:t>
        </w:r>
      </w:ins>
      <w:proofErr w:type="gramEnd"/>
      <w:ins w:id="4759" w:author="Britt Collins" w:date="2021-10-02T14:42:00Z">
        <w:r w:rsidR="00744EF4" w:rsidRPr="00163DCF">
          <w:rPr>
            <w:szCs w:val="21"/>
            <w:rPrChange w:id="4760" w:author="David" w:date="2022-08-17T16:58:00Z">
              <w:rPr>
                <w:rFonts w:ascii="Times New Roman" w:hAnsi="Times New Roman"/>
                <w:sz w:val="24"/>
                <w:szCs w:val="24"/>
              </w:rPr>
            </w:rPrChange>
          </w:rPr>
          <w:t xml:space="preserve"> and</w:t>
        </w:r>
      </w:ins>
      <w:ins w:id="4761" w:author="Britt Collins" w:date="2021-09-30T14:58:00Z">
        <w:r w:rsidR="006F31F6" w:rsidRPr="00163DCF">
          <w:rPr>
            <w:szCs w:val="21"/>
            <w:rPrChange w:id="4762" w:author="David" w:date="2022-08-17T16:58:00Z">
              <w:rPr>
                <w:rFonts w:ascii="Times New Roman" w:hAnsi="Times New Roman"/>
                <w:sz w:val="24"/>
                <w:szCs w:val="24"/>
              </w:rPr>
            </w:rPrChange>
          </w:rPr>
          <w:t xml:space="preserve"> reached for my bedside flip-flop ready to give the beast a t</w:t>
        </w:r>
      </w:ins>
      <w:ins w:id="4763" w:author="David Clarke" w:date="2021-10-13T19:27:00Z">
        <w:r w:rsidR="0028005C" w:rsidRPr="00163DCF">
          <w:rPr>
            <w:szCs w:val="21"/>
            <w:rPrChange w:id="4764" w:author="David" w:date="2022-08-17T16:58:00Z">
              <w:rPr>
                <w:rFonts w:ascii="Times New Roman" w:hAnsi="Times New Roman"/>
                <w:sz w:val="24"/>
                <w:szCs w:val="24"/>
              </w:rPr>
            </w:rPrChange>
          </w:rPr>
          <w:t>h</w:t>
        </w:r>
      </w:ins>
      <w:ins w:id="4765" w:author="Britt Collins" w:date="2021-09-30T14:58:00Z">
        <w:r w:rsidR="006F31F6" w:rsidRPr="00163DCF">
          <w:rPr>
            <w:szCs w:val="21"/>
            <w:rPrChange w:id="4766" w:author="David" w:date="2022-08-17T16:58:00Z">
              <w:rPr>
                <w:rFonts w:ascii="Times New Roman" w:hAnsi="Times New Roman"/>
                <w:sz w:val="24"/>
                <w:szCs w:val="24"/>
              </w:rPr>
            </w:rPrChange>
          </w:rPr>
          <w:t>rashing. I ran towards the wall and swung my flip</w:t>
        </w:r>
      </w:ins>
      <w:ins w:id="4767" w:author="Britt Collins" w:date="2021-10-02T14:43:00Z">
        <w:r w:rsidR="00744EF4" w:rsidRPr="00163DCF">
          <w:rPr>
            <w:szCs w:val="21"/>
            <w:rPrChange w:id="4768" w:author="David" w:date="2022-08-17T16:58:00Z">
              <w:rPr>
                <w:rFonts w:ascii="Times New Roman" w:hAnsi="Times New Roman"/>
                <w:sz w:val="24"/>
                <w:szCs w:val="24"/>
              </w:rPr>
            </w:rPrChange>
          </w:rPr>
          <w:t>-</w:t>
        </w:r>
      </w:ins>
      <w:ins w:id="4769" w:author="Britt Collins" w:date="2021-09-30T14:58:00Z">
        <w:r w:rsidR="006F31F6" w:rsidRPr="00163DCF">
          <w:rPr>
            <w:szCs w:val="21"/>
            <w:rPrChange w:id="4770" w:author="David" w:date="2022-08-17T16:58:00Z">
              <w:rPr>
                <w:rFonts w:ascii="Times New Roman" w:hAnsi="Times New Roman"/>
                <w:sz w:val="24"/>
                <w:szCs w:val="24"/>
              </w:rPr>
            </w:rPrChange>
          </w:rPr>
          <w:t>flop into an empty</w:t>
        </w:r>
      </w:ins>
      <w:ins w:id="4771" w:author="Britt Collins" w:date="2021-10-02T14:43:00Z">
        <w:r w:rsidR="00744EF4" w:rsidRPr="00163DCF">
          <w:rPr>
            <w:szCs w:val="21"/>
            <w:rPrChange w:id="4772" w:author="David" w:date="2022-08-17T16:58:00Z">
              <w:rPr>
                <w:rFonts w:ascii="Times New Roman" w:hAnsi="Times New Roman"/>
                <w:sz w:val="24"/>
                <w:szCs w:val="24"/>
              </w:rPr>
            </w:rPrChange>
          </w:rPr>
          <w:t xml:space="preserve"> </w:t>
        </w:r>
        <w:del w:id="4773" w:author="David Clarke" w:date="2021-10-13T19:28:00Z">
          <w:r w:rsidR="00744EF4" w:rsidRPr="00163DCF" w:rsidDel="0028005C">
            <w:rPr>
              <w:szCs w:val="21"/>
              <w:rPrChange w:id="4774" w:author="David" w:date="2022-08-17T16:58:00Z">
                <w:rPr>
                  <w:rFonts w:ascii="Times New Roman" w:hAnsi="Times New Roman"/>
                  <w:sz w:val="24"/>
                  <w:szCs w:val="24"/>
                </w:rPr>
              </w:rPrChange>
            </w:rPr>
            <w:delText>wall</w:delText>
          </w:r>
        </w:del>
      </w:ins>
      <w:ins w:id="4775" w:author="David Clarke" w:date="2021-10-13T19:28:00Z">
        <w:r w:rsidR="0028005C" w:rsidRPr="00163DCF">
          <w:rPr>
            <w:szCs w:val="21"/>
            <w:rPrChange w:id="4776" w:author="David" w:date="2022-08-17T16:58:00Z">
              <w:rPr>
                <w:rFonts w:ascii="Times New Roman" w:hAnsi="Times New Roman"/>
                <w:sz w:val="24"/>
                <w:szCs w:val="24"/>
              </w:rPr>
            </w:rPrChange>
          </w:rPr>
          <w:t>space</w:t>
        </w:r>
      </w:ins>
      <w:ins w:id="4777" w:author="Britt Collins" w:date="2021-09-30T14:58:00Z">
        <w:r w:rsidR="006F31F6" w:rsidRPr="00163DCF">
          <w:rPr>
            <w:szCs w:val="21"/>
            <w:rPrChange w:id="4778" w:author="David" w:date="2022-08-17T16:58:00Z">
              <w:rPr>
                <w:rFonts w:ascii="Times New Roman" w:hAnsi="Times New Roman"/>
                <w:sz w:val="24"/>
                <w:szCs w:val="24"/>
              </w:rPr>
            </w:rPrChange>
          </w:rPr>
          <w:t xml:space="preserve">, once occupied by the cockroach. The new space it occupied was a good </w:t>
        </w:r>
      </w:ins>
      <w:ins w:id="4779" w:author="Britt Collins" w:date="2021-10-02T14:43:00Z">
        <w:r w:rsidR="00744EF4" w:rsidRPr="00163DCF">
          <w:rPr>
            <w:szCs w:val="21"/>
            <w:rPrChange w:id="4780" w:author="David" w:date="2022-08-17T16:58:00Z">
              <w:rPr>
                <w:rFonts w:ascii="Times New Roman" w:hAnsi="Times New Roman"/>
                <w:sz w:val="24"/>
                <w:szCs w:val="24"/>
              </w:rPr>
            </w:rPrChange>
          </w:rPr>
          <w:t>five</w:t>
        </w:r>
      </w:ins>
      <w:ins w:id="4781" w:author="Britt Collins" w:date="2021-09-30T14:58:00Z">
        <w:r w:rsidR="006F31F6" w:rsidRPr="00163DCF">
          <w:rPr>
            <w:szCs w:val="21"/>
            <w:rPrChange w:id="4782" w:author="David" w:date="2022-08-17T16:58:00Z">
              <w:rPr>
                <w:rFonts w:ascii="Times New Roman" w:hAnsi="Times New Roman"/>
                <w:sz w:val="24"/>
                <w:szCs w:val="24"/>
              </w:rPr>
            </w:rPrChange>
          </w:rPr>
          <w:t xml:space="preserve"> metres away. I again ran and slapped an empty space. This continued for </w:t>
        </w:r>
      </w:ins>
      <w:ins w:id="4783" w:author="Britt Collins" w:date="2021-10-02T14:43:00Z">
        <w:r w:rsidR="00744EF4" w:rsidRPr="00163DCF">
          <w:rPr>
            <w:szCs w:val="21"/>
            <w:rPrChange w:id="4784" w:author="David" w:date="2022-08-17T16:58:00Z">
              <w:rPr>
                <w:rFonts w:ascii="Times New Roman" w:hAnsi="Times New Roman"/>
                <w:sz w:val="24"/>
                <w:szCs w:val="24"/>
              </w:rPr>
            </w:rPrChange>
          </w:rPr>
          <w:t>five</w:t>
        </w:r>
      </w:ins>
      <w:ins w:id="4785" w:author="Britt Collins" w:date="2021-09-30T14:58:00Z">
        <w:r w:rsidR="006F31F6" w:rsidRPr="00163DCF">
          <w:rPr>
            <w:szCs w:val="21"/>
            <w:rPrChange w:id="4786" w:author="David" w:date="2022-08-17T16:58:00Z">
              <w:rPr>
                <w:rFonts w:ascii="Times New Roman" w:hAnsi="Times New Roman"/>
                <w:sz w:val="24"/>
                <w:szCs w:val="24"/>
              </w:rPr>
            </w:rPrChange>
          </w:rPr>
          <w:t xml:space="preserve"> minutes. I placed my hands on my hips, breathing laboured, with flip-flop clasped loosely in my right hand. I shook my head. My plan of attack needed adjusting. I waited for a moment of inspiration. As I began accepting defeat, the deft cockroach got bored and </w:t>
        </w:r>
        <w:proofErr w:type="gramStart"/>
        <w:r w:rsidR="006F31F6" w:rsidRPr="00163DCF">
          <w:rPr>
            <w:szCs w:val="21"/>
            <w:rPrChange w:id="4787" w:author="David" w:date="2022-08-17T16:58:00Z">
              <w:rPr>
                <w:rFonts w:ascii="Times New Roman" w:hAnsi="Times New Roman"/>
                <w:sz w:val="24"/>
                <w:szCs w:val="24"/>
              </w:rPr>
            </w:rPrChange>
          </w:rPr>
          <w:t>buggered</w:t>
        </w:r>
        <w:proofErr w:type="gramEnd"/>
        <w:r w:rsidR="006F31F6" w:rsidRPr="00163DCF">
          <w:rPr>
            <w:szCs w:val="21"/>
            <w:rPrChange w:id="4788" w:author="David" w:date="2022-08-17T16:58:00Z">
              <w:rPr>
                <w:rFonts w:ascii="Times New Roman" w:hAnsi="Times New Roman"/>
                <w:sz w:val="24"/>
                <w:szCs w:val="24"/>
              </w:rPr>
            </w:rPrChange>
          </w:rPr>
          <w:t xml:space="preserve"> off back out the window. My sweaty body slumped back into bed. I tried to sleep with one eye open, gripping my pillow tight.</w:t>
        </w:r>
      </w:ins>
    </w:p>
    <w:p w14:paraId="44C5AC21" w14:textId="77777777" w:rsidR="002237E0" w:rsidRPr="00163DCF" w:rsidRDefault="002237E0">
      <w:pPr>
        <w:spacing w:line="276" w:lineRule="auto"/>
        <w:ind w:left="-5" w:right="15"/>
        <w:rPr>
          <w:ins w:id="4789" w:author="Britt Collins" w:date="2021-10-02T14:44:00Z"/>
          <w:szCs w:val="21"/>
          <w:rPrChange w:id="4790" w:author="David" w:date="2022-08-17T16:58:00Z">
            <w:rPr>
              <w:ins w:id="4791" w:author="Britt Collins" w:date="2021-10-02T14:44:00Z"/>
              <w:rFonts w:ascii="Times New Roman" w:hAnsi="Times New Roman"/>
              <w:sz w:val="24"/>
              <w:szCs w:val="24"/>
            </w:rPr>
          </w:rPrChange>
        </w:rPr>
        <w:pPrChange w:id="4792" w:author="David" w:date="2022-08-17T17:01:00Z">
          <w:pPr>
            <w:spacing w:line="480" w:lineRule="auto"/>
            <w:ind w:left="-5" w:right="15"/>
          </w:pPr>
        </w:pPrChange>
      </w:pPr>
    </w:p>
    <w:p w14:paraId="6E652393" w14:textId="2D97B5A6" w:rsidR="006F31F6" w:rsidRPr="00163DCF" w:rsidRDefault="006F31F6">
      <w:pPr>
        <w:spacing w:line="276" w:lineRule="auto"/>
        <w:ind w:left="-5" w:right="15"/>
        <w:rPr>
          <w:ins w:id="4793" w:author="Britt Collins" w:date="2021-09-30T14:58:00Z"/>
          <w:szCs w:val="21"/>
          <w:rPrChange w:id="4794" w:author="David" w:date="2022-08-17T16:58:00Z">
            <w:rPr>
              <w:ins w:id="4795" w:author="Britt Collins" w:date="2021-09-30T14:58:00Z"/>
              <w:rFonts w:ascii="Times New Roman" w:hAnsi="Times New Roman"/>
              <w:sz w:val="24"/>
              <w:szCs w:val="24"/>
            </w:rPr>
          </w:rPrChange>
        </w:rPr>
        <w:pPrChange w:id="4796" w:author="David" w:date="2022-08-17T17:01:00Z">
          <w:pPr>
            <w:ind w:left="-5" w:right="15"/>
          </w:pPr>
        </w:pPrChange>
      </w:pPr>
      <w:ins w:id="4797" w:author="Britt Collins" w:date="2021-09-30T14:58:00Z">
        <w:r w:rsidRPr="00163DCF">
          <w:rPr>
            <w:szCs w:val="21"/>
            <w:rPrChange w:id="4798" w:author="David" w:date="2022-08-17T16:58:00Z">
              <w:rPr>
                <w:rFonts w:ascii="Times New Roman" w:hAnsi="Times New Roman"/>
                <w:sz w:val="24"/>
                <w:szCs w:val="24"/>
              </w:rPr>
            </w:rPrChange>
          </w:rPr>
          <w:t xml:space="preserve">When I woke on the weekends, usually hungover, I would often walk from my room into the kitchen. Enjoying breakfast was a simple matter of grabbing a bowl, spoon, </w:t>
        </w:r>
      </w:ins>
      <w:ins w:id="4799" w:author="Britt Collins" w:date="2021-10-02T14:44:00Z">
        <w:r w:rsidR="002237E0" w:rsidRPr="00163DCF">
          <w:rPr>
            <w:szCs w:val="21"/>
            <w:rPrChange w:id="4800" w:author="David" w:date="2022-08-17T16:58:00Z">
              <w:rPr>
                <w:rFonts w:ascii="Times New Roman" w:hAnsi="Times New Roman"/>
                <w:sz w:val="24"/>
                <w:szCs w:val="24"/>
              </w:rPr>
            </w:rPrChange>
          </w:rPr>
          <w:t>two</w:t>
        </w:r>
      </w:ins>
      <w:ins w:id="4801" w:author="Britt Collins" w:date="2021-09-30T14:58:00Z">
        <w:r w:rsidRPr="00163DCF">
          <w:rPr>
            <w:szCs w:val="21"/>
            <w:rPrChange w:id="4802" w:author="David" w:date="2022-08-17T16:58:00Z">
              <w:rPr>
                <w:rFonts w:ascii="Times New Roman" w:hAnsi="Times New Roman"/>
                <w:sz w:val="24"/>
                <w:szCs w:val="24"/>
              </w:rPr>
            </w:rPrChange>
          </w:rPr>
          <w:t xml:space="preserve"> Weetbix biscuits, </w:t>
        </w:r>
        <w:proofErr w:type="gramStart"/>
        <w:r w:rsidRPr="00163DCF">
          <w:rPr>
            <w:szCs w:val="21"/>
            <w:rPrChange w:id="4803" w:author="David" w:date="2022-08-17T16:58:00Z">
              <w:rPr>
                <w:rFonts w:ascii="Times New Roman" w:hAnsi="Times New Roman"/>
                <w:sz w:val="24"/>
                <w:szCs w:val="24"/>
              </w:rPr>
            </w:rPrChange>
          </w:rPr>
          <w:t>milk</w:t>
        </w:r>
        <w:proofErr w:type="gramEnd"/>
        <w:r w:rsidRPr="00163DCF">
          <w:rPr>
            <w:szCs w:val="21"/>
            <w:rPrChange w:id="4804" w:author="David" w:date="2022-08-17T16:58:00Z">
              <w:rPr>
                <w:rFonts w:ascii="Times New Roman" w:hAnsi="Times New Roman"/>
                <w:sz w:val="24"/>
                <w:szCs w:val="24"/>
              </w:rPr>
            </w:rPrChange>
          </w:rPr>
          <w:t xml:space="preserve"> and a spot at the breakfast table. For variety I would sometimes eat on the shared balcony space </w:t>
        </w:r>
      </w:ins>
      <w:ins w:id="4805" w:author="Britt Collins" w:date="2021-10-02T14:45:00Z">
        <w:r w:rsidR="002237E0" w:rsidRPr="00163DCF">
          <w:rPr>
            <w:szCs w:val="21"/>
            <w:rPrChange w:id="4806" w:author="David" w:date="2022-08-17T16:58:00Z">
              <w:rPr>
                <w:rFonts w:ascii="Times New Roman" w:hAnsi="Times New Roman"/>
                <w:sz w:val="24"/>
                <w:szCs w:val="24"/>
              </w:rPr>
            </w:rPrChange>
          </w:rPr>
          <w:t>on</w:t>
        </w:r>
      </w:ins>
      <w:ins w:id="4807" w:author="Britt Collins" w:date="2021-09-30T14:58:00Z">
        <w:r w:rsidRPr="00163DCF">
          <w:rPr>
            <w:szCs w:val="21"/>
            <w:rPrChange w:id="4808" w:author="David" w:date="2022-08-17T16:58:00Z">
              <w:rPr>
                <w:rFonts w:ascii="Times New Roman" w:hAnsi="Times New Roman"/>
                <w:sz w:val="24"/>
                <w:szCs w:val="24"/>
              </w:rPr>
            </w:rPrChange>
          </w:rPr>
          <w:t xml:space="preserve"> the other side of the living room. The balcony faced the side street below. Its concrete floor was awash with cigarette</w:t>
        </w:r>
      </w:ins>
      <w:ins w:id="4809" w:author="Britt Collins" w:date="2021-10-02T14:45:00Z">
        <w:r w:rsidR="002237E0" w:rsidRPr="00163DCF">
          <w:rPr>
            <w:szCs w:val="21"/>
            <w:rPrChange w:id="4810" w:author="David" w:date="2022-08-17T16:58:00Z">
              <w:rPr>
                <w:rFonts w:ascii="Times New Roman" w:hAnsi="Times New Roman"/>
                <w:sz w:val="24"/>
                <w:szCs w:val="24"/>
              </w:rPr>
            </w:rPrChange>
          </w:rPr>
          <w:t xml:space="preserve"> butt</w:t>
        </w:r>
      </w:ins>
      <w:ins w:id="4811" w:author="Britt Collins" w:date="2021-09-30T14:58:00Z">
        <w:r w:rsidRPr="00163DCF">
          <w:rPr>
            <w:szCs w:val="21"/>
            <w:rPrChange w:id="4812" w:author="David" w:date="2022-08-17T16:58:00Z">
              <w:rPr>
                <w:rFonts w:ascii="Times New Roman" w:hAnsi="Times New Roman"/>
                <w:sz w:val="24"/>
                <w:szCs w:val="24"/>
              </w:rPr>
            </w:rPrChange>
          </w:rPr>
          <w:t>s and pots of sand. It was most</w:t>
        </w:r>
      </w:ins>
      <w:ins w:id="4813" w:author="Britt Collins" w:date="2021-10-02T14:45:00Z">
        <w:r w:rsidR="002237E0" w:rsidRPr="00163DCF">
          <w:rPr>
            <w:szCs w:val="21"/>
            <w:rPrChange w:id="4814" w:author="David" w:date="2022-08-17T16:58:00Z">
              <w:rPr>
                <w:rFonts w:ascii="Times New Roman" w:hAnsi="Times New Roman"/>
                <w:sz w:val="24"/>
                <w:szCs w:val="24"/>
              </w:rPr>
            </w:rPrChange>
          </w:rPr>
          <w:t xml:space="preserve">ly </w:t>
        </w:r>
      </w:ins>
      <w:ins w:id="4815" w:author="Britt Collins" w:date="2021-09-30T14:58:00Z">
        <w:r w:rsidRPr="00163DCF">
          <w:rPr>
            <w:szCs w:val="21"/>
            <w:rPrChange w:id="4816" w:author="David" w:date="2022-08-17T16:58:00Z">
              <w:rPr>
                <w:rFonts w:ascii="Times New Roman" w:hAnsi="Times New Roman"/>
                <w:sz w:val="24"/>
                <w:szCs w:val="24"/>
              </w:rPr>
            </w:rPrChange>
          </w:rPr>
          <w:t xml:space="preserve">Flo’s cheeky smoking nest. Unfortunately, </w:t>
        </w:r>
      </w:ins>
      <w:ins w:id="4817" w:author="Britt Collins" w:date="2021-10-02T14:45:00Z">
        <w:r w:rsidR="002237E0" w:rsidRPr="00163DCF">
          <w:rPr>
            <w:szCs w:val="21"/>
            <w:rPrChange w:id="4818" w:author="David" w:date="2022-08-17T16:58:00Z">
              <w:rPr>
                <w:rFonts w:ascii="Times New Roman" w:hAnsi="Times New Roman"/>
                <w:sz w:val="24"/>
                <w:szCs w:val="24"/>
              </w:rPr>
            </w:rPrChange>
          </w:rPr>
          <w:t xml:space="preserve">the </w:t>
        </w:r>
      </w:ins>
      <w:ins w:id="4819" w:author="Britt Collins" w:date="2021-09-30T14:58:00Z">
        <w:r w:rsidRPr="00163DCF">
          <w:rPr>
            <w:szCs w:val="21"/>
            <w:rPrChange w:id="4820" w:author="David" w:date="2022-08-17T16:58:00Z">
              <w:rPr>
                <w:rFonts w:ascii="Times New Roman" w:hAnsi="Times New Roman"/>
                <w:sz w:val="24"/>
                <w:szCs w:val="24"/>
              </w:rPr>
            </w:rPrChange>
          </w:rPr>
          <w:t xml:space="preserve">cigarette smoke would carry in through the connecting door and into the lounge. The </w:t>
        </w:r>
      </w:ins>
      <w:ins w:id="4821" w:author="Britt Collins" w:date="2021-10-02T14:46:00Z">
        <w:r w:rsidR="002237E0" w:rsidRPr="00163DCF">
          <w:rPr>
            <w:szCs w:val="21"/>
            <w:rPrChange w:id="4822" w:author="David" w:date="2022-08-17T16:58:00Z">
              <w:rPr>
                <w:rFonts w:ascii="Times New Roman" w:hAnsi="Times New Roman"/>
                <w:sz w:val="24"/>
                <w:szCs w:val="24"/>
              </w:rPr>
            </w:rPrChange>
          </w:rPr>
          <w:t xml:space="preserve">whole </w:t>
        </w:r>
      </w:ins>
      <w:ins w:id="4823" w:author="Britt Collins" w:date="2021-09-30T14:58:00Z">
        <w:r w:rsidRPr="00163DCF">
          <w:rPr>
            <w:szCs w:val="21"/>
            <w:rPrChange w:id="4824" w:author="David" w:date="2022-08-17T16:58:00Z">
              <w:rPr>
                <w:rFonts w:ascii="Times New Roman" w:hAnsi="Times New Roman"/>
                <w:sz w:val="24"/>
                <w:szCs w:val="24"/>
              </w:rPr>
            </w:rPrChange>
          </w:rPr>
          <w:t>apartment</w:t>
        </w:r>
      </w:ins>
      <w:ins w:id="4825" w:author="Britt Collins" w:date="2021-10-02T14:46:00Z">
        <w:r w:rsidR="002237E0" w:rsidRPr="00163DCF">
          <w:rPr>
            <w:szCs w:val="21"/>
            <w:rPrChange w:id="4826" w:author="David" w:date="2022-08-17T16:58:00Z">
              <w:rPr>
                <w:rFonts w:ascii="Times New Roman" w:hAnsi="Times New Roman"/>
                <w:sz w:val="24"/>
                <w:szCs w:val="24"/>
              </w:rPr>
            </w:rPrChange>
          </w:rPr>
          <w:t xml:space="preserve"> reeked of stale tobacco</w:t>
        </w:r>
      </w:ins>
      <w:ins w:id="4827" w:author="Britt Collins" w:date="2021-09-30T14:58:00Z">
        <w:r w:rsidRPr="00163DCF">
          <w:rPr>
            <w:szCs w:val="21"/>
            <w:rPrChange w:id="4828" w:author="David" w:date="2022-08-17T16:58:00Z">
              <w:rPr>
                <w:rFonts w:ascii="Times New Roman" w:hAnsi="Times New Roman"/>
                <w:sz w:val="24"/>
                <w:szCs w:val="24"/>
              </w:rPr>
            </w:rPrChange>
          </w:rPr>
          <w:t>.</w:t>
        </w:r>
      </w:ins>
    </w:p>
    <w:p w14:paraId="57C756C5" w14:textId="6282EBCE" w:rsidR="006F31F6" w:rsidRPr="00163DCF" w:rsidRDefault="006F31F6">
      <w:pPr>
        <w:spacing w:line="276" w:lineRule="auto"/>
        <w:ind w:left="-5" w:right="15" w:firstLine="725"/>
        <w:rPr>
          <w:ins w:id="4829" w:author="Britt Collins" w:date="2021-09-30T14:58:00Z"/>
          <w:szCs w:val="21"/>
        </w:rPr>
        <w:pPrChange w:id="4830" w:author="David" w:date="2022-08-17T17:01:00Z">
          <w:pPr>
            <w:numPr>
              <w:ilvl w:val="1"/>
              <w:numId w:val="8"/>
            </w:numPr>
            <w:ind w:left="1200" w:right="15" w:hanging="210"/>
          </w:pPr>
        </w:pPrChange>
      </w:pPr>
      <w:ins w:id="4831" w:author="Britt Collins" w:date="2021-09-30T14:58:00Z">
        <w:r w:rsidRPr="00163DCF">
          <w:rPr>
            <w:szCs w:val="21"/>
            <w:rPrChange w:id="4832" w:author="David" w:date="2022-08-17T16:58:00Z">
              <w:rPr>
                <w:rFonts w:ascii="Times New Roman" w:hAnsi="Times New Roman"/>
                <w:sz w:val="24"/>
                <w:szCs w:val="24"/>
              </w:rPr>
            </w:rPrChange>
          </w:rPr>
          <w:t xml:space="preserve">I would sometimes take my breakfast over to the lounge sofa and turn on the TV. It was there that one day, wearing only my boxer shorts, I felt something crawling on my skin. It was a subtle sensation, but it stopped me in my tracks. I looked closer. Initially I couldn’t see it. I studied my leg acutely. The only carpeted room in the house was the lounge. My brain began to piece together the puzzle. </w:t>
        </w:r>
        <w:r w:rsidRPr="00163DCF">
          <w:rPr>
            <w:i/>
            <w:szCs w:val="21"/>
            <w:rPrChange w:id="4833" w:author="David" w:date="2022-08-17T16:58:00Z">
              <w:rPr>
                <w:rFonts w:ascii="Times New Roman" w:hAnsi="Times New Roman"/>
                <w:sz w:val="24"/>
                <w:szCs w:val="24"/>
              </w:rPr>
            </w:rPrChange>
          </w:rPr>
          <w:t>Where did Flo’s collection of cats often sleep? Yep, the lounge. What was on my leg? A flea circus.</w:t>
        </w:r>
      </w:ins>
      <w:ins w:id="4834" w:author="Britt Collins" w:date="2021-10-02T14:47:00Z">
        <w:r w:rsidR="002237E0" w:rsidRPr="00163DCF">
          <w:rPr>
            <w:i/>
            <w:szCs w:val="21"/>
            <w:rPrChange w:id="4835" w:author="David" w:date="2022-08-17T16:58:00Z">
              <w:rPr>
                <w:rFonts w:ascii="Times New Roman" w:hAnsi="Times New Roman"/>
                <w:sz w:val="24"/>
                <w:szCs w:val="24"/>
              </w:rPr>
            </w:rPrChange>
          </w:rPr>
          <w:t xml:space="preserve"> </w:t>
        </w:r>
      </w:ins>
      <w:ins w:id="4836" w:author="Britt Collins" w:date="2021-09-30T14:58:00Z">
        <w:r w:rsidRPr="00163DCF">
          <w:rPr>
            <w:szCs w:val="21"/>
            <w:rPrChange w:id="4837" w:author="David" w:date="2022-08-17T16:58:00Z">
              <w:rPr>
                <w:rFonts w:ascii="Times New Roman" w:hAnsi="Times New Roman"/>
                <w:sz w:val="24"/>
                <w:szCs w:val="24"/>
              </w:rPr>
            </w:rPrChange>
          </w:rPr>
          <w:t xml:space="preserve">I made a mental note to ask more questions to the landlady </w:t>
        </w:r>
      </w:ins>
      <w:ins w:id="4838" w:author="Britt Collins" w:date="2021-10-02T14:47:00Z">
        <w:r w:rsidR="002237E0" w:rsidRPr="00163DCF">
          <w:rPr>
            <w:szCs w:val="21"/>
            <w:rPrChange w:id="4839" w:author="David" w:date="2022-08-17T16:58:00Z">
              <w:rPr>
                <w:rFonts w:ascii="Times New Roman" w:hAnsi="Times New Roman"/>
                <w:sz w:val="24"/>
                <w:szCs w:val="24"/>
              </w:rPr>
            </w:rPrChange>
          </w:rPr>
          <w:t>before</w:t>
        </w:r>
      </w:ins>
      <w:ins w:id="4840" w:author="Britt Collins" w:date="2021-09-30T14:58:00Z">
        <w:r w:rsidRPr="00163DCF">
          <w:rPr>
            <w:szCs w:val="21"/>
            <w:rPrChange w:id="4841" w:author="David" w:date="2022-08-17T16:58:00Z">
              <w:rPr>
                <w:rFonts w:ascii="Times New Roman" w:hAnsi="Times New Roman"/>
                <w:sz w:val="24"/>
                <w:szCs w:val="24"/>
              </w:rPr>
            </w:rPrChange>
          </w:rPr>
          <w:t xml:space="preserve"> accepting a house</w:t>
        </w:r>
      </w:ins>
      <w:ins w:id="4842" w:author="Britt Collins" w:date="2021-10-02T14:47:00Z">
        <w:r w:rsidR="002237E0" w:rsidRPr="00163DCF">
          <w:rPr>
            <w:szCs w:val="21"/>
            <w:rPrChange w:id="4843" w:author="David" w:date="2022-08-17T16:58:00Z">
              <w:rPr>
                <w:rFonts w:ascii="Times New Roman" w:hAnsi="Times New Roman"/>
                <w:sz w:val="24"/>
                <w:szCs w:val="24"/>
              </w:rPr>
            </w:rPrChange>
          </w:rPr>
          <w:t>-</w:t>
        </w:r>
      </w:ins>
      <w:ins w:id="4844" w:author="Britt Collins" w:date="2021-09-30T14:58:00Z">
        <w:r w:rsidRPr="00163DCF">
          <w:rPr>
            <w:szCs w:val="21"/>
            <w:rPrChange w:id="4845" w:author="David" w:date="2022-08-17T16:58:00Z">
              <w:rPr>
                <w:rFonts w:ascii="Times New Roman" w:hAnsi="Times New Roman"/>
                <w:sz w:val="24"/>
                <w:szCs w:val="24"/>
              </w:rPr>
            </w:rPrChange>
          </w:rPr>
          <w:t>share:</w:t>
        </w:r>
      </w:ins>
      <w:ins w:id="4846" w:author="Britt Collins" w:date="2021-10-02T14:48:00Z">
        <w:r w:rsidR="002237E0" w:rsidRPr="00163DCF">
          <w:rPr>
            <w:szCs w:val="21"/>
            <w:rPrChange w:id="4847" w:author="David" w:date="2022-08-17T16:58:00Z">
              <w:rPr>
                <w:rFonts w:ascii="Times New Roman" w:hAnsi="Times New Roman"/>
                <w:sz w:val="24"/>
                <w:szCs w:val="24"/>
              </w:rPr>
            </w:rPrChange>
          </w:rPr>
          <w:t xml:space="preserve"> </w:t>
        </w:r>
      </w:ins>
      <w:ins w:id="4848" w:author="Britt Collins" w:date="2021-09-30T14:58:00Z">
        <w:r w:rsidRPr="00163DCF">
          <w:rPr>
            <w:szCs w:val="21"/>
            <w:rPrChange w:id="4849" w:author="David" w:date="2022-08-17T16:58:00Z">
              <w:rPr>
                <w:rFonts w:ascii="Times New Roman" w:hAnsi="Times New Roman"/>
                <w:sz w:val="24"/>
                <w:szCs w:val="24"/>
              </w:rPr>
            </w:rPrChange>
          </w:rPr>
          <w:t xml:space="preserve">How many cats do you have? If the landlady replies with a number greater than </w:t>
        </w:r>
      </w:ins>
      <w:ins w:id="4850" w:author="Britt Collins" w:date="2021-10-02T14:47:00Z">
        <w:r w:rsidR="002237E0" w:rsidRPr="00163DCF">
          <w:rPr>
            <w:szCs w:val="21"/>
            <w:rPrChange w:id="4851" w:author="David" w:date="2022-08-17T16:58:00Z">
              <w:rPr>
                <w:rFonts w:ascii="Times New Roman" w:hAnsi="Times New Roman"/>
                <w:sz w:val="24"/>
                <w:szCs w:val="24"/>
              </w:rPr>
            </w:rPrChange>
          </w:rPr>
          <w:t>one</w:t>
        </w:r>
      </w:ins>
      <w:ins w:id="4852" w:author="Britt Collins" w:date="2021-09-30T14:58:00Z">
        <w:r w:rsidRPr="00163DCF">
          <w:rPr>
            <w:szCs w:val="21"/>
            <w:rPrChange w:id="4853" w:author="David" w:date="2022-08-17T16:58:00Z">
              <w:rPr>
                <w:rFonts w:ascii="Times New Roman" w:hAnsi="Times New Roman"/>
                <w:sz w:val="24"/>
                <w:szCs w:val="24"/>
              </w:rPr>
            </w:rPrChange>
          </w:rPr>
          <w:t>. Leave.</w:t>
        </w:r>
      </w:ins>
      <w:ins w:id="4854" w:author="Britt Collins" w:date="2021-10-02T14:48:00Z">
        <w:r w:rsidR="002237E0" w:rsidRPr="00163DCF">
          <w:rPr>
            <w:szCs w:val="21"/>
            <w:rPrChange w:id="4855" w:author="David" w:date="2022-08-17T16:58:00Z">
              <w:rPr>
                <w:rFonts w:ascii="Times New Roman" w:hAnsi="Times New Roman"/>
                <w:sz w:val="24"/>
                <w:szCs w:val="24"/>
              </w:rPr>
            </w:rPrChange>
          </w:rPr>
          <w:t xml:space="preserve"> </w:t>
        </w:r>
      </w:ins>
      <w:ins w:id="4856" w:author="Britt Collins" w:date="2021-09-30T14:58:00Z">
        <w:r w:rsidRPr="00163DCF">
          <w:rPr>
            <w:szCs w:val="21"/>
            <w:rPrChange w:id="4857" w:author="David" w:date="2022-08-17T16:58:00Z">
              <w:rPr>
                <w:rFonts w:ascii="Times New Roman" w:hAnsi="Times New Roman"/>
                <w:sz w:val="24"/>
                <w:szCs w:val="24"/>
              </w:rPr>
            </w:rPrChange>
          </w:rPr>
          <w:t xml:space="preserve">You're happy more than </w:t>
        </w:r>
      </w:ins>
      <w:ins w:id="4858" w:author="Britt Collins" w:date="2021-10-02T14:47:00Z">
        <w:r w:rsidR="002237E0" w:rsidRPr="00163DCF">
          <w:rPr>
            <w:szCs w:val="21"/>
            <w:rPrChange w:id="4859" w:author="David" w:date="2022-08-17T16:58:00Z">
              <w:rPr>
                <w:rFonts w:ascii="Times New Roman" w:hAnsi="Times New Roman"/>
                <w:sz w:val="24"/>
                <w:szCs w:val="24"/>
              </w:rPr>
            </w:rPrChange>
          </w:rPr>
          <w:t>one</w:t>
        </w:r>
      </w:ins>
      <w:ins w:id="4860" w:author="Britt Collins" w:date="2021-09-30T14:58:00Z">
        <w:r w:rsidRPr="00163DCF">
          <w:rPr>
            <w:szCs w:val="21"/>
            <w:rPrChange w:id="4861" w:author="David" w:date="2022-08-17T16:58:00Z">
              <w:rPr>
                <w:rFonts w:ascii="Times New Roman" w:hAnsi="Times New Roman"/>
                <w:sz w:val="24"/>
                <w:szCs w:val="24"/>
              </w:rPr>
            </w:rPrChange>
          </w:rPr>
          <w:t xml:space="preserve"> cat lives in the house</w:t>
        </w:r>
      </w:ins>
      <w:ins w:id="4862" w:author="Britt Collins" w:date="2021-10-02T14:47:00Z">
        <w:r w:rsidR="002237E0" w:rsidRPr="00163DCF">
          <w:rPr>
            <w:szCs w:val="21"/>
            <w:rPrChange w:id="4863" w:author="David" w:date="2022-08-17T16:58:00Z">
              <w:rPr>
                <w:rFonts w:ascii="Times New Roman" w:hAnsi="Times New Roman"/>
                <w:sz w:val="24"/>
                <w:szCs w:val="24"/>
              </w:rPr>
            </w:rPrChange>
          </w:rPr>
          <w:t>-</w:t>
        </w:r>
      </w:ins>
      <w:ins w:id="4864" w:author="Britt Collins" w:date="2021-09-30T14:58:00Z">
        <w:r w:rsidRPr="00163DCF">
          <w:rPr>
            <w:szCs w:val="21"/>
            <w:rPrChange w:id="4865" w:author="David" w:date="2022-08-17T16:58:00Z">
              <w:rPr>
                <w:rFonts w:ascii="Times New Roman" w:hAnsi="Times New Roman"/>
                <w:sz w:val="24"/>
                <w:szCs w:val="24"/>
              </w:rPr>
            </w:rPrChange>
          </w:rPr>
          <w:t>share. You ask the next question. Where do your cats go to the toilet? If the answer is not</w:t>
        </w:r>
      </w:ins>
      <w:ins w:id="4866" w:author="Britt Collins" w:date="2021-10-02T14:48:00Z">
        <w:r w:rsidR="002237E0" w:rsidRPr="00163DCF">
          <w:rPr>
            <w:szCs w:val="21"/>
            <w:rPrChange w:id="4867" w:author="David" w:date="2022-08-17T16:58:00Z">
              <w:rPr>
                <w:rFonts w:ascii="Times New Roman" w:hAnsi="Times New Roman"/>
                <w:sz w:val="24"/>
                <w:szCs w:val="24"/>
              </w:rPr>
            </w:rPrChange>
          </w:rPr>
          <w:t xml:space="preserve"> “outside”. Leave.</w:t>
        </w:r>
      </w:ins>
      <w:ins w:id="4868" w:author="Britt Collins" w:date="2021-10-02T14:49:00Z">
        <w:r w:rsidR="002237E0" w:rsidRPr="00163DCF">
          <w:rPr>
            <w:szCs w:val="21"/>
            <w:rPrChange w:id="4869" w:author="David" w:date="2022-08-17T16:58:00Z">
              <w:rPr>
                <w:rFonts w:ascii="Times New Roman" w:hAnsi="Times New Roman"/>
                <w:sz w:val="24"/>
                <w:szCs w:val="24"/>
              </w:rPr>
            </w:rPrChange>
          </w:rPr>
          <w:t xml:space="preserve"> </w:t>
        </w:r>
      </w:ins>
      <w:ins w:id="4870" w:author="Britt Collins" w:date="2021-09-30T14:58:00Z">
        <w:r w:rsidRPr="00163DCF">
          <w:rPr>
            <w:szCs w:val="21"/>
          </w:rPr>
          <w:t xml:space="preserve">You're happy the many </w:t>
        </w:r>
        <w:proofErr w:type="gramStart"/>
        <w:r w:rsidRPr="00163DCF">
          <w:rPr>
            <w:szCs w:val="21"/>
          </w:rPr>
          <w:t>cats</w:t>
        </w:r>
        <w:proofErr w:type="gramEnd"/>
        <w:r w:rsidRPr="00163DCF">
          <w:rPr>
            <w:szCs w:val="21"/>
          </w:rPr>
          <w:t xml:space="preserve"> poo in the shared loo. You ask the next question. Do carpet fleas trouble you? If you</w:t>
        </w:r>
      </w:ins>
      <w:ins w:id="4871" w:author="Britt Collins" w:date="2021-10-02T14:49:00Z">
        <w:r w:rsidR="002237E0" w:rsidRPr="00163DCF">
          <w:rPr>
            <w:szCs w:val="21"/>
            <w:rPrChange w:id="4872" w:author="David" w:date="2022-08-17T16:58:00Z">
              <w:rPr>
                <w:rFonts w:ascii="Times New Roman" w:hAnsi="Times New Roman"/>
                <w:sz w:val="24"/>
                <w:szCs w:val="24"/>
              </w:rPr>
            </w:rPrChange>
          </w:rPr>
          <w:t>’</w:t>
        </w:r>
      </w:ins>
      <w:ins w:id="4873" w:author="Britt Collins" w:date="2021-09-30T14:58:00Z">
        <w:r w:rsidRPr="00163DCF">
          <w:rPr>
            <w:szCs w:val="21"/>
          </w:rPr>
          <w:t>re happy the answer is no. You</w:t>
        </w:r>
      </w:ins>
      <w:ins w:id="4874" w:author="Britt Collins" w:date="2021-10-02T14:49:00Z">
        <w:r w:rsidR="002237E0" w:rsidRPr="00163DCF">
          <w:rPr>
            <w:szCs w:val="21"/>
            <w:rPrChange w:id="4875" w:author="David" w:date="2022-08-17T16:58:00Z">
              <w:rPr>
                <w:rFonts w:ascii="Times New Roman" w:hAnsi="Times New Roman"/>
                <w:sz w:val="24"/>
                <w:szCs w:val="24"/>
              </w:rPr>
            </w:rPrChange>
          </w:rPr>
          <w:t>’</w:t>
        </w:r>
      </w:ins>
      <w:ins w:id="4876" w:author="Britt Collins" w:date="2021-09-30T14:58:00Z">
        <w:r w:rsidRPr="00163DCF">
          <w:rPr>
            <w:szCs w:val="21"/>
          </w:rPr>
          <w:t xml:space="preserve">re a more liberal </w:t>
        </w:r>
      </w:ins>
      <w:ins w:id="4877" w:author="Britt Collins" w:date="2021-10-02T14:49:00Z">
        <w:r w:rsidR="002237E0" w:rsidRPr="00163DCF">
          <w:rPr>
            <w:szCs w:val="21"/>
            <w:rPrChange w:id="4878" w:author="David" w:date="2022-08-17T16:58:00Z">
              <w:rPr>
                <w:rFonts w:ascii="Times New Roman" w:hAnsi="Times New Roman"/>
                <w:sz w:val="24"/>
                <w:szCs w:val="24"/>
              </w:rPr>
            </w:rPrChange>
          </w:rPr>
          <w:t xml:space="preserve">person </w:t>
        </w:r>
      </w:ins>
      <w:ins w:id="4879" w:author="Britt Collins" w:date="2021-09-30T14:58:00Z">
        <w:r w:rsidRPr="00163DCF">
          <w:rPr>
            <w:szCs w:val="21"/>
          </w:rPr>
          <w:t>than me.</w:t>
        </w:r>
      </w:ins>
    </w:p>
    <w:p w14:paraId="1558B995" w14:textId="42CA156B" w:rsidR="006F31F6" w:rsidRPr="00163DCF" w:rsidRDefault="006F31F6">
      <w:pPr>
        <w:spacing w:line="276" w:lineRule="auto"/>
        <w:ind w:left="-5" w:right="15" w:firstLine="725"/>
        <w:rPr>
          <w:ins w:id="4880" w:author="Britt Collins" w:date="2021-09-30T14:58:00Z"/>
          <w:szCs w:val="21"/>
          <w:rPrChange w:id="4881" w:author="David" w:date="2022-08-17T16:58:00Z">
            <w:rPr>
              <w:ins w:id="4882" w:author="Britt Collins" w:date="2021-09-30T14:58:00Z"/>
              <w:rFonts w:ascii="Times New Roman" w:hAnsi="Times New Roman"/>
              <w:sz w:val="24"/>
              <w:szCs w:val="24"/>
            </w:rPr>
          </w:rPrChange>
        </w:rPr>
        <w:pPrChange w:id="4883" w:author="David" w:date="2022-08-17T17:01:00Z">
          <w:pPr>
            <w:ind w:left="-5" w:right="15"/>
          </w:pPr>
        </w:pPrChange>
      </w:pPr>
      <w:ins w:id="4884" w:author="Britt Collins" w:date="2021-09-30T14:58:00Z">
        <w:r w:rsidRPr="00163DCF">
          <w:rPr>
            <w:szCs w:val="21"/>
            <w:rPrChange w:id="4885" w:author="David" w:date="2022-08-17T16:58:00Z">
              <w:rPr>
                <w:rFonts w:ascii="Times New Roman" w:hAnsi="Times New Roman"/>
                <w:sz w:val="24"/>
                <w:szCs w:val="24"/>
              </w:rPr>
            </w:rPrChange>
          </w:rPr>
          <w:t xml:space="preserve">I could now see a </w:t>
        </w:r>
        <w:r w:rsidRPr="00163DCF">
          <w:rPr>
            <w:b/>
            <w:szCs w:val="21"/>
            <w:rPrChange w:id="4886" w:author="David" w:date="2022-08-17T16:58:00Z">
              <w:rPr>
                <w:rFonts w:ascii="Times New Roman" w:hAnsi="Times New Roman"/>
                <w:sz w:val="24"/>
                <w:szCs w:val="24"/>
              </w:rPr>
            </w:rPrChange>
          </w:rPr>
          <w:t>haze</w:t>
        </w:r>
      </w:ins>
      <w:ins w:id="4887" w:author="Britt Collins" w:date="2021-10-04T10:35:00Z">
        <w:r w:rsidR="00F17486" w:rsidRPr="00163DCF">
          <w:rPr>
            <w:b/>
            <w:szCs w:val="21"/>
            <w:rPrChange w:id="4888" w:author="David" w:date="2022-08-17T16:58:00Z">
              <w:rPr>
                <w:rFonts w:ascii="Times New Roman" w:hAnsi="Times New Roman"/>
                <w:sz w:val="24"/>
                <w:szCs w:val="24"/>
              </w:rPr>
            </w:rPrChange>
          </w:rPr>
          <w:t xml:space="preserve"> shimmering</w:t>
        </w:r>
      </w:ins>
      <w:ins w:id="4889" w:author="Britt Collins" w:date="2021-10-04T10:36:00Z">
        <w:r w:rsidR="00F17486" w:rsidRPr="00163DCF">
          <w:rPr>
            <w:b/>
            <w:szCs w:val="21"/>
            <w:rPrChange w:id="4890" w:author="David" w:date="2022-08-17T16:58:00Z">
              <w:rPr>
                <w:rFonts w:ascii="Times New Roman" w:hAnsi="Times New Roman"/>
                <w:b/>
                <w:sz w:val="24"/>
                <w:szCs w:val="24"/>
              </w:rPr>
            </w:rPrChange>
          </w:rPr>
          <w:t xml:space="preserve"> like dust</w:t>
        </w:r>
      </w:ins>
      <w:ins w:id="4891" w:author="Britt Collins" w:date="2021-10-04T10:35:00Z">
        <w:r w:rsidR="00F17486" w:rsidRPr="00163DCF">
          <w:rPr>
            <w:b/>
            <w:szCs w:val="21"/>
            <w:rPrChange w:id="4892" w:author="David" w:date="2022-08-17T16:58:00Z">
              <w:rPr>
                <w:rFonts w:ascii="Times New Roman" w:hAnsi="Times New Roman"/>
                <w:sz w:val="24"/>
                <w:szCs w:val="24"/>
              </w:rPr>
            </w:rPrChange>
          </w:rPr>
          <w:t xml:space="preserve"> in the </w:t>
        </w:r>
      </w:ins>
      <w:ins w:id="4893" w:author="Britt Collins" w:date="2021-10-04T10:36:00Z">
        <w:r w:rsidR="00F17486" w:rsidRPr="00163DCF">
          <w:rPr>
            <w:b/>
            <w:szCs w:val="21"/>
            <w:rPrChange w:id="4894" w:author="David" w:date="2022-08-17T16:58:00Z">
              <w:rPr>
                <w:rFonts w:ascii="Times New Roman" w:hAnsi="Times New Roman"/>
                <w:b/>
                <w:sz w:val="24"/>
                <w:szCs w:val="24"/>
              </w:rPr>
            </w:rPrChange>
          </w:rPr>
          <w:t>sun</w:t>
        </w:r>
      </w:ins>
      <w:ins w:id="4895" w:author="Britt Collins" w:date="2021-10-04T10:35:00Z">
        <w:r w:rsidR="00F17486" w:rsidRPr="00163DCF">
          <w:rPr>
            <w:b/>
            <w:szCs w:val="21"/>
            <w:rPrChange w:id="4896" w:author="David" w:date="2022-08-17T16:58:00Z">
              <w:rPr>
                <w:rFonts w:ascii="Times New Roman" w:hAnsi="Times New Roman"/>
                <w:sz w:val="24"/>
                <w:szCs w:val="24"/>
              </w:rPr>
            </w:rPrChange>
          </w:rPr>
          <w:t>light</w:t>
        </w:r>
      </w:ins>
      <w:ins w:id="4897" w:author="Britt Collins" w:date="2021-09-30T14:58:00Z">
        <w:r w:rsidRPr="00163DCF">
          <w:rPr>
            <w:b/>
            <w:szCs w:val="21"/>
            <w:rPrChange w:id="4898" w:author="David" w:date="2022-08-17T16:58:00Z">
              <w:rPr>
                <w:rFonts w:ascii="Times New Roman" w:hAnsi="Times New Roman"/>
                <w:sz w:val="24"/>
                <w:szCs w:val="24"/>
              </w:rPr>
            </w:rPrChange>
          </w:rPr>
          <w:t xml:space="preserve"> </w:t>
        </w:r>
        <w:r w:rsidRPr="00163DCF">
          <w:rPr>
            <w:szCs w:val="21"/>
            <w:rPrChange w:id="4899" w:author="David" w:date="2022-08-17T16:58:00Z">
              <w:rPr>
                <w:rFonts w:ascii="Times New Roman" w:hAnsi="Times New Roman"/>
                <w:sz w:val="24"/>
                <w:szCs w:val="24"/>
              </w:rPr>
            </w:rPrChange>
          </w:rPr>
          <w:t>in the lounge, a haze of fleas. The only respite from the swarm was on top of the furniture. I felt terrified. I had to get away from the carpeted area and back to my wooden</w:t>
        </w:r>
      </w:ins>
      <w:ins w:id="4900" w:author="Britt Collins" w:date="2021-10-02T14:49:00Z">
        <w:r w:rsidR="002237E0" w:rsidRPr="00163DCF">
          <w:rPr>
            <w:szCs w:val="21"/>
            <w:rPrChange w:id="4901" w:author="David" w:date="2022-08-17T16:58:00Z">
              <w:rPr>
                <w:rFonts w:ascii="Times New Roman" w:hAnsi="Times New Roman"/>
                <w:sz w:val="24"/>
                <w:szCs w:val="24"/>
              </w:rPr>
            </w:rPrChange>
          </w:rPr>
          <w:t>-</w:t>
        </w:r>
      </w:ins>
      <w:ins w:id="4902" w:author="Britt Collins" w:date="2021-09-30T14:58:00Z">
        <w:r w:rsidRPr="00163DCF">
          <w:rPr>
            <w:szCs w:val="21"/>
            <w:rPrChange w:id="4903" w:author="David" w:date="2022-08-17T16:58:00Z">
              <w:rPr>
                <w:rFonts w:ascii="Times New Roman" w:hAnsi="Times New Roman"/>
                <w:sz w:val="24"/>
                <w:szCs w:val="24"/>
              </w:rPr>
            </w:rPrChange>
          </w:rPr>
          <w:t xml:space="preserve">floored room. I did so quickly </w:t>
        </w:r>
        <w:proofErr w:type="gramStart"/>
        <w:r w:rsidRPr="00163DCF">
          <w:rPr>
            <w:szCs w:val="21"/>
            <w:rPrChange w:id="4904" w:author="David" w:date="2022-08-17T16:58:00Z">
              <w:rPr>
                <w:rFonts w:ascii="Times New Roman" w:hAnsi="Times New Roman"/>
                <w:sz w:val="24"/>
                <w:szCs w:val="24"/>
              </w:rPr>
            </w:rPrChange>
          </w:rPr>
          <w:t>using</w:t>
        </w:r>
        <w:proofErr w:type="gramEnd"/>
        <w:r w:rsidRPr="00163DCF">
          <w:rPr>
            <w:szCs w:val="21"/>
            <w:rPrChange w:id="4905" w:author="David" w:date="2022-08-17T16:58:00Z">
              <w:rPr>
                <w:rFonts w:ascii="Times New Roman" w:hAnsi="Times New Roman"/>
                <w:sz w:val="24"/>
                <w:szCs w:val="24"/>
              </w:rPr>
            </w:rPrChange>
          </w:rPr>
          <w:t xml:space="preserve"> the triple jump technique: A hop, skip and jump. I sat carefully on my bed and contemplated what to do next. I, like Tom, wanted to move out</w:t>
        </w:r>
      </w:ins>
      <w:ins w:id="4906" w:author="Britt Collins" w:date="2021-10-02T14:50:00Z">
        <w:r w:rsidR="002237E0" w:rsidRPr="00163DCF">
          <w:rPr>
            <w:szCs w:val="21"/>
            <w:rPrChange w:id="4907" w:author="David" w:date="2022-08-17T16:58:00Z">
              <w:rPr>
                <w:rFonts w:ascii="Times New Roman" w:hAnsi="Times New Roman"/>
                <w:sz w:val="24"/>
                <w:szCs w:val="24"/>
              </w:rPr>
            </w:rPrChange>
          </w:rPr>
          <w:t>, but</w:t>
        </w:r>
      </w:ins>
      <w:ins w:id="4908" w:author="Britt Collins" w:date="2021-09-30T14:58:00Z">
        <w:r w:rsidRPr="00163DCF">
          <w:rPr>
            <w:szCs w:val="21"/>
            <w:rPrChange w:id="4909" w:author="David" w:date="2022-08-17T16:58:00Z">
              <w:rPr>
                <w:rFonts w:ascii="Times New Roman" w:hAnsi="Times New Roman"/>
                <w:sz w:val="24"/>
                <w:szCs w:val="24"/>
              </w:rPr>
            </w:rPrChange>
          </w:rPr>
          <w:t xml:space="preserve"> I needed to find a new place.</w:t>
        </w:r>
      </w:ins>
    </w:p>
    <w:p w14:paraId="07D43FD5" w14:textId="385808F4" w:rsidR="006F31F6" w:rsidRPr="00163DCF" w:rsidRDefault="006F31F6">
      <w:pPr>
        <w:spacing w:line="276" w:lineRule="auto"/>
        <w:ind w:left="-5" w:right="15"/>
        <w:rPr>
          <w:ins w:id="4910" w:author="Britt Collins" w:date="2021-09-30T14:58:00Z"/>
          <w:szCs w:val="21"/>
          <w:rPrChange w:id="4911" w:author="David" w:date="2022-08-17T16:58:00Z">
            <w:rPr>
              <w:ins w:id="4912" w:author="Britt Collins" w:date="2021-09-30T14:58:00Z"/>
              <w:rFonts w:ascii="Times New Roman" w:hAnsi="Times New Roman"/>
              <w:sz w:val="24"/>
              <w:szCs w:val="24"/>
            </w:rPr>
          </w:rPrChange>
        </w:rPr>
        <w:pPrChange w:id="4913" w:author="David" w:date="2022-08-17T17:01:00Z">
          <w:pPr>
            <w:ind w:left="-5" w:right="15"/>
          </w:pPr>
        </w:pPrChange>
      </w:pPr>
      <w:ins w:id="4914" w:author="Britt Collins" w:date="2021-09-30T14:58:00Z">
        <w:r w:rsidRPr="00163DCF">
          <w:rPr>
            <w:szCs w:val="21"/>
            <w:rPrChange w:id="4915" w:author="David" w:date="2022-08-17T16:58:00Z">
              <w:rPr>
                <w:rFonts w:ascii="Times New Roman" w:hAnsi="Times New Roman"/>
                <w:sz w:val="24"/>
                <w:szCs w:val="24"/>
              </w:rPr>
            </w:rPrChange>
          </w:rPr>
          <w:t>As I became more settled in my new home, I realised had few people to socialise with. My best mates were Bruce</w:t>
        </w:r>
      </w:ins>
      <w:ins w:id="4916" w:author="Britt Collins" w:date="2021-10-02T15:24:00Z">
        <w:r w:rsidR="00ED415A" w:rsidRPr="00163DCF">
          <w:rPr>
            <w:szCs w:val="21"/>
            <w:rPrChange w:id="4917" w:author="David" w:date="2022-08-17T16:58:00Z">
              <w:rPr>
                <w:rFonts w:ascii="Times New Roman" w:hAnsi="Times New Roman"/>
                <w:sz w:val="24"/>
                <w:szCs w:val="24"/>
              </w:rPr>
            </w:rPrChange>
          </w:rPr>
          <w:t xml:space="preserve"> and </w:t>
        </w:r>
      </w:ins>
      <w:proofErr w:type="gramStart"/>
      <w:ins w:id="4918" w:author="Britt Collins" w:date="2021-09-30T14:58:00Z">
        <w:r w:rsidRPr="00163DCF">
          <w:rPr>
            <w:szCs w:val="21"/>
            <w:rPrChange w:id="4919" w:author="David" w:date="2022-08-17T16:58:00Z">
              <w:rPr>
                <w:rFonts w:ascii="Times New Roman" w:hAnsi="Times New Roman"/>
                <w:sz w:val="24"/>
                <w:szCs w:val="24"/>
              </w:rPr>
            </w:rPrChange>
          </w:rPr>
          <w:t>Tom</w:t>
        </w:r>
        <w:proofErr w:type="gramEnd"/>
        <w:r w:rsidRPr="00163DCF">
          <w:rPr>
            <w:szCs w:val="21"/>
            <w:rPrChange w:id="4920" w:author="David" w:date="2022-08-17T16:58:00Z">
              <w:rPr>
                <w:rFonts w:ascii="Times New Roman" w:hAnsi="Times New Roman"/>
                <w:sz w:val="24"/>
                <w:szCs w:val="24"/>
              </w:rPr>
            </w:rPrChange>
          </w:rPr>
          <w:t xml:space="preserve"> and they were all busy over the Christmas period. I sat in bed and thought about the date I had with Elle </w:t>
        </w:r>
      </w:ins>
      <w:ins w:id="4921" w:author="Britt Collins" w:date="2021-10-02T15:24:00Z">
        <w:r w:rsidR="00ED415A" w:rsidRPr="00163DCF">
          <w:rPr>
            <w:szCs w:val="21"/>
            <w:rPrChange w:id="4922" w:author="David" w:date="2022-08-17T16:58:00Z">
              <w:rPr>
                <w:rFonts w:ascii="Times New Roman" w:hAnsi="Times New Roman"/>
                <w:sz w:val="24"/>
                <w:szCs w:val="24"/>
              </w:rPr>
            </w:rPrChange>
          </w:rPr>
          <w:t>before</w:t>
        </w:r>
      </w:ins>
      <w:ins w:id="4923" w:author="Britt Collins" w:date="2021-09-30T14:58:00Z">
        <w:r w:rsidRPr="00163DCF">
          <w:rPr>
            <w:szCs w:val="21"/>
            <w:rPrChange w:id="4924" w:author="David" w:date="2022-08-17T16:58:00Z">
              <w:rPr>
                <w:rFonts w:ascii="Times New Roman" w:hAnsi="Times New Roman"/>
                <w:sz w:val="24"/>
                <w:szCs w:val="24"/>
              </w:rPr>
            </w:rPrChange>
          </w:rPr>
          <w:t xml:space="preserve"> Christmas. As uneventful as the encounter was, I felt there was a tiny connection</w:t>
        </w:r>
      </w:ins>
      <w:ins w:id="4925" w:author="Britt Collins" w:date="2021-10-02T15:24:00Z">
        <w:r w:rsidR="00ED415A" w:rsidRPr="00163DCF">
          <w:rPr>
            <w:szCs w:val="21"/>
            <w:rPrChange w:id="4926" w:author="David" w:date="2022-08-17T16:58:00Z">
              <w:rPr>
                <w:rFonts w:ascii="Times New Roman" w:hAnsi="Times New Roman"/>
                <w:sz w:val="24"/>
                <w:szCs w:val="24"/>
              </w:rPr>
            </w:rPrChange>
          </w:rPr>
          <w:t xml:space="preserve"> and</w:t>
        </w:r>
      </w:ins>
      <w:ins w:id="4927" w:author="Britt Collins" w:date="2021-09-30T14:58:00Z">
        <w:r w:rsidRPr="00163DCF">
          <w:rPr>
            <w:szCs w:val="21"/>
            <w:rPrChange w:id="4928" w:author="David" w:date="2022-08-17T16:58:00Z">
              <w:rPr>
                <w:rFonts w:ascii="Times New Roman" w:hAnsi="Times New Roman"/>
                <w:sz w:val="24"/>
                <w:szCs w:val="24"/>
              </w:rPr>
            </w:rPrChange>
          </w:rPr>
          <w:t xml:space="preserve"> wonder</w:t>
        </w:r>
      </w:ins>
      <w:ins w:id="4929" w:author="Britt Collins" w:date="2021-10-02T15:24:00Z">
        <w:r w:rsidR="00ED415A" w:rsidRPr="00163DCF">
          <w:rPr>
            <w:szCs w:val="21"/>
            <w:rPrChange w:id="4930" w:author="David" w:date="2022-08-17T16:58:00Z">
              <w:rPr>
                <w:rFonts w:ascii="Times New Roman" w:hAnsi="Times New Roman"/>
                <w:sz w:val="24"/>
                <w:szCs w:val="24"/>
              </w:rPr>
            </w:rPrChange>
          </w:rPr>
          <w:t>ed</w:t>
        </w:r>
      </w:ins>
      <w:ins w:id="4931" w:author="Britt Collins" w:date="2021-09-30T14:58:00Z">
        <w:r w:rsidRPr="00163DCF">
          <w:rPr>
            <w:szCs w:val="21"/>
            <w:rPrChange w:id="4932" w:author="David" w:date="2022-08-17T16:58:00Z">
              <w:rPr>
                <w:rFonts w:ascii="Times New Roman" w:hAnsi="Times New Roman"/>
                <w:sz w:val="24"/>
                <w:szCs w:val="24"/>
              </w:rPr>
            </w:rPrChange>
          </w:rPr>
          <w:t xml:space="preserve"> what she</w:t>
        </w:r>
      </w:ins>
      <w:ins w:id="4933" w:author="Britt Collins" w:date="2021-10-02T15:24:00Z">
        <w:r w:rsidR="00ED415A" w:rsidRPr="00163DCF">
          <w:rPr>
            <w:szCs w:val="21"/>
            <w:rPrChange w:id="4934" w:author="David" w:date="2022-08-17T16:58:00Z">
              <w:rPr>
                <w:rFonts w:ascii="Times New Roman" w:hAnsi="Times New Roman"/>
                <w:sz w:val="24"/>
                <w:szCs w:val="24"/>
              </w:rPr>
            </w:rPrChange>
          </w:rPr>
          <w:t xml:space="preserve"> was</w:t>
        </w:r>
      </w:ins>
      <w:ins w:id="4935" w:author="Britt Collins" w:date="2021-09-30T14:58:00Z">
        <w:r w:rsidRPr="00163DCF">
          <w:rPr>
            <w:szCs w:val="21"/>
            <w:rPrChange w:id="4936" w:author="David" w:date="2022-08-17T16:58:00Z">
              <w:rPr>
                <w:rFonts w:ascii="Times New Roman" w:hAnsi="Times New Roman"/>
                <w:sz w:val="24"/>
                <w:szCs w:val="24"/>
              </w:rPr>
            </w:rPrChange>
          </w:rPr>
          <w:t xml:space="preserve"> up to</w:t>
        </w:r>
      </w:ins>
      <w:ins w:id="4937" w:author="Britt Collins" w:date="2021-10-02T15:24:00Z">
        <w:r w:rsidR="00ED415A" w:rsidRPr="00163DCF">
          <w:rPr>
            <w:szCs w:val="21"/>
            <w:rPrChange w:id="4938" w:author="David" w:date="2022-08-17T16:58:00Z">
              <w:rPr>
                <w:rFonts w:ascii="Times New Roman" w:hAnsi="Times New Roman"/>
                <w:sz w:val="24"/>
                <w:szCs w:val="24"/>
              </w:rPr>
            </w:rPrChange>
          </w:rPr>
          <w:t>.</w:t>
        </w:r>
      </w:ins>
      <w:ins w:id="4939" w:author="Britt Collins" w:date="2021-09-30T14:58:00Z">
        <w:r w:rsidRPr="00163DCF">
          <w:rPr>
            <w:szCs w:val="21"/>
            <w:rPrChange w:id="4940" w:author="David" w:date="2022-08-17T16:58:00Z">
              <w:rPr>
                <w:rFonts w:ascii="Times New Roman" w:hAnsi="Times New Roman"/>
                <w:sz w:val="24"/>
                <w:szCs w:val="24"/>
              </w:rPr>
            </w:rPrChange>
          </w:rPr>
          <w:t xml:space="preserve"> </w:t>
        </w:r>
        <w:r w:rsidRPr="00163DCF">
          <w:rPr>
            <w:i/>
            <w:szCs w:val="21"/>
            <w:rPrChange w:id="4941" w:author="David" w:date="2022-08-17T16:58:00Z">
              <w:rPr>
                <w:rFonts w:ascii="Times New Roman" w:hAnsi="Times New Roman"/>
                <w:sz w:val="24"/>
                <w:szCs w:val="24"/>
              </w:rPr>
            </w:rPrChange>
          </w:rPr>
          <w:t>Would I be stupid to send her a short text? I’ve got tails of my recent Oz Experience trip to tell.’</w:t>
        </w:r>
        <w:r w:rsidRPr="00163DCF">
          <w:rPr>
            <w:szCs w:val="21"/>
            <w:rPrChange w:id="4942" w:author="David" w:date="2022-08-17T16:58:00Z">
              <w:rPr>
                <w:rFonts w:ascii="Times New Roman" w:hAnsi="Times New Roman"/>
                <w:sz w:val="24"/>
                <w:szCs w:val="24"/>
              </w:rPr>
            </w:rPrChange>
          </w:rPr>
          <w:t xml:space="preserve"> </w:t>
        </w:r>
      </w:ins>
      <w:ins w:id="4943" w:author="Britt Collins" w:date="2021-10-02T15:25:00Z">
        <w:r w:rsidR="00ED415A" w:rsidRPr="00163DCF">
          <w:rPr>
            <w:szCs w:val="21"/>
            <w:rPrChange w:id="4944" w:author="David" w:date="2022-08-17T16:58:00Z">
              <w:rPr>
                <w:rFonts w:ascii="Times New Roman" w:hAnsi="Times New Roman"/>
                <w:sz w:val="24"/>
                <w:szCs w:val="24"/>
              </w:rPr>
            </w:rPrChange>
          </w:rPr>
          <w:t>My</w:t>
        </w:r>
      </w:ins>
      <w:ins w:id="4945" w:author="Britt Collins" w:date="2021-09-30T14:58:00Z">
        <w:r w:rsidRPr="00163DCF">
          <w:rPr>
            <w:szCs w:val="21"/>
            <w:rPrChange w:id="4946" w:author="David" w:date="2022-08-17T16:58:00Z">
              <w:rPr>
                <w:rFonts w:ascii="Times New Roman" w:hAnsi="Times New Roman"/>
                <w:sz w:val="24"/>
                <w:szCs w:val="24"/>
              </w:rPr>
            </w:rPrChange>
          </w:rPr>
          <w:t xml:space="preserve"> texting fingers quickly worked their magic, crafting the follow-up text</w:t>
        </w:r>
      </w:ins>
      <w:ins w:id="4947" w:author="Britt Collins" w:date="2021-10-02T15:26:00Z">
        <w:r w:rsidR="00ED415A" w:rsidRPr="00163DCF">
          <w:rPr>
            <w:szCs w:val="21"/>
            <w:rPrChange w:id="4948" w:author="David" w:date="2022-08-17T16:58:00Z">
              <w:rPr>
                <w:rFonts w:ascii="Times New Roman" w:hAnsi="Times New Roman"/>
                <w:sz w:val="24"/>
                <w:szCs w:val="24"/>
              </w:rPr>
            </w:rPrChange>
          </w:rPr>
          <w:t>:</w:t>
        </w:r>
      </w:ins>
      <w:ins w:id="4949" w:author="Britt Collins" w:date="2021-09-30T14:58:00Z">
        <w:r w:rsidRPr="00163DCF">
          <w:rPr>
            <w:szCs w:val="21"/>
            <w:rPrChange w:id="4950" w:author="David" w:date="2022-08-17T16:58:00Z">
              <w:rPr>
                <w:rFonts w:ascii="Times New Roman" w:hAnsi="Times New Roman"/>
                <w:sz w:val="24"/>
                <w:szCs w:val="24"/>
              </w:rPr>
            </w:rPrChange>
          </w:rPr>
          <w:t xml:space="preserve"> </w:t>
        </w:r>
        <w:r w:rsidRPr="00163DCF">
          <w:rPr>
            <w:i/>
            <w:szCs w:val="21"/>
            <w:rPrChange w:id="4951" w:author="David" w:date="2022-08-17T16:58:00Z">
              <w:rPr>
                <w:rFonts w:ascii="Times New Roman" w:hAnsi="Times New Roman"/>
                <w:sz w:val="24"/>
                <w:szCs w:val="24"/>
              </w:rPr>
            </w:rPrChange>
          </w:rPr>
          <w:t xml:space="preserve">Hi Elle, hope you are well? I’ve recently returned from my road trip from Sydney to Cairns. I really enjoyed meeting you before the Christmas </w:t>
        </w:r>
      </w:ins>
      <w:ins w:id="4952" w:author="Britt Collins" w:date="2021-10-02T15:26:00Z">
        <w:r w:rsidR="00ED415A" w:rsidRPr="00163DCF">
          <w:rPr>
            <w:i/>
            <w:szCs w:val="21"/>
            <w:rPrChange w:id="4953" w:author="David" w:date="2022-08-17T16:58:00Z">
              <w:rPr>
                <w:rFonts w:ascii="Times New Roman" w:hAnsi="Times New Roman"/>
                <w:sz w:val="24"/>
                <w:szCs w:val="24"/>
              </w:rPr>
            </w:rPrChange>
          </w:rPr>
          <w:t>b</w:t>
        </w:r>
      </w:ins>
      <w:ins w:id="4954" w:author="Britt Collins" w:date="2021-09-30T14:58:00Z">
        <w:r w:rsidRPr="00163DCF">
          <w:rPr>
            <w:i/>
            <w:szCs w:val="21"/>
            <w:rPrChange w:id="4955" w:author="David" w:date="2022-08-17T16:58:00Z">
              <w:rPr>
                <w:rFonts w:ascii="Times New Roman" w:hAnsi="Times New Roman"/>
                <w:sz w:val="24"/>
                <w:szCs w:val="24"/>
              </w:rPr>
            </w:rPrChange>
          </w:rPr>
          <w:t>reak. It would be great to see you again. Dave</w:t>
        </w:r>
      </w:ins>
      <w:ins w:id="4956" w:author="Britt Collins" w:date="2021-10-02T15:26:00Z">
        <w:r w:rsidR="00ED415A" w:rsidRPr="00163DCF">
          <w:rPr>
            <w:szCs w:val="21"/>
            <w:rPrChange w:id="4957" w:author="David" w:date="2022-08-17T16:58:00Z">
              <w:rPr>
                <w:rFonts w:ascii="Times New Roman" w:hAnsi="Times New Roman"/>
                <w:sz w:val="24"/>
                <w:szCs w:val="24"/>
              </w:rPr>
            </w:rPrChange>
          </w:rPr>
          <w:t>.</w:t>
        </w:r>
      </w:ins>
      <w:ins w:id="4958" w:author="Britt Collins" w:date="2021-09-30T14:58:00Z">
        <w:r w:rsidRPr="00163DCF">
          <w:rPr>
            <w:szCs w:val="21"/>
            <w:rPrChange w:id="4959" w:author="David" w:date="2022-08-17T16:58:00Z">
              <w:rPr>
                <w:rFonts w:ascii="Times New Roman" w:hAnsi="Times New Roman"/>
                <w:sz w:val="24"/>
                <w:szCs w:val="24"/>
              </w:rPr>
            </w:rPrChange>
          </w:rPr>
          <w:t xml:space="preserve"> Short, sweet, simple, sent. I waited, like a patient fisherman.</w:t>
        </w:r>
      </w:ins>
    </w:p>
    <w:p w14:paraId="74A1726B" w14:textId="6E01BE8A" w:rsidR="006F31F6" w:rsidRPr="00163DCF" w:rsidRDefault="006F31F6">
      <w:pPr>
        <w:spacing w:line="276" w:lineRule="auto"/>
        <w:ind w:left="-5" w:right="15" w:firstLine="725"/>
        <w:rPr>
          <w:ins w:id="4960" w:author="Britt Collins" w:date="2021-09-30T14:58:00Z"/>
          <w:szCs w:val="21"/>
          <w:rPrChange w:id="4961" w:author="David" w:date="2022-08-17T16:58:00Z">
            <w:rPr>
              <w:ins w:id="4962" w:author="Britt Collins" w:date="2021-09-30T14:58:00Z"/>
              <w:rFonts w:ascii="Times New Roman" w:hAnsi="Times New Roman"/>
              <w:sz w:val="24"/>
              <w:szCs w:val="24"/>
            </w:rPr>
          </w:rPrChange>
        </w:rPr>
        <w:pPrChange w:id="4963" w:author="David" w:date="2022-08-17T17:01:00Z">
          <w:pPr>
            <w:ind w:left="-5" w:right="15"/>
          </w:pPr>
        </w:pPrChange>
      </w:pPr>
      <w:ins w:id="4964" w:author="Britt Collins" w:date="2021-09-30T14:58:00Z">
        <w:r w:rsidRPr="00163DCF">
          <w:rPr>
            <w:szCs w:val="21"/>
            <w:rPrChange w:id="4965" w:author="David" w:date="2022-08-17T16:58:00Z">
              <w:rPr>
                <w:rFonts w:ascii="Times New Roman" w:hAnsi="Times New Roman"/>
                <w:sz w:val="24"/>
                <w:szCs w:val="24"/>
              </w:rPr>
            </w:rPrChange>
          </w:rPr>
          <w:t xml:space="preserve">I lay the phone down and tried to rest. Sleep was light as my heart pounded and thoughts raced. I was ready to pounce at the phone if, by chance, she replied. I waited. And waited. I got restless. I woke up, got to my </w:t>
        </w:r>
        <w:proofErr w:type="gramStart"/>
        <w:r w:rsidRPr="00163DCF">
          <w:rPr>
            <w:szCs w:val="21"/>
            <w:rPrChange w:id="4966" w:author="David" w:date="2022-08-17T16:58:00Z">
              <w:rPr>
                <w:rFonts w:ascii="Times New Roman" w:hAnsi="Times New Roman"/>
                <w:sz w:val="24"/>
                <w:szCs w:val="24"/>
              </w:rPr>
            </w:rPrChange>
          </w:rPr>
          <w:t>feet</w:t>
        </w:r>
        <w:proofErr w:type="gramEnd"/>
        <w:r w:rsidRPr="00163DCF">
          <w:rPr>
            <w:szCs w:val="21"/>
            <w:rPrChange w:id="4967" w:author="David" w:date="2022-08-17T16:58:00Z">
              <w:rPr>
                <w:rFonts w:ascii="Times New Roman" w:hAnsi="Times New Roman"/>
                <w:sz w:val="24"/>
                <w:szCs w:val="24"/>
              </w:rPr>
            </w:rPrChange>
          </w:rPr>
          <w:t xml:space="preserve"> and tidied my room. I glanced occasionally at my phone, willing it to make a sweet </w:t>
        </w:r>
      </w:ins>
      <w:ins w:id="4968" w:author="Britt Collins" w:date="2021-10-02T15:27:00Z">
        <w:r w:rsidR="00ED415A" w:rsidRPr="00163DCF">
          <w:rPr>
            <w:szCs w:val="21"/>
            <w:rPrChange w:id="4969" w:author="David" w:date="2022-08-17T16:58:00Z">
              <w:rPr>
                <w:rFonts w:ascii="Times New Roman" w:hAnsi="Times New Roman"/>
                <w:sz w:val="24"/>
                <w:szCs w:val="24"/>
              </w:rPr>
            </w:rPrChange>
          </w:rPr>
          <w:t>ping</w:t>
        </w:r>
      </w:ins>
      <w:ins w:id="4970" w:author="Britt Collins" w:date="2021-09-30T14:58:00Z">
        <w:r w:rsidRPr="00163DCF">
          <w:rPr>
            <w:szCs w:val="21"/>
            <w:rPrChange w:id="4971" w:author="David" w:date="2022-08-17T16:58:00Z">
              <w:rPr>
                <w:rFonts w:ascii="Times New Roman" w:hAnsi="Times New Roman"/>
                <w:sz w:val="24"/>
                <w:szCs w:val="24"/>
              </w:rPr>
            </w:rPrChange>
          </w:rPr>
          <w:t xml:space="preserve"> sound. I repetitively walked over to check</w:t>
        </w:r>
      </w:ins>
      <w:ins w:id="4972" w:author="Britt Collins" w:date="2021-10-02T15:27:00Z">
        <w:r w:rsidR="00ED415A" w:rsidRPr="00163DCF">
          <w:rPr>
            <w:szCs w:val="21"/>
            <w:rPrChange w:id="4973" w:author="David" w:date="2022-08-17T16:58:00Z">
              <w:rPr>
                <w:rFonts w:ascii="Times New Roman" w:hAnsi="Times New Roman"/>
                <w:sz w:val="24"/>
                <w:szCs w:val="24"/>
              </w:rPr>
            </w:rPrChange>
          </w:rPr>
          <w:t>. N</w:t>
        </w:r>
      </w:ins>
      <w:ins w:id="4974" w:author="Britt Collins" w:date="2021-09-30T14:58:00Z">
        <w:r w:rsidRPr="00163DCF">
          <w:rPr>
            <w:szCs w:val="21"/>
            <w:rPrChange w:id="4975" w:author="David" w:date="2022-08-17T16:58:00Z">
              <w:rPr>
                <w:rFonts w:ascii="Times New Roman" w:hAnsi="Times New Roman"/>
                <w:sz w:val="24"/>
                <w:szCs w:val="24"/>
              </w:rPr>
            </w:rPrChange>
          </w:rPr>
          <w:t xml:space="preserve">othing. </w:t>
        </w:r>
      </w:ins>
      <w:ins w:id="4976" w:author="Britt Collins" w:date="2021-10-02T15:28:00Z">
        <w:r w:rsidR="00ED415A" w:rsidRPr="00163DCF">
          <w:rPr>
            <w:szCs w:val="21"/>
            <w:rPrChange w:id="4977" w:author="David" w:date="2022-08-17T16:58:00Z">
              <w:rPr>
                <w:rFonts w:ascii="Times New Roman" w:hAnsi="Times New Roman"/>
                <w:sz w:val="24"/>
                <w:szCs w:val="24"/>
              </w:rPr>
            </w:rPrChange>
          </w:rPr>
          <w:t>“</w:t>
        </w:r>
      </w:ins>
      <w:ins w:id="4978" w:author="Britt Collins" w:date="2021-09-30T14:58:00Z">
        <w:r w:rsidRPr="00163DCF">
          <w:rPr>
            <w:szCs w:val="21"/>
            <w:rPrChange w:id="4979" w:author="David" w:date="2022-08-17T16:58:00Z">
              <w:rPr>
                <w:rFonts w:ascii="Times New Roman" w:hAnsi="Times New Roman"/>
                <w:sz w:val="24"/>
                <w:szCs w:val="24"/>
              </w:rPr>
            </w:rPrChange>
          </w:rPr>
          <w:t>Elle, why? Why don’t you respond?</w:t>
        </w:r>
      </w:ins>
      <w:ins w:id="4980" w:author="Britt Collins" w:date="2021-10-02T15:28:00Z">
        <w:r w:rsidR="00ED415A" w:rsidRPr="00163DCF">
          <w:rPr>
            <w:szCs w:val="21"/>
            <w:rPrChange w:id="4981" w:author="David" w:date="2022-08-17T16:58:00Z">
              <w:rPr>
                <w:rFonts w:ascii="Times New Roman" w:hAnsi="Times New Roman"/>
                <w:sz w:val="24"/>
                <w:szCs w:val="24"/>
              </w:rPr>
            </w:rPrChange>
          </w:rPr>
          <w:t>”</w:t>
        </w:r>
      </w:ins>
      <w:ins w:id="4982" w:author="Britt Collins" w:date="2021-09-30T14:58:00Z">
        <w:r w:rsidRPr="00163DCF">
          <w:rPr>
            <w:szCs w:val="21"/>
            <w:rPrChange w:id="4983" w:author="David" w:date="2022-08-17T16:58:00Z">
              <w:rPr>
                <w:rFonts w:ascii="Times New Roman" w:hAnsi="Times New Roman"/>
                <w:sz w:val="24"/>
                <w:szCs w:val="24"/>
              </w:rPr>
            </w:rPrChange>
          </w:rPr>
          <w:t xml:space="preserve"> I </w:t>
        </w:r>
      </w:ins>
      <w:ins w:id="4984" w:author="Britt Collins" w:date="2021-10-02T15:28:00Z">
        <w:r w:rsidR="00ED415A" w:rsidRPr="00163DCF">
          <w:rPr>
            <w:szCs w:val="21"/>
            <w:rPrChange w:id="4985" w:author="David" w:date="2022-08-17T16:58:00Z">
              <w:rPr>
                <w:rFonts w:ascii="Times New Roman" w:hAnsi="Times New Roman"/>
                <w:sz w:val="24"/>
                <w:szCs w:val="24"/>
              </w:rPr>
            </w:rPrChange>
          </w:rPr>
          <w:t>murmured</w:t>
        </w:r>
      </w:ins>
      <w:ins w:id="4986" w:author="Britt Collins" w:date="2021-09-30T14:58:00Z">
        <w:r w:rsidRPr="00163DCF">
          <w:rPr>
            <w:szCs w:val="21"/>
            <w:rPrChange w:id="4987" w:author="David" w:date="2022-08-17T16:58:00Z">
              <w:rPr>
                <w:rFonts w:ascii="Times New Roman" w:hAnsi="Times New Roman"/>
                <w:sz w:val="24"/>
                <w:szCs w:val="24"/>
              </w:rPr>
            </w:rPrChange>
          </w:rPr>
          <w:t xml:space="preserve">. I checked the </w:t>
        </w:r>
        <w:r w:rsidRPr="00163DCF">
          <w:rPr>
            <w:szCs w:val="21"/>
            <w:rPrChange w:id="4988" w:author="David" w:date="2022-08-17T16:58:00Z">
              <w:rPr>
                <w:rFonts w:ascii="Times New Roman" w:hAnsi="Times New Roman"/>
                <w:sz w:val="24"/>
                <w:szCs w:val="24"/>
              </w:rPr>
            </w:rPrChange>
          </w:rPr>
          <w:lastRenderedPageBreak/>
          <w:t xml:space="preserve">time. </w:t>
        </w:r>
      </w:ins>
      <w:ins w:id="4989" w:author="Britt Collins" w:date="2021-10-02T15:28:00Z">
        <w:r w:rsidR="00ED415A" w:rsidRPr="00163DCF">
          <w:rPr>
            <w:szCs w:val="21"/>
            <w:rPrChange w:id="4990" w:author="David" w:date="2022-08-17T16:58:00Z">
              <w:rPr>
                <w:rFonts w:ascii="Times New Roman" w:hAnsi="Times New Roman"/>
                <w:sz w:val="24"/>
                <w:szCs w:val="24"/>
              </w:rPr>
            </w:rPrChange>
          </w:rPr>
          <w:t xml:space="preserve">After a few more minutes passed, </w:t>
        </w:r>
      </w:ins>
      <w:ins w:id="4991" w:author="Britt Collins" w:date="2021-09-30T14:58:00Z">
        <w:r w:rsidRPr="00163DCF">
          <w:rPr>
            <w:szCs w:val="21"/>
            <w:rPrChange w:id="4992" w:author="David" w:date="2022-08-17T16:58:00Z">
              <w:rPr>
                <w:rFonts w:ascii="Times New Roman" w:hAnsi="Times New Roman"/>
                <w:sz w:val="24"/>
                <w:szCs w:val="24"/>
              </w:rPr>
            </w:rPrChange>
          </w:rPr>
          <w:t xml:space="preserve">I felt suicidal. Anger took hold. I began turning the air blue. </w:t>
        </w:r>
      </w:ins>
      <w:ins w:id="4993" w:author="Britt Collins" w:date="2021-10-02T15:28:00Z">
        <w:r w:rsidR="00ED415A" w:rsidRPr="00163DCF">
          <w:rPr>
            <w:szCs w:val="21"/>
            <w:rPrChange w:id="4994" w:author="David" w:date="2022-08-17T16:58:00Z">
              <w:rPr>
                <w:rFonts w:ascii="Times New Roman" w:hAnsi="Times New Roman"/>
                <w:sz w:val="24"/>
                <w:szCs w:val="24"/>
              </w:rPr>
            </w:rPrChange>
          </w:rPr>
          <w:t>“</w:t>
        </w:r>
      </w:ins>
      <w:ins w:id="4995" w:author="Britt Collins" w:date="2021-09-30T14:58:00Z">
        <w:r w:rsidRPr="00163DCF">
          <w:rPr>
            <w:szCs w:val="21"/>
            <w:rPrChange w:id="4996" w:author="David" w:date="2022-08-17T16:58:00Z">
              <w:rPr>
                <w:rFonts w:ascii="Times New Roman" w:hAnsi="Times New Roman"/>
                <w:sz w:val="24"/>
                <w:szCs w:val="24"/>
              </w:rPr>
            </w:rPrChange>
          </w:rPr>
          <w:t>Fuck it, I didn’t like you anyway</w:t>
        </w:r>
      </w:ins>
      <w:ins w:id="4997" w:author="Britt Collins" w:date="2021-10-02T15:28:00Z">
        <w:r w:rsidR="00ED415A" w:rsidRPr="00163DCF">
          <w:rPr>
            <w:szCs w:val="21"/>
            <w:rPrChange w:id="4998" w:author="David" w:date="2022-08-17T16:58:00Z">
              <w:rPr>
                <w:rFonts w:ascii="Times New Roman" w:hAnsi="Times New Roman"/>
                <w:sz w:val="24"/>
                <w:szCs w:val="24"/>
              </w:rPr>
            </w:rPrChange>
          </w:rPr>
          <w:t>,”</w:t>
        </w:r>
      </w:ins>
      <w:ins w:id="4999" w:author="Britt Collins" w:date="2021-09-30T14:58:00Z">
        <w:r w:rsidRPr="00163DCF">
          <w:rPr>
            <w:szCs w:val="21"/>
            <w:rPrChange w:id="5000" w:author="David" w:date="2022-08-17T16:58:00Z">
              <w:rPr>
                <w:rFonts w:ascii="Times New Roman" w:hAnsi="Times New Roman"/>
                <w:sz w:val="24"/>
                <w:szCs w:val="24"/>
              </w:rPr>
            </w:rPrChange>
          </w:rPr>
          <w:t xml:space="preserve"> I said loudly. At that moment, the phone buzzed.</w:t>
        </w:r>
      </w:ins>
    </w:p>
    <w:p w14:paraId="78CCDCA8" w14:textId="77777777" w:rsidR="00ED415A" w:rsidRPr="00163DCF" w:rsidRDefault="006F31F6">
      <w:pPr>
        <w:spacing w:line="276" w:lineRule="auto"/>
        <w:ind w:left="-5" w:right="15" w:firstLine="725"/>
        <w:rPr>
          <w:ins w:id="5001" w:author="Britt Collins" w:date="2021-10-02T15:31:00Z"/>
          <w:szCs w:val="21"/>
          <w:rPrChange w:id="5002" w:author="David" w:date="2022-08-17T16:58:00Z">
            <w:rPr>
              <w:ins w:id="5003" w:author="Britt Collins" w:date="2021-10-02T15:31:00Z"/>
              <w:rFonts w:ascii="Times New Roman" w:hAnsi="Times New Roman"/>
              <w:sz w:val="24"/>
              <w:szCs w:val="24"/>
            </w:rPr>
          </w:rPrChange>
        </w:rPr>
        <w:pPrChange w:id="5004" w:author="David" w:date="2022-08-17T17:01:00Z">
          <w:pPr>
            <w:spacing w:line="480" w:lineRule="auto"/>
            <w:ind w:left="-5" w:right="15" w:firstLine="725"/>
          </w:pPr>
        </w:pPrChange>
      </w:pPr>
      <w:ins w:id="5005" w:author="Britt Collins" w:date="2021-09-30T14:58:00Z">
        <w:r w:rsidRPr="00163DCF">
          <w:rPr>
            <w:szCs w:val="21"/>
            <w:rPrChange w:id="5006" w:author="David" w:date="2022-08-17T16:58:00Z">
              <w:rPr>
                <w:rFonts w:ascii="Times New Roman" w:hAnsi="Times New Roman"/>
                <w:sz w:val="24"/>
                <w:szCs w:val="24"/>
              </w:rPr>
            </w:rPrChange>
          </w:rPr>
          <w:t xml:space="preserve">I swooped down on </w:t>
        </w:r>
      </w:ins>
      <w:ins w:id="5007" w:author="Britt Collins" w:date="2021-10-02T15:29:00Z">
        <w:r w:rsidR="00ED415A" w:rsidRPr="00163DCF">
          <w:rPr>
            <w:szCs w:val="21"/>
            <w:rPrChange w:id="5008" w:author="David" w:date="2022-08-17T16:58:00Z">
              <w:rPr>
                <w:rFonts w:ascii="Times New Roman" w:hAnsi="Times New Roman"/>
                <w:sz w:val="24"/>
                <w:szCs w:val="24"/>
              </w:rPr>
            </w:rPrChange>
          </w:rPr>
          <w:t>it</w:t>
        </w:r>
      </w:ins>
      <w:ins w:id="5009" w:author="Britt Collins" w:date="2021-09-30T14:58:00Z">
        <w:r w:rsidRPr="00163DCF">
          <w:rPr>
            <w:szCs w:val="21"/>
            <w:rPrChange w:id="5010" w:author="David" w:date="2022-08-17T16:58:00Z">
              <w:rPr>
                <w:rFonts w:ascii="Times New Roman" w:hAnsi="Times New Roman"/>
                <w:sz w:val="24"/>
                <w:szCs w:val="24"/>
              </w:rPr>
            </w:rPrChange>
          </w:rPr>
          <w:t xml:space="preserve"> like a falcon snatching an un</w:t>
        </w:r>
      </w:ins>
      <w:ins w:id="5011" w:author="Britt Collins" w:date="2021-10-02T15:29:00Z">
        <w:r w:rsidR="00ED415A" w:rsidRPr="00163DCF">
          <w:rPr>
            <w:szCs w:val="21"/>
            <w:rPrChange w:id="5012" w:author="David" w:date="2022-08-17T16:58:00Z">
              <w:rPr>
                <w:rFonts w:ascii="Times New Roman" w:hAnsi="Times New Roman"/>
                <w:sz w:val="24"/>
                <w:szCs w:val="24"/>
              </w:rPr>
            </w:rPrChange>
          </w:rPr>
          <w:t>susp</w:t>
        </w:r>
      </w:ins>
      <w:ins w:id="5013" w:author="Britt Collins" w:date="2021-09-30T14:58:00Z">
        <w:r w:rsidRPr="00163DCF">
          <w:rPr>
            <w:szCs w:val="21"/>
            <w:rPrChange w:id="5014" w:author="David" w:date="2022-08-17T16:58:00Z">
              <w:rPr>
                <w:rFonts w:ascii="Times New Roman" w:hAnsi="Times New Roman"/>
                <w:sz w:val="24"/>
                <w:szCs w:val="24"/>
              </w:rPr>
            </w:rPrChange>
          </w:rPr>
          <w:t>ecting pigeon. My heart was in my throat. I looked away. It was difficult to bring myself to reading the reply. I tried to second guess what the text could be. I cautiously read the first sentence</w:t>
        </w:r>
      </w:ins>
      <w:ins w:id="5015" w:author="Britt Collins" w:date="2021-10-02T15:30:00Z">
        <w:r w:rsidR="00ED415A" w:rsidRPr="00163DCF">
          <w:rPr>
            <w:szCs w:val="21"/>
            <w:rPrChange w:id="5016" w:author="David" w:date="2022-08-17T16:58:00Z">
              <w:rPr>
                <w:rFonts w:ascii="Times New Roman" w:hAnsi="Times New Roman"/>
                <w:sz w:val="24"/>
                <w:szCs w:val="24"/>
              </w:rPr>
            </w:rPrChange>
          </w:rPr>
          <w:t>:</w:t>
        </w:r>
      </w:ins>
      <w:ins w:id="5017" w:author="Britt Collins" w:date="2021-09-30T14:58:00Z">
        <w:r w:rsidRPr="00163DCF">
          <w:rPr>
            <w:szCs w:val="21"/>
            <w:rPrChange w:id="5018" w:author="David" w:date="2022-08-17T16:58:00Z">
              <w:rPr>
                <w:rFonts w:ascii="Times New Roman" w:hAnsi="Times New Roman"/>
                <w:sz w:val="24"/>
                <w:szCs w:val="24"/>
              </w:rPr>
            </w:rPrChange>
          </w:rPr>
          <w:t xml:space="preserve"> </w:t>
        </w:r>
        <w:r w:rsidRPr="00163DCF">
          <w:rPr>
            <w:i/>
            <w:szCs w:val="21"/>
            <w:rPrChange w:id="5019" w:author="David" w:date="2022-08-17T16:58:00Z">
              <w:rPr>
                <w:rFonts w:ascii="Times New Roman" w:hAnsi="Times New Roman"/>
                <w:sz w:val="24"/>
                <w:szCs w:val="24"/>
              </w:rPr>
            </w:rPrChange>
          </w:rPr>
          <w:t>Hey Dave, it was good to meet you too</w:t>
        </w:r>
        <w:r w:rsidRPr="00163DCF">
          <w:rPr>
            <w:szCs w:val="21"/>
            <w:rPrChange w:id="5020" w:author="David" w:date="2022-08-17T16:58:00Z">
              <w:rPr>
                <w:rFonts w:ascii="Times New Roman" w:hAnsi="Times New Roman"/>
                <w:sz w:val="24"/>
                <w:szCs w:val="24"/>
              </w:rPr>
            </w:rPrChange>
          </w:rPr>
          <w:t>. It felt like I had passed an extremely difficult exam. I leapt from my bed, punched the air with joy and shouted</w:t>
        </w:r>
      </w:ins>
      <w:ins w:id="5021" w:author="Britt Collins" w:date="2021-10-02T15:30:00Z">
        <w:r w:rsidR="00ED415A" w:rsidRPr="00163DCF">
          <w:rPr>
            <w:szCs w:val="21"/>
            <w:rPrChange w:id="5022" w:author="David" w:date="2022-08-17T16:58:00Z">
              <w:rPr>
                <w:rFonts w:ascii="Times New Roman" w:hAnsi="Times New Roman"/>
                <w:sz w:val="24"/>
                <w:szCs w:val="24"/>
              </w:rPr>
            </w:rPrChange>
          </w:rPr>
          <w:t>,</w:t>
        </w:r>
      </w:ins>
      <w:ins w:id="5023" w:author="Britt Collins" w:date="2021-09-30T14:58:00Z">
        <w:r w:rsidRPr="00163DCF">
          <w:rPr>
            <w:szCs w:val="21"/>
            <w:rPrChange w:id="5024" w:author="David" w:date="2022-08-17T16:58:00Z">
              <w:rPr>
                <w:rFonts w:ascii="Times New Roman" w:hAnsi="Times New Roman"/>
                <w:sz w:val="24"/>
                <w:szCs w:val="24"/>
              </w:rPr>
            </w:rPrChange>
          </w:rPr>
          <w:t xml:space="preserve"> </w:t>
        </w:r>
      </w:ins>
      <w:ins w:id="5025" w:author="Britt Collins" w:date="2021-10-02T15:30:00Z">
        <w:r w:rsidR="00ED415A" w:rsidRPr="00163DCF">
          <w:rPr>
            <w:szCs w:val="21"/>
            <w:rPrChange w:id="5026" w:author="David" w:date="2022-08-17T16:58:00Z">
              <w:rPr>
                <w:rFonts w:ascii="Times New Roman" w:hAnsi="Times New Roman"/>
                <w:sz w:val="24"/>
                <w:szCs w:val="24"/>
              </w:rPr>
            </w:rPrChange>
          </w:rPr>
          <w:t>“Y</w:t>
        </w:r>
      </w:ins>
      <w:ins w:id="5027" w:author="Britt Collins" w:date="2021-09-30T14:58:00Z">
        <w:r w:rsidRPr="00163DCF">
          <w:rPr>
            <w:szCs w:val="21"/>
            <w:rPrChange w:id="5028" w:author="David" w:date="2022-08-17T16:58:00Z">
              <w:rPr>
                <w:rFonts w:ascii="Times New Roman" w:hAnsi="Times New Roman"/>
                <w:sz w:val="24"/>
                <w:szCs w:val="24"/>
              </w:rPr>
            </w:rPrChange>
          </w:rPr>
          <w:t>es, yes, yes</w:t>
        </w:r>
      </w:ins>
      <w:ins w:id="5029" w:author="Britt Collins" w:date="2021-10-02T15:30:00Z">
        <w:r w:rsidR="00ED415A" w:rsidRPr="00163DCF">
          <w:rPr>
            <w:szCs w:val="21"/>
            <w:rPrChange w:id="5030" w:author="David" w:date="2022-08-17T16:58:00Z">
              <w:rPr>
                <w:rFonts w:ascii="Times New Roman" w:hAnsi="Times New Roman"/>
                <w:sz w:val="24"/>
                <w:szCs w:val="24"/>
              </w:rPr>
            </w:rPrChange>
          </w:rPr>
          <w:t>.”</w:t>
        </w:r>
      </w:ins>
      <w:ins w:id="5031" w:author="Britt Collins" w:date="2021-09-30T14:58:00Z">
        <w:r w:rsidRPr="00163DCF">
          <w:rPr>
            <w:szCs w:val="21"/>
            <w:rPrChange w:id="5032" w:author="David" w:date="2022-08-17T16:58:00Z">
              <w:rPr>
                <w:rFonts w:ascii="Times New Roman" w:hAnsi="Times New Roman"/>
                <w:sz w:val="24"/>
                <w:szCs w:val="24"/>
              </w:rPr>
            </w:rPrChange>
          </w:rPr>
          <w:t xml:space="preserve"> I was happy to leave my thoughts there but remembered there were still several sentences to read. I tentatively returned. </w:t>
        </w:r>
        <w:r w:rsidRPr="00163DCF">
          <w:rPr>
            <w:i/>
            <w:szCs w:val="21"/>
            <w:rPrChange w:id="5033" w:author="David" w:date="2022-08-17T16:58:00Z">
              <w:rPr>
                <w:rFonts w:ascii="Times New Roman" w:hAnsi="Times New Roman"/>
                <w:sz w:val="24"/>
                <w:szCs w:val="24"/>
              </w:rPr>
            </w:rPrChange>
          </w:rPr>
          <w:t>It would be great to hear more about your trip. I’m busy with studies over the next couple of days. I’m free Saturday evening? Elle</w:t>
        </w:r>
      </w:ins>
      <w:ins w:id="5034" w:author="Britt Collins" w:date="2021-10-02T15:31:00Z">
        <w:r w:rsidR="00ED415A" w:rsidRPr="00163DCF">
          <w:rPr>
            <w:i/>
            <w:szCs w:val="21"/>
            <w:rPrChange w:id="5035" w:author="David" w:date="2022-08-17T16:58:00Z">
              <w:rPr>
                <w:rFonts w:ascii="Times New Roman" w:hAnsi="Times New Roman"/>
                <w:sz w:val="24"/>
                <w:szCs w:val="24"/>
              </w:rPr>
            </w:rPrChange>
          </w:rPr>
          <w:t xml:space="preserve"> </w:t>
        </w:r>
      </w:ins>
      <w:ins w:id="5036" w:author="Britt Collins" w:date="2021-09-30T14:58:00Z">
        <w:r w:rsidRPr="00163DCF">
          <w:rPr>
            <w:i/>
            <w:szCs w:val="21"/>
            <w:rPrChange w:id="5037" w:author="David" w:date="2022-08-17T16:58:00Z">
              <w:rPr>
                <w:rFonts w:ascii="Times New Roman" w:hAnsi="Times New Roman"/>
                <w:sz w:val="24"/>
                <w:szCs w:val="24"/>
              </w:rPr>
            </w:rPrChange>
          </w:rPr>
          <w:t>x</w:t>
        </w:r>
        <w:r w:rsidRPr="00163DCF">
          <w:rPr>
            <w:szCs w:val="21"/>
            <w:rPrChange w:id="5038" w:author="David" w:date="2022-08-17T16:58:00Z">
              <w:rPr>
                <w:rFonts w:ascii="Times New Roman" w:hAnsi="Times New Roman"/>
                <w:sz w:val="24"/>
                <w:szCs w:val="24"/>
              </w:rPr>
            </w:rPrChange>
          </w:rPr>
          <w:t xml:space="preserve">. </w:t>
        </w:r>
      </w:ins>
    </w:p>
    <w:p w14:paraId="123DFB59" w14:textId="7537526B" w:rsidR="006F31F6" w:rsidRPr="00163DCF" w:rsidRDefault="006F31F6">
      <w:pPr>
        <w:spacing w:line="276" w:lineRule="auto"/>
        <w:ind w:left="-5" w:right="15" w:firstLine="725"/>
        <w:rPr>
          <w:ins w:id="5039" w:author="Britt Collins" w:date="2021-09-30T14:58:00Z"/>
          <w:szCs w:val="21"/>
          <w:rPrChange w:id="5040" w:author="David" w:date="2022-08-17T16:58:00Z">
            <w:rPr>
              <w:ins w:id="5041" w:author="Britt Collins" w:date="2021-09-30T14:58:00Z"/>
              <w:rFonts w:ascii="Times New Roman" w:hAnsi="Times New Roman"/>
              <w:sz w:val="24"/>
              <w:szCs w:val="24"/>
            </w:rPr>
          </w:rPrChange>
        </w:rPr>
        <w:pPrChange w:id="5042" w:author="David" w:date="2022-08-17T17:01:00Z">
          <w:pPr>
            <w:ind w:left="-5" w:right="15"/>
          </w:pPr>
        </w:pPrChange>
      </w:pPr>
      <w:ins w:id="5043" w:author="Britt Collins" w:date="2021-09-30T14:58:00Z">
        <w:r w:rsidRPr="00163DCF">
          <w:rPr>
            <w:i/>
            <w:szCs w:val="21"/>
            <w:rPrChange w:id="5044" w:author="David" w:date="2022-08-17T16:58:00Z">
              <w:rPr>
                <w:rFonts w:ascii="Times New Roman" w:hAnsi="Times New Roman"/>
                <w:sz w:val="24"/>
                <w:szCs w:val="24"/>
              </w:rPr>
            </w:rPrChange>
          </w:rPr>
          <w:t>Was that a kiss crafted at the end of the sentence?</w:t>
        </w:r>
        <w:r w:rsidRPr="00163DCF">
          <w:rPr>
            <w:szCs w:val="21"/>
            <w:rPrChange w:id="5045" w:author="David" w:date="2022-08-17T16:58:00Z">
              <w:rPr>
                <w:rFonts w:ascii="Times New Roman" w:hAnsi="Times New Roman"/>
                <w:sz w:val="24"/>
                <w:szCs w:val="24"/>
              </w:rPr>
            </w:rPrChange>
          </w:rPr>
          <w:t xml:space="preserve"> </w:t>
        </w:r>
        <w:r w:rsidRPr="00163DCF">
          <w:rPr>
            <w:i/>
            <w:szCs w:val="21"/>
            <w:rPrChange w:id="5046" w:author="David" w:date="2022-08-17T16:58:00Z">
              <w:rPr>
                <w:rFonts w:ascii="Times New Roman" w:hAnsi="Times New Roman"/>
                <w:sz w:val="24"/>
                <w:szCs w:val="24"/>
              </w:rPr>
            </w:rPrChange>
          </w:rPr>
          <w:t>Bloody hell.</w:t>
        </w:r>
      </w:ins>
      <w:ins w:id="5047" w:author="Britt Collins" w:date="2021-10-02T15:31:00Z">
        <w:r w:rsidR="00ED415A" w:rsidRPr="00163DCF">
          <w:rPr>
            <w:szCs w:val="21"/>
            <w:rPrChange w:id="5048" w:author="David" w:date="2022-08-17T16:58:00Z">
              <w:rPr>
                <w:rFonts w:ascii="Times New Roman" w:hAnsi="Times New Roman"/>
                <w:sz w:val="24"/>
                <w:szCs w:val="24"/>
              </w:rPr>
            </w:rPrChange>
          </w:rPr>
          <w:t xml:space="preserve"> </w:t>
        </w:r>
      </w:ins>
      <w:ins w:id="5049" w:author="Britt Collins" w:date="2021-09-30T14:58:00Z">
        <w:r w:rsidRPr="00163DCF">
          <w:rPr>
            <w:szCs w:val="21"/>
            <w:rPrChange w:id="5050" w:author="David" w:date="2022-08-17T16:58:00Z">
              <w:rPr>
                <w:rFonts w:ascii="Times New Roman" w:hAnsi="Times New Roman"/>
                <w:sz w:val="24"/>
                <w:szCs w:val="24"/>
              </w:rPr>
            </w:rPrChange>
          </w:rPr>
          <w:t xml:space="preserve">I wanted to reply immediately, but there was a chance she would sense my desperation and ignore me. I had to be cool. Breathe, wait, think, text. I held my desperation for </w:t>
        </w:r>
      </w:ins>
      <w:ins w:id="5051" w:author="Britt Collins" w:date="2021-10-02T15:32:00Z">
        <w:r w:rsidR="00ED415A" w:rsidRPr="00163DCF">
          <w:rPr>
            <w:szCs w:val="21"/>
            <w:rPrChange w:id="5052" w:author="David" w:date="2022-08-17T16:58:00Z">
              <w:rPr>
                <w:rFonts w:ascii="Times New Roman" w:hAnsi="Times New Roman"/>
                <w:sz w:val="24"/>
                <w:szCs w:val="24"/>
              </w:rPr>
            </w:rPrChange>
          </w:rPr>
          <w:t>five</w:t>
        </w:r>
      </w:ins>
      <w:ins w:id="5053" w:author="Britt Collins" w:date="2021-09-30T14:58:00Z">
        <w:r w:rsidRPr="00163DCF">
          <w:rPr>
            <w:szCs w:val="21"/>
            <w:rPrChange w:id="5054" w:author="David" w:date="2022-08-17T16:58:00Z">
              <w:rPr>
                <w:rFonts w:ascii="Times New Roman" w:hAnsi="Times New Roman"/>
                <w:sz w:val="24"/>
                <w:szCs w:val="24"/>
              </w:rPr>
            </w:rPrChange>
          </w:rPr>
          <w:t xml:space="preserve"> minutes and </w:t>
        </w:r>
      </w:ins>
      <w:ins w:id="5055" w:author="Britt Collins" w:date="2021-10-02T15:32:00Z">
        <w:r w:rsidR="00ED415A" w:rsidRPr="00163DCF">
          <w:rPr>
            <w:szCs w:val="21"/>
            <w:rPrChange w:id="5056" w:author="David" w:date="2022-08-17T16:58:00Z">
              <w:rPr>
                <w:rFonts w:ascii="Times New Roman" w:hAnsi="Times New Roman"/>
                <w:sz w:val="24"/>
                <w:szCs w:val="24"/>
              </w:rPr>
            </w:rPrChange>
          </w:rPr>
          <w:t xml:space="preserve">texted back: </w:t>
        </w:r>
      </w:ins>
      <w:ins w:id="5057" w:author="Britt Collins" w:date="2021-09-30T14:58:00Z">
        <w:r w:rsidRPr="00163DCF">
          <w:rPr>
            <w:i/>
            <w:szCs w:val="21"/>
            <w:rPrChange w:id="5058" w:author="David" w:date="2022-08-17T16:58:00Z">
              <w:rPr>
                <w:rFonts w:ascii="Times New Roman" w:hAnsi="Times New Roman"/>
                <w:sz w:val="24"/>
                <w:szCs w:val="24"/>
              </w:rPr>
            </w:rPrChange>
          </w:rPr>
          <w:t>Sounds great. I’m currently living over in Manly. Happy to head your way if its more convenient. Let’s meet at a bar over at Circular Quay. How does 7pm sound?</w:t>
        </w:r>
        <w:r w:rsidRPr="00163DCF">
          <w:rPr>
            <w:szCs w:val="21"/>
            <w:rPrChange w:id="5059" w:author="David" w:date="2022-08-17T16:58:00Z">
              <w:rPr>
                <w:rFonts w:ascii="Times New Roman" w:hAnsi="Times New Roman"/>
                <w:sz w:val="24"/>
                <w:szCs w:val="24"/>
              </w:rPr>
            </w:rPrChange>
          </w:rPr>
          <w:t xml:space="preserve"> </w:t>
        </w:r>
      </w:ins>
      <w:ins w:id="5060" w:author="Britt Collins" w:date="2021-10-02T15:32:00Z">
        <w:r w:rsidR="00ED415A" w:rsidRPr="00163DCF">
          <w:rPr>
            <w:szCs w:val="21"/>
            <w:rPrChange w:id="5061" w:author="David" w:date="2022-08-17T16:58:00Z">
              <w:rPr>
                <w:rFonts w:ascii="Times New Roman" w:hAnsi="Times New Roman"/>
                <w:sz w:val="24"/>
                <w:szCs w:val="24"/>
              </w:rPr>
            </w:rPrChange>
          </w:rPr>
          <w:t>S</w:t>
        </w:r>
      </w:ins>
      <w:ins w:id="5062" w:author="Britt Collins" w:date="2021-09-30T14:58:00Z">
        <w:r w:rsidRPr="00163DCF">
          <w:rPr>
            <w:szCs w:val="21"/>
            <w:rPrChange w:id="5063" w:author="David" w:date="2022-08-17T16:58:00Z">
              <w:rPr>
                <w:rFonts w:ascii="Times New Roman" w:hAnsi="Times New Roman"/>
                <w:sz w:val="24"/>
                <w:szCs w:val="24"/>
              </w:rPr>
            </w:rPrChange>
          </w:rPr>
          <w:t xml:space="preserve">ent. It felt like the interview stages of a new job. I had passed the dating stage 1 and was happily progressing to stage </w:t>
        </w:r>
      </w:ins>
      <w:proofErr w:type="gramStart"/>
      <w:ins w:id="5064" w:author="Britt Collins" w:date="2021-10-02T15:32:00Z">
        <w:r w:rsidR="00ED415A" w:rsidRPr="00163DCF">
          <w:rPr>
            <w:szCs w:val="21"/>
            <w:rPrChange w:id="5065" w:author="David" w:date="2022-08-17T16:58:00Z">
              <w:rPr>
                <w:rFonts w:ascii="Times New Roman" w:hAnsi="Times New Roman"/>
                <w:sz w:val="24"/>
                <w:szCs w:val="24"/>
              </w:rPr>
            </w:rPrChange>
          </w:rPr>
          <w:t>two</w:t>
        </w:r>
      </w:ins>
      <w:ins w:id="5066" w:author="Britt Collins" w:date="2021-10-02T15:33:00Z">
        <w:r w:rsidR="00ED415A" w:rsidRPr="00163DCF">
          <w:rPr>
            <w:szCs w:val="21"/>
            <w:rPrChange w:id="5067" w:author="David" w:date="2022-08-17T16:58:00Z">
              <w:rPr>
                <w:rFonts w:ascii="Times New Roman" w:hAnsi="Times New Roman"/>
                <w:sz w:val="24"/>
                <w:szCs w:val="24"/>
              </w:rPr>
            </w:rPrChange>
          </w:rPr>
          <w:t>, and</w:t>
        </w:r>
      </w:ins>
      <w:proofErr w:type="gramEnd"/>
      <w:ins w:id="5068" w:author="Britt Collins" w:date="2021-09-30T14:58:00Z">
        <w:r w:rsidRPr="00163DCF">
          <w:rPr>
            <w:szCs w:val="21"/>
            <w:rPrChange w:id="5069" w:author="David" w:date="2022-08-17T16:58:00Z">
              <w:rPr>
                <w:rFonts w:ascii="Times New Roman" w:hAnsi="Times New Roman"/>
                <w:sz w:val="24"/>
                <w:szCs w:val="24"/>
              </w:rPr>
            </w:rPrChange>
          </w:rPr>
          <w:t xml:space="preserve"> pondered my chances of getting to the final stages.</w:t>
        </w:r>
      </w:ins>
    </w:p>
    <w:p w14:paraId="7C149410" w14:textId="580C0030" w:rsidR="006F31F6" w:rsidRPr="00163DCF" w:rsidRDefault="006F31F6">
      <w:pPr>
        <w:spacing w:after="10" w:line="276" w:lineRule="auto"/>
        <w:ind w:left="-5" w:right="15" w:firstLine="725"/>
        <w:rPr>
          <w:ins w:id="5070" w:author="Britt Collins" w:date="2021-09-30T14:58:00Z"/>
          <w:szCs w:val="21"/>
          <w:rPrChange w:id="5071" w:author="David" w:date="2022-08-17T16:58:00Z">
            <w:rPr>
              <w:ins w:id="5072" w:author="Britt Collins" w:date="2021-09-30T14:58:00Z"/>
              <w:rFonts w:ascii="Times New Roman" w:hAnsi="Times New Roman"/>
              <w:sz w:val="24"/>
              <w:szCs w:val="24"/>
            </w:rPr>
          </w:rPrChange>
        </w:rPr>
        <w:pPrChange w:id="5073" w:author="David" w:date="2022-08-17T17:01:00Z">
          <w:pPr>
            <w:ind w:left="-5" w:right="15"/>
          </w:pPr>
        </w:pPrChange>
      </w:pPr>
      <w:ins w:id="5074" w:author="Britt Collins" w:date="2021-09-30T14:58:00Z">
        <w:r w:rsidRPr="00163DCF">
          <w:rPr>
            <w:szCs w:val="21"/>
            <w:rPrChange w:id="5075" w:author="David" w:date="2022-08-17T16:58:00Z">
              <w:rPr>
                <w:rFonts w:ascii="Times New Roman" w:hAnsi="Times New Roman"/>
                <w:sz w:val="24"/>
                <w:szCs w:val="24"/>
              </w:rPr>
            </w:rPrChange>
          </w:rPr>
          <w:t xml:space="preserve">My earliest memories of sex were odd. Before I reached the age of </w:t>
        </w:r>
      </w:ins>
      <w:ins w:id="5076" w:author="Britt Collins" w:date="2021-10-02T15:33:00Z">
        <w:r w:rsidR="00ED415A" w:rsidRPr="00163DCF">
          <w:rPr>
            <w:szCs w:val="21"/>
            <w:rPrChange w:id="5077" w:author="David" w:date="2022-08-17T16:58:00Z">
              <w:rPr>
                <w:rFonts w:ascii="Times New Roman" w:hAnsi="Times New Roman"/>
                <w:sz w:val="24"/>
                <w:szCs w:val="24"/>
              </w:rPr>
            </w:rPrChange>
          </w:rPr>
          <w:t>ten</w:t>
        </w:r>
      </w:ins>
      <w:ins w:id="5078" w:author="Britt Collins" w:date="2021-09-30T14:58:00Z">
        <w:r w:rsidRPr="00163DCF">
          <w:rPr>
            <w:szCs w:val="21"/>
            <w:rPrChange w:id="5079" w:author="David" w:date="2022-08-17T16:58:00Z">
              <w:rPr>
                <w:rFonts w:ascii="Times New Roman" w:hAnsi="Times New Roman"/>
                <w:sz w:val="24"/>
                <w:szCs w:val="24"/>
              </w:rPr>
            </w:rPrChange>
          </w:rPr>
          <w:t xml:space="preserve">, I got an unexplainable pleasure from sliding up and down metal poles. I remember my first erection. I was watching music TV show </w:t>
        </w:r>
        <w:r w:rsidRPr="00163DCF">
          <w:rPr>
            <w:i/>
            <w:szCs w:val="21"/>
            <w:rPrChange w:id="5080" w:author="David" w:date="2022-08-17T16:58:00Z">
              <w:rPr>
                <w:rFonts w:ascii="Times New Roman" w:hAnsi="Times New Roman"/>
                <w:sz w:val="24"/>
                <w:szCs w:val="24"/>
              </w:rPr>
            </w:rPrChange>
          </w:rPr>
          <w:t>Top of the Pops</w:t>
        </w:r>
        <w:r w:rsidRPr="00163DCF">
          <w:rPr>
            <w:szCs w:val="21"/>
            <w:rPrChange w:id="5081" w:author="David" w:date="2022-08-17T16:58:00Z">
              <w:rPr>
                <w:rFonts w:ascii="Times New Roman" w:hAnsi="Times New Roman"/>
                <w:sz w:val="24"/>
                <w:szCs w:val="24"/>
              </w:rPr>
            </w:rPrChange>
          </w:rPr>
          <w:t>.</w:t>
        </w:r>
      </w:ins>
      <w:ins w:id="5082" w:author="Britt Collins" w:date="2021-10-02T15:33:00Z">
        <w:r w:rsidR="00ED415A" w:rsidRPr="00163DCF">
          <w:rPr>
            <w:szCs w:val="21"/>
            <w:rPrChange w:id="5083" w:author="David" w:date="2022-08-17T16:58:00Z">
              <w:rPr>
                <w:rFonts w:ascii="Times New Roman" w:hAnsi="Times New Roman"/>
                <w:sz w:val="24"/>
                <w:szCs w:val="24"/>
              </w:rPr>
            </w:rPrChange>
          </w:rPr>
          <w:t xml:space="preserve"> </w:t>
        </w:r>
      </w:ins>
      <w:ins w:id="5084" w:author="Britt Collins" w:date="2021-09-30T14:58:00Z">
        <w:r w:rsidRPr="00163DCF">
          <w:rPr>
            <w:szCs w:val="21"/>
            <w:rPrChange w:id="5085" w:author="David" w:date="2022-08-17T16:58:00Z">
              <w:rPr>
                <w:rFonts w:ascii="Times New Roman" w:hAnsi="Times New Roman"/>
                <w:sz w:val="24"/>
                <w:szCs w:val="24"/>
              </w:rPr>
            </w:rPrChange>
          </w:rPr>
          <w:t>A se</w:t>
        </w:r>
      </w:ins>
      <w:ins w:id="5086" w:author="Britt Collins" w:date="2021-10-02T15:33:00Z">
        <w:r w:rsidR="00ED415A" w:rsidRPr="00163DCF">
          <w:rPr>
            <w:szCs w:val="21"/>
            <w:rPrChange w:id="5087" w:author="David" w:date="2022-08-17T16:58:00Z">
              <w:rPr>
                <w:rFonts w:ascii="Times New Roman" w:hAnsi="Times New Roman"/>
                <w:sz w:val="24"/>
                <w:szCs w:val="24"/>
              </w:rPr>
            </w:rPrChange>
          </w:rPr>
          <w:t>xy</w:t>
        </w:r>
      </w:ins>
      <w:ins w:id="5088" w:author="Britt Collins" w:date="2021-09-30T14:58:00Z">
        <w:r w:rsidRPr="00163DCF">
          <w:rPr>
            <w:szCs w:val="21"/>
            <w:rPrChange w:id="5089" w:author="David" w:date="2022-08-17T16:58:00Z">
              <w:rPr>
                <w:rFonts w:ascii="Times New Roman" w:hAnsi="Times New Roman"/>
                <w:sz w:val="24"/>
                <w:szCs w:val="24"/>
              </w:rPr>
            </w:rPrChange>
          </w:rPr>
          <w:t xml:space="preserve"> 80s Italian pop star overwhelmed my senses.</w:t>
        </w:r>
      </w:ins>
      <w:ins w:id="5090" w:author="Britt Collins" w:date="2021-10-02T15:33:00Z">
        <w:r w:rsidR="00ED415A" w:rsidRPr="00163DCF">
          <w:rPr>
            <w:szCs w:val="21"/>
            <w:rPrChange w:id="5091" w:author="David" w:date="2022-08-17T16:58:00Z">
              <w:rPr>
                <w:rFonts w:ascii="Times New Roman" w:hAnsi="Times New Roman"/>
                <w:sz w:val="24"/>
                <w:szCs w:val="24"/>
              </w:rPr>
            </w:rPrChange>
          </w:rPr>
          <w:t xml:space="preserve"> </w:t>
        </w:r>
      </w:ins>
      <w:ins w:id="5092" w:author="Britt Collins" w:date="2021-09-30T14:58:00Z">
        <w:r w:rsidRPr="00163DCF">
          <w:rPr>
            <w:szCs w:val="21"/>
            <w:rPrChange w:id="5093" w:author="David" w:date="2022-08-17T16:58:00Z">
              <w:rPr>
                <w:rFonts w:ascii="Times New Roman" w:hAnsi="Times New Roman"/>
                <w:sz w:val="24"/>
                <w:szCs w:val="24"/>
              </w:rPr>
            </w:rPrChange>
          </w:rPr>
          <w:t>As a young teen going through puberty, I had an erection regularly</w:t>
        </w:r>
      </w:ins>
      <w:ins w:id="5094" w:author="Britt Collins" w:date="2021-10-02T15:34:00Z">
        <w:r w:rsidR="00ED415A" w:rsidRPr="00163DCF">
          <w:rPr>
            <w:szCs w:val="21"/>
            <w:rPrChange w:id="5095" w:author="David" w:date="2022-08-17T16:58:00Z">
              <w:rPr>
                <w:rFonts w:ascii="Times New Roman" w:hAnsi="Times New Roman"/>
                <w:sz w:val="24"/>
                <w:szCs w:val="24"/>
              </w:rPr>
            </w:rPrChange>
          </w:rPr>
          <w:t>,</w:t>
        </w:r>
      </w:ins>
      <w:ins w:id="5096" w:author="Britt Collins" w:date="2021-09-30T14:58:00Z">
        <w:r w:rsidRPr="00163DCF">
          <w:rPr>
            <w:szCs w:val="21"/>
            <w:rPrChange w:id="5097" w:author="David" w:date="2022-08-17T16:58:00Z">
              <w:rPr>
                <w:rFonts w:ascii="Times New Roman" w:hAnsi="Times New Roman"/>
                <w:sz w:val="24"/>
                <w:szCs w:val="24"/>
              </w:rPr>
            </w:rPrChange>
          </w:rPr>
          <w:t xml:space="preserve"> first thing in the morning, during the car journey to school, during class and on the walk home. I never doubted my sexuality. I was obsessed by women with large breasts, who looked like my mother. But I never thought of my mom as being attractive. Nor a person I respected. I respected strong, masculine figures. My dad and Arnold Schwarzenegger were my idols. I socially distanced myself from women. I was shy, I didn’t understand them and didn’t have the courage to bridge the social gap.</w:t>
        </w:r>
      </w:ins>
    </w:p>
    <w:p w14:paraId="3F52EE83" w14:textId="30F5094A" w:rsidR="006F31F6" w:rsidRPr="00163DCF" w:rsidRDefault="006F31F6">
      <w:pPr>
        <w:spacing w:after="10" w:line="276" w:lineRule="auto"/>
        <w:ind w:left="-5" w:right="15" w:firstLine="725"/>
        <w:rPr>
          <w:ins w:id="5098" w:author="Britt Collins" w:date="2021-09-30T14:58:00Z"/>
          <w:szCs w:val="21"/>
          <w:rPrChange w:id="5099" w:author="David" w:date="2022-08-17T16:58:00Z">
            <w:rPr>
              <w:ins w:id="5100" w:author="Britt Collins" w:date="2021-09-30T14:58:00Z"/>
              <w:rFonts w:ascii="Times New Roman" w:hAnsi="Times New Roman"/>
              <w:sz w:val="24"/>
              <w:szCs w:val="24"/>
            </w:rPr>
          </w:rPrChange>
        </w:rPr>
        <w:pPrChange w:id="5101" w:author="David" w:date="2022-08-17T17:01:00Z">
          <w:pPr>
            <w:ind w:left="-5" w:right="15"/>
          </w:pPr>
        </w:pPrChange>
      </w:pPr>
      <w:ins w:id="5102" w:author="Britt Collins" w:date="2021-09-30T14:58:00Z">
        <w:r w:rsidRPr="00163DCF">
          <w:rPr>
            <w:szCs w:val="21"/>
            <w:rPrChange w:id="5103" w:author="David" w:date="2022-08-17T16:58:00Z">
              <w:rPr>
                <w:rFonts w:ascii="Times New Roman" w:hAnsi="Times New Roman"/>
                <w:sz w:val="24"/>
                <w:szCs w:val="24"/>
              </w:rPr>
            </w:rPrChange>
          </w:rPr>
          <w:t xml:space="preserve">In my high school and college years I masturbated to mental images of sexually mature women from school. It became an obsession. I didn’t realise what impact this was having on my mental health. My interactions with women became healthier on starting my first job as a shop assistant. There were lots of female staff members. My social intelligence improved. Slowly I began </w:t>
        </w:r>
      </w:ins>
      <w:ins w:id="5104" w:author="Britt Collins" w:date="2021-10-02T15:35:00Z">
        <w:r w:rsidR="00ED415A" w:rsidRPr="00163DCF">
          <w:rPr>
            <w:szCs w:val="21"/>
            <w:rPrChange w:id="5105" w:author="David" w:date="2022-08-17T16:58:00Z">
              <w:rPr>
                <w:rFonts w:ascii="Times New Roman" w:hAnsi="Times New Roman"/>
                <w:sz w:val="24"/>
                <w:szCs w:val="24"/>
              </w:rPr>
            </w:rPrChange>
          </w:rPr>
          <w:t xml:space="preserve">to </w:t>
        </w:r>
      </w:ins>
      <w:ins w:id="5106" w:author="Britt Collins" w:date="2021-09-30T14:58:00Z">
        <w:r w:rsidRPr="00163DCF">
          <w:rPr>
            <w:szCs w:val="21"/>
            <w:rPrChange w:id="5107" w:author="David" w:date="2022-08-17T16:58:00Z">
              <w:rPr>
                <w:rFonts w:ascii="Times New Roman" w:hAnsi="Times New Roman"/>
                <w:sz w:val="24"/>
                <w:szCs w:val="24"/>
              </w:rPr>
            </w:rPrChange>
          </w:rPr>
          <w:t>appreciat</w:t>
        </w:r>
      </w:ins>
      <w:ins w:id="5108" w:author="Britt Collins" w:date="2021-10-02T15:35:00Z">
        <w:r w:rsidR="00ED415A" w:rsidRPr="00163DCF">
          <w:rPr>
            <w:szCs w:val="21"/>
            <w:rPrChange w:id="5109" w:author="David" w:date="2022-08-17T16:58:00Z">
              <w:rPr>
                <w:rFonts w:ascii="Times New Roman" w:hAnsi="Times New Roman"/>
                <w:sz w:val="24"/>
                <w:szCs w:val="24"/>
              </w:rPr>
            </w:rPrChange>
          </w:rPr>
          <w:t>e</w:t>
        </w:r>
      </w:ins>
      <w:ins w:id="5110" w:author="Britt Collins" w:date="2021-09-30T14:58:00Z">
        <w:r w:rsidRPr="00163DCF">
          <w:rPr>
            <w:szCs w:val="21"/>
            <w:rPrChange w:id="5111" w:author="David" w:date="2022-08-17T16:58:00Z">
              <w:rPr>
                <w:rFonts w:ascii="Times New Roman" w:hAnsi="Times New Roman"/>
                <w:sz w:val="24"/>
                <w:szCs w:val="24"/>
              </w:rPr>
            </w:rPrChange>
          </w:rPr>
          <w:t xml:space="preserve"> women as equals.</w:t>
        </w:r>
      </w:ins>
      <w:ins w:id="5112" w:author="Britt Collins" w:date="2021-10-02T15:35:00Z">
        <w:r w:rsidR="00ED415A" w:rsidRPr="00163DCF">
          <w:rPr>
            <w:szCs w:val="21"/>
            <w:rPrChange w:id="5113" w:author="David" w:date="2022-08-17T16:58:00Z">
              <w:rPr>
                <w:rFonts w:ascii="Times New Roman" w:hAnsi="Times New Roman"/>
                <w:sz w:val="24"/>
                <w:szCs w:val="24"/>
              </w:rPr>
            </w:rPrChange>
          </w:rPr>
          <w:t xml:space="preserve"> </w:t>
        </w:r>
      </w:ins>
      <w:ins w:id="5114" w:author="Britt Collins" w:date="2021-09-30T14:58:00Z">
        <w:r w:rsidRPr="00163DCF">
          <w:rPr>
            <w:szCs w:val="21"/>
            <w:rPrChange w:id="5115" w:author="David" w:date="2022-08-17T16:58:00Z">
              <w:rPr>
                <w:rFonts w:ascii="Times New Roman" w:hAnsi="Times New Roman"/>
                <w:sz w:val="24"/>
                <w:szCs w:val="24"/>
              </w:rPr>
            </w:rPrChange>
          </w:rPr>
          <w:t>However, my job did little to stop my masturbation habits.</w:t>
        </w:r>
      </w:ins>
    </w:p>
    <w:p w14:paraId="6B94EFDA" w14:textId="11561A17" w:rsidR="006F31F6" w:rsidRPr="00163DCF" w:rsidRDefault="006F31F6">
      <w:pPr>
        <w:spacing w:line="276" w:lineRule="auto"/>
        <w:ind w:left="-5" w:right="15" w:firstLine="725"/>
        <w:rPr>
          <w:ins w:id="5116" w:author="Britt Collins" w:date="2021-09-30T14:58:00Z"/>
          <w:szCs w:val="21"/>
          <w:rPrChange w:id="5117" w:author="David" w:date="2022-08-17T16:58:00Z">
            <w:rPr>
              <w:ins w:id="5118" w:author="Britt Collins" w:date="2021-09-30T14:58:00Z"/>
              <w:rFonts w:ascii="Times New Roman" w:hAnsi="Times New Roman"/>
              <w:sz w:val="24"/>
              <w:szCs w:val="24"/>
            </w:rPr>
          </w:rPrChange>
        </w:rPr>
        <w:pPrChange w:id="5119" w:author="David" w:date="2022-08-17T17:01:00Z">
          <w:pPr>
            <w:ind w:left="-5" w:right="15"/>
          </w:pPr>
        </w:pPrChange>
      </w:pPr>
      <w:ins w:id="5120" w:author="Britt Collins" w:date="2021-09-30T14:58:00Z">
        <w:r w:rsidRPr="00163DCF">
          <w:rPr>
            <w:szCs w:val="21"/>
            <w:rPrChange w:id="5121" w:author="David" w:date="2022-08-17T16:58:00Z">
              <w:rPr>
                <w:rFonts w:ascii="Times New Roman" w:hAnsi="Times New Roman"/>
                <w:sz w:val="24"/>
                <w:szCs w:val="24"/>
              </w:rPr>
            </w:rPrChange>
          </w:rPr>
          <w:t xml:space="preserve">In my 20s I began to mature sexually. I believed I was heterosexual. </w:t>
        </w:r>
        <w:r w:rsidRPr="00163DCF">
          <w:rPr>
            <w:i/>
            <w:szCs w:val="21"/>
            <w:rPrChange w:id="5122" w:author="David" w:date="2022-08-17T16:58:00Z">
              <w:rPr>
                <w:rFonts w:ascii="Times New Roman" w:hAnsi="Times New Roman"/>
                <w:sz w:val="24"/>
                <w:szCs w:val="24"/>
              </w:rPr>
            </w:rPrChange>
          </w:rPr>
          <w:t>How could a person who masturbated to images of women not be?</w:t>
        </w:r>
        <w:r w:rsidRPr="00163DCF">
          <w:rPr>
            <w:szCs w:val="21"/>
            <w:rPrChange w:id="5123" w:author="David" w:date="2022-08-17T16:58:00Z">
              <w:rPr>
                <w:rFonts w:ascii="Times New Roman" w:hAnsi="Times New Roman"/>
                <w:sz w:val="24"/>
                <w:szCs w:val="24"/>
              </w:rPr>
            </w:rPrChange>
          </w:rPr>
          <w:t xml:space="preserve"> However, I felt an attraction to men. I could not deny that feeling. The thought of exploring that desire sexually made me feel uncomfortable. With all men that I got along with and found attractive, I never desired sex. I questioned if I was gay, </w:t>
        </w:r>
        <w:proofErr w:type="gramStart"/>
        <w:r w:rsidRPr="00163DCF">
          <w:rPr>
            <w:szCs w:val="21"/>
            <w:rPrChange w:id="5124" w:author="David" w:date="2022-08-17T16:58:00Z">
              <w:rPr>
                <w:rFonts w:ascii="Times New Roman" w:hAnsi="Times New Roman"/>
                <w:sz w:val="24"/>
                <w:szCs w:val="24"/>
              </w:rPr>
            </w:rPrChange>
          </w:rPr>
          <w:t>straight</w:t>
        </w:r>
        <w:proofErr w:type="gramEnd"/>
        <w:r w:rsidRPr="00163DCF">
          <w:rPr>
            <w:szCs w:val="21"/>
            <w:rPrChange w:id="5125" w:author="David" w:date="2022-08-17T16:58:00Z">
              <w:rPr>
                <w:rFonts w:ascii="Times New Roman" w:hAnsi="Times New Roman"/>
                <w:sz w:val="24"/>
                <w:szCs w:val="24"/>
              </w:rPr>
            </w:rPrChange>
          </w:rPr>
          <w:t xml:space="preserve"> or bi-sexual? Googles answer is great</w:t>
        </w:r>
      </w:ins>
      <w:ins w:id="5126" w:author="Britt Collins" w:date="2021-10-02T15:40:00Z">
        <w:r w:rsidR="008B2DDA" w:rsidRPr="00163DCF">
          <w:rPr>
            <w:szCs w:val="21"/>
            <w:rPrChange w:id="5127" w:author="David" w:date="2022-08-17T16:58:00Z">
              <w:rPr>
                <w:rFonts w:ascii="Times New Roman" w:hAnsi="Times New Roman"/>
                <w:sz w:val="24"/>
                <w:szCs w:val="24"/>
              </w:rPr>
            </w:rPrChange>
          </w:rPr>
          <w:t>:</w:t>
        </w:r>
      </w:ins>
      <w:ins w:id="5128" w:author="Britt Collins" w:date="2021-09-30T14:58:00Z">
        <w:r w:rsidRPr="00163DCF">
          <w:rPr>
            <w:szCs w:val="21"/>
            <w:rPrChange w:id="5129" w:author="David" w:date="2022-08-17T16:58:00Z">
              <w:rPr>
                <w:rFonts w:ascii="Times New Roman" w:hAnsi="Times New Roman"/>
                <w:sz w:val="24"/>
                <w:szCs w:val="24"/>
              </w:rPr>
            </w:rPrChange>
          </w:rPr>
          <w:t xml:space="preserve"> </w:t>
        </w:r>
      </w:ins>
      <w:ins w:id="5130" w:author="Britt Collins" w:date="2021-10-02T15:36:00Z">
        <w:r w:rsidR="00ED415A" w:rsidRPr="00163DCF">
          <w:rPr>
            <w:szCs w:val="21"/>
            <w:rPrChange w:id="5131" w:author="David" w:date="2022-08-17T16:58:00Z">
              <w:rPr>
                <w:rFonts w:ascii="Times New Roman" w:hAnsi="Times New Roman"/>
                <w:sz w:val="24"/>
                <w:szCs w:val="24"/>
              </w:rPr>
            </w:rPrChange>
          </w:rPr>
          <w:t>“</w:t>
        </w:r>
      </w:ins>
      <w:ins w:id="5132" w:author="Britt Collins" w:date="2021-10-02T15:40:00Z">
        <w:r w:rsidR="008B2DDA" w:rsidRPr="00163DCF">
          <w:rPr>
            <w:szCs w:val="21"/>
            <w:rPrChange w:id="5133" w:author="David" w:date="2022-08-17T16:58:00Z">
              <w:rPr>
                <w:rFonts w:ascii="Times New Roman" w:hAnsi="Times New Roman"/>
                <w:sz w:val="24"/>
                <w:szCs w:val="24"/>
              </w:rPr>
            </w:rPrChange>
          </w:rPr>
          <w:t>Y</w:t>
        </w:r>
      </w:ins>
      <w:ins w:id="5134" w:author="Britt Collins" w:date="2021-09-30T14:58:00Z">
        <w:r w:rsidRPr="00163DCF">
          <w:rPr>
            <w:szCs w:val="21"/>
            <w:rPrChange w:id="5135" w:author="David" w:date="2022-08-17T16:58:00Z">
              <w:rPr>
                <w:rFonts w:ascii="Times New Roman" w:hAnsi="Times New Roman"/>
                <w:sz w:val="24"/>
                <w:szCs w:val="24"/>
              </w:rPr>
            </w:rPrChange>
          </w:rPr>
          <w:t>ou are not alone in questioning your sexual orientation</w:t>
        </w:r>
      </w:ins>
      <w:ins w:id="5136" w:author="Britt Collins" w:date="2021-10-02T15:40:00Z">
        <w:r w:rsidR="008B2DDA" w:rsidRPr="00163DCF">
          <w:rPr>
            <w:szCs w:val="21"/>
            <w:rPrChange w:id="5137" w:author="David" w:date="2022-08-17T16:58:00Z">
              <w:rPr>
                <w:rFonts w:ascii="Times New Roman" w:hAnsi="Times New Roman"/>
                <w:sz w:val="24"/>
                <w:szCs w:val="24"/>
              </w:rPr>
            </w:rPrChange>
          </w:rPr>
          <w:t>”</w:t>
        </w:r>
      </w:ins>
      <w:ins w:id="5138" w:author="Britt Collins" w:date="2021-09-30T14:58:00Z">
        <w:r w:rsidRPr="00163DCF">
          <w:rPr>
            <w:szCs w:val="21"/>
            <w:rPrChange w:id="5139" w:author="David" w:date="2022-08-17T16:58:00Z">
              <w:rPr>
                <w:rFonts w:ascii="Times New Roman" w:hAnsi="Times New Roman"/>
                <w:sz w:val="24"/>
                <w:szCs w:val="24"/>
              </w:rPr>
            </w:rPrChange>
          </w:rPr>
          <w:t xml:space="preserve"> i.e., it</w:t>
        </w:r>
      </w:ins>
      <w:ins w:id="5140" w:author="Britt Collins" w:date="2021-10-02T15:40:00Z">
        <w:r w:rsidR="008B2DDA" w:rsidRPr="00163DCF">
          <w:rPr>
            <w:szCs w:val="21"/>
            <w:rPrChange w:id="5141" w:author="David" w:date="2022-08-17T16:58:00Z">
              <w:rPr>
                <w:rFonts w:ascii="Times New Roman" w:hAnsi="Times New Roman"/>
                <w:sz w:val="24"/>
                <w:szCs w:val="24"/>
              </w:rPr>
            </w:rPrChange>
          </w:rPr>
          <w:t>’</w:t>
        </w:r>
      </w:ins>
      <w:ins w:id="5142" w:author="Britt Collins" w:date="2021-09-30T14:58:00Z">
        <w:r w:rsidRPr="00163DCF">
          <w:rPr>
            <w:szCs w:val="21"/>
            <w:rPrChange w:id="5143" w:author="David" w:date="2022-08-17T16:58:00Z">
              <w:rPr>
                <w:rFonts w:ascii="Times New Roman" w:hAnsi="Times New Roman"/>
                <w:sz w:val="24"/>
                <w:szCs w:val="24"/>
              </w:rPr>
            </w:rPrChange>
          </w:rPr>
          <w:t>s complicated.</w:t>
        </w:r>
      </w:ins>
      <w:ins w:id="5144" w:author="Britt Collins" w:date="2021-10-02T15:40:00Z">
        <w:r w:rsidR="008B2DDA" w:rsidRPr="00163DCF">
          <w:rPr>
            <w:szCs w:val="21"/>
            <w:rPrChange w:id="5145" w:author="David" w:date="2022-08-17T16:58:00Z">
              <w:rPr>
                <w:rFonts w:ascii="Times New Roman" w:hAnsi="Times New Roman"/>
                <w:sz w:val="24"/>
                <w:szCs w:val="24"/>
              </w:rPr>
            </w:rPrChange>
          </w:rPr>
          <w:t>”</w:t>
        </w:r>
      </w:ins>
    </w:p>
    <w:p w14:paraId="4BC27D59" w14:textId="0E801DA8" w:rsidR="006F31F6" w:rsidRPr="00163DCF" w:rsidRDefault="006F31F6">
      <w:pPr>
        <w:spacing w:line="276" w:lineRule="auto"/>
        <w:ind w:left="-5" w:right="15" w:firstLine="725"/>
        <w:rPr>
          <w:ins w:id="5146" w:author="Britt Collins" w:date="2021-09-30T14:58:00Z"/>
          <w:szCs w:val="21"/>
          <w:rPrChange w:id="5147" w:author="David" w:date="2022-08-17T16:58:00Z">
            <w:rPr>
              <w:ins w:id="5148" w:author="Britt Collins" w:date="2021-09-30T14:58:00Z"/>
              <w:rFonts w:ascii="Times New Roman" w:hAnsi="Times New Roman"/>
              <w:sz w:val="24"/>
              <w:szCs w:val="24"/>
            </w:rPr>
          </w:rPrChange>
        </w:rPr>
        <w:pPrChange w:id="5149" w:author="David" w:date="2022-08-17T17:01:00Z">
          <w:pPr>
            <w:ind w:left="-5" w:right="15"/>
          </w:pPr>
        </w:pPrChange>
      </w:pPr>
      <w:ins w:id="5150" w:author="Britt Collins" w:date="2021-09-30T14:58:00Z">
        <w:r w:rsidRPr="00163DCF">
          <w:rPr>
            <w:szCs w:val="21"/>
            <w:rPrChange w:id="5151" w:author="David" w:date="2022-08-17T16:58:00Z">
              <w:rPr>
                <w:rFonts w:ascii="Times New Roman" w:hAnsi="Times New Roman"/>
                <w:sz w:val="24"/>
                <w:szCs w:val="24"/>
              </w:rPr>
            </w:rPrChange>
          </w:rPr>
          <w:t xml:space="preserve">I had no long-term partnership experience </w:t>
        </w:r>
      </w:ins>
      <w:ins w:id="5152" w:author="Britt Collins" w:date="2021-10-02T15:41:00Z">
        <w:r w:rsidR="008B2DDA" w:rsidRPr="00163DCF">
          <w:rPr>
            <w:szCs w:val="21"/>
            <w:rPrChange w:id="5153" w:author="David" w:date="2022-08-17T16:58:00Z">
              <w:rPr>
                <w:rFonts w:ascii="Times New Roman" w:hAnsi="Times New Roman"/>
                <w:sz w:val="24"/>
                <w:szCs w:val="24"/>
              </w:rPr>
            </w:rPrChange>
          </w:rPr>
          <w:t>before</w:t>
        </w:r>
      </w:ins>
      <w:ins w:id="5154" w:author="Britt Collins" w:date="2021-09-30T14:58:00Z">
        <w:r w:rsidRPr="00163DCF">
          <w:rPr>
            <w:szCs w:val="21"/>
            <w:rPrChange w:id="5155" w:author="David" w:date="2022-08-17T16:58:00Z">
              <w:rPr>
                <w:rFonts w:ascii="Times New Roman" w:hAnsi="Times New Roman"/>
                <w:sz w:val="24"/>
                <w:szCs w:val="24"/>
              </w:rPr>
            </w:rPrChange>
          </w:rPr>
          <w:t xml:space="preserve"> meeting Elle. </w:t>
        </w:r>
      </w:ins>
      <w:ins w:id="5156" w:author="Britt Collins" w:date="2021-10-04T10:37:00Z">
        <w:r w:rsidR="00F17486" w:rsidRPr="00163DCF">
          <w:rPr>
            <w:b/>
            <w:szCs w:val="21"/>
            <w:rPrChange w:id="5157" w:author="David" w:date="2022-08-17T16:58:00Z">
              <w:rPr>
                <w:rFonts w:ascii="Times New Roman" w:hAnsi="Times New Roman"/>
                <w:sz w:val="24"/>
                <w:szCs w:val="24"/>
              </w:rPr>
            </w:rPrChange>
          </w:rPr>
          <w:t>YOU NEED A LITTLE CLARITY HERE, OFFER A GLIMPSE OF YOUR PAST, MAKE MENTION A FEW OF YOUR GIRLFRIENDS AND WHY THINGS FELL APART ETC.</w:t>
        </w:r>
        <w:r w:rsidR="00F17486" w:rsidRPr="00163DCF">
          <w:rPr>
            <w:szCs w:val="21"/>
            <w:rPrChange w:id="5158" w:author="David" w:date="2022-08-17T16:58:00Z">
              <w:rPr>
                <w:rFonts w:ascii="Times New Roman" w:hAnsi="Times New Roman"/>
                <w:sz w:val="24"/>
                <w:szCs w:val="24"/>
              </w:rPr>
            </w:rPrChange>
          </w:rPr>
          <w:t xml:space="preserve"> </w:t>
        </w:r>
      </w:ins>
      <w:ins w:id="5159" w:author="Britt Collins" w:date="2021-09-30T14:58:00Z">
        <w:r w:rsidRPr="00163DCF">
          <w:rPr>
            <w:szCs w:val="21"/>
            <w:rPrChange w:id="5160" w:author="David" w:date="2022-08-17T16:58:00Z">
              <w:rPr>
                <w:rFonts w:ascii="Times New Roman" w:hAnsi="Times New Roman"/>
                <w:sz w:val="24"/>
                <w:szCs w:val="24"/>
              </w:rPr>
            </w:rPrChange>
          </w:rPr>
          <w:t xml:space="preserve">I arrived at Circular Quay, having spent the best part of half an hour commuting across the Sydney Harbour Head. As I walked across the square, I felt nervous. </w:t>
        </w:r>
        <w:r w:rsidRPr="00163DCF">
          <w:rPr>
            <w:i/>
            <w:szCs w:val="21"/>
            <w:rPrChange w:id="5161" w:author="David" w:date="2022-08-17T16:58:00Z">
              <w:rPr>
                <w:rFonts w:ascii="Times New Roman" w:hAnsi="Times New Roman"/>
                <w:sz w:val="24"/>
                <w:szCs w:val="24"/>
              </w:rPr>
            </w:rPrChange>
          </w:rPr>
          <w:t>Should I bail?</w:t>
        </w:r>
      </w:ins>
      <w:ins w:id="5162" w:author="Britt Collins" w:date="2021-10-02T15:41:00Z">
        <w:r w:rsidR="008B2DDA" w:rsidRPr="00163DCF">
          <w:rPr>
            <w:szCs w:val="21"/>
            <w:rPrChange w:id="5163" w:author="David" w:date="2022-08-17T16:58:00Z">
              <w:rPr>
                <w:rFonts w:ascii="Times New Roman" w:hAnsi="Times New Roman"/>
                <w:sz w:val="24"/>
                <w:szCs w:val="24"/>
              </w:rPr>
            </w:rPrChange>
          </w:rPr>
          <w:t xml:space="preserve"> </w:t>
        </w:r>
      </w:ins>
      <w:ins w:id="5164" w:author="Britt Collins" w:date="2021-09-30T14:58:00Z">
        <w:r w:rsidRPr="00163DCF">
          <w:rPr>
            <w:szCs w:val="21"/>
            <w:rPrChange w:id="5165" w:author="David" w:date="2022-08-17T16:58:00Z">
              <w:rPr>
                <w:rFonts w:ascii="Times New Roman" w:hAnsi="Times New Roman"/>
                <w:sz w:val="24"/>
                <w:szCs w:val="24"/>
              </w:rPr>
            </w:rPrChange>
          </w:rPr>
          <w:t xml:space="preserve">A ridiculous thought given I was showered, smartly </w:t>
        </w:r>
        <w:proofErr w:type="gramStart"/>
        <w:r w:rsidRPr="00163DCF">
          <w:rPr>
            <w:szCs w:val="21"/>
            <w:rPrChange w:id="5166" w:author="David" w:date="2022-08-17T16:58:00Z">
              <w:rPr>
                <w:rFonts w:ascii="Times New Roman" w:hAnsi="Times New Roman"/>
                <w:sz w:val="24"/>
                <w:szCs w:val="24"/>
              </w:rPr>
            </w:rPrChange>
          </w:rPr>
          <w:t>dressed</w:t>
        </w:r>
        <w:proofErr w:type="gramEnd"/>
        <w:r w:rsidRPr="00163DCF">
          <w:rPr>
            <w:szCs w:val="21"/>
            <w:rPrChange w:id="5167" w:author="David" w:date="2022-08-17T16:58:00Z">
              <w:rPr>
                <w:rFonts w:ascii="Times New Roman" w:hAnsi="Times New Roman"/>
                <w:sz w:val="24"/>
                <w:szCs w:val="24"/>
              </w:rPr>
            </w:rPrChange>
          </w:rPr>
          <w:t xml:space="preserve"> and feeling positive. Elle chose the meet up point, a pub with outside seating. Again, I racked my brain </w:t>
        </w:r>
      </w:ins>
      <w:ins w:id="5168" w:author="Britt Collins" w:date="2021-10-02T15:42:00Z">
        <w:r w:rsidR="008B2DDA" w:rsidRPr="00163DCF">
          <w:rPr>
            <w:szCs w:val="21"/>
            <w:rPrChange w:id="5169" w:author="David" w:date="2022-08-17T16:58:00Z">
              <w:rPr>
                <w:rFonts w:ascii="Times New Roman" w:hAnsi="Times New Roman"/>
                <w:sz w:val="24"/>
                <w:szCs w:val="24"/>
              </w:rPr>
            </w:rPrChange>
          </w:rPr>
          <w:t>trying to remember what she looked like.</w:t>
        </w:r>
      </w:ins>
      <w:ins w:id="5170" w:author="Britt Collins" w:date="2021-09-30T14:58:00Z">
        <w:r w:rsidRPr="00163DCF">
          <w:rPr>
            <w:szCs w:val="21"/>
            <w:rPrChange w:id="5171" w:author="David" w:date="2022-08-17T16:58:00Z">
              <w:rPr>
                <w:rFonts w:ascii="Times New Roman" w:hAnsi="Times New Roman"/>
                <w:sz w:val="24"/>
                <w:szCs w:val="24"/>
              </w:rPr>
            </w:rPrChange>
          </w:rPr>
          <w:t xml:space="preserve"> It had been over a month. The memory of her in the darkened Italian restaurant had faded</w:t>
        </w:r>
        <w:r w:rsidRPr="00163DCF">
          <w:rPr>
            <w:i/>
            <w:szCs w:val="21"/>
            <w:rPrChange w:id="5172" w:author="David" w:date="2022-08-17T16:58:00Z">
              <w:rPr>
                <w:rFonts w:ascii="Times New Roman" w:hAnsi="Times New Roman"/>
                <w:sz w:val="24"/>
                <w:szCs w:val="24"/>
              </w:rPr>
            </w:rPrChange>
          </w:rPr>
          <w:t>. Was she attractive? What did we talk about?</w:t>
        </w:r>
        <w:r w:rsidRPr="00163DCF">
          <w:rPr>
            <w:szCs w:val="21"/>
            <w:rPrChange w:id="5173" w:author="David" w:date="2022-08-17T16:58:00Z">
              <w:rPr>
                <w:rFonts w:ascii="Times New Roman" w:hAnsi="Times New Roman"/>
                <w:sz w:val="24"/>
                <w:szCs w:val="24"/>
              </w:rPr>
            </w:rPrChange>
          </w:rPr>
          <w:t xml:space="preserve"> I had a social plan of attack. If the chat didn’t flow, I would talk about the Oz Experience. Were my holiday stories going to impress her? I felt optimistic.</w:t>
        </w:r>
      </w:ins>
    </w:p>
    <w:p w14:paraId="1AE2A390" w14:textId="3A9513DC" w:rsidR="008B2DDA" w:rsidRPr="00163DCF" w:rsidRDefault="006F31F6">
      <w:pPr>
        <w:spacing w:line="276" w:lineRule="auto"/>
        <w:ind w:left="-5" w:right="15" w:firstLine="725"/>
        <w:rPr>
          <w:ins w:id="5174" w:author="Britt Collins" w:date="2021-10-02T15:45:00Z"/>
          <w:szCs w:val="21"/>
          <w:rPrChange w:id="5175" w:author="David" w:date="2022-08-17T16:58:00Z">
            <w:rPr>
              <w:ins w:id="5176" w:author="Britt Collins" w:date="2021-10-02T15:45:00Z"/>
              <w:rFonts w:ascii="Times New Roman" w:hAnsi="Times New Roman"/>
              <w:sz w:val="24"/>
              <w:szCs w:val="24"/>
            </w:rPr>
          </w:rPrChange>
        </w:rPr>
        <w:pPrChange w:id="5177" w:author="David" w:date="2022-08-17T17:01:00Z">
          <w:pPr>
            <w:spacing w:line="480" w:lineRule="auto"/>
            <w:ind w:left="-5" w:right="15" w:firstLine="725"/>
          </w:pPr>
        </w:pPrChange>
      </w:pPr>
      <w:ins w:id="5178" w:author="Britt Collins" w:date="2021-09-30T14:58:00Z">
        <w:r w:rsidRPr="00163DCF">
          <w:rPr>
            <w:szCs w:val="21"/>
            <w:rPrChange w:id="5179" w:author="David" w:date="2022-08-17T16:58:00Z">
              <w:rPr>
                <w:rFonts w:ascii="Times New Roman" w:hAnsi="Times New Roman"/>
                <w:sz w:val="24"/>
                <w:szCs w:val="24"/>
              </w:rPr>
            </w:rPrChange>
          </w:rPr>
          <w:t xml:space="preserve">As I approached the pub’s </w:t>
        </w:r>
      </w:ins>
      <w:ins w:id="5180" w:author="Britt Collins" w:date="2021-10-02T15:42:00Z">
        <w:r w:rsidR="008B2DDA" w:rsidRPr="00163DCF">
          <w:rPr>
            <w:szCs w:val="21"/>
            <w:rPrChange w:id="5181" w:author="David" w:date="2022-08-17T16:58:00Z">
              <w:rPr>
                <w:rFonts w:ascii="Times New Roman" w:hAnsi="Times New Roman"/>
                <w:sz w:val="24"/>
                <w:szCs w:val="24"/>
              </w:rPr>
            </w:rPrChange>
          </w:rPr>
          <w:t>pa</w:t>
        </w:r>
      </w:ins>
      <w:ins w:id="5182" w:author="Britt Collins" w:date="2021-10-02T15:43:00Z">
        <w:r w:rsidR="008B2DDA" w:rsidRPr="00163DCF">
          <w:rPr>
            <w:szCs w:val="21"/>
            <w:rPrChange w:id="5183" w:author="David" w:date="2022-08-17T16:58:00Z">
              <w:rPr>
                <w:rFonts w:ascii="Times New Roman" w:hAnsi="Times New Roman"/>
                <w:sz w:val="24"/>
                <w:szCs w:val="24"/>
              </w:rPr>
            </w:rPrChange>
          </w:rPr>
          <w:t>tio</w:t>
        </w:r>
      </w:ins>
      <w:ins w:id="5184" w:author="Britt Collins" w:date="2021-09-30T14:58:00Z">
        <w:r w:rsidRPr="00163DCF">
          <w:rPr>
            <w:szCs w:val="21"/>
            <w:rPrChange w:id="5185" w:author="David" w:date="2022-08-17T16:58:00Z">
              <w:rPr>
                <w:rFonts w:ascii="Times New Roman" w:hAnsi="Times New Roman"/>
                <w:sz w:val="24"/>
                <w:szCs w:val="24"/>
              </w:rPr>
            </w:rPrChange>
          </w:rPr>
          <w:t>, I instantly recognised her, but she hadn't seen me yet.</w:t>
        </w:r>
      </w:ins>
      <w:ins w:id="5186" w:author="Britt Collins" w:date="2021-10-04T10:38:00Z">
        <w:r w:rsidR="00F17486" w:rsidRPr="00163DCF">
          <w:rPr>
            <w:szCs w:val="21"/>
            <w:rPrChange w:id="5187" w:author="David" w:date="2022-08-17T16:58:00Z">
              <w:rPr>
                <w:rFonts w:ascii="Times New Roman" w:hAnsi="Times New Roman"/>
                <w:sz w:val="24"/>
                <w:szCs w:val="24"/>
              </w:rPr>
            </w:rPrChange>
          </w:rPr>
          <w:t xml:space="preserve"> </w:t>
        </w:r>
      </w:ins>
      <w:ins w:id="5188" w:author="Britt Collins" w:date="2021-09-30T14:58:00Z">
        <w:r w:rsidRPr="00163DCF">
          <w:rPr>
            <w:szCs w:val="21"/>
            <w:rPrChange w:id="5189" w:author="David" w:date="2022-08-17T16:58:00Z">
              <w:rPr>
                <w:rFonts w:ascii="Times New Roman" w:hAnsi="Times New Roman"/>
                <w:sz w:val="24"/>
                <w:szCs w:val="24"/>
              </w:rPr>
            </w:rPrChange>
          </w:rPr>
          <w:t>Thankfully, she was the only 20-something female</w:t>
        </w:r>
      </w:ins>
      <w:ins w:id="5190" w:author="Britt Collins" w:date="2021-10-02T15:43:00Z">
        <w:r w:rsidR="008B2DDA" w:rsidRPr="00163DCF">
          <w:rPr>
            <w:szCs w:val="21"/>
            <w:rPrChange w:id="5191" w:author="David" w:date="2022-08-17T16:58:00Z">
              <w:rPr>
                <w:rFonts w:ascii="Times New Roman" w:hAnsi="Times New Roman"/>
                <w:sz w:val="24"/>
                <w:szCs w:val="24"/>
              </w:rPr>
            </w:rPrChange>
          </w:rPr>
          <w:t xml:space="preserve"> and</w:t>
        </w:r>
      </w:ins>
      <w:ins w:id="5192" w:author="Britt Collins" w:date="2021-09-30T14:58:00Z">
        <w:r w:rsidRPr="00163DCF">
          <w:rPr>
            <w:szCs w:val="21"/>
            <w:rPrChange w:id="5193" w:author="David" w:date="2022-08-17T16:58:00Z">
              <w:rPr>
                <w:rFonts w:ascii="Times New Roman" w:hAnsi="Times New Roman"/>
                <w:sz w:val="24"/>
                <w:szCs w:val="24"/>
              </w:rPr>
            </w:rPrChange>
          </w:rPr>
          <w:t xml:space="preserve"> looked prettier than I remembered. I watched her glance to her right, </w:t>
        </w:r>
        <w:r w:rsidRPr="00163DCF">
          <w:rPr>
            <w:szCs w:val="21"/>
            <w:rPrChange w:id="5194" w:author="David" w:date="2022-08-17T16:58:00Z">
              <w:rPr>
                <w:rFonts w:ascii="Times New Roman" w:hAnsi="Times New Roman"/>
                <w:sz w:val="24"/>
                <w:szCs w:val="24"/>
              </w:rPr>
            </w:rPrChange>
          </w:rPr>
          <w:lastRenderedPageBreak/>
          <w:t xml:space="preserve">taking a </w:t>
        </w:r>
      </w:ins>
      <w:ins w:id="5195" w:author="Britt Collins" w:date="2021-10-02T15:43:00Z">
        <w:r w:rsidR="008B2DDA" w:rsidRPr="00163DCF">
          <w:rPr>
            <w:szCs w:val="21"/>
            <w:rPrChange w:id="5196" w:author="David" w:date="2022-08-17T16:58:00Z">
              <w:rPr>
                <w:rFonts w:ascii="Times New Roman" w:hAnsi="Times New Roman"/>
                <w:sz w:val="24"/>
                <w:szCs w:val="24"/>
              </w:rPr>
            </w:rPrChange>
          </w:rPr>
          <w:t>dreamy</w:t>
        </w:r>
      </w:ins>
      <w:ins w:id="5197" w:author="Britt Collins" w:date="2021-09-30T14:58:00Z">
        <w:r w:rsidRPr="00163DCF">
          <w:rPr>
            <w:szCs w:val="21"/>
            <w:rPrChange w:id="5198" w:author="David" w:date="2022-08-17T16:58:00Z">
              <w:rPr>
                <w:rFonts w:ascii="Times New Roman" w:hAnsi="Times New Roman"/>
                <w:sz w:val="24"/>
                <w:szCs w:val="24"/>
              </w:rPr>
            </w:rPrChange>
          </w:rPr>
          <w:t xml:space="preserve"> look into the bright space of the harbour. I nervously approached her table, </w:t>
        </w:r>
        <w:proofErr w:type="gramStart"/>
        <w:r w:rsidRPr="00163DCF">
          <w:rPr>
            <w:szCs w:val="21"/>
            <w:rPrChange w:id="5199" w:author="David" w:date="2022-08-17T16:58:00Z">
              <w:rPr>
                <w:rFonts w:ascii="Times New Roman" w:hAnsi="Times New Roman"/>
                <w:sz w:val="24"/>
                <w:szCs w:val="24"/>
              </w:rPr>
            </w:rPrChange>
          </w:rPr>
          <w:t>smiled</w:t>
        </w:r>
        <w:proofErr w:type="gramEnd"/>
        <w:r w:rsidRPr="00163DCF">
          <w:rPr>
            <w:szCs w:val="21"/>
            <w:rPrChange w:id="5200" w:author="David" w:date="2022-08-17T16:58:00Z">
              <w:rPr>
                <w:rFonts w:ascii="Times New Roman" w:hAnsi="Times New Roman"/>
                <w:sz w:val="24"/>
                <w:szCs w:val="24"/>
              </w:rPr>
            </w:rPrChange>
          </w:rPr>
          <w:t xml:space="preserve"> and tried to get eye contact. She recognised me. Her face lit up, a smile beaming across it. She got out of her seat and gave me a </w:t>
        </w:r>
      </w:ins>
      <w:ins w:id="5201" w:author="Britt Collins" w:date="2021-10-02T15:44:00Z">
        <w:r w:rsidR="008B2DDA" w:rsidRPr="00163DCF">
          <w:rPr>
            <w:szCs w:val="21"/>
            <w:rPrChange w:id="5202" w:author="David" w:date="2022-08-17T16:58:00Z">
              <w:rPr>
                <w:rFonts w:ascii="Times New Roman" w:hAnsi="Times New Roman"/>
                <w:sz w:val="24"/>
                <w:szCs w:val="24"/>
              </w:rPr>
            </w:rPrChange>
          </w:rPr>
          <w:t xml:space="preserve">warm </w:t>
        </w:r>
      </w:ins>
      <w:ins w:id="5203" w:author="Britt Collins" w:date="2021-09-30T14:58:00Z">
        <w:r w:rsidRPr="00163DCF">
          <w:rPr>
            <w:szCs w:val="21"/>
            <w:rPrChange w:id="5204" w:author="David" w:date="2022-08-17T16:58:00Z">
              <w:rPr>
                <w:rFonts w:ascii="Times New Roman" w:hAnsi="Times New Roman"/>
                <w:sz w:val="24"/>
                <w:szCs w:val="24"/>
              </w:rPr>
            </w:rPrChange>
          </w:rPr>
          <w:t>hug</w:t>
        </w:r>
      </w:ins>
      <w:ins w:id="5205" w:author="Britt Collins" w:date="2021-10-02T15:44:00Z">
        <w:r w:rsidR="008B2DDA" w:rsidRPr="00163DCF">
          <w:rPr>
            <w:szCs w:val="21"/>
            <w:rPrChange w:id="5206" w:author="David" w:date="2022-08-17T16:58:00Z">
              <w:rPr>
                <w:rFonts w:ascii="Times New Roman" w:hAnsi="Times New Roman"/>
                <w:sz w:val="24"/>
                <w:szCs w:val="24"/>
              </w:rPr>
            </w:rPrChange>
          </w:rPr>
          <w:t xml:space="preserve">, </w:t>
        </w:r>
      </w:ins>
      <w:ins w:id="5207" w:author="Britt Collins" w:date="2021-09-30T14:58:00Z">
        <w:r w:rsidRPr="00163DCF">
          <w:rPr>
            <w:szCs w:val="21"/>
            <w:rPrChange w:id="5208" w:author="David" w:date="2022-08-17T16:58:00Z">
              <w:rPr>
                <w:rFonts w:ascii="Times New Roman" w:hAnsi="Times New Roman"/>
                <w:sz w:val="24"/>
                <w:szCs w:val="24"/>
              </w:rPr>
            </w:rPrChange>
          </w:rPr>
          <w:t xml:space="preserve">one </w:t>
        </w:r>
      </w:ins>
      <w:ins w:id="5209" w:author="Britt Collins" w:date="2021-10-02T15:44:00Z">
        <w:r w:rsidR="008B2DDA" w:rsidRPr="00163DCF">
          <w:rPr>
            <w:szCs w:val="21"/>
            <w:rPrChange w:id="5210" w:author="David" w:date="2022-08-17T16:58:00Z">
              <w:rPr>
                <w:rFonts w:ascii="Times New Roman" w:hAnsi="Times New Roman"/>
                <w:sz w:val="24"/>
                <w:szCs w:val="24"/>
              </w:rPr>
            </w:rPrChange>
          </w:rPr>
          <w:t xml:space="preserve">that you </w:t>
        </w:r>
      </w:ins>
      <w:ins w:id="5211" w:author="Britt Collins" w:date="2021-09-30T14:58:00Z">
        <w:r w:rsidRPr="00163DCF">
          <w:rPr>
            <w:szCs w:val="21"/>
            <w:rPrChange w:id="5212" w:author="David" w:date="2022-08-17T16:58:00Z">
              <w:rPr>
                <w:rFonts w:ascii="Times New Roman" w:hAnsi="Times New Roman"/>
                <w:sz w:val="24"/>
                <w:szCs w:val="24"/>
              </w:rPr>
            </w:rPrChange>
          </w:rPr>
          <w:t xml:space="preserve">would give to an old acquaintance. I was happy and surprised to be greeted in such a fashion. We both sat down at opposite ends of the </w:t>
        </w:r>
      </w:ins>
      <w:ins w:id="5213" w:author="Britt Collins" w:date="2021-10-02T15:45:00Z">
        <w:r w:rsidR="008B2DDA" w:rsidRPr="00163DCF">
          <w:rPr>
            <w:szCs w:val="21"/>
            <w:rPrChange w:id="5214" w:author="David" w:date="2022-08-17T16:58:00Z">
              <w:rPr>
                <w:rFonts w:ascii="Times New Roman" w:hAnsi="Times New Roman"/>
                <w:sz w:val="24"/>
                <w:szCs w:val="24"/>
              </w:rPr>
            </w:rPrChange>
          </w:rPr>
          <w:t>four</w:t>
        </w:r>
      </w:ins>
      <w:ins w:id="5215" w:author="Britt Collins" w:date="2021-09-30T14:58:00Z">
        <w:r w:rsidRPr="00163DCF">
          <w:rPr>
            <w:szCs w:val="21"/>
            <w:rPrChange w:id="5216" w:author="David" w:date="2022-08-17T16:58:00Z">
              <w:rPr>
                <w:rFonts w:ascii="Times New Roman" w:hAnsi="Times New Roman"/>
                <w:sz w:val="24"/>
                <w:szCs w:val="24"/>
              </w:rPr>
            </w:rPrChange>
          </w:rPr>
          <w:t>-seater, table. I looked at Elle’s half</w:t>
        </w:r>
      </w:ins>
      <w:ins w:id="5217" w:author="Britt Collins" w:date="2021-10-02T15:45:00Z">
        <w:r w:rsidR="008B2DDA" w:rsidRPr="00163DCF">
          <w:rPr>
            <w:szCs w:val="21"/>
            <w:rPrChange w:id="5218" w:author="David" w:date="2022-08-17T16:58:00Z">
              <w:rPr>
                <w:rFonts w:ascii="Times New Roman" w:hAnsi="Times New Roman"/>
                <w:sz w:val="24"/>
                <w:szCs w:val="24"/>
              </w:rPr>
            </w:rPrChange>
          </w:rPr>
          <w:t>-</w:t>
        </w:r>
      </w:ins>
      <w:ins w:id="5219" w:author="Britt Collins" w:date="2021-09-30T14:58:00Z">
        <w:r w:rsidRPr="00163DCF">
          <w:rPr>
            <w:szCs w:val="21"/>
            <w:rPrChange w:id="5220" w:author="David" w:date="2022-08-17T16:58:00Z">
              <w:rPr>
                <w:rFonts w:ascii="Times New Roman" w:hAnsi="Times New Roman"/>
                <w:sz w:val="24"/>
                <w:szCs w:val="24"/>
              </w:rPr>
            </w:rPrChange>
          </w:rPr>
          <w:t xml:space="preserve">full </w:t>
        </w:r>
      </w:ins>
      <w:ins w:id="5221" w:author="Britt Collins" w:date="2021-10-02T15:45:00Z">
        <w:r w:rsidR="008B2DDA" w:rsidRPr="00163DCF">
          <w:rPr>
            <w:szCs w:val="21"/>
            <w:rPrChange w:id="5222" w:author="David" w:date="2022-08-17T16:58:00Z">
              <w:rPr>
                <w:rFonts w:ascii="Times New Roman" w:hAnsi="Times New Roman"/>
                <w:sz w:val="24"/>
                <w:szCs w:val="24"/>
              </w:rPr>
            </w:rPrChange>
          </w:rPr>
          <w:t>drink</w:t>
        </w:r>
      </w:ins>
      <w:ins w:id="5223" w:author="Britt Collins" w:date="2021-09-30T14:58:00Z">
        <w:r w:rsidRPr="00163DCF">
          <w:rPr>
            <w:szCs w:val="21"/>
            <w:rPrChange w:id="5224" w:author="David" w:date="2022-08-17T16:58:00Z">
              <w:rPr>
                <w:rFonts w:ascii="Times New Roman" w:hAnsi="Times New Roman"/>
                <w:sz w:val="24"/>
                <w:szCs w:val="24"/>
              </w:rPr>
            </w:rPrChange>
          </w:rPr>
          <w:t xml:space="preserve"> and asked if she wanted another. </w:t>
        </w:r>
      </w:ins>
    </w:p>
    <w:p w14:paraId="723B7553" w14:textId="6F3B254E" w:rsidR="008B2DDA" w:rsidRPr="00163DCF" w:rsidRDefault="006F31F6">
      <w:pPr>
        <w:spacing w:line="276" w:lineRule="auto"/>
        <w:ind w:left="-5" w:right="15" w:firstLine="725"/>
        <w:rPr>
          <w:ins w:id="5225" w:author="Britt Collins" w:date="2021-10-02T15:45:00Z"/>
          <w:szCs w:val="21"/>
          <w:rPrChange w:id="5226" w:author="David" w:date="2022-08-17T16:58:00Z">
            <w:rPr>
              <w:ins w:id="5227" w:author="Britt Collins" w:date="2021-10-02T15:45:00Z"/>
              <w:rFonts w:ascii="Times New Roman" w:hAnsi="Times New Roman"/>
              <w:sz w:val="24"/>
              <w:szCs w:val="24"/>
            </w:rPr>
          </w:rPrChange>
        </w:rPr>
        <w:pPrChange w:id="5228" w:author="David" w:date="2022-08-17T17:01:00Z">
          <w:pPr>
            <w:spacing w:line="480" w:lineRule="auto"/>
            <w:ind w:left="-5" w:right="15" w:firstLine="725"/>
          </w:pPr>
        </w:pPrChange>
      </w:pPr>
      <w:ins w:id="5229" w:author="Britt Collins" w:date="2021-09-30T14:58:00Z">
        <w:r w:rsidRPr="00163DCF">
          <w:rPr>
            <w:szCs w:val="21"/>
            <w:rPrChange w:id="5230" w:author="David" w:date="2022-08-17T16:58:00Z">
              <w:rPr>
                <w:rFonts w:ascii="Times New Roman" w:hAnsi="Times New Roman"/>
                <w:sz w:val="24"/>
                <w:szCs w:val="24"/>
              </w:rPr>
            </w:rPrChange>
          </w:rPr>
          <w:t xml:space="preserve">She took a large sip through the colourful straw. </w:t>
        </w:r>
      </w:ins>
      <w:ins w:id="5231" w:author="Britt Collins" w:date="2021-10-02T15:46:00Z">
        <w:r w:rsidR="008B2DDA" w:rsidRPr="00163DCF">
          <w:rPr>
            <w:szCs w:val="21"/>
            <w:rPrChange w:id="5232" w:author="David" w:date="2022-08-17T16:58:00Z">
              <w:rPr>
                <w:rFonts w:ascii="Times New Roman" w:hAnsi="Times New Roman"/>
                <w:sz w:val="24"/>
                <w:szCs w:val="24"/>
              </w:rPr>
            </w:rPrChange>
          </w:rPr>
          <w:t>“</w:t>
        </w:r>
      </w:ins>
      <w:ins w:id="5233" w:author="Britt Collins" w:date="2021-09-30T14:58:00Z">
        <w:r w:rsidRPr="00163DCF">
          <w:rPr>
            <w:szCs w:val="21"/>
            <w:rPrChange w:id="5234" w:author="David" w:date="2022-08-17T16:58:00Z">
              <w:rPr>
                <w:rFonts w:ascii="Times New Roman" w:hAnsi="Times New Roman"/>
                <w:sz w:val="24"/>
                <w:szCs w:val="24"/>
              </w:rPr>
            </w:rPrChange>
          </w:rPr>
          <w:t>Yeah, okay, lemon</w:t>
        </w:r>
      </w:ins>
      <w:ins w:id="5235" w:author="Britt Collins" w:date="2021-10-02T15:45:00Z">
        <w:r w:rsidR="008B2DDA" w:rsidRPr="00163DCF">
          <w:rPr>
            <w:szCs w:val="21"/>
            <w:rPrChange w:id="5236" w:author="David" w:date="2022-08-17T16:58:00Z">
              <w:rPr>
                <w:rFonts w:ascii="Times New Roman" w:hAnsi="Times New Roman"/>
                <w:sz w:val="24"/>
                <w:szCs w:val="24"/>
              </w:rPr>
            </w:rPrChange>
          </w:rPr>
          <w:t>-</w:t>
        </w:r>
      </w:ins>
      <w:ins w:id="5237" w:author="Britt Collins" w:date="2021-09-30T14:58:00Z">
        <w:r w:rsidRPr="00163DCF">
          <w:rPr>
            <w:szCs w:val="21"/>
            <w:rPrChange w:id="5238" w:author="David" w:date="2022-08-17T16:58:00Z">
              <w:rPr>
                <w:rFonts w:ascii="Times New Roman" w:hAnsi="Times New Roman"/>
                <w:sz w:val="24"/>
                <w:szCs w:val="24"/>
              </w:rPr>
            </w:rPrChange>
          </w:rPr>
          <w:t>and</w:t>
        </w:r>
      </w:ins>
      <w:ins w:id="5239" w:author="Britt Collins" w:date="2021-10-02T15:45:00Z">
        <w:r w:rsidR="008B2DDA" w:rsidRPr="00163DCF">
          <w:rPr>
            <w:szCs w:val="21"/>
            <w:rPrChange w:id="5240" w:author="David" w:date="2022-08-17T16:58:00Z">
              <w:rPr>
                <w:rFonts w:ascii="Times New Roman" w:hAnsi="Times New Roman"/>
                <w:sz w:val="24"/>
                <w:szCs w:val="24"/>
              </w:rPr>
            </w:rPrChange>
          </w:rPr>
          <w:t>-</w:t>
        </w:r>
      </w:ins>
      <w:ins w:id="5241" w:author="Britt Collins" w:date="2021-09-30T14:58:00Z">
        <w:r w:rsidRPr="00163DCF">
          <w:rPr>
            <w:szCs w:val="21"/>
            <w:rPrChange w:id="5242" w:author="David" w:date="2022-08-17T16:58:00Z">
              <w:rPr>
                <w:rFonts w:ascii="Times New Roman" w:hAnsi="Times New Roman"/>
                <w:sz w:val="24"/>
                <w:szCs w:val="24"/>
              </w:rPr>
            </w:rPrChange>
          </w:rPr>
          <w:t>lime cordial please. I need to study all</w:t>
        </w:r>
      </w:ins>
      <w:ins w:id="5243" w:author="Britt Collins" w:date="2021-10-02T15:45:00Z">
        <w:r w:rsidR="008B2DDA" w:rsidRPr="00163DCF">
          <w:rPr>
            <w:szCs w:val="21"/>
            <w:rPrChange w:id="5244" w:author="David" w:date="2022-08-17T16:58:00Z">
              <w:rPr>
                <w:rFonts w:ascii="Times New Roman" w:hAnsi="Times New Roman"/>
                <w:sz w:val="24"/>
                <w:szCs w:val="24"/>
              </w:rPr>
            </w:rPrChange>
          </w:rPr>
          <w:t xml:space="preserve"> </w:t>
        </w:r>
      </w:ins>
      <w:ins w:id="5245" w:author="Britt Collins" w:date="2021-09-30T14:58:00Z">
        <w:r w:rsidRPr="00163DCF">
          <w:rPr>
            <w:szCs w:val="21"/>
            <w:rPrChange w:id="5246" w:author="David" w:date="2022-08-17T16:58:00Z">
              <w:rPr>
                <w:rFonts w:ascii="Times New Roman" w:hAnsi="Times New Roman"/>
                <w:sz w:val="24"/>
                <w:szCs w:val="24"/>
              </w:rPr>
            </w:rPrChange>
          </w:rPr>
          <w:t>day tomorrow. I can’t drink tonight</w:t>
        </w:r>
      </w:ins>
      <w:ins w:id="5247" w:author="Britt Collins" w:date="2021-10-02T15:46:00Z">
        <w:r w:rsidR="008B2DDA" w:rsidRPr="00163DCF">
          <w:rPr>
            <w:szCs w:val="21"/>
            <w:rPrChange w:id="5248" w:author="David" w:date="2022-08-17T16:58:00Z">
              <w:rPr>
                <w:rFonts w:ascii="Times New Roman" w:hAnsi="Times New Roman"/>
                <w:sz w:val="24"/>
                <w:szCs w:val="24"/>
              </w:rPr>
            </w:rPrChange>
          </w:rPr>
          <w:t>.</w:t>
        </w:r>
      </w:ins>
      <w:ins w:id="5249" w:author="Britt Collins" w:date="2021-09-30T14:58:00Z">
        <w:r w:rsidRPr="00163DCF">
          <w:rPr>
            <w:szCs w:val="21"/>
            <w:rPrChange w:id="5250" w:author="David" w:date="2022-08-17T16:58:00Z">
              <w:rPr>
                <w:rFonts w:ascii="Times New Roman" w:hAnsi="Times New Roman"/>
                <w:sz w:val="24"/>
                <w:szCs w:val="24"/>
              </w:rPr>
            </w:rPrChange>
          </w:rPr>
          <w:t xml:space="preserve"> </w:t>
        </w:r>
      </w:ins>
    </w:p>
    <w:p w14:paraId="7F4FA29C" w14:textId="6001FCC6" w:rsidR="006F31F6" w:rsidRPr="00163DCF" w:rsidRDefault="008B2DDA">
      <w:pPr>
        <w:spacing w:line="276" w:lineRule="auto"/>
        <w:ind w:left="-5" w:right="15" w:firstLine="725"/>
        <w:rPr>
          <w:ins w:id="5251" w:author="Britt Collins" w:date="2021-09-30T14:58:00Z"/>
          <w:szCs w:val="21"/>
          <w:rPrChange w:id="5252" w:author="David" w:date="2022-08-17T16:58:00Z">
            <w:rPr>
              <w:ins w:id="5253" w:author="Britt Collins" w:date="2021-09-30T14:58:00Z"/>
              <w:rFonts w:ascii="Times New Roman" w:hAnsi="Times New Roman"/>
              <w:sz w:val="24"/>
              <w:szCs w:val="24"/>
            </w:rPr>
          </w:rPrChange>
        </w:rPr>
        <w:pPrChange w:id="5254" w:author="David" w:date="2022-08-17T17:01:00Z">
          <w:pPr>
            <w:ind w:left="-5" w:right="15"/>
          </w:pPr>
        </w:pPrChange>
      </w:pPr>
      <w:ins w:id="5255" w:author="Britt Collins" w:date="2021-10-02T15:46:00Z">
        <w:r w:rsidRPr="00163DCF">
          <w:rPr>
            <w:szCs w:val="21"/>
            <w:rPrChange w:id="5256" w:author="David" w:date="2022-08-17T16:58:00Z">
              <w:rPr>
                <w:rFonts w:ascii="Times New Roman" w:hAnsi="Times New Roman"/>
                <w:sz w:val="24"/>
                <w:szCs w:val="24"/>
              </w:rPr>
            </w:rPrChange>
          </w:rPr>
          <w:t>“</w:t>
        </w:r>
      </w:ins>
      <w:ins w:id="5257" w:author="Britt Collins" w:date="2021-09-30T14:58:00Z">
        <w:r w:rsidR="006F31F6" w:rsidRPr="00163DCF">
          <w:rPr>
            <w:szCs w:val="21"/>
            <w:rPrChange w:id="5258" w:author="David" w:date="2022-08-17T16:58:00Z">
              <w:rPr>
                <w:rFonts w:ascii="Times New Roman" w:hAnsi="Times New Roman"/>
                <w:sz w:val="24"/>
                <w:szCs w:val="24"/>
              </w:rPr>
            </w:rPrChange>
          </w:rPr>
          <w:t>Right, lemon</w:t>
        </w:r>
      </w:ins>
      <w:ins w:id="5259" w:author="Britt Collins" w:date="2021-10-02T15:46:00Z">
        <w:r w:rsidRPr="00163DCF">
          <w:rPr>
            <w:szCs w:val="21"/>
            <w:rPrChange w:id="5260" w:author="David" w:date="2022-08-17T16:58:00Z">
              <w:rPr>
                <w:rFonts w:ascii="Times New Roman" w:hAnsi="Times New Roman"/>
                <w:sz w:val="24"/>
                <w:szCs w:val="24"/>
              </w:rPr>
            </w:rPrChange>
          </w:rPr>
          <w:t>-</w:t>
        </w:r>
      </w:ins>
      <w:ins w:id="5261" w:author="Britt Collins" w:date="2021-09-30T14:58:00Z">
        <w:r w:rsidR="006F31F6" w:rsidRPr="00163DCF">
          <w:rPr>
            <w:szCs w:val="21"/>
            <w:rPrChange w:id="5262" w:author="David" w:date="2022-08-17T16:58:00Z">
              <w:rPr>
                <w:rFonts w:ascii="Times New Roman" w:hAnsi="Times New Roman"/>
                <w:sz w:val="24"/>
                <w:szCs w:val="24"/>
              </w:rPr>
            </w:rPrChange>
          </w:rPr>
          <w:t>and lime cordial it is.</w:t>
        </w:r>
      </w:ins>
      <w:ins w:id="5263" w:author="Britt Collins" w:date="2021-10-02T15:46:00Z">
        <w:r w:rsidRPr="00163DCF">
          <w:rPr>
            <w:szCs w:val="21"/>
            <w:rPrChange w:id="5264" w:author="David" w:date="2022-08-17T16:58:00Z">
              <w:rPr>
                <w:rFonts w:ascii="Times New Roman" w:hAnsi="Times New Roman"/>
                <w:sz w:val="24"/>
                <w:szCs w:val="24"/>
              </w:rPr>
            </w:rPrChange>
          </w:rPr>
          <w:t>”</w:t>
        </w:r>
      </w:ins>
    </w:p>
    <w:p w14:paraId="79E56AA4" w14:textId="762A7F95" w:rsidR="006F31F6" w:rsidRPr="00163DCF" w:rsidRDefault="008B2DDA">
      <w:pPr>
        <w:spacing w:after="17" w:line="276" w:lineRule="auto"/>
        <w:ind w:left="-5" w:right="15" w:firstLine="725"/>
        <w:rPr>
          <w:ins w:id="5265" w:author="Britt Collins" w:date="2021-09-30T14:58:00Z"/>
          <w:szCs w:val="21"/>
          <w:rPrChange w:id="5266" w:author="David" w:date="2022-08-17T16:58:00Z">
            <w:rPr>
              <w:ins w:id="5267" w:author="Britt Collins" w:date="2021-09-30T14:58:00Z"/>
              <w:rFonts w:ascii="Times New Roman" w:hAnsi="Times New Roman"/>
              <w:sz w:val="24"/>
              <w:szCs w:val="24"/>
            </w:rPr>
          </w:rPrChange>
        </w:rPr>
        <w:pPrChange w:id="5268" w:author="David" w:date="2022-08-17T17:01:00Z">
          <w:pPr>
            <w:ind w:left="-5" w:right="15"/>
          </w:pPr>
        </w:pPrChange>
      </w:pPr>
      <w:ins w:id="5269" w:author="Britt Collins" w:date="2021-10-02T15:47:00Z">
        <w:r w:rsidRPr="00163DCF">
          <w:rPr>
            <w:szCs w:val="21"/>
            <w:rPrChange w:id="5270" w:author="David" w:date="2022-08-17T16:58:00Z">
              <w:rPr>
                <w:rFonts w:ascii="Times New Roman" w:hAnsi="Times New Roman"/>
                <w:sz w:val="24"/>
                <w:szCs w:val="24"/>
              </w:rPr>
            </w:rPrChange>
          </w:rPr>
          <w:t>Inside</w:t>
        </w:r>
      </w:ins>
      <w:ins w:id="5271" w:author="Britt Collins" w:date="2021-09-30T14:58:00Z">
        <w:r w:rsidR="006F31F6" w:rsidRPr="00163DCF">
          <w:rPr>
            <w:szCs w:val="21"/>
            <w:rPrChange w:id="5272" w:author="David" w:date="2022-08-17T16:58:00Z">
              <w:rPr>
                <w:rFonts w:ascii="Times New Roman" w:hAnsi="Times New Roman"/>
                <w:sz w:val="24"/>
                <w:szCs w:val="24"/>
              </w:rPr>
            </w:rPrChange>
          </w:rPr>
          <w:t xml:space="preserve"> the bar</w:t>
        </w:r>
      </w:ins>
      <w:ins w:id="5273" w:author="Britt Collins" w:date="2021-10-02T15:47:00Z">
        <w:r w:rsidRPr="00163DCF">
          <w:rPr>
            <w:szCs w:val="21"/>
            <w:rPrChange w:id="5274" w:author="David" w:date="2022-08-17T16:58:00Z">
              <w:rPr>
                <w:rFonts w:ascii="Times New Roman" w:hAnsi="Times New Roman"/>
                <w:sz w:val="24"/>
                <w:szCs w:val="24"/>
              </w:rPr>
            </w:rPrChange>
          </w:rPr>
          <w:t>,</w:t>
        </w:r>
      </w:ins>
      <w:ins w:id="5275" w:author="Britt Collins" w:date="2021-09-30T14:58:00Z">
        <w:r w:rsidR="006F31F6" w:rsidRPr="00163DCF">
          <w:rPr>
            <w:szCs w:val="21"/>
            <w:rPrChange w:id="5276" w:author="David" w:date="2022-08-17T16:58:00Z">
              <w:rPr>
                <w:rFonts w:ascii="Times New Roman" w:hAnsi="Times New Roman"/>
                <w:sz w:val="24"/>
                <w:szCs w:val="24"/>
              </w:rPr>
            </w:rPrChange>
          </w:rPr>
          <w:t xml:space="preserve"> </w:t>
        </w:r>
      </w:ins>
      <w:ins w:id="5277" w:author="Britt Collins" w:date="2021-10-02T15:47:00Z">
        <w:r w:rsidRPr="00163DCF">
          <w:rPr>
            <w:szCs w:val="21"/>
            <w:rPrChange w:id="5278" w:author="David" w:date="2022-08-17T16:58:00Z">
              <w:rPr>
                <w:rFonts w:ascii="Times New Roman" w:hAnsi="Times New Roman"/>
                <w:sz w:val="24"/>
                <w:szCs w:val="24"/>
              </w:rPr>
            </w:rPrChange>
          </w:rPr>
          <w:t>I</w:t>
        </w:r>
      </w:ins>
      <w:ins w:id="5279" w:author="Britt Collins" w:date="2021-09-30T14:58:00Z">
        <w:r w:rsidR="006F31F6" w:rsidRPr="00163DCF">
          <w:rPr>
            <w:szCs w:val="21"/>
            <w:rPrChange w:id="5280" w:author="David" w:date="2022-08-17T16:58:00Z">
              <w:rPr>
                <w:rFonts w:ascii="Times New Roman" w:hAnsi="Times New Roman"/>
                <w:sz w:val="24"/>
                <w:szCs w:val="24"/>
              </w:rPr>
            </w:rPrChange>
          </w:rPr>
          <w:t xml:space="preserve"> looked at the blackboard behind the bar</w:t>
        </w:r>
      </w:ins>
      <w:ins w:id="5281" w:author="Britt Collins" w:date="2021-10-02T15:47:00Z">
        <w:r w:rsidR="001B0021" w:rsidRPr="00163DCF">
          <w:rPr>
            <w:szCs w:val="21"/>
            <w:rPrChange w:id="5282" w:author="David" w:date="2022-08-17T16:58:00Z">
              <w:rPr>
                <w:rFonts w:ascii="Times New Roman" w:hAnsi="Times New Roman"/>
                <w:sz w:val="24"/>
                <w:szCs w:val="24"/>
              </w:rPr>
            </w:rPrChange>
          </w:rPr>
          <w:t>tender</w:t>
        </w:r>
      </w:ins>
      <w:ins w:id="5283" w:author="Britt Collins" w:date="2021-09-30T14:58:00Z">
        <w:r w:rsidR="006F31F6" w:rsidRPr="00163DCF">
          <w:rPr>
            <w:szCs w:val="21"/>
            <w:rPrChange w:id="5284" w:author="David" w:date="2022-08-17T16:58:00Z">
              <w:rPr>
                <w:rFonts w:ascii="Times New Roman" w:hAnsi="Times New Roman"/>
                <w:sz w:val="24"/>
                <w:szCs w:val="24"/>
              </w:rPr>
            </w:rPrChange>
          </w:rPr>
          <w:t xml:space="preserve">. The sign read </w:t>
        </w:r>
        <w:r w:rsidR="006F31F6" w:rsidRPr="00163DCF">
          <w:rPr>
            <w:i/>
            <w:szCs w:val="21"/>
            <w:rPrChange w:id="5285" w:author="David" w:date="2022-08-17T16:58:00Z">
              <w:rPr>
                <w:rFonts w:ascii="Times New Roman" w:hAnsi="Times New Roman"/>
                <w:sz w:val="24"/>
                <w:szCs w:val="24"/>
              </w:rPr>
            </w:rPrChange>
          </w:rPr>
          <w:t>Mondays-Thursdays,</w:t>
        </w:r>
      </w:ins>
      <w:ins w:id="5286" w:author="Britt Collins" w:date="2021-10-02T15:46:00Z">
        <w:r w:rsidRPr="00163DCF">
          <w:rPr>
            <w:i/>
            <w:szCs w:val="21"/>
            <w:rPrChange w:id="5287" w:author="David" w:date="2022-08-17T16:58:00Z">
              <w:rPr>
                <w:rFonts w:ascii="Times New Roman" w:hAnsi="Times New Roman"/>
                <w:sz w:val="24"/>
                <w:szCs w:val="24"/>
              </w:rPr>
            </w:rPrChange>
          </w:rPr>
          <w:t xml:space="preserve"> </w:t>
        </w:r>
      </w:ins>
      <w:ins w:id="5288" w:author="Britt Collins" w:date="2021-09-30T14:58:00Z">
        <w:r w:rsidR="006F31F6" w:rsidRPr="00163DCF">
          <w:rPr>
            <w:i/>
            <w:szCs w:val="21"/>
            <w:rPrChange w:id="5289" w:author="David" w:date="2022-08-17T16:58:00Z">
              <w:rPr>
                <w:rFonts w:ascii="Times New Roman" w:hAnsi="Times New Roman"/>
                <w:sz w:val="24"/>
                <w:szCs w:val="24"/>
              </w:rPr>
            </w:rPrChange>
          </w:rPr>
          <w:t>6-8pm, $4 schooners of VB</w:t>
        </w:r>
        <w:r w:rsidR="006F31F6" w:rsidRPr="00163DCF">
          <w:rPr>
            <w:szCs w:val="21"/>
            <w:rPrChange w:id="5290" w:author="David" w:date="2022-08-17T16:58:00Z">
              <w:rPr>
                <w:rFonts w:ascii="Times New Roman" w:hAnsi="Times New Roman"/>
                <w:sz w:val="24"/>
                <w:szCs w:val="24"/>
              </w:rPr>
            </w:rPrChange>
          </w:rPr>
          <w:t>. There was another sign beside that,</w:t>
        </w:r>
      </w:ins>
      <w:ins w:id="5291" w:author="Britt Collins" w:date="2021-10-02T15:49:00Z">
        <w:r w:rsidR="001B0021" w:rsidRPr="00163DCF">
          <w:rPr>
            <w:szCs w:val="21"/>
            <w:rPrChange w:id="5292" w:author="David" w:date="2022-08-17T16:58:00Z">
              <w:rPr>
                <w:rFonts w:ascii="Times New Roman" w:hAnsi="Times New Roman"/>
                <w:sz w:val="24"/>
                <w:szCs w:val="24"/>
              </w:rPr>
            </w:rPrChange>
          </w:rPr>
          <w:t xml:space="preserve"> </w:t>
        </w:r>
      </w:ins>
      <w:ins w:id="5293" w:author="Britt Collins" w:date="2021-09-30T14:58:00Z">
        <w:r w:rsidR="006F31F6" w:rsidRPr="00163DCF">
          <w:rPr>
            <w:i/>
            <w:szCs w:val="21"/>
            <w:rPrChange w:id="5294" w:author="David" w:date="2022-08-17T16:58:00Z">
              <w:rPr>
                <w:rFonts w:ascii="Times New Roman" w:hAnsi="Times New Roman"/>
                <w:sz w:val="24"/>
                <w:szCs w:val="24"/>
              </w:rPr>
            </w:rPrChange>
          </w:rPr>
          <w:t>Mondays-Thursdays, 6-8pm, Steak and Chips for $10</w:t>
        </w:r>
        <w:r w:rsidR="006F31F6" w:rsidRPr="00163DCF">
          <w:rPr>
            <w:szCs w:val="21"/>
            <w:rPrChange w:id="5295" w:author="David" w:date="2022-08-17T16:58:00Z">
              <w:rPr>
                <w:rFonts w:ascii="Times New Roman" w:hAnsi="Times New Roman"/>
                <w:sz w:val="24"/>
                <w:szCs w:val="24"/>
              </w:rPr>
            </w:rPrChange>
          </w:rPr>
          <w:t xml:space="preserve">. I made a mental note of the future dinner choice. The drinks offer was one I couldn’t refuse at that moment. Elle chose the venue to suit her student finances. The pub suited my wallet too. Having spent a fortune on my recent holiday. </w:t>
        </w:r>
      </w:ins>
    </w:p>
    <w:p w14:paraId="048E6F81" w14:textId="77777777" w:rsidR="00F17486" w:rsidRPr="00163DCF" w:rsidRDefault="006F31F6">
      <w:pPr>
        <w:spacing w:line="276" w:lineRule="auto"/>
        <w:ind w:left="-5" w:right="15" w:firstLine="350"/>
        <w:rPr>
          <w:ins w:id="5296" w:author="Britt Collins" w:date="2021-10-04T10:38:00Z"/>
          <w:szCs w:val="21"/>
          <w:rPrChange w:id="5297" w:author="David" w:date="2022-08-17T16:58:00Z">
            <w:rPr>
              <w:ins w:id="5298" w:author="Britt Collins" w:date="2021-10-04T10:38:00Z"/>
              <w:rFonts w:ascii="Times New Roman" w:hAnsi="Times New Roman"/>
              <w:sz w:val="24"/>
              <w:szCs w:val="24"/>
            </w:rPr>
          </w:rPrChange>
        </w:rPr>
        <w:pPrChange w:id="5299" w:author="David" w:date="2022-08-17T17:01:00Z">
          <w:pPr>
            <w:spacing w:line="480" w:lineRule="auto"/>
            <w:ind w:left="-5" w:right="15" w:firstLine="350"/>
          </w:pPr>
        </w:pPrChange>
      </w:pPr>
      <w:ins w:id="5300" w:author="Britt Collins" w:date="2021-09-30T14:58:00Z">
        <w:r w:rsidRPr="00163DCF">
          <w:rPr>
            <w:szCs w:val="21"/>
            <w:rPrChange w:id="5301" w:author="David" w:date="2022-08-17T16:58:00Z">
              <w:rPr>
                <w:rFonts w:ascii="Times New Roman" w:hAnsi="Times New Roman"/>
                <w:sz w:val="24"/>
                <w:szCs w:val="24"/>
              </w:rPr>
            </w:rPrChange>
          </w:rPr>
          <w:t xml:space="preserve">I wondered when I should bring out the holiday stories. Not being a person to drive conversation, it was Ella </w:t>
        </w:r>
      </w:ins>
      <w:ins w:id="5302" w:author="Britt Collins" w:date="2021-10-02T15:50:00Z">
        <w:r w:rsidR="001B0021" w:rsidRPr="00163DCF">
          <w:rPr>
            <w:szCs w:val="21"/>
            <w:rPrChange w:id="5303" w:author="David" w:date="2022-08-17T16:58:00Z">
              <w:rPr>
                <w:rFonts w:ascii="Times New Roman" w:hAnsi="Times New Roman"/>
                <w:sz w:val="24"/>
                <w:szCs w:val="24"/>
              </w:rPr>
            </w:rPrChange>
          </w:rPr>
          <w:t>who</w:t>
        </w:r>
      </w:ins>
      <w:ins w:id="5304" w:author="Britt Collins" w:date="2021-09-30T14:58:00Z">
        <w:r w:rsidRPr="00163DCF">
          <w:rPr>
            <w:szCs w:val="21"/>
            <w:rPrChange w:id="5305" w:author="David" w:date="2022-08-17T16:58:00Z">
              <w:rPr>
                <w:rFonts w:ascii="Times New Roman" w:hAnsi="Times New Roman"/>
                <w:sz w:val="24"/>
                <w:szCs w:val="24"/>
              </w:rPr>
            </w:rPrChange>
          </w:rPr>
          <w:t xml:space="preserve"> did the talking. </w:t>
        </w:r>
      </w:ins>
    </w:p>
    <w:p w14:paraId="4F166D44" w14:textId="0427C3C8" w:rsidR="00642ACE" w:rsidRPr="00163DCF" w:rsidRDefault="006F31F6">
      <w:pPr>
        <w:spacing w:line="276" w:lineRule="auto"/>
        <w:ind w:left="-5" w:right="15" w:firstLine="350"/>
        <w:rPr>
          <w:ins w:id="5306" w:author="Britt Collins" w:date="2021-10-02T15:51:00Z"/>
          <w:szCs w:val="21"/>
          <w:rPrChange w:id="5307" w:author="David" w:date="2022-08-17T16:58:00Z">
            <w:rPr>
              <w:ins w:id="5308" w:author="Britt Collins" w:date="2021-10-02T15:51:00Z"/>
              <w:rFonts w:ascii="Times New Roman" w:hAnsi="Times New Roman"/>
              <w:sz w:val="24"/>
              <w:szCs w:val="24"/>
            </w:rPr>
          </w:rPrChange>
        </w:rPr>
        <w:pPrChange w:id="5309" w:author="David" w:date="2022-08-17T17:01:00Z">
          <w:pPr>
            <w:spacing w:line="480" w:lineRule="auto"/>
            <w:ind w:left="-5" w:right="15" w:firstLine="350"/>
          </w:pPr>
        </w:pPrChange>
      </w:pPr>
      <w:ins w:id="5310" w:author="Britt Collins" w:date="2021-09-30T14:58:00Z">
        <w:r w:rsidRPr="00163DCF">
          <w:rPr>
            <w:szCs w:val="21"/>
            <w:rPrChange w:id="5311" w:author="David" w:date="2022-08-17T16:58:00Z">
              <w:rPr>
                <w:rFonts w:ascii="Times New Roman" w:hAnsi="Times New Roman"/>
                <w:sz w:val="24"/>
                <w:szCs w:val="24"/>
              </w:rPr>
            </w:rPrChange>
          </w:rPr>
          <w:t>She asked</w:t>
        </w:r>
      </w:ins>
      <w:ins w:id="5312" w:author="Britt Collins" w:date="2021-10-02T15:50:00Z">
        <w:r w:rsidR="001B0021" w:rsidRPr="00163DCF">
          <w:rPr>
            <w:szCs w:val="21"/>
            <w:rPrChange w:id="5313" w:author="David" w:date="2022-08-17T16:58:00Z">
              <w:rPr>
                <w:rFonts w:ascii="Times New Roman" w:hAnsi="Times New Roman"/>
                <w:sz w:val="24"/>
                <w:szCs w:val="24"/>
              </w:rPr>
            </w:rPrChange>
          </w:rPr>
          <w:t xml:space="preserve"> warmly</w:t>
        </w:r>
      </w:ins>
      <w:ins w:id="5314" w:author="Britt Collins" w:date="2021-09-30T14:58:00Z">
        <w:r w:rsidRPr="00163DCF">
          <w:rPr>
            <w:szCs w:val="21"/>
            <w:rPrChange w:id="5315" w:author="David" w:date="2022-08-17T16:58:00Z">
              <w:rPr>
                <w:rFonts w:ascii="Times New Roman" w:hAnsi="Times New Roman"/>
                <w:sz w:val="24"/>
                <w:szCs w:val="24"/>
              </w:rPr>
            </w:rPrChange>
          </w:rPr>
          <w:t xml:space="preserve">, </w:t>
        </w:r>
      </w:ins>
      <w:ins w:id="5316" w:author="Britt Collins" w:date="2021-10-02T15:50:00Z">
        <w:r w:rsidR="001B0021" w:rsidRPr="00163DCF">
          <w:rPr>
            <w:szCs w:val="21"/>
            <w:rPrChange w:id="5317" w:author="David" w:date="2022-08-17T16:58:00Z">
              <w:rPr>
                <w:rFonts w:ascii="Times New Roman" w:hAnsi="Times New Roman"/>
                <w:sz w:val="24"/>
                <w:szCs w:val="24"/>
              </w:rPr>
            </w:rPrChange>
          </w:rPr>
          <w:t>“H</w:t>
        </w:r>
      </w:ins>
      <w:ins w:id="5318" w:author="Britt Collins" w:date="2021-09-30T14:58:00Z">
        <w:r w:rsidRPr="00163DCF">
          <w:rPr>
            <w:szCs w:val="21"/>
            <w:rPrChange w:id="5319" w:author="David" w:date="2022-08-17T16:58:00Z">
              <w:rPr>
                <w:rFonts w:ascii="Times New Roman" w:hAnsi="Times New Roman"/>
                <w:sz w:val="24"/>
                <w:szCs w:val="24"/>
              </w:rPr>
            </w:rPrChange>
          </w:rPr>
          <w:t>ow are you?</w:t>
        </w:r>
      </w:ins>
      <w:ins w:id="5320" w:author="Britt Collins" w:date="2021-10-02T15:50:00Z">
        <w:r w:rsidR="001B0021" w:rsidRPr="00163DCF">
          <w:rPr>
            <w:szCs w:val="21"/>
            <w:rPrChange w:id="5321" w:author="David" w:date="2022-08-17T16:58:00Z">
              <w:rPr>
                <w:rFonts w:ascii="Times New Roman" w:hAnsi="Times New Roman"/>
                <w:sz w:val="24"/>
                <w:szCs w:val="24"/>
              </w:rPr>
            </w:rPrChange>
          </w:rPr>
          <w:t>”</w:t>
        </w:r>
      </w:ins>
      <w:ins w:id="5322" w:author="Britt Collins" w:date="2021-09-30T14:58:00Z">
        <w:r w:rsidRPr="00163DCF">
          <w:rPr>
            <w:szCs w:val="21"/>
            <w:rPrChange w:id="5323" w:author="David" w:date="2022-08-17T16:58:00Z">
              <w:rPr>
                <w:rFonts w:ascii="Times New Roman" w:hAnsi="Times New Roman"/>
                <w:sz w:val="24"/>
                <w:szCs w:val="24"/>
              </w:rPr>
            </w:rPrChange>
          </w:rPr>
          <w:t xml:space="preserve"> </w:t>
        </w:r>
      </w:ins>
      <w:ins w:id="5324" w:author="Britt Collins" w:date="2021-10-02T15:50:00Z">
        <w:r w:rsidR="001B0021" w:rsidRPr="00163DCF">
          <w:rPr>
            <w:szCs w:val="21"/>
            <w:rPrChange w:id="5325" w:author="David" w:date="2022-08-17T16:58:00Z">
              <w:rPr>
                <w:rFonts w:ascii="Times New Roman" w:hAnsi="Times New Roman"/>
                <w:sz w:val="24"/>
                <w:szCs w:val="24"/>
              </w:rPr>
            </w:rPrChange>
          </w:rPr>
          <w:t>and</w:t>
        </w:r>
      </w:ins>
      <w:ins w:id="5326" w:author="Britt Collins" w:date="2021-09-30T14:58:00Z">
        <w:r w:rsidRPr="00163DCF">
          <w:rPr>
            <w:szCs w:val="21"/>
            <w:rPrChange w:id="5327" w:author="David" w:date="2022-08-17T16:58:00Z">
              <w:rPr>
                <w:rFonts w:ascii="Times New Roman" w:hAnsi="Times New Roman"/>
                <w:sz w:val="24"/>
                <w:szCs w:val="24"/>
              </w:rPr>
            </w:rPrChange>
          </w:rPr>
          <w:t xml:space="preserve"> excitedly followed the question with, </w:t>
        </w:r>
      </w:ins>
      <w:ins w:id="5328" w:author="Britt Collins" w:date="2021-10-02T15:50:00Z">
        <w:r w:rsidR="001B0021" w:rsidRPr="00163DCF">
          <w:rPr>
            <w:szCs w:val="21"/>
            <w:rPrChange w:id="5329" w:author="David" w:date="2022-08-17T16:58:00Z">
              <w:rPr>
                <w:rFonts w:ascii="Times New Roman" w:hAnsi="Times New Roman"/>
                <w:sz w:val="24"/>
                <w:szCs w:val="24"/>
              </w:rPr>
            </w:rPrChange>
          </w:rPr>
          <w:t>“W</w:t>
        </w:r>
      </w:ins>
      <w:ins w:id="5330" w:author="Britt Collins" w:date="2021-09-30T14:58:00Z">
        <w:r w:rsidRPr="00163DCF">
          <w:rPr>
            <w:szCs w:val="21"/>
            <w:rPrChange w:id="5331" w:author="David" w:date="2022-08-17T16:58:00Z">
              <w:rPr>
                <w:rFonts w:ascii="Times New Roman" w:hAnsi="Times New Roman"/>
                <w:sz w:val="24"/>
                <w:szCs w:val="24"/>
              </w:rPr>
            </w:rPrChange>
          </w:rPr>
          <w:t>hat was your holiday like?</w:t>
        </w:r>
      </w:ins>
      <w:ins w:id="5332" w:author="Britt Collins" w:date="2021-10-02T15:50:00Z">
        <w:r w:rsidR="001B0021" w:rsidRPr="00163DCF">
          <w:rPr>
            <w:szCs w:val="21"/>
            <w:rPrChange w:id="5333" w:author="David" w:date="2022-08-17T16:58:00Z">
              <w:rPr>
                <w:rFonts w:ascii="Times New Roman" w:hAnsi="Times New Roman"/>
                <w:sz w:val="24"/>
                <w:szCs w:val="24"/>
              </w:rPr>
            </w:rPrChange>
          </w:rPr>
          <w:t>”</w:t>
        </w:r>
      </w:ins>
      <w:ins w:id="5334" w:author="Britt Collins" w:date="2021-09-30T14:58:00Z">
        <w:r w:rsidRPr="00163DCF">
          <w:rPr>
            <w:szCs w:val="21"/>
            <w:rPrChange w:id="5335" w:author="David" w:date="2022-08-17T16:58:00Z">
              <w:rPr>
                <w:rFonts w:ascii="Times New Roman" w:hAnsi="Times New Roman"/>
                <w:sz w:val="24"/>
                <w:szCs w:val="24"/>
              </w:rPr>
            </w:rPrChange>
          </w:rPr>
          <w:t>.</w:t>
        </w:r>
      </w:ins>
      <w:ins w:id="5336" w:author="Britt Collins" w:date="2021-10-02T15:50:00Z">
        <w:r w:rsidR="001B0021" w:rsidRPr="00163DCF">
          <w:rPr>
            <w:szCs w:val="21"/>
            <w:rPrChange w:id="5337" w:author="David" w:date="2022-08-17T16:58:00Z">
              <w:rPr>
                <w:rFonts w:ascii="Times New Roman" w:hAnsi="Times New Roman"/>
                <w:sz w:val="24"/>
                <w:szCs w:val="24"/>
              </w:rPr>
            </w:rPrChange>
          </w:rPr>
          <w:t xml:space="preserve"> </w:t>
        </w:r>
      </w:ins>
      <w:ins w:id="5338" w:author="Britt Collins" w:date="2021-09-30T14:58:00Z">
        <w:r w:rsidRPr="00163DCF">
          <w:rPr>
            <w:szCs w:val="21"/>
            <w:rPrChange w:id="5339" w:author="David" w:date="2022-08-17T16:58:00Z">
              <w:rPr>
                <w:rFonts w:ascii="Times New Roman" w:hAnsi="Times New Roman"/>
                <w:sz w:val="24"/>
                <w:szCs w:val="24"/>
              </w:rPr>
            </w:rPrChange>
          </w:rPr>
          <w:t>I</w:t>
        </w:r>
      </w:ins>
      <w:ins w:id="5340" w:author="Britt Collins" w:date="2021-10-02T15:50:00Z">
        <w:r w:rsidR="001B0021" w:rsidRPr="00163DCF">
          <w:rPr>
            <w:szCs w:val="21"/>
            <w:rPrChange w:id="5341" w:author="David" w:date="2022-08-17T16:58:00Z">
              <w:rPr>
                <w:rFonts w:ascii="Times New Roman" w:hAnsi="Times New Roman"/>
                <w:sz w:val="24"/>
                <w:szCs w:val="24"/>
              </w:rPr>
            </w:rPrChange>
          </w:rPr>
          <w:t>’</w:t>
        </w:r>
      </w:ins>
      <w:ins w:id="5342" w:author="Britt Collins" w:date="2021-09-30T14:58:00Z">
        <w:r w:rsidRPr="00163DCF">
          <w:rPr>
            <w:szCs w:val="21"/>
            <w:rPrChange w:id="5343" w:author="David" w:date="2022-08-17T16:58:00Z">
              <w:rPr>
                <w:rFonts w:ascii="Times New Roman" w:hAnsi="Times New Roman"/>
                <w:sz w:val="24"/>
                <w:szCs w:val="24"/>
              </w:rPr>
            </w:rPrChange>
          </w:rPr>
          <w:t xml:space="preserve">d forgotten I had texted her during my trip. I found Elle’s commanding voice very attractive. I was captivated by her sparkly eyes and cute </w:t>
        </w:r>
      </w:ins>
      <w:ins w:id="5344" w:author="Britt Collins" w:date="2021-10-02T15:51:00Z">
        <w:r w:rsidR="00642ACE" w:rsidRPr="00163DCF">
          <w:rPr>
            <w:szCs w:val="21"/>
            <w:rPrChange w:id="5345" w:author="David" w:date="2022-08-17T16:58:00Z">
              <w:rPr>
                <w:rFonts w:ascii="Times New Roman" w:hAnsi="Times New Roman"/>
                <w:sz w:val="24"/>
                <w:szCs w:val="24"/>
              </w:rPr>
            </w:rPrChange>
          </w:rPr>
          <w:t>turned-up</w:t>
        </w:r>
      </w:ins>
      <w:ins w:id="5346" w:author="Britt Collins" w:date="2021-09-30T14:58:00Z">
        <w:r w:rsidRPr="00163DCF">
          <w:rPr>
            <w:szCs w:val="21"/>
            <w:rPrChange w:id="5347" w:author="David" w:date="2022-08-17T16:58:00Z">
              <w:rPr>
                <w:rFonts w:ascii="Times New Roman" w:hAnsi="Times New Roman"/>
                <w:sz w:val="24"/>
                <w:szCs w:val="24"/>
              </w:rPr>
            </w:rPrChange>
          </w:rPr>
          <w:t xml:space="preserve"> nose. </w:t>
        </w:r>
      </w:ins>
    </w:p>
    <w:p w14:paraId="4833F183" w14:textId="3A70507A" w:rsidR="00642ACE" w:rsidRPr="00163DCF" w:rsidRDefault="00642ACE">
      <w:pPr>
        <w:spacing w:line="276" w:lineRule="auto"/>
        <w:ind w:left="-5" w:right="15" w:firstLine="350"/>
        <w:rPr>
          <w:ins w:id="5348" w:author="Britt Collins" w:date="2021-10-02T15:51:00Z"/>
          <w:szCs w:val="21"/>
          <w:rPrChange w:id="5349" w:author="David" w:date="2022-08-17T16:58:00Z">
            <w:rPr>
              <w:ins w:id="5350" w:author="Britt Collins" w:date="2021-10-02T15:51:00Z"/>
              <w:rFonts w:ascii="Times New Roman" w:hAnsi="Times New Roman"/>
              <w:sz w:val="24"/>
              <w:szCs w:val="24"/>
            </w:rPr>
          </w:rPrChange>
        </w:rPr>
        <w:pPrChange w:id="5351" w:author="David" w:date="2022-08-17T17:01:00Z">
          <w:pPr>
            <w:spacing w:line="480" w:lineRule="auto"/>
            <w:ind w:left="-5" w:right="15" w:firstLine="350"/>
          </w:pPr>
        </w:pPrChange>
      </w:pPr>
      <w:ins w:id="5352" w:author="Britt Collins" w:date="2021-10-02T15:51:00Z">
        <w:r w:rsidRPr="00163DCF">
          <w:rPr>
            <w:szCs w:val="21"/>
            <w:rPrChange w:id="5353" w:author="David" w:date="2022-08-17T16:58:00Z">
              <w:rPr>
                <w:rFonts w:ascii="Times New Roman" w:hAnsi="Times New Roman"/>
                <w:sz w:val="24"/>
                <w:szCs w:val="24"/>
              </w:rPr>
            </w:rPrChange>
          </w:rPr>
          <w:t>“</w:t>
        </w:r>
      </w:ins>
      <w:ins w:id="5354" w:author="Britt Collins" w:date="2021-09-30T14:58:00Z">
        <w:r w:rsidR="006F31F6" w:rsidRPr="00163DCF">
          <w:rPr>
            <w:szCs w:val="21"/>
            <w:rPrChange w:id="5355" w:author="David" w:date="2022-08-17T16:58:00Z">
              <w:rPr>
                <w:rFonts w:ascii="Times New Roman" w:hAnsi="Times New Roman"/>
                <w:sz w:val="24"/>
                <w:szCs w:val="24"/>
              </w:rPr>
            </w:rPrChange>
          </w:rPr>
          <w:t>I’m good. The holiday was brill.</w:t>
        </w:r>
      </w:ins>
      <w:ins w:id="5356" w:author="Britt Collins" w:date="2021-10-02T15:51:00Z">
        <w:r w:rsidRPr="00163DCF">
          <w:rPr>
            <w:szCs w:val="21"/>
            <w:rPrChange w:id="5357" w:author="David" w:date="2022-08-17T16:58:00Z">
              <w:rPr>
                <w:rFonts w:ascii="Times New Roman" w:hAnsi="Times New Roman"/>
                <w:sz w:val="24"/>
                <w:szCs w:val="24"/>
              </w:rPr>
            </w:rPrChange>
          </w:rPr>
          <w:t>”</w:t>
        </w:r>
      </w:ins>
      <w:ins w:id="5358" w:author="Britt Collins" w:date="2021-09-30T14:58:00Z">
        <w:r w:rsidR="006F31F6" w:rsidRPr="00163DCF">
          <w:rPr>
            <w:szCs w:val="21"/>
            <w:rPrChange w:id="5359" w:author="David" w:date="2022-08-17T16:58:00Z">
              <w:rPr>
                <w:rFonts w:ascii="Times New Roman" w:hAnsi="Times New Roman"/>
                <w:sz w:val="24"/>
                <w:szCs w:val="24"/>
              </w:rPr>
            </w:rPrChange>
          </w:rPr>
          <w:t xml:space="preserve"> I started with stories of Fraser Island. </w:t>
        </w:r>
      </w:ins>
      <w:ins w:id="5360" w:author="Britt Collins" w:date="2021-10-04T10:39:00Z">
        <w:r w:rsidR="00F17486" w:rsidRPr="00163DCF">
          <w:rPr>
            <w:b/>
            <w:szCs w:val="21"/>
            <w:rPrChange w:id="5361" w:author="David" w:date="2022-08-17T16:58:00Z">
              <w:rPr>
                <w:rFonts w:ascii="Times New Roman" w:hAnsi="Times New Roman"/>
                <w:sz w:val="24"/>
                <w:szCs w:val="24"/>
              </w:rPr>
            </w:rPrChange>
          </w:rPr>
          <w:t>SHOW, NOT TELL. DESCRIBE A COUPLE OF THE MEMORABLE ADVENTURES BRIEFLY</w:t>
        </w:r>
      </w:ins>
    </w:p>
    <w:p w14:paraId="71391301" w14:textId="07F5E3D2" w:rsidR="006F31F6" w:rsidRPr="00163DCF" w:rsidRDefault="006F31F6">
      <w:pPr>
        <w:spacing w:line="276" w:lineRule="auto"/>
        <w:ind w:left="-5" w:right="15" w:firstLine="350"/>
        <w:rPr>
          <w:ins w:id="5362" w:author="Britt Collins" w:date="2021-09-30T14:58:00Z"/>
          <w:szCs w:val="21"/>
          <w:rPrChange w:id="5363" w:author="David" w:date="2022-08-17T16:58:00Z">
            <w:rPr>
              <w:ins w:id="5364" w:author="Britt Collins" w:date="2021-09-30T14:58:00Z"/>
              <w:rFonts w:ascii="Times New Roman" w:hAnsi="Times New Roman"/>
              <w:sz w:val="24"/>
              <w:szCs w:val="24"/>
            </w:rPr>
          </w:rPrChange>
        </w:rPr>
        <w:pPrChange w:id="5365" w:author="David" w:date="2022-08-17T17:01:00Z">
          <w:pPr>
            <w:ind w:left="-5" w:right="15"/>
          </w:pPr>
        </w:pPrChange>
      </w:pPr>
      <w:ins w:id="5366" w:author="Britt Collins" w:date="2021-09-30T14:58:00Z">
        <w:r w:rsidRPr="00163DCF">
          <w:rPr>
            <w:szCs w:val="21"/>
            <w:rPrChange w:id="5367" w:author="David" w:date="2022-08-17T16:58:00Z">
              <w:rPr>
                <w:rFonts w:ascii="Times New Roman" w:hAnsi="Times New Roman"/>
                <w:sz w:val="24"/>
                <w:szCs w:val="24"/>
              </w:rPr>
            </w:rPrChange>
          </w:rPr>
          <w:t xml:space="preserve">She corrected my phonetics. “It’s Frays-er Island, not </w:t>
        </w:r>
        <w:proofErr w:type="spellStart"/>
        <w:r w:rsidRPr="00163DCF">
          <w:rPr>
            <w:szCs w:val="21"/>
            <w:rPrChange w:id="5368" w:author="David" w:date="2022-08-17T16:58:00Z">
              <w:rPr>
                <w:rFonts w:ascii="Times New Roman" w:hAnsi="Times New Roman"/>
                <w:sz w:val="24"/>
                <w:szCs w:val="24"/>
              </w:rPr>
            </w:rPrChange>
          </w:rPr>
          <w:t>Frayz</w:t>
        </w:r>
        <w:proofErr w:type="spellEnd"/>
        <w:r w:rsidRPr="00163DCF">
          <w:rPr>
            <w:szCs w:val="21"/>
            <w:rPrChange w:id="5369" w:author="David" w:date="2022-08-17T16:58:00Z">
              <w:rPr>
                <w:rFonts w:ascii="Times New Roman" w:hAnsi="Times New Roman"/>
                <w:sz w:val="24"/>
                <w:szCs w:val="24"/>
              </w:rPr>
            </w:rPrChange>
          </w:rPr>
          <w:t xml:space="preserve">-your island.” Like </w:t>
        </w:r>
      </w:ins>
      <w:ins w:id="5370" w:author="Britt Collins" w:date="2021-10-02T15:52:00Z">
        <w:r w:rsidR="00642ACE" w:rsidRPr="00163DCF">
          <w:rPr>
            <w:szCs w:val="21"/>
            <w:rPrChange w:id="5371" w:author="David" w:date="2022-08-17T16:58:00Z">
              <w:rPr>
                <w:rFonts w:ascii="Times New Roman" w:hAnsi="Times New Roman"/>
                <w:sz w:val="24"/>
                <w:szCs w:val="24"/>
              </w:rPr>
            </w:rPrChange>
          </w:rPr>
          <w:t>a typical</w:t>
        </w:r>
      </w:ins>
      <w:ins w:id="5372" w:author="Britt Collins" w:date="2021-09-30T14:58:00Z">
        <w:r w:rsidRPr="00163DCF">
          <w:rPr>
            <w:szCs w:val="21"/>
            <w:rPrChange w:id="5373" w:author="David" w:date="2022-08-17T16:58:00Z">
              <w:rPr>
                <w:rFonts w:ascii="Times New Roman" w:hAnsi="Times New Roman"/>
                <w:sz w:val="24"/>
                <w:szCs w:val="24"/>
              </w:rPr>
            </w:rPrChange>
          </w:rPr>
          <w:t xml:space="preserve"> Englishman did, I apologised</w:t>
        </w:r>
      </w:ins>
      <w:ins w:id="5374" w:author="Britt Collins" w:date="2021-10-02T15:52:00Z">
        <w:r w:rsidR="00642ACE" w:rsidRPr="00163DCF">
          <w:rPr>
            <w:szCs w:val="21"/>
            <w:rPrChange w:id="5375" w:author="David" w:date="2022-08-17T16:58:00Z">
              <w:rPr>
                <w:rFonts w:ascii="Times New Roman" w:hAnsi="Times New Roman"/>
                <w:sz w:val="24"/>
                <w:szCs w:val="24"/>
              </w:rPr>
            </w:rPrChange>
          </w:rPr>
          <w:t xml:space="preserve"> and</w:t>
        </w:r>
      </w:ins>
      <w:ins w:id="5376" w:author="Britt Collins" w:date="2021-09-30T14:58:00Z">
        <w:r w:rsidRPr="00163DCF">
          <w:rPr>
            <w:szCs w:val="21"/>
            <w:rPrChange w:id="5377" w:author="David" w:date="2022-08-17T16:58:00Z">
              <w:rPr>
                <w:rFonts w:ascii="Times New Roman" w:hAnsi="Times New Roman"/>
                <w:sz w:val="24"/>
                <w:szCs w:val="24"/>
              </w:rPr>
            </w:rPrChange>
          </w:rPr>
          <w:t xml:space="preserve"> continued</w:t>
        </w:r>
      </w:ins>
      <w:ins w:id="5378" w:author="Britt Collins" w:date="2021-10-02T15:52:00Z">
        <w:r w:rsidR="004B22A8" w:rsidRPr="00163DCF">
          <w:rPr>
            <w:szCs w:val="21"/>
            <w:rPrChange w:id="5379" w:author="David" w:date="2022-08-17T16:58:00Z">
              <w:rPr>
                <w:rFonts w:ascii="Times New Roman" w:hAnsi="Times New Roman"/>
                <w:sz w:val="24"/>
                <w:szCs w:val="24"/>
              </w:rPr>
            </w:rPrChange>
          </w:rPr>
          <w:t xml:space="preserve"> with snapshots, “It</w:t>
        </w:r>
      </w:ins>
      <w:ins w:id="5380" w:author="Britt Collins" w:date="2021-10-02T15:53:00Z">
        <w:r w:rsidR="004B22A8" w:rsidRPr="00163DCF">
          <w:rPr>
            <w:szCs w:val="21"/>
            <w:rPrChange w:id="5381" w:author="David" w:date="2022-08-17T16:58:00Z">
              <w:rPr>
                <w:rFonts w:ascii="Times New Roman" w:hAnsi="Times New Roman"/>
                <w:sz w:val="24"/>
                <w:szCs w:val="24"/>
              </w:rPr>
            </w:rPrChange>
          </w:rPr>
          <w:t>’s the largest sand island in the world… the bus driver drove this close to the trees... the bi</w:t>
        </w:r>
      </w:ins>
      <w:ins w:id="5382" w:author="Britt Collins" w:date="2021-10-02T15:54:00Z">
        <w:r w:rsidR="004B22A8" w:rsidRPr="00163DCF">
          <w:rPr>
            <w:szCs w:val="21"/>
            <w:rPrChange w:id="5383" w:author="David" w:date="2022-08-17T16:58:00Z">
              <w:rPr>
                <w:rFonts w:ascii="Times New Roman" w:hAnsi="Times New Roman"/>
                <w:sz w:val="24"/>
                <w:szCs w:val="24"/>
              </w:rPr>
            </w:rPrChange>
          </w:rPr>
          <w:t>-plane pilot didn’t even bother looking out the window</w:t>
        </w:r>
      </w:ins>
      <w:ins w:id="5384" w:author="Britt Collins" w:date="2021-10-02T15:53:00Z">
        <w:r w:rsidR="004B22A8" w:rsidRPr="00163DCF">
          <w:rPr>
            <w:szCs w:val="21"/>
            <w:rPrChange w:id="5385" w:author="David" w:date="2022-08-17T16:58:00Z">
              <w:rPr>
                <w:rFonts w:ascii="Times New Roman" w:hAnsi="Times New Roman"/>
                <w:sz w:val="24"/>
                <w:szCs w:val="24"/>
              </w:rPr>
            </w:rPrChange>
          </w:rPr>
          <w:t>.”</w:t>
        </w:r>
      </w:ins>
    </w:p>
    <w:p w14:paraId="6452789F" w14:textId="1FE28003" w:rsidR="006F31F6" w:rsidRPr="00163DCF" w:rsidRDefault="006F31F6">
      <w:pPr>
        <w:spacing w:line="276" w:lineRule="auto"/>
        <w:ind w:left="-5" w:right="15" w:firstLine="350"/>
        <w:rPr>
          <w:ins w:id="5386" w:author="Britt Collins" w:date="2021-09-30T14:58:00Z"/>
          <w:szCs w:val="21"/>
          <w:rPrChange w:id="5387" w:author="David" w:date="2022-08-17T16:58:00Z">
            <w:rPr>
              <w:ins w:id="5388" w:author="Britt Collins" w:date="2021-09-30T14:58:00Z"/>
              <w:rFonts w:ascii="Times New Roman" w:hAnsi="Times New Roman"/>
              <w:sz w:val="24"/>
              <w:szCs w:val="24"/>
            </w:rPr>
          </w:rPrChange>
        </w:rPr>
        <w:pPrChange w:id="5389" w:author="David" w:date="2022-08-17T17:01:00Z">
          <w:pPr>
            <w:ind w:left="-5" w:right="15"/>
          </w:pPr>
        </w:pPrChange>
      </w:pPr>
      <w:ins w:id="5390" w:author="Britt Collins" w:date="2021-09-30T14:58:00Z">
        <w:r w:rsidRPr="00163DCF">
          <w:rPr>
            <w:szCs w:val="21"/>
            <w:rPrChange w:id="5391" w:author="David" w:date="2022-08-17T16:58:00Z">
              <w:rPr>
                <w:rFonts w:ascii="Times New Roman" w:hAnsi="Times New Roman"/>
                <w:sz w:val="24"/>
                <w:szCs w:val="24"/>
              </w:rPr>
            </w:rPrChange>
          </w:rPr>
          <w:t xml:space="preserve">Elle was captivated. Time had flown by. </w:t>
        </w:r>
      </w:ins>
      <w:ins w:id="5392" w:author="Britt Collins" w:date="2021-10-04T10:40:00Z">
        <w:r w:rsidR="00F17486" w:rsidRPr="00163DCF">
          <w:rPr>
            <w:szCs w:val="21"/>
            <w:rPrChange w:id="5393" w:author="David" w:date="2022-08-17T16:58:00Z">
              <w:rPr>
                <w:rFonts w:ascii="Times New Roman" w:hAnsi="Times New Roman"/>
                <w:sz w:val="24"/>
                <w:szCs w:val="24"/>
              </w:rPr>
            </w:rPrChange>
          </w:rPr>
          <w:t>She</w:t>
        </w:r>
      </w:ins>
      <w:ins w:id="5394" w:author="Britt Collins" w:date="2021-09-30T14:58:00Z">
        <w:r w:rsidRPr="00163DCF">
          <w:rPr>
            <w:szCs w:val="21"/>
            <w:rPrChange w:id="5395" w:author="David" w:date="2022-08-17T16:58:00Z">
              <w:rPr>
                <w:rFonts w:ascii="Times New Roman" w:hAnsi="Times New Roman"/>
                <w:sz w:val="24"/>
                <w:szCs w:val="24"/>
              </w:rPr>
            </w:rPrChange>
          </w:rPr>
          <w:t xml:space="preserve"> was looking at her watch signalling that she had to get back home to finish her studies. I looked at my empty glass of beer and was happily to see an end to proceedings. I kissed her goodnight and began walking back to the Manly ferry. My chest was pushed out and head held high. I felt confident I would see her again.</w:t>
        </w:r>
      </w:ins>
    </w:p>
    <w:p w14:paraId="27593284" w14:textId="77777777" w:rsidR="00F17486" w:rsidRPr="00163DCF" w:rsidRDefault="00F17486">
      <w:pPr>
        <w:spacing w:line="276" w:lineRule="auto"/>
        <w:ind w:left="-5" w:right="15"/>
        <w:rPr>
          <w:ins w:id="5396" w:author="Britt Collins" w:date="2021-10-04T10:40:00Z"/>
          <w:szCs w:val="21"/>
          <w:rPrChange w:id="5397" w:author="David" w:date="2022-08-17T16:58:00Z">
            <w:rPr>
              <w:ins w:id="5398" w:author="Britt Collins" w:date="2021-10-04T10:40:00Z"/>
              <w:rFonts w:ascii="Times New Roman" w:hAnsi="Times New Roman"/>
              <w:sz w:val="24"/>
              <w:szCs w:val="24"/>
            </w:rPr>
          </w:rPrChange>
        </w:rPr>
        <w:pPrChange w:id="5399" w:author="David" w:date="2022-08-17T17:01:00Z">
          <w:pPr>
            <w:spacing w:line="480" w:lineRule="auto"/>
            <w:ind w:left="-5" w:right="15"/>
          </w:pPr>
        </w:pPrChange>
      </w:pPr>
    </w:p>
    <w:p w14:paraId="4AEA5290" w14:textId="1A042DFD" w:rsidR="006F31F6" w:rsidRPr="00163DCF" w:rsidRDefault="006F31F6">
      <w:pPr>
        <w:spacing w:line="276" w:lineRule="auto"/>
        <w:ind w:left="-5" w:right="15"/>
        <w:rPr>
          <w:ins w:id="5400" w:author="Britt Collins" w:date="2021-09-30T14:58:00Z"/>
          <w:szCs w:val="21"/>
          <w:rPrChange w:id="5401" w:author="David" w:date="2022-08-17T16:58:00Z">
            <w:rPr>
              <w:ins w:id="5402" w:author="Britt Collins" w:date="2021-09-30T14:58:00Z"/>
              <w:rFonts w:ascii="Times New Roman" w:hAnsi="Times New Roman"/>
              <w:sz w:val="24"/>
              <w:szCs w:val="24"/>
            </w:rPr>
          </w:rPrChange>
        </w:rPr>
        <w:pPrChange w:id="5403" w:author="David" w:date="2022-08-17T17:01:00Z">
          <w:pPr>
            <w:ind w:left="-5" w:right="15"/>
          </w:pPr>
        </w:pPrChange>
      </w:pPr>
      <w:ins w:id="5404" w:author="Britt Collins" w:date="2021-09-30T14:58:00Z">
        <w:r w:rsidRPr="00163DCF">
          <w:rPr>
            <w:szCs w:val="21"/>
            <w:rPrChange w:id="5405" w:author="David" w:date="2022-08-17T16:58:00Z">
              <w:rPr>
                <w:rFonts w:ascii="Times New Roman" w:hAnsi="Times New Roman"/>
                <w:sz w:val="24"/>
                <w:szCs w:val="24"/>
              </w:rPr>
            </w:rPrChange>
          </w:rPr>
          <w:t xml:space="preserve">Over the next weeks my relationship with Elle began to develop. I texted her constantly. This wasn’t so bad outside of work. I didn’t have a great deal going on in my life other than spending time in the Cole’s cooked meat isle. However, at work, texting was a distraction. Writing computer code requires focus. Switching context from work life to my love life caused the former to suffer. My manager, Daniel, would pop into my section to mock me about the frequency of the text alerts notifications. Dan's interrogation technique was excellent. He would ask, </w:t>
        </w:r>
      </w:ins>
      <w:ins w:id="5406" w:author="Britt Collins" w:date="2021-10-04T10:41:00Z">
        <w:r w:rsidR="00F17486" w:rsidRPr="00163DCF">
          <w:rPr>
            <w:szCs w:val="21"/>
            <w:rPrChange w:id="5407" w:author="David" w:date="2022-08-17T16:58:00Z">
              <w:rPr>
                <w:rFonts w:ascii="Times New Roman" w:hAnsi="Times New Roman"/>
                <w:sz w:val="24"/>
                <w:szCs w:val="24"/>
              </w:rPr>
            </w:rPrChange>
          </w:rPr>
          <w:t>“</w:t>
        </w:r>
      </w:ins>
      <w:ins w:id="5408" w:author="Britt Collins" w:date="2021-09-30T14:58:00Z">
        <w:r w:rsidRPr="00163DCF">
          <w:rPr>
            <w:szCs w:val="21"/>
            <w:rPrChange w:id="5409" w:author="David" w:date="2022-08-17T16:58:00Z">
              <w:rPr>
                <w:rFonts w:ascii="Times New Roman" w:hAnsi="Times New Roman"/>
                <w:sz w:val="24"/>
                <w:szCs w:val="24"/>
              </w:rPr>
            </w:rPrChange>
          </w:rPr>
          <w:t>that your lady friend texting you?</w:t>
        </w:r>
      </w:ins>
      <w:ins w:id="5410" w:author="Britt Collins" w:date="2021-10-04T10:41:00Z">
        <w:r w:rsidR="00F17486" w:rsidRPr="00163DCF">
          <w:rPr>
            <w:szCs w:val="21"/>
            <w:rPrChange w:id="5411" w:author="David" w:date="2022-08-17T16:58:00Z">
              <w:rPr>
                <w:rFonts w:ascii="Times New Roman" w:hAnsi="Times New Roman"/>
                <w:sz w:val="24"/>
                <w:szCs w:val="24"/>
              </w:rPr>
            </w:rPrChange>
          </w:rPr>
          <w:t>”</w:t>
        </w:r>
      </w:ins>
      <w:ins w:id="5412" w:author="Britt Collins" w:date="2021-09-30T14:58:00Z">
        <w:r w:rsidRPr="00163DCF">
          <w:rPr>
            <w:szCs w:val="21"/>
            <w:rPrChange w:id="5413" w:author="David" w:date="2022-08-17T16:58:00Z">
              <w:rPr>
                <w:rFonts w:ascii="Times New Roman" w:hAnsi="Times New Roman"/>
                <w:sz w:val="24"/>
                <w:szCs w:val="24"/>
              </w:rPr>
            </w:rPrChange>
          </w:rPr>
          <w:t xml:space="preserve"> He waited to expose a flaw in your response. He could switch from friend mode to manager mode in a couple of sentences. He often complained to his boss about my lack of productivity. My thoughts at the time were </w:t>
        </w:r>
      </w:ins>
      <w:ins w:id="5414" w:author="Britt Collins" w:date="2021-10-04T10:41:00Z">
        <w:r w:rsidR="00F17486" w:rsidRPr="00163DCF">
          <w:rPr>
            <w:szCs w:val="21"/>
            <w:rPrChange w:id="5415" w:author="David" w:date="2022-08-17T16:58:00Z">
              <w:rPr>
                <w:rFonts w:ascii="Times New Roman" w:hAnsi="Times New Roman"/>
                <w:sz w:val="24"/>
                <w:szCs w:val="24"/>
              </w:rPr>
            </w:rPrChange>
          </w:rPr>
          <w:t>“</w:t>
        </w:r>
      </w:ins>
      <w:ins w:id="5416" w:author="Britt Collins" w:date="2021-09-30T14:58:00Z">
        <w:r w:rsidRPr="00163DCF">
          <w:rPr>
            <w:szCs w:val="21"/>
            <w:rPrChange w:id="5417" w:author="David" w:date="2022-08-17T16:58:00Z">
              <w:rPr>
                <w:rFonts w:ascii="Times New Roman" w:hAnsi="Times New Roman"/>
                <w:sz w:val="24"/>
                <w:szCs w:val="24"/>
              </w:rPr>
            </w:rPrChange>
          </w:rPr>
          <w:t xml:space="preserve">well, Mr Allam if you stopped flaming distracting me, and if Elle could stop sending me texts every </w:t>
        </w:r>
      </w:ins>
      <w:ins w:id="5418" w:author="Britt Collins" w:date="2021-10-04T10:41:00Z">
        <w:r w:rsidR="00F17486" w:rsidRPr="00163DCF">
          <w:rPr>
            <w:szCs w:val="21"/>
            <w:rPrChange w:id="5419" w:author="David" w:date="2022-08-17T16:58:00Z">
              <w:rPr>
                <w:rFonts w:ascii="Times New Roman" w:hAnsi="Times New Roman"/>
                <w:sz w:val="24"/>
                <w:szCs w:val="24"/>
              </w:rPr>
            </w:rPrChange>
          </w:rPr>
          <w:t>two</w:t>
        </w:r>
      </w:ins>
      <w:ins w:id="5420" w:author="Britt Collins" w:date="2021-09-30T14:58:00Z">
        <w:r w:rsidRPr="00163DCF">
          <w:rPr>
            <w:szCs w:val="21"/>
            <w:rPrChange w:id="5421" w:author="David" w:date="2022-08-17T16:58:00Z">
              <w:rPr>
                <w:rFonts w:ascii="Times New Roman" w:hAnsi="Times New Roman"/>
                <w:sz w:val="24"/>
                <w:szCs w:val="24"/>
              </w:rPr>
            </w:rPrChange>
          </w:rPr>
          <w:t xml:space="preserve"> minutes, we’d be more likely to meet your deadlines</w:t>
        </w:r>
      </w:ins>
      <w:ins w:id="5422" w:author="Britt Collins" w:date="2021-10-04T10:42:00Z">
        <w:r w:rsidR="00F17486" w:rsidRPr="00163DCF">
          <w:rPr>
            <w:szCs w:val="21"/>
            <w:rPrChange w:id="5423" w:author="David" w:date="2022-08-17T16:58:00Z">
              <w:rPr>
                <w:rFonts w:ascii="Times New Roman" w:hAnsi="Times New Roman"/>
                <w:sz w:val="24"/>
                <w:szCs w:val="24"/>
              </w:rPr>
            </w:rPrChange>
          </w:rPr>
          <w:t>”</w:t>
        </w:r>
      </w:ins>
      <w:ins w:id="5424" w:author="Britt Collins" w:date="2021-09-30T14:58:00Z">
        <w:r w:rsidRPr="00163DCF">
          <w:rPr>
            <w:szCs w:val="21"/>
            <w:rPrChange w:id="5425" w:author="David" w:date="2022-08-17T16:58:00Z">
              <w:rPr>
                <w:rFonts w:ascii="Times New Roman" w:hAnsi="Times New Roman"/>
                <w:sz w:val="24"/>
                <w:szCs w:val="24"/>
              </w:rPr>
            </w:rPrChange>
          </w:rPr>
          <w:t>.</w:t>
        </w:r>
      </w:ins>
    </w:p>
    <w:p w14:paraId="6348CF14" w14:textId="4D211133" w:rsidR="006F31F6" w:rsidRPr="00163DCF" w:rsidRDefault="006F31F6">
      <w:pPr>
        <w:spacing w:line="276" w:lineRule="auto"/>
        <w:ind w:left="-5" w:right="15" w:firstLine="725"/>
        <w:rPr>
          <w:ins w:id="5426" w:author="Britt Collins" w:date="2021-09-30T14:58:00Z"/>
          <w:szCs w:val="21"/>
          <w:rPrChange w:id="5427" w:author="David" w:date="2022-08-17T16:58:00Z">
            <w:rPr>
              <w:ins w:id="5428" w:author="Britt Collins" w:date="2021-09-30T14:58:00Z"/>
              <w:rFonts w:ascii="Times New Roman" w:hAnsi="Times New Roman"/>
              <w:sz w:val="24"/>
              <w:szCs w:val="24"/>
            </w:rPr>
          </w:rPrChange>
        </w:rPr>
        <w:pPrChange w:id="5429" w:author="David" w:date="2022-08-17T17:01:00Z">
          <w:pPr>
            <w:ind w:left="-5" w:right="15"/>
          </w:pPr>
        </w:pPrChange>
      </w:pPr>
      <w:ins w:id="5430" w:author="Britt Collins" w:date="2021-09-30T14:58:00Z">
        <w:r w:rsidRPr="00163DCF">
          <w:rPr>
            <w:szCs w:val="21"/>
            <w:rPrChange w:id="5431" w:author="David" w:date="2022-08-17T16:58:00Z">
              <w:rPr>
                <w:rFonts w:ascii="Times New Roman" w:hAnsi="Times New Roman"/>
                <w:sz w:val="24"/>
                <w:szCs w:val="24"/>
              </w:rPr>
            </w:rPrChange>
          </w:rPr>
          <w:t>It was easy to befriend Dan</w:t>
        </w:r>
      </w:ins>
      <w:ins w:id="5432" w:author="Britt Collins" w:date="2021-10-04T10:43:00Z">
        <w:r w:rsidR="00F17486" w:rsidRPr="00163DCF">
          <w:rPr>
            <w:szCs w:val="21"/>
            <w:rPrChange w:id="5433" w:author="David" w:date="2022-08-17T16:58:00Z">
              <w:rPr>
                <w:rFonts w:ascii="Times New Roman" w:hAnsi="Times New Roman"/>
                <w:sz w:val="24"/>
                <w:szCs w:val="24"/>
              </w:rPr>
            </w:rPrChange>
          </w:rPr>
          <w:t>, who was a rocker in a business suit minus the haircut</w:t>
        </w:r>
      </w:ins>
      <w:ins w:id="5434" w:author="Britt Collins" w:date="2021-09-30T14:58:00Z">
        <w:r w:rsidRPr="00163DCF">
          <w:rPr>
            <w:szCs w:val="21"/>
            <w:rPrChange w:id="5435" w:author="David" w:date="2022-08-17T16:58:00Z">
              <w:rPr>
                <w:rFonts w:ascii="Times New Roman" w:hAnsi="Times New Roman"/>
                <w:sz w:val="24"/>
                <w:szCs w:val="24"/>
              </w:rPr>
            </w:rPrChange>
          </w:rPr>
          <w:t xml:space="preserve">. </w:t>
        </w:r>
      </w:ins>
      <w:ins w:id="5436" w:author="Britt Collins" w:date="2021-10-04T10:43:00Z">
        <w:r w:rsidR="00F17486" w:rsidRPr="00163DCF">
          <w:rPr>
            <w:szCs w:val="21"/>
            <w:rPrChange w:id="5437" w:author="David" w:date="2022-08-17T16:58:00Z">
              <w:rPr>
                <w:rFonts w:ascii="Times New Roman" w:hAnsi="Times New Roman"/>
                <w:sz w:val="24"/>
                <w:szCs w:val="24"/>
              </w:rPr>
            </w:rPrChange>
          </w:rPr>
          <w:t>Aside from our Englishness, w</w:t>
        </w:r>
      </w:ins>
      <w:ins w:id="5438" w:author="Britt Collins" w:date="2021-09-30T14:58:00Z">
        <w:r w:rsidRPr="00163DCF">
          <w:rPr>
            <w:szCs w:val="21"/>
            <w:rPrChange w:id="5439" w:author="David" w:date="2022-08-17T16:58:00Z">
              <w:rPr>
                <w:rFonts w:ascii="Times New Roman" w:hAnsi="Times New Roman"/>
                <w:sz w:val="24"/>
                <w:szCs w:val="24"/>
              </w:rPr>
            </w:rPrChange>
          </w:rPr>
          <w:t>e shared many traits</w:t>
        </w:r>
      </w:ins>
      <w:ins w:id="5440" w:author="Britt Collins" w:date="2021-10-04T10:42:00Z">
        <w:r w:rsidR="00F17486" w:rsidRPr="00163DCF">
          <w:rPr>
            <w:szCs w:val="21"/>
            <w:rPrChange w:id="5441" w:author="David" w:date="2022-08-17T16:58:00Z">
              <w:rPr>
                <w:rFonts w:ascii="Times New Roman" w:hAnsi="Times New Roman"/>
                <w:sz w:val="24"/>
                <w:szCs w:val="24"/>
              </w:rPr>
            </w:rPrChange>
          </w:rPr>
          <w:t xml:space="preserve">, sense of humour, love </w:t>
        </w:r>
      </w:ins>
      <w:ins w:id="5442" w:author="Britt Collins" w:date="2021-10-04T10:43:00Z">
        <w:r w:rsidR="00F17486" w:rsidRPr="00163DCF">
          <w:rPr>
            <w:szCs w:val="21"/>
            <w:rPrChange w:id="5443" w:author="David" w:date="2022-08-17T16:58:00Z">
              <w:rPr>
                <w:rFonts w:ascii="Times New Roman" w:hAnsi="Times New Roman"/>
                <w:sz w:val="24"/>
                <w:szCs w:val="24"/>
              </w:rPr>
            </w:rPrChange>
          </w:rPr>
          <w:t xml:space="preserve">heavy metal and the </w:t>
        </w:r>
      </w:ins>
      <w:ins w:id="5444" w:author="Britt Collins" w:date="2021-10-04T10:42:00Z">
        <w:r w:rsidR="00F17486" w:rsidRPr="00163DCF">
          <w:rPr>
            <w:szCs w:val="21"/>
            <w:rPrChange w:id="5445" w:author="David" w:date="2022-08-17T16:58:00Z">
              <w:rPr>
                <w:rFonts w:ascii="Times New Roman" w:hAnsi="Times New Roman"/>
                <w:sz w:val="24"/>
                <w:szCs w:val="24"/>
              </w:rPr>
            </w:rPrChange>
          </w:rPr>
          <w:t xml:space="preserve">outdoors. </w:t>
        </w:r>
      </w:ins>
      <w:ins w:id="5446" w:author="Britt Collins" w:date="2021-09-30T14:58:00Z">
        <w:r w:rsidRPr="00163DCF">
          <w:rPr>
            <w:szCs w:val="21"/>
            <w:rPrChange w:id="5447" w:author="David" w:date="2022-08-17T16:58:00Z">
              <w:rPr>
                <w:rFonts w:ascii="Times New Roman" w:hAnsi="Times New Roman"/>
                <w:sz w:val="24"/>
                <w:szCs w:val="24"/>
              </w:rPr>
            </w:rPrChange>
          </w:rPr>
          <w:t xml:space="preserve">He knew Sydney's </w:t>
        </w:r>
        <w:r w:rsidRPr="00163DCF">
          <w:rPr>
            <w:szCs w:val="21"/>
            <w:rPrChange w:id="5448" w:author="David" w:date="2022-08-17T16:58:00Z">
              <w:rPr>
                <w:rFonts w:ascii="Times New Roman" w:hAnsi="Times New Roman"/>
                <w:sz w:val="24"/>
                <w:szCs w:val="24"/>
              </w:rPr>
            </w:rPrChange>
          </w:rPr>
          <w:lastRenderedPageBreak/>
          <w:t>commercial district well. During lunchtimes, me and Mr Bradford would follow Dan’s lead. He changed up the food courts we visited but kept one place constant</w:t>
        </w:r>
      </w:ins>
      <w:ins w:id="5449" w:author="Britt Collins" w:date="2021-10-04T10:44:00Z">
        <w:r w:rsidR="00F17486" w:rsidRPr="00163DCF">
          <w:rPr>
            <w:szCs w:val="21"/>
            <w:rPrChange w:id="5450" w:author="David" w:date="2022-08-17T16:58:00Z">
              <w:rPr>
                <w:rFonts w:ascii="Times New Roman" w:hAnsi="Times New Roman"/>
                <w:sz w:val="24"/>
                <w:szCs w:val="24"/>
              </w:rPr>
            </w:rPrChange>
          </w:rPr>
          <w:t>,</w:t>
        </w:r>
      </w:ins>
      <w:ins w:id="5451" w:author="Britt Collins" w:date="2021-09-30T14:58:00Z">
        <w:r w:rsidRPr="00163DCF">
          <w:rPr>
            <w:szCs w:val="21"/>
            <w:rPrChange w:id="5452" w:author="David" w:date="2022-08-17T16:58:00Z">
              <w:rPr>
                <w:rFonts w:ascii="Times New Roman" w:hAnsi="Times New Roman"/>
                <w:sz w:val="24"/>
                <w:szCs w:val="24"/>
              </w:rPr>
            </w:rPrChange>
          </w:rPr>
          <w:t xml:space="preserve"> Allans + Billy Hyde Music, Sydney's largest music store. Dan had a penchant for the handmade, Maton acoustic guitar, Australia's best. I favoured electric guitars, especially the Gibson range. Dan tried his best to find a Maton that wasn’t secured like Fort Knox (they were very expensive musical instruments). After finding one and a free stool, he would begin finger picking a soft medley. He was in a state of ecstasy. His senses focussed solely on the music.</w:t>
        </w:r>
      </w:ins>
    </w:p>
    <w:p w14:paraId="7D05F7E1" w14:textId="6073E1A7" w:rsidR="00F17486" w:rsidRPr="00163DCF" w:rsidRDefault="006F31F6">
      <w:pPr>
        <w:spacing w:line="276" w:lineRule="auto"/>
        <w:ind w:left="-5" w:right="15" w:firstLine="725"/>
        <w:rPr>
          <w:ins w:id="5453" w:author="Britt Collins" w:date="2021-10-04T10:45:00Z"/>
          <w:szCs w:val="21"/>
          <w:rPrChange w:id="5454" w:author="David" w:date="2022-08-17T16:58:00Z">
            <w:rPr>
              <w:ins w:id="5455" w:author="Britt Collins" w:date="2021-10-04T10:45:00Z"/>
              <w:rFonts w:ascii="Times New Roman" w:hAnsi="Times New Roman"/>
              <w:sz w:val="24"/>
              <w:szCs w:val="24"/>
            </w:rPr>
          </w:rPrChange>
        </w:rPr>
        <w:pPrChange w:id="5456" w:author="David" w:date="2022-08-17T17:01:00Z">
          <w:pPr>
            <w:spacing w:line="480" w:lineRule="auto"/>
            <w:ind w:left="-5" w:right="15" w:firstLine="725"/>
          </w:pPr>
        </w:pPrChange>
      </w:pPr>
      <w:ins w:id="5457" w:author="Britt Collins" w:date="2021-09-30T14:58:00Z">
        <w:r w:rsidRPr="00163DCF">
          <w:rPr>
            <w:szCs w:val="21"/>
            <w:rPrChange w:id="5458" w:author="David" w:date="2022-08-17T16:58:00Z">
              <w:rPr>
                <w:rFonts w:ascii="Times New Roman" w:hAnsi="Times New Roman"/>
                <w:sz w:val="24"/>
                <w:szCs w:val="24"/>
              </w:rPr>
            </w:rPrChange>
          </w:rPr>
          <w:t>When he was in that zen state</w:t>
        </w:r>
      </w:ins>
      <w:ins w:id="5459" w:author="Britt Collins" w:date="2021-10-04T10:44:00Z">
        <w:r w:rsidR="00F17486" w:rsidRPr="00163DCF">
          <w:rPr>
            <w:szCs w:val="21"/>
            <w:rPrChange w:id="5460" w:author="David" w:date="2022-08-17T16:58:00Z">
              <w:rPr>
                <w:rFonts w:ascii="Times New Roman" w:hAnsi="Times New Roman"/>
                <w:sz w:val="24"/>
                <w:szCs w:val="24"/>
              </w:rPr>
            </w:rPrChange>
          </w:rPr>
          <w:t>,</w:t>
        </w:r>
      </w:ins>
      <w:ins w:id="5461" w:author="Britt Collins" w:date="2021-09-30T14:58:00Z">
        <w:r w:rsidRPr="00163DCF">
          <w:rPr>
            <w:szCs w:val="21"/>
            <w:rPrChange w:id="5462" w:author="David" w:date="2022-08-17T16:58:00Z">
              <w:rPr>
                <w:rFonts w:ascii="Times New Roman" w:hAnsi="Times New Roman"/>
                <w:sz w:val="24"/>
                <w:szCs w:val="24"/>
              </w:rPr>
            </w:rPrChange>
          </w:rPr>
          <w:t xml:space="preserve"> I would find and play an electric Gibson guitar. All the </w:t>
        </w:r>
        <w:proofErr w:type="gramStart"/>
        <w:r w:rsidRPr="00163DCF">
          <w:rPr>
            <w:szCs w:val="21"/>
            <w:rPrChange w:id="5463" w:author="David" w:date="2022-08-17T16:58:00Z">
              <w:rPr>
                <w:rFonts w:ascii="Times New Roman" w:hAnsi="Times New Roman"/>
                <w:sz w:val="24"/>
                <w:szCs w:val="24"/>
              </w:rPr>
            </w:rPrChange>
          </w:rPr>
          <w:t>electric's</w:t>
        </w:r>
        <w:proofErr w:type="gramEnd"/>
        <w:r w:rsidRPr="00163DCF">
          <w:rPr>
            <w:szCs w:val="21"/>
            <w:rPrChange w:id="5464" w:author="David" w:date="2022-08-17T16:58:00Z">
              <w:rPr>
                <w:rFonts w:ascii="Times New Roman" w:hAnsi="Times New Roman"/>
                <w:sz w:val="24"/>
                <w:szCs w:val="24"/>
              </w:rPr>
            </w:rPrChange>
          </w:rPr>
          <w:t xml:space="preserve"> were out of tune. Unfortunately, I did not have the ear to tune the guitar manually. I would always begin by playing The Animals classic </w:t>
        </w:r>
        <w:r w:rsidRPr="00163DCF">
          <w:rPr>
            <w:i/>
            <w:szCs w:val="21"/>
            <w:rPrChange w:id="5465" w:author="David" w:date="2022-08-17T16:58:00Z">
              <w:rPr>
                <w:rFonts w:ascii="Times New Roman" w:hAnsi="Times New Roman"/>
                <w:sz w:val="24"/>
                <w:szCs w:val="24"/>
              </w:rPr>
            </w:rPrChange>
          </w:rPr>
          <w:t>House of Rising Sun</w:t>
        </w:r>
        <w:r w:rsidRPr="00163DCF">
          <w:rPr>
            <w:szCs w:val="21"/>
            <w:rPrChange w:id="5466" w:author="David" w:date="2022-08-17T16:58:00Z">
              <w:rPr>
                <w:rFonts w:ascii="Times New Roman" w:hAnsi="Times New Roman"/>
                <w:sz w:val="24"/>
                <w:szCs w:val="24"/>
              </w:rPr>
            </w:rPrChange>
          </w:rPr>
          <w:t xml:space="preserve">. As I continued playing, I tried my hand at a song from the band The Smiths. If the lead guitarist, Johnny Marr, were present I'm sure he would say in a broad Mancunian accent </w:t>
        </w:r>
      </w:ins>
      <w:ins w:id="5467" w:author="Britt Collins" w:date="2021-10-04T10:45:00Z">
        <w:r w:rsidR="00F17486" w:rsidRPr="00163DCF">
          <w:rPr>
            <w:szCs w:val="21"/>
            <w:rPrChange w:id="5468" w:author="David" w:date="2022-08-17T16:58:00Z">
              <w:rPr>
                <w:rFonts w:ascii="Times New Roman" w:hAnsi="Times New Roman"/>
                <w:sz w:val="24"/>
                <w:szCs w:val="24"/>
              </w:rPr>
            </w:rPrChange>
          </w:rPr>
          <w:t>“</w:t>
        </w:r>
      </w:ins>
      <w:ins w:id="5469" w:author="Britt Collins" w:date="2021-09-30T14:58:00Z">
        <w:r w:rsidRPr="00163DCF">
          <w:rPr>
            <w:szCs w:val="21"/>
            <w:rPrChange w:id="5470" w:author="David" w:date="2022-08-17T16:58:00Z">
              <w:rPr>
                <w:rFonts w:ascii="Times New Roman" w:hAnsi="Times New Roman"/>
                <w:sz w:val="24"/>
                <w:szCs w:val="24"/>
              </w:rPr>
            </w:rPrChange>
          </w:rPr>
          <w:t>put that guitar down, you’ve murdered that tune</w:t>
        </w:r>
      </w:ins>
      <w:ins w:id="5471" w:author="Britt Collins" w:date="2021-10-04T10:45:00Z">
        <w:r w:rsidR="00F17486" w:rsidRPr="00163DCF">
          <w:rPr>
            <w:szCs w:val="21"/>
            <w:rPrChange w:id="5472" w:author="David" w:date="2022-08-17T16:58:00Z">
              <w:rPr>
                <w:rFonts w:ascii="Times New Roman" w:hAnsi="Times New Roman"/>
                <w:sz w:val="24"/>
                <w:szCs w:val="24"/>
              </w:rPr>
            </w:rPrChange>
          </w:rPr>
          <w:t>”</w:t>
        </w:r>
      </w:ins>
      <w:ins w:id="5473" w:author="Britt Collins" w:date="2021-09-30T14:58:00Z">
        <w:r w:rsidRPr="00163DCF">
          <w:rPr>
            <w:szCs w:val="21"/>
            <w:rPrChange w:id="5474" w:author="David" w:date="2022-08-17T16:58:00Z">
              <w:rPr>
                <w:rFonts w:ascii="Times New Roman" w:hAnsi="Times New Roman"/>
                <w:sz w:val="24"/>
                <w:szCs w:val="24"/>
              </w:rPr>
            </w:rPrChange>
          </w:rPr>
          <w:t xml:space="preserve">. After Dan removed himself from the Maton’s heart strings, he would walk over as I switched to my </w:t>
        </w:r>
      </w:ins>
      <w:ins w:id="5475" w:author="Britt Collins" w:date="2021-10-04T10:45:00Z">
        <w:r w:rsidR="00F17486" w:rsidRPr="00163DCF">
          <w:rPr>
            <w:szCs w:val="21"/>
            <w:rPrChange w:id="5476" w:author="David" w:date="2022-08-17T16:58:00Z">
              <w:rPr>
                <w:rFonts w:ascii="Times New Roman" w:hAnsi="Times New Roman"/>
                <w:sz w:val="24"/>
                <w:szCs w:val="24"/>
              </w:rPr>
            </w:rPrChange>
          </w:rPr>
          <w:t>thi</w:t>
        </w:r>
      </w:ins>
      <w:ins w:id="5477" w:author="Britt Collins" w:date="2021-09-30T14:58:00Z">
        <w:r w:rsidRPr="00163DCF">
          <w:rPr>
            <w:szCs w:val="21"/>
            <w:rPrChange w:id="5478" w:author="David" w:date="2022-08-17T16:58:00Z">
              <w:rPr>
                <w:rFonts w:ascii="Times New Roman" w:hAnsi="Times New Roman"/>
                <w:sz w:val="24"/>
                <w:szCs w:val="24"/>
              </w:rPr>
            </w:rPrChange>
          </w:rPr>
          <w:t xml:space="preserve">rd and final song on the set list, </w:t>
        </w:r>
      </w:ins>
      <w:ins w:id="5479" w:author="Britt Collins" w:date="2021-10-04T10:45:00Z">
        <w:r w:rsidR="00F17486" w:rsidRPr="00163DCF">
          <w:rPr>
            <w:szCs w:val="21"/>
            <w:rPrChange w:id="5480" w:author="David" w:date="2022-08-17T16:58:00Z">
              <w:rPr>
                <w:rFonts w:ascii="Times New Roman" w:hAnsi="Times New Roman"/>
                <w:sz w:val="24"/>
                <w:szCs w:val="24"/>
              </w:rPr>
            </w:rPrChange>
          </w:rPr>
          <w:t xml:space="preserve">Dire Straits’ </w:t>
        </w:r>
        <w:r w:rsidR="00F17486" w:rsidRPr="00163DCF">
          <w:rPr>
            <w:i/>
            <w:szCs w:val="21"/>
            <w:rPrChange w:id="5481" w:author="David" w:date="2022-08-17T16:58:00Z">
              <w:rPr>
                <w:rFonts w:ascii="Times New Roman" w:hAnsi="Times New Roman"/>
                <w:sz w:val="24"/>
                <w:szCs w:val="24"/>
              </w:rPr>
            </w:rPrChange>
          </w:rPr>
          <w:t xml:space="preserve">The </w:t>
        </w:r>
      </w:ins>
      <w:ins w:id="5482" w:author="Britt Collins" w:date="2021-09-30T14:58:00Z">
        <w:r w:rsidRPr="00163DCF">
          <w:rPr>
            <w:i/>
            <w:szCs w:val="21"/>
            <w:rPrChange w:id="5483" w:author="David" w:date="2022-08-17T16:58:00Z">
              <w:rPr>
                <w:rFonts w:ascii="Times New Roman" w:hAnsi="Times New Roman"/>
                <w:sz w:val="24"/>
                <w:szCs w:val="24"/>
              </w:rPr>
            </w:rPrChange>
          </w:rPr>
          <w:t>Sultans of Swing</w:t>
        </w:r>
        <w:r w:rsidRPr="00163DCF">
          <w:rPr>
            <w:szCs w:val="21"/>
            <w:rPrChange w:id="5484" w:author="David" w:date="2022-08-17T16:58:00Z">
              <w:rPr>
                <w:rFonts w:ascii="Times New Roman" w:hAnsi="Times New Roman"/>
                <w:sz w:val="24"/>
                <w:szCs w:val="24"/>
              </w:rPr>
            </w:rPrChange>
          </w:rPr>
          <w:t xml:space="preserve">. My rendition did nothing to doff the cap to the musical artistry of lead guitarist Mark Knopfler. It was more a gentle nod. </w:t>
        </w:r>
      </w:ins>
    </w:p>
    <w:p w14:paraId="7B3D249A" w14:textId="409F9A5A" w:rsidR="006F31F6" w:rsidRPr="00163DCF" w:rsidRDefault="006F31F6">
      <w:pPr>
        <w:spacing w:line="276" w:lineRule="auto"/>
        <w:ind w:left="-5" w:right="15" w:firstLine="725"/>
        <w:rPr>
          <w:ins w:id="5485" w:author="Britt Collins" w:date="2021-09-30T14:58:00Z"/>
          <w:szCs w:val="21"/>
          <w:rPrChange w:id="5486" w:author="David" w:date="2022-08-17T16:58:00Z">
            <w:rPr>
              <w:ins w:id="5487" w:author="Britt Collins" w:date="2021-09-30T14:58:00Z"/>
              <w:rFonts w:ascii="Times New Roman" w:hAnsi="Times New Roman"/>
              <w:sz w:val="24"/>
              <w:szCs w:val="24"/>
            </w:rPr>
          </w:rPrChange>
        </w:rPr>
        <w:pPrChange w:id="5488" w:author="David" w:date="2022-08-17T17:01:00Z">
          <w:pPr>
            <w:ind w:left="-5" w:right="15"/>
          </w:pPr>
        </w:pPrChange>
      </w:pPr>
      <w:ins w:id="5489" w:author="Britt Collins" w:date="2021-09-30T14:58:00Z">
        <w:r w:rsidRPr="00163DCF">
          <w:rPr>
            <w:szCs w:val="21"/>
            <w:rPrChange w:id="5490" w:author="David" w:date="2022-08-17T16:58:00Z">
              <w:rPr>
                <w:rFonts w:ascii="Times New Roman" w:hAnsi="Times New Roman"/>
                <w:sz w:val="24"/>
                <w:szCs w:val="24"/>
              </w:rPr>
            </w:rPrChange>
          </w:rPr>
          <w:t xml:space="preserve">Dan, with his husky, base-y tone would say, "Mr Clarke… and </w:t>
        </w:r>
      </w:ins>
      <w:ins w:id="5491" w:author="Britt Collins" w:date="2021-10-04T10:46:00Z">
        <w:r w:rsidR="00F17486" w:rsidRPr="00163DCF">
          <w:rPr>
            <w:i/>
            <w:szCs w:val="21"/>
            <w:rPrChange w:id="5492" w:author="David" w:date="2022-08-17T16:58:00Z">
              <w:rPr>
                <w:rFonts w:ascii="Times New Roman" w:hAnsi="Times New Roman"/>
                <w:i/>
                <w:sz w:val="24"/>
                <w:szCs w:val="24"/>
              </w:rPr>
            </w:rPrChange>
          </w:rPr>
          <w:t>T</w:t>
        </w:r>
      </w:ins>
      <w:ins w:id="5493" w:author="Britt Collins" w:date="2021-09-30T14:58:00Z">
        <w:r w:rsidRPr="00163DCF">
          <w:rPr>
            <w:i/>
            <w:szCs w:val="21"/>
            <w:rPrChange w:id="5494" w:author="David" w:date="2022-08-17T16:58:00Z">
              <w:rPr>
                <w:rFonts w:ascii="Times New Roman" w:hAnsi="Times New Roman"/>
                <w:sz w:val="24"/>
                <w:szCs w:val="24"/>
              </w:rPr>
            </w:rPrChange>
          </w:rPr>
          <w:t>he Sultans of Swing</w:t>
        </w:r>
        <w:r w:rsidRPr="00163DCF">
          <w:rPr>
            <w:szCs w:val="21"/>
            <w:rPrChange w:id="5495" w:author="David" w:date="2022-08-17T16:58:00Z">
              <w:rPr>
                <w:rFonts w:ascii="Times New Roman" w:hAnsi="Times New Roman"/>
                <w:sz w:val="24"/>
                <w:szCs w:val="24"/>
              </w:rPr>
            </w:rPrChange>
          </w:rPr>
          <w:t>. Lovely." I was happy it received his appreciation.</w:t>
        </w:r>
      </w:ins>
    </w:p>
    <w:p w14:paraId="73B22F30" w14:textId="35E2B3EE" w:rsidR="006F31F6" w:rsidRPr="00163DCF" w:rsidRDefault="006F31F6">
      <w:pPr>
        <w:spacing w:line="276" w:lineRule="auto"/>
        <w:ind w:left="-5" w:right="15" w:firstLine="725"/>
        <w:rPr>
          <w:ins w:id="5496" w:author="Britt Collins" w:date="2021-09-30T14:58:00Z"/>
          <w:szCs w:val="21"/>
          <w:rPrChange w:id="5497" w:author="David" w:date="2022-08-17T16:58:00Z">
            <w:rPr>
              <w:ins w:id="5498" w:author="Britt Collins" w:date="2021-09-30T14:58:00Z"/>
              <w:rFonts w:ascii="Times New Roman" w:hAnsi="Times New Roman"/>
              <w:sz w:val="24"/>
              <w:szCs w:val="24"/>
            </w:rPr>
          </w:rPrChange>
        </w:rPr>
        <w:pPrChange w:id="5499" w:author="David" w:date="2022-08-17T17:01:00Z">
          <w:pPr>
            <w:ind w:left="-5" w:right="15"/>
          </w:pPr>
        </w:pPrChange>
      </w:pPr>
      <w:ins w:id="5500" w:author="Britt Collins" w:date="2021-09-30T14:58:00Z">
        <w:r w:rsidRPr="00163DCF">
          <w:rPr>
            <w:szCs w:val="21"/>
            <w:rPrChange w:id="5501" w:author="David" w:date="2022-08-17T16:58:00Z">
              <w:rPr>
                <w:rFonts w:ascii="Times New Roman" w:hAnsi="Times New Roman"/>
                <w:sz w:val="24"/>
                <w:szCs w:val="24"/>
              </w:rPr>
            </w:rPrChange>
          </w:rPr>
          <w:t>The subject of the texts that Elle and I exchanged ranged from idle chit chat to borderline sex chat. When we weren't sexting</w:t>
        </w:r>
      </w:ins>
      <w:ins w:id="5502" w:author="Britt Collins" w:date="2021-10-04T10:46:00Z">
        <w:r w:rsidR="00F17486" w:rsidRPr="00163DCF">
          <w:rPr>
            <w:szCs w:val="21"/>
            <w:rPrChange w:id="5503" w:author="David" w:date="2022-08-17T16:58:00Z">
              <w:rPr>
                <w:rFonts w:ascii="Times New Roman" w:hAnsi="Times New Roman"/>
                <w:sz w:val="24"/>
                <w:szCs w:val="24"/>
              </w:rPr>
            </w:rPrChange>
          </w:rPr>
          <w:t xml:space="preserve">, </w:t>
        </w:r>
      </w:ins>
      <w:ins w:id="5504" w:author="Britt Collins" w:date="2021-09-30T14:58:00Z">
        <w:r w:rsidRPr="00163DCF">
          <w:rPr>
            <w:szCs w:val="21"/>
            <w:rPrChange w:id="5505" w:author="David" w:date="2022-08-17T16:58:00Z">
              <w:rPr>
                <w:rFonts w:ascii="Times New Roman" w:hAnsi="Times New Roman"/>
                <w:sz w:val="24"/>
                <w:szCs w:val="24"/>
              </w:rPr>
            </w:rPrChange>
          </w:rPr>
          <w:t xml:space="preserve">we continued dating. Date three was a visit to Hoyts Cinema in Sydney City Centre. 3D was seeing a resurgence on the big screen. The film of the moment </w:t>
        </w:r>
      </w:ins>
      <w:ins w:id="5506" w:author="Britt Collins" w:date="2021-10-04T10:47:00Z">
        <w:r w:rsidR="00F17486" w:rsidRPr="00163DCF">
          <w:rPr>
            <w:szCs w:val="21"/>
            <w:rPrChange w:id="5507" w:author="David" w:date="2022-08-17T16:58:00Z">
              <w:rPr>
                <w:rFonts w:ascii="Times New Roman" w:hAnsi="Times New Roman"/>
                <w:sz w:val="24"/>
                <w:szCs w:val="24"/>
              </w:rPr>
            </w:rPrChange>
          </w:rPr>
          <w:t xml:space="preserve">was </w:t>
        </w:r>
      </w:ins>
      <w:ins w:id="5508" w:author="Britt Collins" w:date="2021-09-30T14:58:00Z">
        <w:r w:rsidRPr="00163DCF">
          <w:rPr>
            <w:i/>
            <w:szCs w:val="21"/>
            <w:rPrChange w:id="5509" w:author="David" w:date="2022-08-17T16:58:00Z">
              <w:rPr>
                <w:rFonts w:ascii="Times New Roman" w:hAnsi="Times New Roman"/>
                <w:sz w:val="24"/>
                <w:szCs w:val="24"/>
              </w:rPr>
            </w:rPrChange>
          </w:rPr>
          <w:t>Avatar</w:t>
        </w:r>
        <w:r w:rsidRPr="00163DCF">
          <w:rPr>
            <w:szCs w:val="21"/>
            <w:rPrChange w:id="5510" w:author="David" w:date="2022-08-17T16:58:00Z">
              <w:rPr>
                <w:rFonts w:ascii="Times New Roman" w:hAnsi="Times New Roman"/>
                <w:sz w:val="24"/>
                <w:szCs w:val="24"/>
              </w:rPr>
            </w:rPrChange>
          </w:rPr>
          <w:t xml:space="preserve">. Given it was a 3D film, we </w:t>
        </w:r>
      </w:ins>
      <w:ins w:id="5511" w:author="Britt Collins" w:date="2021-10-04T10:47:00Z">
        <w:r w:rsidR="00F17486" w:rsidRPr="00163DCF">
          <w:rPr>
            <w:szCs w:val="21"/>
            <w:rPrChange w:id="5512" w:author="David" w:date="2022-08-17T16:58:00Z">
              <w:rPr>
                <w:rFonts w:ascii="Times New Roman" w:hAnsi="Times New Roman"/>
                <w:sz w:val="24"/>
                <w:szCs w:val="24"/>
              </w:rPr>
            </w:rPrChange>
          </w:rPr>
          <w:t>had</w:t>
        </w:r>
      </w:ins>
      <w:ins w:id="5513" w:author="Britt Collins" w:date="2021-09-30T14:58:00Z">
        <w:r w:rsidRPr="00163DCF">
          <w:rPr>
            <w:szCs w:val="21"/>
            <w:rPrChange w:id="5514" w:author="David" w:date="2022-08-17T16:58:00Z">
              <w:rPr>
                <w:rFonts w:ascii="Times New Roman" w:hAnsi="Times New Roman"/>
                <w:sz w:val="24"/>
                <w:szCs w:val="24"/>
              </w:rPr>
            </w:rPrChange>
          </w:rPr>
          <w:t xml:space="preserve"> to wear 3D Glasses. It was doubly frustrating for four-eyed me, who had to wear the 3D glasses over my ordinary specs. It was a great film </w:t>
        </w:r>
      </w:ins>
      <w:ins w:id="5515" w:author="Britt Collins" w:date="2021-10-04T10:47:00Z">
        <w:r w:rsidR="00F17486" w:rsidRPr="00163DCF">
          <w:rPr>
            <w:szCs w:val="21"/>
            <w:rPrChange w:id="5516" w:author="David" w:date="2022-08-17T16:58:00Z">
              <w:rPr>
                <w:rFonts w:ascii="Times New Roman" w:hAnsi="Times New Roman"/>
                <w:sz w:val="24"/>
                <w:szCs w:val="24"/>
              </w:rPr>
            </w:rPrChange>
          </w:rPr>
          <w:t>with</w:t>
        </w:r>
      </w:ins>
      <w:ins w:id="5517" w:author="Britt Collins" w:date="2021-09-30T14:58:00Z">
        <w:r w:rsidRPr="00163DCF">
          <w:rPr>
            <w:szCs w:val="21"/>
            <w:rPrChange w:id="5518" w:author="David" w:date="2022-08-17T16:58:00Z">
              <w:rPr>
                <w:rFonts w:ascii="Times New Roman" w:hAnsi="Times New Roman"/>
                <w:sz w:val="24"/>
                <w:szCs w:val="24"/>
              </w:rPr>
            </w:rPrChange>
          </w:rPr>
          <w:t xml:space="preserve"> moments of love, </w:t>
        </w:r>
        <w:proofErr w:type="gramStart"/>
        <w:r w:rsidRPr="00163DCF">
          <w:rPr>
            <w:szCs w:val="21"/>
            <w:rPrChange w:id="5519" w:author="David" w:date="2022-08-17T16:58:00Z">
              <w:rPr>
                <w:rFonts w:ascii="Times New Roman" w:hAnsi="Times New Roman"/>
                <w:sz w:val="24"/>
                <w:szCs w:val="24"/>
              </w:rPr>
            </w:rPrChange>
          </w:rPr>
          <w:t>sadness</w:t>
        </w:r>
        <w:proofErr w:type="gramEnd"/>
        <w:r w:rsidRPr="00163DCF">
          <w:rPr>
            <w:szCs w:val="21"/>
            <w:rPrChange w:id="5520" w:author="David" w:date="2022-08-17T16:58:00Z">
              <w:rPr>
                <w:rFonts w:ascii="Times New Roman" w:hAnsi="Times New Roman"/>
                <w:sz w:val="24"/>
                <w:szCs w:val="24"/>
              </w:rPr>
            </w:rPrChange>
          </w:rPr>
          <w:t xml:space="preserve"> and euphoria.</w:t>
        </w:r>
      </w:ins>
    </w:p>
    <w:p w14:paraId="15C93F66" w14:textId="65CFA4AC" w:rsidR="006F31F6" w:rsidRPr="00163DCF" w:rsidRDefault="006F31F6">
      <w:pPr>
        <w:spacing w:line="276" w:lineRule="auto"/>
        <w:ind w:left="-5" w:right="15" w:firstLine="725"/>
        <w:rPr>
          <w:ins w:id="5521" w:author="Britt Collins" w:date="2021-09-30T14:58:00Z"/>
          <w:szCs w:val="21"/>
          <w:rPrChange w:id="5522" w:author="David" w:date="2022-08-17T16:58:00Z">
            <w:rPr>
              <w:ins w:id="5523" w:author="Britt Collins" w:date="2021-09-30T14:58:00Z"/>
              <w:rFonts w:ascii="Times New Roman" w:hAnsi="Times New Roman"/>
              <w:sz w:val="24"/>
              <w:szCs w:val="24"/>
            </w:rPr>
          </w:rPrChange>
        </w:rPr>
        <w:pPrChange w:id="5524" w:author="David" w:date="2022-08-17T17:01:00Z">
          <w:pPr>
            <w:ind w:left="-5" w:right="15"/>
          </w:pPr>
        </w:pPrChange>
      </w:pPr>
      <w:ins w:id="5525" w:author="Britt Collins" w:date="2021-09-30T14:58:00Z">
        <w:r w:rsidRPr="00163DCF">
          <w:rPr>
            <w:szCs w:val="21"/>
            <w:rPrChange w:id="5526" w:author="David" w:date="2022-08-17T16:58:00Z">
              <w:rPr>
                <w:rFonts w:ascii="Times New Roman" w:hAnsi="Times New Roman"/>
                <w:sz w:val="24"/>
                <w:szCs w:val="24"/>
              </w:rPr>
            </w:rPrChange>
          </w:rPr>
          <w:t xml:space="preserve">Elle and I, up until this point, had only kissed each other at the end of the date. Time spent sitting together in the cinema allowed a chance </w:t>
        </w:r>
        <w:proofErr w:type="gramStart"/>
        <w:r w:rsidRPr="00163DCF">
          <w:rPr>
            <w:szCs w:val="21"/>
            <w:rPrChange w:id="5527" w:author="David" w:date="2022-08-17T16:58:00Z">
              <w:rPr>
                <w:rFonts w:ascii="Times New Roman" w:hAnsi="Times New Roman"/>
                <w:sz w:val="24"/>
                <w:szCs w:val="24"/>
              </w:rPr>
            </w:rPrChange>
          </w:rPr>
          <w:t>be</w:t>
        </w:r>
        <w:proofErr w:type="gramEnd"/>
        <w:r w:rsidRPr="00163DCF">
          <w:rPr>
            <w:szCs w:val="21"/>
            <w:rPrChange w:id="5528" w:author="David" w:date="2022-08-17T16:58:00Z">
              <w:rPr>
                <w:rFonts w:ascii="Times New Roman" w:hAnsi="Times New Roman"/>
                <w:sz w:val="24"/>
                <w:szCs w:val="24"/>
              </w:rPr>
            </w:rPrChange>
          </w:rPr>
          <w:t xml:space="preserve"> more affectionate. I slowly reached out and held her hand. I could feel her grip tighten. We turned and tried to kiss each other, but the 3D glasses stopped our lips from meeting. We smiled, removed the </w:t>
        </w:r>
        <w:proofErr w:type="gramStart"/>
        <w:r w:rsidRPr="00163DCF">
          <w:rPr>
            <w:szCs w:val="21"/>
            <w:rPrChange w:id="5529" w:author="David" w:date="2022-08-17T16:58:00Z">
              <w:rPr>
                <w:rFonts w:ascii="Times New Roman" w:hAnsi="Times New Roman"/>
                <w:sz w:val="24"/>
                <w:szCs w:val="24"/>
              </w:rPr>
            </w:rPrChange>
          </w:rPr>
          <w:t>glasses</w:t>
        </w:r>
        <w:proofErr w:type="gramEnd"/>
        <w:r w:rsidRPr="00163DCF">
          <w:rPr>
            <w:szCs w:val="21"/>
            <w:rPrChange w:id="5530" w:author="David" w:date="2022-08-17T16:58:00Z">
              <w:rPr>
                <w:rFonts w:ascii="Times New Roman" w:hAnsi="Times New Roman"/>
                <w:sz w:val="24"/>
                <w:szCs w:val="24"/>
              </w:rPr>
            </w:rPrChange>
          </w:rPr>
          <w:t xml:space="preserve"> and began kissing. Elle enthusiastically asked me to follow her lead. She wanted a reproduction of the 101 Dalmatians kissing moment. We improvised, using popcorn instead of spaghetti. </w:t>
        </w:r>
      </w:ins>
      <w:ins w:id="5531" w:author="Britt Collins" w:date="2021-10-04T10:48:00Z">
        <w:r w:rsidR="00F17486" w:rsidRPr="00163DCF">
          <w:rPr>
            <w:szCs w:val="21"/>
            <w:rPrChange w:id="5532" w:author="David" w:date="2022-08-17T16:58:00Z">
              <w:rPr>
                <w:rFonts w:ascii="Times New Roman" w:hAnsi="Times New Roman"/>
                <w:sz w:val="24"/>
                <w:szCs w:val="24"/>
              </w:rPr>
            </w:rPrChange>
          </w:rPr>
          <w:t>W</w:t>
        </w:r>
      </w:ins>
      <w:ins w:id="5533" w:author="Britt Collins" w:date="2021-09-30T14:58:00Z">
        <w:r w:rsidRPr="00163DCF">
          <w:rPr>
            <w:szCs w:val="21"/>
            <w:rPrChange w:id="5534" w:author="David" w:date="2022-08-17T16:58:00Z">
              <w:rPr>
                <w:rFonts w:ascii="Times New Roman" w:hAnsi="Times New Roman"/>
                <w:sz w:val="24"/>
                <w:szCs w:val="24"/>
              </w:rPr>
            </w:rPrChange>
          </w:rPr>
          <w:t>e were beginning to feel comfortable in each other's company.</w:t>
        </w:r>
      </w:ins>
    </w:p>
    <w:p w14:paraId="4E3626A4" w14:textId="672C054B" w:rsidR="006F31F6" w:rsidRPr="00163DCF" w:rsidRDefault="006F31F6">
      <w:pPr>
        <w:spacing w:line="276" w:lineRule="auto"/>
        <w:ind w:left="-5" w:right="15" w:firstLine="350"/>
        <w:rPr>
          <w:ins w:id="5535" w:author="Britt Collins" w:date="2021-09-30T14:58:00Z"/>
          <w:szCs w:val="21"/>
          <w:rPrChange w:id="5536" w:author="David" w:date="2022-08-17T16:58:00Z">
            <w:rPr>
              <w:ins w:id="5537" w:author="Britt Collins" w:date="2021-09-30T14:58:00Z"/>
              <w:rFonts w:ascii="Times New Roman" w:hAnsi="Times New Roman"/>
              <w:sz w:val="24"/>
              <w:szCs w:val="24"/>
            </w:rPr>
          </w:rPrChange>
        </w:rPr>
        <w:pPrChange w:id="5538" w:author="David" w:date="2022-08-17T17:01:00Z">
          <w:pPr>
            <w:numPr>
              <w:numId w:val="9"/>
            </w:numPr>
            <w:ind w:left="600" w:right="15" w:hanging="210"/>
          </w:pPr>
        </w:pPrChange>
      </w:pPr>
      <w:ins w:id="5539" w:author="Britt Collins" w:date="2021-09-30T14:58:00Z">
        <w:r w:rsidRPr="00163DCF">
          <w:rPr>
            <w:szCs w:val="21"/>
            <w:rPrChange w:id="5540" w:author="David" w:date="2022-08-17T16:58:00Z">
              <w:rPr>
                <w:rFonts w:ascii="Times New Roman" w:hAnsi="Times New Roman"/>
                <w:sz w:val="24"/>
                <w:szCs w:val="24"/>
              </w:rPr>
            </w:rPrChange>
          </w:rPr>
          <w:t xml:space="preserve">Elle </w:t>
        </w:r>
      </w:ins>
      <w:ins w:id="5541" w:author="Britt Collins" w:date="2021-10-04T10:48:00Z">
        <w:r w:rsidR="00F17486" w:rsidRPr="00163DCF">
          <w:rPr>
            <w:szCs w:val="21"/>
            <w:rPrChange w:id="5542" w:author="David" w:date="2022-08-17T16:58:00Z">
              <w:rPr>
                <w:rFonts w:ascii="Times New Roman" w:hAnsi="Times New Roman"/>
                <w:sz w:val="24"/>
                <w:szCs w:val="24"/>
              </w:rPr>
            </w:rPrChange>
          </w:rPr>
          <w:t>invited</w:t>
        </w:r>
      </w:ins>
      <w:ins w:id="5543" w:author="Britt Collins" w:date="2021-09-30T14:58:00Z">
        <w:r w:rsidRPr="00163DCF">
          <w:rPr>
            <w:szCs w:val="21"/>
            <w:rPrChange w:id="5544" w:author="David" w:date="2022-08-17T16:58:00Z">
              <w:rPr>
                <w:rFonts w:ascii="Times New Roman" w:hAnsi="Times New Roman"/>
                <w:sz w:val="24"/>
                <w:szCs w:val="24"/>
              </w:rPr>
            </w:rPrChange>
          </w:rPr>
          <w:t xml:space="preserve"> me </w:t>
        </w:r>
      </w:ins>
      <w:ins w:id="5545" w:author="Britt Collins" w:date="2021-10-04T10:48:00Z">
        <w:r w:rsidR="00F17486" w:rsidRPr="00163DCF">
          <w:rPr>
            <w:szCs w:val="21"/>
            <w:rPrChange w:id="5546" w:author="David" w:date="2022-08-17T16:58:00Z">
              <w:rPr>
                <w:rFonts w:ascii="Times New Roman" w:hAnsi="Times New Roman"/>
                <w:sz w:val="24"/>
                <w:szCs w:val="24"/>
              </w:rPr>
            </w:rPrChange>
          </w:rPr>
          <w:t xml:space="preserve">to </w:t>
        </w:r>
      </w:ins>
      <w:ins w:id="5547" w:author="Britt Collins" w:date="2021-09-30T14:58:00Z">
        <w:r w:rsidRPr="00163DCF">
          <w:rPr>
            <w:szCs w:val="21"/>
            <w:rPrChange w:id="5548" w:author="David" w:date="2022-08-17T16:58:00Z">
              <w:rPr>
                <w:rFonts w:ascii="Times New Roman" w:hAnsi="Times New Roman"/>
                <w:sz w:val="24"/>
                <w:szCs w:val="24"/>
              </w:rPr>
            </w:rPrChange>
          </w:rPr>
          <w:t xml:space="preserve">via text at her student flat in Annandale. I </w:t>
        </w:r>
      </w:ins>
      <w:ins w:id="5549" w:author="Britt Collins" w:date="2021-10-04T10:49:00Z">
        <w:r w:rsidR="00DE3FC2" w:rsidRPr="00163DCF">
          <w:rPr>
            <w:szCs w:val="21"/>
            <w:rPrChange w:id="5550" w:author="David" w:date="2022-08-17T16:58:00Z">
              <w:rPr>
                <w:rFonts w:ascii="Times New Roman" w:hAnsi="Times New Roman"/>
                <w:sz w:val="24"/>
                <w:szCs w:val="24"/>
              </w:rPr>
            </w:rPrChange>
          </w:rPr>
          <w:t>text</w:t>
        </w:r>
      </w:ins>
      <w:ins w:id="5551" w:author="Britt Collins" w:date="2021-09-30T14:58:00Z">
        <w:r w:rsidRPr="00163DCF">
          <w:rPr>
            <w:szCs w:val="21"/>
            <w:rPrChange w:id="5552" w:author="David" w:date="2022-08-17T16:58:00Z">
              <w:rPr>
                <w:rFonts w:ascii="Times New Roman" w:hAnsi="Times New Roman"/>
                <w:sz w:val="24"/>
                <w:szCs w:val="24"/>
              </w:rPr>
            </w:rPrChange>
          </w:rPr>
          <w:t xml:space="preserve">ed an enthusiastic </w:t>
        </w:r>
      </w:ins>
      <w:ins w:id="5553" w:author="Britt Collins" w:date="2021-10-04T10:49:00Z">
        <w:r w:rsidR="00DE3FC2" w:rsidRPr="00163DCF">
          <w:rPr>
            <w:szCs w:val="21"/>
            <w:rPrChange w:id="5554" w:author="David" w:date="2022-08-17T16:58:00Z">
              <w:rPr>
                <w:rFonts w:ascii="Times New Roman" w:hAnsi="Times New Roman"/>
                <w:sz w:val="24"/>
                <w:szCs w:val="24"/>
              </w:rPr>
            </w:rPrChange>
          </w:rPr>
          <w:t>‘</w:t>
        </w:r>
      </w:ins>
      <w:ins w:id="5555" w:author="Britt Collins" w:date="2021-09-30T14:58:00Z">
        <w:r w:rsidRPr="00163DCF">
          <w:rPr>
            <w:szCs w:val="21"/>
            <w:rPrChange w:id="5556" w:author="David" w:date="2022-08-17T16:58:00Z">
              <w:rPr>
                <w:rFonts w:ascii="Times New Roman" w:hAnsi="Times New Roman"/>
                <w:sz w:val="24"/>
                <w:szCs w:val="24"/>
              </w:rPr>
            </w:rPrChange>
          </w:rPr>
          <w:t>Yes</w:t>
        </w:r>
      </w:ins>
      <w:ins w:id="5557" w:author="Britt Collins" w:date="2021-10-04T10:49:00Z">
        <w:r w:rsidR="00DE3FC2" w:rsidRPr="00163DCF">
          <w:rPr>
            <w:szCs w:val="21"/>
            <w:rPrChange w:id="5558" w:author="David" w:date="2022-08-17T16:58:00Z">
              <w:rPr>
                <w:rFonts w:ascii="Times New Roman" w:hAnsi="Times New Roman"/>
                <w:sz w:val="24"/>
                <w:szCs w:val="24"/>
              </w:rPr>
            </w:rPrChange>
          </w:rPr>
          <w:t>’</w:t>
        </w:r>
      </w:ins>
      <w:ins w:id="5559" w:author="Britt Collins" w:date="2021-09-30T14:58:00Z">
        <w:r w:rsidRPr="00163DCF">
          <w:rPr>
            <w:szCs w:val="21"/>
            <w:rPrChange w:id="5560" w:author="David" w:date="2022-08-17T16:58:00Z">
              <w:rPr>
                <w:rFonts w:ascii="Times New Roman" w:hAnsi="Times New Roman"/>
                <w:sz w:val="24"/>
                <w:szCs w:val="24"/>
              </w:rPr>
            </w:rPrChange>
          </w:rPr>
          <w:t>. I felt nervous. This would be the first time visiting a date’s home. When I finished work, I hopped on the bus</w:t>
        </w:r>
      </w:ins>
      <w:ins w:id="5561" w:author="Britt Collins" w:date="2021-10-04T10:49:00Z">
        <w:r w:rsidR="00DE3FC2" w:rsidRPr="00163DCF">
          <w:rPr>
            <w:szCs w:val="21"/>
            <w:rPrChange w:id="5562" w:author="David" w:date="2022-08-17T16:58:00Z">
              <w:rPr>
                <w:rFonts w:ascii="Times New Roman" w:hAnsi="Times New Roman"/>
                <w:sz w:val="24"/>
                <w:szCs w:val="24"/>
              </w:rPr>
            </w:rPrChange>
          </w:rPr>
          <w:t>, wondering what she’d cook and what she expected of me.</w:t>
        </w:r>
      </w:ins>
      <w:ins w:id="5563" w:author="Britt Collins" w:date="2021-09-30T14:58:00Z">
        <w:r w:rsidRPr="00163DCF">
          <w:rPr>
            <w:szCs w:val="21"/>
            <w:rPrChange w:id="5564" w:author="David" w:date="2022-08-17T16:58:00Z">
              <w:rPr>
                <w:rFonts w:ascii="Times New Roman" w:hAnsi="Times New Roman"/>
                <w:sz w:val="24"/>
                <w:szCs w:val="24"/>
              </w:rPr>
            </w:rPrChange>
          </w:rPr>
          <w:t xml:space="preserve"> Stupidly, I didn't think to find the location of her flat on my </w:t>
        </w:r>
        <w:proofErr w:type="gramStart"/>
        <w:r w:rsidRPr="00163DCF">
          <w:rPr>
            <w:szCs w:val="21"/>
            <w:rPrChange w:id="5565" w:author="David" w:date="2022-08-17T16:58:00Z">
              <w:rPr>
                <w:rFonts w:ascii="Times New Roman" w:hAnsi="Times New Roman"/>
                <w:sz w:val="24"/>
                <w:szCs w:val="24"/>
              </w:rPr>
            </w:rPrChange>
          </w:rPr>
          <w:t>map</w:t>
        </w:r>
      </w:ins>
      <w:proofErr w:type="gramEnd"/>
      <w:ins w:id="5566" w:author="Britt Collins" w:date="2021-10-04T10:50:00Z">
        <w:r w:rsidR="00DE3FC2" w:rsidRPr="00163DCF">
          <w:rPr>
            <w:szCs w:val="21"/>
            <w:rPrChange w:id="5567" w:author="David" w:date="2022-08-17T16:58:00Z">
              <w:rPr>
                <w:rFonts w:ascii="Times New Roman" w:hAnsi="Times New Roman"/>
                <w:sz w:val="24"/>
                <w:szCs w:val="24"/>
              </w:rPr>
            </w:rPrChange>
          </w:rPr>
          <w:t xml:space="preserve"> but</w:t>
        </w:r>
      </w:ins>
      <w:ins w:id="5568" w:author="Britt Collins" w:date="2021-09-30T14:58:00Z">
        <w:r w:rsidRPr="00163DCF">
          <w:rPr>
            <w:szCs w:val="21"/>
            <w:rPrChange w:id="5569" w:author="David" w:date="2022-08-17T16:58:00Z">
              <w:rPr>
                <w:rFonts w:ascii="Times New Roman" w:hAnsi="Times New Roman"/>
                <w:sz w:val="24"/>
                <w:szCs w:val="24"/>
              </w:rPr>
            </w:rPrChange>
          </w:rPr>
          <w:t xml:space="preserve"> </w:t>
        </w:r>
      </w:ins>
      <w:ins w:id="5570" w:author="Britt Collins" w:date="2021-10-04T10:50:00Z">
        <w:r w:rsidR="00DE3FC2" w:rsidRPr="00163DCF">
          <w:rPr>
            <w:szCs w:val="21"/>
            <w:rPrChange w:id="5571" w:author="David" w:date="2022-08-17T16:58:00Z">
              <w:rPr>
                <w:rFonts w:ascii="Times New Roman" w:hAnsi="Times New Roman"/>
                <w:sz w:val="24"/>
                <w:szCs w:val="24"/>
              </w:rPr>
            </w:rPrChange>
          </w:rPr>
          <w:t>she</w:t>
        </w:r>
      </w:ins>
      <w:ins w:id="5572" w:author="Britt Collins" w:date="2021-09-30T14:58:00Z">
        <w:r w:rsidRPr="00163DCF">
          <w:rPr>
            <w:szCs w:val="21"/>
            <w:rPrChange w:id="5573" w:author="David" w:date="2022-08-17T16:58:00Z">
              <w:rPr>
                <w:rFonts w:ascii="Times New Roman" w:hAnsi="Times New Roman"/>
                <w:sz w:val="24"/>
                <w:szCs w:val="24"/>
              </w:rPr>
            </w:rPrChange>
          </w:rPr>
          <w:t xml:space="preserve"> provided easy</w:t>
        </w:r>
      </w:ins>
      <w:ins w:id="5574" w:author="Britt Collins" w:date="2021-10-04T10:50:00Z">
        <w:r w:rsidR="00DE3FC2" w:rsidRPr="00163DCF">
          <w:rPr>
            <w:szCs w:val="21"/>
            <w:rPrChange w:id="5575" w:author="David" w:date="2022-08-17T16:58:00Z">
              <w:rPr>
                <w:rFonts w:ascii="Times New Roman" w:hAnsi="Times New Roman"/>
                <w:sz w:val="24"/>
                <w:szCs w:val="24"/>
              </w:rPr>
            </w:rPrChange>
          </w:rPr>
          <w:t>-</w:t>
        </w:r>
      </w:ins>
      <w:ins w:id="5576" w:author="Britt Collins" w:date="2021-09-30T14:58:00Z">
        <w:r w:rsidRPr="00163DCF">
          <w:rPr>
            <w:szCs w:val="21"/>
            <w:rPrChange w:id="5577" w:author="David" w:date="2022-08-17T16:58:00Z">
              <w:rPr>
                <w:rFonts w:ascii="Times New Roman" w:hAnsi="Times New Roman"/>
                <w:sz w:val="24"/>
                <w:szCs w:val="24"/>
              </w:rPr>
            </w:rPrChange>
          </w:rPr>
          <w:t>to</w:t>
        </w:r>
      </w:ins>
      <w:ins w:id="5578" w:author="Britt Collins" w:date="2021-10-04T10:50:00Z">
        <w:r w:rsidR="00DE3FC2" w:rsidRPr="00163DCF">
          <w:rPr>
            <w:szCs w:val="21"/>
            <w:rPrChange w:id="5579" w:author="David" w:date="2022-08-17T16:58:00Z">
              <w:rPr>
                <w:rFonts w:ascii="Times New Roman" w:hAnsi="Times New Roman"/>
                <w:sz w:val="24"/>
                <w:szCs w:val="24"/>
              </w:rPr>
            </w:rPrChange>
          </w:rPr>
          <w:t>-</w:t>
        </w:r>
      </w:ins>
      <w:ins w:id="5580" w:author="Britt Collins" w:date="2021-09-30T14:58:00Z">
        <w:r w:rsidRPr="00163DCF">
          <w:rPr>
            <w:szCs w:val="21"/>
            <w:rPrChange w:id="5581" w:author="David" w:date="2022-08-17T16:58:00Z">
              <w:rPr>
                <w:rFonts w:ascii="Times New Roman" w:hAnsi="Times New Roman"/>
                <w:sz w:val="24"/>
                <w:szCs w:val="24"/>
              </w:rPr>
            </w:rPrChange>
          </w:rPr>
          <w:t>follow directions in one of her many texts.</w:t>
        </w:r>
      </w:ins>
    </w:p>
    <w:p w14:paraId="71A75D7D" w14:textId="77777777" w:rsidR="00DE3FC2" w:rsidRPr="00163DCF" w:rsidRDefault="006F31F6">
      <w:pPr>
        <w:spacing w:line="276" w:lineRule="auto"/>
        <w:ind w:left="-5" w:right="15" w:firstLine="350"/>
        <w:rPr>
          <w:ins w:id="5582" w:author="Britt Collins" w:date="2021-10-04T10:51:00Z"/>
          <w:szCs w:val="21"/>
          <w:rPrChange w:id="5583" w:author="David" w:date="2022-08-17T16:58:00Z">
            <w:rPr>
              <w:ins w:id="5584" w:author="Britt Collins" w:date="2021-10-04T10:51:00Z"/>
              <w:rFonts w:ascii="Times New Roman" w:hAnsi="Times New Roman"/>
              <w:sz w:val="24"/>
              <w:szCs w:val="24"/>
            </w:rPr>
          </w:rPrChange>
        </w:rPr>
        <w:pPrChange w:id="5585" w:author="David" w:date="2022-08-17T17:01:00Z">
          <w:pPr>
            <w:spacing w:line="480" w:lineRule="auto"/>
            <w:ind w:left="-5" w:right="15" w:firstLine="350"/>
          </w:pPr>
        </w:pPrChange>
      </w:pPr>
      <w:ins w:id="5586" w:author="Britt Collins" w:date="2021-09-30T14:58:00Z">
        <w:r w:rsidRPr="00163DCF">
          <w:rPr>
            <w:szCs w:val="21"/>
            <w:rPrChange w:id="5587" w:author="David" w:date="2022-08-17T16:58:00Z">
              <w:rPr>
                <w:rFonts w:ascii="Times New Roman" w:hAnsi="Times New Roman"/>
                <w:sz w:val="24"/>
                <w:szCs w:val="24"/>
              </w:rPr>
            </w:rPrChange>
          </w:rPr>
          <w:t xml:space="preserve">I knocked. It took a short time before the door flung open and a welcoming figure appeared. Elle stud there with arms wide open and a smile on her face. </w:t>
        </w:r>
      </w:ins>
      <w:ins w:id="5588" w:author="Britt Collins" w:date="2021-10-04T10:51:00Z">
        <w:r w:rsidR="00DE3FC2" w:rsidRPr="00163DCF">
          <w:rPr>
            <w:szCs w:val="21"/>
            <w:rPrChange w:id="5589" w:author="David" w:date="2022-08-17T16:58:00Z">
              <w:rPr>
                <w:rFonts w:ascii="Times New Roman" w:hAnsi="Times New Roman"/>
                <w:sz w:val="24"/>
                <w:szCs w:val="24"/>
              </w:rPr>
            </w:rPrChange>
          </w:rPr>
          <w:t>“</w:t>
        </w:r>
      </w:ins>
      <w:ins w:id="5590" w:author="Britt Collins" w:date="2021-09-30T14:58:00Z">
        <w:r w:rsidRPr="00163DCF">
          <w:rPr>
            <w:szCs w:val="21"/>
            <w:rPrChange w:id="5591" w:author="David" w:date="2022-08-17T16:58:00Z">
              <w:rPr>
                <w:rFonts w:ascii="Times New Roman" w:hAnsi="Times New Roman"/>
                <w:sz w:val="24"/>
                <w:szCs w:val="24"/>
              </w:rPr>
            </w:rPrChange>
          </w:rPr>
          <w:t>Dave</w:t>
        </w:r>
      </w:ins>
      <w:ins w:id="5592" w:author="Britt Collins" w:date="2021-10-04T10:51:00Z">
        <w:r w:rsidR="00DE3FC2" w:rsidRPr="00163DCF">
          <w:rPr>
            <w:szCs w:val="21"/>
            <w:rPrChange w:id="5593" w:author="David" w:date="2022-08-17T16:58:00Z">
              <w:rPr>
                <w:rFonts w:ascii="Times New Roman" w:hAnsi="Times New Roman"/>
                <w:sz w:val="24"/>
                <w:szCs w:val="24"/>
              </w:rPr>
            </w:rPrChange>
          </w:rPr>
          <w:t>,”</w:t>
        </w:r>
      </w:ins>
      <w:ins w:id="5594" w:author="Britt Collins" w:date="2021-09-30T14:58:00Z">
        <w:r w:rsidRPr="00163DCF">
          <w:rPr>
            <w:szCs w:val="21"/>
            <w:rPrChange w:id="5595" w:author="David" w:date="2022-08-17T16:58:00Z">
              <w:rPr>
                <w:rFonts w:ascii="Times New Roman" w:hAnsi="Times New Roman"/>
                <w:sz w:val="24"/>
                <w:szCs w:val="24"/>
              </w:rPr>
            </w:rPrChange>
          </w:rPr>
          <w:t xml:space="preserve"> she </w:t>
        </w:r>
      </w:ins>
      <w:ins w:id="5596" w:author="Britt Collins" w:date="2021-10-04T10:50:00Z">
        <w:r w:rsidR="00DE3FC2" w:rsidRPr="00163DCF">
          <w:rPr>
            <w:szCs w:val="21"/>
            <w:rPrChange w:id="5597" w:author="David" w:date="2022-08-17T16:58:00Z">
              <w:rPr>
                <w:rFonts w:ascii="Times New Roman" w:hAnsi="Times New Roman"/>
                <w:sz w:val="24"/>
                <w:szCs w:val="24"/>
              </w:rPr>
            </w:rPrChange>
          </w:rPr>
          <w:t xml:space="preserve">said, with </w:t>
        </w:r>
      </w:ins>
      <w:ins w:id="5598" w:author="Britt Collins" w:date="2021-09-30T14:58:00Z">
        <w:r w:rsidRPr="00163DCF">
          <w:rPr>
            <w:szCs w:val="21"/>
            <w:rPrChange w:id="5599" w:author="David" w:date="2022-08-17T16:58:00Z">
              <w:rPr>
                <w:rFonts w:ascii="Times New Roman" w:hAnsi="Times New Roman"/>
                <w:sz w:val="24"/>
                <w:szCs w:val="24"/>
              </w:rPr>
            </w:rPrChange>
          </w:rPr>
          <w:t xml:space="preserve">the same warm embrace I remember from our second date. We kissed. </w:t>
        </w:r>
      </w:ins>
      <w:ins w:id="5600" w:author="Britt Collins" w:date="2021-10-04T10:51:00Z">
        <w:r w:rsidR="00DE3FC2" w:rsidRPr="00163DCF">
          <w:rPr>
            <w:szCs w:val="21"/>
            <w:rPrChange w:id="5601" w:author="David" w:date="2022-08-17T16:58:00Z">
              <w:rPr>
                <w:rFonts w:ascii="Times New Roman" w:hAnsi="Times New Roman"/>
                <w:sz w:val="24"/>
                <w:szCs w:val="24"/>
              </w:rPr>
            </w:rPrChange>
          </w:rPr>
          <w:t xml:space="preserve">Untangling myself from her embrace, </w:t>
        </w:r>
      </w:ins>
      <w:ins w:id="5602" w:author="Britt Collins" w:date="2021-09-30T14:58:00Z">
        <w:r w:rsidRPr="00163DCF">
          <w:rPr>
            <w:szCs w:val="21"/>
            <w:rPrChange w:id="5603" w:author="David" w:date="2022-08-17T16:58:00Z">
              <w:rPr>
                <w:rFonts w:ascii="Times New Roman" w:hAnsi="Times New Roman"/>
                <w:sz w:val="24"/>
                <w:szCs w:val="24"/>
              </w:rPr>
            </w:rPrChange>
          </w:rPr>
          <w:t xml:space="preserve">she looked disappointed. </w:t>
        </w:r>
      </w:ins>
    </w:p>
    <w:p w14:paraId="5BC426DC" w14:textId="77777777" w:rsidR="00DE3FC2" w:rsidRPr="00163DCF" w:rsidRDefault="006F31F6">
      <w:pPr>
        <w:spacing w:line="276" w:lineRule="auto"/>
        <w:ind w:left="-5" w:right="15" w:firstLine="350"/>
        <w:rPr>
          <w:ins w:id="5604" w:author="Britt Collins" w:date="2021-10-04T10:52:00Z"/>
          <w:szCs w:val="21"/>
          <w:rPrChange w:id="5605" w:author="David" w:date="2022-08-17T16:58:00Z">
            <w:rPr>
              <w:ins w:id="5606" w:author="Britt Collins" w:date="2021-10-04T10:52:00Z"/>
              <w:rFonts w:ascii="Times New Roman" w:hAnsi="Times New Roman"/>
              <w:sz w:val="24"/>
              <w:szCs w:val="24"/>
            </w:rPr>
          </w:rPrChange>
        </w:rPr>
        <w:pPrChange w:id="5607" w:author="David" w:date="2022-08-17T17:01:00Z">
          <w:pPr>
            <w:spacing w:line="480" w:lineRule="auto"/>
            <w:ind w:left="-5" w:right="15" w:firstLine="350"/>
          </w:pPr>
        </w:pPrChange>
      </w:pPr>
      <w:ins w:id="5608" w:author="Britt Collins" w:date="2021-09-30T14:58:00Z">
        <w:r w:rsidRPr="00163DCF">
          <w:rPr>
            <w:szCs w:val="21"/>
            <w:rPrChange w:id="5609" w:author="David" w:date="2022-08-17T16:58:00Z">
              <w:rPr>
                <w:rFonts w:ascii="Times New Roman" w:hAnsi="Times New Roman"/>
                <w:sz w:val="24"/>
                <w:szCs w:val="24"/>
              </w:rPr>
            </w:rPrChange>
          </w:rPr>
          <w:t>Being a forthcoming person, she said</w:t>
        </w:r>
      </w:ins>
      <w:ins w:id="5610" w:author="Britt Collins" w:date="2021-10-04T10:51:00Z">
        <w:r w:rsidR="00DE3FC2" w:rsidRPr="00163DCF">
          <w:rPr>
            <w:szCs w:val="21"/>
            <w:rPrChange w:id="5611" w:author="David" w:date="2022-08-17T16:58:00Z">
              <w:rPr>
                <w:rFonts w:ascii="Times New Roman" w:hAnsi="Times New Roman"/>
                <w:sz w:val="24"/>
                <w:szCs w:val="24"/>
              </w:rPr>
            </w:rPrChange>
          </w:rPr>
          <w:t>,</w:t>
        </w:r>
      </w:ins>
      <w:ins w:id="5612" w:author="Britt Collins" w:date="2021-09-30T14:58:00Z">
        <w:r w:rsidRPr="00163DCF">
          <w:rPr>
            <w:szCs w:val="21"/>
            <w:rPrChange w:id="5613" w:author="David" w:date="2022-08-17T16:58:00Z">
              <w:rPr>
                <w:rFonts w:ascii="Times New Roman" w:hAnsi="Times New Roman"/>
                <w:sz w:val="24"/>
                <w:szCs w:val="24"/>
              </w:rPr>
            </w:rPrChange>
          </w:rPr>
          <w:t xml:space="preserve"> </w:t>
        </w:r>
      </w:ins>
      <w:ins w:id="5614" w:author="Britt Collins" w:date="2021-10-04T10:51:00Z">
        <w:r w:rsidR="00DE3FC2" w:rsidRPr="00163DCF">
          <w:rPr>
            <w:szCs w:val="21"/>
            <w:rPrChange w:id="5615" w:author="David" w:date="2022-08-17T16:58:00Z">
              <w:rPr>
                <w:rFonts w:ascii="Times New Roman" w:hAnsi="Times New Roman"/>
                <w:sz w:val="24"/>
                <w:szCs w:val="24"/>
              </w:rPr>
            </w:rPrChange>
          </w:rPr>
          <w:t>“</w:t>
        </w:r>
      </w:ins>
      <w:ins w:id="5616" w:author="Britt Collins" w:date="2021-09-30T14:58:00Z">
        <w:r w:rsidRPr="00163DCF">
          <w:rPr>
            <w:szCs w:val="21"/>
            <w:rPrChange w:id="5617" w:author="David" w:date="2022-08-17T16:58:00Z">
              <w:rPr>
                <w:rFonts w:ascii="Times New Roman" w:hAnsi="Times New Roman"/>
                <w:sz w:val="24"/>
                <w:szCs w:val="24"/>
              </w:rPr>
            </w:rPrChange>
          </w:rPr>
          <w:t>Where is my gift?</w:t>
        </w:r>
      </w:ins>
      <w:ins w:id="5618" w:author="Britt Collins" w:date="2021-10-04T10:51:00Z">
        <w:r w:rsidR="00DE3FC2" w:rsidRPr="00163DCF">
          <w:rPr>
            <w:szCs w:val="21"/>
            <w:rPrChange w:id="5619" w:author="David" w:date="2022-08-17T16:58:00Z">
              <w:rPr>
                <w:rFonts w:ascii="Times New Roman" w:hAnsi="Times New Roman"/>
                <w:sz w:val="24"/>
                <w:szCs w:val="24"/>
              </w:rPr>
            </w:rPrChange>
          </w:rPr>
          <w:t>”</w:t>
        </w:r>
      </w:ins>
      <w:ins w:id="5620" w:author="Britt Collins" w:date="2021-09-30T14:58:00Z">
        <w:r w:rsidRPr="00163DCF">
          <w:rPr>
            <w:szCs w:val="21"/>
            <w:rPrChange w:id="5621" w:author="David" w:date="2022-08-17T16:58:00Z">
              <w:rPr>
                <w:rFonts w:ascii="Times New Roman" w:hAnsi="Times New Roman"/>
                <w:sz w:val="24"/>
                <w:szCs w:val="24"/>
              </w:rPr>
            </w:rPrChange>
          </w:rPr>
          <w:t xml:space="preserve"> There was an uncomfortable pause. </w:t>
        </w:r>
      </w:ins>
      <w:ins w:id="5622" w:author="Britt Collins" w:date="2021-10-04T10:52:00Z">
        <w:r w:rsidR="00DE3FC2" w:rsidRPr="00163DCF">
          <w:rPr>
            <w:szCs w:val="21"/>
            <w:rPrChange w:id="5623" w:author="David" w:date="2022-08-17T16:58:00Z">
              <w:rPr>
                <w:rFonts w:ascii="Times New Roman" w:hAnsi="Times New Roman"/>
                <w:sz w:val="24"/>
                <w:szCs w:val="24"/>
              </w:rPr>
            </w:rPrChange>
          </w:rPr>
          <w:t>“</w:t>
        </w:r>
      </w:ins>
      <w:ins w:id="5624" w:author="Britt Collins" w:date="2021-09-30T14:58:00Z">
        <w:r w:rsidRPr="00163DCF">
          <w:rPr>
            <w:szCs w:val="21"/>
            <w:rPrChange w:id="5625" w:author="David" w:date="2022-08-17T16:58:00Z">
              <w:rPr>
                <w:rFonts w:ascii="Times New Roman" w:hAnsi="Times New Roman"/>
                <w:sz w:val="24"/>
                <w:szCs w:val="24"/>
              </w:rPr>
            </w:rPrChange>
          </w:rPr>
          <w:t xml:space="preserve">You don’t just turn up at someone’s house and not bring </w:t>
        </w:r>
      </w:ins>
      <w:ins w:id="5626" w:author="Britt Collins" w:date="2021-10-04T10:52:00Z">
        <w:r w:rsidR="00DE3FC2" w:rsidRPr="00163DCF">
          <w:rPr>
            <w:szCs w:val="21"/>
            <w:rPrChange w:id="5627" w:author="David" w:date="2022-08-17T16:58:00Z">
              <w:rPr>
                <w:rFonts w:ascii="Times New Roman" w:hAnsi="Times New Roman"/>
                <w:sz w:val="24"/>
                <w:szCs w:val="24"/>
              </w:rPr>
            </w:rPrChange>
          </w:rPr>
          <w:t>wine or anything</w:t>
        </w:r>
      </w:ins>
      <w:ins w:id="5628" w:author="Britt Collins" w:date="2021-09-30T14:58:00Z">
        <w:r w:rsidRPr="00163DCF">
          <w:rPr>
            <w:szCs w:val="21"/>
            <w:rPrChange w:id="5629" w:author="David" w:date="2022-08-17T16:58:00Z">
              <w:rPr>
                <w:rFonts w:ascii="Times New Roman" w:hAnsi="Times New Roman"/>
                <w:sz w:val="24"/>
                <w:szCs w:val="24"/>
              </w:rPr>
            </w:rPrChange>
          </w:rPr>
          <w:t xml:space="preserve"> for the host.</w:t>
        </w:r>
      </w:ins>
      <w:ins w:id="5630" w:author="Britt Collins" w:date="2021-10-04T10:52:00Z">
        <w:r w:rsidR="00DE3FC2" w:rsidRPr="00163DCF">
          <w:rPr>
            <w:szCs w:val="21"/>
            <w:rPrChange w:id="5631" w:author="David" w:date="2022-08-17T16:58:00Z">
              <w:rPr>
                <w:rFonts w:ascii="Times New Roman" w:hAnsi="Times New Roman"/>
                <w:sz w:val="24"/>
                <w:szCs w:val="24"/>
              </w:rPr>
            </w:rPrChange>
          </w:rPr>
          <w:t xml:space="preserve">” </w:t>
        </w:r>
      </w:ins>
    </w:p>
    <w:p w14:paraId="2774CA88" w14:textId="77777777" w:rsidR="00DE3FC2" w:rsidRPr="00163DCF" w:rsidRDefault="006F31F6">
      <w:pPr>
        <w:spacing w:line="276" w:lineRule="auto"/>
        <w:ind w:left="-5" w:right="15" w:firstLine="350"/>
        <w:rPr>
          <w:ins w:id="5632" w:author="Britt Collins" w:date="2021-10-04T10:52:00Z"/>
          <w:szCs w:val="21"/>
          <w:rPrChange w:id="5633" w:author="David" w:date="2022-08-17T16:58:00Z">
            <w:rPr>
              <w:ins w:id="5634" w:author="Britt Collins" w:date="2021-10-04T10:52:00Z"/>
              <w:rFonts w:ascii="Times New Roman" w:hAnsi="Times New Roman"/>
              <w:sz w:val="24"/>
              <w:szCs w:val="24"/>
            </w:rPr>
          </w:rPrChange>
        </w:rPr>
        <w:pPrChange w:id="5635" w:author="David" w:date="2022-08-17T17:01:00Z">
          <w:pPr>
            <w:spacing w:line="480" w:lineRule="auto"/>
            <w:ind w:left="-5" w:right="15" w:firstLine="350"/>
          </w:pPr>
        </w:pPrChange>
      </w:pPr>
      <w:ins w:id="5636" w:author="Britt Collins" w:date="2021-09-30T14:58:00Z">
        <w:r w:rsidRPr="00163DCF">
          <w:rPr>
            <w:szCs w:val="21"/>
            <w:rPrChange w:id="5637" w:author="David" w:date="2022-08-17T16:58:00Z">
              <w:rPr>
                <w:rFonts w:ascii="Times New Roman" w:hAnsi="Times New Roman"/>
                <w:sz w:val="24"/>
                <w:szCs w:val="24"/>
              </w:rPr>
            </w:rPrChange>
          </w:rPr>
          <w:t xml:space="preserve">I did what I knew best, humbly apologise and look sheepish. She returned a forgiving glance, smiled, hugged me again before skipping </w:t>
        </w:r>
      </w:ins>
      <w:ins w:id="5638" w:author="Britt Collins" w:date="2021-10-04T10:52:00Z">
        <w:r w:rsidR="00DE3FC2" w:rsidRPr="00163DCF">
          <w:rPr>
            <w:szCs w:val="21"/>
            <w:rPrChange w:id="5639" w:author="David" w:date="2022-08-17T16:58:00Z">
              <w:rPr>
                <w:rFonts w:ascii="Times New Roman" w:hAnsi="Times New Roman"/>
                <w:sz w:val="24"/>
                <w:szCs w:val="24"/>
              </w:rPr>
            </w:rPrChange>
          </w:rPr>
          <w:t>back</w:t>
        </w:r>
      </w:ins>
      <w:ins w:id="5640" w:author="Britt Collins" w:date="2021-09-30T14:58:00Z">
        <w:r w:rsidRPr="00163DCF">
          <w:rPr>
            <w:szCs w:val="21"/>
            <w:rPrChange w:id="5641" w:author="David" w:date="2022-08-17T16:58:00Z">
              <w:rPr>
                <w:rFonts w:ascii="Times New Roman" w:hAnsi="Times New Roman"/>
                <w:sz w:val="24"/>
                <w:szCs w:val="24"/>
              </w:rPr>
            </w:rPrChange>
          </w:rPr>
          <w:t xml:space="preserve"> into the kitchen. </w:t>
        </w:r>
      </w:ins>
    </w:p>
    <w:p w14:paraId="35E7A250" w14:textId="77777777" w:rsidR="00DE3FC2" w:rsidRPr="00163DCF" w:rsidRDefault="00DE3FC2">
      <w:pPr>
        <w:spacing w:line="276" w:lineRule="auto"/>
        <w:ind w:left="-5" w:right="15" w:firstLine="350"/>
        <w:rPr>
          <w:ins w:id="5642" w:author="Britt Collins" w:date="2021-10-04T10:53:00Z"/>
          <w:szCs w:val="21"/>
          <w:rPrChange w:id="5643" w:author="David" w:date="2022-08-17T16:58:00Z">
            <w:rPr>
              <w:ins w:id="5644" w:author="Britt Collins" w:date="2021-10-04T10:53:00Z"/>
              <w:rFonts w:ascii="Times New Roman" w:hAnsi="Times New Roman"/>
              <w:sz w:val="24"/>
              <w:szCs w:val="24"/>
            </w:rPr>
          </w:rPrChange>
        </w:rPr>
        <w:pPrChange w:id="5645" w:author="David" w:date="2022-08-17T17:01:00Z">
          <w:pPr>
            <w:spacing w:line="480" w:lineRule="auto"/>
            <w:ind w:left="-5" w:right="15" w:firstLine="350"/>
          </w:pPr>
        </w:pPrChange>
      </w:pPr>
      <w:ins w:id="5646" w:author="Britt Collins" w:date="2021-10-04T10:53:00Z">
        <w:r w:rsidRPr="00163DCF">
          <w:rPr>
            <w:szCs w:val="21"/>
            <w:rPrChange w:id="5647" w:author="David" w:date="2022-08-17T16:58:00Z">
              <w:rPr>
                <w:rFonts w:ascii="Times New Roman" w:hAnsi="Times New Roman"/>
                <w:sz w:val="24"/>
                <w:szCs w:val="24"/>
              </w:rPr>
            </w:rPrChange>
          </w:rPr>
          <w:t>“</w:t>
        </w:r>
      </w:ins>
      <w:ins w:id="5648" w:author="Britt Collins" w:date="2021-09-30T14:58:00Z">
        <w:r w:rsidR="006F31F6" w:rsidRPr="00163DCF">
          <w:rPr>
            <w:szCs w:val="21"/>
            <w:rPrChange w:id="5649" w:author="David" w:date="2022-08-17T16:58:00Z">
              <w:rPr>
                <w:rFonts w:ascii="Times New Roman" w:hAnsi="Times New Roman"/>
                <w:sz w:val="24"/>
                <w:szCs w:val="24"/>
              </w:rPr>
            </w:rPrChange>
          </w:rPr>
          <w:t xml:space="preserve">I hope you like pasta, </w:t>
        </w:r>
        <w:proofErr w:type="gramStart"/>
        <w:r w:rsidR="006F31F6" w:rsidRPr="00163DCF">
          <w:rPr>
            <w:szCs w:val="21"/>
            <w:rPrChange w:id="5650" w:author="David" w:date="2022-08-17T16:58:00Z">
              <w:rPr>
                <w:rFonts w:ascii="Times New Roman" w:hAnsi="Times New Roman"/>
                <w:sz w:val="24"/>
                <w:szCs w:val="24"/>
              </w:rPr>
            </w:rPrChange>
          </w:rPr>
          <w:t>tomato</w:t>
        </w:r>
        <w:proofErr w:type="gramEnd"/>
        <w:r w:rsidR="006F31F6" w:rsidRPr="00163DCF">
          <w:rPr>
            <w:szCs w:val="21"/>
            <w:rPrChange w:id="5651" w:author="David" w:date="2022-08-17T16:58:00Z">
              <w:rPr>
                <w:rFonts w:ascii="Times New Roman" w:hAnsi="Times New Roman"/>
                <w:sz w:val="24"/>
                <w:szCs w:val="24"/>
              </w:rPr>
            </w:rPrChange>
          </w:rPr>
          <w:t xml:space="preserve"> and basil?</w:t>
        </w:r>
      </w:ins>
      <w:ins w:id="5652" w:author="Britt Collins" w:date="2021-10-04T10:53:00Z">
        <w:r w:rsidRPr="00163DCF">
          <w:rPr>
            <w:szCs w:val="21"/>
            <w:rPrChange w:id="5653" w:author="David" w:date="2022-08-17T16:58:00Z">
              <w:rPr>
                <w:rFonts w:ascii="Times New Roman" w:hAnsi="Times New Roman"/>
                <w:sz w:val="24"/>
                <w:szCs w:val="24"/>
              </w:rPr>
            </w:rPrChange>
          </w:rPr>
          <w:t>”</w:t>
        </w:r>
      </w:ins>
      <w:ins w:id="5654" w:author="Britt Collins" w:date="2021-09-30T14:58:00Z">
        <w:r w:rsidR="006F31F6" w:rsidRPr="00163DCF">
          <w:rPr>
            <w:szCs w:val="21"/>
            <w:rPrChange w:id="5655" w:author="David" w:date="2022-08-17T16:58:00Z">
              <w:rPr>
                <w:rFonts w:ascii="Times New Roman" w:hAnsi="Times New Roman"/>
                <w:sz w:val="24"/>
                <w:szCs w:val="24"/>
              </w:rPr>
            </w:rPrChange>
          </w:rPr>
          <w:t xml:space="preserve"> she shouted</w:t>
        </w:r>
      </w:ins>
      <w:ins w:id="5656" w:author="Britt Collins" w:date="2021-10-04T10:53:00Z">
        <w:r w:rsidRPr="00163DCF">
          <w:rPr>
            <w:szCs w:val="21"/>
            <w:rPrChange w:id="5657" w:author="David" w:date="2022-08-17T16:58:00Z">
              <w:rPr>
                <w:rFonts w:ascii="Times New Roman" w:hAnsi="Times New Roman"/>
                <w:sz w:val="24"/>
                <w:szCs w:val="24"/>
              </w:rPr>
            </w:rPrChange>
          </w:rPr>
          <w:t xml:space="preserve"> from the kitchen</w:t>
        </w:r>
      </w:ins>
      <w:ins w:id="5658" w:author="Britt Collins" w:date="2021-09-30T14:58:00Z">
        <w:r w:rsidR="006F31F6" w:rsidRPr="00163DCF">
          <w:rPr>
            <w:szCs w:val="21"/>
            <w:rPrChange w:id="5659" w:author="David" w:date="2022-08-17T16:58:00Z">
              <w:rPr>
                <w:rFonts w:ascii="Times New Roman" w:hAnsi="Times New Roman"/>
                <w:sz w:val="24"/>
                <w:szCs w:val="24"/>
              </w:rPr>
            </w:rPrChange>
          </w:rPr>
          <w:t xml:space="preserve">. </w:t>
        </w:r>
      </w:ins>
    </w:p>
    <w:p w14:paraId="0E753547" w14:textId="5D4B0747" w:rsidR="006F31F6" w:rsidRPr="00163DCF" w:rsidRDefault="00DE3FC2">
      <w:pPr>
        <w:spacing w:line="276" w:lineRule="auto"/>
        <w:ind w:left="-5" w:right="15" w:firstLine="350"/>
        <w:rPr>
          <w:ins w:id="5660" w:author="Britt Collins" w:date="2021-09-30T14:58:00Z"/>
          <w:szCs w:val="21"/>
          <w:rPrChange w:id="5661" w:author="David" w:date="2022-08-17T16:58:00Z">
            <w:rPr>
              <w:ins w:id="5662" w:author="Britt Collins" w:date="2021-09-30T14:58:00Z"/>
              <w:rFonts w:ascii="Times New Roman" w:hAnsi="Times New Roman"/>
              <w:sz w:val="24"/>
              <w:szCs w:val="24"/>
            </w:rPr>
          </w:rPrChange>
        </w:rPr>
        <w:pPrChange w:id="5663" w:author="David" w:date="2022-08-17T17:01:00Z">
          <w:pPr>
            <w:ind w:left="-5" w:right="15"/>
          </w:pPr>
        </w:pPrChange>
      </w:pPr>
      <w:ins w:id="5664" w:author="Britt Collins" w:date="2021-10-04T10:53:00Z">
        <w:r w:rsidRPr="00163DCF">
          <w:rPr>
            <w:szCs w:val="21"/>
            <w:rPrChange w:id="5665" w:author="David" w:date="2022-08-17T16:58:00Z">
              <w:rPr>
                <w:rFonts w:ascii="Times New Roman" w:hAnsi="Times New Roman"/>
                <w:sz w:val="24"/>
                <w:szCs w:val="24"/>
              </w:rPr>
            </w:rPrChange>
          </w:rPr>
          <w:lastRenderedPageBreak/>
          <w:t>“</w:t>
        </w:r>
      </w:ins>
      <w:ins w:id="5666" w:author="Britt Collins" w:date="2021-09-30T14:58:00Z">
        <w:r w:rsidR="006F31F6" w:rsidRPr="00163DCF">
          <w:rPr>
            <w:szCs w:val="21"/>
            <w:rPrChange w:id="5667" w:author="David" w:date="2022-08-17T16:58:00Z">
              <w:rPr>
                <w:rFonts w:ascii="Times New Roman" w:hAnsi="Times New Roman"/>
                <w:sz w:val="24"/>
                <w:szCs w:val="24"/>
              </w:rPr>
            </w:rPrChange>
          </w:rPr>
          <w:t>I’m sure whatever you're making will be lovely.</w:t>
        </w:r>
      </w:ins>
      <w:ins w:id="5668" w:author="Britt Collins" w:date="2021-10-04T10:53:00Z">
        <w:r w:rsidRPr="00163DCF">
          <w:rPr>
            <w:szCs w:val="21"/>
            <w:rPrChange w:id="5669" w:author="David" w:date="2022-08-17T16:58:00Z">
              <w:rPr>
                <w:rFonts w:ascii="Times New Roman" w:hAnsi="Times New Roman"/>
                <w:sz w:val="24"/>
                <w:szCs w:val="24"/>
              </w:rPr>
            </w:rPrChange>
          </w:rPr>
          <w:t xml:space="preserve">” </w:t>
        </w:r>
      </w:ins>
      <w:ins w:id="5670" w:author="Britt Collins" w:date="2021-09-30T14:58:00Z">
        <w:r w:rsidR="006F31F6" w:rsidRPr="00163DCF">
          <w:rPr>
            <w:szCs w:val="21"/>
            <w:rPrChange w:id="5671" w:author="David" w:date="2022-08-17T16:58:00Z">
              <w:rPr>
                <w:rFonts w:ascii="Times New Roman" w:hAnsi="Times New Roman"/>
                <w:sz w:val="24"/>
                <w:szCs w:val="24"/>
              </w:rPr>
            </w:rPrChange>
          </w:rPr>
          <w:t>I had experienced 25 years of my mother’s poor cooking</w:t>
        </w:r>
      </w:ins>
      <w:ins w:id="5672" w:author="Britt Collins" w:date="2021-10-04T10:53:00Z">
        <w:r w:rsidRPr="00163DCF">
          <w:rPr>
            <w:szCs w:val="21"/>
            <w:rPrChange w:id="5673" w:author="David" w:date="2022-08-17T16:58:00Z">
              <w:rPr>
                <w:rFonts w:ascii="Times New Roman" w:hAnsi="Times New Roman"/>
                <w:sz w:val="24"/>
                <w:szCs w:val="24"/>
              </w:rPr>
            </w:rPrChange>
          </w:rPr>
          <w:t xml:space="preserve"> and</w:t>
        </w:r>
      </w:ins>
      <w:ins w:id="5674" w:author="Britt Collins" w:date="2021-09-30T14:58:00Z">
        <w:r w:rsidR="006F31F6" w:rsidRPr="00163DCF">
          <w:rPr>
            <w:szCs w:val="21"/>
            <w:rPrChange w:id="5675" w:author="David" w:date="2022-08-17T16:58:00Z">
              <w:rPr>
                <w:rFonts w:ascii="Times New Roman" w:hAnsi="Times New Roman"/>
                <w:sz w:val="24"/>
                <w:szCs w:val="24"/>
              </w:rPr>
            </w:rPrChange>
          </w:rPr>
          <w:t xml:space="preserve"> was prepared to eat </w:t>
        </w:r>
      </w:ins>
      <w:ins w:id="5676" w:author="Britt Collins" w:date="2021-10-04T10:53:00Z">
        <w:r w:rsidRPr="00163DCF">
          <w:rPr>
            <w:szCs w:val="21"/>
            <w:rPrChange w:id="5677" w:author="David" w:date="2022-08-17T16:58:00Z">
              <w:rPr>
                <w:rFonts w:ascii="Times New Roman" w:hAnsi="Times New Roman"/>
                <w:sz w:val="24"/>
                <w:szCs w:val="24"/>
              </w:rPr>
            </w:rPrChange>
          </w:rPr>
          <w:t xml:space="preserve">pretty much </w:t>
        </w:r>
      </w:ins>
      <w:ins w:id="5678" w:author="Britt Collins" w:date="2021-09-30T14:58:00Z">
        <w:r w:rsidR="006F31F6" w:rsidRPr="00163DCF">
          <w:rPr>
            <w:szCs w:val="21"/>
            <w:rPrChange w:id="5679" w:author="David" w:date="2022-08-17T16:58:00Z">
              <w:rPr>
                <w:rFonts w:ascii="Times New Roman" w:hAnsi="Times New Roman"/>
                <w:sz w:val="24"/>
                <w:szCs w:val="24"/>
              </w:rPr>
            </w:rPrChange>
          </w:rPr>
          <w:t>anything.</w:t>
        </w:r>
      </w:ins>
    </w:p>
    <w:p w14:paraId="41899426" w14:textId="7E079703" w:rsidR="006F31F6" w:rsidRPr="00163DCF" w:rsidRDefault="006F31F6">
      <w:pPr>
        <w:spacing w:line="276" w:lineRule="auto"/>
        <w:ind w:left="-5" w:right="15" w:firstLine="350"/>
        <w:rPr>
          <w:ins w:id="5680" w:author="Britt Collins" w:date="2021-09-30T14:58:00Z"/>
          <w:szCs w:val="21"/>
          <w:rPrChange w:id="5681" w:author="David" w:date="2022-08-17T16:58:00Z">
            <w:rPr>
              <w:ins w:id="5682" w:author="Britt Collins" w:date="2021-09-30T14:58:00Z"/>
              <w:rFonts w:ascii="Times New Roman" w:hAnsi="Times New Roman"/>
              <w:sz w:val="24"/>
              <w:szCs w:val="24"/>
            </w:rPr>
          </w:rPrChange>
        </w:rPr>
        <w:pPrChange w:id="5683" w:author="David" w:date="2022-08-17T17:01:00Z">
          <w:pPr>
            <w:ind w:left="-5" w:right="15"/>
          </w:pPr>
        </w:pPrChange>
      </w:pPr>
      <w:ins w:id="5684" w:author="Britt Collins" w:date="2021-09-30T14:58:00Z">
        <w:r w:rsidRPr="00163DCF">
          <w:rPr>
            <w:szCs w:val="21"/>
            <w:rPrChange w:id="5685" w:author="David" w:date="2022-08-17T16:58:00Z">
              <w:rPr>
                <w:rFonts w:ascii="Times New Roman" w:hAnsi="Times New Roman"/>
                <w:sz w:val="24"/>
                <w:szCs w:val="24"/>
              </w:rPr>
            </w:rPrChange>
          </w:rPr>
          <w:t>Elle was a student</w:t>
        </w:r>
      </w:ins>
      <w:ins w:id="5686" w:author="Britt Collins" w:date="2021-10-04T10:54:00Z">
        <w:r w:rsidR="00DE3FC2" w:rsidRPr="00163DCF">
          <w:rPr>
            <w:szCs w:val="21"/>
            <w:rPrChange w:id="5687" w:author="David" w:date="2022-08-17T16:58:00Z">
              <w:rPr>
                <w:rFonts w:ascii="Times New Roman" w:hAnsi="Times New Roman"/>
                <w:sz w:val="24"/>
                <w:szCs w:val="24"/>
              </w:rPr>
            </w:rPrChange>
          </w:rPr>
          <w:t xml:space="preserve"> and seemed to live well b</w:t>
        </w:r>
      </w:ins>
      <w:ins w:id="5688" w:author="Britt Collins" w:date="2021-09-30T14:58:00Z">
        <w:r w:rsidRPr="00163DCF">
          <w:rPr>
            <w:szCs w:val="21"/>
            <w:rPrChange w:id="5689" w:author="David" w:date="2022-08-17T16:58:00Z">
              <w:rPr>
                <w:rFonts w:ascii="Times New Roman" w:hAnsi="Times New Roman"/>
                <w:sz w:val="24"/>
                <w:szCs w:val="24"/>
              </w:rPr>
            </w:rPrChange>
          </w:rPr>
          <w:t xml:space="preserve">y student’s standards. The apartment was </w:t>
        </w:r>
        <w:proofErr w:type="gramStart"/>
        <w:r w:rsidRPr="00163DCF">
          <w:rPr>
            <w:szCs w:val="21"/>
            <w:rPrChange w:id="5690" w:author="David" w:date="2022-08-17T16:58:00Z">
              <w:rPr>
                <w:rFonts w:ascii="Times New Roman" w:hAnsi="Times New Roman"/>
                <w:sz w:val="24"/>
                <w:szCs w:val="24"/>
              </w:rPr>
            </w:rPrChange>
          </w:rPr>
          <w:t>humble</w:t>
        </w:r>
        <w:proofErr w:type="gramEnd"/>
        <w:r w:rsidRPr="00163DCF">
          <w:rPr>
            <w:szCs w:val="21"/>
            <w:rPrChange w:id="5691" w:author="David" w:date="2022-08-17T16:58:00Z">
              <w:rPr>
                <w:rFonts w:ascii="Times New Roman" w:hAnsi="Times New Roman"/>
                <w:sz w:val="24"/>
                <w:szCs w:val="24"/>
              </w:rPr>
            </w:rPrChange>
          </w:rPr>
          <w:t xml:space="preserve"> but </w:t>
        </w:r>
      </w:ins>
      <w:ins w:id="5692" w:author="Britt Collins" w:date="2021-10-04T10:55:00Z">
        <w:r w:rsidR="00DE3FC2" w:rsidRPr="00163DCF">
          <w:rPr>
            <w:szCs w:val="21"/>
            <w:rPrChange w:id="5693" w:author="David" w:date="2022-08-17T16:58:00Z">
              <w:rPr>
                <w:rFonts w:ascii="Times New Roman" w:hAnsi="Times New Roman"/>
                <w:sz w:val="24"/>
                <w:szCs w:val="24"/>
              </w:rPr>
            </w:rPrChange>
          </w:rPr>
          <w:t xml:space="preserve">it </w:t>
        </w:r>
        <w:r w:rsidR="00DE3FC2" w:rsidRPr="00163DCF">
          <w:rPr>
            <w:b/>
            <w:szCs w:val="21"/>
            <w:rPrChange w:id="5694" w:author="David" w:date="2022-08-17T16:58:00Z">
              <w:rPr>
                <w:rFonts w:ascii="Times New Roman" w:hAnsi="Times New Roman"/>
                <w:sz w:val="24"/>
                <w:szCs w:val="24"/>
              </w:rPr>
            </w:rPrChange>
          </w:rPr>
          <w:t xml:space="preserve">was filled with light and places to perch and </w:t>
        </w:r>
      </w:ins>
      <w:ins w:id="5695" w:author="Britt Collins" w:date="2021-10-04T10:54:00Z">
        <w:r w:rsidR="00DE3FC2" w:rsidRPr="00163DCF">
          <w:rPr>
            <w:b/>
            <w:szCs w:val="21"/>
            <w:rPrChange w:id="5696" w:author="David" w:date="2022-08-17T16:58:00Z">
              <w:rPr>
                <w:rFonts w:ascii="Times New Roman" w:hAnsi="Times New Roman"/>
                <w:sz w:val="24"/>
                <w:szCs w:val="24"/>
              </w:rPr>
            </w:rPrChange>
          </w:rPr>
          <w:t>plenty of</w:t>
        </w:r>
      </w:ins>
      <w:ins w:id="5697" w:author="Britt Collins" w:date="2021-09-30T14:58:00Z">
        <w:r w:rsidRPr="00163DCF">
          <w:rPr>
            <w:b/>
            <w:szCs w:val="21"/>
            <w:rPrChange w:id="5698" w:author="David" w:date="2022-08-17T16:58:00Z">
              <w:rPr>
                <w:rFonts w:ascii="Times New Roman" w:hAnsi="Times New Roman"/>
                <w:sz w:val="24"/>
                <w:szCs w:val="24"/>
              </w:rPr>
            </w:rPrChange>
          </w:rPr>
          <w:t xml:space="preserve"> comfort</w:t>
        </w:r>
      </w:ins>
      <w:ins w:id="5699" w:author="Britt Collins" w:date="2021-10-04T10:54:00Z">
        <w:r w:rsidR="00DE3FC2" w:rsidRPr="00163DCF">
          <w:rPr>
            <w:b/>
            <w:szCs w:val="21"/>
            <w:rPrChange w:id="5700" w:author="David" w:date="2022-08-17T16:58:00Z">
              <w:rPr>
                <w:rFonts w:ascii="Times New Roman" w:hAnsi="Times New Roman"/>
                <w:sz w:val="24"/>
                <w:szCs w:val="24"/>
              </w:rPr>
            </w:rPrChange>
          </w:rPr>
          <w:t>s</w:t>
        </w:r>
      </w:ins>
      <w:ins w:id="5701" w:author="Britt Collins" w:date="2021-09-30T14:58:00Z">
        <w:r w:rsidRPr="00163DCF">
          <w:rPr>
            <w:szCs w:val="21"/>
            <w:rPrChange w:id="5702" w:author="David" w:date="2022-08-17T16:58:00Z">
              <w:rPr>
                <w:rFonts w:ascii="Times New Roman" w:hAnsi="Times New Roman"/>
                <w:sz w:val="24"/>
                <w:szCs w:val="24"/>
              </w:rPr>
            </w:rPrChange>
          </w:rPr>
          <w:t xml:space="preserve">. The front door opened into a tiny hallway, which led to the kitchen. The cooker was on the right, bathroom left, dining room centre and just beyond lay her high double bed. The bedside window let much needed light into the apartment, penetrating as far as the dining table. Elle found a home for my damp, sweaty suit jacket. I tucked my ruffled shirt in and asked Elle for directions to her bathroom. </w:t>
        </w:r>
      </w:ins>
      <w:proofErr w:type="gramStart"/>
      <w:ins w:id="5703" w:author="Britt Collins" w:date="2021-10-04T10:56:00Z">
        <w:r w:rsidR="00DE3FC2" w:rsidRPr="00163DCF">
          <w:rPr>
            <w:b/>
            <w:szCs w:val="21"/>
            <w:rPrChange w:id="5704" w:author="David" w:date="2022-08-17T16:58:00Z">
              <w:rPr>
                <w:rFonts w:ascii="Times New Roman" w:hAnsi="Times New Roman"/>
                <w:sz w:val="24"/>
                <w:szCs w:val="24"/>
              </w:rPr>
            </w:rPrChange>
          </w:rPr>
          <w:t>AGAIN</w:t>
        </w:r>
        <w:proofErr w:type="gramEnd"/>
        <w:r w:rsidR="00DE3FC2" w:rsidRPr="00163DCF">
          <w:rPr>
            <w:b/>
            <w:szCs w:val="21"/>
            <w:rPrChange w:id="5705" w:author="David" w:date="2022-08-17T16:58:00Z">
              <w:rPr>
                <w:rFonts w:ascii="Times New Roman" w:hAnsi="Times New Roman"/>
                <w:sz w:val="24"/>
                <w:szCs w:val="24"/>
              </w:rPr>
            </w:rPrChange>
          </w:rPr>
          <w:t xml:space="preserve"> AVOID TRIVIAL</w:t>
        </w:r>
        <w:r w:rsidR="00DE3FC2" w:rsidRPr="00163DCF">
          <w:rPr>
            <w:b/>
            <w:szCs w:val="21"/>
            <w:rPrChange w:id="5706" w:author="David" w:date="2022-08-17T16:58:00Z">
              <w:rPr>
                <w:rFonts w:ascii="Times New Roman" w:hAnsi="Times New Roman"/>
                <w:b/>
                <w:sz w:val="24"/>
                <w:szCs w:val="24"/>
              </w:rPr>
            </w:rPrChange>
          </w:rPr>
          <w:t>, INCONSEQUENTIAL</w:t>
        </w:r>
        <w:r w:rsidR="00DE3FC2" w:rsidRPr="00163DCF">
          <w:rPr>
            <w:b/>
            <w:szCs w:val="21"/>
            <w:rPrChange w:id="5707" w:author="David" w:date="2022-08-17T16:58:00Z">
              <w:rPr>
                <w:rFonts w:ascii="Times New Roman" w:hAnsi="Times New Roman"/>
                <w:sz w:val="24"/>
                <w:szCs w:val="24"/>
              </w:rPr>
            </w:rPrChange>
          </w:rPr>
          <w:t xml:space="preserve"> DETAILS LIKE THIS. </w:t>
        </w:r>
      </w:ins>
      <w:ins w:id="5708" w:author="Britt Collins" w:date="2021-09-30T14:58:00Z">
        <w:r w:rsidRPr="00163DCF">
          <w:rPr>
            <w:szCs w:val="21"/>
            <w:rPrChange w:id="5709" w:author="David" w:date="2022-08-17T16:58:00Z">
              <w:rPr>
                <w:rFonts w:ascii="Times New Roman" w:hAnsi="Times New Roman"/>
                <w:sz w:val="24"/>
                <w:szCs w:val="24"/>
              </w:rPr>
            </w:rPrChange>
          </w:rPr>
          <w:t>I was slowly adopting the Australian-</w:t>
        </w:r>
        <w:proofErr w:type="spellStart"/>
        <w:r w:rsidRPr="00163DCF">
          <w:rPr>
            <w:szCs w:val="21"/>
            <w:rPrChange w:id="5710" w:author="David" w:date="2022-08-17T16:58:00Z">
              <w:rPr>
                <w:rFonts w:ascii="Times New Roman" w:hAnsi="Times New Roman"/>
                <w:sz w:val="24"/>
                <w:szCs w:val="24"/>
              </w:rPr>
            </w:rPrChange>
          </w:rPr>
          <w:t>ised</w:t>
        </w:r>
        <w:proofErr w:type="spellEnd"/>
        <w:r w:rsidRPr="00163DCF">
          <w:rPr>
            <w:szCs w:val="21"/>
            <w:rPrChange w:id="5711" w:author="David" w:date="2022-08-17T16:58:00Z">
              <w:rPr>
                <w:rFonts w:ascii="Times New Roman" w:hAnsi="Times New Roman"/>
                <w:sz w:val="24"/>
                <w:szCs w:val="24"/>
              </w:rPr>
            </w:rPrChange>
          </w:rPr>
          <w:t xml:space="preserve"> word for toilet, bathroom. Thankfully, some British English words were still part of the Australian lexicon: mate, jumper, pub. I loved the Australian version of the word duvet, doona. l returned from the bathroom and asked Elle if I could have a look around her home as she prepared food. She happily obliged. It didn’t take long given its small size. One distinctive group of items were her books on politics. I realised that this was the subject she was studying.</w:t>
        </w:r>
      </w:ins>
    </w:p>
    <w:p w14:paraId="612C3F7C" w14:textId="77777777" w:rsidR="00DE3FC2" w:rsidRPr="00163DCF" w:rsidRDefault="006F31F6">
      <w:pPr>
        <w:spacing w:line="276" w:lineRule="auto"/>
        <w:ind w:left="-5" w:right="15" w:firstLine="350"/>
        <w:rPr>
          <w:ins w:id="5712" w:author="Britt Collins" w:date="2021-10-04T10:58:00Z"/>
          <w:szCs w:val="21"/>
          <w:rPrChange w:id="5713" w:author="David" w:date="2022-08-17T16:58:00Z">
            <w:rPr>
              <w:ins w:id="5714" w:author="Britt Collins" w:date="2021-10-04T10:58:00Z"/>
              <w:rFonts w:ascii="Times New Roman" w:hAnsi="Times New Roman"/>
              <w:sz w:val="24"/>
              <w:szCs w:val="24"/>
            </w:rPr>
          </w:rPrChange>
        </w:rPr>
        <w:pPrChange w:id="5715" w:author="David" w:date="2022-08-17T17:01:00Z">
          <w:pPr>
            <w:spacing w:line="480" w:lineRule="auto"/>
            <w:ind w:left="-5" w:right="15" w:firstLine="350"/>
          </w:pPr>
        </w:pPrChange>
      </w:pPr>
      <w:ins w:id="5716" w:author="Britt Collins" w:date="2021-09-30T14:58:00Z">
        <w:r w:rsidRPr="00163DCF">
          <w:rPr>
            <w:szCs w:val="21"/>
            <w:rPrChange w:id="5717" w:author="David" w:date="2022-08-17T16:58:00Z">
              <w:rPr>
                <w:rFonts w:ascii="Times New Roman" w:hAnsi="Times New Roman"/>
                <w:sz w:val="24"/>
                <w:szCs w:val="24"/>
              </w:rPr>
            </w:rPrChange>
          </w:rPr>
          <w:t xml:space="preserve">Elle began serving the pasta dish. I could tell she loved food given the care put into its presentation. She walked over to her portable digital </w:t>
        </w:r>
      </w:ins>
      <w:ins w:id="5718" w:author="Britt Collins" w:date="2021-10-04T10:57:00Z">
        <w:r w:rsidR="00DE3FC2" w:rsidRPr="00163DCF">
          <w:rPr>
            <w:szCs w:val="21"/>
            <w:rPrChange w:id="5719" w:author="David" w:date="2022-08-17T16:58:00Z">
              <w:rPr>
                <w:rFonts w:ascii="Times New Roman" w:hAnsi="Times New Roman"/>
                <w:sz w:val="24"/>
                <w:szCs w:val="24"/>
              </w:rPr>
            </w:rPrChange>
          </w:rPr>
          <w:t>stereo</w:t>
        </w:r>
      </w:ins>
      <w:ins w:id="5720" w:author="Britt Collins" w:date="2021-09-30T14:58:00Z">
        <w:r w:rsidRPr="00163DCF">
          <w:rPr>
            <w:szCs w:val="21"/>
            <w:rPrChange w:id="5721" w:author="David" w:date="2022-08-17T16:58:00Z">
              <w:rPr>
                <w:rFonts w:ascii="Times New Roman" w:hAnsi="Times New Roman"/>
                <w:sz w:val="24"/>
                <w:szCs w:val="24"/>
              </w:rPr>
            </w:rPrChange>
          </w:rPr>
          <w:t xml:space="preserve">, pressed play and made a beeline for the bathroom. I was sat there, left to appreciate the first music track. The songs in Elle's playlist were all modern </w:t>
        </w:r>
      </w:ins>
      <w:ins w:id="5722" w:author="Britt Collins" w:date="2021-10-04T10:57:00Z">
        <w:r w:rsidR="00DE3FC2" w:rsidRPr="00163DCF">
          <w:rPr>
            <w:szCs w:val="21"/>
            <w:rPrChange w:id="5723" w:author="David" w:date="2022-08-17T16:58:00Z">
              <w:rPr>
                <w:rFonts w:ascii="Times New Roman" w:hAnsi="Times New Roman"/>
                <w:sz w:val="24"/>
                <w:szCs w:val="24"/>
              </w:rPr>
            </w:rPrChange>
          </w:rPr>
          <w:t>and</w:t>
        </w:r>
      </w:ins>
      <w:ins w:id="5724" w:author="Britt Collins" w:date="2021-09-30T14:58:00Z">
        <w:r w:rsidRPr="00163DCF">
          <w:rPr>
            <w:szCs w:val="21"/>
            <w:rPrChange w:id="5725" w:author="David" w:date="2022-08-17T16:58:00Z">
              <w:rPr>
                <w:rFonts w:ascii="Times New Roman" w:hAnsi="Times New Roman"/>
                <w:sz w:val="24"/>
                <w:szCs w:val="24"/>
              </w:rPr>
            </w:rPrChange>
          </w:rPr>
          <w:t xml:space="preserve"> melodic, but I didn’t recognise any. </w:t>
        </w:r>
      </w:ins>
      <w:ins w:id="5726" w:author="Britt Collins" w:date="2021-10-04T10:57:00Z">
        <w:r w:rsidR="00DE3FC2" w:rsidRPr="00163DCF">
          <w:rPr>
            <w:szCs w:val="21"/>
            <w:rPrChange w:id="5727" w:author="David" w:date="2022-08-17T16:58:00Z">
              <w:rPr>
                <w:rFonts w:ascii="Times New Roman" w:hAnsi="Times New Roman"/>
                <w:sz w:val="24"/>
                <w:szCs w:val="24"/>
              </w:rPr>
            </w:rPrChange>
          </w:rPr>
          <w:t>When she</w:t>
        </w:r>
      </w:ins>
      <w:ins w:id="5728" w:author="Britt Collins" w:date="2021-09-30T14:58:00Z">
        <w:r w:rsidRPr="00163DCF">
          <w:rPr>
            <w:szCs w:val="21"/>
            <w:rPrChange w:id="5729" w:author="David" w:date="2022-08-17T16:58:00Z">
              <w:rPr>
                <w:rFonts w:ascii="Times New Roman" w:hAnsi="Times New Roman"/>
                <w:sz w:val="24"/>
                <w:szCs w:val="24"/>
              </w:rPr>
            </w:rPrChange>
          </w:rPr>
          <w:t xml:space="preserve"> returned, I asked which bands were playing? She smiled and said she had created a special playlist just for me. Artists such as: Sneaky Sound System, The Temper Trap, Powder </w:t>
        </w:r>
        <w:proofErr w:type="gramStart"/>
        <w:r w:rsidRPr="00163DCF">
          <w:rPr>
            <w:szCs w:val="21"/>
            <w:rPrChange w:id="5730" w:author="David" w:date="2022-08-17T16:58:00Z">
              <w:rPr>
                <w:rFonts w:ascii="Times New Roman" w:hAnsi="Times New Roman"/>
                <w:sz w:val="24"/>
                <w:szCs w:val="24"/>
              </w:rPr>
            </w:rPrChange>
          </w:rPr>
          <w:t>Finger</w:t>
        </w:r>
        <w:proofErr w:type="gramEnd"/>
        <w:r w:rsidRPr="00163DCF">
          <w:rPr>
            <w:szCs w:val="21"/>
            <w:rPrChange w:id="5731" w:author="David" w:date="2022-08-17T16:58:00Z">
              <w:rPr>
                <w:rFonts w:ascii="Times New Roman" w:hAnsi="Times New Roman"/>
                <w:sz w:val="24"/>
                <w:szCs w:val="24"/>
              </w:rPr>
            </w:rPrChange>
          </w:rPr>
          <w:t xml:space="preserve"> and The Cat Empire were represented. </w:t>
        </w:r>
      </w:ins>
    </w:p>
    <w:p w14:paraId="4225BA52" w14:textId="4CCA8260" w:rsidR="00DE3FC2" w:rsidRPr="00163DCF" w:rsidRDefault="006F31F6">
      <w:pPr>
        <w:spacing w:line="276" w:lineRule="auto"/>
        <w:ind w:left="-5" w:right="15" w:firstLine="350"/>
        <w:rPr>
          <w:ins w:id="5732" w:author="Britt Collins" w:date="2021-10-04T10:58:00Z"/>
          <w:szCs w:val="21"/>
          <w:rPrChange w:id="5733" w:author="David" w:date="2022-08-17T16:58:00Z">
            <w:rPr>
              <w:ins w:id="5734" w:author="Britt Collins" w:date="2021-10-04T10:58:00Z"/>
              <w:rFonts w:ascii="Times New Roman" w:hAnsi="Times New Roman"/>
              <w:sz w:val="24"/>
              <w:szCs w:val="24"/>
            </w:rPr>
          </w:rPrChange>
        </w:rPr>
        <w:pPrChange w:id="5735" w:author="David" w:date="2022-08-17T17:01:00Z">
          <w:pPr>
            <w:spacing w:line="480" w:lineRule="auto"/>
            <w:ind w:left="-5" w:right="15" w:firstLine="350"/>
          </w:pPr>
        </w:pPrChange>
      </w:pPr>
      <w:ins w:id="5736" w:author="Britt Collins" w:date="2021-09-30T14:58:00Z">
        <w:r w:rsidRPr="00163DCF">
          <w:rPr>
            <w:szCs w:val="21"/>
            <w:rPrChange w:id="5737" w:author="David" w:date="2022-08-17T16:58:00Z">
              <w:rPr>
                <w:rFonts w:ascii="Times New Roman" w:hAnsi="Times New Roman"/>
                <w:sz w:val="24"/>
                <w:szCs w:val="24"/>
              </w:rPr>
            </w:rPrChange>
          </w:rPr>
          <w:t xml:space="preserve">I smiled as I wolfed down the pasta dish. </w:t>
        </w:r>
      </w:ins>
      <w:ins w:id="5738" w:author="Britt Collins" w:date="2021-10-04T10:58:00Z">
        <w:r w:rsidR="00DE3FC2" w:rsidRPr="00163DCF">
          <w:rPr>
            <w:szCs w:val="21"/>
            <w:rPrChange w:id="5739" w:author="David" w:date="2022-08-17T16:58:00Z">
              <w:rPr>
                <w:rFonts w:ascii="Times New Roman" w:hAnsi="Times New Roman"/>
                <w:sz w:val="24"/>
                <w:szCs w:val="24"/>
              </w:rPr>
            </w:rPrChange>
          </w:rPr>
          <w:t>She</w:t>
        </w:r>
      </w:ins>
      <w:ins w:id="5740" w:author="Britt Collins" w:date="2021-09-30T14:58:00Z">
        <w:r w:rsidRPr="00163DCF">
          <w:rPr>
            <w:szCs w:val="21"/>
            <w:rPrChange w:id="5741" w:author="David" w:date="2022-08-17T16:58:00Z">
              <w:rPr>
                <w:rFonts w:ascii="Times New Roman" w:hAnsi="Times New Roman"/>
                <w:sz w:val="24"/>
                <w:szCs w:val="24"/>
              </w:rPr>
            </w:rPrChange>
          </w:rPr>
          <w:t xml:space="preserve"> ignored my unsophisticated eating habits. With eyes widened, a trivia question arrived on her lips. </w:t>
        </w:r>
      </w:ins>
      <w:ins w:id="5742" w:author="Britt Collins" w:date="2021-10-04T10:58:00Z">
        <w:r w:rsidR="00DE3FC2" w:rsidRPr="00163DCF">
          <w:rPr>
            <w:szCs w:val="21"/>
            <w:rPrChange w:id="5743" w:author="David" w:date="2022-08-17T16:58:00Z">
              <w:rPr>
                <w:rFonts w:ascii="Times New Roman" w:hAnsi="Times New Roman"/>
                <w:sz w:val="24"/>
                <w:szCs w:val="24"/>
              </w:rPr>
            </w:rPrChange>
          </w:rPr>
          <w:t>“</w:t>
        </w:r>
      </w:ins>
      <w:ins w:id="5744" w:author="Britt Collins" w:date="2021-09-30T14:58:00Z">
        <w:r w:rsidRPr="00163DCF">
          <w:rPr>
            <w:szCs w:val="21"/>
            <w:rPrChange w:id="5745" w:author="David" w:date="2022-08-17T16:58:00Z">
              <w:rPr>
                <w:rFonts w:ascii="Times New Roman" w:hAnsi="Times New Roman"/>
                <w:sz w:val="24"/>
                <w:szCs w:val="24"/>
              </w:rPr>
            </w:rPrChange>
          </w:rPr>
          <w:t>Do you know what the tracks I’ve played have in common?</w:t>
        </w:r>
      </w:ins>
      <w:ins w:id="5746" w:author="Britt Collins" w:date="2021-10-04T10:58:00Z">
        <w:r w:rsidR="00DE3FC2" w:rsidRPr="00163DCF">
          <w:rPr>
            <w:szCs w:val="21"/>
            <w:rPrChange w:id="5747" w:author="David" w:date="2022-08-17T16:58:00Z">
              <w:rPr>
                <w:rFonts w:ascii="Times New Roman" w:hAnsi="Times New Roman"/>
                <w:sz w:val="24"/>
                <w:szCs w:val="24"/>
              </w:rPr>
            </w:rPrChange>
          </w:rPr>
          <w:t>”</w:t>
        </w:r>
      </w:ins>
    </w:p>
    <w:p w14:paraId="4D111812" w14:textId="77777777" w:rsidR="00DE3FC2" w:rsidRPr="00163DCF" w:rsidRDefault="006F31F6">
      <w:pPr>
        <w:spacing w:line="276" w:lineRule="auto"/>
        <w:ind w:left="-5" w:right="15" w:firstLine="350"/>
        <w:rPr>
          <w:ins w:id="5748" w:author="Britt Collins" w:date="2021-10-04T10:59:00Z"/>
          <w:szCs w:val="21"/>
          <w:rPrChange w:id="5749" w:author="David" w:date="2022-08-17T16:58:00Z">
            <w:rPr>
              <w:ins w:id="5750" w:author="Britt Collins" w:date="2021-10-04T10:59:00Z"/>
              <w:rFonts w:ascii="Times New Roman" w:hAnsi="Times New Roman"/>
              <w:sz w:val="24"/>
              <w:szCs w:val="24"/>
            </w:rPr>
          </w:rPrChange>
        </w:rPr>
        <w:pPrChange w:id="5751" w:author="David" w:date="2022-08-17T17:01:00Z">
          <w:pPr>
            <w:spacing w:line="480" w:lineRule="auto"/>
            <w:ind w:left="-5" w:right="15" w:firstLine="350"/>
          </w:pPr>
        </w:pPrChange>
      </w:pPr>
      <w:ins w:id="5752" w:author="Britt Collins" w:date="2021-09-30T14:58:00Z">
        <w:r w:rsidRPr="00163DCF">
          <w:rPr>
            <w:szCs w:val="21"/>
            <w:rPrChange w:id="5753" w:author="David" w:date="2022-08-17T16:58:00Z">
              <w:rPr>
                <w:rFonts w:ascii="Times New Roman" w:hAnsi="Times New Roman"/>
                <w:sz w:val="24"/>
                <w:szCs w:val="24"/>
              </w:rPr>
            </w:rPrChange>
          </w:rPr>
          <w:t xml:space="preserve">My focus was still on the delicious food as I slurped the remainder of the bolognaise sauce. I shook my head. I knew the modern music scene in the UK well. They weren't on that radar. </w:t>
        </w:r>
      </w:ins>
    </w:p>
    <w:p w14:paraId="0BAB8516" w14:textId="77777777" w:rsidR="00DE3FC2" w:rsidRPr="00163DCF" w:rsidRDefault="006F31F6">
      <w:pPr>
        <w:spacing w:line="276" w:lineRule="auto"/>
        <w:ind w:left="-5" w:right="15" w:firstLine="350"/>
        <w:rPr>
          <w:ins w:id="5754" w:author="Britt Collins" w:date="2021-10-04T10:59:00Z"/>
          <w:szCs w:val="21"/>
          <w:rPrChange w:id="5755" w:author="David" w:date="2022-08-17T16:58:00Z">
            <w:rPr>
              <w:ins w:id="5756" w:author="Britt Collins" w:date="2021-10-04T10:59:00Z"/>
              <w:rFonts w:ascii="Times New Roman" w:hAnsi="Times New Roman"/>
              <w:sz w:val="24"/>
              <w:szCs w:val="24"/>
            </w:rPr>
          </w:rPrChange>
        </w:rPr>
        <w:pPrChange w:id="5757" w:author="David" w:date="2022-08-17T17:01:00Z">
          <w:pPr>
            <w:spacing w:line="480" w:lineRule="auto"/>
            <w:ind w:left="-5" w:right="15" w:firstLine="350"/>
          </w:pPr>
        </w:pPrChange>
      </w:pPr>
      <w:ins w:id="5758" w:author="Britt Collins" w:date="2021-09-30T14:58:00Z">
        <w:r w:rsidRPr="00163DCF">
          <w:rPr>
            <w:szCs w:val="21"/>
            <w:rPrChange w:id="5759" w:author="David" w:date="2022-08-17T16:58:00Z">
              <w:rPr>
                <w:rFonts w:ascii="Times New Roman" w:hAnsi="Times New Roman"/>
                <w:sz w:val="24"/>
                <w:szCs w:val="24"/>
              </w:rPr>
            </w:rPrChange>
          </w:rPr>
          <w:t xml:space="preserve">Elle bubbled with joy as she blurted out </w:t>
        </w:r>
      </w:ins>
      <w:ins w:id="5760" w:author="Britt Collins" w:date="2021-10-04T10:59:00Z">
        <w:r w:rsidR="00DE3FC2" w:rsidRPr="00163DCF">
          <w:rPr>
            <w:szCs w:val="21"/>
            <w:rPrChange w:id="5761" w:author="David" w:date="2022-08-17T16:58:00Z">
              <w:rPr>
                <w:rFonts w:ascii="Times New Roman" w:hAnsi="Times New Roman"/>
                <w:sz w:val="24"/>
                <w:szCs w:val="24"/>
              </w:rPr>
            </w:rPrChange>
          </w:rPr>
          <w:t>proudly</w:t>
        </w:r>
      </w:ins>
      <w:ins w:id="5762" w:author="Britt Collins" w:date="2021-09-30T14:58:00Z">
        <w:r w:rsidRPr="00163DCF">
          <w:rPr>
            <w:szCs w:val="21"/>
            <w:rPrChange w:id="5763" w:author="David" w:date="2022-08-17T16:58:00Z">
              <w:rPr>
                <w:rFonts w:ascii="Times New Roman" w:hAnsi="Times New Roman"/>
                <w:sz w:val="24"/>
                <w:szCs w:val="24"/>
              </w:rPr>
            </w:rPrChange>
          </w:rPr>
          <w:t xml:space="preserve">, </w:t>
        </w:r>
      </w:ins>
      <w:ins w:id="5764" w:author="Britt Collins" w:date="2021-10-04T10:59:00Z">
        <w:r w:rsidR="00DE3FC2" w:rsidRPr="00163DCF">
          <w:rPr>
            <w:szCs w:val="21"/>
            <w:rPrChange w:id="5765" w:author="David" w:date="2022-08-17T16:58:00Z">
              <w:rPr>
                <w:rFonts w:ascii="Times New Roman" w:hAnsi="Times New Roman"/>
                <w:sz w:val="24"/>
                <w:szCs w:val="24"/>
              </w:rPr>
            </w:rPrChange>
          </w:rPr>
          <w:t>“</w:t>
        </w:r>
      </w:ins>
      <w:ins w:id="5766" w:author="Britt Collins" w:date="2021-09-30T14:58:00Z">
        <w:r w:rsidRPr="00163DCF">
          <w:rPr>
            <w:szCs w:val="21"/>
            <w:rPrChange w:id="5767" w:author="David" w:date="2022-08-17T16:58:00Z">
              <w:rPr>
                <w:rFonts w:ascii="Times New Roman" w:hAnsi="Times New Roman"/>
                <w:sz w:val="24"/>
                <w:szCs w:val="24"/>
              </w:rPr>
            </w:rPrChange>
          </w:rPr>
          <w:t>All the bands you’ve heard are Australian!</w:t>
        </w:r>
      </w:ins>
      <w:ins w:id="5768" w:author="Britt Collins" w:date="2021-10-04T10:59:00Z">
        <w:r w:rsidR="00DE3FC2" w:rsidRPr="00163DCF">
          <w:rPr>
            <w:szCs w:val="21"/>
            <w:rPrChange w:id="5769" w:author="David" w:date="2022-08-17T16:58:00Z">
              <w:rPr>
                <w:rFonts w:ascii="Times New Roman" w:hAnsi="Times New Roman"/>
                <w:sz w:val="24"/>
                <w:szCs w:val="24"/>
              </w:rPr>
            </w:rPrChange>
          </w:rPr>
          <w:t>”</w:t>
        </w:r>
      </w:ins>
      <w:ins w:id="5770" w:author="Britt Collins" w:date="2021-09-30T14:58:00Z">
        <w:r w:rsidRPr="00163DCF">
          <w:rPr>
            <w:szCs w:val="21"/>
            <w:rPrChange w:id="5771" w:author="David" w:date="2022-08-17T16:58:00Z">
              <w:rPr>
                <w:rFonts w:ascii="Times New Roman" w:hAnsi="Times New Roman"/>
                <w:sz w:val="24"/>
                <w:szCs w:val="24"/>
              </w:rPr>
            </w:rPrChange>
          </w:rPr>
          <w:t xml:space="preserve"> </w:t>
        </w:r>
      </w:ins>
    </w:p>
    <w:p w14:paraId="560547DA" w14:textId="5E606388" w:rsidR="006F31F6" w:rsidRPr="00163DCF" w:rsidRDefault="006F31F6">
      <w:pPr>
        <w:spacing w:line="276" w:lineRule="auto"/>
        <w:ind w:left="-5" w:right="15" w:firstLine="350"/>
        <w:rPr>
          <w:ins w:id="5772" w:author="Britt Collins" w:date="2021-09-30T14:58:00Z"/>
          <w:szCs w:val="21"/>
          <w:rPrChange w:id="5773" w:author="David" w:date="2022-08-17T16:58:00Z">
            <w:rPr>
              <w:ins w:id="5774" w:author="Britt Collins" w:date="2021-09-30T14:58:00Z"/>
              <w:rFonts w:ascii="Times New Roman" w:hAnsi="Times New Roman"/>
              <w:sz w:val="24"/>
              <w:szCs w:val="24"/>
            </w:rPr>
          </w:rPrChange>
        </w:rPr>
        <w:pPrChange w:id="5775" w:author="David" w:date="2022-08-17T17:01:00Z">
          <w:pPr>
            <w:ind w:left="-5" w:right="15"/>
          </w:pPr>
        </w:pPrChange>
      </w:pPr>
      <w:ins w:id="5776" w:author="Britt Collins" w:date="2021-09-30T14:58:00Z">
        <w:r w:rsidRPr="00163DCF">
          <w:rPr>
            <w:szCs w:val="21"/>
            <w:rPrChange w:id="5777" w:author="David" w:date="2022-08-17T16:58:00Z">
              <w:rPr>
                <w:rFonts w:ascii="Times New Roman" w:hAnsi="Times New Roman"/>
                <w:sz w:val="24"/>
                <w:szCs w:val="24"/>
              </w:rPr>
            </w:rPrChange>
          </w:rPr>
          <w:t xml:space="preserve">I thought about responding with “good on yak”. </w:t>
        </w:r>
      </w:ins>
      <w:ins w:id="5778" w:author="Britt Collins" w:date="2021-10-04T10:59:00Z">
        <w:r w:rsidR="00DE3FC2" w:rsidRPr="00163DCF">
          <w:rPr>
            <w:szCs w:val="21"/>
            <w:rPrChange w:id="5779" w:author="David" w:date="2022-08-17T16:58:00Z">
              <w:rPr>
                <w:rFonts w:ascii="Times New Roman" w:hAnsi="Times New Roman"/>
                <w:sz w:val="24"/>
                <w:szCs w:val="24"/>
              </w:rPr>
            </w:rPrChange>
          </w:rPr>
          <w:t>T</w:t>
        </w:r>
      </w:ins>
      <w:ins w:id="5780" w:author="Britt Collins" w:date="2021-09-30T14:58:00Z">
        <w:r w:rsidRPr="00163DCF">
          <w:rPr>
            <w:szCs w:val="21"/>
            <w:rPrChange w:id="5781" w:author="David" w:date="2022-08-17T16:58:00Z">
              <w:rPr>
                <w:rFonts w:ascii="Times New Roman" w:hAnsi="Times New Roman"/>
                <w:sz w:val="24"/>
                <w:szCs w:val="24"/>
              </w:rPr>
            </w:rPrChange>
          </w:rPr>
          <w:t>he sarcasm would have been too subtle.</w:t>
        </w:r>
      </w:ins>
    </w:p>
    <w:p w14:paraId="6B27B334" w14:textId="25B1392B" w:rsidR="00DE3FC2" w:rsidRPr="00163DCF" w:rsidRDefault="006F31F6">
      <w:pPr>
        <w:spacing w:line="276" w:lineRule="auto"/>
        <w:ind w:left="-5" w:right="15" w:firstLine="350"/>
        <w:rPr>
          <w:ins w:id="5782" w:author="Britt Collins" w:date="2021-10-04T11:00:00Z"/>
          <w:szCs w:val="21"/>
          <w:rPrChange w:id="5783" w:author="David" w:date="2022-08-17T16:58:00Z">
            <w:rPr>
              <w:ins w:id="5784" w:author="Britt Collins" w:date="2021-10-04T11:00:00Z"/>
              <w:rFonts w:ascii="Times New Roman" w:hAnsi="Times New Roman"/>
              <w:sz w:val="24"/>
              <w:szCs w:val="24"/>
            </w:rPr>
          </w:rPrChange>
        </w:rPr>
        <w:pPrChange w:id="5785" w:author="David" w:date="2022-08-17T17:01:00Z">
          <w:pPr>
            <w:spacing w:line="480" w:lineRule="auto"/>
            <w:ind w:left="-5" w:right="15" w:firstLine="350"/>
          </w:pPr>
        </w:pPrChange>
      </w:pPr>
      <w:ins w:id="5786" w:author="Britt Collins" w:date="2021-09-30T14:58:00Z">
        <w:r w:rsidRPr="00163DCF">
          <w:rPr>
            <w:szCs w:val="21"/>
            <w:rPrChange w:id="5787" w:author="David" w:date="2022-08-17T16:58:00Z">
              <w:rPr>
                <w:rFonts w:ascii="Times New Roman" w:hAnsi="Times New Roman"/>
                <w:sz w:val="24"/>
                <w:szCs w:val="24"/>
              </w:rPr>
            </w:rPrChange>
          </w:rPr>
          <w:t xml:space="preserve">She rushed over to the fridge and returned </w:t>
        </w:r>
      </w:ins>
      <w:ins w:id="5788" w:author="Britt Collins" w:date="2021-10-04T11:00:00Z">
        <w:r w:rsidR="00DE3FC2" w:rsidRPr="00163DCF">
          <w:rPr>
            <w:szCs w:val="21"/>
            <w:rPrChange w:id="5789" w:author="David" w:date="2022-08-17T16:58:00Z">
              <w:rPr>
                <w:rFonts w:ascii="Times New Roman" w:hAnsi="Times New Roman"/>
                <w:sz w:val="24"/>
                <w:szCs w:val="24"/>
              </w:rPr>
            </w:rPrChange>
          </w:rPr>
          <w:t xml:space="preserve">desert, </w:t>
        </w:r>
      </w:ins>
      <w:ins w:id="5790" w:author="Britt Collins" w:date="2021-09-30T14:58:00Z">
        <w:r w:rsidRPr="00163DCF">
          <w:rPr>
            <w:szCs w:val="21"/>
            <w:rPrChange w:id="5791" w:author="David" w:date="2022-08-17T16:58:00Z">
              <w:rPr>
                <w:rFonts w:ascii="Times New Roman" w:hAnsi="Times New Roman"/>
                <w:sz w:val="24"/>
                <w:szCs w:val="24"/>
              </w:rPr>
            </w:rPrChange>
          </w:rPr>
          <w:t xml:space="preserve">a packet of </w:t>
        </w:r>
      </w:ins>
      <w:ins w:id="5792" w:author="Britt Collins" w:date="2021-10-04T11:00:00Z">
        <w:r w:rsidR="00DE3FC2" w:rsidRPr="00163DCF">
          <w:rPr>
            <w:szCs w:val="21"/>
            <w:rPrChange w:id="5793" w:author="David" w:date="2022-08-17T16:58:00Z">
              <w:rPr>
                <w:rFonts w:ascii="Times New Roman" w:hAnsi="Times New Roman"/>
                <w:sz w:val="24"/>
                <w:szCs w:val="24"/>
              </w:rPr>
            </w:rPrChange>
          </w:rPr>
          <w:t>biscuits</w:t>
        </w:r>
      </w:ins>
      <w:ins w:id="5794" w:author="Britt Collins" w:date="2021-09-30T14:58:00Z">
        <w:r w:rsidRPr="00163DCF">
          <w:rPr>
            <w:szCs w:val="21"/>
            <w:rPrChange w:id="5795" w:author="David" w:date="2022-08-17T16:58:00Z">
              <w:rPr>
                <w:rFonts w:ascii="Times New Roman" w:hAnsi="Times New Roman"/>
                <w:sz w:val="24"/>
                <w:szCs w:val="24"/>
              </w:rPr>
            </w:rPrChange>
          </w:rPr>
          <w:t xml:space="preserve"> that looked somewhat like McVities Penguin chocolates. </w:t>
        </w:r>
      </w:ins>
      <w:ins w:id="5796" w:author="Britt Collins" w:date="2021-10-04T11:00:00Z">
        <w:r w:rsidR="00DE3FC2" w:rsidRPr="00163DCF">
          <w:rPr>
            <w:szCs w:val="21"/>
            <w:rPrChange w:id="5797" w:author="David" w:date="2022-08-17T16:58:00Z">
              <w:rPr>
                <w:rFonts w:ascii="Times New Roman" w:hAnsi="Times New Roman"/>
                <w:sz w:val="24"/>
                <w:szCs w:val="24"/>
              </w:rPr>
            </w:rPrChange>
          </w:rPr>
          <w:t>“</w:t>
        </w:r>
      </w:ins>
      <w:ins w:id="5798" w:author="Britt Collins" w:date="2021-09-30T14:58:00Z">
        <w:r w:rsidRPr="00163DCF">
          <w:rPr>
            <w:szCs w:val="21"/>
            <w:rPrChange w:id="5799" w:author="David" w:date="2022-08-17T16:58:00Z">
              <w:rPr>
                <w:rFonts w:ascii="Times New Roman" w:hAnsi="Times New Roman"/>
                <w:sz w:val="24"/>
                <w:szCs w:val="24"/>
              </w:rPr>
            </w:rPrChange>
          </w:rPr>
          <w:t>Hey Dave, have you ever tried Tim Tams? More importantly, have you ever tried caramel Tim Tams?</w:t>
        </w:r>
      </w:ins>
      <w:ins w:id="5800" w:author="Britt Collins" w:date="2021-10-04T11:01:00Z">
        <w:r w:rsidR="00DE3FC2" w:rsidRPr="00163DCF">
          <w:rPr>
            <w:szCs w:val="21"/>
            <w:rPrChange w:id="5801" w:author="David" w:date="2022-08-17T16:58:00Z">
              <w:rPr>
                <w:rFonts w:ascii="Times New Roman" w:hAnsi="Times New Roman"/>
                <w:sz w:val="24"/>
                <w:szCs w:val="24"/>
              </w:rPr>
            </w:rPrChange>
          </w:rPr>
          <w:t>”</w:t>
        </w:r>
      </w:ins>
    </w:p>
    <w:p w14:paraId="23A24C11" w14:textId="32BBF34F" w:rsidR="006F31F6" w:rsidRPr="00163DCF" w:rsidRDefault="006F31F6">
      <w:pPr>
        <w:spacing w:line="276" w:lineRule="auto"/>
        <w:ind w:left="-5" w:right="15" w:firstLine="350"/>
        <w:rPr>
          <w:ins w:id="5802" w:author="Britt Collins" w:date="2021-09-30T14:58:00Z"/>
          <w:szCs w:val="21"/>
          <w:rPrChange w:id="5803" w:author="David" w:date="2022-08-17T16:58:00Z">
            <w:rPr>
              <w:ins w:id="5804" w:author="Britt Collins" w:date="2021-09-30T14:58:00Z"/>
              <w:rFonts w:ascii="Times New Roman" w:hAnsi="Times New Roman"/>
              <w:sz w:val="24"/>
              <w:szCs w:val="24"/>
            </w:rPr>
          </w:rPrChange>
        </w:rPr>
        <w:pPrChange w:id="5805" w:author="David" w:date="2022-08-17T17:01:00Z">
          <w:pPr>
            <w:ind w:left="-5" w:right="15"/>
          </w:pPr>
        </w:pPrChange>
      </w:pPr>
      <w:ins w:id="5806" w:author="Britt Collins" w:date="2021-09-30T14:58:00Z">
        <w:r w:rsidRPr="00163DCF">
          <w:rPr>
            <w:szCs w:val="21"/>
            <w:rPrChange w:id="5807" w:author="David" w:date="2022-08-17T16:58:00Z">
              <w:rPr>
                <w:rFonts w:ascii="Times New Roman" w:hAnsi="Times New Roman"/>
                <w:sz w:val="24"/>
                <w:szCs w:val="24"/>
              </w:rPr>
            </w:rPrChange>
          </w:rPr>
          <w:t xml:space="preserve">My </w:t>
        </w:r>
      </w:ins>
      <w:ins w:id="5808" w:author="Britt Collins" w:date="2021-10-04T11:01:00Z">
        <w:r w:rsidR="00DE3FC2" w:rsidRPr="00163DCF">
          <w:rPr>
            <w:szCs w:val="21"/>
            <w:rPrChange w:id="5809" w:author="David" w:date="2022-08-17T16:58:00Z">
              <w:rPr>
                <w:rFonts w:ascii="Times New Roman" w:hAnsi="Times New Roman"/>
                <w:sz w:val="24"/>
                <w:szCs w:val="24"/>
              </w:rPr>
            </w:rPrChange>
          </w:rPr>
          <w:t>confus</w:t>
        </w:r>
      </w:ins>
      <w:ins w:id="5810" w:author="Britt Collins" w:date="2021-09-30T14:58:00Z">
        <w:r w:rsidRPr="00163DCF">
          <w:rPr>
            <w:szCs w:val="21"/>
            <w:rPrChange w:id="5811" w:author="David" w:date="2022-08-17T16:58:00Z">
              <w:rPr>
                <w:rFonts w:ascii="Times New Roman" w:hAnsi="Times New Roman"/>
                <w:sz w:val="24"/>
                <w:szCs w:val="24"/>
              </w:rPr>
            </w:rPrChange>
          </w:rPr>
          <w:t xml:space="preserve">ed expression answered that question. She handed me the packet. I thought that the creators of Tim Tams had </w:t>
        </w:r>
      </w:ins>
      <w:ins w:id="5812" w:author="Britt Collins" w:date="2021-10-04T11:01:00Z">
        <w:r w:rsidR="00C779A1" w:rsidRPr="00163DCF">
          <w:rPr>
            <w:szCs w:val="21"/>
            <w:rPrChange w:id="5813" w:author="David" w:date="2022-08-17T16:58:00Z">
              <w:rPr>
                <w:rFonts w:ascii="Times New Roman" w:hAnsi="Times New Roman"/>
                <w:sz w:val="24"/>
                <w:szCs w:val="24"/>
              </w:rPr>
            </w:rPrChange>
          </w:rPr>
          <w:t>ripp</w:t>
        </w:r>
      </w:ins>
      <w:ins w:id="5814" w:author="Britt Collins" w:date="2021-09-30T14:58:00Z">
        <w:r w:rsidRPr="00163DCF">
          <w:rPr>
            <w:szCs w:val="21"/>
            <w:rPrChange w:id="5815" w:author="David" w:date="2022-08-17T16:58:00Z">
              <w:rPr>
                <w:rFonts w:ascii="Times New Roman" w:hAnsi="Times New Roman"/>
                <w:sz w:val="24"/>
                <w:szCs w:val="24"/>
              </w:rPr>
            </w:rPrChange>
          </w:rPr>
          <w:t xml:space="preserve">ed </w:t>
        </w:r>
      </w:ins>
      <w:ins w:id="5816" w:author="Britt Collins" w:date="2021-10-04T11:01:00Z">
        <w:r w:rsidR="00C779A1" w:rsidRPr="00163DCF">
          <w:rPr>
            <w:szCs w:val="21"/>
            <w:rPrChange w:id="5817" w:author="David" w:date="2022-08-17T16:58:00Z">
              <w:rPr>
                <w:rFonts w:ascii="Times New Roman" w:hAnsi="Times New Roman"/>
                <w:sz w:val="24"/>
                <w:szCs w:val="24"/>
              </w:rPr>
            </w:rPrChange>
          </w:rPr>
          <w:t xml:space="preserve">off </w:t>
        </w:r>
      </w:ins>
      <w:ins w:id="5818" w:author="Britt Collins" w:date="2021-09-30T14:58:00Z">
        <w:r w:rsidRPr="00163DCF">
          <w:rPr>
            <w:szCs w:val="21"/>
            <w:rPrChange w:id="5819" w:author="David" w:date="2022-08-17T16:58:00Z">
              <w:rPr>
                <w:rFonts w:ascii="Times New Roman" w:hAnsi="Times New Roman"/>
                <w:sz w:val="24"/>
                <w:szCs w:val="24"/>
              </w:rPr>
            </w:rPrChange>
          </w:rPr>
          <w:t>McVities Penguin. I unwrapped one and began eating. One consumed crumbly, chocolatey Tim Tam, became two, became three. Elle distracted me from eating a fourth. I put the packet of Tim Tams down slowly as I contemplated the taste sensation.</w:t>
        </w:r>
      </w:ins>
    </w:p>
    <w:p w14:paraId="28986009" w14:textId="77777777" w:rsidR="00C779A1" w:rsidRPr="00163DCF" w:rsidRDefault="006F31F6">
      <w:pPr>
        <w:spacing w:line="276" w:lineRule="auto"/>
        <w:ind w:left="-5" w:right="15" w:firstLine="350"/>
        <w:rPr>
          <w:ins w:id="5820" w:author="Britt Collins" w:date="2021-10-04T11:03:00Z"/>
          <w:szCs w:val="21"/>
          <w:rPrChange w:id="5821" w:author="David" w:date="2022-08-17T16:58:00Z">
            <w:rPr>
              <w:ins w:id="5822" w:author="Britt Collins" w:date="2021-10-04T11:03:00Z"/>
              <w:rFonts w:ascii="Times New Roman" w:hAnsi="Times New Roman"/>
              <w:sz w:val="24"/>
              <w:szCs w:val="24"/>
            </w:rPr>
          </w:rPrChange>
        </w:rPr>
        <w:pPrChange w:id="5823" w:author="David" w:date="2022-08-17T17:01:00Z">
          <w:pPr>
            <w:spacing w:line="480" w:lineRule="auto"/>
            <w:ind w:left="-5" w:right="15" w:firstLine="350"/>
          </w:pPr>
        </w:pPrChange>
      </w:pPr>
      <w:ins w:id="5824" w:author="Britt Collins" w:date="2021-09-30T14:58:00Z">
        <w:r w:rsidRPr="00163DCF">
          <w:rPr>
            <w:szCs w:val="21"/>
            <w:rPrChange w:id="5825" w:author="David" w:date="2022-08-17T16:58:00Z">
              <w:rPr>
                <w:rFonts w:ascii="Times New Roman" w:hAnsi="Times New Roman"/>
                <w:sz w:val="24"/>
                <w:szCs w:val="24"/>
              </w:rPr>
            </w:rPrChange>
          </w:rPr>
          <w:t xml:space="preserve">Elle sat on the edge of her high, double bed and </w:t>
        </w:r>
      </w:ins>
      <w:ins w:id="5826" w:author="Britt Collins" w:date="2021-10-04T11:02:00Z">
        <w:r w:rsidR="00C779A1" w:rsidRPr="00163DCF">
          <w:rPr>
            <w:szCs w:val="21"/>
            <w:rPrChange w:id="5827" w:author="David" w:date="2022-08-17T16:58:00Z">
              <w:rPr>
                <w:rFonts w:ascii="Times New Roman" w:hAnsi="Times New Roman"/>
                <w:sz w:val="24"/>
                <w:szCs w:val="24"/>
              </w:rPr>
            </w:rPrChange>
          </w:rPr>
          <w:t>motion</w:t>
        </w:r>
      </w:ins>
      <w:ins w:id="5828" w:author="Britt Collins" w:date="2021-09-30T14:58:00Z">
        <w:r w:rsidRPr="00163DCF">
          <w:rPr>
            <w:szCs w:val="21"/>
            <w:rPrChange w:id="5829" w:author="David" w:date="2022-08-17T16:58:00Z">
              <w:rPr>
                <w:rFonts w:ascii="Times New Roman" w:hAnsi="Times New Roman"/>
                <w:sz w:val="24"/>
                <w:szCs w:val="24"/>
              </w:rPr>
            </w:rPrChange>
          </w:rPr>
          <w:t xml:space="preserve">ed </w:t>
        </w:r>
      </w:ins>
      <w:ins w:id="5830" w:author="Britt Collins" w:date="2021-10-04T11:02:00Z">
        <w:r w:rsidR="00C779A1" w:rsidRPr="00163DCF">
          <w:rPr>
            <w:szCs w:val="21"/>
            <w:rPrChange w:id="5831" w:author="David" w:date="2022-08-17T16:58:00Z">
              <w:rPr>
                <w:rFonts w:ascii="Times New Roman" w:hAnsi="Times New Roman"/>
                <w:sz w:val="24"/>
                <w:szCs w:val="24"/>
              </w:rPr>
            </w:rPrChange>
          </w:rPr>
          <w:t>for me to</w:t>
        </w:r>
      </w:ins>
      <w:ins w:id="5832" w:author="Britt Collins" w:date="2021-09-30T14:58:00Z">
        <w:r w:rsidRPr="00163DCF">
          <w:rPr>
            <w:szCs w:val="21"/>
            <w:rPrChange w:id="5833" w:author="David" w:date="2022-08-17T16:58:00Z">
              <w:rPr>
                <w:rFonts w:ascii="Times New Roman" w:hAnsi="Times New Roman"/>
                <w:sz w:val="24"/>
                <w:szCs w:val="24"/>
              </w:rPr>
            </w:rPrChange>
          </w:rPr>
          <w:t xml:space="preserve"> sit </w:t>
        </w:r>
      </w:ins>
      <w:ins w:id="5834" w:author="Britt Collins" w:date="2021-10-04T11:02:00Z">
        <w:r w:rsidR="00C779A1" w:rsidRPr="00163DCF">
          <w:rPr>
            <w:szCs w:val="21"/>
            <w:rPrChange w:id="5835" w:author="David" w:date="2022-08-17T16:58:00Z">
              <w:rPr>
                <w:rFonts w:ascii="Times New Roman" w:hAnsi="Times New Roman"/>
                <w:sz w:val="24"/>
                <w:szCs w:val="24"/>
              </w:rPr>
            </w:rPrChange>
          </w:rPr>
          <w:t>beside</w:t>
        </w:r>
      </w:ins>
      <w:ins w:id="5836" w:author="Britt Collins" w:date="2021-09-30T14:58:00Z">
        <w:r w:rsidRPr="00163DCF">
          <w:rPr>
            <w:szCs w:val="21"/>
            <w:rPrChange w:id="5837" w:author="David" w:date="2022-08-17T16:58:00Z">
              <w:rPr>
                <w:rFonts w:ascii="Times New Roman" w:hAnsi="Times New Roman"/>
                <w:sz w:val="24"/>
                <w:szCs w:val="24"/>
              </w:rPr>
            </w:rPrChange>
          </w:rPr>
          <w:t xml:space="preserve"> her. She looked at me, </w:t>
        </w:r>
      </w:ins>
      <w:ins w:id="5838" w:author="Britt Collins" w:date="2021-10-04T11:03:00Z">
        <w:r w:rsidR="00C779A1" w:rsidRPr="00163DCF">
          <w:rPr>
            <w:szCs w:val="21"/>
            <w:rPrChange w:id="5839" w:author="David" w:date="2022-08-17T16:58:00Z">
              <w:rPr>
                <w:rFonts w:ascii="Times New Roman" w:hAnsi="Times New Roman"/>
                <w:sz w:val="24"/>
                <w:szCs w:val="24"/>
              </w:rPr>
            </w:rPrChange>
          </w:rPr>
          <w:t xml:space="preserve">smiling, </w:t>
        </w:r>
      </w:ins>
      <w:ins w:id="5840" w:author="Britt Collins" w:date="2021-09-30T14:58:00Z">
        <w:r w:rsidRPr="00163DCF">
          <w:rPr>
            <w:szCs w:val="21"/>
            <w:rPrChange w:id="5841" w:author="David" w:date="2022-08-17T16:58:00Z">
              <w:rPr>
                <w:rFonts w:ascii="Times New Roman" w:hAnsi="Times New Roman"/>
                <w:sz w:val="24"/>
                <w:szCs w:val="24"/>
              </w:rPr>
            </w:rPrChange>
          </w:rPr>
          <w:t xml:space="preserve">her eyes glistening. She was cute, her skin looked so </w:t>
        </w:r>
      </w:ins>
      <w:ins w:id="5842" w:author="Britt Collins" w:date="2021-10-04T11:03:00Z">
        <w:r w:rsidR="00C779A1" w:rsidRPr="00163DCF">
          <w:rPr>
            <w:szCs w:val="21"/>
            <w:rPrChange w:id="5843" w:author="David" w:date="2022-08-17T16:58:00Z">
              <w:rPr>
                <w:rFonts w:ascii="Times New Roman" w:hAnsi="Times New Roman"/>
                <w:sz w:val="24"/>
                <w:szCs w:val="24"/>
              </w:rPr>
            </w:rPrChange>
          </w:rPr>
          <w:t>soft and dewy</w:t>
        </w:r>
      </w:ins>
      <w:ins w:id="5844" w:author="Britt Collins" w:date="2021-09-30T14:58:00Z">
        <w:r w:rsidRPr="00163DCF">
          <w:rPr>
            <w:szCs w:val="21"/>
            <w:rPrChange w:id="5845" w:author="David" w:date="2022-08-17T16:58:00Z">
              <w:rPr>
                <w:rFonts w:ascii="Times New Roman" w:hAnsi="Times New Roman"/>
                <w:sz w:val="24"/>
                <w:szCs w:val="24"/>
              </w:rPr>
            </w:rPrChange>
          </w:rPr>
          <w:t xml:space="preserve">. I could see her focus shift from my eyes to my chin as she edged closer. </w:t>
        </w:r>
      </w:ins>
    </w:p>
    <w:p w14:paraId="1B281478" w14:textId="25D80926" w:rsidR="00C779A1" w:rsidRPr="00163DCF" w:rsidRDefault="006F31F6">
      <w:pPr>
        <w:spacing w:line="276" w:lineRule="auto"/>
        <w:ind w:left="-5" w:right="15" w:firstLine="350"/>
        <w:rPr>
          <w:ins w:id="5846" w:author="Britt Collins" w:date="2021-10-04T11:04:00Z"/>
          <w:szCs w:val="21"/>
          <w:rPrChange w:id="5847" w:author="David" w:date="2022-08-17T16:58:00Z">
            <w:rPr>
              <w:ins w:id="5848" w:author="Britt Collins" w:date="2021-10-04T11:04:00Z"/>
              <w:rFonts w:ascii="Times New Roman" w:hAnsi="Times New Roman"/>
              <w:sz w:val="24"/>
              <w:szCs w:val="24"/>
            </w:rPr>
          </w:rPrChange>
        </w:rPr>
        <w:pPrChange w:id="5849" w:author="David" w:date="2022-08-17T17:01:00Z">
          <w:pPr>
            <w:spacing w:line="480" w:lineRule="auto"/>
            <w:ind w:left="-5" w:right="15" w:firstLine="350"/>
          </w:pPr>
        </w:pPrChange>
      </w:pPr>
      <w:ins w:id="5850" w:author="Britt Collins" w:date="2021-09-30T14:58:00Z">
        <w:r w:rsidRPr="00163DCF">
          <w:rPr>
            <w:szCs w:val="21"/>
            <w:rPrChange w:id="5851" w:author="David" w:date="2022-08-17T16:58:00Z">
              <w:rPr>
                <w:rFonts w:ascii="Times New Roman" w:hAnsi="Times New Roman"/>
                <w:sz w:val="24"/>
                <w:szCs w:val="24"/>
              </w:rPr>
            </w:rPrChange>
          </w:rPr>
          <w:t>I delicately reached out to feel how soft her face was. Our mouths touched. The kissing became more passionate. My arousal levels began to soar. She instructed me to kiss an area at the back of her left ear</w:t>
        </w:r>
      </w:ins>
      <w:ins w:id="5852" w:author="Britt Collins" w:date="2021-10-04T11:04:00Z">
        <w:r w:rsidR="00C779A1" w:rsidRPr="00163DCF">
          <w:rPr>
            <w:szCs w:val="21"/>
            <w:rPrChange w:id="5853" w:author="David" w:date="2022-08-17T16:58:00Z">
              <w:rPr>
                <w:rFonts w:ascii="Times New Roman" w:hAnsi="Times New Roman"/>
                <w:sz w:val="24"/>
                <w:szCs w:val="24"/>
              </w:rPr>
            </w:rPrChange>
          </w:rPr>
          <w:t xml:space="preserve"> and </w:t>
        </w:r>
      </w:ins>
      <w:ins w:id="5854" w:author="Britt Collins" w:date="2021-09-30T14:58:00Z">
        <w:r w:rsidRPr="00163DCF">
          <w:rPr>
            <w:szCs w:val="21"/>
            <w:rPrChange w:id="5855" w:author="David" w:date="2022-08-17T16:58:00Z">
              <w:rPr>
                <w:rFonts w:ascii="Times New Roman" w:hAnsi="Times New Roman"/>
                <w:sz w:val="24"/>
                <w:szCs w:val="24"/>
              </w:rPr>
            </w:rPrChange>
          </w:rPr>
          <w:t xml:space="preserve">began to groan with pleasure. The sound was spurring me to continue. After minutes of foreplay, I stopped to catch my breath. We stared at each other </w:t>
        </w:r>
      </w:ins>
      <w:ins w:id="5856" w:author="Britt Collins" w:date="2021-10-04T11:04:00Z">
        <w:r w:rsidR="00C779A1" w:rsidRPr="00163DCF">
          <w:rPr>
            <w:szCs w:val="21"/>
            <w:rPrChange w:id="5857" w:author="David" w:date="2022-08-17T16:58:00Z">
              <w:rPr>
                <w:rFonts w:ascii="Times New Roman" w:hAnsi="Times New Roman"/>
                <w:sz w:val="24"/>
                <w:szCs w:val="24"/>
              </w:rPr>
            </w:rPrChange>
          </w:rPr>
          <w:t>intent</w:t>
        </w:r>
      </w:ins>
      <w:ins w:id="5858" w:author="Britt Collins" w:date="2021-09-30T14:58:00Z">
        <w:r w:rsidRPr="00163DCF">
          <w:rPr>
            <w:szCs w:val="21"/>
            <w:rPrChange w:id="5859" w:author="David" w:date="2022-08-17T16:58:00Z">
              <w:rPr>
                <w:rFonts w:ascii="Times New Roman" w:hAnsi="Times New Roman"/>
                <w:sz w:val="24"/>
                <w:szCs w:val="24"/>
              </w:rPr>
            </w:rPrChange>
          </w:rPr>
          <w:t xml:space="preserve">ly. </w:t>
        </w:r>
      </w:ins>
    </w:p>
    <w:p w14:paraId="48169F46" w14:textId="77777777" w:rsidR="00C779A1" w:rsidRPr="00163DCF" w:rsidRDefault="006F31F6">
      <w:pPr>
        <w:spacing w:line="276" w:lineRule="auto"/>
        <w:ind w:left="345" w:right="15" w:firstLine="0"/>
        <w:rPr>
          <w:ins w:id="5860" w:author="Britt Collins" w:date="2021-10-04T11:04:00Z"/>
          <w:szCs w:val="21"/>
          <w:rPrChange w:id="5861" w:author="David" w:date="2022-08-17T16:58:00Z">
            <w:rPr>
              <w:ins w:id="5862" w:author="Britt Collins" w:date="2021-10-04T11:04:00Z"/>
              <w:rFonts w:ascii="Times New Roman" w:hAnsi="Times New Roman"/>
              <w:sz w:val="24"/>
              <w:szCs w:val="24"/>
            </w:rPr>
          </w:rPrChange>
        </w:rPr>
        <w:pPrChange w:id="5863" w:author="David" w:date="2022-08-17T17:01:00Z">
          <w:pPr>
            <w:spacing w:line="480" w:lineRule="auto"/>
            <w:ind w:left="345" w:right="15" w:firstLine="0"/>
          </w:pPr>
        </w:pPrChange>
      </w:pPr>
      <w:ins w:id="5864" w:author="Britt Collins" w:date="2021-09-30T14:58:00Z">
        <w:r w:rsidRPr="00163DCF">
          <w:rPr>
            <w:szCs w:val="21"/>
            <w:rPrChange w:id="5865" w:author="David" w:date="2022-08-17T16:58:00Z">
              <w:rPr>
                <w:rFonts w:ascii="Times New Roman" w:hAnsi="Times New Roman"/>
                <w:sz w:val="24"/>
                <w:szCs w:val="24"/>
              </w:rPr>
            </w:rPrChange>
          </w:rPr>
          <w:lastRenderedPageBreak/>
          <w:t>Elle broke the silence</w:t>
        </w:r>
      </w:ins>
      <w:ins w:id="5866" w:author="Britt Collins" w:date="2021-10-04T11:04:00Z">
        <w:r w:rsidR="00C779A1" w:rsidRPr="00163DCF">
          <w:rPr>
            <w:szCs w:val="21"/>
            <w:rPrChange w:id="5867" w:author="David" w:date="2022-08-17T16:58:00Z">
              <w:rPr>
                <w:rFonts w:ascii="Times New Roman" w:hAnsi="Times New Roman"/>
                <w:sz w:val="24"/>
                <w:szCs w:val="24"/>
              </w:rPr>
            </w:rPrChange>
          </w:rPr>
          <w:t>.</w:t>
        </w:r>
      </w:ins>
      <w:ins w:id="5868" w:author="Britt Collins" w:date="2021-09-30T14:58:00Z">
        <w:r w:rsidRPr="00163DCF">
          <w:rPr>
            <w:szCs w:val="21"/>
            <w:rPrChange w:id="5869" w:author="David" w:date="2022-08-17T16:58:00Z">
              <w:rPr>
                <w:rFonts w:ascii="Times New Roman" w:hAnsi="Times New Roman"/>
                <w:sz w:val="24"/>
                <w:szCs w:val="24"/>
              </w:rPr>
            </w:rPrChange>
          </w:rPr>
          <w:t xml:space="preserve"> "I get really horny when I get kissed on the neck… I will really want to </w:t>
        </w:r>
        <w:proofErr w:type="gramStart"/>
        <w:r w:rsidRPr="00163DCF">
          <w:rPr>
            <w:szCs w:val="21"/>
            <w:rPrChange w:id="5870" w:author="David" w:date="2022-08-17T16:58:00Z">
              <w:rPr>
                <w:rFonts w:ascii="Times New Roman" w:hAnsi="Times New Roman"/>
                <w:sz w:val="24"/>
                <w:szCs w:val="24"/>
              </w:rPr>
            </w:rPrChange>
          </w:rPr>
          <w:t>fuck</w:t>
        </w:r>
        <w:proofErr w:type="gramEnd"/>
        <w:r w:rsidRPr="00163DCF">
          <w:rPr>
            <w:szCs w:val="21"/>
            <w:rPrChange w:id="5871" w:author="David" w:date="2022-08-17T16:58:00Z">
              <w:rPr>
                <w:rFonts w:ascii="Times New Roman" w:hAnsi="Times New Roman"/>
                <w:sz w:val="24"/>
                <w:szCs w:val="24"/>
              </w:rPr>
            </w:rPrChange>
          </w:rPr>
          <w:t xml:space="preserve"> you if you continue to do that.", she said. Elle smiled again. </w:t>
        </w:r>
      </w:ins>
    </w:p>
    <w:p w14:paraId="724CEEDF" w14:textId="3B0B8C53" w:rsidR="00C779A1" w:rsidRPr="00163DCF" w:rsidRDefault="006F31F6">
      <w:pPr>
        <w:spacing w:line="276" w:lineRule="auto"/>
        <w:ind w:left="345" w:right="15" w:firstLine="375"/>
        <w:rPr>
          <w:ins w:id="5872" w:author="Britt Collins" w:date="2021-10-04T11:06:00Z"/>
          <w:szCs w:val="21"/>
          <w:rPrChange w:id="5873" w:author="David" w:date="2022-08-17T16:58:00Z">
            <w:rPr>
              <w:ins w:id="5874" w:author="Britt Collins" w:date="2021-10-04T11:06:00Z"/>
              <w:rFonts w:ascii="Times New Roman" w:hAnsi="Times New Roman"/>
              <w:sz w:val="24"/>
              <w:szCs w:val="24"/>
            </w:rPr>
          </w:rPrChange>
        </w:rPr>
        <w:pPrChange w:id="5875" w:author="David" w:date="2022-08-17T17:01:00Z">
          <w:pPr>
            <w:spacing w:line="480" w:lineRule="auto"/>
            <w:ind w:left="345" w:right="15" w:firstLine="375"/>
          </w:pPr>
        </w:pPrChange>
      </w:pPr>
      <w:ins w:id="5876" w:author="Britt Collins" w:date="2021-09-30T14:58:00Z">
        <w:r w:rsidRPr="00163DCF">
          <w:rPr>
            <w:szCs w:val="21"/>
            <w:rPrChange w:id="5877" w:author="David" w:date="2022-08-17T16:58:00Z">
              <w:rPr>
                <w:rFonts w:ascii="Times New Roman" w:hAnsi="Times New Roman"/>
                <w:sz w:val="24"/>
                <w:szCs w:val="24"/>
              </w:rPr>
            </w:rPrChange>
          </w:rPr>
          <w:t>I looked at her with intense focus</w:t>
        </w:r>
      </w:ins>
      <w:ins w:id="5878" w:author="Britt Collins" w:date="2021-10-04T11:05:00Z">
        <w:r w:rsidR="00C779A1" w:rsidRPr="00163DCF">
          <w:rPr>
            <w:szCs w:val="21"/>
            <w:rPrChange w:id="5879" w:author="David" w:date="2022-08-17T16:58:00Z">
              <w:rPr>
                <w:rFonts w:ascii="Times New Roman" w:hAnsi="Times New Roman"/>
                <w:sz w:val="24"/>
                <w:szCs w:val="24"/>
              </w:rPr>
            </w:rPrChange>
          </w:rPr>
          <w:t>,</w:t>
        </w:r>
      </w:ins>
      <w:ins w:id="5880" w:author="Britt Collins" w:date="2021-09-30T14:58:00Z">
        <w:r w:rsidRPr="00163DCF">
          <w:rPr>
            <w:szCs w:val="21"/>
            <w:rPrChange w:id="5881" w:author="David" w:date="2022-08-17T16:58:00Z">
              <w:rPr>
                <w:rFonts w:ascii="Times New Roman" w:hAnsi="Times New Roman"/>
                <w:sz w:val="24"/>
                <w:szCs w:val="24"/>
              </w:rPr>
            </w:rPrChange>
          </w:rPr>
          <w:t xml:space="preserve"> leaned in and kissed her on the neck. We began to shed our clothes. I made sure they were well organised as I placed them on floor. I </w:t>
        </w:r>
      </w:ins>
      <w:ins w:id="5882" w:author="Britt Collins" w:date="2021-10-04T11:06:00Z">
        <w:r w:rsidR="00C779A1" w:rsidRPr="00163DCF">
          <w:rPr>
            <w:szCs w:val="21"/>
            <w:rPrChange w:id="5883" w:author="David" w:date="2022-08-17T16:58:00Z">
              <w:rPr>
                <w:rFonts w:ascii="Times New Roman" w:hAnsi="Times New Roman"/>
                <w:sz w:val="24"/>
                <w:szCs w:val="24"/>
              </w:rPr>
            </w:rPrChange>
          </w:rPr>
          <w:t xml:space="preserve">still </w:t>
        </w:r>
      </w:ins>
      <w:ins w:id="5884" w:author="Britt Collins" w:date="2021-09-30T14:58:00Z">
        <w:r w:rsidRPr="00163DCF">
          <w:rPr>
            <w:szCs w:val="21"/>
            <w:rPrChange w:id="5885" w:author="David" w:date="2022-08-17T16:58:00Z">
              <w:rPr>
                <w:rFonts w:ascii="Times New Roman" w:hAnsi="Times New Roman"/>
                <w:sz w:val="24"/>
                <w:szCs w:val="24"/>
              </w:rPr>
            </w:rPrChange>
          </w:rPr>
          <w:t xml:space="preserve">had to ensure I looked smart for work the next morning. I kissed Elle from neck to toe, spending a lot of time appreciating her breasts. This was the first time I had experienced foreplay without the influence of alcohol. It was more stimulating as a result. I continued, kissing her vagina, using my tongue to flick the labia. </w:t>
        </w:r>
      </w:ins>
      <w:ins w:id="5886" w:author="Britt Collins" w:date="2021-10-04T11:08:00Z">
        <w:r w:rsidR="00C779A1" w:rsidRPr="00163DCF">
          <w:rPr>
            <w:b/>
            <w:szCs w:val="21"/>
            <w:rPrChange w:id="5887" w:author="David" w:date="2022-08-17T16:58:00Z">
              <w:rPr>
                <w:rFonts w:ascii="Times New Roman" w:hAnsi="Times New Roman"/>
                <w:b/>
                <w:sz w:val="24"/>
                <w:szCs w:val="24"/>
              </w:rPr>
            </w:rPrChange>
          </w:rPr>
          <w:t>UNLESS YOU’RE WRITING EROTIC FICTION, IT’S BEST N</w:t>
        </w:r>
      </w:ins>
      <w:ins w:id="5888" w:author="Britt Collins" w:date="2021-10-04T11:07:00Z">
        <w:r w:rsidR="00C779A1" w:rsidRPr="00163DCF">
          <w:rPr>
            <w:b/>
            <w:szCs w:val="21"/>
            <w:rPrChange w:id="5889" w:author="David" w:date="2022-08-17T16:58:00Z">
              <w:rPr>
                <w:rFonts w:ascii="Times New Roman" w:hAnsi="Times New Roman"/>
                <w:sz w:val="24"/>
                <w:szCs w:val="24"/>
              </w:rPr>
            </w:rPrChange>
          </w:rPr>
          <w:t>OT WRITE DETAILED SEX SCENE AND ABOUT BODY PARTS, AS IT COMES ACROSS AS QUITE CHEESY</w:t>
        </w:r>
      </w:ins>
      <w:ins w:id="5890" w:author="Britt Collins" w:date="2021-10-04T11:08:00Z">
        <w:r w:rsidR="00C779A1" w:rsidRPr="00163DCF">
          <w:rPr>
            <w:b/>
            <w:szCs w:val="21"/>
            <w:rPrChange w:id="5891" w:author="David" w:date="2022-08-17T16:58:00Z">
              <w:rPr>
                <w:rFonts w:ascii="Times New Roman" w:hAnsi="Times New Roman"/>
                <w:b/>
                <w:sz w:val="24"/>
                <w:szCs w:val="24"/>
              </w:rPr>
            </w:rPrChange>
          </w:rPr>
          <w:t xml:space="preserve"> AND CRINGY</w:t>
        </w:r>
      </w:ins>
      <w:ins w:id="5892" w:author="Britt Collins" w:date="2021-10-04T11:07:00Z">
        <w:r w:rsidR="00C779A1" w:rsidRPr="00163DCF">
          <w:rPr>
            <w:b/>
            <w:szCs w:val="21"/>
            <w:rPrChange w:id="5893" w:author="David" w:date="2022-08-17T16:58:00Z">
              <w:rPr>
                <w:rFonts w:ascii="Times New Roman" w:hAnsi="Times New Roman"/>
                <w:sz w:val="24"/>
                <w:szCs w:val="24"/>
              </w:rPr>
            </w:rPrChange>
          </w:rPr>
          <w:t xml:space="preserve">. THE </w:t>
        </w:r>
      </w:ins>
      <w:ins w:id="5894" w:author="Britt Collins" w:date="2021-10-04T11:08:00Z">
        <w:r w:rsidR="00C779A1" w:rsidRPr="00163DCF">
          <w:rPr>
            <w:b/>
            <w:szCs w:val="21"/>
            <w:rPrChange w:id="5895" w:author="David" w:date="2022-08-17T16:58:00Z">
              <w:rPr>
                <w:rFonts w:ascii="Times New Roman" w:hAnsi="Times New Roman"/>
                <w:b/>
                <w:sz w:val="24"/>
                <w:szCs w:val="24"/>
              </w:rPr>
            </w:rPrChange>
          </w:rPr>
          <w:t>MOST IMPACTFUL</w:t>
        </w:r>
      </w:ins>
      <w:ins w:id="5896" w:author="Britt Collins" w:date="2021-10-04T11:07:00Z">
        <w:r w:rsidR="00C779A1" w:rsidRPr="00163DCF">
          <w:rPr>
            <w:b/>
            <w:szCs w:val="21"/>
            <w:rPrChange w:id="5897" w:author="David" w:date="2022-08-17T16:58:00Z">
              <w:rPr>
                <w:rFonts w:ascii="Times New Roman" w:hAnsi="Times New Roman"/>
                <w:sz w:val="24"/>
                <w:szCs w:val="24"/>
              </w:rPr>
            </w:rPrChange>
          </w:rPr>
          <w:t xml:space="preserve"> WAY TO WRITE ABOUT SEX IS TO HINT AT IT OR WITH HUMOUR.</w:t>
        </w:r>
      </w:ins>
    </w:p>
    <w:p w14:paraId="0B0374B9" w14:textId="77777777" w:rsidR="00C779A1" w:rsidRPr="00163DCF" w:rsidRDefault="006F31F6">
      <w:pPr>
        <w:spacing w:line="276" w:lineRule="auto"/>
        <w:ind w:left="345" w:right="15" w:firstLine="375"/>
        <w:rPr>
          <w:ins w:id="5898" w:author="Britt Collins" w:date="2021-10-04T11:09:00Z"/>
          <w:szCs w:val="21"/>
          <w:rPrChange w:id="5899" w:author="David" w:date="2022-08-17T16:58:00Z">
            <w:rPr>
              <w:ins w:id="5900" w:author="Britt Collins" w:date="2021-10-04T11:09:00Z"/>
              <w:rFonts w:ascii="Times New Roman" w:hAnsi="Times New Roman"/>
              <w:sz w:val="24"/>
              <w:szCs w:val="24"/>
            </w:rPr>
          </w:rPrChange>
        </w:rPr>
        <w:pPrChange w:id="5901" w:author="David" w:date="2022-08-17T17:01:00Z">
          <w:pPr>
            <w:spacing w:line="480" w:lineRule="auto"/>
            <w:ind w:left="345" w:right="15" w:firstLine="375"/>
          </w:pPr>
        </w:pPrChange>
      </w:pPr>
      <w:ins w:id="5902" w:author="Britt Collins" w:date="2021-09-30T14:58:00Z">
        <w:r w:rsidRPr="00163DCF">
          <w:rPr>
            <w:szCs w:val="21"/>
            <w:rPrChange w:id="5903" w:author="David" w:date="2022-08-17T16:58:00Z">
              <w:rPr>
                <w:rFonts w:ascii="Times New Roman" w:hAnsi="Times New Roman"/>
                <w:sz w:val="24"/>
                <w:szCs w:val="24"/>
              </w:rPr>
            </w:rPrChange>
          </w:rPr>
          <w:t xml:space="preserve">Elle’s sounds of pleasure increased in pitch and volume. She shouted, </w:t>
        </w:r>
      </w:ins>
      <w:ins w:id="5904" w:author="Britt Collins" w:date="2021-10-04T11:08:00Z">
        <w:r w:rsidR="00C779A1" w:rsidRPr="00163DCF">
          <w:rPr>
            <w:szCs w:val="21"/>
            <w:rPrChange w:id="5905" w:author="David" w:date="2022-08-17T16:58:00Z">
              <w:rPr>
                <w:rFonts w:ascii="Times New Roman" w:hAnsi="Times New Roman"/>
                <w:sz w:val="24"/>
                <w:szCs w:val="24"/>
              </w:rPr>
            </w:rPrChange>
          </w:rPr>
          <w:t>“</w:t>
        </w:r>
      </w:ins>
      <w:ins w:id="5906" w:author="Britt Collins" w:date="2021-09-30T14:58:00Z">
        <w:r w:rsidRPr="00163DCF">
          <w:rPr>
            <w:szCs w:val="21"/>
            <w:rPrChange w:id="5907" w:author="David" w:date="2022-08-17T16:58:00Z">
              <w:rPr>
                <w:rFonts w:ascii="Times New Roman" w:hAnsi="Times New Roman"/>
                <w:sz w:val="24"/>
                <w:szCs w:val="24"/>
              </w:rPr>
            </w:rPrChange>
          </w:rPr>
          <w:t>fuck me!</w:t>
        </w:r>
      </w:ins>
      <w:ins w:id="5908" w:author="Britt Collins" w:date="2021-10-04T11:08:00Z">
        <w:r w:rsidR="00C779A1" w:rsidRPr="00163DCF">
          <w:rPr>
            <w:szCs w:val="21"/>
            <w:rPrChange w:id="5909" w:author="David" w:date="2022-08-17T16:58:00Z">
              <w:rPr>
                <w:rFonts w:ascii="Times New Roman" w:hAnsi="Times New Roman"/>
                <w:sz w:val="24"/>
                <w:szCs w:val="24"/>
              </w:rPr>
            </w:rPrChange>
          </w:rPr>
          <w:t>”</w:t>
        </w:r>
      </w:ins>
      <w:ins w:id="5910" w:author="Britt Collins" w:date="2021-09-30T14:58:00Z">
        <w:r w:rsidRPr="00163DCF">
          <w:rPr>
            <w:szCs w:val="21"/>
            <w:rPrChange w:id="5911" w:author="David" w:date="2022-08-17T16:58:00Z">
              <w:rPr>
                <w:rFonts w:ascii="Times New Roman" w:hAnsi="Times New Roman"/>
                <w:sz w:val="24"/>
                <w:szCs w:val="24"/>
              </w:rPr>
            </w:rPrChange>
          </w:rPr>
          <w:t xml:space="preserve"> </w:t>
        </w:r>
      </w:ins>
    </w:p>
    <w:p w14:paraId="244CE1CC" w14:textId="4722058C" w:rsidR="006F31F6" w:rsidRPr="00163DCF" w:rsidRDefault="006F31F6">
      <w:pPr>
        <w:spacing w:line="276" w:lineRule="auto"/>
        <w:ind w:left="345" w:right="15" w:firstLine="375"/>
        <w:rPr>
          <w:ins w:id="5912" w:author="Britt Collins" w:date="2021-09-30T14:58:00Z"/>
          <w:szCs w:val="21"/>
          <w:rPrChange w:id="5913" w:author="David" w:date="2022-08-17T16:58:00Z">
            <w:rPr>
              <w:ins w:id="5914" w:author="Britt Collins" w:date="2021-09-30T14:58:00Z"/>
              <w:rFonts w:ascii="Times New Roman" w:hAnsi="Times New Roman"/>
              <w:sz w:val="24"/>
              <w:szCs w:val="24"/>
            </w:rPr>
          </w:rPrChange>
        </w:rPr>
        <w:pPrChange w:id="5915" w:author="David" w:date="2022-08-17T17:01:00Z">
          <w:pPr>
            <w:ind w:left="-5" w:right="15"/>
          </w:pPr>
        </w:pPrChange>
      </w:pPr>
      <w:ins w:id="5916" w:author="Britt Collins" w:date="2021-09-30T14:58:00Z">
        <w:r w:rsidRPr="00163DCF">
          <w:rPr>
            <w:szCs w:val="21"/>
            <w:rPrChange w:id="5917" w:author="David" w:date="2022-08-17T16:58:00Z">
              <w:rPr>
                <w:rFonts w:ascii="Times New Roman" w:hAnsi="Times New Roman"/>
                <w:sz w:val="24"/>
                <w:szCs w:val="24"/>
              </w:rPr>
            </w:rPrChange>
          </w:rPr>
          <w:t xml:space="preserve">At that moment I sensed </w:t>
        </w:r>
      </w:ins>
      <w:ins w:id="5918" w:author="Britt Collins" w:date="2021-10-04T11:09:00Z">
        <w:r w:rsidR="00C779A1" w:rsidRPr="00163DCF">
          <w:rPr>
            <w:szCs w:val="21"/>
            <w:rPrChange w:id="5919" w:author="David" w:date="2022-08-17T16:58:00Z">
              <w:rPr>
                <w:rFonts w:ascii="Times New Roman" w:hAnsi="Times New Roman"/>
                <w:sz w:val="24"/>
                <w:szCs w:val="24"/>
              </w:rPr>
            </w:rPrChange>
          </w:rPr>
          <w:t>I couldn’t get a</w:t>
        </w:r>
      </w:ins>
      <w:ins w:id="5920" w:author="Britt Collins" w:date="2021-09-30T14:58:00Z">
        <w:r w:rsidRPr="00163DCF">
          <w:rPr>
            <w:szCs w:val="21"/>
            <w:rPrChange w:id="5921" w:author="David" w:date="2022-08-17T16:58:00Z">
              <w:rPr>
                <w:rFonts w:ascii="Times New Roman" w:hAnsi="Times New Roman"/>
                <w:sz w:val="24"/>
                <w:szCs w:val="24"/>
              </w:rPr>
            </w:rPrChange>
          </w:rPr>
          <w:t xml:space="preserve"> ful</w:t>
        </w:r>
      </w:ins>
      <w:ins w:id="5922" w:author="Britt Collins" w:date="2021-10-04T11:09:00Z">
        <w:r w:rsidR="00C779A1" w:rsidRPr="00163DCF">
          <w:rPr>
            <w:szCs w:val="21"/>
            <w:rPrChange w:id="5923" w:author="David" w:date="2022-08-17T16:58:00Z">
              <w:rPr>
                <w:rFonts w:ascii="Times New Roman" w:hAnsi="Times New Roman"/>
                <w:sz w:val="24"/>
                <w:szCs w:val="24"/>
              </w:rPr>
            </w:rPrChange>
          </w:rPr>
          <w:t>l</w:t>
        </w:r>
      </w:ins>
      <w:ins w:id="5924" w:author="Britt Collins" w:date="2021-09-30T14:58:00Z">
        <w:r w:rsidRPr="00163DCF">
          <w:rPr>
            <w:szCs w:val="21"/>
            <w:rPrChange w:id="5925" w:author="David" w:date="2022-08-17T16:58:00Z">
              <w:rPr>
                <w:rFonts w:ascii="Times New Roman" w:hAnsi="Times New Roman"/>
                <w:sz w:val="24"/>
                <w:szCs w:val="24"/>
              </w:rPr>
            </w:rPrChange>
          </w:rPr>
          <w:t xml:space="preserve"> erect</w:t>
        </w:r>
      </w:ins>
      <w:ins w:id="5926" w:author="Britt Collins" w:date="2021-10-04T11:09:00Z">
        <w:r w:rsidR="00C779A1" w:rsidRPr="00163DCF">
          <w:rPr>
            <w:szCs w:val="21"/>
            <w:rPrChange w:id="5927" w:author="David" w:date="2022-08-17T16:58:00Z">
              <w:rPr>
                <w:rFonts w:ascii="Times New Roman" w:hAnsi="Times New Roman"/>
                <w:sz w:val="24"/>
                <w:szCs w:val="24"/>
              </w:rPr>
            </w:rPrChange>
          </w:rPr>
          <w:t>ion</w:t>
        </w:r>
      </w:ins>
      <w:ins w:id="5928" w:author="Britt Collins" w:date="2021-09-30T14:58:00Z">
        <w:r w:rsidRPr="00163DCF">
          <w:rPr>
            <w:szCs w:val="21"/>
            <w:rPrChange w:id="5929" w:author="David" w:date="2022-08-17T16:58:00Z">
              <w:rPr>
                <w:rFonts w:ascii="Times New Roman" w:hAnsi="Times New Roman"/>
                <w:sz w:val="24"/>
                <w:szCs w:val="24"/>
              </w:rPr>
            </w:rPrChange>
          </w:rPr>
          <w:t xml:space="preserve">. Any amount of self-stimulation was not working. I panicked, improvising, </w:t>
        </w:r>
      </w:ins>
      <w:ins w:id="5930" w:author="Britt Collins" w:date="2021-10-04T11:09:00Z">
        <w:r w:rsidR="00C779A1" w:rsidRPr="00163DCF">
          <w:rPr>
            <w:szCs w:val="21"/>
            <w:rPrChange w:id="5931" w:author="David" w:date="2022-08-17T16:58:00Z">
              <w:rPr>
                <w:rFonts w:ascii="Times New Roman" w:hAnsi="Times New Roman"/>
                <w:sz w:val="24"/>
                <w:szCs w:val="24"/>
              </w:rPr>
            </w:rPrChange>
          </w:rPr>
          <w:t xml:space="preserve">and </w:t>
        </w:r>
      </w:ins>
      <w:ins w:id="5932" w:author="Britt Collins" w:date="2021-09-30T14:58:00Z">
        <w:r w:rsidRPr="00163DCF">
          <w:rPr>
            <w:szCs w:val="21"/>
            <w:rPrChange w:id="5933" w:author="David" w:date="2022-08-17T16:58:00Z">
              <w:rPr>
                <w:rFonts w:ascii="Times New Roman" w:hAnsi="Times New Roman"/>
                <w:sz w:val="24"/>
                <w:szCs w:val="24"/>
              </w:rPr>
            </w:rPrChange>
          </w:rPr>
          <w:t>Elle screamed with pleasure; it wasn’t long before my right arm began to tire. The left arm was tagged to assist.</w:t>
        </w:r>
      </w:ins>
    </w:p>
    <w:p w14:paraId="347F1CBC" w14:textId="665F059E" w:rsidR="006F31F6" w:rsidRPr="00163DCF" w:rsidRDefault="00C779A1">
      <w:pPr>
        <w:spacing w:line="276" w:lineRule="auto"/>
        <w:ind w:left="-5" w:right="15" w:firstLine="350"/>
        <w:rPr>
          <w:ins w:id="5934" w:author="Britt Collins" w:date="2021-09-30T14:58:00Z"/>
          <w:szCs w:val="21"/>
          <w:rPrChange w:id="5935" w:author="David" w:date="2022-08-17T16:58:00Z">
            <w:rPr>
              <w:ins w:id="5936" w:author="Britt Collins" w:date="2021-09-30T14:58:00Z"/>
              <w:rFonts w:ascii="Times New Roman" w:hAnsi="Times New Roman"/>
              <w:sz w:val="24"/>
              <w:szCs w:val="24"/>
            </w:rPr>
          </w:rPrChange>
        </w:rPr>
        <w:pPrChange w:id="5937" w:author="David" w:date="2022-08-17T17:01:00Z">
          <w:pPr>
            <w:ind w:left="-5" w:right="15"/>
          </w:pPr>
        </w:pPrChange>
      </w:pPr>
      <w:ins w:id="5938" w:author="Britt Collins" w:date="2021-10-04T11:10:00Z">
        <w:r w:rsidRPr="00163DCF">
          <w:rPr>
            <w:b/>
            <w:szCs w:val="21"/>
            <w:rPrChange w:id="5939" w:author="David" w:date="2022-08-17T16:58:00Z">
              <w:rPr>
                <w:rFonts w:ascii="Times New Roman" w:hAnsi="Times New Roman"/>
                <w:sz w:val="24"/>
                <w:szCs w:val="24"/>
              </w:rPr>
            </w:rPrChange>
          </w:rPr>
          <w:t xml:space="preserve">LOSE THE </w:t>
        </w:r>
      </w:ins>
      <w:ins w:id="5940" w:author="Britt Collins" w:date="2021-10-04T11:11:00Z">
        <w:r w:rsidRPr="00163DCF">
          <w:rPr>
            <w:b/>
            <w:szCs w:val="21"/>
            <w:rPrChange w:id="5941" w:author="David" w:date="2022-08-17T16:58:00Z">
              <w:rPr>
                <w:rFonts w:ascii="Times New Roman" w:hAnsi="Times New Roman"/>
                <w:sz w:val="24"/>
                <w:szCs w:val="24"/>
              </w:rPr>
            </w:rPrChange>
          </w:rPr>
          <w:t>GRAPHIC SEX DETIALS</w:t>
        </w:r>
        <w:r w:rsidRPr="00163DCF">
          <w:rPr>
            <w:szCs w:val="21"/>
            <w:rPrChange w:id="5942" w:author="David" w:date="2022-08-17T16:58:00Z">
              <w:rPr>
                <w:rFonts w:ascii="Times New Roman" w:hAnsi="Times New Roman"/>
                <w:sz w:val="24"/>
                <w:szCs w:val="24"/>
              </w:rPr>
            </w:rPrChange>
          </w:rPr>
          <w:t xml:space="preserve"> </w:t>
        </w:r>
      </w:ins>
      <w:ins w:id="5943" w:author="Britt Collins" w:date="2021-09-30T14:58:00Z">
        <w:r w:rsidR="006F31F6" w:rsidRPr="00163DCF">
          <w:rPr>
            <w:szCs w:val="21"/>
            <w:rPrChange w:id="5944" w:author="David" w:date="2022-08-17T16:58:00Z">
              <w:rPr>
                <w:rFonts w:ascii="Times New Roman" w:hAnsi="Times New Roman"/>
                <w:sz w:val="24"/>
                <w:szCs w:val="24"/>
              </w:rPr>
            </w:rPrChange>
          </w:rPr>
          <w:t>Given the lack of air conditioning and humid conditions, I was beginning to dehydrate. Elle could sense my frustration. We slowed proceedings. We sat next to each other on the side of the bed. Elle excitedly reached for a condom and attempted to place it on my penis. My penis began to return to its flaccid state. After multiple attempts of oral stimulation, with penis semi-erect, I ejaculated. The sex stopped. I looked apologetically at her. Elle offered words of consolidation as we hugged. We were both tired. That night, as we tried to rest, I was happy to kiss her body all over. She had such beautiful, soft skin. I got little sleep.</w:t>
        </w:r>
      </w:ins>
    </w:p>
    <w:p w14:paraId="2C29641E" w14:textId="77777777" w:rsidR="00C779A1" w:rsidRPr="00163DCF" w:rsidRDefault="00C779A1">
      <w:pPr>
        <w:spacing w:line="276" w:lineRule="auto"/>
        <w:ind w:left="-5" w:right="15"/>
        <w:rPr>
          <w:ins w:id="5945" w:author="Britt Collins" w:date="2021-10-04T11:10:00Z"/>
          <w:szCs w:val="21"/>
          <w:rPrChange w:id="5946" w:author="David" w:date="2022-08-17T16:58:00Z">
            <w:rPr>
              <w:ins w:id="5947" w:author="Britt Collins" w:date="2021-10-04T11:10:00Z"/>
              <w:rFonts w:ascii="Times New Roman" w:hAnsi="Times New Roman"/>
              <w:sz w:val="24"/>
              <w:szCs w:val="24"/>
            </w:rPr>
          </w:rPrChange>
        </w:rPr>
        <w:pPrChange w:id="5948" w:author="David" w:date="2022-08-17T17:01:00Z">
          <w:pPr>
            <w:spacing w:line="480" w:lineRule="auto"/>
            <w:ind w:left="-5" w:right="15"/>
          </w:pPr>
        </w:pPrChange>
      </w:pPr>
    </w:p>
    <w:p w14:paraId="0B7E3908" w14:textId="455E1439" w:rsidR="006F31F6" w:rsidRPr="00163DCF" w:rsidRDefault="006F31F6">
      <w:pPr>
        <w:spacing w:line="276" w:lineRule="auto"/>
        <w:ind w:left="-5" w:right="15"/>
        <w:rPr>
          <w:ins w:id="5949" w:author="Britt Collins" w:date="2021-09-30T14:58:00Z"/>
          <w:szCs w:val="21"/>
          <w:rPrChange w:id="5950" w:author="David" w:date="2022-08-17T16:58:00Z">
            <w:rPr>
              <w:ins w:id="5951" w:author="Britt Collins" w:date="2021-09-30T14:58:00Z"/>
              <w:rFonts w:ascii="Times New Roman" w:hAnsi="Times New Roman"/>
              <w:sz w:val="24"/>
              <w:szCs w:val="24"/>
            </w:rPr>
          </w:rPrChange>
        </w:rPr>
        <w:pPrChange w:id="5952" w:author="David" w:date="2022-08-17T17:01:00Z">
          <w:pPr>
            <w:ind w:left="-5" w:right="15"/>
          </w:pPr>
        </w:pPrChange>
      </w:pPr>
      <w:ins w:id="5953" w:author="Britt Collins" w:date="2021-09-30T14:58:00Z">
        <w:r w:rsidRPr="00163DCF">
          <w:rPr>
            <w:szCs w:val="21"/>
            <w:rPrChange w:id="5954" w:author="David" w:date="2022-08-17T16:58:00Z">
              <w:rPr>
                <w:rFonts w:ascii="Times New Roman" w:hAnsi="Times New Roman"/>
                <w:sz w:val="24"/>
                <w:szCs w:val="24"/>
              </w:rPr>
            </w:rPrChange>
          </w:rPr>
          <w:t xml:space="preserve">When Elle’s alarm rang first thing in the morning, I couldn’t muster the strength to get up. I turned to watch Elle as she readied herself. She looked completely different with her glasses on. They suited </w:t>
        </w:r>
        <w:proofErr w:type="gramStart"/>
        <w:r w:rsidRPr="00163DCF">
          <w:rPr>
            <w:szCs w:val="21"/>
            <w:rPrChange w:id="5955" w:author="David" w:date="2022-08-17T16:58:00Z">
              <w:rPr>
                <w:rFonts w:ascii="Times New Roman" w:hAnsi="Times New Roman"/>
                <w:sz w:val="24"/>
                <w:szCs w:val="24"/>
              </w:rPr>
            </w:rPrChange>
          </w:rPr>
          <w:t>her,</w:t>
        </w:r>
        <w:proofErr w:type="gramEnd"/>
        <w:r w:rsidRPr="00163DCF">
          <w:rPr>
            <w:szCs w:val="21"/>
            <w:rPrChange w:id="5956" w:author="David" w:date="2022-08-17T16:58:00Z">
              <w:rPr>
                <w:rFonts w:ascii="Times New Roman" w:hAnsi="Times New Roman"/>
                <w:sz w:val="24"/>
                <w:szCs w:val="24"/>
              </w:rPr>
            </w:rPrChange>
          </w:rPr>
          <w:t xml:space="preserve"> they expressed her high intellect. I could see she was focused on going through her morning routine. It took me much effort from releasing my body from Elle's soft mattress. My work clothes were organised but crumpled. They were not at all fashioned for the daily grind at the client. Given how late it was, I had no time to shower. I donned the garments, </w:t>
        </w:r>
        <w:proofErr w:type="gramStart"/>
        <w:r w:rsidRPr="00163DCF">
          <w:rPr>
            <w:szCs w:val="21"/>
            <w:rPrChange w:id="5957" w:author="David" w:date="2022-08-17T16:58:00Z">
              <w:rPr>
                <w:rFonts w:ascii="Times New Roman" w:hAnsi="Times New Roman"/>
                <w:sz w:val="24"/>
                <w:szCs w:val="24"/>
              </w:rPr>
            </w:rPrChange>
          </w:rPr>
          <w:t>yawned</w:t>
        </w:r>
        <w:proofErr w:type="gramEnd"/>
        <w:r w:rsidRPr="00163DCF">
          <w:rPr>
            <w:szCs w:val="21"/>
            <w:rPrChange w:id="5958" w:author="David" w:date="2022-08-17T16:58:00Z">
              <w:rPr>
                <w:rFonts w:ascii="Times New Roman" w:hAnsi="Times New Roman"/>
                <w:sz w:val="24"/>
                <w:szCs w:val="24"/>
              </w:rPr>
            </w:rPrChange>
          </w:rPr>
          <w:t xml:space="preserve"> and looked over at Elle. She looked ready to take on the day. I looked ready to take on more cans of Red Bull. </w:t>
        </w:r>
      </w:ins>
    </w:p>
    <w:p w14:paraId="41A8BA59" w14:textId="37D5E4C2" w:rsidR="00FD3D27" w:rsidRPr="00163DCF" w:rsidRDefault="00FD3D27">
      <w:pPr>
        <w:spacing w:line="276" w:lineRule="auto"/>
        <w:ind w:left="-5" w:right="15" w:firstLine="725"/>
        <w:rPr>
          <w:ins w:id="5959" w:author="Britt Collins" w:date="2021-10-04T11:13:00Z"/>
          <w:szCs w:val="21"/>
          <w:rPrChange w:id="5960" w:author="David" w:date="2022-08-17T16:58:00Z">
            <w:rPr>
              <w:ins w:id="5961" w:author="Britt Collins" w:date="2021-10-04T11:13:00Z"/>
              <w:rFonts w:ascii="Times New Roman" w:hAnsi="Times New Roman"/>
              <w:sz w:val="24"/>
              <w:szCs w:val="24"/>
            </w:rPr>
          </w:rPrChange>
        </w:rPr>
        <w:pPrChange w:id="5962" w:author="David" w:date="2022-08-17T17:01:00Z">
          <w:pPr>
            <w:spacing w:line="480" w:lineRule="auto"/>
            <w:ind w:left="-5" w:right="15" w:firstLine="725"/>
          </w:pPr>
        </w:pPrChange>
      </w:pPr>
      <w:ins w:id="5963" w:author="Britt Collins" w:date="2021-10-04T11:12:00Z">
        <w:r w:rsidRPr="00163DCF">
          <w:rPr>
            <w:szCs w:val="21"/>
            <w:rPrChange w:id="5964" w:author="David" w:date="2022-08-17T16:58:00Z">
              <w:rPr>
                <w:rFonts w:ascii="Times New Roman" w:hAnsi="Times New Roman"/>
                <w:sz w:val="24"/>
                <w:szCs w:val="24"/>
              </w:rPr>
            </w:rPrChange>
          </w:rPr>
          <w:t>Leaving her flat together, s</w:t>
        </w:r>
      </w:ins>
      <w:ins w:id="5965" w:author="Britt Collins" w:date="2021-09-30T14:58:00Z">
        <w:r w:rsidR="006F31F6" w:rsidRPr="00163DCF">
          <w:rPr>
            <w:szCs w:val="21"/>
            <w:rPrChange w:id="5966" w:author="David" w:date="2022-08-17T16:58:00Z">
              <w:rPr>
                <w:rFonts w:ascii="Times New Roman" w:hAnsi="Times New Roman"/>
                <w:sz w:val="24"/>
                <w:szCs w:val="24"/>
              </w:rPr>
            </w:rPrChange>
          </w:rPr>
          <w:t>he pointed in the direction of her university and pointed</w:t>
        </w:r>
      </w:ins>
      <w:ins w:id="5967" w:author="Britt Collins" w:date="2021-10-04T11:12:00Z">
        <w:r w:rsidRPr="00163DCF">
          <w:rPr>
            <w:szCs w:val="21"/>
            <w:rPrChange w:id="5968" w:author="David" w:date="2022-08-17T16:58:00Z">
              <w:rPr>
                <w:rFonts w:ascii="Times New Roman" w:hAnsi="Times New Roman"/>
                <w:sz w:val="24"/>
                <w:szCs w:val="24"/>
              </w:rPr>
            </w:rPrChange>
          </w:rPr>
          <w:t xml:space="preserve"> me</w:t>
        </w:r>
      </w:ins>
      <w:ins w:id="5969" w:author="Britt Collins" w:date="2021-09-30T14:58:00Z">
        <w:r w:rsidR="006F31F6" w:rsidRPr="00163DCF">
          <w:rPr>
            <w:szCs w:val="21"/>
            <w:rPrChange w:id="5970" w:author="David" w:date="2022-08-17T16:58:00Z">
              <w:rPr>
                <w:rFonts w:ascii="Times New Roman" w:hAnsi="Times New Roman"/>
                <w:sz w:val="24"/>
                <w:szCs w:val="24"/>
              </w:rPr>
            </w:rPrChange>
          </w:rPr>
          <w:t xml:space="preserve"> in the direction city. </w:t>
        </w:r>
      </w:ins>
      <w:ins w:id="5971" w:author="Britt Collins" w:date="2021-10-04T11:12:00Z">
        <w:r w:rsidRPr="00163DCF">
          <w:rPr>
            <w:szCs w:val="21"/>
            <w:rPrChange w:id="5972" w:author="David" w:date="2022-08-17T16:58:00Z">
              <w:rPr>
                <w:rFonts w:ascii="Times New Roman" w:hAnsi="Times New Roman"/>
                <w:sz w:val="24"/>
                <w:szCs w:val="24"/>
              </w:rPr>
            </w:rPrChange>
          </w:rPr>
          <w:t>“</w:t>
        </w:r>
      </w:ins>
      <w:ins w:id="5973" w:author="Britt Collins" w:date="2021-09-30T14:58:00Z">
        <w:r w:rsidR="006F31F6" w:rsidRPr="00163DCF">
          <w:rPr>
            <w:szCs w:val="21"/>
            <w:rPrChange w:id="5974" w:author="David" w:date="2022-08-17T16:58:00Z">
              <w:rPr>
                <w:rFonts w:ascii="Times New Roman" w:hAnsi="Times New Roman"/>
                <w:sz w:val="24"/>
                <w:szCs w:val="24"/>
              </w:rPr>
            </w:rPrChange>
          </w:rPr>
          <w:t xml:space="preserve">Dave, you that way, me this way. Catch the 470 </w:t>
        </w:r>
        <w:proofErr w:type="gramStart"/>
        <w:r w:rsidR="006F31F6" w:rsidRPr="00163DCF">
          <w:rPr>
            <w:szCs w:val="21"/>
            <w:rPrChange w:id="5975" w:author="David" w:date="2022-08-17T16:58:00Z">
              <w:rPr>
                <w:rFonts w:ascii="Times New Roman" w:hAnsi="Times New Roman"/>
                <w:sz w:val="24"/>
                <w:szCs w:val="24"/>
              </w:rPr>
            </w:rPrChange>
          </w:rPr>
          <w:t>bus</w:t>
        </w:r>
        <w:proofErr w:type="gramEnd"/>
        <w:r w:rsidR="006F31F6" w:rsidRPr="00163DCF">
          <w:rPr>
            <w:szCs w:val="21"/>
            <w:rPrChange w:id="5976" w:author="David" w:date="2022-08-17T16:58:00Z">
              <w:rPr>
                <w:rFonts w:ascii="Times New Roman" w:hAnsi="Times New Roman"/>
                <w:sz w:val="24"/>
                <w:szCs w:val="24"/>
              </w:rPr>
            </w:rPrChange>
          </w:rPr>
          <w:t xml:space="preserve"> on this side of the road.</w:t>
        </w:r>
      </w:ins>
      <w:ins w:id="5977" w:author="Britt Collins" w:date="2021-10-04T11:13:00Z">
        <w:r w:rsidRPr="00163DCF">
          <w:rPr>
            <w:szCs w:val="21"/>
            <w:rPrChange w:id="5978" w:author="David" w:date="2022-08-17T16:58:00Z">
              <w:rPr>
                <w:rFonts w:ascii="Times New Roman" w:hAnsi="Times New Roman"/>
                <w:sz w:val="24"/>
                <w:szCs w:val="24"/>
              </w:rPr>
            </w:rPrChange>
          </w:rPr>
          <w:t xml:space="preserve">” </w:t>
        </w:r>
        <w:r w:rsidRPr="00163DCF">
          <w:rPr>
            <w:b/>
            <w:szCs w:val="21"/>
            <w:rPrChange w:id="5979" w:author="David" w:date="2022-08-17T16:58:00Z">
              <w:rPr>
                <w:rFonts w:ascii="Times New Roman" w:hAnsi="Times New Roman"/>
                <w:sz w:val="24"/>
                <w:szCs w:val="24"/>
              </w:rPr>
            </w:rPrChange>
          </w:rPr>
          <w:t>AVOID</w:t>
        </w:r>
        <w:r w:rsidRPr="00163DCF">
          <w:rPr>
            <w:szCs w:val="21"/>
            <w:rPrChange w:id="5980" w:author="David" w:date="2022-08-17T16:58:00Z">
              <w:rPr>
                <w:rFonts w:ascii="Times New Roman" w:hAnsi="Times New Roman"/>
                <w:sz w:val="24"/>
                <w:szCs w:val="24"/>
              </w:rPr>
            </w:rPrChange>
          </w:rPr>
          <w:t xml:space="preserve"> </w:t>
        </w:r>
        <w:r w:rsidRPr="00163DCF">
          <w:rPr>
            <w:b/>
            <w:szCs w:val="21"/>
            <w:rPrChange w:id="5981" w:author="David" w:date="2022-08-17T16:58:00Z">
              <w:rPr>
                <w:rFonts w:ascii="Times New Roman" w:hAnsi="Times New Roman"/>
                <w:sz w:val="24"/>
                <w:szCs w:val="24"/>
              </w:rPr>
            </w:rPrChange>
          </w:rPr>
          <w:t xml:space="preserve">THESE LITTLE TRITE DETAILS, </w:t>
        </w:r>
      </w:ins>
      <w:ins w:id="5982" w:author="Britt Collins" w:date="2021-10-05T15:38:00Z">
        <w:r w:rsidR="00290110" w:rsidRPr="00163DCF">
          <w:rPr>
            <w:b/>
            <w:szCs w:val="21"/>
            <w:rPrChange w:id="5983" w:author="David" w:date="2022-08-17T16:58:00Z">
              <w:rPr>
                <w:rFonts w:ascii="Times New Roman" w:hAnsi="Times New Roman"/>
                <w:b/>
                <w:sz w:val="24"/>
                <w:szCs w:val="24"/>
              </w:rPr>
            </w:rPrChange>
          </w:rPr>
          <w:t xml:space="preserve">OTHERWISE </w:t>
        </w:r>
      </w:ins>
      <w:ins w:id="5984" w:author="Britt Collins" w:date="2021-10-04T11:13:00Z">
        <w:r w:rsidRPr="00163DCF">
          <w:rPr>
            <w:b/>
            <w:szCs w:val="21"/>
            <w:rPrChange w:id="5985" w:author="David" w:date="2022-08-17T16:58:00Z">
              <w:rPr>
                <w:rFonts w:ascii="Times New Roman" w:hAnsi="Times New Roman"/>
                <w:sz w:val="24"/>
                <w:szCs w:val="24"/>
              </w:rPr>
            </w:rPrChange>
          </w:rPr>
          <w:t>YOU WILL LOSE THE READER.</w:t>
        </w:r>
      </w:ins>
    </w:p>
    <w:p w14:paraId="045EAE7E" w14:textId="7409F0B6" w:rsidR="006F31F6" w:rsidRPr="00163DCF" w:rsidRDefault="006F31F6">
      <w:pPr>
        <w:spacing w:line="276" w:lineRule="auto"/>
        <w:ind w:left="-5" w:right="15" w:firstLine="725"/>
        <w:rPr>
          <w:ins w:id="5986" w:author="Britt Collins" w:date="2021-09-30T14:58:00Z"/>
          <w:szCs w:val="21"/>
          <w:rPrChange w:id="5987" w:author="David" w:date="2022-08-17T16:58:00Z">
            <w:rPr>
              <w:ins w:id="5988" w:author="Britt Collins" w:date="2021-09-30T14:58:00Z"/>
              <w:rFonts w:ascii="Times New Roman" w:hAnsi="Times New Roman"/>
              <w:sz w:val="24"/>
              <w:szCs w:val="24"/>
            </w:rPr>
          </w:rPrChange>
        </w:rPr>
        <w:pPrChange w:id="5989" w:author="David" w:date="2022-08-17T17:01:00Z">
          <w:pPr>
            <w:ind w:left="-5" w:right="15"/>
          </w:pPr>
        </w:pPrChange>
      </w:pPr>
      <w:ins w:id="5990" w:author="Britt Collins" w:date="2021-09-30T14:58:00Z">
        <w:r w:rsidRPr="00163DCF">
          <w:rPr>
            <w:szCs w:val="21"/>
            <w:rPrChange w:id="5991" w:author="David" w:date="2022-08-17T16:58:00Z">
              <w:rPr>
                <w:rFonts w:ascii="Times New Roman" w:hAnsi="Times New Roman"/>
                <w:sz w:val="24"/>
                <w:szCs w:val="24"/>
              </w:rPr>
            </w:rPrChange>
          </w:rPr>
          <w:t xml:space="preserve">I lifted my head to give her one last kiss before saying goodbye. As she walked away, I saw the bus approach. I managed to flag it down, hop on board and slump in the first available seat. I felt paranoid. It must have been obvious to other passengers </w:t>
        </w:r>
        <w:proofErr w:type="gramStart"/>
        <w:r w:rsidRPr="00163DCF">
          <w:rPr>
            <w:szCs w:val="21"/>
            <w:rPrChange w:id="5992" w:author="David" w:date="2022-08-17T16:58:00Z">
              <w:rPr>
                <w:rFonts w:ascii="Times New Roman" w:hAnsi="Times New Roman"/>
                <w:sz w:val="24"/>
                <w:szCs w:val="24"/>
              </w:rPr>
            </w:rPrChange>
          </w:rPr>
          <w:t>why</w:t>
        </w:r>
        <w:proofErr w:type="gramEnd"/>
        <w:r w:rsidRPr="00163DCF">
          <w:rPr>
            <w:szCs w:val="21"/>
            <w:rPrChange w:id="5993" w:author="David" w:date="2022-08-17T16:58:00Z">
              <w:rPr>
                <w:rFonts w:ascii="Times New Roman" w:hAnsi="Times New Roman"/>
                <w:sz w:val="24"/>
                <w:szCs w:val="24"/>
              </w:rPr>
            </w:rPrChange>
          </w:rPr>
          <w:t xml:space="preserve"> I looked so dishevelled. I just wanted to sleep. </w:t>
        </w:r>
      </w:ins>
      <w:ins w:id="5994" w:author="Britt Collins" w:date="2021-10-04T11:14:00Z">
        <w:r w:rsidR="00FD3D27" w:rsidRPr="00163DCF">
          <w:rPr>
            <w:b/>
            <w:szCs w:val="21"/>
            <w:rPrChange w:id="5995" w:author="David" w:date="2022-08-17T16:58:00Z">
              <w:rPr>
                <w:rFonts w:ascii="Times New Roman" w:hAnsi="Times New Roman"/>
                <w:sz w:val="24"/>
                <w:szCs w:val="24"/>
              </w:rPr>
            </w:rPrChange>
          </w:rPr>
          <w:t>I felt like a dirty stop-out,</w:t>
        </w:r>
        <w:r w:rsidR="00FD3D27" w:rsidRPr="00163DCF">
          <w:rPr>
            <w:szCs w:val="21"/>
            <w:rPrChange w:id="5996" w:author="David" w:date="2022-08-17T16:58:00Z">
              <w:rPr>
                <w:rFonts w:ascii="Times New Roman" w:hAnsi="Times New Roman"/>
                <w:sz w:val="24"/>
                <w:szCs w:val="24"/>
              </w:rPr>
            </w:rPrChange>
          </w:rPr>
          <w:t xml:space="preserve"> but at least</w:t>
        </w:r>
      </w:ins>
      <w:ins w:id="5997" w:author="Britt Collins" w:date="2021-09-30T14:58:00Z">
        <w:r w:rsidRPr="00163DCF">
          <w:rPr>
            <w:szCs w:val="21"/>
            <w:rPrChange w:id="5998" w:author="David" w:date="2022-08-17T16:58:00Z">
              <w:rPr>
                <w:rFonts w:ascii="Times New Roman" w:hAnsi="Times New Roman"/>
                <w:sz w:val="24"/>
                <w:szCs w:val="24"/>
              </w:rPr>
            </w:rPrChange>
          </w:rPr>
          <w:t xml:space="preserve"> manage</w:t>
        </w:r>
      </w:ins>
      <w:ins w:id="5999" w:author="Britt Collins" w:date="2021-10-04T11:14:00Z">
        <w:r w:rsidR="00FD3D27" w:rsidRPr="00163DCF">
          <w:rPr>
            <w:szCs w:val="21"/>
            <w:rPrChange w:id="6000" w:author="David" w:date="2022-08-17T16:58:00Z">
              <w:rPr>
                <w:rFonts w:ascii="Times New Roman" w:hAnsi="Times New Roman"/>
                <w:sz w:val="24"/>
                <w:szCs w:val="24"/>
              </w:rPr>
            </w:rPrChange>
          </w:rPr>
          <w:t>d</w:t>
        </w:r>
      </w:ins>
      <w:ins w:id="6001" w:author="Britt Collins" w:date="2021-09-30T14:58:00Z">
        <w:r w:rsidRPr="00163DCF">
          <w:rPr>
            <w:szCs w:val="21"/>
            <w:rPrChange w:id="6002" w:author="David" w:date="2022-08-17T16:58:00Z">
              <w:rPr>
                <w:rFonts w:ascii="Times New Roman" w:hAnsi="Times New Roman"/>
                <w:sz w:val="24"/>
                <w:szCs w:val="24"/>
              </w:rPr>
            </w:rPrChange>
          </w:rPr>
          <w:t xml:space="preserve"> to use deodorant that morning. The smell hopefully would disguise any whiff of sex on me. I looked out of the window to see my ghostly image </w:t>
        </w:r>
      </w:ins>
      <w:proofErr w:type="gramStart"/>
      <w:ins w:id="6003" w:author="Britt Collins" w:date="2021-10-04T11:14:00Z">
        <w:r w:rsidR="00FD3D27" w:rsidRPr="00163DCF">
          <w:rPr>
            <w:szCs w:val="21"/>
            <w:rPrChange w:id="6004" w:author="David" w:date="2022-08-17T16:58:00Z">
              <w:rPr>
                <w:rFonts w:ascii="Times New Roman" w:hAnsi="Times New Roman"/>
                <w:sz w:val="24"/>
                <w:szCs w:val="24"/>
              </w:rPr>
            </w:rPrChange>
          </w:rPr>
          <w:t>reflect</w:t>
        </w:r>
      </w:ins>
      <w:ins w:id="6005" w:author="Britt Collins" w:date="2021-09-30T14:58:00Z">
        <w:r w:rsidRPr="00163DCF">
          <w:rPr>
            <w:szCs w:val="21"/>
            <w:rPrChange w:id="6006" w:author="David" w:date="2022-08-17T16:58:00Z">
              <w:rPr>
                <w:rFonts w:ascii="Times New Roman" w:hAnsi="Times New Roman"/>
                <w:sz w:val="24"/>
                <w:szCs w:val="24"/>
              </w:rPr>
            </w:rPrChange>
          </w:rPr>
          <w:t>ing back</w:t>
        </w:r>
        <w:proofErr w:type="gramEnd"/>
        <w:r w:rsidRPr="00163DCF">
          <w:rPr>
            <w:szCs w:val="21"/>
            <w:rPrChange w:id="6007" w:author="David" w:date="2022-08-17T16:58:00Z">
              <w:rPr>
                <w:rFonts w:ascii="Times New Roman" w:hAnsi="Times New Roman"/>
                <w:sz w:val="24"/>
                <w:szCs w:val="24"/>
              </w:rPr>
            </w:rPrChange>
          </w:rPr>
          <w:t xml:space="preserve"> at me. I closed my eyes briefly only for my thoughts to be consumed by what the day ahead had in store for me.</w:t>
        </w:r>
      </w:ins>
    </w:p>
    <w:p w14:paraId="3F58CF4C" w14:textId="0D2F01DF" w:rsidR="006F31F6" w:rsidRPr="00163DCF" w:rsidRDefault="006F31F6">
      <w:pPr>
        <w:spacing w:line="276" w:lineRule="auto"/>
        <w:ind w:left="-5" w:right="15" w:firstLine="725"/>
        <w:rPr>
          <w:ins w:id="6008" w:author="Britt Collins" w:date="2021-09-30T14:58:00Z"/>
          <w:szCs w:val="21"/>
          <w:rPrChange w:id="6009" w:author="David" w:date="2022-08-17T16:58:00Z">
            <w:rPr>
              <w:ins w:id="6010" w:author="Britt Collins" w:date="2021-09-30T14:58:00Z"/>
              <w:rFonts w:ascii="Times New Roman" w:hAnsi="Times New Roman"/>
              <w:sz w:val="24"/>
              <w:szCs w:val="24"/>
            </w:rPr>
          </w:rPrChange>
        </w:rPr>
        <w:pPrChange w:id="6011" w:author="David" w:date="2022-08-17T17:01:00Z">
          <w:pPr>
            <w:ind w:left="-5" w:right="15"/>
          </w:pPr>
        </w:pPrChange>
      </w:pPr>
      <w:ins w:id="6012" w:author="Britt Collins" w:date="2021-09-30T14:58:00Z">
        <w:r w:rsidRPr="00163DCF">
          <w:rPr>
            <w:szCs w:val="21"/>
            <w:rPrChange w:id="6013" w:author="David" w:date="2022-08-17T16:58:00Z">
              <w:rPr>
                <w:rFonts w:ascii="Times New Roman" w:hAnsi="Times New Roman"/>
                <w:sz w:val="24"/>
                <w:szCs w:val="24"/>
              </w:rPr>
            </w:rPrChange>
          </w:rPr>
          <w:t xml:space="preserve">My laptop was my toolkit. It kept me in touch with the consultancy. Much like a Batman symbol shining on the clouds, it gave me access to a crime fighter, well, a test consultant to assist me. I wished a test consultant could have rescued me from the client that day. It was quite an important day. We were giving a </w:t>
        </w:r>
        <w:r w:rsidRPr="00163DCF">
          <w:rPr>
            <w:szCs w:val="21"/>
            <w:rPrChange w:id="6014" w:author="David" w:date="2022-08-17T16:58:00Z">
              <w:rPr>
                <w:rFonts w:ascii="Times New Roman" w:hAnsi="Times New Roman"/>
                <w:sz w:val="24"/>
                <w:szCs w:val="24"/>
              </w:rPr>
            </w:rPrChange>
          </w:rPr>
          <w:lastRenderedPageBreak/>
          <w:t xml:space="preserve">presentation to the </w:t>
        </w:r>
        <w:proofErr w:type="gramStart"/>
        <w:r w:rsidRPr="00163DCF">
          <w:rPr>
            <w:szCs w:val="21"/>
            <w:rPrChange w:id="6015" w:author="David" w:date="2022-08-17T16:58:00Z">
              <w:rPr>
                <w:rFonts w:ascii="Times New Roman" w:hAnsi="Times New Roman"/>
                <w:sz w:val="24"/>
                <w:szCs w:val="24"/>
              </w:rPr>
            </w:rPrChange>
          </w:rPr>
          <w:t>client</w:t>
        </w:r>
      </w:ins>
      <w:proofErr w:type="gramEnd"/>
      <w:ins w:id="6016" w:author="Britt Collins" w:date="2021-10-04T11:15:00Z">
        <w:r w:rsidR="00FD3D27" w:rsidRPr="00163DCF">
          <w:rPr>
            <w:szCs w:val="21"/>
            <w:rPrChange w:id="6017" w:author="David" w:date="2022-08-17T16:58:00Z">
              <w:rPr>
                <w:rFonts w:ascii="Times New Roman" w:hAnsi="Times New Roman"/>
                <w:sz w:val="24"/>
                <w:szCs w:val="24"/>
              </w:rPr>
            </w:rPrChange>
          </w:rPr>
          <w:t xml:space="preserve"> and I </w:t>
        </w:r>
      </w:ins>
      <w:ins w:id="6018" w:author="Britt Collins" w:date="2021-09-30T14:58:00Z">
        <w:r w:rsidRPr="00163DCF">
          <w:rPr>
            <w:szCs w:val="21"/>
            <w:rPrChange w:id="6019" w:author="David" w:date="2022-08-17T16:58:00Z">
              <w:rPr>
                <w:rFonts w:ascii="Times New Roman" w:hAnsi="Times New Roman"/>
                <w:sz w:val="24"/>
                <w:szCs w:val="24"/>
              </w:rPr>
            </w:rPrChange>
          </w:rPr>
          <w:t>was one</w:t>
        </w:r>
      </w:ins>
      <w:ins w:id="6020" w:author="Britt Collins" w:date="2021-10-04T11:15:00Z">
        <w:r w:rsidR="00FD3D27" w:rsidRPr="00163DCF">
          <w:rPr>
            <w:szCs w:val="21"/>
            <w:rPrChange w:id="6021" w:author="David" w:date="2022-08-17T16:58:00Z">
              <w:rPr>
                <w:rFonts w:ascii="Times New Roman" w:hAnsi="Times New Roman"/>
                <w:sz w:val="24"/>
                <w:szCs w:val="24"/>
              </w:rPr>
            </w:rPrChange>
          </w:rPr>
          <w:t>-</w:t>
        </w:r>
      </w:ins>
      <w:ins w:id="6022" w:author="Britt Collins" w:date="2021-09-30T14:58:00Z">
        <w:r w:rsidRPr="00163DCF">
          <w:rPr>
            <w:szCs w:val="21"/>
            <w:rPrChange w:id="6023" w:author="David" w:date="2022-08-17T16:58:00Z">
              <w:rPr>
                <w:rFonts w:ascii="Times New Roman" w:hAnsi="Times New Roman"/>
                <w:sz w:val="24"/>
                <w:szCs w:val="24"/>
              </w:rPr>
            </w:rPrChange>
          </w:rPr>
          <w:t>third of its creative output. This didn’t faze me. What did, was the thought of facing Dan's interrogations. The English joker was going to have a field day as I rolled into work late.</w:t>
        </w:r>
      </w:ins>
    </w:p>
    <w:p w14:paraId="656895CC" w14:textId="069DC5E3" w:rsidR="00FD3D27" w:rsidRPr="00163DCF" w:rsidRDefault="006F31F6">
      <w:pPr>
        <w:spacing w:line="276" w:lineRule="auto"/>
        <w:ind w:left="-5" w:right="15" w:firstLine="725"/>
        <w:rPr>
          <w:ins w:id="6024" w:author="Britt Collins" w:date="2021-10-04T11:20:00Z"/>
          <w:szCs w:val="21"/>
          <w:rPrChange w:id="6025" w:author="David" w:date="2022-08-17T16:58:00Z">
            <w:rPr>
              <w:ins w:id="6026" w:author="Britt Collins" w:date="2021-10-04T11:20:00Z"/>
              <w:rFonts w:ascii="Times New Roman" w:hAnsi="Times New Roman"/>
              <w:sz w:val="24"/>
              <w:szCs w:val="24"/>
            </w:rPr>
          </w:rPrChange>
        </w:rPr>
        <w:pPrChange w:id="6027" w:author="David" w:date="2022-08-17T17:01:00Z">
          <w:pPr>
            <w:spacing w:line="480" w:lineRule="auto"/>
            <w:ind w:left="-5" w:right="15" w:firstLine="725"/>
          </w:pPr>
        </w:pPrChange>
      </w:pPr>
      <w:ins w:id="6028" w:author="Britt Collins" w:date="2021-09-30T14:58:00Z">
        <w:r w:rsidRPr="00163DCF">
          <w:rPr>
            <w:szCs w:val="21"/>
            <w:rPrChange w:id="6029" w:author="David" w:date="2022-08-17T16:58:00Z">
              <w:rPr>
                <w:rFonts w:ascii="Times New Roman" w:hAnsi="Times New Roman"/>
                <w:sz w:val="24"/>
                <w:szCs w:val="24"/>
              </w:rPr>
            </w:rPrChange>
          </w:rPr>
          <w:t xml:space="preserve">In the tester's lab </w:t>
        </w:r>
        <w:proofErr w:type="gramStart"/>
        <w:r w:rsidRPr="00163DCF">
          <w:rPr>
            <w:szCs w:val="21"/>
            <w:rPrChange w:id="6030" w:author="David" w:date="2022-08-17T16:58:00Z">
              <w:rPr>
                <w:rFonts w:ascii="Times New Roman" w:hAnsi="Times New Roman"/>
                <w:sz w:val="24"/>
                <w:szCs w:val="24"/>
              </w:rPr>
            </w:rPrChange>
          </w:rPr>
          <w:t>area</w:t>
        </w:r>
        <w:proofErr w:type="gramEnd"/>
        <w:r w:rsidRPr="00163DCF">
          <w:rPr>
            <w:szCs w:val="21"/>
            <w:rPrChange w:id="6031" w:author="David" w:date="2022-08-17T16:58:00Z">
              <w:rPr>
                <w:rFonts w:ascii="Times New Roman" w:hAnsi="Times New Roman"/>
                <w:sz w:val="24"/>
                <w:szCs w:val="24"/>
              </w:rPr>
            </w:rPrChange>
          </w:rPr>
          <w:t xml:space="preserve"> I unglued the backpack from my moist, crumpled business shirt and placed it on my chair. I took the laptop out of the bag and set it down on the desk. I could pick out the faint sound of footsteps. Dan popped his head in with a</w:t>
        </w:r>
      </w:ins>
      <w:ins w:id="6032" w:author="Britt Collins" w:date="2021-10-04T11:16:00Z">
        <w:r w:rsidR="00FD3D27" w:rsidRPr="00163DCF">
          <w:rPr>
            <w:szCs w:val="21"/>
            <w:rPrChange w:id="6033" w:author="David" w:date="2022-08-17T16:58:00Z">
              <w:rPr>
                <w:rFonts w:ascii="Times New Roman" w:hAnsi="Times New Roman"/>
                <w:sz w:val="24"/>
                <w:szCs w:val="24"/>
              </w:rPr>
            </w:rPrChange>
          </w:rPr>
          <w:t>n</w:t>
        </w:r>
      </w:ins>
      <w:ins w:id="6034" w:author="Britt Collins" w:date="2021-09-30T14:58:00Z">
        <w:r w:rsidRPr="00163DCF">
          <w:rPr>
            <w:szCs w:val="21"/>
            <w:rPrChange w:id="6035" w:author="David" w:date="2022-08-17T16:58:00Z">
              <w:rPr>
                <w:rFonts w:ascii="Times New Roman" w:hAnsi="Times New Roman"/>
                <w:sz w:val="24"/>
                <w:szCs w:val="24"/>
              </w:rPr>
            </w:rPrChange>
          </w:rPr>
          <w:t xml:space="preserve"> </w:t>
        </w:r>
      </w:ins>
      <w:ins w:id="6036" w:author="Britt Collins" w:date="2021-10-04T11:16:00Z">
        <w:r w:rsidR="00FD3D27" w:rsidRPr="00163DCF">
          <w:rPr>
            <w:szCs w:val="21"/>
            <w:rPrChange w:id="6037" w:author="David" w:date="2022-08-17T16:58:00Z">
              <w:rPr>
                <w:rFonts w:ascii="Times New Roman" w:hAnsi="Times New Roman"/>
                <w:sz w:val="24"/>
                <w:szCs w:val="24"/>
              </w:rPr>
            </w:rPrChange>
          </w:rPr>
          <w:t>annoyed</w:t>
        </w:r>
      </w:ins>
      <w:ins w:id="6038" w:author="Britt Collins" w:date="2021-09-30T14:58:00Z">
        <w:r w:rsidRPr="00163DCF">
          <w:rPr>
            <w:szCs w:val="21"/>
            <w:rPrChange w:id="6039" w:author="David" w:date="2022-08-17T16:58:00Z">
              <w:rPr>
                <w:rFonts w:ascii="Times New Roman" w:hAnsi="Times New Roman"/>
                <w:sz w:val="24"/>
                <w:szCs w:val="24"/>
              </w:rPr>
            </w:rPrChange>
          </w:rPr>
          <w:t xml:space="preserve"> look on his face. </w:t>
        </w:r>
        <w:r w:rsidRPr="00163DCF">
          <w:rPr>
            <w:i/>
            <w:szCs w:val="21"/>
            <w:rPrChange w:id="6040" w:author="David" w:date="2022-08-17T16:58:00Z">
              <w:rPr>
                <w:rFonts w:ascii="Times New Roman" w:hAnsi="Times New Roman"/>
                <w:sz w:val="24"/>
                <w:szCs w:val="24"/>
              </w:rPr>
            </w:rPrChange>
          </w:rPr>
          <w:t>Here comes the patronising chat</w:t>
        </w:r>
        <w:r w:rsidRPr="00163DCF">
          <w:rPr>
            <w:szCs w:val="21"/>
            <w:rPrChange w:id="6041" w:author="David" w:date="2022-08-17T16:58:00Z">
              <w:rPr>
                <w:rFonts w:ascii="Times New Roman" w:hAnsi="Times New Roman"/>
                <w:sz w:val="24"/>
                <w:szCs w:val="24"/>
              </w:rPr>
            </w:rPrChange>
          </w:rPr>
          <w:t xml:space="preserve">, I thought. </w:t>
        </w:r>
      </w:ins>
      <w:ins w:id="6042" w:author="Britt Collins" w:date="2021-10-04T11:16:00Z">
        <w:r w:rsidR="00FD3D27" w:rsidRPr="00163DCF">
          <w:rPr>
            <w:szCs w:val="21"/>
            <w:rPrChange w:id="6043" w:author="David" w:date="2022-08-17T16:58:00Z">
              <w:rPr>
                <w:rFonts w:ascii="Times New Roman" w:hAnsi="Times New Roman"/>
                <w:sz w:val="24"/>
                <w:szCs w:val="24"/>
              </w:rPr>
            </w:rPrChange>
          </w:rPr>
          <w:t>He</w:t>
        </w:r>
      </w:ins>
      <w:ins w:id="6044" w:author="Britt Collins" w:date="2021-09-30T14:58:00Z">
        <w:r w:rsidRPr="00163DCF">
          <w:rPr>
            <w:szCs w:val="21"/>
            <w:rPrChange w:id="6045" w:author="David" w:date="2022-08-17T16:58:00Z">
              <w:rPr>
                <w:rFonts w:ascii="Times New Roman" w:hAnsi="Times New Roman"/>
                <w:sz w:val="24"/>
                <w:szCs w:val="24"/>
              </w:rPr>
            </w:rPrChange>
          </w:rPr>
          <w:t xml:space="preserve"> took a good look at me</w:t>
        </w:r>
      </w:ins>
      <w:ins w:id="6046" w:author="Britt Collins" w:date="2021-10-04T11:16:00Z">
        <w:r w:rsidR="00FD3D27" w:rsidRPr="00163DCF">
          <w:rPr>
            <w:szCs w:val="21"/>
            <w:rPrChange w:id="6047" w:author="David" w:date="2022-08-17T16:58:00Z">
              <w:rPr>
                <w:rFonts w:ascii="Times New Roman" w:hAnsi="Times New Roman"/>
                <w:sz w:val="24"/>
                <w:szCs w:val="24"/>
              </w:rPr>
            </w:rPrChange>
          </w:rPr>
          <w:t xml:space="preserve"> and h</w:t>
        </w:r>
      </w:ins>
      <w:ins w:id="6048" w:author="Britt Collins" w:date="2021-09-30T14:58:00Z">
        <w:r w:rsidRPr="00163DCF">
          <w:rPr>
            <w:szCs w:val="21"/>
            <w:rPrChange w:id="6049" w:author="David" w:date="2022-08-17T16:58:00Z">
              <w:rPr>
                <w:rFonts w:ascii="Times New Roman" w:hAnsi="Times New Roman"/>
                <w:sz w:val="24"/>
                <w:szCs w:val="24"/>
              </w:rPr>
            </w:rPrChange>
          </w:rPr>
          <w:t>is seriousness slowly crumbled. It was replaced with a wide beaming smile. His demeanour reflected a fox that had taken all the chickens from the hen house.</w:t>
        </w:r>
      </w:ins>
    </w:p>
    <w:p w14:paraId="6DBD3934" w14:textId="4929C8A4" w:rsidR="00FD3D27" w:rsidRPr="00163DCF" w:rsidRDefault="00FD3D27">
      <w:pPr>
        <w:spacing w:line="276" w:lineRule="auto"/>
        <w:ind w:left="-5" w:right="15" w:firstLine="725"/>
        <w:rPr>
          <w:ins w:id="6050" w:author="Britt Collins" w:date="2021-10-04T11:17:00Z"/>
          <w:b/>
          <w:szCs w:val="21"/>
          <w:rPrChange w:id="6051" w:author="David" w:date="2022-08-17T16:58:00Z">
            <w:rPr>
              <w:ins w:id="6052" w:author="Britt Collins" w:date="2021-10-04T11:17:00Z"/>
              <w:rFonts w:ascii="Times New Roman" w:hAnsi="Times New Roman"/>
              <w:sz w:val="24"/>
              <w:szCs w:val="24"/>
            </w:rPr>
          </w:rPrChange>
        </w:rPr>
        <w:pPrChange w:id="6053" w:author="David" w:date="2022-08-17T17:01:00Z">
          <w:pPr>
            <w:spacing w:line="480" w:lineRule="auto"/>
            <w:ind w:left="-5" w:right="15" w:firstLine="725"/>
          </w:pPr>
        </w:pPrChange>
      </w:pPr>
      <w:ins w:id="6054" w:author="Britt Collins" w:date="2021-10-04T11:20:00Z">
        <w:r w:rsidRPr="00163DCF">
          <w:rPr>
            <w:b/>
            <w:szCs w:val="21"/>
            <w:rPrChange w:id="6055" w:author="David" w:date="2022-08-17T16:58:00Z">
              <w:rPr>
                <w:rFonts w:ascii="Times New Roman" w:hAnsi="Times New Roman"/>
                <w:sz w:val="24"/>
                <w:szCs w:val="24"/>
              </w:rPr>
            </w:rPrChange>
          </w:rPr>
          <w:t>GREAT THAT IS HOW YOU WRITE ABOUT SEX, WITH WIT AND H</w:t>
        </w:r>
      </w:ins>
      <w:ins w:id="6056" w:author="Britt Collins" w:date="2021-10-04T11:21:00Z">
        <w:r w:rsidRPr="00163DCF">
          <w:rPr>
            <w:b/>
            <w:szCs w:val="21"/>
            <w:rPrChange w:id="6057" w:author="David" w:date="2022-08-17T16:58:00Z">
              <w:rPr>
                <w:rFonts w:ascii="Times New Roman" w:hAnsi="Times New Roman"/>
                <w:sz w:val="24"/>
                <w:szCs w:val="24"/>
              </w:rPr>
            </w:rPrChange>
          </w:rPr>
          <w:t>UMOUR.</w:t>
        </w:r>
      </w:ins>
    </w:p>
    <w:p w14:paraId="06CB6D7E" w14:textId="77777777" w:rsidR="00FD3D27" w:rsidRPr="00163DCF" w:rsidRDefault="00FD3D27">
      <w:pPr>
        <w:spacing w:line="276" w:lineRule="auto"/>
        <w:ind w:left="-5" w:right="15" w:firstLine="725"/>
        <w:rPr>
          <w:ins w:id="6058" w:author="Britt Collins" w:date="2021-10-04T11:18:00Z"/>
          <w:szCs w:val="21"/>
          <w:rPrChange w:id="6059" w:author="David" w:date="2022-08-17T16:58:00Z">
            <w:rPr>
              <w:ins w:id="6060" w:author="Britt Collins" w:date="2021-10-04T11:18:00Z"/>
              <w:rFonts w:ascii="Times New Roman" w:hAnsi="Times New Roman"/>
              <w:sz w:val="24"/>
              <w:szCs w:val="24"/>
            </w:rPr>
          </w:rPrChange>
        </w:rPr>
        <w:pPrChange w:id="6061" w:author="David" w:date="2022-08-17T17:01:00Z">
          <w:pPr>
            <w:spacing w:line="480" w:lineRule="auto"/>
            <w:ind w:left="-5" w:right="15" w:firstLine="725"/>
          </w:pPr>
        </w:pPrChange>
      </w:pPr>
      <w:ins w:id="6062" w:author="Britt Collins" w:date="2021-10-04T11:17:00Z">
        <w:r w:rsidRPr="00163DCF">
          <w:rPr>
            <w:szCs w:val="21"/>
            <w:rPrChange w:id="6063" w:author="David" w:date="2022-08-17T16:58:00Z">
              <w:rPr>
                <w:rFonts w:ascii="Times New Roman" w:hAnsi="Times New Roman"/>
                <w:sz w:val="24"/>
                <w:szCs w:val="24"/>
              </w:rPr>
            </w:rPrChange>
          </w:rPr>
          <w:t>“</w:t>
        </w:r>
        <w:proofErr w:type="gramStart"/>
        <w:r w:rsidRPr="00163DCF">
          <w:rPr>
            <w:szCs w:val="21"/>
            <w:rPrChange w:id="6064" w:author="David" w:date="2022-08-17T16:58:00Z">
              <w:rPr>
                <w:rFonts w:ascii="Times New Roman" w:hAnsi="Times New Roman"/>
                <w:sz w:val="24"/>
                <w:szCs w:val="24"/>
              </w:rPr>
            </w:rPrChange>
          </w:rPr>
          <w:t>S</w:t>
        </w:r>
      </w:ins>
      <w:ins w:id="6065" w:author="Britt Collins" w:date="2021-09-30T14:58:00Z">
        <w:r w:rsidR="006F31F6" w:rsidRPr="00163DCF">
          <w:rPr>
            <w:szCs w:val="21"/>
            <w:rPrChange w:id="6066" w:author="David" w:date="2022-08-17T16:58:00Z">
              <w:rPr>
                <w:rFonts w:ascii="Times New Roman" w:hAnsi="Times New Roman"/>
                <w:sz w:val="24"/>
                <w:szCs w:val="24"/>
              </w:rPr>
            </w:rPrChange>
          </w:rPr>
          <w:t>o</w:t>
        </w:r>
        <w:proofErr w:type="gramEnd"/>
        <w:r w:rsidR="006F31F6" w:rsidRPr="00163DCF">
          <w:rPr>
            <w:szCs w:val="21"/>
            <w:rPrChange w:id="6067" w:author="David" w:date="2022-08-17T16:58:00Z">
              <w:rPr>
                <w:rFonts w:ascii="Times New Roman" w:hAnsi="Times New Roman"/>
                <w:sz w:val="24"/>
                <w:szCs w:val="24"/>
              </w:rPr>
            </w:rPrChange>
          </w:rPr>
          <w:t xml:space="preserve"> Mr Clarke, was Mrs Clarke any good last night?</w:t>
        </w:r>
      </w:ins>
      <w:ins w:id="6068" w:author="Britt Collins" w:date="2021-10-04T11:17:00Z">
        <w:r w:rsidRPr="00163DCF">
          <w:rPr>
            <w:szCs w:val="21"/>
            <w:rPrChange w:id="6069" w:author="David" w:date="2022-08-17T16:58:00Z">
              <w:rPr>
                <w:rFonts w:ascii="Times New Roman" w:hAnsi="Times New Roman"/>
                <w:sz w:val="24"/>
                <w:szCs w:val="24"/>
              </w:rPr>
            </w:rPrChange>
          </w:rPr>
          <w:t>” he asked in a slow, deep voice.</w:t>
        </w:r>
      </w:ins>
      <w:ins w:id="6070" w:author="Britt Collins" w:date="2021-09-30T14:58:00Z">
        <w:r w:rsidR="006F31F6" w:rsidRPr="00163DCF">
          <w:rPr>
            <w:szCs w:val="21"/>
            <w:rPrChange w:id="6071" w:author="David" w:date="2022-08-17T16:58:00Z">
              <w:rPr>
                <w:rFonts w:ascii="Times New Roman" w:hAnsi="Times New Roman"/>
                <w:sz w:val="24"/>
                <w:szCs w:val="24"/>
              </w:rPr>
            </w:rPrChange>
          </w:rPr>
          <w:t xml:space="preserve"> He opened his mouth, extended his </w:t>
        </w:r>
        <w:proofErr w:type="gramStart"/>
        <w:r w:rsidR="006F31F6" w:rsidRPr="00163DCF">
          <w:rPr>
            <w:szCs w:val="21"/>
            <w:rPrChange w:id="6072" w:author="David" w:date="2022-08-17T16:58:00Z">
              <w:rPr>
                <w:rFonts w:ascii="Times New Roman" w:hAnsi="Times New Roman"/>
                <w:sz w:val="24"/>
                <w:szCs w:val="24"/>
              </w:rPr>
            </w:rPrChange>
          </w:rPr>
          <w:t>tongue</w:t>
        </w:r>
        <w:proofErr w:type="gramEnd"/>
        <w:r w:rsidR="006F31F6" w:rsidRPr="00163DCF">
          <w:rPr>
            <w:szCs w:val="21"/>
            <w:rPrChange w:id="6073" w:author="David" w:date="2022-08-17T16:58:00Z">
              <w:rPr>
                <w:rFonts w:ascii="Times New Roman" w:hAnsi="Times New Roman"/>
                <w:sz w:val="24"/>
                <w:szCs w:val="24"/>
              </w:rPr>
            </w:rPrChange>
          </w:rPr>
          <w:t xml:space="preserve"> and began simulating licking a lollipop. </w:t>
        </w:r>
      </w:ins>
    </w:p>
    <w:p w14:paraId="0555BE3B" w14:textId="77777777" w:rsidR="00FD3D27" w:rsidRPr="00163DCF" w:rsidRDefault="006F31F6">
      <w:pPr>
        <w:spacing w:line="276" w:lineRule="auto"/>
        <w:ind w:left="-5" w:right="15" w:firstLine="725"/>
        <w:rPr>
          <w:ins w:id="6074" w:author="Britt Collins" w:date="2021-10-04T11:18:00Z"/>
          <w:szCs w:val="21"/>
          <w:rPrChange w:id="6075" w:author="David" w:date="2022-08-17T16:58:00Z">
            <w:rPr>
              <w:ins w:id="6076" w:author="Britt Collins" w:date="2021-10-04T11:18:00Z"/>
              <w:rFonts w:ascii="Times New Roman" w:hAnsi="Times New Roman"/>
              <w:sz w:val="24"/>
              <w:szCs w:val="24"/>
            </w:rPr>
          </w:rPrChange>
        </w:rPr>
        <w:pPrChange w:id="6077" w:author="David" w:date="2022-08-17T17:01:00Z">
          <w:pPr>
            <w:spacing w:line="480" w:lineRule="auto"/>
            <w:ind w:left="-5" w:right="15" w:firstLine="725"/>
          </w:pPr>
        </w:pPrChange>
      </w:pPr>
      <w:ins w:id="6078" w:author="Britt Collins" w:date="2021-09-30T14:58:00Z">
        <w:r w:rsidRPr="00163DCF">
          <w:rPr>
            <w:szCs w:val="21"/>
            <w:rPrChange w:id="6079" w:author="David" w:date="2022-08-17T16:58:00Z">
              <w:rPr>
                <w:rFonts w:ascii="Times New Roman" w:hAnsi="Times New Roman"/>
                <w:sz w:val="24"/>
                <w:szCs w:val="24"/>
              </w:rPr>
            </w:rPrChange>
          </w:rPr>
          <w:t>I looked at him with a smug smile on my face</w:t>
        </w:r>
      </w:ins>
      <w:ins w:id="6080" w:author="Britt Collins" w:date="2021-10-04T11:18:00Z">
        <w:r w:rsidR="00FD3D27" w:rsidRPr="00163DCF">
          <w:rPr>
            <w:szCs w:val="21"/>
            <w:rPrChange w:id="6081" w:author="David" w:date="2022-08-17T16:58:00Z">
              <w:rPr>
                <w:rFonts w:ascii="Times New Roman" w:hAnsi="Times New Roman"/>
                <w:sz w:val="24"/>
                <w:szCs w:val="24"/>
              </w:rPr>
            </w:rPrChange>
          </w:rPr>
          <w:t>.</w:t>
        </w:r>
      </w:ins>
      <w:ins w:id="6082" w:author="Britt Collins" w:date="2021-09-30T14:58:00Z">
        <w:r w:rsidRPr="00163DCF">
          <w:rPr>
            <w:szCs w:val="21"/>
            <w:rPrChange w:id="6083" w:author="David" w:date="2022-08-17T16:58:00Z">
              <w:rPr>
                <w:rFonts w:ascii="Times New Roman" w:hAnsi="Times New Roman"/>
                <w:sz w:val="24"/>
                <w:szCs w:val="24"/>
              </w:rPr>
            </w:rPrChange>
          </w:rPr>
          <w:t xml:space="preserve"> </w:t>
        </w:r>
      </w:ins>
      <w:ins w:id="6084" w:author="Britt Collins" w:date="2021-10-04T11:18:00Z">
        <w:r w:rsidR="00FD3D27" w:rsidRPr="00163DCF">
          <w:rPr>
            <w:szCs w:val="21"/>
            <w:rPrChange w:id="6085" w:author="David" w:date="2022-08-17T16:58:00Z">
              <w:rPr>
                <w:rFonts w:ascii="Times New Roman" w:hAnsi="Times New Roman"/>
                <w:sz w:val="24"/>
                <w:szCs w:val="24"/>
              </w:rPr>
            </w:rPrChange>
          </w:rPr>
          <w:t>“</w:t>
        </w:r>
      </w:ins>
      <w:ins w:id="6086" w:author="Britt Collins" w:date="2021-09-30T14:58:00Z">
        <w:r w:rsidRPr="00163DCF">
          <w:rPr>
            <w:szCs w:val="21"/>
            <w:rPrChange w:id="6087" w:author="David" w:date="2022-08-17T16:58:00Z">
              <w:rPr>
                <w:rFonts w:ascii="Times New Roman" w:hAnsi="Times New Roman"/>
                <w:sz w:val="24"/>
                <w:szCs w:val="24"/>
              </w:rPr>
            </w:rPrChange>
          </w:rPr>
          <w:t xml:space="preserve">She was alright. I gave her </w:t>
        </w:r>
      </w:ins>
      <w:ins w:id="6088" w:author="Britt Collins" w:date="2021-10-04T11:18:00Z">
        <w:r w:rsidR="00FD3D27" w:rsidRPr="00163DCF">
          <w:rPr>
            <w:szCs w:val="21"/>
            <w:rPrChange w:id="6089" w:author="David" w:date="2022-08-17T16:58:00Z">
              <w:rPr>
                <w:rFonts w:ascii="Times New Roman" w:hAnsi="Times New Roman"/>
                <w:sz w:val="24"/>
                <w:szCs w:val="24"/>
              </w:rPr>
            </w:rPrChange>
          </w:rPr>
          <w:t>three</w:t>
        </w:r>
      </w:ins>
      <w:ins w:id="6090" w:author="Britt Collins" w:date="2021-09-30T14:58:00Z">
        <w:r w:rsidRPr="00163DCF">
          <w:rPr>
            <w:szCs w:val="21"/>
            <w:rPrChange w:id="6091" w:author="David" w:date="2022-08-17T16:58:00Z">
              <w:rPr>
                <w:rFonts w:ascii="Times New Roman" w:hAnsi="Times New Roman"/>
                <w:sz w:val="24"/>
                <w:szCs w:val="24"/>
              </w:rPr>
            </w:rPrChange>
          </w:rPr>
          <w:t xml:space="preserve"> inches of oi, oi, saveloy that I’m sure she’ll reorder.</w:t>
        </w:r>
      </w:ins>
      <w:ins w:id="6092" w:author="Britt Collins" w:date="2021-10-04T11:18:00Z">
        <w:r w:rsidR="00FD3D27" w:rsidRPr="00163DCF">
          <w:rPr>
            <w:szCs w:val="21"/>
            <w:rPrChange w:id="6093" w:author="David" w:date="2022-08-17T16:58:00Z">
              <w:rPr>
                <w:rFonts w:ascii="Times New Roman" w:hAnsi="Times New Roman"/>
                <w:sz w:val="24"/>
                <w:szCs w:val="24"/>
              </w:rPr>
            </w:rPrChange>
          </w:rPr>
          <w:t>”</w:t>
        </w:r>
      </w:ins>
    </w:p>
    <w:p w14:paraId="4D1560F0" w14:textId="70E3465A" w:rsidR="006F31F6" w:rsidRPr="00163DCF" w:rsidRDefault="006F31F6">
      <w:pPr>
        <w:spacing w:line="276" w:lineRule="auto"/>
        <w:ind w:left="-5" w:right="15" w:firstLine="725"/>
        <w:rPr>
          <w:ins w:id="6094" w:author="Britt Collins" w:date="2021-09-30T14:58:00Z"/>
          <w:szCs w:val="21"/>
          <w:rPrChange w:id="6095" w:author="David" w:date="2022-08-17T16:58:00Z">
            <w:rPr>
              <w:ins w:id="6096" w:author="Britt Collins" w:date="2021-09-30T14:58:00Z"/>
              <w:rFonts w:ascii="Times New Roman" w:hAnsi="Times New Roman"/>
              <w:sz w:val="24"/>
              <w:szCs w:val="24"/>
            </w:rPr>
          </w:rPrChange>
        </w:rPr>
        <w:pPrChange w:id="6097" w:author="David" w:date="2022-08-17T17:01:00Z">
          <w:pPr>
            <w:ind w:left="-5" w:right="15"/>
          </w:pPr>
        </w:pPrChange>
      </w:pPr>
      <w:ins w:id="6098" w:author="Britt Collins" w:date="2021-09-30T14:58:00Z">
        <w:r w:rsidRPr="00163DCF">
          <w:rPr>
            <w:szCs w:val="21"/>
            <w:rPrChange w:id="6099" w:author="David" w:date="2022-08-17T16:58:00Z">
              <w:rPr>
                <w:rFonts w:ascii="Times New Roman" w:hAnsi="Times New Roman"/>
                <w:sz w:val="24"/>
                <w:szCs w:val="24"/>
              </w:rPr>
            </w:rPrChange>
          </w:rPr>
          <w:t xml:space="preserve">Dan laughed out loud at my audacious claims. </w:t>
        </w:r>
      </w:ins>
      <w:ins w:id="6100" w:author="Britt Collins" w:date="2021-10-04T11:18:00Z">
        <w:r w:rsidR="00FD3D27" w:rsidRPr="00163DCF">
          <w:rPr>
            <w:szCs w:val="21"/>
            <w:rPrChange w:id="6101" w:author="David" w:date="2022-08-17T16:58:00Z">
              <w:rPr>
                <w:rFonts w:ascii="Times New Roman" w:hAnsi="Times New Roman"/>
                <w:sz w:val="24"/>
                <w:szCs w:val="24"/>
              </w:rPr>
            </w:rPrChange>
          </w:rPr>
          <w:t>“</w:t>
        </w:r>
      </w:ins>
      <w:ins w:id="6102" w:author="Britt Collins" w:date="2021-09-30T14:58:00Z">
        <w:r w:rsidRPr="00163DCF">
          <w:rPr>
            <w:szCs w:val="21"/>
            <w:rPrChange w:id="6103" w:author="David" w:date="2022-08-17T16:58:00Z">
              <w:rPr>
                <w:rFonts w:ascii="Times New Roman" w:hAnsi="Times New Roman"/>
                <w:sz w:val="24"/>
                <w:szCs w:val="24"/>
              </w:rPr>
            </w:rPrChange>
          </w:rPr>
          <w:t>As you were Mr Clarke</w:t>
        </w:r>
      </w:ins>
      <w:ins w:id="6104" w:author="Britt Collins" w:date="2021-10-04T11:19:00Z">
        <w:r w:rsidR="00FD3D27" w:rsidRPr="00163DCF">
          <w:rPr>
            <w:szCs w:val="21"/>
            <w:rPrChange w:id="6105" w:author="David" w:date="2022-08-17T16:58:00Z">
              <w:rPr>
                <w:rFonts w:ascii="Times New Roman" w:hAnsi="Times New Roman"/>
                <w:sz w:val="24"/>
                <w:szCs w:val="24"/>
              </w:rPr>
            </w:rPrChange>
          </w:rPr>
          <w:t>,”</w:t>
        </w:r>
      </w:ins>
      <w:ins w:id="6106" w:author="Britt Collins" w:date="2021-09-30T14:58:00Z">
        <w:r w:rsidRPr="00163DCF">
          <w:rPr>
            <w:szCs w:val="21"/>
            <w:rPrChange w:id="6107" w:author="David" w:date="2022-08-17T16:58:00Z">
              <w:rPr>
                <w:rFonts w:ascii="Times New Roman" w:hAnsi="Times New Roman"/>
                <w:sz w:val="24"/>
                <w:szCs w:val="24"/>
              </w:rPr>
            </w:rPrChange>
          </w:rPr>
          <w:t xml:space="preserve"> he </w:t>
        </w:r>
      </w:ins>
      <w:ins w:id="6108" w:author="Britt Collins" w:date="2021-10-04T11:19:00Z">
        <w:r w:rsidR="00FD3D27" w:rsidRPr="00163DCF">
          <w:rPr>
            <w:szCs w:val="21"/>
            <w:rPrChange w:id="6109" w:author="David" w:date="2022-08-17T16:58:00Z">
              <w:rPr>
                <w:rFonts w:ascii="Times New Roman" w:hAnsi="Times New Roman"/>
                <w:sz w:val="24"/>
                <w:szCs w:val="24"/>
              </w:rPr>
            </w:rPrChange>
          </w:rPr>
          <w:t>replie</w:t>
        </w:r>
      </w:ins>
      <w:ins w:id="6110" w:author="Britt Collins" w:date="2021-09-30T14:58:00Z">
        <w:r w:rsidRPr="00163DCF">
          <w:rPr>
            <w:szCs w:val="21"/>
            <w:rPrChange w:id="6111" w:author="David" w:date="2022-08-17T16:58:00Z">
              <w:rPr>
                <w:rFonts w:ascii="Times New Roman" w:hAnsi="Times New Roman"/>
                <w:sz w:val="24"/>
                <w:szCs w:val="24"/>
              </w:rPr>
            </w:rPrChange>
          </w:rPr>
          <w:t>d before skipping to the kitchen.</w:t>
        </w:r>
      </w:ins>
    </w:p>
    <w:p w14:paraId="328260BD" w14:textId="77777777" w:rsidR="00FD3D27" w:rsidRPr="00163DCF" w:rsidRDefault="006F31F6">
      <w:pPr>
        <w:spacing w:line="276" w:lineRule="auto"/>
        <w:ind w:left="-5" w:right="15" w:firstLine="725"/>
        <w:rPr>
          <w:ins w:id="6112" w:author="Britt Collins" w:date="2021-10-04T11:20:00Z"/>
          <w:szCs w:val="21"/>
          <w:rPrChange w:id="6113" w:author="David" w:date="2022-08-17T16:58:00Z">
            <w:rPr>
              <w:ins w:id="6114" w:author="Britt Collins" w:date="2021-10-04T11:20:00Z"/>
              <w:rFonts w:ascii="Times New Roman" w:hAnsi="Times New Roman"/>
              <w:sz w:val="24"/>
              <w:szCs w:val="24"/>
            </w:rPr>
          </w:rPrChange>
        </w:rPr>
        <w:pPrChange w:id="6115" w:author="David" w:date="2022-08-17T17:01:00Z">
          <w:pPr>
            <w:spacing w:line="480" w:lineRule="auto"/>
            <w:ind w:left="-5" w:right="15" w:firstLine="725"/>
          </w:pPr>
        </w:pPrChange>
      </w:pPr>
      <w:ins w:id="6116" w:author="Britt Collins" w:date="2021-09-30T14:58:00Z">
        <w:r w:rsidRPr="00163DCF">
          <w:rPr>
            <w:szCs w:val="21"/>
            <w:rPrChange w:id="6117" w:author="David" w:date="2022-08-17T16:58:00Z">
              <w:rPr>
                <w:rFonts w:ascii="Times New Roman" w:hAnsi="Times New Roman"/>
                <w:sz w:val="24"/>
                <w:szCs w:val="24"/>
              </w:rPr>
            </w:rPrChange>
          </w:rPr>
          <w:t xml:space="preserve">The client's kitchen area </w:t>
        </w:r>
      </w:ins>
      <w:ins w:id="6118" w:author="Britt Collins" w:date="2021-10-04T11:19:00Z">
        <w:r w:rsidR="00FD3D27" w:rsidRPr="00163DCF">
          <w:rPr>
            <w:szCs w:val="21"/>
            <w:rPrChange w:id="6119" w:author="David" w:date="2022-08-17T16:58:00Z">
              <w:rPr>
                <w:rFonts w:ascii="Times New Roman" w:hAnsi="Times New Roman"/>
                <w:sz w:val="24"/>
                <w:szCs w:val="24"/>
              </w:rPr>
            </w:rPrChange>
          </w:rPr>
          <w:t>was kitted out with</w:t>
        </w:r>
      </w:ins>
      <w:ins w:id="6120" w:author="Britt Collins" w:date="2021-09-30T14:58:00Z">
        <w:r w:rsidRPr="00163DCF">
          <w:rPr>
            <w:szCs w:val="21"/>
            <w:rPrChange w:id="6121" w:author="David" w:date="2022-08-17T16:58:00Z">
              <w:rPr>
                <w:rFonts w:ascii="Times New Roman" w:hAnsi="Times New Roman"/>
                <w:sz w:val="24"/>
                <w:szCs w:val="24"/>
              </w:rPr>
            </w:rPrChange>
          </w:rPr>
          <w:t xml:space="preserve"> the usual conveniences. Dan stored his signature mug and a plunger, ak</w:t>
        </w:r>
      </w:ins>
      <w:ins w:id="6122" w:author="Britt Collins" w:date="2021-10-04T11:19:00Z">
        <w:r w:rsidR="00FD3D27" w:rsidRPr="00163DCF">
          <w:rPr>
            <w:szCs w:val="21"/>
            <w:rPrChange w:id="6123" w:author="David" w:date="2022-08-17T16:58:00Z">
              <w:rPr>
                <w:rFonts w:ascii="Times New Roman" w:hAnsi="Times New Roman"/>
                <w:sz w:val="24"/>
                <w:szCs w:val="24"/>
              </w:rPr>
            </w:rPrChange>
          </w:rPr>
          <w:t>a</w:t>
        </w:r>
      </w:ins>
      <w:ins w:id="6124" w:author="Britt Collins" w:date="2021-09-30T14:58:00Z">
        <w:r w:rsidRPr="00163DCF">
          <w:rPr>
            <w:szCs w:val="21"/>
            <w:rPrChange w:id="6125" w:author="David" w:date="2022-08-17T16:58:00Z">
              <w:rPr>
                <w:rFonts w:ascii="Times New Roman" w:hAnsi="Times New Roman"/>
                <w:sz w:val="24"/>
                <w:szCs w:val="24"/>
              </w:rPr>
            </w:rPrChange>
          </w:rPr>
          <w:t xml:space="preserve"> cafetière in the cupboards. He stowed his special filter coffee in the locked bottom draw of his desk. His cup of joe was the coffee equivalent of Trebor</w:t>
        </w:r>
      </w:ins>
      <w:ins w:id="6126" w:author="Britt Collins" w:date="2021-10-04T11:20:00Z">
        <w:r w:rsidR="00FD3D27" w:rsidRPr="00163DCF">
          <w:rPr>
            <w:szCs w:val="21"/>
            <w:rPrChange w:id="6127" w:author="David" w:date="2022-08-17T16:58:00Z">
              <w:rPr>
                <w:rFonts w:ascii="Times New Roman" w:hAnsi="Times New Roman"/>
                <w:sz w:val="24"/>
                <w:szCs w:val="24"/>
              </w:rPr>
            </w:rPrChange>
          </w:rPr>
          <w:t>’</w:t>
        </w:r>
      </w:ins>
      <w:ins w:id="6128" w:author="Britt Collins" w:date="2021-09-30T14:58:00Z">
        <w:r w:rsidRPr="00163DCF">
          <w:rPr>
            <w:szCs w:val="21"/>
            <w:rPrChange w:id="6129" w:author="David" w:date="2022-08-17T16:58:00Z">
              <w:rPr>
                <w:rFonts w:ascii="Times New Roman" w:hAnsi="Times New Roman"/>
                <w:sz w:val="24"/>
                <w:szCs w:val="24"/>
              </w:rPr>
            </w:rPrChange>
          </w:rPr>
          <w:t>s extra strong mints. It was Dan's morning pick</w:t>
        </w:r>
      </w:ins>
      <w:ins w:id="6130" w:author="Britt Collins" w:date="2021-10-04T11:20:00Z">
        <w:r w:rsidR="00FD3D27" w:rsidRPr="00163DCF">
          <w:rPr>
            <w:szCs w:val="21"/>
            <w:rPrChange w:id="6131" w:author="David" w:date="2022-08-17T16:58:00Z">
              <w:rPr>
                <w:rFonts w:ascii="Times New Roman" w:hAnsi="Times New Roman"/>
                <w:sz w:val="24"/>
                <w:szCs w:val="24"/>
              </w:rPr>
            </w:rPrChange>
          </w:rPr>
          <w:t>-</w:t>
        </w:r>
      </w:ins>
      <w:ins w:id="6132" w:author="Britt Collins" w:date="2021-09-30T14:58:00Z">
        <w:r w:rsidRPr="00163DCF">
          <w:rPr>
            <w:szCs w:val="21"/>
            <w:rPrChange w:id="6133" w:author="David" w:date="2022-08-17T16:58:00Z">
              <w:rPr>
                <w:rFonts w:ascii="Times New Roman" w:hAnsi="Times New Roman"/>
                <w:sz w:val="24"/>
                <w:szCs w:val="24"/>
              </w:rPr>
            </w:rPrChange>
          </w:rPr>
          <w:t>me</w:t>
        </w:r>
      </w:ins>
      <w:ins w:id="6134" w:author="Britt Collins" w:date="2021-10-04T11:20:00Z">
        <w:r w:rsidR="00FD3D27" w:rsidRPr="00163DCF">
          <w:rPr>
            <w:szCs w:val="21"/>
            <w:rPrChange w:id="6135" w:author="David" w:date="2022-08-17T16:58:00Z">
              <w:rPr>
                <w:rFonts w:ascii="Times New Roman" w:hAnsi="Times New Roman"/>
                <w:sz w:val="24"/>
                <w:szCs w:val="24"/>
              </w:rPr>
            </w:rPrChange>
          </w:rPr>
          <w:t>-</w:t>
        </w:r>
      </w:ins>
      <w:ins w:id="6136" w:author="Britt Collins" w:date="2021-09-30T14:58:00Z">
        <w:r w:rsidRPr="00163DCF">
          <w:rPr>
            <w:szCs w:val="21"/>
            <w:rPrChange w:id="6137" w:author="David" w:date="2022-08-17T16:58:00Z">
              <w:rPr>
                <w:rFonts w:ascii="Times New Roman" w:hAnsi="Times New Roman"/>
                <w:sz w:val="24"/>
                <w:szCs w:val="24"/>
              </w:rPr>
            </w:rPrChange>
          </w:rPr>
          <w:t xml:space="preserve">up and shake down. </w:t>
        </w:r>
      </w:ins>
    </w:p>
    <w:p w14:paraId="6925B2F8" w14:textId="77777777" w:rsidR="00FD3D27" w:rsidRPr="00163DCF" w:rsidRDefault="00FD3D27">
      <w:pPr>
        <w:spacing w:line="276" w:lineRule="auto"/>
        <w:ind w:left="-5" w:right="15" w:firstLine="725"/>
        <w:rPr>
          <w:ins w:id="6138" w:author="Britt Collins" w:date="2021-10-04T11:21:00Z"/>
          <w:szCs w:val="21"/>
          <w:rPrChange w:id="6139" w:author="David" w:date="2022-08-17T16:58:00Z">
            <w:rPr>
              <w:ins w:id="6140" w:author="Britt Collins" w:date="2021-10-04T11:21:00Z"/>
              <w:rFonts w:ascii="Times New Roman" w:hAnsi="Times New Roman"/>
              <w:sz w:val="24"/>
              <w:szCs w:val="24"/>
            </w:rPr>
          </w:rPrChange>
        </w:rPr>
        <w:pPrChange w:id="6141" w:author="David" w:date="2022-08-17T17:01:00Z">
          <w:pPr>
            <w:spacing w:line="480" w:lineRule="auto"/>
            <w:ind w:left="-5" w:right="15" w:firstLine="725"/>
          </w:pPr>
        </w:pPrChange>
      </w:pPr>
      <w:ins w:id="6142" w:author="Britt Collins" w:date="2021-10-04T11:20:00Z">
        <w:r w:rsidRPr="00163DCF">
          <w:rPr>
            <w:szCs w:val="21"/>
            <w:rPrChange w:id="6143" w:author="David" w:date="2022-08-17T16:58:00Z">
              <w:rPr>
                <w:rFonts w:ascii="Times New Roman" w:hAnsi="Times New Roman"/>
                <w:sz w:val="24"/>
                <w:szCs w:val="24"/>
              </w:rPr>
            </w:rPrChange>
          </w:rPr>
          <w:t>“</w:t>
        </w:r>
      </w:ins>
      <w:ins w:id="6144" w:author="Britt Collins" w:date="2021-09-30T14:58:00Z">
        <w:r w:rsidR="006F31F6" w:rsidRPr="00163DCF">
          <w:rPr>
            <w:szCs w:val="21"/>
            <w:rPrChange w:id="6145" w:author="David" w:date="2022-08-17T16:58:00Z">
              <w:rPr>
                <w:rFonts w:ascii="Times New Roman" w:hAnsi="Times New Roman"/>
                <w:sz w:val="24"/>
                <w:szCs w:val="24"/>
              </w:rPr>
            </w:rPrChange>
          </w:rPr>
          <w:t>Dave, would you like to sample the kick of a mule?</w:t>
        </w:r>
      </w:ins>
      <w:ins w:id="6146" w:author="Britt Collins" w:date="2021-10-04T11:20:00Z">
        <w:r w:rsidRPr="00163DCF">
          <w:rPr>
            <w:szCs w:val="21"/>
            <w:rPrChange w:id="6147" w:author="David" w:date="2022-08-17T16:58:00Z">
              <w:rPr>
                <w:rFonts w:ascii="Times New Roman" w:hAnsi="Times New Roman"/>
                <w:sz w:val="24"/>
                <w:szCs w:val="24"/>
              </w:rPr>
            </w:rPrChange>
          </w:rPr>
          <w:t>”</w:t>
        </w:r>
      </w:ins>
      <w:ins w:id="6148" w:author="Britt Collins" w:date="2021-09-30T14:58:00Z">
        <w:r w:rsidR="006F31F6" w:rsidRPr="00163DCF">
          <w:rPr>
            <w:szCs w:val="21"/>
            <w:rPrChange w:id="6149" w:author="David" w:date="2022-08-17T16:58:00Z">
              <w:rPr>
                <w:rFonts w:ascii="Times New Roman" w:hAnsi="Times New Roman"/>
                <w:sz w:val="24"/>
                <w:szCs w:val="24"/>
              </w:rPr>
            </w:rPrChange>
          </w:rPr>
          <w:t xml:space="preserve"> he asked</w:t>
        </w:r>
      </w:ins>
      <w:ins w:id="6150" w:author="Britt Collins" w:date="2021-10-04T11:21:00Z">
        <w:r w:rsidRPr="00163DCF">
          <w:rPr>
            <w:szCs w:val="21"/>
            <w:rPrChange w:id="6151" w:author="David" w:date="2022-08-17T16:58:00Z">
              <w:rPr>
                <w:rFonts w:ascii="Times New Roman" w:hAnsi="Times New Roman"/>
                <w:sz w:val="24"/>
                <w:szCs w:val="24"/>
              </w:rPr>
            </w:rPrChange>
          </w:rPr>
          <w:t>,</w:t>
        </w:r>
      </w:ins>
      <w:ins w:id="6152" w:author="Britt Collins" w:date="2021-09-30T14:58:00Z">
        <w:r w:rsidR="006F31F6" w:rsidRPr="00163DCF">
          <w:rPr>
            <w:szCs w:val="21"/>
            <w:rPrChange w:id="6153" w:author="David" w:date="2022-08-17T16:58:00Z">
              <w:rPr>
                <w:rFonts w:ascii="Times New Roman" w:hAnsi="Times New Roman"/>
                <w:sz w:val="24"/>
                <w:szCs w:val="24"/>
              </w:rPr>
            </w:rPrChange>
          </w:rPr>
          <w:t xml:space="preserve"> show</w:t>
        </w:r>
      </w:ins>
      <w:ins w:id="6154" w:author="Britt Collins" w:date="2021-10-04T11:21:00Z">
        <w:r w:rsidRPr="00163DCF">
          <w:rPr>
            <w:szCs w:val="21"/>
            <w:rPrChange w:id="6155" w:author="David" w:date="2022-08-17T16:58:00Z">
              <w:rPr>
                <w:rFonts w:ascii="Times New Roman" w:hAnsi="Times New Roman"/>
                <w:sz w:val="24"/>
                <w:szCs w:val="24"/>
              </w:rPr>
            </w:rPrChange>
          </w:rPr>
          <w:t>ing</w:t>
        </w:r>
      </w:ins>
      <w:ins w:id="6156" w:author="Britt Collins" w:date="2021-09-30T14:58:00Z">
        <w:r w:rsidR="006F31F6" w:rsidRPr="00163DCF">
          <w:rPr>
            <w:szCs w:val="21"/>
            <w:rPrChange w:id="6157" w:author="David" w:date="2022-08-17T16:58:00Z">
              <w:rPr>
                <w:rFonts w:ascii="Times New Roman" w:hAnsi="Times New Roman"/>
                <w:sz w:val="24"/>
                <w:szCs w:val="24"/>
              </w:rPr>
            </w:rPrChange>
          </w:rPr>
          <w:t xml:space="preserve"> me the bag of coffee. </w:t>
        </w:r>
      </w:ins>
    </w:p>
    <w:p w14:paraId="4834B838" w14:textId="3E9BB798" w:rsidR="006F31F6" w:rsidRPr="00163DCF" w:rsidRDefault="006F31F6">
      <w:pPr>
        <w:spacing w:line="276" w:lineRule="auto"/>
        <w:ind w:left="-5" w:right="15" w:firstLine="725"/>
        <w:rPr>
          <w:ins w:id="6158" w:author="Britt Collins" w:date="2021-09-30T14:58:00Z"/>
          <w:szCs w:val="21"/>
          <w:rPrChange w:id="6159" w:author="David" w:date="2022-08-17T16:58:00Z">
            <w:rPr>
              <w:ins w:id="6160" w:author="Britt Collins" w:date="2021-09-30T14:58:00Z"/>
              <w:rFonts w:ascii="Times New Roman" w:hAnsi="Times New Roman"/>
              <w:sz w:val="24"/>
              <w:szCs w:val="24"/>
            </w:rPr>
          </w:rPrChange>
        </w:rPr>
        <w:pPrChange w:id="6161" w:author="David" w:date="2022-08-17T17:01:00Z">
          <w:pPr>
            <w:ind w:left="-5" w:right="15"/>
          </w:pPr>
        </w:pPrChange>
      </w:pPr>
      <w:ins w:id="6162" w:author="Britt Collins" w:date="2021-09-30T14:58:00Z">
        <w:r w:rsidRPr="00163DCF">
          <w:rPr>
            <w:szCs w:val="21"/>
            <w:rPrChange w:id="6163" w:author="David" w:date="2022-08-17T16:58:00Z">
              <w:rPr>
                <w:rFonts w:ascii="Times New Roman" w:hAnsi="Times New Roman"/>
                <w:sz w:val="24"/>
                <w:szCs w:val="24"/>
              </w:rPr>
            </w:rPrChange>
          </w:rPr>
          <w:t xml:space="preserve">I liked coffee. </w:t>
        </w:r>
      </w:ins>
      <w:ins w:id="6164" w:author="Britt Collins" w:date="2021-10-04T11:21:00Z">
        <w:r w:rsidR="00FD3D27" w:rsidRPr="00163DCF">
          <w:rPr>
            <w:szCs w:val="21"/>
            <w:rPrChange w:id="6165" w:author="David" w:date="2022-08-17T16:58:00Z">
              <w:rPr>
                <w:rFonts w:ascii="Times New Roman" w:hAnsi="Times New Roman"/>
                <w:sz w:val="24"/>
                <w:szCs w:val="24"/>
              </w:rPr>
            </w:rPrChange>
          </w:rPr>
          <w:t>“Sure, w</w:t>
        </w:r>
      </w:ins>
      <w:ins w:id="6166" w:author="Britt Collins" w:date="2021-09-30T14:58:00Z">
        <w:r w:rsidRPr="00163DCF">
          <w:rPr>
            <w:szCs w:val="21"/>
            <w:rPrChange w:id="6167" w:author="David" w:date="2022-08-17T16:58:00Z">
              <w:rPr>
                <w:rFonts w:ascii="Times New Roman" w:hAnsi="Times New Roman"/>
                <w:sz w:val="24"/>
                <w:szCs w:val="24"/>
              </w:rPr>
            </w:rPrChange>
          </w:rPr>
          <w:t>hy not</w:t>
        </w:r>
      </w:ins>
      <w:ins w:id="6168" w:author="Britt Collins" w:date="2021-10-04T11:21:00Z">
        <w:r w:rsidR="00FD3D27" w:rsidRPr="00163DCF">
          <w:rPr>
            <w:szCs w:val="21"/>
            <w:rPrChange w:id="6169" w:author="David" w:date="2022-08-17T16:58:00Z">
              <w:rPr>
                <w:rFonts w:ascii="Times New Roman" w:hAnsi="Times New Roman"/>
                <w:sz w:val="24"/>
                <w:szCs w:val="24"/>
              </w:rPr>
            </w:rPrChange>
          </w:rPr>
          <w:t>.”</w:t>
        </w:r>
      </w:ins>
      <w:ins w:id="6170" w:author="Britt Collins" w:date="2021-09-30T14:58:00Z">
        <w:r w:rsidRPr="00163DCF">
          <w:rPr>
            <w:szCs w:val="21"/>
            <w:rPrChange w:id="6171" w:author="David" w:date="2022-08-17T16:58:00Z">
              <w:rPr>
                <w:rFonts w:ascii="Times New Roman" w:hAnsi="Times New Roman"/>
                <w:sz w:val="24"/>
                <w:szCs w:val="24"/>
              </w:rPr>
            </w:rPrChange>
          </w:rPr>
          <w:t xml:space="preserve"> </w:t>
        </w:r>
      </w:ins>
      <w:ins w:id="6172" w:author="Britt Collins" w:date="2021-10-04T11:22:00Z">
        <w:r w:rsidR="00FD3D27" w:rsidRPr="00163DCF">
          <w:rPr>
            <w:szCs w:val="21"/>
            <w:rPrChange w:id="6173" w:author="David" w:date="2022-08-17T16:58:00Z">
              <w:rPr>
                <w:rFonts w:ascii="Times New Roman" w:hAnsi="Times New Roman"/>
                <w:sz w:val="24"/>
                <w:szCs w:val="24"/>
              </w:rPr>
            </w:rPrChange>
          </w:rPr>
          <w:t>Five</w:t>
        </w:r>
      </w:ins>
      <w:ins w:id="6174" w:author="Britt Collins" w:date="2021-09-30T14:58:00Z">
        <w:r w:rsidRPr="00163DCF">
          <w:rPr>
            <w:szCs w:val="21"/>
            <w:rPrChange w:id="6175" w:author="David" w:date="2022-08-17T16:58:00Z">
              <w:rPr>
                <w:rFonts w:ascii="Times New Roman" w:hAnsi="Times New Roman"/>
                <w:sz w:val="24"/>
                <w:szCs w:val="24"/>
              </w:rPr>
            </w:rPrChange>
          </w:rPr>
          <w:t xml:space="preserve"> minutes later, the mule</w:t>
        </w:r>
      </w:ins>
      <w:ins w:id="6176" w:author="Britt Collins" w:date="2021-10-04T11:22:00Z">
        <w:r w:rsidR="00FD3D27" w:rsidRPr="00163DCF">
          <w:rPr>
            <w:szCs w:val="21"/>
            <w:rPrChange w:id="6177" w:author="David" w:date="2022-08-17T16:58:00Z">
              <w:rPr>
                <w:rFonts w:ascii="Times New Roman" w:hAnsi="Times New Roman"/>
                <w:sz w:val="24"/>
                <w:szCs w:val="24"/>
              </w:rPr>
            </w:rPrChange>
          </w:rPr>
          <w:t>-</w:t>
        </w:r>
      </w:ins>
      <w:ins w:id="6178" w:author="Britt Collins" w:date="2021-09-30T14:58:00Z">
        <w:r w:rsidRPr="00163DCF">
          <w:rPr>
            <w:szCs w:val="21"/>
            <w:rPrChange w:id="6179" w:author="David" w:date="2022-08-17T16:58:00Z">
              <w:rPr>
                <w:rFonts w:ascii="Times New Roman" w:hAnsi="Times New Roman"/>
                <w:sz w:val="24"/>
                <w:szCs w:val="24"/>
              </w:rPr>
            </w:rPrChange>
          </w:rPr>
          <w:t xml:space="preserve">kick brew was prepared and poured. I </w:t>
        </w:r>
        <w:proofErr w:type="gramStart"/>
        <w:r w:rsidRPr="00163DCF">
          <w:rPr>
            <w:szCs w:val="21"/>
            <w:rPrChange w:id="6180" w:author="David" w:date="2022-08-17T16:58:00Z">
              <w:rPr>
                <w:rFonts w:ascii="Times New Roman" w:hAnsi="Times New Roman"/>
                <w:sz w:val="24"/>
                <w:szCs w:val="24"/>
              </w:rPr>
            </w:rPrChange>
          </w:rPr>
          <w:t>took a look</w:t>
        </w:r>
        <w:proofErr w:type="gramEnd"/>
        <w:r w:rsidRPr="00163DCF">
          <w:rPr>
            <w:szCs w:val="21"/>
            <w:rPrChange w:id="6181" w:author="David" w:date="2022-08-17T16:58:00Z">
              <w:rPr>
                <w:rFonts w:ascii="Times New Roman" w:hAnsi="Times New Roman"/>
                <w:sz w:val="24"/>
                <w:szCs w:val="24"/>
              </w:rPr>
            </w:rPrChange>
          </w:rPr>
          <w:t xml:space="preserve"> at Dan's smug face</w:t>
        </w:r>
      </w:ins>
      <w:ins w:id="6182" w:author="Britt Collins" w:date="2021-10-04T11:22:00Z">
        <w:r w:rsidR="00FD3D27" w:rsidRPr="00163DCF">
          <w:rPr>
            <w:szCs w:val="21"/>
            <w:rPrChange w:id="6183" w:author="David" w:date="2022-08-17T16:58:00Z">
              <w:rPr>
                <w:rFonts w:ascii="Times New Roman" w:hAnsi="Times New Roman"/>
                <w:sz w:val="24"/>
                <w:szCs w:val="24"/>
              </w:rPr>
            </w:rPrChange>
          </w:rPr>
          <w:t xml:space="preserve"> and</w:t>
        </w:r>
      </w:ins>
      <w:ins w:id="6184" w:author="Britt Collins" w:date="2021-09-30T14:58:00Z">
        <w:r w:rsidRPr="00163DCF">
          <w:rPr>
            <w:szCs w:val="21"/>
            <w:rPrChange w:id="6185" w:author="David" w:date="2022-08-17T16:58:00Z">
              <w:rPr>
                <w:rFonts w:ascii="Times New Roman" w:hAnsi="Times New Roman"/>
                <w:sz w:val="24"/>
                <w:szCs w:val="24"/>
              </w:rPr>
            </w:rPrChange>
          </w:rPr>
          <w:t xml:space="preserve"> at my coffee mug. I took a large gulp and slammed the mug down on the work surface. I held on as reality went into warp speed momentarily. I shook my head and looked up at Dan nodding. I was out of breath. </w:t>
        </w:r>
      </w:ins>
      <w:ins w:id="6186" w:author="Britt Collins" w:date="2021-10-04T11:22:00Z">
        <w:r w:rsidR="00FD3D27" w:rsidRPr="00163DCF">
          <w:rPr>
            <w:szCs w:val="21"/>
            <w:rPrChange w:id="6187" w:author="David" w:date="2022-08-17T16:58:00Z">
              <w:rPr>
                <w:rFonts w:ascii="Times New Roman" w:hAnsi="Times New Roman"/>
                <w:sz w:val="24"/>
                <w:szCs w:val="24"/>
              </w:rPr>
            </w:rPrChange>
          </w:rPr>
          <w:t>“</w:t>
        </w:r>
      </w:ins>
      <w:ins w:id="6188" w:author="Britt Collins" w:date="2021-09-30T14:58:00Z">
        <w:r w:rsidRPr="00163DCF">
          <w:rPr>
            <w:szCs w:val="21"/>
            <w:rPrChange w:id="6189" w:author="David" w:date="2022-08-17T16:58:00Z">
              <w:rPr>
                <w:rFonts w:ascii="Times New Roman" w:hAnsi="Times New Roman"/>
                <w:sz w:val="24"/>
                <w:szCs w:val="24"/>
              </w:rPr>
            </w:rPrChange>
          </w:rPr>
          <w:t>By the beard of Zeus!</w:t>
        </w:r>
      </w:ins>
      <w:ins w:id="6190" w:author="Britt Collins" w:date="2021-10-04T11:22:00Z">
        <w:r w:rsidR="00FD3D27" w:rsidRPr="00163DCF">
          <w:rPr>
            <w:szCs w:val="21"/>
            <w:rPrChange w:id="6191" w:author="David" w:date="2022-08-17T16:58:00Z">
              <w:rPr>
                <w:rFonts w:ascii="Times New Roman" w:hAnsi="Times New Roman"/>
                <w:sz w:val="24"/>
                <w:szCs w:val="24"/>
              </w:rPr>
            </w:rPrChange>
          </w:rPr>
          <w:t>”</w:t>
        </w:r>
      </w:ins>
    </w:p>
    <w:p w14:paraId="298C1ECD" w14:textId="05721EE5" w:rsidR="006F31F6" w:rsidRPr="00163DCF" w:rsidRDefault="006F31F6">
      <w:pPr>
        <w:spacing w:line="276" w:lineRule="auto"/>
        <w:ind w:left="-5" w:right="15"/>
        <w:rPr>
          <w:ins w:id="6192" w:author="Britt Collins" w:date="2021-09-30T14:58:00Z"/>
          <w:szCs w:val="21"/>
          <w:rPrChange w:id="6193" w:author="David" w:date="2022-08-17T16:58:00Z">
            <w:rPr>
              <w:ins w:id="6194" w:author="Britt Collins" w:date="2021-09-30T14:58:00Z"/>
              <w:rFonts w:ascii="Times New Roman" w:hAnsi="Times New Roman"/>
              <w:sz w:val="24"/>
              <w:szCs w:val="24"/>
            </w:rPr>
          </w:rPrChange>
        </w:rPr>
        <w:pPrChange w:id="6195" w:author="David" w:date="2022-08-17T17:01:00Z">
          <w:pPr>
            <w:ind w:left="-5" w:right="15"/>
          </w:pPr>
        </w:pPrChange>
      </w:pPr>
      <w:ins w:id="6196" w:author="Britt Collins" w:date="2021-09-30T14:58:00Z">
        <w:r w:rsidRPr="00163DCF">
          <w:rPr>
            <w:szCs w:val="21"/>
            <w:rPrChange w:id="6197" w:author="David" w:date="2022-08-17T16:58:00Z">
              <w:rPr>
                <w:rFonts w:ascii="Times New Roman" w:hAnsi="Times New Roman"/>
                <w:sz w:val="24"/>
                <w:szCs w:val="24"/>
              </w:rPr>
            </w:rPrChange>
          </w:rPr>
          <w:t>I</w:t>
        </w:r>
      </w:ins>
      <w:ins w:id="6198" w:author="Britt Collins" w:date="2021-10-04T11:22:00Z">
        <w:r w:rsidR="00FD3D27" w:rsidRPr="00163DCF">
          <w:rPr>
            <w:szCs w:val="21"/>
            <w:rPrChange w:id="6199" w:author="David" w:date="2022-08-17T16:58:00Z">
              <w:rPr>
                <w:rFonts w:ascii="Times New Roman" w:hAnsi="Times New Roman"/>
                <w:sz w:val="24"/>
                <w:szCs w:val="24"/>
              </w:rPr>
            </w:rPrChange>
          </w:rPr>
          <w:tab/>
          <w:t>I</w:t>
        </w:r>
      </w:ins>
      <w:ins w:id="6200" w:author="Britt Collins" w:date="2021-09-30T14:58:00Z">
        <w:r w:rsidRPr="00163DCF">
          <w:rPr>
            <w:szCs w:val="21"/>
            <w:rPrChange w:id="6201" w:author="David" w:date="2022-08-17T16:58:00Z">
              <w:rPr>
                <w:rFonts w:ascii="Times New Roman" w:hAnsi="Times New Roman"/>
                <w:sz w:val="24"/>
                <w:szCs w:val="24"/>
              </w:rPr>
            </w:rPrChange>
          </w:rPr>
          <w:t>t was a memorable day if Elliot was part of it. Today was his first</w:t>
        </w:r>
      </w:ins>
      <w:ins w:id="6202" w:author="Britt Collins" w:date="2021-10-04T11:22:00Z">
        <w:r w:rsidR="00FD3D27" w:rsidRPr="00163DCF">
          <w:rPr>
            <w:szCs w:val="21"/>
            <w:rPrChange w:id="6203" w:author="David" w:date="2022-08-17T16:58:00Z">
              <w:rPr>
                <w:rFonts w:ascii="Times New Roman" w:hAnsi="Times New Roman"/>
                <w:sz w:val="24"/>
                <w:szCs w:val="24"/>
              </w:rPr>
            </w:rPrChange>
          </w:rPr>
          <w:t>-</w:t>
        </w:r>
      </w:ins>
      <w:ins w:id="6204" w:author="Britt Collins" w:date="2021-09-30T14:58:00Z">
        <w:r w:rsidRPr="00163DCF">
          <w:rPr>
            <w:szCs w:val="21"/>
            <w:rPrChange w:id="6205" w:author="David" w:date="2022-08-17T16:58:00Z">
              <w:rPr>
                <w:rFonts w:ascii="Times New Roman" w:hAnsi="Times New Roman"/>
                <w:sz w:val="24"/>
                <w:szCs w:val="24"/>
              </w:rPr>
            </w:rPrChange>
          </w:rPr>
          <w:t>time visit to the client. His aim was to sell the services of me and Mr Bradford. Elliot had the art of self-presentation mastered</w:t>
        </w:r>
      </w:ins>
      <w:ins w:id="6206" w:author="Britt Collins" w:date="2021-10-04T11:23:00Z">
        <w:r w:rsidR="00FD3D27" w:rsidRPr="00163DCF">
          <w:rPr>
            <w:szCs w:val="21"/>
            <w:rPrChange w:id="6207" w:author="David" w:date="2022-08-17T16:58:00Z">
              <w:rPr>
                <w:rFonts w:ascii="Times New Roman" w:hAnsi="Times New Roman"/>
                <w:sz w:val="24"/>
                <w:szCs w:val="24"/>
              </w:rPr>
            </w:rPrChange>
          </w:rPr>
          <w:t xml:space="preserve">, and </w:t>
        </w:r>
      </w:ins>
      <w:ins w:id="6208" w:author="Britt Collins" w:date="2021-09-30T14:58:00Z">
        <w:r w:rsidRPr="00163DCF">
          <w:rPr>
            <w:szCs w:val="21"/>
            <w:rPrChange w:id="6209" w:author="David" w:date="2022-08-17T16:58:00Z">
              <w:rPr>
                <w:rFonts w:ascii="Times New Roman" w:hAnsi="Times New Roman"/>
                <w:sz w:val="24"/>
                <w:szCs w:val="24"/>
              </w:rPr>
            </w:rPrChange>
          </w:rPr>
          <w:t xml:space="preserve">always looked the part when arriving on client site. His slim, </w:t>
        </w:r>
      </w:ins>
      <w:ins w:id="6210" w:author="Britt Collins" w:date="2021-10-04T11:23:00Z">
        <w:r w:rsidR="00FD3D27" w:rsidRPr="00163DCF">
          <w:rPr>
            <w:szCs w:val="21"/>
            <w:rPrChange w:id="6211" w:author="David" w:date="2022-08-17T16:58:00Z">
              <w:rPr>
                <w:rFonts w:ascii="Times New Roman" w:hAnsi="Times New Roman"/>
                <w:sz w:val="24"/>
                <w:szCs w:val="24"/>
              </w:rPr>
            </w:rPrChange>
          </w:rPr>
          <w:t xml:space="preserve">six-foot-two </w:t>
        </w:r>
      </w:ins>
      <w:ins w:id="6212" w:author="Britt Collins" w:date="2021-09-30T14:58:00Z">
        <w:r w:rsidRPr="00163DCF">
          <w:rPr>
            <w:szCs w:val="21"/>
            <w:rPrChange w:id="6213" w:author="David" w:date="2022-08-17T16:58:00Z">
              <w:rPr>
                <w:rFonts w:ascii="Times New Roman" w:hAnsi="Times New Roman"/>
                <w:sz w:val="24"/>
                <w:szCs w:val="24"/>
              </w:rPr>
            </w:rPrChange>
          </w:rPr>
          <w:t>stature</w:t>
        </w:r>
      </w:ins>
      <w:ins w:id="6214" w:author="Britt Collins" w:date="2021-10-04T11:23:00Z">
        <w:r w:rsidR="00FD3D27" w:rsidRPr="00163DCF">
          <w:rPr>
            <w:szCs w:val="21"/>
            <w:rPrChange w:id="6215" w:author="David" w:date="2022-08-17T16:58:00Z">
              <w:rPr>
                <w:rFonts w:ascii="Times New Roman" w:hAnsi="Times New Roman"/>
                <w:sz w:val="24"/>
                <w:szCs w:val="24"/>
              </w:rPr>
            </w:rPrChange>
          </w:rPr>
          <w:t xml:space="preserve"> and</w:t>
        </w:r>
      </w:ins>
      <w:ins w:id="6216" w:author="Britt Collins" w:date="2021-09-30T14:58:00Z">
        <w:r w:rsidRPr="00163DCF">
          <w:rPr>
            <w:szCs w:val="21"/>
            <w:rPrChange w:id="6217" w:author="David" w:date="2022-08-17T16:58:00Z">
              <w:rPr>
                <w:rFonts w:ascii="Times New Roman" w:hAnsi="Times New Roman"/>
                <w:sz w:val="24"/>
                <w:szCs w:val="24"/>
              </w:rPr>
            </w:rPrChange>
          </w:rPr>
          <w:t xml:space="preserve"> boyish looks purveyed a trustworthy, respectful appearance. He made sure his formal attire was iron</w:t>
        </w:r>
      </w:ins>
      <w:ins w:id="6218" w:author="Britt Collins" w:date="2021-10-04T11:23:00Z">
        <w:r w:rsidR="0043037C" w:rsidRPr="00163DCF">
          <w:rPr>
            <w:szCs w:val="21"/>
            <w:rPrChange w:id="6219" w:author="David" w:date="2022-08-17T16:58:00Z">
              <w:rPr>
                <w:rFonts w:ascii="Times New Roman" w:hAnsi="Times New Roman"/>
                <w:sz w:val="24"/>
                <w:szCs w:val="24"/>
              </w:rPr>
            </w:rPrChange>
          </w:rPr>
          <w:t>-</w:t>
        </w:r>
      </w:ins>
      <w:ins w:id="6220" w:author="Britt Collins" w:date="2021-09-30T14:58:00Z">
        <w:r w:rsidRPr="00163DCF">
          <w:rPr>
            <w:szCs w:val="21"/>
            <w:rPrChange w:id="6221" w:author="David" w:date="2022-08-17T16:58:00Z">
              <w:rPr>
                <w:rFonts w:ascii="Times New Roman" w:hAnsi="Times New Roman"/>
                <w:sz w:val="24"/>
                <w:szCs w:val="24"/>
              </w:rPr>
            </w:rPrChange>
          </w:rPr>
          <w:t xml:space="preserve">board smooth. The hair was gelled, filo-fax shining and his smile switched-on. Elliot </w:t>
        </w:r>
      </w:ins>
      <w:ins w:id="6222" w:author="Britt Collins" w:date="2021-10-04T11:24:00Z">
        <w:r w:rsidR="0043037C" w:rsidRPr="00163DCF">
          <w:rPr>
            <w:szCs w:val="21"/>
            <w:rPrChange w:id="6223" w:author="David" w:date="2022-08-17T16:58:00Z">
              <w:rPr>
                <w:rFonts w:ascii="Times New Roman" w:hAnsi="Times New Roman"/>
                <w:sz w:val="24"/>
                <w:szCs w:val="24"/>
              </w:rPr>
            </w:rPrChange>
          </w:rPr>
          <w:t>hopped out of</w:t>
        </w:r>
      </w:ins>
      <w:ins w:id="6224" w:author="Britt Collins" w:date="2021-09-30T14:58:00Z">
        <w:r w:rsidRPr="00163DCF">
          <w:rPr>
            <w:szCs w:val="21"/>
            <w:rPrChange w:id="6225" w:author="David" w:date="2022-08-17T16:58:00Z">
              <w:rPr>
                <w:rFonts w:ascii="Times New Roman" w:hAnsi="Times New Roman"/>
                <w:sz w:val="24"/>
                <w:szCs w:val="24"/>
              </w:rPr>
            </w:rPrChange>
          </w:rPr>
          <w:t xml:space="preserve"> the lift to meet me in the hallway</w:t>
        </w:r>
      </w:ins>
      <w:ins w:id="6226" w:author="Britt Collins" w:date="2021-10-04T11:24:00Z">
        <w:r w:rsidR="0043037C" w:rsidRPr="00163DCF">
          <w:rPr>
            <w:szCs w:val="21"/>
            <w:rPrChange w:id="6227" w:author="David" w:date="2022-08-17T16:58:00Z">
              <w:rPr>
                <w:rFonts w:ascii="Times New Roman" w:hAnsi="Times New Roman"/>
                <w:sz w:val="24"/>
                <w:szCs w:val="24"/>
              </w:rPr>
            </w:rPrChange>
          </w:rPr>
          <w:t>,</w:t>
        </w:r>
      </w:ins>
      <w:ins w:id="6228" w:author="Britt Collins" w:date="2021-09-30T14:58:00Z">
        <w:r w:rsidRPr="00163DCF">
          <w:rPr>
            <w:szCs w:val="21"/>
            <w:rPrChange w:id="6229" w:author="David" w:date="2022-08-17T16:58:00Z">
              <w:rPr>
                <w:rFonts w:ascii="Times New Roman" w:hAnsi="Times New Roman"/>
                <w:sz w:val="24"/>
                <w:szCs w:val="24"/>
              </w:rPr>
            </w:rPrChange>
          </w:rPr>
          <w:t xml:space="preserve"> shook my hand, </w:t>
        </w:r>
        <w:proofErr w:type="gramStart"/>
        <w:r w:rsidRPr="00163DCF">
          <w:rPr>
            <w:szCs w:val="21"/>
            <w:rPrChange w:id="6230" w:author="David" w:date="2022-08-17T16:58:00Z">
              <w:rPr>
                <w:rFonts w:ascii="Times New Roman" w:hAnsi="Times New Roman"/>
                <w:sz w:val="24"/>
                <w:szCs w:val="24"/>
              </w:rPr>
            </w:rPrChange>
          </w:rPr>
          <w:t>smiled</w:t>
        </w:r>
        <w:proofErr w:type="gramEnd"/>
        <w:r w:rsidRPr="00163DCF">
          <w:rPr>
            <w:szCs w:val="21"/>
            <w:rPrChange w:id="6231" w:author="David" w:date="2022-08-17T16:58:00Z">
              <w:rPr>
                <w:rFonts w:ascii="Times New Roman" w:hAnsi="Times New Roman"/>
                <w:sz w:val="24"/>
                <w:szCs w:val="24"/>
              </w:rPr>
            </w:rPrChange>
          </w:rPr>
          <w:t xml:space="preserve"> and immediately asked for the location of Srikanth’s office. Srikanth, a man of Indian descent and head of IT, was the man in charge of the IT Department's budget.</w:t>
        </w:r>
      </w:ins>
    </w:p>
    <w:p w14:paraId="7F866BDF" w14:textId="1B01154B" w:rsidR="006F31F6" w:rsidRPr="00163DCF" w:rsidRDefault="0043037C">
      <w:pPr>
        <w:spacing w:line="276" w:lineRule="auto"/>
        <w:ind w:left="-5" w:right="15" w:firstLine="725"/>
        <w:rPr>
          <w:ins w:id="6232" w:author="Britt Collins" w:date="2021-09-30T14:58:00Z"/>
          <w:szCs w:val="21"/>
          <w:rPrChange w:id="6233" w:author="David" w:date="2022-08-17T16:58:00Z">
            <w:rPr>
              <w:ins w:id="6234" w:author="Britt Collins" w:date="2021-09-30T14:58:00Z"/>
              <w:rFonts w:ascii="Times New Roman" w:hAnsi="Times New Roman"/>
              <w:sz w:val="24"/>
              <w:szCs w:val="24"/>
            </w:rPr>
          </w:rPrChange>
        </w:rPr>
        <w:pPrChange w:id="6235" w:author="David" w:date="2022-08-17T17:01:00Z">
          <w:pPr>
            <w:ind w:left="-5" w:right="15"/>
          </w:pPr>
        </w:pPrChange>
      </w:pPr>
      <w:ins w:id="6236" w:author="Britt Collins" w:date="2021-10-04T11:24:00Z">
        <w:r w:rsidRPr="00163DCF">
          <w:rPr>
            <w:b/>
            <w:szCs w:val="21"/>
            <w:rPrChange w:id="6237" w:author="David" w:date="2022-08-17T16:58:00Z">
              <w:rPr>
                <w:rFonts w:ascii="Times New Roman" w:hAnsi="Times New Roman"/>
                <w:sz w:val="24"/>
                <w:szCs w:val="24"/>
              </w:rPr>
            </w:rPrChange>
          </w:rPr>
          <w:t>LOSE ALL THESE INTROD</w:t>
        </w:r>
      </w:ins>
      <w:ins w:id="6238" w:author="Britt Collins" w:date="2021-10-04T11:25:00Z">
        <w:r w:rsidRPr="00163DCF">
          <w:rPr>
            <w:b/>
            <w:szCs w:val="21"/>
            <w:rPrChange w:id="6239" w:author="David" w:date="2022-08-17T16:58:00Z">
              <w:rPr>
                <w:rFonts w:ascii="Times New Roman" w:hAnsi="Times New Roman"/>
                <w:sz w:val="24"/>
                <w:szCs w:val="24"/>
              </w:rPr>
            </w:rPrChange>
          </w:rPr>
          <w:t>UCTIONS, IT CLUTTERS THE STORY, GO STRAIGHT TO THE ACTION</w:t>
        </w:r>
        <w:r w:rsidRPr="00163DCF">
          <w:rPr>
            <w:szCs w:val="21"/>
            <w:rPrChange w:id="6240" w:author="David" w:date="2022-08-17T16:58:00Z">
              <w:rPr>
                <w:rFonts w:ascii="Times New Roman" w:hAnsi="Times New Roman"/>
                <w:sz w:val="24"/>
                <w:szCs w:val="24"/>
              </w:rPr>
            </w:rPrChange>
          </w:rPr>
          <w:t xml:space="preserve"> </w:t>
        </w:r>
      </w:ins>
      <w:ins w:id="6241" w:author="Britt Collins" w:date="2021-09-30T14:58:00Z">
        <w:r w:rsidR="006F31F6" w:rsidRPr="00163DCF">
          <w:rPr>
            <w:szCs w:val="21"/>
            <w:rPrChange w:id="6242" w:author="David" w:date="2022-08-17T16:58:00Z">
              <w:rPr>
                <w:rFonts w:ascii="Times New Roman" w:hAnsi="Times New Roman"/>
                <w:sz w:val="24"/>
                <w:szCs w:val="24"/>
              </w:rPr>
            </w:rPrChange>
          </w:rPr>
          <w:t>As Elliot saw Srikanth his smile beamed</w:t>
        </w:r>
      </w:ins>
      <w:ins w:id="6243" w:author="Britt Collins" w:date="2021-10-04T11:24:00Z">
        <w:r w:rsidRPr="00163DCF">
          <w:rPr>
            <w:szCs w:val="21"/>
            <w:rPrChange w:id="6244" w:author="David" w:date="2022-08-17T16:58:00Z">
              <w:rPr>
                <w:rFonts w:ascii="Times New Roman" w:hAnsi="Times New Roman"/>
                <w:sz w:val="24"/>
                <w:szCs w:val="24"/>
              </w:rPr>
            </w:rPrChange>
          </w:rPr>
          <w:t>.</w:t>
        </w:r>
      </w:ins>
      <w:ins w:id="6245" w:author="Britt Collins" w:date="2021-09-30T14:58:00Z">
        <w:r w:rsidR="006F31F6" w:rsidRPr="00163DCF">
          <w:rPr>
            <w:szCs w:val="21"/>
            <w:rPrChange w:id="6246" w:author="David" w:date="2022-08-17T16:58:00Z">
              <w:rPr>
                <w:rFonts w:ascii="Times New Roman" w:hAnsi="Times New Roman"/>
                <w:sz w:val="24"/>
                <w:szCs w:val="24"/>
              </w:rPr>
            </w:rPrChange>
          </w:rPr>
          <w:t xml:space="preserve"> "You must be Srikanth, I’m Elliot Caldwell, Consultancy Services", he said. I returned to the lab to look at the presentation template Elliot had sent over last night. It was tainted with generic rubbish "Savings after Test Automation". There was a section named "Test Automation Overview" that me and Mr Bradford contributed to base on work we had completed. In the short period of time Mr Bradford and I had been there, we had completed nothing substantial. In no way did we fulfil the </w:t>
        </w:r>
        <w:proofErr w:type="gramStart"/>
        <w:r w:rsidR="006F31F6" w:rsidRPr="00163DCF">
          <w:rPr>
            <w:szCs w:val="21"/>
            <w:rPrChange w:id="6247" w:author="David" w:date="2022-08-17T16:58:00Z">
              <w:rPr>
                <w:rFonts w:ascii="Times New Roman" w:hAnsi="Times New Roman"/>
                <w:sz w:val="24"/>
                <w:szCs w:val="24"/>
              </w:rPr>
            </w:rPrChange>
          </w:rPr>
          <w:t>clients</w:t>
        </w:r>
        <w:proofErr w:type="gramEnd"/>
        <w:r w:rsidR="006F31F6" w:rsidRPr="00163DCF">
          <w:rPr>
            <w:szCs w:val="21"/>
            <w:rPrChange w:id="6248" w:author="David" w:date="2022-08-17T16:58:00Z">
              <w:rPr>
                <w:rFonts w:ascii="Times New Roman" w:hAnsi="Times New Roman"/>
                <w:sz w:val="24"/>
                <w:szCs w:val="24"/>
              </w:rPr>
            </w:rPrChange>
          </w:rPr>
          <w:t xml:space="preserve"> expectations. The plan, during this presentation, was to use smoke and mirrors and the sublime presentation skills of Elliot.</w:t>
        </w:r>
      </w:ins>
    </w:p>
    <w:p w14:paraId="3D7F2652" w14:textId="77777777" w:rsidR="0043037C" w:rsidRPr="00163DCF" w:rsidRDefault="006F31F6">
      <w:pPr>
        <w:spacing w:line="276" w:lineRule="auto"/>
        <w:ind w:left="-5" w:right="15" w:firstLine="725"/>
        <w:rPr>
          <w:ins w:id="6249" w:author="Britt Collins" w:date="2021-10-04T11:26:00Z"/>
          <w:szCs w:val="21"/>
          <w:rPrChange w:id="6250" w:author="David" w:date="2022-08-17T16:58:00Z">
            <w:rPr>
              <w:ins w:id="6251" w:author="Britt Collins" w:date="2021-10-04T11:26:00Z"/>
              <w:rFonts w:ascii="Times New Roman" w:hAnsi="Times New Roman"/>
              <w:sz w:val="24"/>
              <w:szCs w:val="24"/>
            </w:rPr>
          </w:rPrChange>
        </w:rPr>
        <w:pPrChange w:id="6252" w:author="David" w:date="2022-08-17T17:01:00Z">
          <w:pPr>
            <w:spacing w:line="480" w:lineRule="auto"/>
            <w:ind w:left="-5" w:right="15" w:firstLine="725"/>
          </w:pPr>
        </w:pPrChange>
      </w:pPr>
      <w:ins w:id="6253" w:author="Britt Collins" w:date="2021-09-30T14:58:00Z">
        <w:r w:rsidRPr="00163DCF">
          <w:rPr>
            <w:szCs w:val="21"/>
            <w:rPrChange w:id="6254" w:author="David" w:date="2022-08-17T16:58:00Z">
              <w:rPr>
                <w:rFonts w:ascii="Times New Roman" w:hAnsi="Times New Roman"/>
                <w:sz w:val="24"/>
                <w:szCs w:val="24"/>
              </w:rPr>
            </w:rPrChange>
          </w:rPr>
          <w:lastRenderedPageBreak/>
          <w:t xml:space="preserve">Elliot, having finished his meeting with Srikanth, popped over to see me and Dave Bradford, with Dan in tow. Elliot’s smile still beamed. The glint in his eyes </w:t>
        </w:r>
      </w:ins>
      <w:ins w:id="6255" w:author="Britt Collins" w:date="2021-10-04T11:26:00Z">
        <w:r w:rsidR="0043037C" w:rsidRPr="00163DCF">
          <w:rPr>
            <w:szCs w:val="21"/>
            <w:rPrChange w:id="6256" w:author="David" w:date="2022-08-17T16:58:00Z">
              <w:rPr>
                <w:rFonts w:ascii="Times New Roman" w:hAnsi="Times New Roman"/>
                <w:sz w:val="24"/>
                <w:szCs w:val="24"/>
              </w:rPr>
            </w:rPrChange>
          </w:rPr>
          <w:t>suggest</w:t>
        </w:r>
      </w:ins>
      <w:ins w:id="6257" w:author="Britt Collins" w:date="2021-09-30T14:58:00Z">
        <w:r w:rsidRPr="00163DCF">
          <w:rPr>
            <w:szCs w:val="21"/>
            <w:rPrChange w:id="6258" w:author="David" w:date="2022-08-17T16:58:00Z">
              <w:rPr>
                <w:rFonts w:ascii="Times New Roman" w:hAnsi="Times New Roman"/>
                <w:sz w:val="24"/>
                <w:szCs w:val="24"/>
              </w:rPr>
            </w:rPrChange>
          </w:rPr>
          <w:t xml:space="preserve">ed either he was going to make love to us or kill us. I was too tired to get screwed again. Dan left me, </w:t>
        </w:r>
        <w:proofErr w:type="gramStart"/>
        <w:r w:rsidRPr="00163DCF">
          <w:rPr>
            <w:szCs w:val="21"/>
            <w:rPrChange w:id="6259" w:author="David" w:date="2022-08-17T16:58:00Z">
              <w:rPr>
                <w:rFonts w:ascii="Times New Roman" w:hAnsi="Times New Roman"/>
                <w:sz w:val="24"/>
                <w:szCs w:val="24"/>
              </w:rPr>
            </w:rPrChange>
          </w:rPr>
          <w:t>Elliot</w:t>
        </w:r>
        <w:proofErr w:type="gramEnd"/>
        <w:r w:rsidRPr="00163DCF">
          <w:rPr>
            <w:szCs w:val="21"/>
            <w:rPrChange w:id="6260" w:author="David" w:date="2022-08-17T16:58:00Z">
              <w:rPr>
                <w:rFonts w:ascii="Times New Roman" w:hAnsi="Times New Roman"/>
                <w:sz w:val="24"/>
                <w:szCs w:val="24"/>
              </w:rPr>
            </w:rPrChange>
          </w:rPr>
          <w:t xml:space="preserve"> and Mr Bradford to the secrecy of the Test Lab. </w:t>
        </w:r>
      </w:ins>
    </w:p>
    <w:p w14:paraId="3DF00CBB" w14:textId="77777777" w:rsidR="0043037C" w:rsidRPr="00163DCF" w:rsidRDefault="006F31F6">
      <w:pPr>
        <w:spacing w:line="276" w:lineRule="auto"/>
        <w:ind w:left="-5" w:right="15" w:firstLine="725"/>
        <w:rPr>
          <w:ins w:id="6261" w:author="Britt Collins" w:date="2021-10-04T11:26:00Z"/>
          <w:szCs w:val="21"/>
          <w:rPrChange w:id="6262" w:author="David" w:date="2022-08-17T16:58:00Z">
            <w:rPr>
              <w:ins w:id="6263" w:author="Britt Collins" w:date="2021-10-04T11:26:00Z"/>
              <w:rFonts w:ascii="Times New Roman" w:hAnsi="Times New Roman"/>
              <w:sz w:val="24"/>
              <w:szCs w:val="24"/>
            </w:rPr>
          </w:rPrChange>
        </w:rPr>
        <w:pPrChange w:id="6264" w:author="David" w:date="2022-08-17T17:01:00Z">
          <w:pPr>
            <w:spacing w:line="480" w:lineRule="auto"/>
            <w:ind w:left="-5" w:right="15" w:firstLine="725"/>
          </w:pPr>
        </w:pPrChange>
      </w:pPr>
      <w:ins w:id="6265" w:author="Britt Collins" w:date="2021-09-30T14:58:00Z">
        <w:r w:rsidRPr="00163DCF">
          <w:rPr>
            <w:szCs w:val="21"/>
            <w:rPrChange w:id="6266" w:author="David" w:date="2022-08-17T16:58:00Z">
              <w:rPr>
                <w:rFonts w:ascii="Times New Roman" w:hAnsi="Times New Roman"/>
                <w:sz w:val="24"/>
                <w:szCs w:val="24"/>
              </w:rPr>
            </w:rPrChange>
          </w:rPr>
          <w:t xml:space="preserve">Elliot took a good look around. </w:t>
        </w:r>
      </w:ins>
      <w:ins w:id="6267" w:author="Britt Collins" w:date="2021-10-04T11:26:00Z">
        <w:r w:rsidR="0043037C" w:rsidRPr="00163DCF">
          <w:rPr>
            <w:szCs w:val="21"/>
            <w:rPrChange w:id="6268" w:author="David" w:date="2022-08-17T16:58:00Z">
              <w:rPr>
                <w:rFonts w:ascii="Times New Roman" w:hAnsi="Times New Roman"/>
                <w:sz w:val="24"/>
                <w:szCs w:val="24"/>
              </w:rPr>
            </w:rPrChange>
          </w:rPr>
          <w:t>“</w:t>
        </w:r>
      </w:ins>
      <w:ins w:id="6269" w:author="Britt Collins" w:date="2021-09-30T14:58:00Z">
        <w:r w:rsidRPr="00163DCF">
          <w:rPr>
            <w:szCs w:val="21"/>
            <w:rPrChange w:id="6270" w:author="David" w:date="2022-08-17T16:58:00Z">
              <w:rPr>
                <w:rFonts w:ascii="Times New Roman" w:hAnsi="Times New Roman"/>
                <w:sz w:val="24"/>
                <w:szCs w:val="24"/>
              </w:rPr>
            </w:rPrChange>
          </w:rPr>
          <w:t>Can we talk privately here?</w:t>
        </w:r>
      </w:ins>
      <w:ins w:id="6271" w:author="Britt Collins" w:date="2021-10-04T11:26:00Z">
        <w:r w:rsidR="0043037C" w:rsidRPr="00163DCF">
          <w:rPr>
            <w:szCs w:val="21"/>
            <w:rPrChange w:id="6272" w:author="David" w:date="2022-08-17T16:58:00Z">
              <w:rPr>
                <w:rFonts w:ascii="Times New Roman" w:hAnsi="Times New Roman"/>
                <w:sz w:val="24"/>
                <w:szCs w:val="24"/>
              </w:rPr>
            </w:rPrChange>
          </w:rPr>
          <w:t>”</w:t>
        </w:r>
      </w:ins>
      <w:ins w:id="6273" w:author="Britt Collins" w:date="2021-09-30T14:58:00Z">
        <w:r w:rsidRPr="00163DCF">
          <w:rPr>
            <w:szCs w:val="21"/>
            <w:rPrChange w:id="6274" w:author="David" w:date="2022-08-17T16:58:00Z">
              <w:rPr>
                <w:rFonts w:ascii="Times New Roman" w:hAnsi="Times New Roman"/>
                <w:sz w:val="24"/>
                <w:szCs w:val="24"/>
              </w:rPr>
            </w:rPrChange>
          </w:rPr>
          <w:t xml:space="preserve"> </w:t>
        </w:r>
      </w:ins>
    </w:p>
    <w:p w14:paraId="5DBC3327" w14:textId="77777777" w:rsidR="0043037C" w:rsidRPr="00163DCF" w:rsidRDefault="0043037C">
      <w:pPr>
        <w:spacing w:line="276" w:lineRule="auto"/>
        <w:ind w:left="-5" w:right="15" w:firstLine="725"/>
        <w:rPr>
          <w:ins w:id="6275" w:author="Britt Collins" w:date="2021-10-04T11:26:00Z"/>
          <w:szCs w:val="21"/>
          <w:rPrChange w:id="6276" w:author="David" w:date="2022-08-17T16:58:00Z">
            <w:rPr>
              <w:ins w:id="6277" w:author="Britt Collins" w:date="2021-10-04T11:26:00Z"/>
              <w:rFonts w:ascii="Times New Roman" w:hAnsi="Times New Roman"/>
              <w:sz w:val="24"/>
              <w:szCs w:val="24"/>
            </w:rPr>
          </w:rPrChange>
        </w:rPr>
        <w:pPrChange w:id="6278" w:author="David" w:date="2022-08-17T17:01:00Z">
          <w:pPr>
            <w:spacing w:line="480" w:lineRule="auto"/>
            <w:ind w:left="-5" w:right="15" w:firstLine="725"/>
          </w:pPr>
        </w:pPrChange>
      </w:pPr>
      <w:ins w:id="6279" w:author="Britt Collins" w:date="2021-10-04T11:26:00Z">
        <w:r w:rsidRPr="00163DCF">
          <w:rPr>
            <w:szCs w:val="21"/>
            <w:rPrChange w:id="6280" w:author="David" w:date="2022-08-17T16:58:00Z">
              <w:rPr>
                <w:rFonts w:ascii="Times New Roman" w:hAnsi="Times New Roman"/>
                <w:sz w:val="24"/>
                <w:szCs w:val="24"/>
              </w:rPr>
            </w:rPrChange>
          </w:rPr>
          <w:t>“</w:t>
        </w:r>
      </w:ins>
      <w:ins w:id="6281" w:author="Britt Collins" w:date="2021-09-30T14:58:00Z">
        <w:r w:rsidR="006F31F6" w:rsidRPr="00163DCF">
          <w:rPr>
            <w:szCs w:val="21"/>
            <w:rPrChange w:id="6282" w:author="David" w:date="2022-08-17T16:58:00Z">
              <w:rPr>
                <w:rFonts w:ascii="Times New Roman" w:hAnsi="Times New Roman"/>
                <w:sz w:val="24"/>
                <w:szCs w:val="24"/>
              </w:rPr>
            </w:rPrChange>
          </w:rPr>
          <w:t>Yeah, sure. What do you want to go over?</w:t>
        </w:r>
      </w:ins>
      <w:ins w:id="6283" w:author="Britt Collins" w:date="2021-10-04T11:26:00Z">
        <w:r w:rsidRPr="00163DCF">
          <w:rPr>
            <w:szCs w:val="21"/>
            <w:rPrChange w:id="6284" w:author="David" w:date="2022-08-17T16:58:00Z">
              <w:rPr>
                <w:rFonts w:ascii="Times New Roman" w:hAnsi="Times New Roman"/>
                <w:sz w:val="24"/>
                <w:szCs w:val="24"/>
              </w:rPr>
            </w:rPrChange>
          </w:rPr>
          <w:t>”</w:t>
        </w:r>
      </w:ins>
      <w:ins w:id="6285" w:author="Britt Collins" w:date="2021-09-30T14:58:00Z">
        <w:r w:rsidR="006F31F6" w:rsidRPr="00163DCF">
          <w:rPr>
            <w:szCs w:val="21"/>
            <w:rPrChange w:id="6286" w:author="David" w:date="2022-08-17T16:58:00Z">
              <w:rPr>
                <w:rFonts w:ascii="Times New Roman" w:hAnsi="Times New Roman"/>
                <w:sz w:val="24"/>
                <w:szCs w:val="24"/>
              </w:rPr>
            </w:rPrChange>
          </w:rPr>
          <w:t xml:space="preserve"> Mr Bradford asked. </w:t>
        </w:r>
      </w:ins>
    </w:p>
    <w:p w14:paraId="287D672A" w14:textId="2CB5C3F5" w:rsidR="0043037C" w:rsidRPr="00163DCF" w:rsidRDefault="006F31F6">
      <w:pPr>
        <w:spacing w:line="276" w:lineRule="auto"/>
        <w:ind w:left="-5" w:right="15" w:firstLine="725"/>
        <w:rPr>
          <w:ins w:id="6287" w:author="Britt Collins" w:date="2021-10-04T11:26:00Z"/>
          <w:szCs w:val="21"/>
          <w:rPrChange w:id="6288" w:author="David" w:date="2022-08-17T16:58:00Z">
            <w:rPr>
              <w:ins w:id="6289" w:author="Britt Collins" w:date="2021-10-04T11:26:00Z"/>
              <w:rFonts w:ascii="Times New Roman" w:hAnsi="Times New Roman"/>
              <w:sz w:val="24"/>
              <w:szCs w:val="24"/>
            </w:rPr>
          </w:rPrChange>
        </w:rPr>
        <w:pPrChange w:id="6290" w:author="David" w:date="2022-08-17T17:01:00Z">
          <w:pPr>
            <w:spacing w:line="480" w:lineRule="auto"/>
            <w:ind w:left="-5" w:right="15" w:firstLine="725"/>
          </w:pPr>
        </w:pPrChange>
      </w:pPr>
      <w:ins w:id="6291" w:author="Britt Collins" w:date="2021-09-30T14:58:00Z">
        <w:r w:rsidRPr="00163DCF">
          <w:rPr>
            <w:szCs w:val="21"/>
            <w:rPrChange w:id="6292" w:author="David" w:date="2022-08-17T16:58:00Z">
              <w:rPr>
                <w:rFonts w:ascii="Times New Roman" w:hAnsi="Times New Roman"/>
                <w:sz w:val="24"/>
                <w:szCs w:val="24"/>
              </w:rPr>
            </w:rPrChange>
          </w:rPr>
          <w:t>Elliot quickly looked at me, then Dave Bradford</w:t>
        </w:r>
      </w:ins>
      <w:ins w:id="6293" w:author="Britt Collins" w:date="2021-10-04T11:26:00Z">
        <w:r w:rsidR="0043037C" w:rsidRPr="00163DCF">
          <w:rPr>
            <w:szCs w:val="21"/>
            <w:rPrChange w:id="6294" w:author="David" w:date="2022-08-17T16:58:00Z">
              <w:rPr>
                <w:rFonts w:ascii="Times New Roman" w:hAnsi="Times New Roman"/>
                <w:sz w:val="24"/>
                <w:szCs w:val="24"/>
              </w:rPr>
            </w:rPrChange>
          </w:rPr>
          <w:t>.</w:t>
        </w:r>
      </w:ins>
      <w:ins w:id="6295" w:author="Britt Collins" w:date="2021-09-30T14:58:00Z">
        <w:r w:rsidRPr="00163DCF">
          <w:rPr>
            <w:szCs w:val="21"/>
            <w:rPrChange w:id="6296" w:author="David" w:date="2022-08-17T16:58:00Z">
              <w:rPr>
                <w:rFonts w:ascii="Times New Roman" w:hAnsi="Times New Roman"/>
                <w:sz w:val="24"/>
                <w:szCs w:val="24"/>
              </w:rPr>
            </w:rPrChange>
          </w:rPr>
          <w:t xml:space="preserve"> </w:t>
        </w:r>
      </w:ins>
      <w:ins w:id="6297" w:author="Britt Collins" w:date="2021-10-04T11:26:00Z">
        <w:r w:rsidR="0043037C" w:rsidRPr="00163DCF">
          <w:rPr>
            <w:szCs w:val="21"/>
            <w:rPrChange w:id="6298" w:author="David" w:date="2022-08-17T16:58:00Z">
              <w:rPr>
                <w:rFonts w:ascii="Times New Roman" w:hAnsi="Times New Roman"/>
                <w:sz w:val="24"/>
                <w:szCs w:val="24"/>
              </w:rPr>
            </w:rPrChange>
          </w:rPr>
          <w:t>“</w:t>
        </w:r>
      </w:ins>
      <w:ins w:id="6299" w:author="Britt Collins" w:date="2021-09-30T14:58:00Z">
        <w:r w:rsidRPr="00163DCF">
          <w:rPr>
            <w:szCs w:val="21"/>
            <w:rPrChange w:id="6300" w:author="David" w:date="2022-08-17T16:58:00Z">
              <w:rPr>
                <w:rFonts w:ascii="Times New Roman" w:hAnsi="Times New Roman"/>
                <w:sz w:val="24"/>
                <w:szCs w:val="24"/>
              </w:rPr>
            </w:rPrChange>
          </w:rPr>
          <w:t>Did you get to look at the presentation template that I sent over?</w:t>
        </w:r>
      </w:ins>
      <w:ins w:id="6301" w:author="Britt Collins" w:date="2021-10-04T11:27:00Z">
        <w:r w:rsidR="0043037C" w:rsidRPr="00163DCF">
          <w:rPr>
            <w:szCs w:val="21"/>
            <w:rPrChange w:id="6302" w:author="David" w:date="2022-08-17T16:58:00Z">
              <w:rPr>
                <w:rFonts w:ascii="Times New Roman" w:hAnsi="Times New Roman"/>
                <w:sz w:val="24"/>
                <w:szCs w:val="24"/>
              </w:rPr>
            </w:rPrChange>
          </w:rPr>
          <w:t>”</w:t>
        </w:r>
      </w:ins>
      <w:ins w:id="6303" w:author="Britt Collins" w:date="2021-09-30T14:58:00Z">
        <w:r w:rsidRPr="00163DCF">
          <w:rPr>
            <w:szCs w:val="21"/>
            <w:rPrChange w:id="6304" w:author="David" w:date="2022-08-17T16:58:00Z">
              <w:rPr>
                <w:rFonts w:ascii="Times New Roman" w:hAnsi="Times New Roman"/>
                <w:sz w:val="24"/>
                <w:szCs w:val="24"/>
              </w:rPr>
            </w:rPrChange>
          </w:rPr>
          <w:t xml:space="preserve"> </w:t>
        </w:r>
      </w:ins>
    </w:p>
    <w:p w14:paraId="20A3167D" w14:textId="55708238" w:rsidR="0043037C" w:rsidRPr="00163DCF" w:rsidRDefault="0043037C">
      <w:pPr>
        <w:spacing w:line="276" w:lineRule="auto"/>
        <w:ind w:left="-5" w:right="15" w:firstLine="725"/>
        <w:rPr>
          <w:ins w:id="6305" w:author="Britt Collins" w:date="2021-10-04T11:27:00Z"/>
          <w:szCs w:val="21"/>
          <w:rPrChange w:id="6306" w:author="David" w:date="2022-08-17T16:58:00Z">
            <w:rPr>
              <w:ins w:id="6307" w:author="Britt Collins" w:date="2021-10-04T11:27:00Z"/>
              <w:rFonts w:ascii="Times New Roman" w:hAnsi="Times New Roman"/>
              <w:sz w:val="24"/>
              <w:szCs w:val="24"/>
            </w:rPr>
          </w:rPrChange>
        </w:rPr>
        <w:pPrChange w:id="6308" w:author="David" w:date="2022-08-17T17:01:00Z">
          <w:pPr>
            <w:spacing w:line="480" w:lineRule="auto"/>
            <w:ind w:left="-5" w:right="15" w:firstLine="725"/>
          </w:pPr>
        </w:pPrChange>
      </w:pPr>
      <w:ins w:id="6309" w:author="Britt Collins" w:date="2021-10-04T11:28:00Z">
        <w:r w:rsidRPr="00163DCF">
          <w:rPr>
            <w:szCs w:val="21"/>
            <w:rPrChange w:id="6310" w:author="David" w:date="2022-08-17T16:58:00Z">
              <w:rPr>
                <w:rFonts w:ascii="Times New Roman" w:hAnsi="Times New Roman"/>
                <w:sz w:val="24"/>
                <w:szCs w:val="24"/>
              </w:rPr>
            </w:rPrChange>
          </w:rPr>
          <w:t>Everyone</w:t>
        </w:r>
      </w:ins>
      <w:ins w:id="6311" w:author="Britt Collins" w:date="2021-10-04T11:27:00Z">
        <w:r w:rsidRPr="00163DCF">
          <w:rPr>
            <w:szCs w:val="21"/>
            <w:rPrChange w:id="6312" w:author="David" w:date="2022-08-17T16:58:00Z">
              <w:rPr>
                <w:rFonts w:ascii="Times New Roman" w:hAnsi="Times New Roman"/>
                <w:sz w:val="24"/>
                <w:szCs w:val="24"/>
              </w:rPr>
            </w:rPrChange>
          </w:rPr>
          <w:t xml:space="preserve"> </w:t>
        </w:r>
      </w:ins>
      <w:ins w:id="6313" w:author="Britt Collins" w:date="2021-09-30T14:58:00Z">
        <w:r w:rsidR="006F31F6" w:rsidRPr="00163DCF">
          <w:rPr>
            <w:szCs w:val="21"/>
            <w:rPrChange w:id="6314" w:author="David" w:date="2022-08-17T16:58:00Z">
              <w:rPr>
                <w:rFonts w:ascii="Times New Roman" w:hAnsi="Times New Roman"/>
                <w:sz w:val="24"/>
                <w:szCs w:val="24"/>
              </w:rPr>
            </w:rPrChange>
          </w:rPr>
          <w:t xml:space="preserve">looked at Elliot and </w:t>
        </w:r>
      </w:ins>
      <w:ins w:id="6315" w:author="Britt Collins" w:date="2021-10-04T11:27:00Z">
        <w:r w:rsidRPr="00163DCF">
          <w:rPr>
            <w:szCs w:val="21"/>
            <w:rPrChange w:id="6316" w:author="David" w:date="2022-08-17T16:58:00Z">
              <w:rPr>
                <w:rFonts w:ascii="Times New Roman" w:hAnsi="Times New Roman"/>
                <w:sz w:val="24"/>
                <w:szCs w:val="24"/>
              </w:rPr>
            </w:rPrChange>
          </w:rPr>
          <w:t>nodded</w:t>
        </w:r>
      </w:ins>
      <w:ins w:id="6317" w:author="Britt Collins" w:date="2021-09-30T14:58:00Z">
        <w:r w:rsidR="006F31F6" w:rsidRPr="00163DCF">
          <w:rPr>
            <w:szCs w:val="21"/>
            <w:rPrChange w:id="6318" w:author="David" w:date="2022-08-17T16:58:00Z">
              <w:rPr>
                <w:rFonts w:ascii="Times New Roman" w:hAnsi="Times New Roman"/>
                <w:sz w:val="24"/>
                <w:szCs w:val="24"/>
              </w:rPr>
            </w:rPrChange>
          </w:rPr>
          <w:t xml:space="preserve">. </w:t>
        </w:r>
      </w:ins>
    </w:p>
    <w:p w14:paraId="3D9CE5BF" w14:textId="77777777" w:rsidR="0043037C" w:rsidRPr="00163DCF" w:rsidRDefault="0043037C">
      <w:pPr>
        <w:spacing w:line="276" w:lineRule="auto"/>
        <w:ind w:left="-5" w:right="15" w:firstLine="725"/>
        <w:rPr>
          <w:ins w:id="6319" w:author="Britt Collins" w:date="2021-10-04T11:28:00Z"/>
          <w:szCs w:val="21"/>
          <w:rPrChange w:id="6320" w:author="David" w:date="2022-08-17T16:58:00Z">
            <w:rPr>
              <w:ins w:id="6321" w:author="Britt Collins" w:date="2021-10-04T11:28:00Z"/>
              <w:rFonts w:ascii="Times New Roman" w:hAnsi="Times New Roman"/>
              <w:sz w:val="24"/>
              <w:szCs w:val="24"/>
            </w:rPr>
          </w:rPrChange>
        </w:rPr>
        <w:pPrChange w:id="6322" w:author="David" w:date="2022-08-17T17:01:00Z">
          <w:pPr>
            <w:spacing w:line="480" w:lineRule="auto"/>
            <w:ind w:left="-5" w:right="15" w:firstLine="725"/>
          </w:pPr>
        </w:pPrChange>
      </w:pPr>
      <w:ins w:id="6323" w:author="Britt Collins" w:date="2021-10-04T11:27:00Z">
        <w:r w:rsidRPr="00163DCF">
          <w:rPr>
            <w:szCs w:val="21"/>
            <w:rPrChange w:id="6324" w:author="David" w:date="2022-08-17T16:58:00Z">
              <w:rPr>
                <w:rFonts w:ascii="Times New Roman" w:hAnsi="Times New Roman"/>
                <w:sz w:val="24"/>
                <w:szCs w:val="24"/>
              </w:rPr>
            </w:rPrChange>
          </w:rPr>
          <w:t>“</w:t>
        </w:r>
      </w:ins>
      <w:ins w:id="6325" w:author="Britt Collins" w:date="2021-09-30T14:58:00Z">
        <w:r w:rsidR="006F31F6" w:rsidRPr="00163DCF">
          <w:rPr>
            <w:szCs w:val="21"/>
            <w:rPrChange w:id="6326" w:author="David" w:date="2022-08-17T16:58:00Z">
              <w:rPr>
                <w:rFonts w:ascii="Times New Roman" w:hAnsi="Times New Roman"/>
                <w:sz w:val="24"/>
                <w:szCs w:val="24"/>
              </w:rPr>
            </w:rPrChange>
          </w:rPr>
          <w:t>Well, can I have a look at it?</w:t>
        </w:r>
      </w:ins>
      <w:ins w:id="6327" w:author="Britt Collins" w:date="2021-10-04T11:27:00Z">
        <w:r w:rsidRPr="00163DCF">
          <w:rPr>
            <w:szCs w:val="21"/>
            <w:rPrChange w:id="6328" w:author="David" w:date="2022-08-17T16:58:00Z">
              <w:rPr>
                <w:rFonts w:ascii="Times New Roman" w:hAnsi="Times New Roman"/>
                <w:sz w:val="24"/>
                <w:szCs w:val="24"/>
              </w:rPr>
            </w:rPrChange>
          </w:rPr>
          <w:t>”</w:t>
        </w:r>
      </w:ins>
      <w:ins w:id="6329" w:author="Britt Collins" w:date="2021-09-30T14:58:00Z">
        <w:r w:rsidR="006F31F6" w:rsidRPr="00163DCF">
          <w:rPr>
            <w:szCs w:val="21"/>
            <w:rPrChange w:id="6330" w:author="David" w:date="2022-08-17T16:58:00Z">
              <w:rPr>
                <w:rFonts w:ascii="Times New Roman" w:hAnsi="Times New Roman"/>
                <w:sz w:val="24"/>
                <w:szCs w:val="24"/>
              </w:rPr>
            </w:rPrChange>
          </w:rPr>
          <w:t xml:space="preserve"> he </w:t>
        </w:r>
      </w:ins>
      <w:ins w:id="6331" w:author="Britt Collins" w:date="2021-10-04T11:27:00Z">
        <w:r w:rsidRPr="00163DCF">
          <w:rPr>
            <w:szCs w:val="21"/>
            <w:rPrChange w:id="6332" w:author="David" w:date="2022-08-17T16:58:00Z">
              <w:rPr>
                <w:rFonts w:ascii="Times New Roman" w:hAnsi="Times New Roman"/>
                <w:sz w:val="24"/>
                <w:szCs w:val="24"/>
              </w:rPr>
            </w:rPrChange>
          </w:rPr>
          <w:t>ask</w:t>
        </w:r>
      </w:ins>
      <w:ins w:id="6333" w:author="Britt Collins" w:date="2021-09-30T14:58:00Z">
        <w:r w:rsidR="006F31F6" w:rsidRPr="00163DCF">
          <w:rPr>
            <w:szCs w:val="21"/>
            <w:rPrChange w:id="6334" w:author="David" w:date="2022-08-17T16:58:00Z">
              <w:rPr>
                <w:rFonts w:ascii="Times New Roman" w:hAnsi="Times New Roman"/>
                <w:sz w:val="24"/>
                <w:szCs w:val="24"/>
              </w:rPr>
            </w:rPrChange>
          </w:rPr>
          <w:t xml:space="preserve">ed. </w:t>
        </w:r>
      </w:ins>
    </w:p>
    <w:p w14:paraId="62E53C33" w14:textId="640C9381" w:rsidR="006F31F6" w:rsidRPr="00163DCF" w:rsidRDefault="006F31F6">
      <w:pPr>
        <w:spacing w:line="276" w:lineRule="auto"/>
        <w:ind w:left="-5" w:right="15" w:firstLine="725"/>
        <w:rPr>
          <w:ins w:id="6335" w:author="Britt Collins" w:date="2021-09-30T14:58:00Z"/>
          <w:szCs w:val="21"/>
          <w:rPrChange w:id="6336" w:author="David" w:date="2022-08-17T16:58:00Z">
            <w:rPr>
              <w:ins w:id="6337" w:author="Britt Collins" w:date="2021-09-30T14:58:00Z"/>
              <w:rFonts w:ascii="Times New Roman" w:hAnsi="Times New Roman"/>
              <w:sz w:val="24"/>
              <w:szCs w:val="24"/>
            </w:rPr>
          </w:rPrChange>
        </w:rPr>
        <w:pPrChange w:id="6338" w:author="David" w:date="2022-08-17T17:01:00Z">
          <w:pPr>
            <w:ind w:left="-5" w:right="15"/>
          </w:pPr>
        </w:pPrChange>
      </w:pPr>
      <w:ins w:id="6339" w:author="Britt Collins" w:date="2021-09-30T14:58:00Z">
        <w:r w:rsidRPr="00163DCF">
          <w:rPr>
            <w:szCs w:val="21"/>
            <w:rPrChange w:id="6340" w:author="David" w:date="2022-08-17T16:58:00Z">
              <w:rPr>
                <w:rFonts w:ascii="Times New Roman" w:hAnsi="Times New Roman"/>
                <w:sz w:val="24"/>
                <w:szCs w:val="24"/>
              </w:rPr>
            </w:rPrChange>
          </w:rPr>
          <w:t>Elliot</w:t>
        </w:r>
      </w:ins>
      <w:ins w:id="6341" w:author="Britt Collins" w:date="2021-10-04T11:28:00Z">
        <w:r w:rsidR="0043037C" w:rsidRPr="00163DCF">
          <w:rPr>
            <w:szCs w:val="21"/>
            <w:rPrChange w:id="6342" w:author="David" w:date="2022-08-17T16:58:00Z">
              <w:rPr>
                <w:rFonts w:ascii="Times New Roman" w:hAnsi="Times New Roman"/>
                <w:sz w:val="24"/>
                <w:szCs w:val="24"/>
              </w:rPr>
            </w:rPrChange>
          </w:rPr>
          <w:t>,</w:t>
        </w:r>
      </w:ins>
      <w:ins w:id="6343" w:author="Britt Collins" w:date="2021-09-30T14:58:00Z">
        <w:r w:rsidRPr="00163DCF">
          <w:rPr>
            <w:szCs w:val="21"/>
            <w:rPrChange w:id="6344" w:author="David" w:date="2022-08-17T16:58:00Z">
              <w:rPr>
                <w:rFonts w:ascii="Times New Roman" w:hAnsi="Times New Roman"/>
                <w:sz w:val="24"/>
                <w:szCs w:val="24"/>
              </w:rPr>
            </w:rPrChange>
          </w:rPr>
          <w:t xml:space="preserve"> </w:t>
        </w:r>
      </w:ins>
      <w:ins w:id="6345" w:author="Britt Collins" w:date="2021-10-04T11:28:00Z">
        <w:r w:rsidR="0043037C" w:rsidRPr="00163DCF">
          <w:rPr>
            <w:szCs w:val="21"/>
            <w:rPrChange w:id="6346" w:author="David" w:date="2022-08-17T16:58:00Z">
              <w:rPr>
                <w:rFonts w:ascii="Times New Roman" w:hAnsi="Times New Roman"/>
                <w:sz w:val="24"/>
                <w:szCs w:val="24"/>
              </w:rPr>
            </w:rPrChange>
          </w:rPr>
          <w:t xml:space="preserve">glancing </w:t>
        </w:r>
      </w:ins>
      <w:ins w:id="6347" w:author="Britt Collins" w:date="2021-09-30T14:58:00Z">
        <w:r w:rsidRPr="00163DCF">
          <w:rPr>
            <w:szCs w:val="21"/>
            <w:rPrChange w:id="6348" w:author="David" w:date="2022-08-17T16:58:00Z">
              <w:rPr>
                <w:rFonts w:ascii="Times New Roman" w:hAnsi="Times New Roman"/>
                <w:sz w:val="24"/>
                <w:szCs w:val="24"/>
              </w:rPr>
            </w:rPrChange>
          </w:rPr>
          <w:t>at his wristwatch</w:t>
        </w:r>
      </w:ins>
      <w:ins w:id="6349" w:author="Britt Collins" w:date="2021-10-04T11:28:00Z">
        <w:r w:rsidR="0043037C" w:rsidRPr="00163DCF">
          <w:rPr>
            <w:szCs w:val="21"/>
            <w:rPrChange w:id="6350" w:author="David" w:date="2022-08-17T16:58:00Z">
              <w:rPr>
                <w:rFonts w:ascii="Times New Roman" w:hAnsi="Times New Roman"/>
                <w:sz w:val="24"/>
                <w:szCs w:val="24"/>
              </w:rPr>
            </w:rPrChange>
          </w:rPr>
          <w:t>,</w:t>
        </w:r>
      </w:ins>
      <w:ins w:id="6351" w:author="Britt Collins" w:date="2021-09-30T14:58:00Z">
        <w:r w:rsidRPr="00163DCF">
          <w:rPr>
            <w:szCs w:val="21"/>
            <w:rPrChange w:id="6352" w:author="David" w:date="2022-08-17T16:58:00Z">
              <w:rPr>
                <w:rFonts w:ascii="Times New Roman" w:hAnsi="Times New Roman"/>
                <w:sz w:val="24"/>
                <w:szCs w:val="24"/>
              </w:rPr>
            </w:rPrChange>
          </w:rPr>
          <w:t xml:space="preserve"> told us the presentation of our proof of concept had been scheduled for 11</w:t>
        </w:r>
      </w:ins>
      <w:ins w:id="6353" w:author="Britt Collins" w:date="2021-10-04T11:28:00Z">
        <w:r w:rsidR="0043037C" w:rsidRPr="00163DCF">
          <w:rPr>
            <w:szCs w:val="21"/>
            <w:rPrChange w:id="6354" w:author="David" w:date="2022-08-17T16:58:00Z">
              <w:rPr>
                <w:rFonts w:ascii="Times New Roman" w:hAnsi="Times New Roman"/>
                <w:sz w:val="24"/>
                <w:szCs w:val="24"/>
              </w:rPr>
            </w:rPrChange>
          </w:rPr>
          <w:t>am</w:t>
        </w:r>
      </w:ins>
      <w:ins w:id="6355" w:author="Britt Collins" w:date="2021-09-30T14:58:00Z">
        <w:r w:rsidRPr="00163DCF">
          <w:rPr>
            <w:szCs w:val="21"/>
            <w:rPrChange w:id="6356" w:author="David" w:date="2022-08-17T16:58:00Z">
              <w:rPr>
                <w:rFonts w:ascii="Times New Roman" w:hAnsi="Times New Roman"/>
                <w:sz w:val="24"/>
                <w:szCs w:val="24"/>
              </w:rPr>
            </w:rPrChange>
          </w:rPr>
          <w:t>. The time was now 9:00am. We still had time to edit and rehearse the presentation.</w:t>
        </w:r>
      </w:ins>
    </w:p>
    <w:p w14:paraId="0F4369D7" w14:textId="35F80DC6" w:rsidR="006F31F6" w:rsidRPr="00163DCF" w:rsidRDefault="006F31F6">
      <w:pPr>
        <w:spacing w:line="276" w:lineRule="auto"/>
        <w:ind w:left="-5" w:right="15" w:firstLine="725"/>
        <w:rPr>
          <w:ins w:id="6357" w:author="Britt Collins" w:date="2021-09-30T14:58:00Z"/>
          <w:szCs w:val="21"/>
          <w:rPrChange w:id="6358" w:author="David" w:date="2022-08-17T16:58:00Z">
            <w:rPr>
              <w:ins w:id="6359" w:author="Britt Collins" w:date="2021-09-30T14:58:00Z"/>
              <w:rFonts w:ascii="Times New Roman" w:hAnsi="Times New Roman"/>
              <w:sz w:val="24"/>
              <w:szCs w:val="24"/>
            </w:rPr>
          </w:rPrChange>
        </w:rPr>
        <w:pPrChange w:id="6360" w:author="David" w:date="2022-08-17T17:01:00Z">
          <w:pPr>
            <w:ind w:left="-5" w:right="15"/>
          </w:pPr>
        </w:pPrChange>
      </w:pPr>
      <w:ins w:id="6361" w:author="Britt Collins" w:date="2021-09-30T14:58:00Z">
        <w:r w:rsidRPr="00163DCF">
          <w:rPr>
            <w:szCs w:val="21"/>
            <w:rPrChange w:id="6362" w:author="David" w:date="2022-08-17T16:58:00Z">
              <w:rPr>
                <w:rFonts w:ascii="Times New Roman" w:hAnsi="Times New Roman"/>
                <w:sz w:val="24"/>
                <w:szCs w:val="24"/>
              </w:rPr>
            </w:rPrChange>
          </w:rPr>
          <w:t xml:space="preserve">I opened the presentation for Elliot to look. </w:t>
        </w:r>
      </w:ins>
      <w:ins w:id="6363" w:author="Britt Collins" w:date="2021-10-04T11:28:00Z">
        <w:r w:rsidR="0043037C" w:rsidRPr="00163DCF">
          <w:rPr>
            <w:szCs w:val="21"/>
            <w:rPrChange w:id="6364" w:author="David" w:date="2022-08-17T16:58:00Z">
              <w:rPr>
                <w:rFonts w:ascii="Times New Roman" w:hAnsi="Times New Roman"/>
                <w:sz w:val="24"/>
                <w:szCs w:val="24"/>
              </w:rPr>
            </w:rPrChange>
          </w:rPr>
          <w:t>“</w:t>
        </w:r>
      </w:ins>
      <w:ins w:id="6365" w:author="Britt Collins" w:date="2021-09-30T14:58:00Z">
        <w:r w:rsidRPr="00163DCF">
          <w:rPr>
            <w:szCs w:val="21"/>
            <w:rPrChange w:id="6366" w:author="David" w:date="2022-08-17T16:58:00Z">
              <w:rPr>
                <w:rFonts w:ascii="Times New Roman" w:hAnsi="Times New Roman"/>
                <w:sz w:val="24"/>
                <w:szCs w:val="24"/>
              </w:rPr>
            </w:rPrChange>
          </w:rPr>
          <w:t>Okay, yep, sales stuff. Okay, this is the section you guys have added. Right</w:t>
        </w:r>
      </w:ins>
      <w:ins w:id="6367" w:author="Britt Collins" w:date="2021-10-04T11:28:00Z">
        <w:r w:rsidR="0043037C" w:rsidRPr="00163DCF">
          <w:rPr>
            <w:szCs w:val="21"/>
            <w:rPrChange w:id="6368" w:author="David" w:date="2022-08-17T16:58:00Z">
              <w:rPr>
                <w:rFonts w:ascii="Times New Roman" w:hAnsi="Times New Roman"/>
                <w:sz w:val="24"/>
                <w:szCs w:val="24"/>
              </w:rPr>
            </w:rPrChange>
          </w:rPr>
          <w:t>?”</w:t>
        </w:r>
      </w:ins>
      <w:ins w:id="6369" w:author="Britt Collins" w:date="2021-09-30T14:58:00Z">
        <w:r w:rsidRPr="00163DCF">
          <w:rPr>
            <w:szCs w:val="21"/>
            <w:rPrChange w:id="6370" w:author="David" w:date="2022-08-17T16:58:00Z">
              <w:rPr>
                <w:rFonts w:ascii="Times New Roman" w:hAnsi="Times New Roman"/>
                <w:sz w:val="24"/>
                <w:szCs w:val="24"/>
              </w:rPr>
            </w:rPrChange>
          </w:rPr>
          <w:t xml:space="preserve"> </w:t>
        </w:r>
      </w:ins>
      <w:ins w:id="6371" w:author="Britt Collins" w:date="2021-10-04T11:29:00Z">
        <w:r w:rsidR="0043037C" w:rsidRPr="00163DCF">
          <w:rPr>
            <w:szCs w:val="21"/>
            <w:rPrChange w:id="6372" w:author="David" w:date="2022-08-17T16:58:00Z">
              <w:rPr>
                <w:rFonts w:ascii="Times New Roman" w:hAnsi="Times New Roman"/>
                <w:sz w:val="24"/>
                <w:szCs w:val="24"/>
              </w:rPr>
            </w:rPrChange>
          </w:rPr>
          <w:t>He</w:t>
        </w:r>
      </w:ins>
      <w:ins w:id="6373" w:author="Britt Collins" w:date="2021-09-30T14:58:00Z">
        <w:r w:rsidRPr="00163DCF">
          <w:rPr>
            <w:szCs w:val="21"/>
            <w:rPrChange w:id="6374" w:author="David" w:date="2022-08-17T16:58:00Z">
              <w:rPr>
                <w:rFonts w:ascii="Times New Roman" w:hAnsi="Times New Roman"/>
                <w:sz w:val="24"/>
                <w:szCs w:val="24"/>
              </w:rPr>
            </w:rPrChange>
          </w:rPr>
          <w:t xml:space="preserve"> paused to think. </w:t>
        </w:r>
      </w:ins>
      <w:ins w:id="6375" w:author="Britt Collins" w:date="2021-10-04T11:29:00Z">
        <w:r w:rsidR="0043037C" w:rsidRPr="00163DCF">
          <w:rPr>
            <w:szCs w:val="21"/>
            <w:rPrChange w:id="6376" w:author="David" w:date="2022-08-17T16:58:00Z">
              <w:rPr>
                <w:rFonts w:ascii="Times New Roman" w:hAnsi="Times New Roman"/>
                <w:sz w:val="24"/>
                <w:szCs w:val="24"/>
              </w:rPr>
            </w:rPrChange>
          </w:rPr>
          <w:t>“</w:t>
        </w:r>
      </w:ins>
      <w:ins w:id="6377" w:author="Britt Collins" w:date="2021-09-30T14:58:00Z">
        <w:r w:rsidRPr="00163DCF">
          <w:rPr>
            <w:szCs w:val="21"/>
            <w:rPrChange w:id="6378" w:author="David" w:date="2022-08-17T16:58:00Z">
              <w:rPr>
                <w:rFonts w:ascii="Times New Roman" w:hAnsi="Times New Roman"/>
                <w:sz w:val="24"/>
                <w:szCs w:val="24"/>
              </w:rPr>
            </w:rPrChange>
          </w:rPr>
          <w:t xml:space="preserve">We need </w:t>
        </w:r>
      </w:ins>
      <w:ins w:id="6379" w:author="Britt Collins" w:date="2021-10-04T11:29:00Z">
        <w:r w:rsidR="0043037C" w:rsidRPr="00163DCF">
          <w:rPr>
            <w:szCs w:val="21"/>
            <w:rPrChange w:id="6380" w:author="David" w:date="2022-08-17T16:58:00Z">
              <w:rPr>
                <w:rFonts w:ascii="Times New Roman" w:hAnsi="Times New Roman"/>
                <w:sz w:val="24"/>
                <w:szCs w:val="24"/>
              </w:rPr>
            </w:rPrChange>
          </w:rPr>
          <w:t>three</w:t>
        </w:r>
      </w:ins>
      <w:ins w:id="6381" w:author="Britt Collins" w:date="2021-09-30T14:58:00Z">
        <w:r w:rsidRPr="00163DCF">
          <w:rPr>
            <w:szCs w:val="21"/>
            <w:rPrChange w:id="6382" w:author="David" w:date="2022-08-17T16:58:00Z">
              <w:rPr>
                <w:rFonts w:ascii="Times New Roman" w:hAnsi="Times New Roman"/>
                <w:sz w:val="24"/>
                <w:szCs w:val="24"/>
              </w:rPr>
            </w:rPrChange>
          </w:rPr>
          <w:t xml:space="preserve"> slides. One to explain A. A second to explain B and a third that prompts a demo.</w:t>
        </w:r>
      </w:ins>
      <w:ins w:id="6383" w:author="Britt Collins" w:date="2021-10-04T11:29:00Z">
        <w:r w:rsidR="0043037C" w:rsidRPr="00163DCF">
          <w:rPr>
            <w:szCs w:val="21"/>
            <w:rPrChange w:id="6384" w:author="David" w:date="2022-08-17T16:58:00Z">
              <w:rPr>
                <w:rFonts w:ascii="Times New Roman" w:hAnsi="Times New Roman"/>
                <w:sz w:val="24"/>
                <w:szCs w:val="24"/>
              </w:rPr>
            </w:rPrChange>
          </w:rPr>
          <w:t>”</w:t>
        </w:r>
      </w:ins>
      <w:ins w:id="6385" w:author="Britt Collins" w:date="2021-09-30T14:58:00Z">
        <w:r w:rsidRPr="00163DCF">
          <w:rPr>
            <w:szCs w:val="21"/>
            <w:rPrChange w:id="6386" w:author="David" w:date="2022-08-17T16:58:00Z">
              <w:rPr>
                <w:rFonts w:ascii="Times New Roman" w:hAnsi="Times New Roman"/>
                <w:sz w:val="24"/>
                <w:szCs w:val="24"/>
              </w:rPr>
            </w:rPrChange>
          </w:rPr>
          <w:t xml:space="preserve"> He delegated these tasks to me and Mr Bradford. He added a couple of slides on cost savings. We agreed Elliot would do most of the presenting. Dave and I would step up when it was demo time. We chose the most resilient automated test we had, which had a 50</w:t>
        </w:r>
      </w:ins>
      <w:ins w:id="6387" w:author="Britt Collins" w:date="2021-10-04T11:29:00Z">
        <w:r w:rsidR="0043037C" w:rsidRPr="00163DCF">
          <w:rPr>
            <w:szCs w:val="21"/>
            <w:rPrChange w:id="6388" w:author="David" w:date="2022-08-17T16:58:00Z">
              <w:rPr>
                <w:rFonts w:ascii="Times New Roman" w:hAnsi="Times New Roman"/>
                <w:sz w:val="24"/>
                <w:szCs w:val="24"/>
              </w:rPr>
            </w:rPrChange>
          </w:rPr>
          <w:t xml:space="preserve"> percent</w:t>
        </w:r>
      </w:ins>
      <w:ins w:id="6389" w:author="Britt Collins" w:date="2021-09-30T14:58:00Z">
        <w:r w:rsidRPr="00163DCF">
          <w:rPr>
            <w:szCs w:val="21"/>
            <w:rPrChange w:id="6390" w:author="David" w:date="2022-08-17T16:58:00Z">
              <w:rPr>
                <w:rFonts w:ascii="Times New Roman" w:hAnsi="Times New Roman"/>
                <w:sz w:val="24"/>
                <w:szCs w:val="24"/>
              </w:rPr>
            </w:rPrChange>
          </w:rPr>
          <w:t xml:space="preserve"> chance of failure.</w:t>
        </w:r>
      </w:ins>
    </w:p>
    <w:p w14:paraId="28401381" w14:textId="27FACCD2" w:rsidR="006F31F6" w:rsidRPr="00163DCF" w:rsidRDefault="0043037C">
      <w:pPr>
        <w:spacing w:line="276" w:lineRule="auto"/>
        <w:ind w:left="-5" w:right="15" w:firstLine="725"/>
        <w:rPr>
          <w:ins w:id="6391" w:author="Britt Collins" w:date="2021-09-30T14:58:00Z"/>
          <w:szCs w:val="21"/>
          <w:rPrChange w:id="6392" w:author="David" w:date="2022-08-17T16:58:00Z">
            <w:rPr>
              <w:ins w:id="6393" w:author="Britt Collins" w:date="2021-09-30T14:58:00Z"/>
              <w:rFonts w:ascii="Times New Roman" w:hAnsi="Times New Roman"/>
              <w:sz w:val="24"/>
              <w:szCs w:val="24"/>
            </w:rPr>
          </w:rPrChange>
        </w:rPr>
        <w:pPrChange w:id="6394" w:author="David" w:date="2022-08-17T17:01:00Z">
          <w:pPr>
            <w:ind w:left="-5" w:right="15"/>
          </w:pPr>
        </w:pPrChange>
      </w:pPr>
      <w:ins w:id="6395" w:author="Britt Collins" w:date="2021-10-04T11:29:00Z">
        <w:r w:rsidRPr="00163DCF">
          <w:rPr>
            <w:szCs w:val="21"/>
            <w:rPrChange w:id="6396" w:author="David" w:date="2022-08-17T16:58:00Z">
              <w:rPr>
                <w:rFonts w:ascii="Times New Roman" w:hAnsi="Times New Roman"/>
                <w:sz w:val="24"/>
                <w:szCs w:val="24"/>
              </w:rPr>
            </w:rPrChange>
          </w:rPr>
          <w:t>By</w:t>
        </w:r>
      </w:ins>
      <w:ins w:id="6397" w:author="Britt Collins" w:date="2021-09-30T14:58:00Z">
        <w:r w:rsidR="006F31F6" w:rsidRPr="00163DCF">
          <w:rPr>
            <w:szCs w:val="21"/>
            <w:rPrChange w:id="6398" w:author="David" w:date="2022-08-17T16:58:00Z">
              <w:rPr>
                <w:rFonts w:ascii="Times New Roman" w:hAnsi="Times New Roman"/>
                <w:sz w:val="24"/>
                <w:szCs w:val="24"/>
              </w:rPr>
            </w:rPrChange>
          </w:rPr>
          <w:t xml:space="preserve"> 10:45 we were ready. My laptop was under my arm as we approached the meeting room. It felt like we were entering a bar in a </w:t>
        </w:r>
      </w:ins>
      <w:ins w:id="6399" w:author="Britt Collins" w:date="2021-10-04T11:30:00Z">
        <w:r w:rsidRPr="00163DCF">
          <w:rPr>
            <w:szCs w:val="21"/>
            <w:rPrChange w:id="6400" w:author="David" w:date="2022-08-17T16:58:00Z">
              <w:rPr>
                <w:rFonts w:ascii="Times New Roman" w:hAnsi="Times New Roman"/>
                <w:sz w:val="24"/>
                <w:szCs w:val="24"/>
              </w:rPr>
            </w:rPrChange>
          </w:rPr>
          <w:t>W</w:t>
        </w:r>
      </w:ins>
      <w:ins w:id="6401" w:author="Britt Collins" w:date="2021-09-30T14:58:00Z">
        <w:r w:rsidR="006F31F6" w:rsidRPr="00163DCF">
          <w:rPr>
            <w:szCs w:val="21"/>
            <w:rPrChange w:id="6402" w:author="David" w:date="2022-08-17T16:58:00Z">
              <w:rPr>
                <w:rFonts w:ascii="Times New Roman" w:hAnsi="Times New Roman"/>
                <w:sz w:val="24"/>
                <w:szCs w:val="24"/>
              </w:rPr>
            </w:rPrChange>
          </w:rPr>
          <w:t xml:space="preserve">ild </w:t>
        </w:r>
      </w:ins>
      <w:ins w:id="6403" w:author="Britt Collins" w:date="2021-10-04T11:30:00Z">
        <w:r w:rsidRPr="00163DCF">
          <w:rPr>
            <w:szCs w:val="21"/>
            <w:rPrChange w:id="6404" w:author="David" w:date="2022-08-17T16:58:00Z">
              <w:rPr>
                <w:rFonts w:ascii="Times New Roman" w:hAnsi="Times New Roman"/>
                <w:sz w:val="24"/>
                <w:szCs w:val="24"/>
              </w:rPr>
            </w:rPrChange>
          </w:rPr>
          <w:t>W</w:t>
        </w:r>
      </w:ins>
      <w:ins w:id="6405" w:author="Britt Collins" w:date="2021-09-30T14:58:00Z">
        <w:r w:rsidR="006F31F6" w:rsidRPr="00163DCF">
          <w:rPr>
            <w:szCs w:val="21"/>
            <w:rPrChange w:id="6406" w:author="David" w:date="2022-08-17T16:58:00Z">
              <w:rPr>
                <w:rFonts w:ascii="Times New Roman" w:hAnsi="Times New Roman"/>
                <w:sz w:val="24"/>
                <w:szCs w:val="24"/>
              </w:rPr>
            </w:rPrChange>
          </w:rPr>
          <w:t>est movie. We, the outsiders, were walking into a saloon full of unsavoury</w:t>
        </w:r>
      </w:ins>
      <w:ins w:id="6407" w:author="Britt Collins" w:date="2021-10-04T11:30:00Z">
        <w:r w:rsidRPr="00163DCF">
          <w:rPr>
            <w:szCs w:val="21"/>
            <w:rPrChange w:id="6408" w:author="David" w:date="2022-08-17T16:58:00Z">
              <w:rPr>
                <w:rFonts w:ascii="Times New Roman" w:hAnsi="Times New Roman"/>
                <w:sz w:val="24"/>
                <w:szCs w:val="24"/>
              </w:rPr>
            </w:rPrChange>
          </w:rPr>
          <w:t>-</w:t>
        </w:r>
      </w:ins>
      <w:ins w:id="6409" w:author="Britt Collins" w:date="2021-09-30T14:58:00Z">
        <w:r w:rsidR="006F31F6" w:rsidRPr="00163DCF">
          <w:rPr>
            <w:szCs w:val="21"/>
            <w:rPrChange w:id="6410" w:author="David" w:date="2022-08-17T16:58:00Z">
              <w:rPr>
                <w:rFonts w:ascii="Times New Roman" w:hAnsi="Times New Roman"/>
                <w:sz w:val="24"/>
                <w:szCs w:val="24"/>
              </w:rPr>
            </w:rPrChange>
          </w:rPr>
          <w:t xml:space="preserve">looking locals. I flashed the embossed HP laptop logo as we approached the table. There was a huge audience, much more than we expected. Hopefully no-one was going to take a pot shot at us. Elliot looked at me and Dave nervously. He had high-level knowledge of our role but relied on Mr Bradford and </w:t>
        </w:r>
        <w:proofErr w:type="gramStart"/>
        <w:r w:rsidR="006F31F6" w:rsidRPr="00163DCF">
          <w:rPr>
            <w:szCs w:val="21"/>
            <w:rPrChange w:id="6411" w:author="David" w:date="2022-08-17T16:58:00Z">
              <w:rPr>
                <w:rFonts w:ascii="Times New Roman" w:hAnsi="Times New Roman"/>
                <w:sz w:val="24"/>
                <w:szCs w:val="24"/>
              </w:rPr>
            </w:rPrChange>
          </w:rPr>
          <w:t>I</w:t>
        </w:r>
        <w:proofErr w:type="gramEnd"/>
        <w:r w:rsidR="006F31F6" w:rsidRPr="00163DCF">
          <w:rPr>
            <w:szCs w:val="21"/>
            <w:rPrChange w:id="6412" w:author="David" w:date="2022-08-17T16:58:00Z">
              <w:rPr>
                <w:rFonts w:ascii="Times New Roman" w:hAnsi="Times New Roman"/>
                <w:sz w:val="24"/>
                <w:szCs w:val="24"/>
              </w:rPr>
            </w:rPrChange>
          </w:rPr>
          <w:t xml:space="preserve"> for the technicalities. The projector took its time to warm up and mirror my laptop screen. I gave Elliot the nod. He took the baton like a well-versed relay runner. He looked up at the audience, walked to the front of the stage, adjusted his </w:t>
        </w:r>
        <w:proofErr w:type="gramStart"/>
        <w:r w:rsidR="006F31F6" w:rsidRPr="00163DCF">
          <w:rPr>
            <w:szCs w:val="21"/>
            <w:rPrChange w:id="6413" w:author="David" w:date="2022-08-17T16:58:00Z">
              <w:rPr>
                <w:rFonts w:ascii="Times New Roman" w:hAnsi="Times New Roman"/>
                <w:sz w:val="24"/>
                <w:szCs w:val="24"/>
              </w:rPr>
            </w:rPrChange>
          </w:rPr>
          <w:t>tie</w:t>
        </w:r>
        <w:proofErr w:type="gramEnd"/>
        <w:r w:rsidR="006F31F6" w:rsidRPr="00163DCF">
          <w:rPr>
            <w:szCs w:val="21"/>
            <w:rPrChange w:id="6414" w:author="David" w:date="2022-08-17T16:58:00Z">
              <w:rPr>
                <w:rFonts w:ascii="Times New Roman" w:hAnsi="Times New Roman"/>
                <w:sz w:val="24"/>
                <w:szCs w:val="24"/>
              </w:rPr>
            </w:rPrChange>
          </w:rPr>
          <w:t xml:space="preserve"> and beamed.</w:t>
        </w:r>
      </w:ins>
    </w:p>
    <w:p w14:paraId="3D3910C2" w14:textId="3B41F914" w:rsidR="006F31F6" w:rsidRPr="00163DCF" w:rsidRDefault="006F31F6">
      <w:pPr>
        <w:spacing w:line="276" w:lineRule="auto"/>
        <w:ind w:left="-5" w:right="15" w:firstLine="725"/>
        <w:rPr>
          <w:ins w:id="6415" w:author="Britt Collins" w:date="2021-09-30T14:58:00Z"/>
          <w:szCs w:val="21"/>
          <w:rPrChange w:id="6416" w:author="David" w:date="2022-08-17T16:58:00Z">
            <w:rPr>
              <w:ins w:id="6417" w:author="Britt Collins" w:date="2021-09-30T14:58:00Z"/>
              <w:rFonts w:ascii="Times New Roman" w:hAnsi="Times New Roman"/>
              <w:sz w:val="24"/>
              <w:szCs w:val="24"/>
            </w:rPr>
          </w:rPrChange>
        </w:rPr>
        <w:pPrChange w:id="6418" w:author="David" w:date="2022-08-17T17:01:00Z">
          <w:pPr>
            <w:ind w:left="-5" w:right="15"/>
          </w:pPr>
        </w:pPrChange>
      </w:pPr>
      <w:ins w:id="6419" w:author="Britt Collins" w:date="2021-09-30T14:58:00Z">
        <w:r w:rsidRPr="00163DCF">
          <w:rPr>
            <w:szCs w:val="21"/>
            <w:rPrChange w:id="6420" w:author="David" w:date="2022-08-17T16:58:00Z">
              <w:rPr>
                <w:rFonts w:ascii="Times New Roman" w:hAnsi="Times New Roman"/>
                <w:sz w:val="24"/>
                <w:szCs w:val="24"/>
              </w:rPr>
            </w:rPrChange>
          </w:rPr>
          <w:t xml:space="preserve">His stature commanded everyone’s attention. The bustle of the room distilled into silence. </w:t>
        </w:r>
      </w:ins>
      <w:ins w:id="6421" w:author="Britt Collins" w:date="2021-10-04T11:31:00Z">
        <w:r w:rsidR="0043037C" w:rsidRPr="00163DCF">
          <w:rPr>
            <w:szCs w:val="21"/>
            <w:rPrChange w:id="6422" w:author="David" w:date="2022-08-17T16:58:00Z">
              <w:rPr>
                <w:rFonts w:ascii="Times New Roman" w:hAnsi="Times New Roman"/>
                <w:sz w:val="24"/>
                <w:szCs w:val="24"/>
              </w:rPr>
            </w:rPrChange>
          </w:rPr>
          <w:t xml:space="preserve">Elliot </w:t>
        </w:r>
      </w:ins>
      <w:ins w:id="6423" w:author="Britt Collins" w:date="2021-09-30T14:58:00Z">
        <w:r w:rsidRPr="00163DCF">
          <w:rPr>
            <w:szCs w:val="21"/>
            <w:rPrChange w:id="6424" w:author="David" w:date="2022-08-17T16:58:00Z">
              <w:rPr>
                <w:rFonts w:ascii="Times New Roman" w:hAnsi="Times New Roman"/>
                <w:sz w:val="24"/>
                <w:szCs w:val="24"/>
              </w:rPr>
            </w:rPrChange>
          </w:rPr>
          <w:t xml:space="preserve">looked at me and nodded, indicating he would like to see the first slide. “G’day,” he said. Throughout the presentation </w:t>
        </w:r>
      </w:ins>
      <w:ins w:id="6425" w:author="Britt Collins" w:date="2021-10-04T11:31:00Z">
        <w:r w:rsidR="0043037C" w:rsidRPr="00163DCF">
          <w:rPr>
            <w:szCs w:val="21"/>
            <w:rPrChange w:id="6426" w:author="David" w:date="2022-08-17T16:58:00Z">
              <w:rPr>
                <w:rFonts w:ascii="Times New Roman" w:hAnsi="Times New Roman"/>
                <w:sz w:val="24"/>
                <w:szCs w:val="24"/>
              </w:rPr>
            </w:rPrChange>
          </w:rPr>
          <w:t>he</w:t>
        </w:r>
      </w:ins>
      <w:ins w:id="6427" w:author="Britt Collins" w:date="2021-09-30T14:58:00Z">
        <w:r w:rsidRPr="00163DCF">
          <w:rPr>
            <w:szCs w:val="21"/>
            <w:rPrChange w:id="6428" w:author="David" w:date="2022-08-17T16:58:00Z">
              <w:rPr>
                <w:rFonts w:ascii="Times New Roman" w:hAnsi="Times New Roman"/>
                <w:sz w:val="24"/>
                <w:szCs w:val="24"/>
              </w:rPr>
            </w:rPrChange>
          </w:rPr>
          <w:t xml:space="preserve"> used succinct phrases. His pitch, volume and pace indicated confidence. As I proceeded clicking through the slides, Elliot’s confidence grew and </w:t>
        </w:r>
      </w:ins>
      <w:ins w:id="6429" w:author="Britt Collins" w:date="2021-10-04T11:31:00Z">
        <w:r w:rsidR="0043037C" w:rsidRPr="00163DCF">
          <w:rPr>
            <w:szCs w:val="21"/>
            <w:rPrChange w:id="6430" w:author="David" w:date="2022-08-17T16:58:00Z">
              <w:rPr>
                <w:rFonts w:ascii="Times New Roman" w:hAnsi="Times New Roman"/>
                <w:sz w:val="24"/>
                <w:szCs w:val="24"/>
              </w:rPr>
            </w:rPrChange>
          </w:rPr>
          <w:t>t</w:t>
        </w:r>
      </w:ins>
      <w:ins w:id="6431" w:author="Britt Collins" w:date="2021-09-30T14:58:00Z">
        <w:r w:rsidRPr="00163DCF">
          <w:rPr>
            <w:szCs w:val="21"/>
            <w:rPrChange w:id="6432" w:author="David" w:date="2022-08-17T16:58:00Z">
              <w:rPr>
                <w:rFonts w:ascii="Times New Roman" w:hAnsi="Times New Roman"/>
                <w:sz w:val="24"/>
                <w:szCs w:val="24"/>
              </w:rPr>
            </w:rPrChange>
          </w:rPr>
          <w:t>he smile on his face widened when the cost</w:t>
        </w:r>
      </w:ins>
      <w:ins w:id="6433" w:author="Britt Collins" w:date="2021-10-04T11:31:00Z">
        <w:r w:rsidR="0043037C" w:rsidRPr="00163DCF">
          <w:rPr>
            <w:szCs w:val="21"/>
            <w:rPrChange w:id="6434" w:author="David" w:date="2022-08-17T16:58:00Z">
              <w:rPr>
                <w:rFonts w:ascii="Times New Roman" w:hAnsi="Times New Roman"/>
                <w:sz w:val="24"/>
                <w:szCs w:val="24"/>
              </w:rPr>
            </w:rPrChange>
          </w:rPr>
          <w:t>-</w:t>
        </w:r>
      </w:ins>
      <w:ins w:id="6435" w:author="Britt Collins" w:date="2021-09-30T14:58:00Z">
        <w:r w:rsidRPr="00163DCF">
          <w:rPr>
            <w:szCs w:val="21"/>
            <w:rPrChange w:id="6436" w:author="David" w:date="2022-08-17T16:58:00Z">
              <w:rPr>
                <w:rFonts w:ascii="Times New Roman" w:hAnsi="Times New Roman"/>
                <w:sz w:val="24"/>
                <w:szCs w:val="24"/>
              </w:rPr>
            </w:rPrChange>
          </w:rPr>
          <w:t>savings slide appeared. It was obvious that this slide, his only contribution to the slide pack, was his shot at selling our services. Mr Bradford and I successfully answered all the technical questions from the audience. The flaky demo was more resilient than we hoped too. When the presentation finished, Dan and Srikanth looked at each other in an agreeable, accommodating fashion. With the services of Mr Bradford and I unofficially sold, Elliot chatted to Srikanth's. The next steps were to get a Statement of Work signed.</w:t>
        </w:r>
      </w:ins>
    </w:p>
    <w:p w14:paraId="5144B499" w14:textId="3CA81EE8" w:rsidR="006F31F6" w:rsidRPr="00163DCF" w:rsidRDefault="0043037C">
      <w:pPr>
        <w:spacing w:line="276" w:lineRule="auto"/>
        <w:ind w:left="-5" w:right="15" w:firstLine="725"/>
        <w:rPr>
          <w:ins w:id="6437" w:author="Britt Collins" w:date="2021-09-30T14:58:00Z"/>
          <w:szCs w:val="21"/>
          <w:rPrChange w:id="6438" w:author="David" w:date="2022-08-17T16:58:00Z">
            <w:rPr>
              <w:ins w:id="6439" w:author="Britt Collins" w:date="2021-09-30T14:58:00Z"/>
              <w:rFonts w:ascii="Times New Roman" w:hAnsi="Times New Roman"/>
              <w:sz w:val="24"/>
              <w:szCs w:val="24"/>
            </w:rPr>
          </w:rPrChange>
        </w:rPr>
        <w:pPrChange w:id="6440" w:author="David" w:date="2022-08-17T17:01:00Z">
          <w:pPr>
            <w:ind w:left="-5" w:right="15"/>
          </w:pPr>
        </w:pPrChange>
      </w:pPr>
      <w:ins w:id="6441" w:author="Britt Collins" w:date="2021-10-04T11:32:00Z">
        <w:r w:rsidRPr="00163DCF">
          <w:rPr>
            <w:b/>
            <w:szCs w:val="21"/>
            <w:rPrChange w:id="6442" w:author="David" w:date="2022-08-17T16:58:00Z">
              <w:rPr>
                <w:rFonts w:ascii="Times New Roman" w:hAnsi="Times New Roman"/>
                <w:sz w:val="24"/>
                <w:szCs w:val="24"/>
              </w:rPr>
            </w:rPrChange>
          </w:rPr>
          <w:t>YOU CAN CUT OUT A LOT OF THIS</w:t>
        </w:r>
        <w:r w:rsidRPr="00163DCF">
          <w:rPr>
            <w:b/>
            <w:szCs w:val="21"/>
            <w:rPrChange w:id="6443" w:author="David" w:date="2022-08-17T16:58:00Z">
              <w:rPr>
                <w:rFonts w:ascii="Times New Roman" w:hAnsi="Times New Roman"/>
                <w:b/>
                <w:sz w:val="24"/>
                <w:szCs w:val="24"/>
              </w:rPr>
            </w:rPrChange>
          </w:rPr>
          <w:t xml:space="preserve">; IT’S NOT </w:t>
        </w:r>
      </w:ins>
      <w:ins w:id="6444" w:author="Britt Collins" w:date="2021-10-04T11:36:00Z">
        <w:r w:rsidR="009571BE" w:rsidRPr="00163DCF">
          <w:rPr>
            <w:b/>
            <w:szCs w:val="21"/>
            <w:rPrChange w:id="6445" w:author="David" w:date="2022-08-17T16:58:00Z">
              <w:rPr>
                <w:rFonts w:ascii="Times New Roman" w:hAnsi="Times New Roman"/>
                <w:b/>
                <w:sz w:val="24"/>
                <w:szCs w:val="24"/>
              </w:rPr>
            </w:rPrChange>
          </w:rPr>
          <w:t>ENGAG</w:t>
        </w:r>
      </w:ins>
      <w:ins w:id="6446" w:author="Britt Collins" w:date="2021-10-04T11:32:00Z">
        <w:r w:rsidRPr="00163DCF">
          <w:rPr>
            <w:b/>
            <w:szCs w:val="21"/>
            <w:rPrChange w:id="6447" w:author="David" w:date="2022-08-17T16:58:00Z">
              <w:rPr>
                <w:rFonts w:ascii="Times New Roman" w:hAnsi="Times New Roman"/>
                <w:b/>
                <w:sz w:val="24"/>
                <w:szCs w:val="24"/>
              </w:rPr>
            </w:rPrChange>
          </w:rPr>
          <w:t>ING</w:t>
        </w:r>
      </w:ins>
      <w:ins w:id="6448" w:author="Britt Collins" w:date="2021-10-04T11:33:00Z">
        <w:r w:rsidRPr="00163DCF">
          <w:rPr>
            <w:b/>
            <w:szCs w:val="21"/>
            <w:rPrChange w:id="6449" w:author="David" w:date="2022-08-17T16:58:00Z">
              <w:rPr>
                <w:rFonts w:ascii="Times New Roman" w:hAnsi="Times New Roman"/>
                <w:b/>
                <w:sz w:val="24"/>
                <w:szCs w:val="24"/>
              </w:rPr>
            </w:rPrChange>
          </w:rPr>
          <w:t xml:space="preserve"> ENOUGH FOR THE READER</w:t>
        </w:r>
      </w:ins>
      <w:ins w:id="6450" w:author="Britt Collins" w:date="2021-10-04T11:32:00Z">
        <w:r w:rsidRPr="00163DCF">
          <w:rPr>
            <w:b/>
            <w:szCs w:val="21"/>
            <w:rPrChange w:id="6451" w:author="David" w:date="2022-08-17T16:58:00Z">
              <w:rPr>
                <w:rFonts w:ascii="Times New Roman" w:hAnsi="Times New Roman"/>
                <w:sz w:val="24"/>
                <w:szCs w:val="24"/>
              </w:rPr>
            </w:rPrChange>
          </w:rPr>
          <w:t xml:space="preserve"> </w:t>
        </w:r>
      </w:ins>
      <w:ins w:id="6452" w:author="Britt Collins" w:date="2021-09-30T14:58:00Z">
        <w:r w:rsidR="006F31F6" w:rsidRPr="00163DCF">
          <w:rPr>
            <w:szCs w:val="21"/>
            <w:rPrChange w:id="6453" w:author="David" w:date="2022-08-17T16:58:00Z">
              <w:rPr>
                <w:rFonts w:ascii="Times New Roman" w:hAnsi="Times New Roman"/>
                <w:sz w:val="24"/>
                <w:szCs w:val="24"/>
              </w:rPr>
            </w:rPrChange>
          </w:rPr>
          <w:t xml:space="preserve">Bruce, </w:t>
        </w:r>
      </w:ins>
      <w:ins w:id="6454" w:author="Britt Collins" w:date="2021-10-04T11:32:00Z">
        <w:r w:rsidRPr="00163DCF">
          <w:rPr>
            <w:szCs w:val="21"/>
            <w:rPrChange w:id="6455" w:author="David" w:date="2022-08-17T16:58:00Z">
              <w:rPr>
                <w:rFonts w:ascii="Times New Roman" w:hAnsi="Times New Roman"/>
                <w:sz w:val="24"/>
                <w:szCs w:val="24"/>
              </w:rPr>
            </w:rPrChange>
          </w:rPr>
          <w:t>h</w:t>
        </w:r>
      </w:ins>
      <w:ins w:id="6456" w:author="Britt Collins" w:date="2021-09-30T14:58:00Z">
        <w:r w:rsidR="006F31F6" w:rsidRPr="00163DCF">
          <w:rPr>
            <w:szCs w:val="21"/>
            <w:rPrChange w:id="6457" w:author="David" w:date="2022-08-17T16:58:00Z">
              <w:rPr>
                <w:rFonts w:ascii="Times New Roman" w:hAnsi="Times New Roman"/>
                <w:sz w:val="24"/>
                <w:szCs w:val="24"/>
              </w:rPr>
            </w:rPrChange>
          </w:rPr>
          <w:t xml:space="preserve">ead of Sydney </w:t>
        </w:r>
      </w:ins>
      <w:ins w:id="6458" w:author="Britt Collins" w:date="2021-10-04T11:32:00Z">
        <w:r w:rsidRPr="00163DCF">
          <w:rPr>
            <w:szCs w:val="21"/>
            <w:rPrChange w:id="6459" w:author="David" w:date="2022-08-17T16:58:00Z">
              <w:rPr>
                <w:rFonts w:ascii="Times New Roman" w:hAnsi="Times New Roman"/>
                <w:sz w:val="24"/>
                <w:szCs w:val="24"/>
              </w:rPr>
            </w:rPrChange>
          </w:rPr>
          <w:t>s</w:t>
        </w:r>
      </w:ins>
      <w:ins w:id="6460" w:author="Britt Collins" w:date="2021-09-30T14:58:00Z">
        <w:r w:rsidR="006F31F6" w:rsidRPr="00163DCF">
          <w:rPr>
            <w:szCs w:val="21"/>
            <w:rPrChange w:id="6461" w:author="David" w:date="2022-08-17T16:58:00Z">
              <w:rPr>
                <w:rFonts w:ascii="Times New Roman" w:hAnsi="Times New Roman"/>
                <w:sz w:val="24"/>
                <w:szCs w:val="24"/>
              </w:rPr>
            </w:rPrChange>
          </w:rPr>
          <w:t xml:space="preserve">ales and </w:t>
        </w:r>
      </w:ins>
      <w:ins w:id="6462" w:author="Britt Collins" w:date="2021-10-04T11:32:00Z">
        <w:r w:rsidRPr="00163DCF">
          <w:rPr>
            <w:szCs w:val="21"/>
            <w:rPrChange w:id="6463" w:author="David" w:date="2022-08-17T16:58:00Z">
              <w:rPr>
                <w:rFonts w:ascii="Times New Roman" w:hAnsi="Times New Roman"/>
                <w:sz w:val="24"/>
                <w:szCs w:val="24"/>
              </w:rPr>
            </w:rPrChange>
          </w:rPr>
          <w:t>m</w:t>
        </w:r>
      </w:ins>
      <w:ins w:id="6464" w:author="Britt Collins" w:date="2021-09-30T14:58:00Z">
        <w:r w:rsidR="006F31F6" w:rsidRPr="00163DCF">
          <w:rPr>
            <w:szCs w:val="21"/>
            <w:rPrChange w:id="6465" w:author="David" w:date="2022-08-17T16:58:00Z">
              <w:rPr>
                <w:rFonts w:ascii="Times New Roman" w:hAnsi="Times New Roman"/>
                <w:sz w:val="24"/>
                <w:szCs w:val="24"/>
              </w:rPr>
            </w:rPrChange>
          </w:rPr>
          <w:t>arketing, wrote the statement of work. It wasn’t a difficult task: download the document template, update the client details, hand to client to sign. Unfortunately, Bruce had personal priorities in his life, which would delay the process. Once received by the client, especially a financial institution, authorisation could take weeks. What were Mr Bradford and I to do in the interim? We begrudgingly returned to the office bench.</w:t>
        </w:r>
      </w:ins>
    </w:p>
    <w:p w14:paraId="53D12E6B" w14:textId="77777777" w:rsidR="006F31F6" w:rsidRPr="00163DCF" w:rsidRDefault="006F31F6">
      <w:pPr>
        <w:spacing w:line="276" w:lineRule="auto"/>
        <w:ind w:left="-5" w:right="15" w:firstLine="725"/>
        <w:rPr>
          <w:ins w:id="6466" w:author="Britt Collins" w:date="2021-09-30T14:58:00Z"/>
          <w:szCs w:val="21"/>
          <w:rPrChange w:id="6467" w:author="David" w:date="2022-08-17T16:58:00Z">
            <w:rPr>
              <w:ins w:id="6468" w:author="Britt Collins" w:date="2021-09-30T14:58:00Z"/>
              <w:rFonts w:ascii="Times New Roman" w:hAnsi="Times New Roman"/>
              <w:sz w:val="24"/>
              <w:szCs w:val="24"/>
            </w:rPr>
          </w:rPrChange>
        </w:rPr>
        <w:pPrChange w:id="6469" w:author="David" w:date="2022-08-17T17:01:00Z">
          <w:pPr>
            <w:ind w:left="-5" w:right="15"/>
          </w:pPr>
        </w:pPrChange>
      </w:pPr>
      <w:ins w:id="6470" w:author="Britt Collins" w:date="2021-09-30T14:58:00Z">
        <w:r w:rsidRPr="00163DCF">
          <w:rPr>
            <w:szCs w:val="21"/>
            <w:rPrChange w:id="6471" w:author="David" w:date="2022-08-17T16:58:00Z">
              <w:rPr>
                <w:rFonts w:ascii="Times New Roman" w:hAnsi="Times New Roman"/>
                <w:sz w:val="24"/>
                <w:szCs w:val="24"/>
              </w:rPr>
            </w:rPrChange>
          </w:rPr>
          <w:lastRenderedPageBreak/>
          <w:t>There was always work for tender i.e., a document describing our services and our rate for the business being offered. I would often overhear details of tenders, which Elliot and Bruce debated over. Bruce gave the illusion of appearing busy in his office: He played solitaire on his laptop, shuffle papers on his unorganised desk and called his wife. When he wasn't appearing busy, he would pop his head in to speak to me and Mr Bradford.</w:t>
        </w:r>
      </w:ins>
    </w:p>
    <w:p w14:paraId="4EB2EC4C" w14:textId="6867A38D" w:rsidR="006F31F6" w:rsidRPr="00163DCF" w:rsidRDefault="006F31F6">
      <w:pPr>
        <w:spacing w:after="10" w:line="276" w:lineRule="auto"/>
        <w:ind w:left="-5" w:right="15" w:firstLine="725"/>
        <w:rPr>
          <w:ins w:id="6472" w:author="Britt Collins" w:date="2021-09-30T14:58:00Z"/>
          <w:szCs w:val="21"/>
          <w:rPrChange w:id="6473" w:author="David" w:date="2022-08-17T16:58:00Z">
            <w:rPr>
              <w:ins w:id="6474" w:author="Britt Collins" w:date="2021-09-30T14:58:00Z"/>
              <w:rFonts w:ascii="Times New Roman" w:hAnsi="Times New Roman"/>
              <w:sz w:val="24"/>
              <w:szCs w:val="24"/>
            </w:rPr>
          </w:rPrChange>
        </w:rPr>
        <w:pPrChange w:id="6475" w:author="David" w:date="2022-08-17T17:01:00Z">
          <w:pPr>
            <w:ind w:left="-5" w:right="15"/>
          </w:pPr>
        </w:pPrChange>
      </w:pPr>
      <w:ins w:id="6476" w:author="Britt Collins" w:date="2021-09-30T14:58:00Z">
        <w:r w:rsidRPr="00163DCF">
          <w:rPr>
            <w:szCs w:val="21"/>
            <w:rPrChange w:id="6477" w:author="David" w:date="2022-08-17T16:58:00Z">
              <w:rPr>
                <w:rFonts w:ascii="Times New Roman" w:hAnsi="Times New Roman"/>
                <w:sz w:val="24"/>
                <w:szCs w:val="24"/>
              </w:rPr>
            </w:rPrChange>
          </w:rPr>
          <w:t>Rarely was the conversation work related unless Mark had prompted him to speak to us. When Bruce spoke, he would often emphasise a point by smiling. It didn’t beam like Elliot’s. It was a forced</w:t>
        </w:r>
      </w:ins>
      <w:ins w:id="6478" w:author="Britt Collins" w:date="2021-10-04T11:37:00Z">
        <w:r w:rsidR="009571BE" w:rsidRPr="00163DCF">
          <w:rPr>
            <w:szCs w:val="21"/>
            <w:rPrChange w:id="6479" w:author="David" w:date="2022-08-17T16:58:00Z">
              <w:rPr>
                <w:rFonts w:ascii="Times New Roman" w:hAnsi="Times New Roman"/>
                <w:sz w:val="24"/>
                <w:szCs w:val="24"/>
              </w:rPr>
            </w:rPrChange>
          </w:rPr>
          <w:t xml:space="preserve"> and </w:t>
        </w:r>
      </w:ins>
      <w:ins w:id="6480" w:author="Britt Collins" w:date="2021-09-30T14:58:00Z">
        <w:r w:rsidRPr="00163DCF">
          <w:rPr>
            <w:szCs w:val="21"/>
            <w:rPrChange w:id="6481" w:author="David" w:date="2022-08-17T16:58:00Z">
              <w:rPr>
                <w:rFonts w:ascii="Times New Roman" w:hAnsi="Times New Roman"/>
                <w:sz w:val="24"/>
                <w:szCs w:val="24"/>
              </w:rPr>
            </w:rPrChange>
          </w:rPr>
          <w:t>almost excruciating looking. It could, in some circles, be described as gurning. Out of all the business deals that Bruce had wined and dined for</w:t>
        </w:r>
      </w:ins>
      <w:ins w:id="6482" w:author="Britt Collins" w:date="2021-10-04T11:37:00Z">
        <w:r w:rsidR="009571BE" w:rsidRPr="00163DCF">
          <w:rPr>
            <w:szCs w:val="21"/>
            <w:rPrChange w:id="6483" w:author="David" w:date="2022-08-17T16:58:00Z">
              <w:rPr>
                <w:rFonts w:ascii="Times New Roman" w:hAnsi="Times New Roman"/>
                <w:sz w:val="24"/>
                <w:szCs w:val="24"/>
              </w:rPr>
            </w:rPrChange>
          </w:rPr>
          <w:t xml:space="preserve">, </w:t>
        </w:r>
      </w:ins>
      <w:ins w:id="6484" w:author="Britt Collins" w:date="2021-09-30T14:58:00Z">
        <w:r w:rsidRPr="00163DCF">
          <w:rPr>
            <w:szCs w:val="21"/>
            <w:rPrChange w:id="6485" w:author="David" w:date="2022-08-17T16:58:00Z">
              <w:rPr>
                <w:rFonts w:ascii="Times New Roman" w:hAnsi="Times New Roman"/>
                <w:sz w:val="24"/>
                <w:szCs w:val="24"/>
              </w:rPr>
            </w:rPrChange>
          </w:rPr>
          <w:t xml:space="preserve">he contributed to the success of </w:t>
        </w:r>
      </w:ins>
      <w:ins w:id="6486" w:author="Britt Collins" w:date="2021-10-04T11:37:00Z">
        <w:r w:rsidR="009571BE" w:rsidRPr="00163DCF">
          <w:rPr>
            <w:szCs w:val="21"/>
            <w:rPrChange w:id="6487" w:author="David" w:date="2022-08-17T16:58:00Z">
              <w:rPr>
                <w:rFonts w:ascii="Times New Roman" w:hAnsi="Times New Roman"/>
                <w:sz w:val="24"/>
                <w:szCs w:val="24"/>
              </w:rPr>
            </w:rPrChange>
          </w:rPr>
          <w:t>two</w:t>
        </w:r>
      </w:ins>
      <w:ins w:id="6488" w:author="Britt Collins" w:date="2021-09-30T14:58:00Z">
        <w:r w:rsidRPr="00163DCF">
          <w:rPr>
            <w:szCs w:val="21"/>
            <w:rPrChange w:id="6489" w:author="David" w:date="2022-08-17T16:58:00Z">
              <w:rPr>
                <w:rFonts w:ascii="Times New Roman" w:hAnsi="Times New Roman"/>
                <w:sz w:val="24"/>
                <w:szCs w:val="24"/>
              </w:rPr>
            </w:rPrChange>
          </w:rPr>
          <w:t xml:space="preserve"> tenders</w:t>
        </w:r>
      </w:ins>
      <w:ins w:id="6490" w:author="Britt Collins" w:date="2021-10-04T11:37:00Z">
        <w:r w:rsidR="009571BE" w:rsidRPr="00163DCF">
          <w:rPr>
            <w:szCs w:val="21"/>
            <w:rPrChange w:id="6491" w:author="David" w:date="2022-08-17T16:58:00Z">
              <w:rPr>
                <w:rFonts w:ascii="Times New Roman" w:hAnsi="Times New Roman"/>
                <w:sz w:val="24"/>
                <w:szCs w:val="24"/>
              </w:rPr>
            </w:rPrChange>
          </w:rPr>
          <w:t xml:space="preserve"> in his two years at the consultancy</w:t>
        </w:r>
      </w:ins>
      <w:ins w:id="6492" w:author="Britt Collins" w:date="2021-09-30T14:58:00Z">
        <w:r w:rsidRPr="00163DCF">
          <w:rPr>
            <w:szCs w:val="21"/>
            <w:rPrChange w:id="6493" w:author="David" w:date="2022-08-17T16:58:00Z">
              <w:rPr>
                <w:rFonts w:ascii="Times New Roman" w:hAnsi="Times New Roman"/>
                <w:sz w:val="24"/>
                <w:szCs w:val="24"/>
              </w:rPr>
            </w:rPrChange>
          </w:rPr>
          <w:t>.</w:t>
        </w:r>
      </w:ins>
      <w:ins w:id="6494" w:author="Britt Collins" w:date="2021-10-04T11:37:00Z">
        <w:r w:rsidR="009571BE" w:rsidRPr="00163DCF">
          <w:rPr>
            <w:szCs w:val="21"/>
            <w:rPrChange w:id="6495" w:author="David" w:date="2022-08-17T16:58:00Z">
              <w:rPr>
                <w:rFonts w:ascii="Times New Roman" w:hAnsi="Times New Roman"/>
                <w:sz w:val="24"/>
                <w:szCs w:val="24"/>
              </w:rPr>
            </w:rPrChange>
          </w:rPr>
          <w:t xml:space="preserve"> </w:t>
        </w:r>
      </w:ins>
      <w:ins w:id="6496" w:author="Britt Collins" w:date="2021-09-30T14:58:00Z">
        <w:r w:rsidRPr="00163DCF">
          <w:rPr>
            <w:szCs w:val="21"/>
            <w:rPrChange w:id="6497" w:author="David" w:date="2022-08-17T16:58:00Z">
              <w:rPr>
                <w:rFonts w:ascii="Times New Roman" w:hAnsi="Times New Roman"/>
                <w:sz w:val="24"/>
                <w:szCs w:val="24"/>
              </w:rPr>
            </w:rPrChange>
          </w:rPr>
          <w:t>All other business deals were signed because of the owner's reputation.</w:t>
        </w:r>
      </w:ins>
    </w:p>
    <w:p w14:paraId="411FFCD2" w14:textId="6CEBEFAF" w:rsidR="006F31F6" w:rsidRPr="00163DCF" w:rsidRDefault="009571BE">
      <w:pPr>
        <w:spacing w:line="276" w:lineRule="auto"/>
        <w:ind w:left="-5" w:right="15" w:firstLine="725"/>
        <w:rPr>
          <w:ins w:id="6498" w:author="Britt Collins" w:date="2021-09-30T14:58:00Z"/>
          <w:szCs w:val="21"/>
          <w:rPrChange w:id="6499" w:author="David" w:date="2022-08-17T16:58:00Z">
            <w:rPr>
              <w:ins w:id="6500" w:author="Britt Collins" w:date="2021-09-30T14:58:00Z"/>
              <w:rFonts w:ascii="Times New Roman" w:hAnsi="Times New Roman"/>
              <w:sz w:val="24"/>
              <w:szCs w:val="24"/>
            </w:rPr>
          </w:rPrChange>
        </w:rPr>
        <w:pPrChange w:id="6501" w:author="David" w:date="2022-08-17T17:01:00Z">
          <w:pPr>
            <w:ind w:left="-5" w:right="15"/>
          </w:pPr>
        </w:pPrChange>
      </w:pPr>
      <w:ins w:id="6502" w:author="Britt Collins" w:date="2021-10-04T11:38:00Z">
        <w:r w:rsidRPr="00163DCF">
          <w:rPr>
            <w:szCs w:val="21"/>
            <w:rPrChange w:id="6503" w:author="David" w:date="2022-08-17T16:58:00Z">
              <w:rPr>
                <w:rFonts w:ascii="Times New Roman" w:hAnsi="Times New Roman"/>
                <w:sz w:val="24"/>
                <w:szCs w:val="24"/>
              </w:rPr>
            </w:rPrChange>
          </w:rPr>
          <w:t>After work that day, i</w:t>
        </w:r>
      </w:ins>
      <w:ins w:id="6504" w:author="Britt Collins" w:date="2021-09-30T14:58:00Z">
        <w:r w:rsidR="006F31F6" w:rsidRPr="00163DCF">
          <w:rPr>
            <w:szCs w:val="21"/>
            <w:rPrChange w:id="6505" w:author="David" w:date="2022-08-17T16:58:00Z">
              <w:rPr>
                <w:rFonts w:ascii="Times New Roman" w:hAnsi="Times New Roman"/>
                <w:sz w:val="24"/>
                <w:szCs w:val="24"/>
              </w:rPr>
            </w:rPrChange>
          </w:rPr>
          <w:t>t was my turn to play host for the evening. I met up with Elle at Circular Quay</w:t>
        </w:r>
      </w:ins>
      <w:ins w:id="6506" w:author="Britt Collins" w:date="2021-10-04T11:38:00Z">
        <w:r w:rsidRPr="00163DCF">
          <w:rPr>
            <w:szCs w:val="21"/>
            <w:rPrChange w:id="6507" w:author="David" w:date="2022-08-17T16:58:00Z">
              <w:rPr>
                <w:rFonts w:ascii="Times New Roman" w:hAnsi="Times New Roman"/>
                <w:sz w:val="24"/>
                <w:szCs w:val="24"/>
              </w:rPr>
            </w:rPrChange>
          </w:rPr>
          <w:t>, where w</w:t>
        </w:r>
      </w:ins>
      <w:ins w:id="6508" w:author="Britt Collins" w:date="2021-09-30T14:58:00Z">
        <w:r w:rsidR="006F31F6" w:rsidRPr="00163DCF">
          <w:rPr>
            <w:szCs w:val="21"/>
            <w:rPrChange w:id="6509" w:author="David" w:date="2022-08-17T16:58:00Z">
              <w:rPr>
                <w:rFonts w:ascii="Times New Roman" w:hAnsi="Times New Roman"/>
                <w:sz w:val="24"/>
                <w:szCs w:val="24"/>
              </w:rPr>
            </w:rPrChange>
          </w:rPr>
          <w:t xml:space="preserve">e enjoyed a relaxing cruise on the Manly Ferry as the sun began to dip. </w:t>
        </w:r>
      </w:ins>
      <w:ins w:id="6510" w:author="Britt Collins" w:date="2021-10-04T11:38:00Z">
        <w:r w:rsidRPr="00163DCF">
          <w:rPr>
            <w:b/>
            <w:szCs w:val="21"/>
            <w:rPrChange w:id="6511" w:author="David" w:date="2022-08-17T16:58:00Z">
              <w:rPr>
                <w:rFonts w:ascii="Times New Roman" w:hAnsi="Times New Roman"/>
                <w:sz w:val="24"/>
                <w:szCs w:val="24"/>
              </w:rPr>
            </w:rPrChange>
          </w:rPr>
          <w:t xml:space="preserve">DESCRIBE THE SUN SET, </w:t>
        </w:r>
      </w:ins>
      <w:ins w:id="6512" w:author="Britt Collins" w:date="2021-10-04T11:39:00Z">
        <w:r w:rsidRPr="00163DCF">
          <w:rPr>
            <w:b/>
            <w:szCs w:val="21"/>
            <w:rPrChange w:id="6513" w:author="David" w:date="2022-08-17T16:58:00Z">
              <w:rPr>
                <w:rFonts w:ascii="Times New Roman" w:hAnsi="Times New Roman"/>
                <w:b/>
                <w:sz w:val="24"/>
                <w:szCs w:val="24"/>
              </w:rPr>
            </w:rPrChange>
          </w:rPr>
          <w:t xml:space="preserve">YOUR MOODS, </w:t>
        </w:r>
      </w:ins>
      <w:ins w:id="6514" w:author="Britt Collins" w:date="2021-10-05T15:38:00Z">
        <w:r w:rsidR="00290110" w:rsidRPr="00163DCF">
          <w:rPr>
            <w:b/>
            <w:szCs w:val="21"/>
            <w:rPrChange w:id="6515" w:author="David" w:date="2022-08-17T16:58:00Z">
              <w:rPr>
                <w:rFonts w:ascii="Times New Roman" w:hAnsi="Times New Roman"/>
                <w:b/>
                <w:sz w:val="24"/>
                <w:szCs w:val="24"/>
              </w:rPr>
            </w:rPrChange>
          </w:rPr>
          <w:t xml:space="preserve">YOUR THOUGHTS, </w:t>
        </w:r>
      </w:ins>
      <w:ins w:id="6516" w:author="Britt Collins" w:date="2021-10-04T11:38:00Z">
        <w:r w:rsidRPr="00163DCF">
          <w:rPr>
            <w:b/>
            <w:szCs w:val="21"/>
            <w:rPrChange w:id="6517" w:author="David" w:date="2022-08-17T16:58:00Z">
              <w:rPr>
                <w:rFonts w:ascii="Times New Roman" w:hAnsi="Times New Roman"/>
                <w:sz w:val="24"/>
                <w:szCs w:val="24"/>
              </w:rPr>
            </w:rPrChange>
          </w:rPr>
          <w:t>ADD SOME ATMOSHERE HERE</w:t>
        </w:r>
      </w:ins>
      <w:ins w:id="6518" w:author="Britt Collins" w:date="2021-10-05T15:38:00Z">
        <w:r w:rsidR="00290110" w:rsidRPr="00163DCF">
          <w:rPr>
            <w:b/>
            <w:szCs w:val="21"/>
            <w:rPrChange w:id="6519" w:author="David" w:date="2022-08-17T16:58:00Z">
              <w:rPr>
                <w:rFonts w:ascii="Times New Roman" w:hAnsi="Times New Roman"/>
                <w:b/>
                <w:sz w:val="24"/>
                <w:szCs w:val="24"/>
              </w:rPr>
            </w:rPrChange>
          </w:rPr>
          <w:t>. THIS IS TOO GENERIC</w:t>
        </w:r>
      </w:ins>
      <w:ins w:id="6520" w:author="Britt Collins" w:date="2021-10-04T11:38:00Z">
        <w:r w:rsidRPr="00163DCF">
          <w:rPr>
            <w:szCs w:val="21"/>
            <w:rPrChange w:id="6521" w:author="David" w:date="2022-08-17T16:58:00Z">
              <w:rPr>
                <w:rFonts w:ascii="Times New Roman" w:hAnsi="Times New Roman"/>
                <w:sz w:val="24"/>
                <w:szCs w:val="24"/>
              </w:rPr>
            </w:rPrChange>
          </w:rPr>
          <w:t xml:space="preserve"> </w:t>
        </w:r>
      </w:ins>
      <w:ins w:id="6522" w:author="Britt Collins" w:date="2021-09-30T14:58:00Z">
        <w:r w:rsidR="006F31F6" w:rsidRPr="00163DCF">
          <w:rPr>
            <w:szCs w:val="21"/>
            <w:rPrChange w:id="6523" w:author="David" w:date="2022-08-17T16:58:00Z">
              <w:rPr>
                <w:rFonts w:ascii="Times New Roman" w:hAnsi="Times New Roman"/>
                <w:sz w:val="24"/>
                <w:szCs w:val="24"/>
              </w:rPr>
            </w:rPrChange>
          </w:rPr>
          <w:t xml:space="preserve">We docked at Manly Wharf. I prompted for me and Elle to depart. We held hands and gently strolled onto the pontoon. I had no clue where to eat in Manly. My Manly dining experiences included </w:t>
        </w:r>
      </w:ins>
      <w:ins w:id="6524" w:author="Britt Collins" w:date="2021-10-04T11:39:00Z">
        <w:r w:rsidRPr="00163DCF">
          <w:rPr>
            <w:szCs w:val="21"/>
            <w:rPrChange w:id="6525" w:author="David" w:date="2022-08-17T16:58:00Z">
              <w:rPr>
                <w:rFonts w:ascii="Times New Roman" w:hAnsi="Times New Roman"/>
                <w:sz w:val="24"/>
                <w:szCs w:val="24"/>
              </w:rPr>
            </w:rPrChange>
          </w:rPr>
          <w:t>f</w:t>
        </w:r>
      </w:ins>
      <w:ins w:id="6526" w:author="Britt Collins" w:date="2021-09-30T14:58:00Z">
        <w:r w:rsidR="006F31F6" w:rsidRPr="00163DCF">
          <w:rPr>
            <w:szCs w:val="21"/>
            <w:rPrChange w:id="6527" w:author="David" w:date="2022-08-17T16:58:00Z">
              <w:rPr>
                <w:rFonts w:ascii="Times New Roman" w:hAnsi="Times New Roman"/>
                <w:sz w:val="24"/>
                <w:szCs w:val="24"/>
              </w:rPr>
            </w:rPrChange>
          </w:rPr>
          <w:t xml:space="preserve">ish </w:t>
        </w:r>
      </w:ins>
      <w:ins w:id="6528" w:author="Britt Collins" w:date="2021-10-04T11:39:00Z">
        <w:r w:rsidRPr="00163DCF">
          <w:rPr>
            <w:szCs w:val="21"/>
            <w:rPrChange w:id="6529" w:author="David" w:date="2022-08-17T16:58:00Z">
              <w:rPr>
                <w:rFonts w:ascii="Times New Roman" w:hAnsi="Times New Roman"/>
                <w:sz w:val="24"/>
                <w:szCs w:val="24"/>
              </w:rPr>
            </w:rPrChange>
          </w:rPr>
          <w:t>and</w:t>
        </w:r>
      </w:ins>
      <w:ins w:id="6530" w:author="Britt Collins" w:date="2021-09-30T14:58:00Z">
        <w:r w:rsidR="006F31F6" w:rsidRPr="00163DCF">
          <w:rPr>
            <w:szCs w:val="21"/>
            <w:rPrChange w:id="6531" w:author="David" w:date="2022-08-17T16:58:00Z">
              <w:rPr>
                <w:rFonts w:ascii="Times New Roman" w:hAnsi="Times New Roman"/>
                <w:sz w:val="24"/>
                <w:szCs w:val="24"/>
              </w:rPr>
            </w:rPrChange>
          </w:rPr>
          <w:t xml:space="preserve"> </w:t>
        </w:r>
      </w:ins>
      <w:ins w:id="6532" w:author="Britt Collins" w:date="2021-10-04T11:39:00Z">
        <w:r w:rsidRPr="00163DCF">
          <w:rPr>
            <w:szCs w:val="21"/>
            <w:rPrChange w:id="6533" w:author="David" w:date="2022-08-17T16:58:00Z">
              <w:rPr>
                <w:rFonts w:ascii="Times New Roman" w:hAnsi="Times New Roman"/>
                <w:sz w:val="24"/>
                <w:szCs w:val="24"/>
              </w:rPr>
            </w:rPrChange>
          </w:rPr>
          <w:t>c</w:t>
        </w:r>
      </w:ins>
      <w:ins w:id="6534" w:author="Britt Collins" w:date="2021-09-30T14:58:00Z">
        <w:r w:rsidR="006F31F6" w:rsidRPr="00163DCF">
          <w:rPr>
            <w:szCs w:val="21"/>
            <w:rPrChange w:id="6535" w:author="David" w:date="2022-08-17T16:58:00Z">
              <w:rPr>
                <w:rFonts w:ascii="Times New Roman" w:hAnsi="Times New Roman"/>
                <w:sz w:val="24"/>
                <w:szCs w:val="24"/>
              </w:rPr>
            </w:rPrChange>
          </w:rPr>
          <w:t xml:space="preserve">hips, </w:t>
        </w:r>
      </w:ins>
      <w:proofErr w:type="gramStart"/>
      <w:ins w:id="6536" w:author="Britt Collins" w:date="2021-10-04T11:39:00Z">
        <w:r w:rsidRPr="00163DCF">
          <w:rPr>
            <w:szCs w:val="21"/>
            <w:rPrChange w:id="6537" w:author="David" w:date="2022-08-17T16:58:00Z">
              <w:rPr>
                <w:rFonts w:ascii="Times New Roman" w:hAnsi="Times New Roman"/>
                <w:sz w:val="24"/>
                <w:szCs w:val="24"/>
              </w:rPr>
            </w:rPrChange>
          </w:rPr>
          <w:t>b</w:t>
        </w:r>
      </w:ins>
      <w:ins w:id="6538" w:author="Britt Collins" w:date="2021-09-30T14:58:00Z">
        <w:r w:rsidR="006F31F6" w:rsidRPr="00163DCF">
          <w:rPr>
            <w:szCs w:val="21"/>
            <w:rPrChange w:id="6539" w:author="David" w:date="2022-08-17T16:58:00Z">
              <w:rPr>
                <w:rFonts w:ascii="Times New Roman" w:hAnsi="Times New Roman"/>
                <w:sz w:val="24"/>
                <w:szCs w:val="24"/>
              </w:rPr>
            </w:rPrChange>
          </w:rPr>
          <w:t>urgers</w:t>
        </w:r>
        <w:proofErr w:type="gramEnd"/>
        <w:r w:rsidR="006F31F6" w:rsidRPr="00163DCF">
          <w:rPr>
            <w:szCs w:val="21"/>
            <w:rPrChange w:id="6540" w:author="David" w:date="2022-08-17T16:58:00Z">
              <w:rPr>
                <w:rFonts w:ascii="Times New Roman" w:hAnsi="Times New Roman"/>
                <w:sz w:val="24"/>
                <w:szCs w:val="24"/>
              </w:rPr>
            </w:rPrChange>
          </w:rPr>
          <w:t xml:space="preserve"> and </w:t>
        </w:r>
      </w:ins>
      <w:ins w:id="6541" w:author="Britt Collins" w:date="2021-10-04T11:39:00Z">
        <w:r w:rsidRPr="00163DCF">
          <w:rPr>
            <w:szCs w:val="21"/>
            <w:rPrChange w:id="6542" w:author="David" w:date="2022-08-17T16:58:00Z">
              <w:rPr>
                <w:rFonts w:ascii="Times New Roman" w:hAnsi="Times New Roman"/>
                <w:sz w:val="24"/>
                <w:szCs w:val="24"/>
              </w:rPr>
            </w:rPrChange>
          </w:rPr>
          <w:t>p</w:t>
        </w:r>
      </w:ins>
      <w:ins w:id="6543" w:author="Britt Collins" w:date="2021-09-30T14:58:00Z">
        <w:r w:rsidR="006F31F6" w:rsidRPr="00163DCF">
          <w:rPr>
            <w:szCs w:val="21"/>
            <w:rPrChange w:id="6544" w:author="David" w:date="2022-08-17T16:58:00Z">
              <w:rPr>
                <w:rFonts w:ascii="Times New Roman" w:hAnsi="Times New Roman"/>
                <w:sz w:val="24"/>
                <w:szCs w:val="24"/>
              </w:rPr>
            </w:rPrChange>
          </w:rPr>
          <w:t>ies. All these choices weren’t, as I saw it, suitable for a romantic meal. Elle was happy to take lead. With a good eye for eateries, she pointed out an Italian restaurant across the road from Manly Wharf. We took a seat outside, to enjoy the fresh, warm seaside air.</w:t>
        </w:r>
      </w:ins>
    </w:p>
    <w:p w14:paraId="0332DCA2" w14:textId="740D91DB" w:rsidR="006F31F6" w:rsidRPr="00163DCF" w:rsidRDefault="006F31F6">
      <w:pPr>
        <w:spacing w:line="276" w:lineRule="auto"/>
        <w:ind w:left="-5" w:right="15" w:firstLine="725"/>
        <w:rPr>
          <w:ins w:id="6545" w:author="Britt Collins" w:date="2021-09-30T14:58:00Z"/>
          <w:szCs w:val="21"/>
          <w:rPrChange w:id="6546" w:author="David" w:date="2022-08-17T16:58:00Z">
            <w:rPr>
              <w:ins w:id="6547" w:author="Britt Collins" w:date="2021-09-30T14:58:00Z"/>
              <w:rFonts w:ascii="Times New Roman" w:hAnsi="Times New Roman"/>
              <w:sz w:val="24"/>
              <w:szCs w:val="24"/>
            </w:rPr>
          </w:rPrChange>
        </w:rPr>
        <w:pPrChange w:id="6548" w:author="David" w:date="2022-08-17T17:01:00Z">
          <w:pPr>
            <w:ind w:left="-5" w:right="15"/>
          </w:pPr>
        </w:pPrChange>
      </w:pPr>
      <w:ins w:id="6549" w:author="Britt Collins" w:date="2021-09-30T14:58:00Z">
        <w:r w:rsidRPr="00163DCF">
          <w:rPr>
            <w:szCs w:val="21"/>
            <w:rPrChange w:id="6550" w:author="David" w:date="2022-08-17T16:58:00Z">
              <w:rPr>
                <w:rFonts w:ascii="Times New Roman" w:hAnsi="Times New Roman"/>
                <w:sz w:val="24"/>
                <w:szCs w:val="24"/>
              </w:rPr>
            </w:rPrChange>
          </w:rPr>
          <w:t xml:space="preserve">Elle and I </w:t>
        </w:r>
      </w:ins>
      <w:ins w:id="6551" w:author="Britt Collins" w:date="2021-10-04T11:40:00Z">
        <w:r w:rsidR="009571BE" w:rsidRPr="00163DCF">
          <w:rPr>
            <w:szCs w:val="21"/>
            <w:rPrChange w:id="6552" w:author="David" w:date="2022-08-17T16:58:00Z">
              <w:rPr>
                <w:rFonts w:ascii="Times New Roman" w:hAnsi="Times New Roman"/>
                <w:sz w:val="24"/>
                <w:szCs w:val="24"/>
              </w:rPr>
            </w:rPrChange>
          </w:rPr>
          <w:t>talked easi</w:t>
        </w:r>
      </w:ins>
      <w:ins w:id="6553" w:author="Britt Collins" w:date="2021-09-30T14:58:00Z">
        <w:r w:rsidRPr="00163DCF">
          <w:rPr>
            <w:szCs w:val="21"/>
            <w:rPrChange w:id="6554" w:author="David" w:date="2022-08-17T16:58:00Z">
              <w:rPr>
                <w:rFonts w:ascii="Times New Roman" w:hAnsi="Times New Roman"/>
                <w:sz w:val="24"/>
                <w:szCs w:val="24"/>
              </w:rPr>
            </w:rPrChange>
          </w:rPr>
          <w:t>ly through touch</w:t>
        </w:r>
      </w:ins>
      <w:ins w:id="6555" w:author="Britt Collins" w:date="2021-10-04T11:40:00Z">
        <w:r w:rsidR="009571BE" w:rsidRPr="00163DCF">
          <w:rPr>
            <w:szCs w:val="21"/>
            <w:rPrChange w:id="6556" w:author="David" w:date="2022-08-17T16:58:00Z">
              <w:rPr>
                <w:rFonts w:ascii="Times New Roman" w:hAnsi="Times New Roman"/>
                <w:sz w:val="24"/>
                <w:szCs w:val="24"/>
              </w:rPr>
            </w:rPrChange>
          </w:rPr>
          <w:t>,</w:t>
        </w:r>
      </w:ins>
      <w:ins w:id="6557" w:author="Britt Collins" w:date="2021-09-30T14:58:00Z">
        <w:r w:rsidRPr="00163DCF">
          <w:rPr>
            <w:szCs w:val="21"/>
            <w:rPrChange w:id="6558" w:author="David" w:date="2022-08-17T16:58:00Z">
              <w:rPr>
                <w:rFonts w:ascii="Times New Roman" w:hAnsi="Times New Roman"/>
                <w:sz w:val="24"/>
                <w:szCs w:val="24"/>
              </w:rPr>
            </w:rPrChange>
          </w:rPr>
          <w:t xml:space="preserve"> kissing, </w:t>
        </w:r>
        <w:proofErr w:type="gramStart"/>
        <w:r w:rsidRPr="00163DCF">
          <w:rPr>
            <w:szCs w:val="21"/>
            <w:rPrChange w:id="6559" w:author="David" w:date="2022-08-17T16:58:00Z">
              <w:rPr>
                <w:rFonts w:ascii="Times New Roman" w:hAnsi="Times New Roman"/>
                <w:sz w:val="24"/>
                <w:szCs w:val="24"/>
              </w:rPr>
            </w:rPrChange>
          </w:rPr>
          <w:t>handholding</w:t>
        </w:r>
        <w:proofErr w:type="gramEnd"/>
        <w:r w:rsidRPr="00163DCF">
          <w:rPr>
            <w:szCs w:val="21"/>
            <w:rPrChange w:id="6560" w:author="David" w:date="2022-08-17T16:58:00Z">
              <w:rPr>
                <w:rFonts w:ascii="Times New Roman" w:hAnsi="Times New Roman"/>
                <w:sz w:val="24"/>
                <w:szCs w:val="24"/>
              </w:rPr>
            </w:rPrChange>
          </w:rPr>
          <w:t xml:space="preserve"> and hugging. </w:t>
        </w:r>
      </w:ins>
      <w:ins w:id="6561" w:author="Britt Collins" w:date="2021-10-04T11:40:00Z">
        <w:r w:rsidR="009571BE" w:rsidRPr="00163DCF">
          <w:rPr>
            <w:szCs w:val="21"/>
            <w:rPrChange w:id="6562" w:author="David" w:date="2022-08-17T16:58:00Z">
              <w:rPr>
                <w:rFonts w:ascii="Times New Roman" w:hAnsi="Times New Roman"/>
                <w:sz w:val="24"/>
                <w:szCs w:val="24"/>
              </w:rPr>
            </w:rPrChange>
          </w:rPr>
          <w:t>But our</w:t>
        </w:r>
      </w:ins>
      <w:ins w:id="6563" w:author="Britt Collins" w:date="2021-09-30T14:58:00Z">
        <w:r w:rsidRPr="00163DCF">
          <w:rPr>
            <w:szCs w:val="21"/>
            <w:rPrChange w:id="6564" w:author="David" w:date="2022-08-17T16:58:00Z">
              <w:rPr>
                <w:rFonts w:ascii="Times New Roman" w:hAnsi="Times New Roman"/>
                <w:sz w:val="24"/>
                <w:szCs w:val="24"/>
              </w:rPr>
            </w:rPrChange>
          </w:rPr>
          <w:t xml:space="preserve"> conversation could be best described as jarring. Elle was much more intelligent than me. She talked rapidly about her political studies. I found it gruelling to engage in her line of questioning. I wasn't interested in </w:t>
        </w:r>
        <w:proofErr w:type="gramStart"/>
        <w:r w:rsidRPr="00163DCF">
          <w:rPr>
            <w:szCs w:val="21"/>
            <w:rPrChange w:id="6565" w:author="David" w:date="2022-08-17T16:58:00Z">
              <w:rPr>
                <w:rFonts w:ascii="Times New Roman" w:hAnsi="Times New Roman"/>
                <w:sz w:val="24"/>
                <w:szCs w:val="24"/>
              </w:rPr>
            </w:rPrChange>
          </w:rPr>
          <w:t>politics</w:t>
        </w:r>
      </w:ins>
      <w:ins w:id="6566" w:author="Britt Collins" w:date="2021-10-04T11:41:00Z">
        <w:r w:rsidR="009571BE" w:rsidRPr="00163DCF">
          <w:rPr>
            <w:szCs w:val="21"/>
            <w:rPrChange w:id="6567" w:author="David" w:date="2022-08-17T16:58:00Z">
              <w:rPr>
                <w:rFonts w:ascii="Times New Roman" w:hAnsi="Times New Roman"/>
                <w:sz w:val="24"/>
                <w:szCs w:val="24"/>
              </w:rPr>
            </w:rPrChange>
          </w:rPr>
          <w:t>, but</w:t>
        </w:r>
      </w:ins>
      <w:proofErr w:type="gramEnd"/>
      <w:ins w:id="6568" w:author="Britt Collins" w:date="2021-09-30T14:58:00Z">
        <w:r w:rsidRPr="00163DCF">
          <w:rPr>
            <w:szCs w:val="21"/>
            <w:rPrChange w:id="6569" w:author="David" w:date="2022-08-17T16:58:00Z">
              <w:rPr>
                <w:rFonts w:ascii="Times New Roman" w:hAnsi="Times New Roman"/>
                <w:sz w:val="24"/>
                <w:szCs w:val="24"/>
              </w:rPr>
            </w:rPrChange>
          </w:rPr>
          <w:t xml:space="preserve"> tried to look </w:t>
        </w:r>
      </w:ins>
      <w:ins w:id="6570" w:author="Britt Collins" w:date="2021-10-04T11:41:00Z">
        <w:r w:rsidR="009571BE" w:rsidRPr="00163DCF">
          <w:rPr>
            <w:szCs w:val="21"/>
            <w:rPrChange w:id="6571" w:author="David" w:date="2022-08-17T16:58:00Z">
              <w:rPr>
                <w:rFonts w:ascii="Times New Roman" w:hAnsi="Times New Roman"/>
                <w:sz w:val="24"/>
                <w:szCs w:val="24"/>
              </w:rPr>
            </w:rPrChange>
          </w:rPr>
          <w:t>interested</w:t>
        </w:r>
      </w:ins>
      <w:ins w:id="6572" w:author="Britt Collins" w:date="2021-09-30T14:58:00Z">
        <w:r w:rsidRPr="00163DCF">
          <w:rPr>
            <w:szCs w:val="21"/>
            <w:rPrChange w:id="6573" w:author="David" w:date="2022-08-17T16:58:00Z">
              <w:rPr>
                <w:rFonts w:ascii="Times New Roman" w:hAnsi="Times New Roman"/>
                <w:sz w:val="24"/>
                <w:szCs w:val="24"/>
              </w:rPr>
            </w:rPrChange>
          </w:rPr>
          <w:t xml:space="preserve"> and hope</w:t>
        </w:r>
      </w:ins>
      <w:ins w:id="6574" w:author="Britt Collins" w:date="2021-10-04T11:41:00Z">
        <w:r w:rsidR="009571BE" w:rsidRPr="00163DCF">
          <w:rPr>
            <w:szCs w:val="21"/>
            <w:rPrChange w:id="6575" w:author="David" w:date="2022-08-17T16:58:00Z">
              <w:rPr>
                <w:rFonts w:ascii="Times New Roman" w:hAnsi="Times New Roman"/>
                <w:sz w:val="24"/>
                <w:szCs w:val="24"/>
              </w:rPr>
            </w:rPrChange>
          </w:rPr>
          <w:t>d</w:t>
        </w:r>
      </w:ins>
      <w:ins w:id="6576" w:author="Britt Collins" w:date="2021-09-30T14:58:00Z">
        <w:r w:rsidRPr="00163DCF">
          <w:rPr>
            <w:szCs w:val="21"/>
            <w:rPrChange w:id="6577" w:author="David" w:date="2022-08-17T16:58:00Z">
              <w:rPr>
                <w:rFonts w:ascii="Times New Roman" w:hAnsi="Times New Roman"/>
                <w:sz w:val="24"/>
                <w:szCs w:val="24"/>
              </w:rPr>
            </w:rPrChange>
          </w:rPr>
          <w:t xml:space="preserve"> </w:t>
        </w:r>
      </w:ins>
      <w:proofErr w:type="spellStart"/>
      <w:ins w:id="6578" w:author="Britt Collins" w:date="2021-10-04T11:41:00Z">
        <w:r w:rsidR="009571BE" w:rsidRPr="00163DCF">
          <w:rPr>
            <w:szCs w:val="21"/>
            <w:rPrChange w:id="6579" w:author="David" w:date="2022-08-17T16:58:00Z">
              <w:rPr>
                <w:rFonts w:ascii="Times New Roman" w:hAnsi="Times New Roman"/>
                <w:sz w:val="24"/>
                <w:szCs w:val="24"/>
              </w:rPr>
            </w:rPrChange>
          </w:rPr>
          <w:t>she</w:t>
        </w:r>
      </w:ins>
      <w:ins w:id="6580" w:author="Britt Collins" w:date="2021-09-30T14:58:00Z">
        <w:r w:rsidRPr="00163DCF">
          <w:rPr>
            <w:szCs w:val="21"/>
            <w:rPrChange w:id="6581" w:author="David" w:date="2022-08-17T16:58:00Z">
              <w:rPr>
                <w:rFonts w:ascii="Times New Roman" w:hAnsi="Times New Roman"/>
                <w:sz w:val="24"/>
                <w:szCs w:val="24"/>
              </w:rPr>
            </w:rPrChange>
          </w:rPr>
          <w:t>e</w:t>
        </w:r>
        <w:proofErr w:type="spellEnd"/>
        <w:r w:rsidRPr="00163DCF">
          <w:rPr>
            <w:szCs w:val="21"/>
            <w:rPrChange w:id="6582" w:author="David" w:date="2022-08-17T16:58:00Z">
              <w:rPr>
                <w:rFonts w:ascii="Times New Roman" w:hAnsi="Times New Roman"/>
                <w:sz w:val="24"/>
                <w:szCs w:val="24"/>
              </w:rPr>
            </w:rPrChange>
          </w:rPr>
          <w:t xml:space="preserve"> would change the subject. I could have changed the direction of dinner conversation to a subject closer to my family's heart, the West Midlands car industry. I’m not sure my closed question "did you know that Jaguar Land Rover are owned by Indian motor giant Tata Motors?", would have flowed on nicely from Elle’s "Do you think residents of our state are free to engage in any business they choose?"</w:t>
        </w:r>
      </w:ins>
    </w:p>
    <w:p w14:paraId="6C43283B" w14:textId="77777777" w:rsidR="009571BE" w:rsidRPr="00163DCF" w:rsidRDefault="009571BE">
      <w:pPr>
        <w:spacing w:line="276" w:lineRule="auto"/>
        <w:ind w:left="-5" w:right="15" w:firstLine="350"/>
        <w:rPr>
          <w:ins w:id="6583" w:author="Britt Collins" w:date="2021-10-04T11:43:00Z"/>
          <w:szCs w:val="21"/>
          <w:rPrChange w:id="6584" w:author="David" w:date="2022-08-17T16:58:00Z">
            <w:rPr>
              <w:ins w:id="6585" w:author="Britt Collins" w:date="2021-10-04T11:43:00Z"/>
              <w:rFonts w:ascii="Times New Roman" w:hAnsi="Times New Roman"/>
              <w:sz w:val="24"/>
              <w:szCs w:val="24"/>
            </w:rPr>
          </w:rPrChange>
        </w:rPr>
        <w:pPrChange w:id="6586" w:author="David" w:date="2022-08-17T17:01:00Z">
          <w:pPr>
            <w:spacing w:line="480" w:lineRule="auto"/>
            <w:ind w:left="-5" w:right="15" w:firstLine="350"/>
          </w:pPr>
        </w:pPrChange>
      </w:pPr>
      <w:ins w:id="6587" w:author="Britt Collins" w:date="2021-10-04T11:42:00Z">
        <w:r w:rsidRPr="00163DCF">
          <w:rPr>
            <w:szCs w:val="21"/>
            <w:rPrChange w:id="6588" w:author="David" w:date="2022-08-17T16:58:00Z">
              <w:rPr>
                <w:rFonts w:ascii="Times New Roman" w:hAnsi="Times New Roman"/>
                <w:sz w:val="24"/>
                <w:szCs w:val="24"/>
              </w:rPr>
            </w:rPrChange>
          </w:rPr>
          <w:t>We sat out on</w:t>
        </w:r>
      </w:ins>
      <w:ins w:id="6589" w:author="Britt Collins" w:date="2021-09-30T14:58:00Z">
        <w:r w:rsidR="006F31F6" w:rsidRPr="00163DCF">
          <w:rPr>
            <w:szCs w:val="21"/>
            <w:rPrChange w:id="6590" w:author="David" w:date="2022-08-17T16:58:00Z">
              <w:rPr>
                <w:rFonts w:ascii="Times New Roman" w:hAnsi="Times New Roman"/>
                <w:sz w:val="24"/>
                <w:szCs w:val="24"/>
              </w:rPr>
            </w:rPrChange>
          </w:rPr>
          <w:t xml:space="preserve"> the </w:t>
        </w:r>
      </w:ins>
      <w:ins w:id="6591" w:author="Britt Collins" w:date="2021-10-04T11:42:00Z">
        <w:r w:rsidRPr="00163DCF">
          <w:rPr>
            <w:szCs w:val="21"/>
            <w:rPrChange w:id="6592" w:author="David" w:date="2022-08-17T16:58:00Z">
              <w:rPr>
                <w:rFonts w:ascii="Times New Roman" w:hAnsi="Times New Roman"/>
                <w:sz w:val="24"/>
                <w:szCs w:val="24"/>
              </w:rPr>
            </w:rPrChange>
          </w:rPr>
          <w:t>r</w:t>
        </w:r>
      </w:ins>
      <w:ins w:id="6593" w:author="Britt Collins" w:date="2021-09-30T14:58:00Z">
        <w:r w:rsidR="006F31F6" w:rsidRPr="00163DCF">
          <w:rPr>
            <w:szCs w:val="21"/>
            <w:rPrChange w:id="6594" w:author="David" w:date="2022-08-17T16:58:00Z">
              <w:rPr>
                <w:rFonts w:ascii="Times New Roman" w:hAnsi="Times New Roman"/>
                <w:sz w:val="24"/>
                <w:szCs w:val="24"/>
              </w:rPr>
            </w:rPrChange>
          </w:rPr>
          <w:t xml:space="preserve">estaurant </w:t>
        </w:r>
      </w:ins>
      <w:ins w:id="6595" w:author="Britt Collins" w:date="2021-10-04T11:42:00Z">
        <w:r w:rsidRPr="00163DCF">
          <w:rPr>
            <w:szCs w:val="21"/>
            <w:rPrChange w:id="6596" w:author="David" w:date="2022-08-17T16:58:00Z">
              <w:rPr>
                <w:rFonts w:ascii="Times New Roman" w:hAnsi="Times New Roman"/>
                <w:sz w:val="24"/>
                <w:szCs w:val="24"/>
              </w:rPr>
            </w:rPrChange>
          </w:rPr>
          <w:t xml:space="preserve">terrace </w:t>
        </w:r>
      </w:ins>
      <w:ins w:id="6597" w:author="Britt Collins" w:date="2021-09-30T14:58:00Z">
        <w:r w:rsidR="006F31F6" w:rsidRPr="00163DCF">
          <w:rPr>
            <w:szCs w:val="21"/>
            <w:rPrChange w:id="6598" w:author="David" w:date="2022-08-17T16:58:00Z">
              <w:rPr>
                <w:rFonts w:ascii="Times New Roman" w:hAnsi="Times New Roman"/>
                <w:sz w:val="24"/>
                <w:szCs w:val="24"/>
              </w:rPr>
            </w:rPrChange>
          </w:rPr>
          <w:t xml:space="preserve">as dusk settled. Even though </w:t>
        </w:r>
      </w:ins>
      <w:ins w:id="6599" w:author="Britt Collins" w:date="2021-10-04T11:42:00Z">
        <w:r w:rsidRPr="00163DCF">
          <w:rPr>
            <w:szCs w:val="21"/>
            <w:rPrChange w:id="6600" w:author="David" w:date="2022-08-17T16:58:00Z">
              <w:rPr>
                <w:rFonts w:ascii="Times New Roman" w:hAnsi="Times New Roman"/>
                <w:sz w:val="24"/>
                <w:szCs w:val="24"/>
              </w:rPr>
            </w:rPrChange>
          </w:rPr>
          <w:t xml:space="preserve">the </w:t>
        </w:r>
      </w:ins>
      <w:ins w:id="6601" w:author="Britt Collins" w:date="2021-09-30T14:58:00Z">
        <w:r w:rsidR="006F31F6" w:rsidRPr="00163DCF">
          <w:rPr>
            <w:szCs w:val="21"/>
            <w:rPrChange w:id="6602" w:author="David" w:date="2022-08-17T16:58:00Z">
              <w:rPr>
                <w:rFonts w:ascii="Times New Roman" w:hAnsi="Times New Roman"/>
                <w:sz w:val="24"/>
                <w:szCs w:val="24"/>
              </w:rPr>
            </w:rPrChange>
          </w:rPr>
          <w:t xml:space="preserve">conversation didn't flow as I had hoped, we enjoyed each other's company. Elle was adamant we split the cost of the meal. I thought this was admirable of her, given she earnt very little. We walked together towards Manly Corso. Elle enthusiastically asked if she could see my new home, </w:t>
        </w:r>
      </w:ins>
      <w:ins w:id="6603" w:author="Britt Collins" w:date="2021-10-04T11:42:00Z">
        <w:r w:rsidRPr="00163DCF">
          <w:rPr>
            <w:szCs w:val="21"/>
            <w:rPrChange w:id="6604" w:author="David" w:date="2022-08-17T16:58:00Z">
              <w:rPr>
                <w:rFonts w:ascii="Times New Roman" w:hAnsi="Times New Roman"/>
                <w:sz w:val="24"/>
                <w:szCs w:val="24"/>
              </w:rPr>
            </w:rPrChange>
          </w:rPr>
          <w:t>‘</w:t>
        </w:r>
      </w:ins>
      <w:ins w:id="6605" w:author="Britt Collins" w:date="2021-09-30T14:58:00Z">
        <w:r w:rsidR="006F31F6" w:rsidRPr="00163DCF">
          <w:rPr>
            <w:szCs w:val="21"/>
            <w:rPrChange w:id="6606" w:author="David" w:date="2022-08-17T16:58:00Z">
              <w:rPr>
                <w:rFonts w:ascii="Times New Roman" w:hAnsi="Times New Roman"/>
                <w:sz w:val="24"/>
                <w:szCs w:val="24"/>
              </w:rPr>
            </w:rPrChange>
          </w:rPr>
          <w:t>Flo</w:t>
        </w:r>
      </w:ins>
      <w:ins w:id="6607" w:author="Britt Collins" w:date="2021-10-04T11:42:00Z">
        <w:r w:rsidRPr="00163DCF">
          <w:rPr>
            <w:szCs w:val="21"/>
            <w:rPrChange w:id="6608" w:author="David" w:date="2022-08-17T16:58:00Z">
              <w:rPr>
                <w:rFonts w:ascii="Times New Roman" w:hAnsi="Times New Roman"/>
                <w:sz w:val="24"/>
                <w:szCs w:val="24"/>
              </w:rPr>
            </w:rPrChange>
          </w:rPr>
          <w:t>’</w:t>
        </w:r>
      </w:ins>
      <w:ins w:id="6609" w:author="Britt Collins" w:date="2021-09-30T14:58:00Z">
        <w:r w:rsidR="006F31F6" w:rsidRPr="00163DCF">
          <w:rPr>
            <w:szCs w:val="21"/>
            <w:rPrChange w:id="6610" w:author="David" w:date="2022-08-17T16:58:00Z">
              <w:rPr>
                <w:rFonts w:ascii="Times New Roman" w:hAnsi="Times New Roman"/>
                <w:sz w:val="24"/>
                <w:szCs w:val="24"/>
              </w:rPr>
            </w:rPrChange>
          </w:rPr>
          <w:t>s Apartment</w:t>
        </w:r>
      </w:ins>
      <w:ins w:id="6611" w:author="Britt Collins" w:date="2021-10-04T11:42:00Z">
        <w:r w:rsidRPr="00163DCF">
          <w:rPr>
            <w:szCs w:val="21"/>
            <w:rPrChange w:id="6612" w:author="David" w:date="2022-08-17T16:58:00Z">
              <w:rPr>
                <w:rFonts w:ascii="Times New Roman" w:hAnsi="Times New Roman"/>
                <w:sz w:val="24"/>
                <w:szCs w:val="24"/>
              </w:rPr>
            </w:rPrChange>
          </w:rPr>
          <w:t>’</w:t>
        </w:r>
      </w:ins>
      <w:ins w:id="6613" w:author="Britt Collins" w:date="2021-09-30T14:58:00Z">
        <w:r w:rsidR="006F31F6" w:rsidRPr="00163DCF">
          <w:rPr>
            <w:szCs w:val="21"/>
            <w:rPrChange w:id="6614" w:author="David" w:date="2022-08-17T16:58:00Z">
              <w:rPr>
                <w:rFonts w:ascii="Times New Roman" w:hAnsi="Times New Roman"/>
                <w:sz w:val="24"/>
                <w:szCs w:val="24"/>
              </w:rPr>
            </w:rPrChange>
          </w:rPr>
          <w:t xml:space="preserve">. </w:t>
        </w:r>
      </w:ins>
    </w:p>
    <w:p w14:paraId="7A6298D6" w14:textId="10FD1C96" w:rsidR="009571BE" w:rsidRPr="00163DCF" w:rsidRDefault="009571BE">
      <w:pPr>
        <w:spacing w:after="17" w:line="276" w:lineRule="auto"/>
        <w:ind w:left="355" w:right="15"/>
        <w:rPr>
          <w:ins w:id="6615" w:author="Britt Collins" w:date="2021-10-04T11:43:00Z"/>
          <w:szCs w:val="21"/>
          <w:rPrChange w:id="6616" w:author="David" w:date="2022-08-17T16:58:00Z">
            <w:rPr>
              <w:ins w:id="6617" w:author="Britt Collins" w:date="2021-10-04T11:43:00Z"/>
              <w:rFonts w:ascii="Times New Roman" w:hAnsi="Times New Roman"/>
              <w:sz w:val="24"/>
              <w:szCs w:val="24"/>
            </w:rPr>
          </w:rPrChange>
        </w:rPr>
        <w:pPrChange w:id="6618" w:author="David" w:date="2022-08-17T17:01:00Z">
          <w:pPr>
            <w:spacing w:after="17" w:line="480" w:lineRule="auto"/>
            <w:ind w:left="355" w:right="15"/>
          </w:pPr>
        </w:pPrChange>
      </w:pPr>
      <w:ins w:id="6619" w:author="Britt Collins" w:date="2021-10-04T11:43:00Z">
        <w:r w:rsidRPr="00163DCF">
          <w:rPr>
            <w:szCs w:val="21"/>
            <w:rPrChange w:id="6620" w:author="David" w:date="2022-08-17T16:58:00Z">
              <w:rPr>
                <w:rFonts w:ascii="Times New Roman" w:hAnsi="Times New Roman"/>
                <w:sz w:val="24"/>
                <w:szCs w:val="24"/>
              </w:rPr>
            </w:rPrChange>
          </w:rPr>
          <w:t>“</w:t>
        </w:r>
      </w:ins>
      <w:ins w:id="6621" w:author="Britt Collins" w:date="2021-09-30T14:58:00Z">
        <w:r w:rsidR="006F31F6" w:rsidRPr="00163DCF">
          <w:rPr>
            <w:szCs w:val="21"/>
            <w:rPrChange w:id="6622" w:author="David" w:date="2022-08-17T16:58:00Z">
              <w:rPr>
                <w:rFonts w:ascii="Times New Roman" w:hAnsi="Times New Roman"/>
                <w:sz w:val="24"/>
                <w:szCs w:val="24"/>
              </w:rPr>
            </w:rPrChange>
          </w:rPr>
          <w:t>Yeah, I’</w:t>
        </w:r>
      </w:ins>
      <w:ins w:id="6623" w:author="Britt Collins" w:date="2021-10-04T11:43:00Z">
        <w:r w:rsidRPr="00163DCF">
          <w:rPr>
            <w:szCs w:val="21"/>
            <w:rPrChange w:id="6624" w:author="David" w:date="2022-08-17T16:58:00Z">
              <w:rPr>
                <w:rFonts w:ascii="Times New Roman" w:hAnsi="Times New Roman"/>
                <w:sz w:val="24"/>
                <w:szCs w:val="24"/>
              </w:rPr>
            </w:rPrChange>
          </w:rPr>
          <w:t>d</w:t>
        </w:r>
      </w:ins>
      <w:ins w:id="6625" w:author="Britt Collins" w:date="2021-09-30T14:58:00Z">
        <w:r w:rsidR="006F31F6" w:rsidRPr="00163DCF">
          <w:rPr>
            <w:szCs w:val="21"/>
            <w:rPrChange w:id="6626" w:author="David" w:date="2022-08-17T16:58:00Z">
              <w:rPr>
                <w:rFonts w:ascii="Times New Roman" w:hAnsi="Times New Roman"/>
                <w:sz w:val="24"/>
                <w:szCs w:val="24"/>
              </w:rPr>
            </w:rPrChange>
          </w:rPr>
          <w:t xml:space="preserve"> love to show you the place</w:t>
        </w:r>
      </w:ins>
      <w:ins w:id="6627" w:author="Britt Collins" w:date="2021-10-04T11:43:00Z">
        <w:r w:rsidRPr="00163DCF">
          <w:rPr>
            <w:szCs w:val="21"/>
            <w:rPrChange w:id="6628" w:author="David" w:date="2022-08-17T16:58:00Z">
              <w:rPr>
                <w:rFonts w:ascii="Times New Roman" w:hAnsi="Times New Roman"/>
                <w:sz w:val="24"/>
                <w:szCs w:val="24"/>
              </w:rPr>
            </w:rPrChange>
          </w:rPr>
          <w:t>,”</w:t>
        </w:r>
      </w:ins>
      <w:ins w:id="6629" w:author="Britt Collins" w:date="2021-09-30T14:58:00Z">
        <w:r w:rsidR="006F31F6" w:rsidRPr="00163DCF">
          <w:rPr>
            <w:szCs w:val="21"/>
            <w:rPrChange w:id="6630" w:author="David" w:date="2022-08-17T16:58:00Z">
              <w:rPr>
                <w:rFonts w:ascii="Times New Roman" w:hAnsi="Times New Roman"/>
                <w:sz w:val="24"/>
                <w:szCs w:val="24"/>
              </w:rPr>
            </w:rPrChange>
          </w:rPr>
          <w:t xml:space="preserve"> I said with subtle sarcasm</w:t>
        </w:r>
      </w:ins>
      <w:ins w:id="6631" w:author="Britt Collins" w:date="2021-10-04T11:43:00Z">
        <w:r w:rsidRPr="00163DCF">
          <w:rPr>
            <w:szCs w:val="21"/>
            <w:rPrChange w:id="6632" w:author="David" w:date="2022-08-17T16:58:00Z">
              <w:rPr>
                <w:rFonts w:ascii="Times New Roman" w:hAnsi="Times New Roman"/>
                <w:sz w:val="24"/>
                <w:szCs w:val="24"/>
              </w:rPr>
            </w:rPrChange>
          </w:rPr>
          <w:t xml:space="preserve"> and</w:t>
        </w:r>
      </w:ins>
      <w:ins w:id="6633" w:author="Britt Collins" w:date="2021-09-30T14:58:00Z">
        <w:r w:rsidR="006F31F6" w:rsidRPr="00163DCF">
          <w:rPr>
            <w:szCs w:val="21"/>
            <w:rPrChange w:id="6634" w:author="David" w:date="2022-08-17T16:58:00Z">
              <w:rPr>
                <w:rFonts w:ascii="Times New Roman" w:hAnsi="Times New Roman"/>
                <w:sz w:val="24"/>
                <w:szCs w:val="24"/>
              </w:rPr>
            </w:rPrChange>
          </w:rPr>
          <w:t xml:space="preserve"> imagined several worst-case scenarios involving Elle and the apartment:</w:t>
        </w:r>
      </w:ins>
      <w:ins w:id="6635" w:author="Britt Collins" w:date="2021-10-04T11:43:00Z">
        <w:r w:rsidRPr="00163DCF">
          <w:rPr>
            <w:szCs w:val="21"/>
            <w:rPrChange w:id="6636" w:author="David" w:date="2022-08-17T16:58:00Z">
              <w:rPr>
                <w:rFonts w:ascii="Times New Roman" w:hAnsi="Times New Roman"/>
                <w:sz w:val="24"/>
                <w:szCs w:val="24"/>
              </w:rPr>
            </w:rPrChange>
          </w:rPr>
          <w:t xml:space="preserve"> she meets a bohemian French lady or stoner from England</w:t>
        </w:r>
      </w:ins>
      <w:ins w:id="6637" w:author="Britt Collins" w:date="2021-10-04T11:44:00Z">
        <w:r w:rsidRPr="00163DCF">
          <w:rPr>
            <w:szCs w:val="21"/>
            <w:rPrChange w:id="6638" w:author="David" w:date="2022-08-17T16:58:00Z">
              <w:rPr>
                <w:rFonts w:ascii="Times New Roman" w:hAnsi="Times New Roman"/>
                <w:sz w:val="24"/>
                <w:szCs w:val="24"/>
              </w:rPr>
            </w:rPrChange>
          </w:rPr>
          <w:t xml:space="preserve">; treads in cat </w:t>
        </w:r>
        <w:proofErr w:type="gramStart"/>
        <w:r w:rsidRPr="00163DCF">
          <w:rPr>
            <w:szCs w:val="21"/>
            <w:rPrChange w:id="6639" w:author="David" w:date="2022-08-17T16:58:00Z">
              <w:rPr>
                <w:rFonts w:ascii="Times New Roman" w:hAnsi="Times New Roman"/>
                <w:sz w:val="24"/>
                <w:szCs w:val="24"/>
              </w:rPr>
            </w:rPrChange>
          </w:rPr>
          <w:t>shit</w:t>
        </w:r>
        <w:proofErr w:type="gramEnd"/>
        <w:r w:rsidRPr="00163DCF">
          <w:rPr>
            <w:szCs w:val="21"/>
            <w:rPrChange w:id="6640" w:author="David" w:date="2022-08-17T16:58:00Z">
              <w:rPr>
                <w:rFonts w:ascii="Times New Roman" w:hAnsi="Times New Roman"/>
                <w:sz w:val="24"/>
                <w:szCs w:val="24"/>
              </w:rPr>
            </w:rPrChange>
          </w:rPr>
          <w:t xml:space="preserve"> that litters the hallway or gets</w:t>
        </w:r>
        <w:r w:rsidR="00A55ACC" w:rsidRPr="00163DCF">
          <w:rPr>
            <w:szCs w:val="21"/>
            <w:rPrChange w:id="6641" w:author="David" w:date="2022-08-17T16:58:00Z">
              <w:rPr>
                <w:rFonts w:ascii="Times New Roman" w:hAnsi="Times New Roman"/>
                <w:sz w:val="24"/>
                <w:szCs w:val="24"/>
              </w:rPr>
            </w:rPrChange>
          </w:rPr>
          <w:t xml:space="preserve"> riddled by carpet fleas.</w:t>
        </w:r>
      </w:ins>
    </w:p>
    <w:p w14:paraId="698A3403" w14:textId="77777777" w:rsidR="00A55ACC" w:rsidRPr="00163DCF" w:rsidRDefault="00A55ACC">
      <w:pPr>
        <w:spacing w:line="276" w:lineRule="auto"/>
        <w:ind w:left="-5" w:right="15" w:firstLine="0"/>
        <w:rPr>
          <w:ins w:id="6642" w:author="Britt Collins" w:date="2021-10-04T11:44:00Z"/>
          <w:szCs w:val="21"/>
          <w:rPrChange w:id="6643" w:author="David" w:date="2022-08-17T16:58:00Z">
            <w:rPr>
              <w:ins w:id="6644" w:author="Britt Collins" w:date="2021-10-04T11:44:00Z"/>
              <w:rFonts w:ascii="Times New Roman" w:hAnsi="Times New Roman"/>
              <w:sz w:val="24"/>
              <w:szCs w:val="24"/>
            </w:rPr>
          </w:rPrChange>
        </w:rPr>
        <w:pPrChange w:id="6645" w:author="David" w:date="2022-08-17T17:01:00Z">
          <w:pPr>
            <w:spacing w:line="480" w:lineRule="auto"/>
            <w:ind w:left="-5" w:right="15" w:firstLine="0"/>
          </w:pPr>
        </w:pPrChange>
      </w:pPr>
    </w:p>
    <w:p w14:paraId="207597DD" w14:textId="503A6AE1" w:rsidR="006F31F6" w:rsidRPr="00163DCF" w:rsidRDefault="00A55ACC">
      <w:pPr>
        <w:spacing w:line="276" w:lineRule="auto"/>
        <w:ind w:left="-5" w:right="15" w:firstLine="0"/>
        <w:rPr>
          <w:ins w:id="6646" w:author="Britt Collins" w:date="2021-09-30T14:58:00Z"/>
          <w:szCs w:val="21"/>
          <w:rPrChange w:id="6647" w:author="David" w:date="2022-08-17T16:58:00Z">
            <w:rPr>
              <w:ins w:id="6648" w:author="Britt Collins" w:date="2021-09-30T14:58:00Z"/>
              <w:rFonts w:ascii="Times New Roman" w:hAnsi="Times New Roman"/>
              <w:sz w:val="24"/>
              <w:szCs w:val="24"/>
            </w:rPr>
          </w:rPrChange>
        </w:rPr>
        <w:pPrChange w:id="6649" w:author="David" w:date="2022-08-17T17:01:00Z">
          <w:pPr>
            <w:ind w:left="-5" w:right="15"/>
          </w:pPr>
        </w:pPrChange>
      </w:pPr>
      <w:ins w:id="6650" w:author="Britt Collins" w:date="2021-10-04T11:44:00Z">
        <w:r w:rsidRPr="00163DCF">
          <w:rPr>
            <w:szCs w:val="21"/>
            <w:rPrChange w:id="6651" w:author="David" w:date="2022-08-17T16:58:00Z">
              <w:rPr>
                <w:rFonts w:ascii="Times New Roman" w:hAnsi="Times New Roman"/>
                <w:sz w:val="24"/>
                <w:szCs w:val="24"/>
              </w:rPr>
            </w:rPrChange>
          </w:rPr>
          <w:t xml:space="preserve">As </w:t>
        </w:r>
      </w:ins>
      <w:ins w:id="6652" w:author="Britt Collins" w:date="2021-09-30T14:58:00Z">
        <w:r w:rsidR="006F31F6" w:rsidRPr="00163DCF">
          <w:rPr>
            <w:szCs w:val="21"/>
            <w:rPrChange w:id="6653" w:author="David" w:date="2022-08-17T16:58:00Z">
              <w:rPr>
                <w:rFonts w:ascii="Times New Roman" w:hAnsi="Times New Roman"/>
                <w:sz w:val="24"/>
                <w:szCs w:val="24"/>
              </w:rPr>
            </w:rPrChange>
          </w:rPr>
          <w:t xml:space="preserve">Elle and I stood </w:t>
        </w:r>
      </w:ins>
      <w:ins w:id="6654" w:author="Britt Collins" w:date="2021-10-04T11:44:00Z">
        <w:r w:rsidRPr="00163DCF">
          <w:rPr>
            <w:szCs w:val="21"/>
            <w:rPrChange w:id="6655" w:author="David" w:date="2022-08-17T16:58:00Z">
              <w:rPr>
                <w:rFonts w:ascii="Times New Roman" w:hAnsi="Times New Roman"/>
                <w:sz w:val="24"/>
                <w:szCs w:val="24"/>
              </w:rPr>
            </w:rPrChange>
          </w:rPr>
          <w:t>outside my</w:t>
        </w:r>
      </w:ins>
      <w:ins w:id="6656" w:author="Britt Collins" w:date="2021-10-04T11:45:00Z">
        <w:r w:rsidRPr="00163DCF">
          <w:rPr>
            <w:szCs w:val="21"/>
            <w:rPrChange w:id="6657" w:author="David" w:date="2022-08-17T16:58:00Z">
              <w:rPr>
                <w:rFonts w:ascii="Times New Roman" w:hAnsi="Times New Roman"/>
                <w:sz w:val="24"/>
                <w:szCs w:val="24"/>
              </w:rPr>
            </w:rPrChange>
          </w:rPr>
          <w:t xml:space="preserve"> place,</w:t>
        </w:r>
      </w:ins>
      <w:ins w:id="6658" w:author="Britt Collins" w:date="2021-09-30T14:58:00Z">
        <w:r w:rsidR="006F31F6" w:rsidRPr="00163DCF">
          <w:rPr>
            <w:szCs w:val="21"/>
            <w:rPrChange w:id="6659" w:author="David" w:date="2022-08-17T16:58:00Z">
              <w:rPr>
                <w:rFonts w:ascii="Times New Roman" w:hAnsi="Times New Roman"/>
                <w:sz w:val="24"/>
                <w:szCs w:val="24"/>
              </w:rPr>
            </w:rPrChange>
          </w:rPr>
          <w:t xml:space="preserve"> I tentatively inserted the door key and applied my body weight to pri</w:t>
        </w:r>
      </w:ins>
      <w:ins w:id="6660" w:author="Britt Collins" w:date="2021-10-04T11:45:00Z">
        <w:r w:rsidRPr="00163DCF">
          <w:rPr>
            <w:szCs w:val="21"/>
            <w:rPrChange w:id="6661" w:author="David" w:date="2022-08-17T16:58:00Z">
              <w:rPr>
                <w:rFonts w:ascii="Times New Roman" w:hAnsi="Times New Roman"/>
                <w:sz w:val="24"/>
                <w:szCs w:val="24"/>
              </w:rPr>
            </w:rPrChange>
          </w:rPr>
          <w:t>s</w:t>
        </w:r>
      </w:ins>
      <w:ins w:id="6662" w:author="Britt Collins" w:date="2021-09-30T14:58:00Z">
        <w:r w:rsidR="006F31F6" w:rsidRPr="00163DCF">
          <w:rPr>
            <w:szCs w:val="21"/>
            <w:rPrChange w:id="6663" w:author="David" w:date="2022-08-17T16:58:00Z">
              <w:rPr>
                <w:rFonts w:ascii="Times New Roman" w:hAnsi="Times New Roman"/>
                <w:sz w:val="24"/>
                <w:szCs w:val="24"/>
              </w:rPr>
            </w:rPrChange>
          </w:rPr>
          <w:t xml:space="preserve">e the door open. I flicked on the hallway light, </w:t>
        </w:r>
        <w:proofErr w:type="gramStart"/>
        <w:r w:rsidR="006F31F6" w:rsidRPr="00163DCF">
          <w:rPr>
            <w:szCs w:val="21"/>
            <w:rPrChange w:id="6664" w:author="David" w:date="2022-08-17T16:58:00Z">
              <w:rPr>
                <w:rFonts w:ascii="Times New Roman" w:hAnsi="Times New Roman"/>
                <w:sz w:val="24"/>
                <w:szCs w:val="24"/>
              </w:rPr>
            </w:rPrChange>
          </w:rPr>
          <w:t>paused</w:t>
        </w:r>
        <w:proofErr w:type="gramEnd"/>
        <w:r w:rsidR="006F31F6" w:rsidRPr="00163DCF">
          <w:rPr>
            <w:szCs w:val="21"/>
            <w:rPrChange w:id="6665" w:author="David" w:date="2022-08-17T16:58:00Z">
              <w:rPr>
                <w:rFonts w:ascii="Times New Roman" w:hAnsi="Times New Roman"/>
                <w:sz w:val="24"/>
                <w:szCs w:val="24"/>
              </w:rPr>
            </w:rPrChange>
          </w:rPr>
          <w:t xml:space="preserve"> and listened. The flat was deserted. I looked back at Elle, grinning, </w:t>
        </w:r>
      </w:ins>
      <w:ins w:id="6666" w:author="Britt Collins" w:date="2021-10-04T11:45:00Z">
        <w:r w:rsidRPr="00163DCF">
          <w:rPr>
            <w:szCs w:val="21"/>
            <w:rPrChange w:id="6667" w:author="David" w:date="2022-08-17T16:58:00Z">
              <w:rPr>
                <w:rFonts w:ascii="Times New Roman" w:hAnsi="Times New Roman"/>
                <w:sz w:val="24"/>
                <w:szCs w:val="24"/>
              </w:rPr>
            </w:rPrChange>
          </w:rPr>
          <w:t>and hugely</w:t>
        </w:r>
      </w:ins>
      <w:ins w:id="6668" w:author="Britt Collins" w:date="2021-09-30T14:58:00Z">
        <w:r w:rsidR="006F31F6" w:rsidRPr="00163DCF">
          <w:rPr>
            <w:szCs w:val="21"/>
            <w:rPrChange w:id="6669" w:author="David" w:date="2022-08-17T16:58:00Z">
              <w:rPr>
                <w:rFonts w:ascii="Times New Roman" w:hAnsi="Times New Roman"/>
                <w:sz w:val="24"/>
                <w:szCs w:val="24"/>
              </w:rPr>
            </w:rPrChange>
          </w:rPr>
          <w:t xml:space="preserve"> relie</w:t>
        </w:r>
      </w:ins>
      <w:ins w:id="6670" w:author="Britt Collins" w:date="2021-10-04T11:45:00Z">
        <w:r w:rsidRPr="00163DCF">
          <w:rPr>
            <w:szCs w:val="21"/>
            <w:rPrChange w:id="6671" w:author="David" w:date="2022-08-17T16:58:00Z">
              <w:rPr>
                <w:rFonts w:ascii="Times New Roman" w:hAnsi="Times New Roman"/>
                <w:sz w:val="24"/>
                <w:szCs w:val="24"/>
              </w:rPr>
            </w:rPrChange>
          </w:rPr>
          <w:t>ved</w:t>
        </w:r>
      </w:ins>
      <w:ins w:id="6672" w:author="Britt Collins" w:date="2021-09-30T14:58:00Z">
        <w:r w:rsidR="006F31F6" w:rsidRPr="00163DCF">
          <w:rPr>
            <w:szCs w:val="21"/>
            <w:rPrChange w:id="6673" w:author="David" w:date="2022-08-17T16:58:00Z">
              <w:rPr>
                <w:rFonts w:ascii="Times New Roman" w:hAnsi="Times New Roman"/>
                <w:sz w:val="24"/>
                <w:szCs w:val="24"/>
              </w:rPr>
            </w:rPrChange>
          </w:rPr>
          <w:t xml:space="preserve">. We walked towards the kitchen. There weren't any signs of cat </w:t>
        </w:r>
        <w:proofErr w:type="gramStart"/>
        <w:r w:rsidR="006F31F6" w:rsidRPr="00163DCF">
          <w:rPr>
            <w:szCs w:val="21"/>
            <w:rPrChange w:id="6674" w:author="David" w:date="2022-08-17T16:58:00Z">
              <w:rPr>
                <w:rFonts w:ascii="Times New Roman" w:hAnsi="Times New Roman"/>
                <w:sz w:val="24"/>
                <w:szCs w:val="24"/>
              </w:rPr>
            </w:rPrChange>
          </w:rPr>
          <w:t>shit</w:t>
        </w:r>
        <w:proofErr w:type="gramEnd"/>
        <w:r w:rsidR="006F31F6" w:rsidRPr="00163DCF">
          <w:rPr>
            <w:szCs w:val="21"/>
            <w:rPrChange w:id="6675" w:author="David" w:date="2022-08-17T16:58:00Z">
              <w:rPr>
                <w:rFonts w:ascii="Times New Roman" w:hAnsi="Times New Roman"/>
                <w:sz w:val="24"/>
                <w:szCs w:val="24"/>
              </w:rPr>
            </w:rPrChange>
          </w:rPr>
          <w:t>. My last concern wasn't in the end. Our footwear would protect us from potential carpet flea</w:t>
        </w:r>
      </w:ins>
      <w:ins w:id="6676" w:author="Britt Collins" w:date="2021-10-04T11:45:00Z">
        <w:r w:rsidRPr="00163DCF">
          <w:rPr>
            <w:szCs w:val="21"/>
            <w:rPrChange w:id="6677" w:author="David" w:date="2022-08-17T16:58:00Z">
              <w:rPr>
                <w:rFonts w:ascii="Times New Roman" w:hAnsi="Times New Roman"/>
                <w:sz w:val="24"/>
                <w:szCs w:val="24"/>
              </w:rPr>
            </w:rPrChange>
          </w:rPr>
          <w:t>s</w:t>
        </w:r>
      </w:ins>
      <w:ins w:id="6678" w:author="Britt Collins" w:date="2021-09-30T14:58:00Z">
        <w:r w:rsidR="006F31F6" w:rsidRPr="00163DCF">
          <w:rPr>
            <w:szCs w:val="21"/>
            <w:rPrChange w:id="6679" w:author="David" w:date="2022-08-17T16:58:00Z">
              <w:rPr>
                <w:rFonts w:ascii="Times New Roman" w:hAnsi="Times New Roman"/>
                <w:sz w:val="24"/>
                <w:szCs w:val="24"/>
              </w:rPr>
            </w:rPrChange>
          </w:rPr>
          <w:t>.</w:t>
        </w:r>
      </w:ins>
    </w:p>
    <w:p w14:paraId="0B9DCF06" w14:textId="77777777" w:rsidR="00A55ACC" w:rsidRPr="00163DCF" w:rsidRDefault="006F31F6">
      <w:pPr>
        <w:spacing w:line="276" w:lineRule="auto"/>
        <w:ind w:left="-5" w:right="15" w:firstLine="350"/>
        <w:rPr>
          <w:ins w:id="6680" w:author="Britt Collins" w:date="2021-10-04T11:48:00Z"/>
          <w:szCs w:val="21"/>
          <w:rPrChange w:id="6681" w:author="David" w:date="2022-08-17T16:58:00Z">
            <w:rPr>
              <w:ins w:id="6682" w:author="Britt Collins" w:date="2021-10-04T11:48:00Z"/>
              <w:rFonts w:ascii="Times New Roman" w:hAnsi="Times New Roman"/>
              <w:sz w:val="24"/>
              <w:szCs w:val="24"/>
            </w:rPr>
          </w:rPrChange>
        </w:rPr>
        <w:pPrChange w:id="6683" w:author="David" w:date="2022-08-17T17:01:00Z">
          <w:pPr>
            <w:spacing w:line="480" w:lineRule="auto"/>
            <w:ind w:left="-5" w:right="15" w:firstLine="350"/>
          </w:pPr>
        </w:pPrChange>
      </w:pPr>
      <w:ins w:id="6684" w:author="Britt Collins" w:date="2021-09-30T14:58:00Z">
        <w:r w:rsidRPr="00163DCF">
          <w:rPr>
            <w:szCs w:val="21"/>
            <w:rPrChange w:id="6685" w:author="David" w:date="2022-08-17T16:58:00Z">
              <w:rPr>
                <w:rFonts w:ascii="Times New Roman" w:hAnsi="Times New Roman"/>
                <w:sz w:val="24"/>
                <w:szCs w:val="24"/>
              </w:rPr>
            </w:rPrChange>
          </w:rPr>
          <w:t>The door to my bedroom required a good dose of WD40. It creaked like a 18</w:t>
        </w:r>
        <w:r w:rsidRPr="00163DCF">
          <w:rPr>
            <w:szCs w:val="21"/>
            <w:vertAlign w:val="superscript"/>
            <w:rPrChange w:id="6686" w:author="David" w:date="2022-08-17T16:58:00Z">
              <w:rPr>
                <w:rFonts w:ascii="Times New Roman" w:hAnsi="Times New Roman"/>
                <w:sz w:val="24"/>
                <w:szCs w:val="24"/>
              </w:rPr>
            </w:rPrChange>
          </w:rPr>
          <w:t>th</w:t>
        </w:r>
      </w:ins>
      <w:ins w:id="6687" w:author="Britt Collins" w:date="2021-10-04T11:46:00Z">
        <w:r w:rsidR="00A55ACC" w:rsidRPr="00163DCF">
          <w:rPr>
            <w:szCs w:val="21"/>
            <w:rPrChange w:id="6688" w:author="David" w:date="2022-08-17T16:58:00Z">
              <w:rPr>
                <w:rFonts w:ascii="Times New Roman" w:hAnsi="Times New Roman"/>
                <w:sz w:val="24"/>
                <w:szCs w:val="24"/>
              </w:rPr>
            </w:rPrChange>
          </w:rPr>
          <w:t>-c</w:t>
        </w:r>
      </w:ins>
      <w:ins w:id="6689" w:author="Britt Collins" w:date="2021-09-30T14:58:00Z">
        <w:r w:rsidRPr="00163DCF">
          <w:rPr>
            <w:szCs w:val="21"/>
            <w:rPrChange w:id="6690" w:author="David" w:date="2022-08-17T16:58:00Z">
              <w:rPr>
                <w:rFonts w:ascii="Times New Roman" w:hAnsi="Times New Roman"/>
                <w:sz w:val="24"/>
                <w:szCs w:val="24"/>
              </w:rPr>
            </w:rPrChange>
          </w:rPr>
          <w:t xml:space="preserve">entury pirate ship. </w:t>
        </w:r>
      </w:ins>
      <w:ins w:id="6691" w:author="Britt Collins" w:date="2021-10-04T11:46:00Z">
        <w:r w:rsidR="00A55ACC" w:rsidRPr="00163DCF">
          <w:rPr>
            <w:b/>
            <w:szCs w:val="21"/>
            <w:rPrChange w:id="6692" w:author="David" w:date="2022-08-17T16:58:00Z">
              <w:rPr>
                <w:rFonts w:ascii="Times New Roman" w:hAnsi="Times New Roman"/>
                <w:sz w:val="24"/>
                <w:szCs w:val="24"/>
              </w:rPr>
            </w:rPrChange>
          </w:rPr>
          <w:t>GOOD IMAGINATIVE DESCRIPTION, ADD MORE OF THIS ELSEWHERE</w:t>
        </w:r>
        <w:r w:rsidR="00A55ACC" w:rsidRPr="00163DCF">
          <w:rPr>
            <w:szCs w:val="21"/>
            <w:rPrChange w:id="6693" w:author="David" w:date="2022-08-17T16:58:00Z">
              <w:rPr>
                <w:rFonts w:ascii="Times New Roman" w:hAnsi="Times New Roman"/>
                <w:sz w:val="24"/>
                <w:szCs w:val="24"/>
              </w:rPr>
            </w:rPrChange>
          </w:rPr>
          <w:t xml:space="preserve"> </w:t>
        </w:r>
      </w:ins>
      <w:ins w:id="6694" w:author="Britt Collins" w:date="2021-09-30T14:58:00Z">
        <w:r w:rsidRPr="00163DCF">
          <w:rPr>
            <w:szCs w:val="21"/>
            <w:rPrChange w:id="6695" w:author="David" w:date="2022-08-17T16:58:00Z">
              <w:rPr>
                <w:rFonts w:ascii="Times New Roman" w:hAnsi="Times New Roman"/>
                <w:sz w:val="24"/>
                <w:szCs w:val="24"/>
              </w:rPr>
            </w:rPrChange>
          </w:rPr>
          <w:t>Once inside, with door closed, privacy was ours. I looked at my room in a more judgemental light with Elle by my side. It was barely fit for someone who was accustomed to living without a home, let alone a 30-year-old IT professional. Elle didn</w:t>
        </w:r>
      </w:ins>
      <w:ins w:id="6696" w:author="Britt Collins" w:date="2021-10-04T11:47:00Z">
        <w:r w:rsidR="00A55ACC" w:rsidRPr="00163DCF">
          <w:rPr>
            <w:szCs w:val="21"/>
            <w:rPrChange w:id="6697" w:author="David" w:date="2022-08-17T16:58:00Z">
              <w:rPr>
                <w:rFonts w:ascii="Times New Roman" w:hAnsi="Times New Roman"/>
                <w:sz w:val="24"/>
                <w:szCs w:val="24"/>
              </w:rPr>
            </w:rPrChange>
          </w:rPr>
          <w:t>’</w:t>
        </w:r>
      </w:ins>
      <w:ins w:id="6698" w:author="Britt Collins" w:date="2021-09-30T14:58:00Z">
        <w:r w:rsidRPr="00163DCF">
          <w:rPr>
            <w:szCs w:val="21"/>
            <w:rPrChange w:id="6699" w:author="David" w:date="2022-08-17T16:58:00Z">
              <w:rPr>
                <w:rFonts w:ascii="Times New Roman" w:hAnsi="Times New Roman"/>
                <w:sz w:val="24"/>
                <w:szCs w:val="24"/>
              </w:rPr>
            </w:rPrChange>
          </w:rPr>
          <w:t xml:space="preserve">t </w:t>
        </w:r>
      </w:ins>
      <w:proofErr w:type="gramStart"/>
      <w:ins w:id="6700" w:author="Britt Collins" w:date="2021-10-04T11:47:00Z">
        <w:r w:rsidR="00A55ACC" w:rsidRPr="00163DCF">
          <w:rPr>
            <w:szCs w:val="21"/>
            <w:rPrChange w:id="6701" w:author="David" w:date="2022-08-17T16:58:00Z">
              <w:rPr>
                <w:rFonts w:ascii="Times New Roman" w:hAnsi="Times New Roman"/>
                <w:sz w:val="24"/>
                <w:szCs w:val="24"/>
              </w:rPr>
            </w:rPrChange>
          </w:rPr>
          <w:t>seemed</w:t>
        </w:r>
        <w:proofErr w:type="gramEnd"/>
        <w:r w:rsidR="00A55ACC" w:rsidRPr="00163DCF">
          <w:rPr>
            <w:szCs w:val="21"/>
            <w:rPrChange w:id="6702" w:author="David" w:date="2022-08-17T16:58:00Z">
              <w:rPr>
                <w:rFonts w:ascii="Times New Roman" w:hAnsi="Times New Roman"/>
                <w:sz w:val="24"/>
                <w:szCs w:val="24"/>
              </w:rPr>
            </w:rPrChange>
          </w:rPr>
          <w:t xml:space="preserve"> too bothered and</w:t>
        </w:r>
      </w:ins>
      <w:ins w:id="6703" w:author="Britt Collins" w:date="2021-09-30T14:58:00Z">
        <w:r w:rsidRPr="00163DCF">
          <w:rPr>
            <w:szCs w:val="21"/>
            <w:rPrChange w:id="6704" w:author="David" w:date="2022-08-17T16:58:00Z">
              <w:rPr>
                <w:rFonts w:ascii="Times New Roman" w:hAnsi="Times New Roman"/>
                <w:sz w:val="24"/>
                <w:szCs w:val="24"/>
              </w:rPr>
            </w:rPrChange>
          </w:rPr>
          <w:t xml:space="preserve"> confidently walked around the bed, running her fingers on the light bed sheets</w:t>
        </w:r>
      </w:ins>
      <w:ins w:id="6705" w:author="Britt Collins" w:date="2021-10-04T11:47:00Z">
        <w:r w:rsidR="00A55ACC" w:rsidRPr="00163DCF">
          <w:rPr>
            <w:szCs w:val="21"/>
            <w:rPrChange w:id="6706" w:author="David" w:date="2022-08-17T16:58:00Z">
              <w:rPr>
                <w:rFonts w:ascii="Times New Roman" w:hAnsi="Times New Roman"/>
                <w:sz w:val="24"/>
                <w:szCs w:val="24"/>
              </w:rPr>
            </w:rPrChange>
          </w:rPr>
          <w:t>,</w:t>
        </w:r>
      </w:ins>
      <w:ins w:id="6707" w:author="Britt Collins" w:date="2021-09-30T14:58:00Z">
        <w:r w:rsidRPr="00163DCF">
          <w:rPr>
            <w:szCs w:val="21"/>
            <w:rPrChange w:id="6708" w:author="David" w:date="2022-08-17T16:58:00Z">
              <w:rPr>
                <w:rFonts w:ascii="Times New Roman" w:hAnsi="Times New Roman"/>
                <w:sz w:val="24"/>
                <w:szCs w:val="24"/>
              </w:rPr>
            </w:rPrChange>
          </w:rPr>
          <w:t xml:space="preserve"> </w:t>
        </w:r>
      </w:ins>
      <w:ins w:id="6709" w:author="Britt Collins" w:date="2021-10-04T11:47:00Z">
        <w:r w:rsidR="00A55ACC" w:rsidRPr="00163DCF">
          <w:rPr>
            <w:szCs w:val="21"/>
            <w:rPrChange w:id="6710" w:author="David" w:date="2022-08-17T16:58:00Z">
              <w:rPr>
                <w:rFonts w:ascii="Times New Roman" w:hAnsi="Times New Roman"/>
                <w:sz w:val="24"/>
                <w:szCs w:val="24"/>
              </w:rPr>
            </w:rPrChange>
          </w:rPr>
          <w:t xml:space="preserve">which </w:t>
        </w:r>
      </w:ins>
      <w:ins w:id="6711" w:author="Britt Collins" w:date="2021-09-30T14:58:00Z">
        <w:r w:rsidRPr="00163DCF">
          <w:rPr>
            <w:szCs w:val="21"/>
            <w:rPrChange w:id="6712" w:author="David" w:date="2022-08-17T16:58:00Z">
              <w:rPr>
                <w:rFonts w:ascii="Times New Roman" w:hAnsi="Times New Roman"/>
                <w:sz w:val="24"/>
                <w:szCs w:val="24"/>
              </w:rPr>
            </w:rPrChange>
          </w:rPr>
          <w:t xml:space="preserve">were an </w:t>
        </w:r>
        <w:r w:rsidRPr="00163DCF">
          <w:rPr>
            <w:szCs w:val="21"/>
            <w:rPrChange w:id="6713" w:author="David" w:date="2022-08-17T16:58:00Z">
              <w:rPr>
                <w:rFonts w:ascii="Times New Roman" w:hAnsi="Times New Roman"/>
                <w:sz w:val="24"/>
                <w:szCs w:val="24"/>
              </w:rPr>
            </w:rPrChange>
          </w:rPr>
          <w:lastRenderedPageBreak/>
          <w:t xml:space="preserve">untidy heap atop the mattress. She perched herself on the end of the bed. </w:t>
        </w:r>
      </w:ins>
      <w:ins w:id="6714" w:author="Britt Collins" w:date="2021-10-04T11:47:00Z">
        <w:r w:rsidR="00A55ACC" w:rsidRPr="00163DCF">
          <w:rPr>
            <w:szCs w:val="21"/>
            <w:rPrChange w:id="6715" w:author="David" w:date="2022-08-17T16:58:00Z">
              <w:rPr>
                <w:rFonts w:ascii="Times New Roman" w:hAnsi="Times New Roman"/>
                <w:sz w:val="24"/>
                <w:szCs w:val="24"/>
              </w:rPr>
            </w:rPrChange>
          </w:rPr>
          <w:t>She shot me an inviting</w:t>
        </w:r>
      </w:ins>
      <w:ins w:id="6716" w:author="Britt Collins" w:date="2021-09-30T14:58:00Z">
        <w:r w:rsidRPr="00163DCF">
          <w:rPr>
            <w:szCs w:val="21"/>
            <w:rPrChange w:id="6717" w:author="David" w:date="2022-08-17T16:58:00Z">
              <w:rPr>
                <w:rFonts w:ascii="Times New Roman" w:hAnsi="Times New Roman"/>
                <w:sz w:val="24"/>
                <w:szCs w:val="24"/>
              </w:rPr>
            </w:rPrChange>
          </w:rPr>
          <w:t xml:space="preserve"> look</w:t>
        </w:r>
      </w:ins>
      <w:ins w:id="6718" w:author="Britt Collins" w:date="2021-10-04T11:48:00Z">
        <w:r w:rsidR="00A55ACC" w:rsidRPr="00163DCF">
          <w:rPr>
            <w:szCs w:val="21"/>
            <w:rPrChange w:id="6719" w:author="David" w:date="2022-08-17T16:58:00Z">
              <w:rPr>
                <w:rFonts w:ascii="Times New Roman" w:hAnsi="Times New Roman"/>
                <w:sz w:val="24"/>
                <w:szCs w:val="24"/>
              </w:rPr>
            </w:rPrChange>
          </w:rPr>
          <w:t xml:space="preserve">, </w:t>
        </w:r>
      </w:ins>
      <w:ins w:id="6720" w:author="Britt Collins" w:date="2021-09-30T14:58:00Z">
        <w:r w:rsidRPr="00163DCF">
          <w:rPr>
            <w:szCs w:val="21"/>
            <w:rPrChange w:id="6721" w:author="David" w:date="2022-08-17T16:58:00Z">
              <w:rPr>
                <w:rFonts w:ascii="Times New Roman" w:hAnsi="Times New Roman"/>
                <w:sz w:val="24"/>
                <w:szCs w:val="24"/>
              </w:rPr>
            </w:rPrChange>
          </w:rPr>
          <w:t xml:space="preserve">interpreted as </w:t>
        </w:r>
      </w:ins>
      <w:ins w:id="6722" w:author="Britt Collins" w:date="2021-10-04T11:48:00Z">
        <w:r w:rsidR="00A55ACC" w:rsidRPr="00163DCF">
          <w:rPr>
            <w:szCs w:val="21"/>
            <w:rPrChange w:id="6723" w:author="David" w:date="2022-08-17T16:58:00Z">
              <w:rPr>
                <w:rFonts w:ascii="Times New Roman" w:hAnsi="Times New Roman"/>
                <w:sz w:val="24"/>
                <w:szCs w:val="24"/>
              </w:rPr>
            </w:rPrChange>
          </w:rPr>
          <w:t>“</w:t>
        </w:r>
      </w:ins>
      <w:ins w:id="6724" w:author="Britt Collins" w:date="2021-09-30T14:58:00Z">
        <w:r w:rsidRPr="00163DCF">
          <w:rPr>
            <w:szCs w:val="21"/>
            <w:rPrChange w:id="6725" w:author="David" w:date="2022-08-17T16:58:00Z">
              <w:rPr>
                <w:rFonts w:ascii="Times New Roman" w:hAnsi="Times New Roman"/>
                <w:sz w:val="24"/>
                <w:szCs w:val="24"/>
              </w:rPr>
            </w:rPrChange>
          </w:rPr>
          <w:t>have sex with me here, now</w:t>
        </w:r>
      </w:ins>
      <w:ins w:id="6726" w:author="Britt Collins" w:date="2021-10-04T11:48:00Z">
        <w:r w:rsidR="00A55ACC" w:rsidRPr="00163DCF">
          <w:rPr>
            <w:szCs w:val="21"/>
            <w:rPrChange w:id="6727" w:author="David" w:date="2022-08-17T16:58:00Z">
              <w:rPr>
                <w:rFonts w:ascii="Times New Roman" w:hAnsi="Times New Roman"/>
                <w:sz w:val="24"/>
                <w:szCs w:val="24"/>
              </w:rPr>
            </w:rPrChange>
          </w:rPr>
          <w:t>”</w:t>
        </w:r>
      </w:ins>
      <w:ins w:id="6728" w:author="Britt Collins" w:date="2021-09-30T14:58:00Z">
        <w:r w:rsidRPr="00163DCF">
          <w:rPr>
            <w:szCs w:val="21"/>
            <w:rPrChange w:id="6729" w:author="David" w:date="2022-08-17T16:58:00Z">
              <w:rPr>
                <w:rFonts w:ascii="Times New Roman" w:hAnsi="Times New Roman"/>
                <w:sz w:val="24"/>
                <w:szCs w:val="24"/>
              </w:rPr>
            </w:rPrChange>
          </w:rPr>
          <w:t xml:space="preserve">. </w:t>
        </w:r>
      </w:ins>
    </w:p>
    <w:p w14:paraId="5A4FCBA1" w14:textId="2CCAE6D2" w:rsidR="006F31F6" w:rsidRPr="00163DCF" w:rsidRDefault="006F31F6">
      <w:pPr>
        <w:spacing w:line="276" w:lineRule="auto"/>
        <w:ind w:left="355" w:right="15"/>
        <w:rPr>
          <w:ins w:id="6730" w:author="Britt Collins" w:date="2021-10-04T11:50:00Z"/>
          <w:szCs w:val="21"/>
          <w:rPrChange w:id="6731" w:author="David" w:date="2022-08-17T16:58:00Z">
            <w:rPr>
              <w:ins w:id="6732" w:author="Britt Collins" w:date="2021-10-04T11:50:00Z"/>
              <w:rFonts w:ascii="Times New Roman" w:hAnsi="Times New Roman"/>
              <w:sz w:val="24"/>
              <w:szCs w:val="24"/>
            </w:rPr>
          </w:rPrChange>
        </w:rPr>
        <w:pPrChange w:id="6733" w:author="David" w:date="2022-08-17T17:01:00Z">
          <w:pPr>
            <w:spacing w:line="480" w:lineRule="auto"/>
            <w:ind w:left="355" w:right="15"/>
          </w:pPr>
        </w:pPrChange>
      </w:pPr>
      <w:ins w:id="6734" w:author="Britt Collins" w:date="2021-09-30T14:58:00Z">
        <w:r w:rsidRPr="00163DCF">
          <w:rPr>
            <w:szCs w:val="21"/>
            <w:rPrChange w:id="6735" w:author="David" w:date="2022-08-17T16:58:00Z">
              <w:rPr>
                <w:rFonts w:ascii="Times New Roman" w:hAnsi="Times New Roman"/>
                <w:sz w:val="24"/>
                <w:szCs w:val="24"/>
              </w:rPr>
            </w:rPrChange>
          </w:rPr>
          <w:t>I entertained many thoughts</w:t>
        </w:r>
      </w:ins>
      <w:ins w:id="6736" w:author="Britt Collins" w:date="2021-10-04T11:48:00Z">
        <w:r w:rsidR="00A55ACC" w:rsidRPr="00163DCF">
          <w:rPr>
            <w:szCs w:val="21"/>
            <w:rPrChange w:id="6737" w:author="David" w:date="2022-08-17T16:58:00Z">
              <w:rPr>
                <w:rFonts w:ascii="Times New Roman" w:hAnsi="Times New Roman"/>
                <w:sz w:val="24"/>
                <w:szCs w:val="24"/>
              </w:rPr>
            </w:rPrChange>
          </w:rPr>
          <w:t xml:space="preserve">: great, </w:t>
        </w:r>
      </w:ins>
      <w:ins w:id="6738" w:author="Britt Collins" w:date="2021-10-04T11:49:00Z">
        <w:r w:rsidR="00A55ACC" w:rsidRPr="00163DCF">
          <w:rPr>
            <w:szCs w:val="21"/>
            <w:rPrChange w:id="6739" w:author="David" w:date="2022-08-17T16:58:00Z">
              <w:rPr>
                <w:rFonts w:ascii="Times New Roman" w:hAnsi="Times New Roman"/>
                <w:sz w:val="24"/>
                <w:szCs w:val="24"/>
              </w:rPr>
            </w:rPrChange>
          </w:rPr>
          <w:t>my crummy</w:t>
        </w:r>
      </w:ins>
      <w:ins w:id="6740" w:author="Britt Collins" w:date="2021-10-04T11:48:00Z">
        <w:r w:rsidR="00A55ACC" w:rsidRPr="00163DCF">
          <w:rPr>
            <w:szCs w:val="21"/>
            <w:rPrChange w:id="6741" w:author="David" w:date="2022-08-17T16:58:00Z">
              <w:rPr>
                <w:rFonts w:ascii="Times New Roman" w:hAnsi="Times New Roman"/>
                <w:sz w:val="24"/>
                <w:szCs w:val="24"/>
              </w:rPr>
            </w:rPrChange>
          </w:rPr>
          <w:t xml:space="preserve"> apartment hasn</w:t>
        </w:r>
      </w:ins>
      <w:ins w:id="6742" w:author="Britt Collins" w:date="2021-10-04T11:49:00Z">
        <w:r w:rsidR="00A55ACC" w:rsidRPr="00163DCF">
          <w:rPr>
            <w:szCs w:val="21"/>
            <w:rPrChange w:id="6743" w:author="David" w:date="2022-08-17T16:58:00Z">
              <w:rPr>
                <w:rFonts w:ascii="Times New Roman" w:hAnsi="Times New Roman"/>
                <w:sz w:val="24"/>
                <w:szCs w:val="24"/>
              </w:rPr>
            </w:rPrChange>
          </w:rPr>
          <w:t>’</w:t>
        </w:r>
      </w:ins>
      <w:ins w:id="6744" w:author="Britt Collins" w:date="2021-10-04T11:48:00Z">
        <w:r w:rsidR="00A55ACC" w:rsidRPr="00163DCF">
          <w:rPr>
            <w:szCs w:val="21"/>
            <w:rPrChange w:id="6745" w:author="David" w:date="2022-08-17T16:58:00Z">
              <w:rPr>
                <w:rFonts w:ascii="Times New Roman" w:hAnsi="Times New Roman"/>
                <w:sz w:val="24"/>
                <w:szCs w:val="24"/>
              </w:rPr>
            </w:rPrChange>
          </w:rPr>
          <w:t xml:space="preserve">t put the fear of </w:t>
        </w:r>
      </w:ins>
      <w:ins w:id="6746" w:author="Britt Collins" w:date="2021-10-04T11:49:00Z">
        <w:r w:rsidR="00A55ACC" w:rsidRPr="00163DCF">
          <w:rPr>
            <w:szCs w:val="21"/>
            <w:rPrChange w:id="6747" w:author="David" w:date="2022-08-17T16:58:00Z">
              <w:rPr>
                <w:rFonts w:ascii="Times New Roman" w:hAnsi="Times New Roman"/>
                <w:sz w:val="24"/>
                <w:szCs w:val="24"/>
              </w:rPr>
            </w:rPrChange>
          </w:rPr>
          <w:t>G</w:t>
        </w:r>
      </w:ins>
      <w:ins w:id="6748" w:author="Britt Collins" w:date="2021-10-04T11:48:00Z">
        <w:r w:rsidR="00A55ACC" w:rsidRPr="00163DCF">
          <w:rPr>
            <w:szCs w:val="21"/>
            <w:rPrChange w:id="6749" w:author="David" w:date="2022-08-17T16:58:00Z">
              <w:rPr>
                <w:rFonts w:ascii="Times New Roman" w:hAnsi="Times New Roman"/>
                <w:sz w:val="24"/>
                <w:szCs w:val="24"/>
              </w:rPr>
            </w:rPrChange>
          </w:rPr>
          <w:t>od in her</w:t>
        </w:r>
      </w:ins>
      <w:ins w:id="6750" w:author="Britt Collins" w:date="2021-10-04T11:49:00Z">
        <w:r w:rsidR="00A55ACC" w:rsidRPr="00163DCF">
          <w:rPr>
            <w:szCs w:val="21"/>
            <w:rPrChange w:id="6751" w:author="David" w:date="2022-08-17T16:58:00Z">
              <w:rPr>
                <w:rFonts w:ascii="Times New Roman" w:hAnsi="Times New Roman"/>
                <w:sz w:val="24"/>
                <w:szCs w:val="24"/>
              </w:rPr>
            </w:rPrChange>
          </w:rPr>
          <w:t xml:space="preserve">; I hope I can sexually perform, and not like last </w:t>
        </w:r>
        <w:proofErr w:type="gramStart"/>
        <w:r w:rsidR="00A55ACC" w:rsidRPr="00163DCF">
          <w:rPr>
            <w:szCs w:val="21"/>
            <w:rPrChange w:id="6752" w:author="David" w:date="2022-08-17T16:58:00Z">
              <w:rPr>
                <w:rFonts w:ascii="Times New Roman" w:hAnsi="Times New Roman"/>
                <w:sz w:val="24"/>
                <w:szCs w:val="24"/>
              </w:rPr>
            </w:rPrChange>
          </w:rPr>
          <w:t>time;</w:t>
        </w:r>
        <w:proofErr w:type="gramEnd"/>
        <w:r w:rsidR="00A55ACC" w:rsidRPr="00163DCF">
          <w:rPr>
            <w:szCs w:val="21"/>
            <w:rPrChange w:id="6753" w:author="David" w:date="2022-08-17T16:58:00Z">
              <w:rPr>
                <w:rFonts w:ascii="Times New Roman" w:hAnsi="Times New Roman"/>
                <w:sz w:val="24"/>
                <w:szCs w:val="24"/>
              </w:rPr>
            </w:rPrChange>
          </w:rPr>
          <w:t xml:space="preserve"> where was her erogenous zone? </w:t>
        </w:r>
      </w:ins>
      <w:ins w:id="6754" w:author="Britt Collins" w:date="2021-10-04T11:50:00Z">
        <w:r w:rsidR="00A55ACC" w:rsidRPr="00163DCF">
          <w:rPr>
            <w:szCs w:val="21"/>
            <w:rPrChange w:id="6755" w:author="David" w:date="2022-08-17T16:58:00Z">
              <w:rPr>
                <w:rFonts w:ascii="Times New Roman" w:hAnsi="Times New Roman"/>
                <w:sz w:val="24"/>
                <w:szCs w:val="24"/>
              </w:rPr>
            </w:rPrChange>
          </w:rPr>
          <w:t>Oh, y</w:t>
        </w:r>
      </w:ins>
      <w:ins w:id="6756" w:author="Britt Collins" w:date="2021-10-04T11:49:00Z">
        <w:r w:rsidR="00A55ACC" w:rsidRPr="00163DCF">
          <w:rPr>
            <w:szCs w:val="21"/>
            <w:rPrChange w:id="6757" w:author="David" w:date="2022-08-17T16:58:00Z">
              <w:rPr>
                <w:rFonts w:ascii="Times New Roman" w:hAnsi="Times New Roman"/>
                <w:sz w:val="24"/>
                <w:szCs w:val="24"/>
              </w:rPr>
            </w:rPrChange>
          </w:rPr>
          <w:t>es, the back of her neck.</w:t>
        </w:r>
      </w:ins>
    </w:p>
    <w:p w14:paraId="569D6AEC" w14:textId="3405B614" w:rsidR="006F31F6" w:rsidRPr="00163DCF" w:rsidRDefault="00A55ACC">
      <w:pPr>
        <w:spacing w:line="276" w:lineRule="auto"/>
        <w:ind w:left="0" w:right="15" w:firstLine="345"/>
        <w:rPr>
          <w:ins w:id="6758" w:author="Britt Collins" w:date="2021-09-30T14:58:00Z"/>
          <w:szCs w:val="21"/>
          <w:rPrChange w:id="6759" w:author="David" w:date="2022-08-17T16:58:00Z">
            <w:rPr>
              <w:ins w:id="6760" w:author="Britt Collins" w:date="2021-09-30T14:58:00Z"/>
              <w:rFonts w:ascii="Times New Roman" w:hAnsi="Times New Roman"/>
              <w:sz w:val="24"/>
              <w:szCs w:val="24"/>
            </w:rPr>
          </w:rPrChange>
        </w:rPr>
        <w:pPrChange w:id="6761" w:author="David" w:date="2022-08-17T17:01:00Z">
          <w:pPr>
            <w:ind w:left="-5" w:right="15"/>
          </w:pPr>
        </w:pPrChange>
      </w:pPr>
      <w:proofErr w:type="gramStart"/>
      <w:ins w:id="6762" w:author="Britt Collins" w:date="2021-10-04T11:50:00Z">
        <w:r w:rsidRPr="00163DCF">
          <w:rPr>
            <w:b/>
            <w:szCs w:val="21"/>
            <w:rPrChange w:id="6763" w:author="David" w:date="2022-08-17T16:58:00Z">
              <w:rPr>
                <w:rFonts w:ascii="Times New Roman" w:hAnsi="Times New Roman"/>
                <w:sz w:val="24"/>
                <w:szCs w:val="24"/>
              </w:rPr>
            </w:rPrChange>
          </w:rPr>
          <w:t>AGAIN</w:t>
        </w:r>
        <w:proofErr w:type="gramEnd"/>
        <w:r w:rsidRPr="00163DCF">
          <w:rPr>
            <w:b/>
            <w:szCs w:val="21"/>
            <w:rPrChange w:id="6764" w:author="David" w:date="2022-08-17T16:58:00Z">
              <w:rPr>
                <w:rFonts w:ascii="Times New Roman" w:hAnsi="Times New Roman"/>
                <w:sz w:val="24"/>
                <w:szCs w:val="24"/>
              </w:rPr>
            </w:rPrChange>
          </w:rPr>
          <w:t xml:space="preserve"> CONDENSE THE SEX </w:t>
        </w:r>
      </w:ins>
      <w:ins w:id="6765" w:author="Britt Collins" w:date="2021-10-04T11:51:00Z">
        <w:r w:rsidRPr="00163DCF">
          <w:rPr>
            <w:b/>
            <w:szCs w:val="21"/>
            <w:rPrChange w:id="6766" w:author="David" w:date="2022-08-17T16:58:00Z">
              <w:rPr>
                <w:rFonts w:ascii="Times New Roman" w:hAnsi="Times New Roman"/>
                <w:sz w:val="24"/>
                <w:szCs w:val="24"/>
              </w:rPr>
            </w:rPrChange>
          </w:rPr>
          <w:t>DESCRIPTION</w:t>
        </w:r>
      </w:ins>
      <w:ins w:id="6767" w:author="Britt Collins" w:date="2021-10-05T15:40:00Z">
        <w:r w:rsidR="00290110" w:rsidRPr="00163DCF">
          <w:rPr>
            <w:b/>
            <w:szCs w:val="21"/>
            <w:rPrChange w:id="6768" w:author="David" w:date="2022-08-17T16:58:00Z">
              <w:rPr>
                <w:rFonts w:ascii="Times New Roman" w:hAnsi="Times New Roman"/>
                <w:b/>
                <w:sz w:val="24"/>
                <w:szCs w:val="24"/>
              </w:rPr>
            </w:rPrChange>
          </w:rPr>
          <w:t xml:space="preserve"> AND SKIP ALL THE DESCRIPTION OF BODY PARTS</w:t>
        </w:r>
      </w:ins>
      <w:ins w:id="6769" w:author="Britt Collins" w:date="2021-10-04T11:51:00Z">
        <w:r w:rsidRPr="00163DCF">
          <w:rPr>
            <w:szCs w:val="21"/>
            <w:rPrChange w:id="6770" w:author="David" w:date="2022-08-17T16:58:00Z">
              <w:rPr>
                <w:rFonts w:ascii="Times New Roman" w:hAnsi="Times New Roman"/>
                <w:sz w:val="24"/>
                <w:szCs w:val="24"/>
              </w:rPr>
            </w:rPrChange>
          </w:rPr>
          <w:t xml:space="preserve"> </w:t>
        </w:r>
      </w:ins>
      <w:ins w:id="6771" w:author="Britt Collins" w:date="2021-10-04T11:50:00Z">
        <w:r w:rsidRPr="00163DCF">
          <w:rPr>
            <w:szCs w:val="21"/>
            <w:rPrChange w:id="6772" w:author="David" w:date="2022-08-17T16:58:00Z">
              <w:rPr>
                <w:rFonts w:ascii="Times New Roman" w:hAnsi="Times New Roman"/>
                <w:sz w:val="24"/>
                <w:szCs w:val="24"/>
              </w:rPr>
            </w:rPrChange>
          </w:rPr>
          <w:t xml:space="preserve">As </w:t>
        </w:r>
      </w:ins>
      <w:ins w:id="6773" w:author="Britt Collins" w:date="2021-09-30T14:58:00Z">
        <w:r w:rsidR="006F31F6" w:rsidRPr="00163DCF">
          <w:rPr>
            <w:szCs w:val="21"/>
            <w:rPrChange w:id="6774" w:author="David" w:date="2022-08-17T16:58:00Z">
              <w:rPr>
                <w:rFonts w:ascii="Times New Roman" w:hAnsi="Times New Roman"/>
                <w:sz w:val="24"/>
                <w:szCs w:val="24"/>
              </w:rPr>
            </w:rPrChange>
          </w:rPr>
          <w:t>I began kissing the back of her neck</w:t>
        </w:r>
      </w:ins>
      <w:ins w:id="6775" w:author="Britt Collins" w:date="2021-10-04T11:50:00Z">
        <w:r w:rsidRPr="00163DCF">
          <w:rPr>
            <w:szCs w:val="21"/>
            <w:rPrChange w:id="6776" w:author="David" w:date="2022-08-17T16:58:00Z">
              <w:rPr>
                <w:rFonts w:ascii="Times New Roman" w:hAnsi="Times New Roman"/>
                <w:sz w:val="24"/>
                <w:szCs w:val="24"/>
              </w:rPr>
            </w:rPrChange>
          </w:rPr>
          <w:t>, s</w:t>
        </w:r>
      </w:ins>
      <w:ins w:id="6777" w:author="Britt Collins" w:date="2021-09-30T14:58:00Z">
        <w:r w:rsidR="006F31F6" w:rsidRPr="00163DCF">
          <w:rPr>
            <w:szCs w:val="21"/>
            <w:rPrChange w:id="6778" w:author="David" w:date="2022-08-17T16:58:00Z">
              <w:rPr>
                <w:rFonts w:ascii="Times New Roman" w:hAnsi="Times New Roman"/>
                <w:sz w:val="24"/>
                <w:szCs w:val="24"/>
              </w:rPr>
            </w:rPrChange>
          </w:rPr>
          <w:t>he immediately unbuttoned my jeans and sucked my penis using her unique technique. I was only slightly stimulated. It was my turn. I worked my way from Elle's neck down to her vagina. I checked the state of my penis as I continued licking her other erogenous zones. My penis was flaccid. I didn't know it at the time, but I was experiencing erectile dysfunction. I was now beginning to panic. I couldn't blame Elle, she used everything in her sexual arsenal to stimulate me. I continued licking her erogenous zones. Again, I had to improvise. Not being able to use my penis, I used the next best thing I had to hand, my hand. I used my digits like a button-bashing video game. Given grit and stamina, I finger fucked Elle like a game of Track and Field. The pace slowed. Both of us looked at each other. The sweat streamed down our faces as we caught a breath. Elle was beaming, "I’ve never come 3 times before!", she exclaimed. I was confused. I didn't sense her ejaculate.</w:t>
        </w:r>
      </w:ins>
    </w:p>
    <w:p w14:paraId="439AA69A" w14:textId="77777777" w:rsidR="00A55ACC" w:rsidRPr="00163DCF" w:rsidRDefault="00A55ACC">
      <w:pPr>
        <w:spacing w:line="276" w:lineRule="auto"/>
        <w:ind w:left="-5" w:right="15" w:firstLine="350"/>
        <w:rPr>
          <w:ins w:id="6779" w:author="Britt Collins" w:date="2021-10-04T11:53:00Z"/>
          <w:szCs w:val="21"/>
          <w:rPrChange w:id="6780" w:author="David" w:date="2022-08-17T16:58:00Z">
            <w:rPr>
              <w:ins w:id="6781" w:author="Britt Collins" w:date="2021-10-04T11:53:00Z"/>
              <w:rFonts w:ascii="Times New Roman" w:hAnsi="Times New Roman"/>
              <w:sz w:val="24"/>
              <w:szCs w:val="24"/>
            </w:rPr>
          </w:rPrChange>
        </w:rPr>
        <w:pPrChange w:id="6782" w:author="David" w:date="2022-08-17T17:01:00Z">
          <w:pPr>
            <w:spacing w:line="480" w:lineRule="auto"/>
            <w:ind w:left="-5" w:right="15" w:firstLine="350"/>
          </w:pPr>
        </w:pPrChange>
      </w:pPr>
      <w:ins w:id="6783" w:author="Britt Collins" w:date="2021-10-04T11:51:00Z">
        <w:r w:rsidRPr="00163DCF">
          <w:rPr>
            <w:szCs w:val="21"/>
            <w:rPrChange w:id="6784" w:author="David" w:date="2022-08-17T16:58:00Z">
              <w:rPr>
                <w:rFonts w:ascii="Times New Roman" w:hAnsi="Times New Roman"/>
                <w:sz w:val="24"/>
                <w:szCs w:val="24"/>
              </w:rPr>
            </w:rPrChange>
          </w:rPr>
          <w:t xml:space="preserve">Laying wide awake, </w:t>
        </w:r>
      </w:ins>
      <w:ins w:id="6785" w:author="Britt Collins" w:date="2021-10-04T11:52:00Z">
        <w:r w:rsidRPr="00163DCF">
          <w:rPr>
            <w:szCs w:val="21"/>
            <w:rPrChange w:id="6786" w:author="David" w:date="2022-08-17T16:58:00Z">
              <w:rPr>
                <w:rFonts w:ascii="Times New Roman" w:hAnsi="Times New Roman"/>
                <w:sz w:val="24"/>
                <w:szCs w:val="24"/>
              </w:rPr>
            </w:rPrChange>
          </w:rPr>
          <w:t>w</w:t>
        </w:r>
      </w:ins>
      <w:ins w:id="6787" w:author="Britt Collins" w:date="2021-09-30T14:58:00Z">
        <w:r w:rsidR="006F31F6" w:rsidRPr="00163DCF">
          <w:rPr>
            <w:szCs w:val="21"/>
            <w:rPrChange w:id="6788" w:author="David" w:date="2022-08-17T16:58:00Z">
              <w:rPr>
                <w:rFonts w:ascii="Times New Roman" w:hAnsi="Times New Roman"/>
                <w:sz w:val="24"/>
                <w:szCs w:val="24"/>
              </w:rPr>
            </w:rPrChange>
          </w:rPr>
          <w:t xml:space="preserve">e didn’t get a great deal of sleep that night. I lay on my back, Elle was on her front, resting her head on her hands. She began small talk. </w:t>
        </w:r>
      </w:ins>
      <w:ins w:id="6789" w:author="Britt Collins" w:date="2021-10-04T11:52:00Z">
        <w:r w:rsidRPr="00163DCF">
          <w:rPr>
            <w:szCs w:val="21"/>
            <w:rPrChange w:id="6790" w:author="David" w:date="2022-08-17T16:58:00Z">
              <w:rPr>
                <w:rFonts w:ascii="Times New Roman" w:hAnsi="Times New Roman"/>
                <w:sz w:val="24"/>
                <w:szCs w:val="24"/>
              </w:rPr>
            </w:rPrChange>
          </w:rPr>
          <w:t>“</w:t>
        </w:r>
      </w:ins>
      <w:ins w:id="6791" w:author="Britt Collins" w:date="2021-09-30T14:58:00Z">
        <w:r w:rsidR="006F31F6" w:rsidRPr="00163DCF">
          <w:rPr>
            <w:szCs w:val="21"/>
            <w:rPrChange w:id="6792" w:author="David" w:date="2022-08-17T16:58:00Z">
              <w:rPr>
                <w:rFonts w:ascii="Times New Roman" w:hAnsi="Times New Roman"/>
                <w:sz w:val="24"/>
                <w:szCs w:val="24"/>
              </w:rPr>
            </w:rPrChange>
          </w:rPr>
          <w:t>That night was special,</w:t>
        </w:r>
      </w:ins>
      <w:ins w:id="6793" w:author="Britt Collins" w:date="2021-10-04T11:52:00Z">
        <w:r w:rsidRPr="00163DCF">
          <w:rPr>
            <w:szCs w:val="21"/>
            <w:rPrChange w:id="6794" w:author="David" w:date="2022-08-17T16:58:00Z">
              <w:rPr>
                <w:rFonts w:ascii="Times New Roman" w:hAnsi="Times New Roman"/>
                <w:sz w:val="24"/>
                <w:szCs w:val="24"/>
              </w:rPr>
            </w:rPrChange>
          </w:rPr>
          <w:t>”</w:t>
        </w:r>
      </w:ins>
      <w:ins w:id="6795" w:author="Britt Collins" w:date="2021-09-30T14:58:00Z">
        <w:r w:rsidR="006F31F6" w:rsidRPr="00163DCF">
          <w:rPr>
            <w:szCs w:val="21"/>
            <w:rPrChange w:id="6796" w:author="David" w:date="2022-08-17T16:58:00Z">
              <w:rPr>
                <w:rFonts w:ascii="Times New Roman" w:hAnsi="Times New Roman"/>
                <w:sz w:val="24"/>
                <w:szCs w:val="24"/>
              </w:rPr>
            </w:rPrChange>
          </w:rPr>
          <w:t xml:space="preserve"> she said</w:t>
        </w:r>
      </w:ins>
      <w:ins w:id="6797" w:author="Britt Collins" w:date="2021-10-04T11:52:00Z">
        <w:r w:rsidRPr="00163DCF">
          <w:rPr>
            <w:szCs w:val="21"/>
            <w:rPrChange w:id="6798" w:author="David" w:date="2022-08-17T16:58:00Z">
              <w:rPr>
                <w:rFonts w:ascii="Times New Roman" w:hAnsi="Times New Roman"/>
                <w:sz w:val="24"/>
                <w:szCs w:val="24"/>
              </w:rPr>
            </w:rPrChange>
          </w:rPr>
          <w:t>,</w:t>
        </w:r>
      </w:ins>
      <w:ins w:id="6799" w:author="Britt Collins" w:date="2021-09-30T14:58:00Z">
        <w:r w:rsidR="006F31F6" w:rsidRPr="00163DCF">
          <w:rPr>
            <w:szCs w:val="21"/>
            <w:rPrChange w:id="6800" w:author="David" w:date="2022-08-17T16:58:00Z">
              <w:rPr>
                <w:rFonts w:ascii="Times New Roman" w:hAnsi="Times New Roman"/>
                <w:sz w:val="24"/>
                <w:szCs w:val="24"/>
              </w:rPr>
            </w:rPrChange>
          </w:rPr>
          <w:t xml:space="preserve"> describ</w:t>
        </w:r>
      </w:ins>
      <w:ins w:id="6801" w:author="Britt Collins" w:date="2021-10-04T11:52:00Z">
        <w:r w:rsidRPr="00163DCF">
          <w:rPr>
            <w:szCs w:val="21"/>
            <w:rPrChange w:id="6802" w:author="David" w:date="2022-08-17T16:58:00Z">
              <w:rPr>
                <w:rFonts w:ascii="Times New Roman" w:hAnsi="Times New Roman"/>
                <w:sz w:val="24"/>
                <w:szCs w:val="24"/>
              </w:rPr>
            </w:rPrChange>
          </w:rPr>
          <w:t xml:space="preserve">ing </w:t>
        </w:r>
      </w:ins>
      <w:ins w:id="6803" w:author="Britt Collins" w:date="2021-09-30T14:58:00Z">
        <w:r w:rsidR="006F31F6" w:rsidRPr="00163DCF">
          <w:rPr>
            <w:szCs w:val="21"/>
            <w:rPrChange w:id="6804" w:author="David" w:date="2022-08-17T16:58:00Z">
              <w:rPr>
                <w:rFonts w:ascii="Times New Roman" w:hAnsi="Times New Roman"/>
                <w:sz w:val="24"/>
                <w:szCs w:val="24"/>
              </w:rPr>
            </w:rPrChange>
          </w:rPr>
          <w:t xml:space="preserve">her past sexual experiences. She excitedly added, she had never come </w:t>
        </w:r>
      </w:ins>
      <w:ins w:id="6805" w:author="Britt Collins" w:date="2021-10-04T11:52:00Z">
        <w:r w:rsidRPr="00163DCF">
          <w:rPr>
            <w:szCs w:val="21"/>
            <w:rPrChange w:id="6806" w:author="David" w:date="2022-08-17T16:58:00Z">
              <w:rPr>
                <w:rFonts w:ascii="Times New Roman" w:hAnsi="Times New Roman"/>
                <w:sz w:val="24"/>
                <w:szCs w:val="24"/>
              </w:rPr>
            </w:rPrChange>
          </w:rPr>
          <w:t>three</w:t>
        </w:r>
      </w:ins>
      <w:ins w:id="6807" w:author="Britt Collins" w:date="2021-09-30T14:58:00Z">
        <w:r w:rsidR="006F31F6" w:rsidRPr="00163DCF">
          <w:rPr>
            <w:szCs w:val="21"/>
            <w:rPrChange w:id="6808" w:author="David" w:date="2022-08-17T16:58:00Z">
              <w:rPr>
                <w:rFonts w:ascii="Times New Roman" w:hAnsi="Times New Roman"/>
                <w:sz w:val="24"/>
                <w:szCs w:val="24"/>
              </w:rPr>
            </w:rPrChange>
          </w:rPr>
          <w:t xml:space="preserve"> times before. </w:t>
        </w:r>
      </w:ins>
    </w:p>
    <w:p w14:paraId="54CD60A7" w14:textId="77777777" w:rsidR="00A55ACC" w:rsidRPr="00163DCF" w:rsidRDefault="006F31F6">
      <w:pPr>
        <w:spacing w:line="276" w:lineRule="auto"/>
        <w:ind w:left="-5" w:right="15" w:firstLine="350"/>
        <w:rPr>
          <w:ins w:id="6809" w:author="Britt Collins" w:date="2021-10-04T11:53:00Z"/>
          <w:szCs w:val="21"/>
          <w:rPrChange w:id="6810" w:author="David" w:date="2022-08-17T16:58:00Z">
            <w:rPr>
              <w:ins w:id="6811" w:author="Britt Collins" w:date="2021-10-04T11:53:00Z"/>
              <w:rFonts w:ascii="Times New Roman" w:hAnsi="Times New Roman"/>
              <w:sz w:val="24"/>
              <w:szCs w:val="24"/>
            </w:rPr>
          </w:rPrChange>
        </w:rPr>
        <w:pPrChange w:id="6812" w:author="David" w:date="2022-08-17T17:01:00Z">
          <w:pPr>
            <w:spacing w:line="480" w:lineRule="auto"/>
            <w:ind w:left="-5" w:right="15" w:firstLine="350"/>
          </w:pPr>
        </w:pPrChange>
      </w:pPr>
      <w:ins w:id="6813" w:author="Britt Collins" w:date="2021-09-30T14:58:00Z">
        <w:r w:rsidRPr="00163DCF">
          <w:rPr>
            <w:szCs w:val="21"/>
            <w:rPrChange w:id="6814" w:author="David" w:date="2022-08-17T16:58:00Z">
              <w:rPr>
                <w:rFonts w:ascii="Times New Roman" w:hAnsi="Times New Roman"/>
                <w:sz w:val="24"/>
                <w:szCs w:val="24"/>
              </w:rPr>
            </w:rPrChange>
          </w:rPr>
          <w:t xml:space="preserve">She lay on her back and shuffled her body close to mine. She turned her head, to face me. </w:t>
        </w:r>
      </w:ins>
      <w:ins w:id="6815" w:author="Britt Collins" w:date="2021-10-04T11:52:00Z">
        <w:r w:rsidR="00A55ACC" w:rsidRPr="00163DCF">
          <w:rPr>
            <w:szCs w:val="21"/>
            <w:rPrChange w:id="6816" w:author="David" w:date="2022-08-17T16:58:00Z">
              <w:rPr>
                <w:rFonts w:ascii="Times New Roman" w:hAnsi="Times New Roman"/>
                <w:sz w:val="24"/>
                <w:szCs w:val="24"/>
              </w:rPr>
            </w:rPrChange>
          </w:rPr>
          <w:t xml:space="preserve">“Three </w:t>
        </w:r>
      </w:ins>
      <w:ins w:id="6817" w:author="Britt Collins" w:date="2021-09-30T14:58:00Z">
        <w:r w:rsidRPr="00163DCF">
          <w:rPr>
            <w:szCs w:val="21"/>
            <w:rPrChange w:id="6818" w:author="David" w:date="2022-08-17T16:58:00Z">
              <w:rPr>
                <w:rFonts w:ascii="Times New Roman" w:hAnsi="Times New Roman"/>
                <w:sz w:val="24"/>
                <w:szCs w:val="24"/>
              </w:rPr>
            </w:rPrChange>
          </w:rPr>
          <w:t>times,</w:t>
        </w:r>
      </w:ins>
      <w:ins w:id="6819" w:author="Britt Collins" w:date="2021-10-04T11:52:00Z">
        <w:r w:rsidR="00A55ACC" w:rsidRPr="00163DCF">
          <w:rPr>
            <w:szCs w:val="21"/>
            <w:rPrChange w:id="6820" w:author="David" w:date="2022-08-17T16:58:00Z">
              <w:rPr>
                <w:rFonts w:ascii="Times New Roman" w:hAnsi="Times New Roman"/>
                <w:sz w:val="24"/>
                <w:szCs w:val="24"/>
              </w:rPr>
            </w:rPrChange>
          </w:rPr>
          <w:t>”</w:t>
        </w:r>
      </w:ins>
      <w:ins w:id="6821" w:author="Britt Collins" w:date="2021-09-30T14:58:00Z">
        <w:r w:rsidRPr="00163DCF">
          <w:rPr>
            <w:szCs w:val="21"/>
            <w:rPrChange w:id="6822" w:author="David" w:date="2022-08-17T16:58:00Z">
              <w:rPr>
                <w:rFonts w:ascii="Times New Roman" w:hAnsi="Times New Roman"/>
                <w:sz w:val="24"/>
                <w:szCs w:val="24"/>
              </w:rPr>
            </w:rPrChange>
          </w:rPr>
          <w:t xml:space="preserve"> she </w:t>
        </w:r>
      </w:ins>
      <w:ins w:id="6823" w:author="Britt Collins" w:date="2021-10-04T11:53:00Z">
        <w:r w:rsidR="00A55ACC" w:rsidRPr="00163DCF">
          <w:rPr>
            <w:szCs w:val="21"/>
            <w:rPrChange w:id="6824" w:author="David" w:date="2022-08-17T16:58:00Z">
              <w:rPr>
                <w:rFonts w:ascii="Times New Roman" w:hAnsi="Times New Roman"/>
                <w:sz w:val="24"/>
                <w:szCs w:val="24"/>
              </w:rPr>
            </w:rPrChange>
          </w:rPr>
          <w:t>repeat</w:t>
        </w:r>
      </w:ins>
      <w:ins w:id="6825" w:author="Britt Collins" w:date="2021-09-30T14:58:00Z">
        <w:r w:rsidRPr="00163DCF">
          <w:rPr>
            <w:szCs w:val="21"/>
            <w:rPrChange w:id="6826" w:author="David" w:date="2022-08-17T16:58:00Z">
              <w:rPr>
                <w:rFonts w:ascii="Times New Roman" w:hAnsi="Times New Roman"/>
                <w:sz w:val="24"/>
                <w:szCs w:val="24"/>
              </w:rPr>
            </w:rPrChange>
          </w:rPr>
          <w:t xml:space="preserve">ed. </w:t>
        </w:r>
      </w:ins>
      <w:ins w:id="6827" w:author="Britt Collins" w:date="2021-10-04T11:53:00Z">
        <w:r w:rsidR="00A55ACC" w:rsidRPr="00163DCF">
          <w:rPr>
            <w:szCs w:val="21"/>
            <w:rPrChange w:id="6828" w:author="David" w:date="2022-08-17T16:58:00Z">
              <w:rPr>
                <w:rFonts w:ascii="Times New Roman" w:hAnsi="Times New Roman"/>
                <w:sz w:val="24"/>
                <w:szCs w:val="24"/>
              </w:rPr>
            </w:rPrChange>
          </w:rPr>
          <w:t xml:space="preserve">She </w:t>
        </w:r>
      </w:ins>
      <w:ins w:id="6829" w:author="Britt Collins" w:date="2021-09-30T14:58:00Z">
        <w:r w:rsidRPr="00163DCF">
          <w:rPr>
            <w:szCs w:val="21"/>
            <w:rPrChange w:id="6830" w:author="David" w:date="2022-08-17T16:58:00Z">
              <w:rPr>
                <w:rFonts w:ascii="Times New Roman" w:hAnsi="Times New Roman"/>
                <w:sz w:val="24"/>
                <w:szCs w:val="24"/>
              </w:rPr>
            </w:rPrChange>
          </w:rPr>
          <w:t xml:space="preserve">said she was concerned about my erectile dysfunction. </w:t>
        </w:r>
      </w:ins>
      <w:ins w:id="6831" w:author="Britt Collins" w:date="2021-10-04T11:53:00Z">
        <w:r w:rsidR="00A55ACC" w:rsidRPr="00163DCF">
          <w:rPr>
            <w:szCs w:val="21"/>
            <w:rPrChange w:id="6832" w:author="David" w:date="2022-08-17T16:58:00Z">
              <w:rPr>
                <w:rFonts w:ascii="Times New Roman" w:hAnsi="Times New Roman"/>
                <w:sz w:val="24"/>
                <w:szCs w:val="24"/>
              </w:rPr>
            </w:rPrChange>
          </w:rPr>
          <w:t>“</w:t>
        </w:r>
      </w:ins>
      <w:ins w:id="6833" w:author="Britt Collins" w:date="2021-09-30T14:58:00Z">
        <w:r w:rsidRPr="00163DCF">
          <w:rPr>
            <w:szCs w:val="21"/>
            <w:rPrChange w:id="6834" w:author="David" w:date="2022-08-17T16:58:00Z">
              <w:rPr>
                <w:rFonts w:ascii="Times New Roman" w:hAnsi="Times New Roman"/>
                <w:sz w:val="24"/>
                <w:szCs w:val="24"/>
              </w:rPr>
            </w:rPrChange>
          </w:rPr>
          <w:t>The first time we slept together I was accepting. You mentioned you hadn't had sex for a while.</w:t>
        </w:r>
      </w:ins>
      <w:ins w:id="6835" w:author="Britt Collins" w:date="2021-10-04T11:53:00Z">
        <w:r w:rsidR="00A55ACC" w:rsidRPr="00163DCF">
          <w:rPr>
            <w:szCs w:val="21"/>
            <w:rPrChange w:id="6836" w:author="David" w:date="2022-08-17T16:58:00Z">
              <w:rPr>
                <w:rFonts w:ascii="Times New Roman" w:hAnsi="Times New Roman"/>
                <w:sz w:val="24"/>
                <w:szCs w:val="24"/>
              </w:rPr>
            </w:rPrChange>
          </w:rPr>
          <w:t xml:space="preserve"> </w:t>
        </w:r>
      </w:ins>
      <w:ins w:id="6837" w:author="Britt Collins" w:date="2021-09-30T14:58:00Z">
        <w:r w:rsidRPr="00163DCF">
          <w:rPr>
            <w:szCs w:val="21"/>
            <w:rPrChange w:id="6838" w:author="David" w:date="2022-08-17T16:58:00Z">
              <w:rPr>
                <w:rFonts w:ascii="Times New Roman" w:hAnsi="Times New Roman"/>
                <w:sz w:val="24"/>
                <w:szCs w:val="24"/>
              </w:rPr>
            </w:rPrChange>
          </w:rPr>
          <w:t>Given we’ve been together for a short while, that shouldn’t be the case. Don’t you find me attractive?</w:t>
        </w:r>
      </w:ins>
      <w:ins w:id="6839" w:author="Britt Collins" w:date="2021-10-04T11:53:00Z">
        <w:r w:rsidR="00A55ACC" w:rsidRPr="00163DCF">
          <w:rPr>
            <w:szCs w:val="21"/>
            <w:rPrChange w:id="6840" w:author="David" w:date="2022-08-17T16:58:00Z">
              <w:rPr>
                <w:rFonts w:ascii="Times New Roman" w:hAnsi="Times New Roman"/>
                <w:sz w:val="24"/>
                <w:szCs w:val="24"/>
              </w:rPr>
            </w:rPrChange>
          </w:rPr>
          <w:t>”</w:t>
        </w:r>
      </w:ins>
      <w:ins w:id="6841" w:author="Britt Collins" w:date="2021-09-30T14:58:00Z">
        <w:r w:rsidRPr="00163DCF">
          <w:rPr>
            <w:szCs w:val="21"/>
            <w:rPrChange w:id="6842" w:author="David" w:date="2022-08-17T16:58:00Z">
              <w:rPr>
                <w:rFonts w:ascii="Times New Roman" w:hAnsi="Times New Roman"/>
                <w:sz w:val="24"/>
                <w:szCs w:val="24"/>
              </w:rPr>
            </w:rPrChange>
          </w:rPr>
          <w:t xml:space="preserve"> </w:t>
        </w:r>
      </w:ins>
    </w:p>
    <w:p w14:paraId="67E7DD93" w14:textId="15CD05BE" w:rsidR="00A55ACC" w:rsidRPr="00163DCF" w:rsidRDefault="00A55ACC">
      <w:pPr>
        <w:spacing w:line="276" w:lineRule="auto"/>
        <w:ind w:left="-5" w:right="15" w:firstLine="350"/>
        <w:rPr>
          <w:ins w:id="6843" w:author="Britt Collins" w:date="2021-10-04T11:56:00Z"/>
          <w:szCs w:val="21"/>
          <w:rPrChange w:id="6844" w:author="David" w:date="2022-08-17T16:58:00Z">
            <w:rPr>
              <w:ins w:id="6845" w:author="Britt Collins" w:date="2021-10-04T11:56:00Z"/>
              <w:rFonts w:ascii="Times New Roman" w:hAnsi="Times New Roman"/>
              <w:sz w:val="24"/>
              <w:szCs w:val="24"/>
            </w:rPr>
          </w:rPrChange>
        </w:rPr>
        <w:pPrChange w:id="6846" w:author="David" w:date="2022-08-17T17:01:00Z">
          <w:pPr>
            <w:spacing w:line="480" w:lineRule="auto"/>
            <w:ind w:left="-5" w:right="15" w:firstLine="350"/>
          </w:pPr>
        </w:pPrChange>
      </w:pPr>
      <w:ins w:id="6847" w:author="Britt Collins" w:date="2021-10-04T11:53:00Z">
        <w:r w:rsidRPr="00163DCF">
          <w:rPr>
            <w:szCs w:val="21"/>
            <w:rPrChange w:id="6848" w:author="David" w:date="2022-08-17T16:58:00Z">
              <w:rPr>
                <w:rFonts w:ascii="Times New Roman" w:hAnsi="Times New Roman"/>
                <w:sz w:val="24"/>
                <w:szCs w:val="24"/>
              </w:rPr>
            </w:rPrChange>
          </w:rPr>
          <w:t>“</w:t>
        </w:r>
      </w:ins>
      <w:ins w:id="6849" w:author="Britt Collins" w:date="2021-09-30T14:58:00Z">
        <w:r w:rsidR="006F31F6" w:rsidRPr="00163DCF">
          <w:rPr>
            <w:szCs w:val="21"/>
            <w:rPrChange w:id="6850" w:author="David" w:date="2022-08-17T16:58:00Z">
              <w:rPr>
                <w:rFonts w:ascii="Times New Roman" w:hAnsi="Times New Roman"/>
                <w:sz w:val="24"/>
                <w:szCs w:val="24"/>
              </w:rPr>
            </w:rPrChange>
          </w:rPr>
          <w:t>No</w:t>
        </w:r>
      </w:ins>
      <w:ins w:id="6851" w:author="Britt Collins" w:date="2021-10-04T11:54:00Z">
        <w:r w:rsidRPr="00163DCF">
          <w:rPr>
            <w:szCs w:val="21"/>
            <w:rPrChange w:id="6852" w:author="David" w:date="2022-08-17T16:58:00Z">
              <w:rPr>
                <w:rFonts w:ascii="Times New Roman" w:hAnsi="Times New Roman"/>
                <w:sz w:val="24"/>
                <w:szCs w:val="24"/>
              </w:rPr>
            </w:rPrChange>
          </w:rPr>
          <w:t>, of course I do,”</w:t>
        </w:r>
      </w:ins>
      <w:ins w:id="6853" w:author="Britt Collins" w:date="2021-09-30T14:58:00Z">
        <w:r w:rsidR="006F31F6" w:rsidRPr="00163DCF">
          <w:rPr>
            <w:szCs w:val="21"/>
            <w:rPrChange w:id="6854" w:author="David" w:date="2022-08-17T16:58:00Z">
              <w:rPr>
                <w:rFonts w:ascii="Times New Roman" w:hAnsi="Times New Roman"/>
                <w:sz w:val="24"/>
                <w:szCs w:val="24"/>
              </w:rPr>
            </w:rPrChange>
          </w:rPr>
          <w:t xml:space="preserve"> I </w:t>
        </w:r>
      </w:ins>
      <w:ins w:id="6855" w:author="Britt Collins" w:date="2021-10-04T11:54:00Z">
        <w:r w:rsidRPr="00163DCF">
          <w:rPr>
            <w:szCs w:val="21"/>
            <w:rPrChange w:id="6856" w:author="David" w:date="2022-08-17T16:58:00Z">
              <w:rPr>
                <w:rFonts w:ascii="Times New Roman" w:hAnsi="Times New Roman"/>
                <w:sz w:val="24"/>
                <w:szCs w:val="24"/>
              </w:rPr>
            </w:rPrChange>
          </w:rPr>
          <w:t xml:space="preserve">replied </w:t>
        </w:r>
      </w:ins>
      <w:ins w:id="6857" w:author="Britt Collins" w:date="2021-09-30T14:58:00Z">
        <w:r w:rsidR="006F31F6" w:rsidRPr="00163DCF">
          <w:rPr>
            <w:szCs w:val="21"/>
            <w:rPrChange w:id="6858" w:author="David" w:date="2022-08-17T16:58:00Z">
              <w:rPr>
                <w:rFonts w:ascii="Times New Roman" w:hAnsi="Times New Roman"/>
                <w:sz w:val="24"/>
                <w:szCs w:val="24"/>
              </w:rPr>
            </w:rPrChange>
          </w:rPr>
          <w:t>quickly. At that moment I felt alone. I thought back to the last time I had sex without issues</w:t>
        </w:r>
      </w:ins>
      <w:ins w:id="6859" w:author="Britt Collins" w:date="2021-10-04T11:54:00Z">
        <w:r w:rsidRPr="00163DCF">
          <w:rPr>
            <w:szCs w:val="21"/>
            <w:rPrChange w:id="6860" w:author="David" w:date="2022-08-17T16:58:00Z">
              <w:rPr>
                <w:rFonts w:ascii="Times New Roman" w:hAnsi="Times New Roman"/>
                <w:sz w:val="24"/>
                <w:szCs w:val="24"/>
              </w:rPr>
            </w:rPrChange>
          </w:rPr>
          <w:t xml:space="preserve"> four</w:t>
        </w:r>
      </w:ins>
      <w:ins w:id="6861" w:author="Britt Collins" w:date="2021-09-30T14:58:00Z">
        <w:r w:rsidR="006F31F6" w:rsidRPr="00163DCF">
          <w:rPr>
            <w:szCs w:val="21"/>
            <w:rPrChange w:id="6862" w:author="David" w:date="2022-08-17T16:58:00Z">
              <w:rPr>
                <w:rFonts w:ascii="Times New Roman" w:hAnsi="Times New Roman"/>
                <w:sz w:val="24"/>
                <w:szCs w:val="24"/>
              </w:rPr>
            </w:rPrChange>
          </w:rPr>
          <w:t xml:space="preserve"> years prior. My colleagues and I enjoyed a weekend of excess in </w:t>
        </w:r>
        <w:proofErr w:type="gramStart"/>
        <w:r w:rsidR="006F31F6" w:rsidRPr="00163DCF">
          <w:rPr>
            <w:szCs w:val="21"/>
            <w:rPrChange w:id="6863" w:author="David" w:date="2022-08-17T16:58:00Z">
              <w:rPr>
                <w:rFonts w:ascii="Times New Roman" w:hAnsi="Times New Roman"/>
                <w:sz w:val="24"/>
                <w:szCs w:val="24"/>
              </w:rPr>
            </w:rPrChange>
          </w:rPr>
          <w:t>Prague</w:t>
        </w:r>
      </w:ins>
      <w:proofErr w:type="gramEnd"/>
      <w:ins w:id="6864" w:author="Britt Collins" w:date="2021-10-04T11:54:00Z">
        <w:r w:rsidRPr="00163DCF">
          <w:rPr>
            <w:szCs w:val="21"/>
            <w:rPrChange w:id="6865" w:author="David" w:date="2022-08-17T16:58:00Z">
              <w:rPr>
                <w:rFonts w:ascii="Times New Roman" w:hAnsi="Times New Roman"/>
                <w:sz w:val="24"/>
                <w:szCs w:val="24"/>
              </w:rPr>
            </w:rPrChange>
          </w:rPr>
          <w:t xml:space="preserve"> and</w:t>
        </w:r>
      </w:ins>
      <w:ins w:id="6866" w:author="Britt Collins" w:date="2021-09-30T14:58:00Z">
        <w:r w:rsidR="006F31F6" w:rsidRPr="00163DCF">
          <w:rPr>
            <w:szCs w:val="21"/>
            <w:rPrChange w:id="6867" w:author="David" w:date="2022-08-17T16:58:00Z">
              <w:rPr>
                <w:rFonts w:ascii="Times New Roman" w:hAnsi="Times New Roman"/>
                <w:sz w:val="24"/>
                <w:szCs w:val="24"/>
              </w:rPr>
            </w:rPrChange>
          </w:rPr>
          <w:t xml:space="preserve"> I had sex with a prostitute. </w:t>
        </w:r>
      </w:ins>
      <w:ins w:id="6868" w:author="Britt Collins" w:date="2021-10-04T11:55:00Z">
        <w:r w:rsidRPr="00163DCF">
          <w:rPr>
            <w:b/>
            <w:szCs w:val="21"/>
            <w:rPrChange w:id="6869" w:author="David" w:date="2022-08-17T16:58:00Z">
              <w:rPr>
                <w:rFonts w:ascii="Times New Roman" w:hAnsi="Times New Roman"/>
                <w:sz w:val="24"/>
                <w:szCs w:val="24"/>
              </w:rPr>
            </w:rPrChange>
          </w:rPr>
          <w:t>THIS</w:t>
        </w:r>
      </w:ins>
      <w:ins w:id="6870" w:author="Britt Collins" w:date="2021-10-05T15:39:00Z">
        <w:r w:rsidR="00290110" w:rsidRPr="00163DCF">
          <w:rPr>
            <w:b/>
            <w:szCs w:val="21"/>
            <w:rPrChange w:id="6871" w:author="David" w:date="2022-08-17T16:58:00Z">
              <w:rPr>
                <w:rFonts w:ascii="Times New Roman" w:hAnsi="Times New Roman"/>
                <w:b/>
                <w:sz w:val="24"/>
                <w:szCs w:val="24"/>
              </w:rPr>
            </w:rPrChange>
          </w:rPr>
          <w:t xml:space="preserve"> IS</w:t>
        </w:r>
      </w:ins>
      <w:ins w:id="6872" w:author="Britt Collins" w:date="2021-10-04T11:55:00Z">
        <w:r w:rsidRPr="00163DCF">
          <w:rPr>
            <w:b/>
            <w:szCs w:val="21"/>
            <w:rPrChange w:id="6873" w:author="David" w:date="2022-08-17T16:58:00Z">
              <w:rPr>
                <w:rFonts w:ascii="Times New Roman" w:hAnsi="Times New Roman"/>
                <w:sz w:val="24"/>
                <w:szCs w:val="24"/>
              </w:rPr>
            </w:rPrChange>
          </w:rPr>
          <w:t xml:space="preserve"> INTERESTING</w:t>
        </w:r>
      </w:ins>
      <w:ins w:id="6874" w:author="Britt Collins" w:date="2021-10-05T15:39:00Z">
        <w:r w:rsidR="00290110" w:rsidRPr="00163DCF">
          <w:rPr>
            <w:b/>
            <w:szCs w:val="21"/>
            <w:rPrChange w:id="6875" w:author="David" w:date="2022-08-17T16:58:00Z">
              <w:rPr>
                <w:rFonts w:ascii="Times New Roman" w:hAnsi="Times New Roman"/>
                <w:b/>
                <w:sz w:val="24"/>
                <w:szCs w:val="24"/>
              </w:rPr>
            </w:rPrChange>
          </w:rPr>
          <w:t xml:space="preserve"> GLIMPSE OF YOUR </w:t>
        </w:r>
        <w:proofErr w:type="gramStart"/>
        <w:r w:rsidR="00290110" w:rsidRPr="00163DCF">
          <w:rPr>
            <w:b/>
            <w:szCs w:val="21"/>
            <w:rPrChange w:id="6876" w:author="David" w:date="2022-08-17T16:58:00Z">
              <w:rPr>
                <w:rFonts w:ascii="Times New Roman" w:hAnsi="Times New Roman"/>
                <w:b/>
                <w:sz w:val="24"/>
                <w:szCs w:val="24"/>
              </w:rPr>
            </w:rPrChange>
          </w:rPr>
          <w:t>PAST</w:t>
        </w:r>
      </w:ins>
      <w:ins w:id="6877" w:author="Britt Collins" w:date="2021-10-04T11:55:00Z">
        <w:r w:rsidRPr="00163DCF">
          <w:rPr>
            <w:b/>
            <w:szCs w:val="21"/>
            <w:rPrChange w:id="6878" w:author="David" w:date="2022-08-17T16:58:00Z">
              <w:rPr>
                <w:rFonts w:ascii="Times New Roman" w:hAnsi="Times New Roman"/>
                <w:sz w:val="24"/>
                <w:szCs w:val="24"/>
              </w:rPr>
            </w:rPrChange>
          </w:rPr>
          <w:t xml:space="preserve">, </w:t>
        </w:r>
      </w:ins>
      <w:ins w:id="6879" w:author="Britt Collins" w:date="2021-10-05T15:39:00Z">
        <w:r w:rsidR="00290110" w:rsidRPr="00163DCF">
          <w:rPr>
            <w:b/>
            <w:szCs w:val="21"/>
            <w:rPrChange w:id="6880" w:author="David" w:date="2022-08-17T16:58:00Z">
              <w:rPr>
                <w:rFonts w:ascii="Times New Roman" w:hAnsi="Times New Roman"/>
                <w:b/>
                <w:sz w:val="24"/>
                <w:szCs w:val="24"/>
              </w:rPr>
            </w:rPrChange>
          </w:rPr>
          <w:t>BUT</w:t>
        </w:r>
        <w:proofErr w:type="gramEnd"/>
        <w:r w:rsidR="00290110" w:rsidRPr="00163DCF">
          <w:rPr>
            <w:b/>
            <w:szCs w:val="21"/>
            <w:rPrChange w:id="6881" w:author="David" w:date="2022-08-17T16:58:00Z">
              <w:rPr>
                <w:rFonts w:ascii="Times New Roman" w:hAnsi="Times New Roman"/>
                <w:b/>
                <w:sz w:val="24"/>
                <w:szCs w:val="24"/>
              </w:rPr>
            </w:rPrChange>
          </w:rPr>
          <w:t xml:space="preserve"> </w:t>
        </w:r>
      </w:ins>
      <w:ins w:id="6882" w:author="Britt Collins" w:date="2021-10-04T11:55:00Z">
        <w:r w:rsidRPr="00163DCF">
          <w:rPr>
            <w:b/>
            <w:szCs w:val="21"/>
            <w:rPrChange w:id="6883" w:author="David" w:date="2022-08-17T16:58:00Z">
              <w:rPr>
                <w:rFonts w:ascii="Times New Roman" w:hAnsi="Times New Roman"/>
                <w:sz w:val="24"/>
                <w:szCs w:val="24"/>
              </w:rPr>
            </w:rPrChange>
          </w:rPr>
          <w:t>SET THE SCENE HERE AND DESCRIBE THE ENCOUNTER</w:t>
        </w:r>
        <w:r w:rsidRPr="00163DCF">
          <w:rPr>
            <w:b/>
            <w:szCs w:val="21"/>
            <w:rPrChange w:id="6884" w:author="David" w:date="2022-08-17T16:58:00Z">
              <w:rPr>
                <w:rFonts w:ascii="Times New Roman" w:hAnsi="Times New Roman"/>
                <w:b/>
                <w:sz w:val="24"/>
                <w:szCs w:val="24"/>
              </w:rPr>
            </w:rPrChange>
          </w:rPr>
          <w:t xml:space="preserve"> AND WHY YOU AND YOUR FRIENDS HIRED PROSTITUES</w:t>
        </w:r>
      </w:ins>
      <w:ins w:id="6885" w:author="Britt Collins" w:date="2021-10-05T15:39:00Z">
        <w:r w:rsidR="00290110" w:rsidRPr="00163DCF">
          <w:rPr>
            <w:b/>
            <w:szCs w:val="21"/>
            <w:rPrChange w:id="6886" w:author="David" w:date="2022-08-17T16:58:00Z">
              <w:rPr>
                <w:rFonts w:ascii="Times New Roman" w:hAnsi="Times New Roman"/>
                <w:b/>
                <w:sz w:val="24"/>
                <w:szCs w:val="24"/>
              </w:rPr>
            </w:rPrChange>
          </w:rPr>
          <w:t xml:space="preserve"> AND HOW YOU FELT AFTERWARDS</w:t>
        </w:r>
      </w:ins>
      <w:ins w:id="6887" w:author="Britt Collins" w:date="2021-10-04T11:55:00Z">
        <w:r w:rsidRPr="00163DCF">
          <w:rPr>
            <w:b/>
            <w:szCs w:val="21"/>
            <w:rPrChange w:id="6888" w:author="David" w:date="2022-08-17T16:58:00Z">
              <w:rPr>
                <w:rFonts w:ascii="Times New Roman" w:hAnsi="Times New Roman"/>
                <w:b/>
                <w:sz w:val="24"/>
                <w:szCs w:val="24"/>
              </w:rPr>
            </w:rPrChange>
          </w:rPr>
          <w:t>.</w:t>
        </w:r>
        <w:r w:rsidRPr="00163DCF">
          <w:rPr>
            <w:szCs w:val="21"/>
            <w:rPrChange w:id="6889" w:author="David" w:date="2022-08-17T16:58:00Z">
              <w:rPr>
                <w:rFonts w:ascii="Times New Roman" w:hAnsi="Times New Roman"/>
                <w:sz w:val="24"/>
                <w:szCs w:val="24"/>
              </w:rPr>
            </w:rPrChange>
          </w:rPr>
          <w:t xml:space="preserve"> </w:t>
        </w:r>
      </w:ins>
      <w:ins w:id="6890" w:author="Britt Collins" w:date="2021-09-30T14:58:00Z">
        <w:r w:rsidR="006F31F6" w:rsidRPr="00163DCF">
          <w:rPr>
            <w:szCs w:val="21"/>
            <w:rPrChange w:id="6891" w:author="David" w:date="2022-08-17T16:58:00Z">
              <w:rPr>
                <w:rFonts w:ascii="Times New Roman" w:hAnsi="Times New Roman"/>
                <w:sz w:val="24"/>
                <w:szCs w:val="24"/>
              </w:rPr>
            </w:rPrChange>
          </w:rPr>
          <w:t xml:space="preserve">There and then it was very easy to perform sexually, but why? </w:t>
        </w:r>
        <w:r w:rsidR="006F31F6" w:rsidRPr="00163DCF">
          <w:rPr>
            <w:i/>
            <w:szCs w:val="21"/>
            <w:rPrChange w:id="6892" w:author="David" w:date="2022-08-17T16:58:00Z">
              <w:rPr>
                <w:rFonts w:ascii="Times New Roman" w:hAnsi="Times New Roman"/>
                <w:sz w:val="24"/>
                <w:szCs w:val="24"/>
              </w:rPr>
            </w:rPrChange>
          </w:rPr>
          <w:t>What was it about that encounter? Why couldn't I perform for Elle?</w:t>
        </w:r>
        <w:r w:rsidR="006F31F6" w:rsidRPr="00163DCF">
          <w:rPr>
            <w:szCs w:val="21"/>
            <w:rPrChange w:id="6893" w:author="David" w:date="2022-08-17T16:58:00Z">
              <w:rPr>
                <w:rFonts w:ascii="Times New Roman" w:hAnsi="Times New Roman"/>
                <w:sz w:val="24"/>
                <w:szCs w:val="24"/>
              </w:rPr>
            </w:rPrChange>
          </w:rPr>
          <w:t xml:space="preserve"> I didn't have an answer. </w:t>
        </w:r>
      </w:ins>
    </w:p>
    <w:p w14:paraId="701BC6FC" w14:textId="469087D3" w:rsidR="006F31F6" w:rsidRPr="00163DCF" w:rsidRDefault="006F31F6">
      <w:pPr>
        <w:spacing w:line="276" w:lineRule="auto"/>
        <w:ind w:left="-5" w:right="15" w:firstLine="350"/>
        <w:rPr>
          <w:ins w:id="6894" w:author="Britt Collins" w:date="2021-09-30T14:58:00Z"/>
          <w:szCs w:val="21"/>
          <w:rPrChange w:id="6895" w:author="David" w:date="2022-08-17T16:58:00Z">
            <w:rPr>
              <w:ins w:id="6896" w:author="Britt Collins" w:date="2021-09-30T14:58:00Z"/>
              <w:rFonts w:ascii="Times New Roman" w:hAnsi="Times New Roman"/>
              <w:sz w:val="24"/>
              <w:szCs w:val="24"/>
            </w:rPr>
          </w:rPrChange>
        </w:rPr>
        <w:pPrChange w:id="6897" w:author="David" w:date="2022-08-17T17:01:00Z">
          <w:pPr>
            <w:ind w:left="-5" w:right="15"/>
          </w:pPr>
        </w:pPrChange>
      </w:pPr>
      <w:ins w:id="6898" w:author="Britt Collins" w:date="2021-09-30T14:58:00Z">
        <w:r w:rsidRPr="00163DCF">
          <w:rPr>
            <w:szCs w:val="21"/>
            <w:rPrChange w:id="6899" w:author="David" w:date="2022-08-17T16:58:00Z">
              <w:rPr>
                <w:rFonts w:ascii="Times New Roman" w:hAnsi="Times New Roman"/>
                <w:sz w:val="24"/>
                <w:szCs w:val="24"/>
              </w:rPr>
            </w:rPrChange>
          </w:rPr>
          <w:t>Elle looked at me with a concerned expression on her face. She told me the story of a male friend of hers</w:t>
        </w:r>
      </w:ins>
      <w:ins w:id="6900" w:author="Britt Collins" w:date="2021-10-04T11:56:00Z">
        <w:r w:rsidR="00A55ACC" w:rsidRPr="00163DCF">
          <w:rPr>
            <w:szCs w:val="21"/>
            <w:rPrChange w:id="6901" w:author="David" w:date="2022-08-17T16:58:00Z">
              <w:rPr>
                <w:rFonts w:ascii="Times New Roman" w:hAnsi="Times New Roman"/>
                <w:sz w:val="24"/>
                <w:szCs w:val="24"/>
              </w:rPr>
            </w:rPrChange>
          </w:rPr>
          <w:t>, who</w:t>
        </w:r>
      </w:ins>
      <w:ins w:id="6902" w:author="Britt Collins" w:date="2021-09-30T14:58:00Z">
        <w:r w:rsidRPr="00163DCF">
          <w:rPr>
            <w:szCs w:val="21"/>
            <w:rPrChange w:id="6903" w:author="David" w:date="2022-08-17T16:58:00Z">
              <w:rPr>
                <w:rFonts w:ascii="Times New Roman" w:hAnsi="Times New Roman"/>
                <w:sz w:val="24"/>
                <w:szCs w:val="24"/>
              </w:rPr>
            </w:rPrChange>
          </w:rPr>
          <w:t xml:space="preserve"> discovered he was gay. </w:t>
        </w:r>
      </w:ins>
      <w:ins w:id="6904" w:author="Britt Collins" w:date="2021-10-04T11:56:00Z">
        <w:r w:rsidR="00A55ACC" w:rsidRPr="00163DCF">
          <w:rPr>
            <w:szCs w:val="21"/>
            <w:rPrChange w:id="6905" w:author="David" w:date="2022-08-17T16:58:00Z">
              <w:rPr>
                <w:rFonts w:ascii="Times New Roman" w:hAnsi="Times New Roman"/>
                <w:sz w:val="24"/>
                <w:szCs w:val="24"/>
              </w:rPr>
            </w:rPrChange>
          </w:rPr>
          <w:t>Sh</w:t>
        </w:r>
      </w:ins>
      <w:ins w:id="6906" w:author="Britt Collins" w:date="2021-09-30T14:58:00Z">
        <w:r w:rsidRPr="00163DCF">
          <w:rPr>
            <w:szCs w:val="21"/>
            <w:rPrChange w:id="6907" w:author="David" w:date="2022-08-17T16:58:00Z">
              <w:rPr>
                <w:rFonts w:ascii="Times New Roman" w:hAnsi="Times New Roman"/>
                <w:sz w:val="24"/>
                <w:szCs w:val="24"/>
              </w:rPr>
            </w:rPrChange>
          </w:rPr>
          <w:t xml:space="preserve">e suggested I should see a specialist. With that, she got changed and left. My mind was scrambled. I felt frustrated and confused. What the hell was wrong with me? I'm 30 years old. </w:t>
        </w:r>
      </w:ins>
      <w:proofErr w:type="gramStart"/>
      <w:ins w:id="6908" w:author="Britt Collins" w:date="2021-10-04T11:57:00Z">
        <w:r w:rsidR="00A55ACC" w:rsidRPr="00163DCF">
          <w:rPr>
            <w:szCs w:val="21"/>
            <w:rPrChange w:id="6909" w:author="David" w:date="2022-08-17T16:58:00Z">
              <w:rPr>
                <w:rFonts w:ascii="Times New Roman" w:hAnsi="Times New Roman"/>
                <w:sz w:val="24"/>
                <w:szCs w:val="24"/>
              </w:rPr>
            </w:rPrChange>
          </w:rPr>
          <w:t>Surely</w:t>
        </w:r>
        <w:proofErr w:type="gramEnd"/>
        <w:r w:rsidR="00A55ACC" w:rsidRPr="00163DCF">
          <w:rPr>
            <w:szCs w:val="21"/>
            <w:rPrChange w:id="6910" w:author="David" w:date="2022-08-17T16:58:00Z">
              <w:rPr>
                <w:rFonts w:ascii="Times New Roman" w:hAnsi="Times New Roman"/>
                <w:sz w:val="24"/>
                <w:szCs w:val="24"/>
              </w:rPr>
            </w:rPrChange>
          </w:rPr>
          <w:t xml:space="preserve"> </w:t>
        </w:r>
      </w:ins>
      <w:ins w:id="6911" w:author="Britt Collins" w:date="2021-09-30T14:58:00Z">
        <w:r w:rsidRPr="00163DCF">
          <w:rPr>
            <w:szCs w:val="21"/>
            <w:rPrChange w:id="6912" w:author="David" w:date="2022-08-17T16:58:00Z">
              <w:rPr>
                <w:rFonts w:ascii="Times New Roman" w:hAnsi="Times New Roman"/>
                <w:sz w:val="24"/>
                <w:szCs w:val="24"/>
              </w:rPr>
            </w:rPrChange>
          </w:rPr>
          <w:t>I shouldn't have an erectile disorder.</w:t>
        </w:r>
      </w:ins>
    </w:p>
    <w:p w14:paraId="60E15A48" w14:textId="7A6A5FB6" w:rsidR="00A55ACC" w:rsidRPr="00163DCF" w:rsidRDefault="006F31F6">
      <w:pPr>
        <w:spacing w:line="276" w:lineRule="auto"/>
        <w:ind w:left="-5" w:right="15" w:firstLine="350"/>
        <w:rPr>
          <w:ins w:id="6913" w:author="Britt Collins" w:date="2021-10-04T11:58:00Z"/>
          <w:szCs w:val="21"/>
          <w:rPrChange w:id="6914" w:author="David" w:date="2022-08-17T16:58:00Z">
            <w:rPr>
              <w:ins w:id="6915" w:author="Britt Collins" w:date="2021-10-04T11:58:00Z"/>
              <w:rFonts w:ascii="Times New Roman" w:hAnsi="Times New Roman"/>
              <w:sz w:val="24"/>
              <w:szCs w:val="24"/>
            </w:rPr>
          </w:rPrChange>
        </w:rPr>
        <w:pPrChange w:id="6916" w:author="David" w:date="2022-08-17T17:01:00Z">
          <w:pPr>
            <w:spacing w:line="480" w:lineRule="auto"/>
            <w:ind w:left="-5" w:right="15" w:firstLine="350"/>
          </w:pPr>
        </w:pPrChange>
      </w:pPr>
      <w:ins w:id="6917" w:author="Britt Collins" w:date="2021-09-30T14:58:00Z">
        <w:r w:rsidRPr="00163DCF">
          <w:rPr>
            <w:szCs w:val="21"/>
            <w:rPrChange w:id="6918" w:author="David" w:date="2022-08-17T16:58:00Z">
              <w:rPr>
                <w:rFonts w:ascii="Times New Roman" w:hAnsi="Times New Roman"/>
                <w:sz w:val="24"/>
                <w:szCs w:val="24"/>
              </w:rPr>
            </w:rPrChange>
          </w:rPr>
          <w:t xml:space="preserve">Whenever Elle texted, she would ask if I had contacted the specialist. Thanks to her relentless prompting I contacted the Manly Practice GP to book a consultation. That dreaded day came. A day to swallow my pride and enter the </w:t>
        </w:r>
      </w:ins>
      <w:ins w:id="6919" w:author="Britt Collins" w:date="2021-10-04T11:57:00Z">
        <w:r w:rsidR="00A55ACC" w:rsidRPr="00163DCF">
          <w:rPr>
            <w:szCs w:val="21"/>
            <w:rPrChange w:id="6920" w:author="David" w:date="2022-08-17T16:58:00Z">
              <w:rPr>
                <w:rFonts w:ascii="Times New Roman" w:hAnsi="Times New Roman"/>
                <w:sz w:val="24"/>
                <w:szCs w:val="24"/>
              </w:rPr>
            </w:rPrChange>
          </w:rPr>
          <w:t>clinic</w:t>
        </w:r>
      </w:ins>
      <w:ins w:id="6921" w:author="Britt Collins" w:date="2021-09-30T14:58:00Z">
        <w:r w:rsidRPr="00163DCF">
          <w:rPr>
            <w:szCs w:val="21"/>
            <w:rPrChange w:id="6922" w:author="David" w:date="2022-08-17T16:58:00Z">
              <w:rPr>
                <w:rFonts w:ascii="Times New Roman" w:hAnsi="Times New Roman"/>
                <w:sz w:val="24"/>
                <w:szCs w:val="24"/>
              </w:rPr>
            </w:rPrChange>
          </w:rPr>
          <w:t xml:space="preserve"> reception. I walked up to the </w:t>
        </w:r>
      </w:ins>
      <w:ins w:id="6923" w:author="Britt Collins" w:date="2021-10-04T11:57:00Z">
        <w:r w:rsidR="00A55ACC" w:rsidRPr="00163DCF">
          <w:rPr>
            <w:szCs w:val="21"/>
            <w:rPrChange w:id="6924" w:author="David" w:date="2022-08-17T16:58:00Z">
              <w:rPr>
                <w:rFonts w:ascii="Times New Roman" w:hAnsi="Times New Roman"/>
                <w:sz w:val="24"/>
                <w:szCs w:val="24"/>
              </w:rPr>
            </w:rPrChange>
          </w:rPr>
          <w:t xml:space="preserve">receptionist </w:t>
        </w:r>
      </w:ins>
      <w:ins w:id="6925" w:author="Britt Collins" w:date="2021-09-30T14:58:00Z">
        <w:r w:rsidRPr="00163DCF">
          <w:rPr>
            <w:szCs w:val="21"/>
            <w:rPrChange w:id="6926" w:author="David" w:date="2022-08-17T16:58:00Z">
              <w:rPr>
                <w:rFonts w:ascii="Times New Roman" w:hAnsi="Times New Roman"/>
                <w:sz w:val="24"/>
                <w:szCs w:val="24"/>
              </w:rPr>
            </w:rPrChange>
          </w:rPr>
          <w:t xml:space="preserve">desk and whispered my name. </w:t>
        </w:r>
      </w:ins>
      <w:ins w:id="6927" w:author="Britt Collins" w:date="2021-10-04T11:59:00Z">
        <w:r w:rsidR="00A55ACC" w:rsidRPr="00163DCF">
          <w:rPr>
            <w:b/>
            <w:szCs w:val="21"/>
            <w:rPrChange w:id="6928" w:author="David" w:date="2022-08-17T16:58:00Z">
              <w:rPr>
                <w:rFonts w:ascii="Times New Roman" w:hAnsi="Times New Roman"/>
                <w:sz w:val="24"/>
                <w:szCs w:val="24"/>
              </w:rPr>
            </w:rPrChange>
          </w:rPr>
          <w:t xml:space="preserve">SET THE SCENE WITH A FEW DESCRIPTIVE PASSAGES, </w:t>
        </w:r>
        <w:r w:rsidR="00E6282D" w:rsidRPr="00163DCF">
          <w:rPr>
            <w:b/>
            <w:szCs w:val="21"/>
            <w:rPrChange w:id="6929" w:author="David" w:date="2022-08-17T16:58:00Z">
              <w:rPr>
                <w:rFonts w:ascii="Times New Roman" w:hAnsi="Times New Roman"/>
                <w:sz w:val="24"/>
                <w:szCs w:val="24"/>
              </w:rPr>
            </w:rPrChange>
          </w:rPr>
          <w:t xml:space="preserve">WHAT WAS THE CLINIC LIKE, </w:t>
        </w:r>
        <w:r w:rsidR="00A55ACC" w:rsidRPr="00163DCF">
          <w:rPr>
            <w:b/>
            <w:szCs w:val="21"/>
            <w:rPrChange w:id="6930" w:author="David" w:date="2022-08-17T16:58:00Z">
              <w:rPr>
                <w:rFonts w:ascii="Times New Roman" w:hAnsi="Times New Roman"/>
                <w:sz w:val="24"/>
                <w:szCs w:val="24"/>
              </w:rPr>
            </w:rPrChange>
          </w:rPr>
          <w:t>WERE THERE OTHER PATIENTS THERE</w:t>
        </w:r>
        <w:r w:rsidR="00E6282D" w:rsidRPr="00163DCF">
          <w:rPr>
            <w:b/>
            <w:szCs w:val="21"/>
            <w:rPrChange w:id="6931" w:author="David" w:date="2022-08-17T16:58:00Z">
              <w:rPr>
                <w:rFonts w:ascii="Times New Roman" w:hAnsi="Times New Roman"/>
                <w:sz w:val="24"/>
                <w:szCs w:val="24"/>
              </w:rPr>
            </w:rPrChange>
          </w:rPr>
          <w:t>?</w:t>
        </w:r>
      </w:ins>
    </w:p>
    <w:p w14:paraId="0F365301" w14:textId="48AFDF3B" w:rsidR="00A55ACC" w:rsidRPr="00163DCF" w:rsidRDefault="00A55ACC">
      <w:pPr>
        <w:spacing w:line="276" w:lineRule="auto"/>
        <w:ind w:left="-5" w:right="15" w:firstLine="350"/>
        <w:rPr>
          <w:ins w:id="6932" w:author="Britt Collins" w:date="2021-10-04T11:58:00Z"/>
          <w:szCs w:val="21"/>
          <w:rPrChange w:id="6933" w:author="David" w:date="2022-08-17T16:58:00Z">
            <w:rPr>
              <w:ins w:id="6934" w:author="Britt Collins" w:date="2021-10-04T11:58:00Z"/>
              <w:rFonts w:ascii="Times New Roman" w:hAnsi="Times New Roman"/>
              <w:sz w:val="24"/>
              <w:szCs w:val="24"/>
            </w:rPr>
          </w:rPrChange>
        </w:rPr>
        <w:pPrChange w:id="6935" w:author="David" w:date="2022-08-17T17:01:00Z">
          <w:pPr>
            <w:spacing w:line="480" w:lineRule="auto"/>
            <w:ind w:left="-5" w:right="15" w:firstLine="350"/>
          </w:pPr>
        </w:pPrChange>
      </w:pPr>
      <w:ins w:id="6936" w:author="Britt Collins" w:date="2021-10-04T11:58:00Z">
        <w:r w:rsidRPr="00163DCF">
          <w:rPr>
            <w:szCs w:val="21"/>
            <w:rPrChange w:id="6937" w:author="David" w:date="2022-08-17T16:58:00Z">
              <w:rPr>
                <w:rFonts w:ascii="Times New Roman" w:hAnsi="Times New Roman"/>
                <w:sz w:val="24"/>
                <w:szCs w:val="24"/>
              </w:rPr>
            </w:rPrChange>
          </w:rPr>
          <w:t>“</w:t>
        </w:r>
      </w:ins>
      <w:ins w:id="6938" w:author="Britt Collins" w:date="2021-09-30T14:58:00Z">
        <w:r w:rsidR="006F31F6" w:rsidRPr="00163DCF">
          <w:rPr>
            <w:szCs w:val="21"/>
            <w:rPrChange w:id="6939" w:author="David" w:date="2022-08-17T16:58:00Z">
              <w:rPr>
                <w:rFonts w:ascii="Times New Roman" w:hAnsi="Times New Roman"/>
                <w:sz w:val="24"/>
                <w:szCs w:val="24"/>
              </w:rPr>
            </w:rPrChange>
          </w:rPr>
          <w:t>Please take a seat Mr Clarke, the GP will be with you soon,</w:t>
        </w:r>
      </w:ins>
      <w:ins w:id="6940" w:author="Britt Collins" w:date="2021-10-04T11:58:00Z">
        <w:r w:rsidRPr="00163DCF">
          <w:rPr>
            <w:szCs w:val="21"/>
            <w:rPrChange w:id="6941" w:author="David" w:date="2022-08-17T16:58:00Z">
              <w:rPr>
                <w:rFonts w:ascii="Times New Roman" w:hAnsi="Times New Roman"/>
                <w:sz w:val="24"/>
                <w:szCs w:val="24"/>
              </w:rPr>
            </w:rPrChange>
          </w:rPr>
          <w:t>”</w:t>
        </w:r>
      </w:ins>
      <w:ins w:id="6942" w:author="Britt Collins" w:date="2021-09-30T14:58:00Z">
        <w:r w:rsidR="006F31F6" w:rsidRPr="00163DCF">
          <w:rPr>
            <w:szCs w:val="21"/>
            <w:rPrChange w:id="6943" w:author="David" w:date="2022-08-17T16:58:00Z">
              <w:rPr>
                <w:rFonts w:ascii="Times New Roman" w:hAnsi="Times New Roman"/>
                <w:sz w:val="24"/>
                <w:szCs w:val="24"/>
              </w:rPr>
            </w:rPrChange>
          </w:rPr>
          <w:t xml:space="preserve"> she said. </w:t>
        </w:r>
      </w:ins>
    </w:p>
    <w:p w14:paraId="74AD96EC" w14:textId="2605158D" w:rsidR="006F31F6" w:rsidRPr="00163DCF" w:rsidRDefault="006F31F6">
      <w:pPr>
        <w:spacing w:line="276" w:lineRule="auto"/>
        <w:ind w:left="-5" w:right="15" w:firstLine="350"/>
        <w:rPr>
          <w:ins w:id="6944" w:author="Britt Collins" w:date="2021-09-30T14:58:00Z"/>
          <w:szCs w:val="21"/>
          <w:rPrChange w:id="6945" w:author="David" w:date="2022-08-17T16:58:00Z">
            <w:rPr>
              <w:ins w:id="6946" w:author="Britt Collins" w:date="2021-09-30T14:58:00Z"/>
              <w:rFonts w:ascii="Times New Roman" w:hAnsi="Times New Roman"/>
              <w:sz w:val="24"/>
              <w:szCs w:val="24"/>
            </w:rPr>
          </w:rPrChange>
        </w:rPr>
        <w:pPrChange w:id="6947" w:author="David" w:date="2022-08-17T17:01:00Z">
          <w:pPr>
            <w:ind w:left="-5" w:right="15"/>
          </w:pPr>
        </w:pPrChange>
      </w:pPr>
      <w:ins w:id="6948" w:author="Britt Collins" w:date="2021-09-30T14:58:00Z">
        <w:r w:rsidRPr="00163DCF">
          <w:rPr>
            <w:szCs w:val="21"/>
            <w:rPrChange w:id="6949" w:author="David" w:date="2022-08-17T16:58:00Z">
              <w:rPr>
                <w:rFonts w:ascii="Times New Roman" w:hAnsi="Times New Roman"/>
                <w:sz w:val="24"/>
                <w:szCs w:val="24"/>
              </w:rPr>
            </w:rPrChange>
          </w:rPr>
          <w:t>I felt anxious. I ran my hand over my brow to wipe away the sweat. I looked at the coffee table in front of me. I couldn’t even entertain reading a donated</w:t>
        </w:r>
      </w:ins>
      <w:ins w:id="6950" w:author="Britt Collins" w:date="2021-10-04T11:58:00Z">
        <w:r w:rsidR="00A55ACC" w:rsidRPr="00163DCF">
          <w:rPr>
            <w:szCs w:val="21"/>
            <w:rPrChange w:id="6951" w:author="David" w:date="2022-08-17T16:58:00Z">
              <w:rPr>
                <w:rFonts w:ascii="Times New Roman" w:hAnsi="Times New Roman"/>
                <w:sz w:val="24"/>
                <w:szCs w:val="24"/>
              </w:rPr>
            </w:rPrChange>
          </w:rPr>
          <w:t>, out-of-date</w:t>
        </w:r>
      </w:ins>
      <w:ins w:id="6952" w:author="Britt Collins" w:date="2021-09-30T14:58:00Z">
        <w:r w:rsidRPr="00163DCF">
          <w:rPr>
            <w:szCs w:val="21"/>
            <w:rPrChange w:id="6953" w:author="David" w:date="2022-08-17T16:58:00Z">
              <w:rPr>
                <w:rFonts w:ascii="Times New Roman" w:hAnsi="Times New Roman"/>
                <w:sz w:val="24"/>
                <w:szCs w:val="24"/>
              </w:rPr>
            </w:rPrChange>
          </w:rPr>
          <w:t xml:space="preserve"> car magazine. </w:t>
        </w:r>
      </w:ins>
      <w:ins w:id="6954" w:author="Britt Collins" w:date="2021-10-04T11:58:00Z">
        <w:r w:rsidR="00A55ACC" w:rsidRPr="00163DCF">
          <w:rPr>
            <w:szCs w:val="21"/>
            <w:rPrChange w:id="6955" w:author="David" w:date="2022-08-17T16:58:00Z">
              <w:rPr>
                <w:rFonts w:ascii="Times New Roman" w:hAnsi="Times New Roman"/>
                <w:sz w:val="24"/>
                <w:szCs w:val="24"/>
              </w:rPr>
            </w:rPrChange>
          </w:rPr>
          <w:t>Glancing</w:t>
        </w:r>
      </w:ins>
      <w:ins w:id="6956" w:author="Britt Collins" w:date="2021-09-30T14:58:00Z">
        <w:r w:rsidRPr="00163DCF">
          <w:rPr>
            <w:szCs w:val="21"/>
            <w:rPrChange w:id="6957" w:author="David" w:date="2022-08-17T16:58:00Z">
              <w:rPr>
                <w:rFonts w:ascii="Times New Roman" w:hAnsi="Times New Roman"/>
                <w:sz w:val="24"/>
                <w:szCs w:val="24"/>
              </w:rPr>
            </w:rPrChange>
          </w:rPr>
          <w:t xml:space="preserve"> up at the clock on the </w:t>
        </w:r>
        <w:r w:rsidRPr="00163DCF">
          <w:rPr>
            <w:szCs w:val="21"/>
            <w:rPrChange w:id="6958" w:author="David" w:date="2022-08-17T16:58:00Z">
              <w:rPr>
                <w:rFonts w:ascii="Times New Roman" w:hAnsi="Times New Roman"/>
                <w:sz w:val="24"/>
                <w:szCs w:val="24"/>
              </w:rPr>
            </w:rPrChange>
          </w:rPr>
          <w:lastRenderedPageBreak/>
          <w:t>wall</w:t>
        </w:r>
      </w:ins>
      <w:ins w:id="6959" w:author="Britt Collins" w:date="2021-10-04T11:58:00Z">
        <w:r w:rsidR="00A55ACC" w:rsidRPr="00163DCF">
          <w:rPr>
            <w:szCs w:val="21"/>
            <w:rPrChange w:id="6960" w:author="David" w:date="2022-08-17T16:58:00Z">
              <w:rPr>
                <w:rFonts w:ascii="Times New Roman" w:hAnsi="Times New Roman"/>
                <w:sz w:val="24"/>
                <w:szCs w:val="24"/>
              </w:rPr>
            </w:rPrChange>
          </w:rPr>
          <w:t>,</w:t>
        </w:r>
      </w:ins>
      <w:ins w:id="6961" w:author="Britt Collins" w:date="2021-09-30T14:58:00Z">
        <w:r w:rsidRPr="00163DCF">
          <w:rPr>
            <w:szCs w:val="21"/>
            <w:rPrChange w:id="6962" w:author="David" w:date="2022-08-17T16:58:00Z">
              <w:rPr>
                <w:rFonts w:ascii="Times New Roman" w:hAnsi="Times New Roman"/>
                <w:sz w:val="24"/>
                <w:szCs w:val="24"/>
              </w:rPr>
            </w:rPrChange>
          </w:rPr>
          <w:t xml:space="preserve"> </w:t>
        </w:r>
      </w:ins>
      <w:ins w:id="6963" w:author="Britt Collins" w:date="2021-10-04T11:58:00Z">
        <w:r w:rsidR="00A55ACC" w:rsidRPr="00163DCF">
          <w:rPr>
            <w:szCs w:val="21"/>
            <w:rPrChange w:id="6964" w:author="David" w:date="2022-08-17T16:58:00Z">
              <w:rPr>
                <w:rFonts w:ascii="Times New Roman" w:hAnsi="Times New Roman"/>
                <w:sz w:val="24"/>
                <w:szCs w:val="24"/>
              </w:rPr>
            </w:rPrChange>
          </w:rPr>
          <w:t>I anxiously</w:t>
        </w:r>
      </w:ins>
      <w:ins w:id="6965" w:author="Britt Collins" w:date="2021-09-30T14:58:00Z">
        <w:r w:rsidRPr="00163DCF">
          <w:rPr>
            <w:szCs w:val="21"/>
            <w:rPrChange w:id="6966" w:author="David" w:date="2022-08-17T16:58:00Z">
              <w:rPr>
                <w:rFonts w:ascii="Times New Roman" w:hAnsi="Times New Roman"/>
                <w:sz w:val="24"/>
                <w:szCs w:val="24"/>
              </w:rPr>
            </w:rPrChange>
          </w:rPr>
          <w:t xml:space="preserve"> watched the seconds hand rotate through a full 360 degrees</w:t>
        </w:r>
      </w:ins>
      <w:ins w:id="6967" w:author="Britt Collins" w:date="2021-10-04T11:59:00Z">
        <w:r w:rsidR="00A55ACC" w:rsidRPr="00163DCF">
          <w:rPr>
            <w:szCs w:val="21"/>
            <w:rPrChange w:id="6968" w:author="David" w:date="2022-08-17T16:58:00Z">
              <w:rPr>
                <w:rFonts w:ascii="Times New Roman" w:hAnsi="Times New Roman"/>
                <w:sz w:val="24"/>
                <w:szCs w:val="24"/>
              </w:rPr>
            </w:rPrChange>
          </w:rPr>
          <w:t xml:space="preserve"> and</w:t>
        </w:r>
      </w:ins>
      <w:ins w:id="6969" w:author="Britt Collins" w:date="2021-09-30T14:58:00Z">
        <w:r w:rsidRPr="00163DCF">
          <w:rPr>
            <w:szCs w:val="21"/>
            <w:rPrChange w:id="6970" w:author="David" w:date="2022-08-17T16:58:00Z">
              <w:rPr>
                <w:rFonts w:ascii="Times New Roman" w:hAnsi="Times New Roman"/>
                <w:sz w:val="24"/>
                <w:szCs w:val="24"/>
              </w:rPr>
            </w:rPrChange>
          </w:rPr>
          <w:t xml:space="preserve"> wished I was somewhere else.</w:t>
        </w:r>
      </w:ins>
    </w:p>
    <w:p w14:paraId="6A6A5038" w14:textId="77777777" w:rsidR="00E6282D" w:rsidRPr="00163DCF" w:rsidRDefault="00E6282D">
      <w:pPr>
        <w:spacing w:line="276" w:lineRule="auto"/>
        <w:ind w:left="-5" w:right="15" w:firstLine="350"/>
        <w:rPr>
          <w:ins w:id="6971" w:author="Britt Collins" w:date="2021-10-04T12:00:00Z"/>
          <w:szCs w:val="21"/>
          <w:rPrChange w:id="6972" w:author="David" w:date="2022-08-17T16:58:00Z">
            <w:rPr>
              <w:ins w:id="6973" w:author="Britt Collins" w:date="2021-10-04T12:00:00Z"/>
              <w:rFonts w:ascii="Times New Roman" w:hAnsi="Times New Roman"/>
              <w:sz w:val="24"/>
              <w:szCs w:val="24"/>
            </w:rPr>
          </w:rPrChange>
        </w:rPr>
        <w:pPrChange w:id="6974" w:author="David" w:date="2022-08-17T17:01:00Z">
          <w:pPr>
            <w:spacing w:line="480" w:lineRule="auto"/>
            <w:ind w:left="-5" w:right="15" w:firstLine="350"/>
          </w:pPr>
        </w:pPrChange>
      </w:pPr>
      <w:ins w:id="6975" w:author="Britt Collins" w:date="2021-10-04T12:00:00Z">
        <w:r w:rsidRPr="00163DCF">
          <w:rPr>
            <w:szCs w:val="21"/>
            <w:rPrChange w:id="6976" w:author="David" w:date="2022-08-17T16:58:00Z">
              <w:rPr>
                <w:rFonts w:ascii="Times New Roman" w:hAnsi="Times New Roman"/>
                <w:sz w:val="24"/>
                <w:szCs w:val="24"/>
              </w:rPr>
            </w:rPrChange>
          </w:rPr>
          <w:t>“</w:t>
        </w:r>
      </w:ins>
      <w:ins w:id="6977" w:author="Britt Collins" w:date="2021-09-30T14:58:00Z">
        <w:r w:rsidR="006F31F6" w:rsidRPr="00163DCF">
          <w:rPr>
            <w:szCs w:val="21"/>
            <w:rPrChange w:id="6978" w:author="David" w:date="2022-08-17T16:58:00Z">
              <w:rPr>
                <w:rFonts w:ascii="Times New Roman" w:hAnsi="Times New Roman"/>
                <w:sz w:val="24"/>
                <w:szCs w:val="24"/>
              </w:rPr>
            </w:rPrChange>
          </w:rPr>
          <w:t>Mr Clarke?</w:t>
        </w:r>
      </w:ins>
      <w:ins w:id="6979" w:author="Britt Collins" w:date="2021-10-04T12:00:00Z">
        <w:r w:rsidRPr="00163DCF">
          <w:rPr>
            <w:szCs w:val="21"/>
            <w:rPrChange w:id="6980" w:author="David" w:date="2022-08-17T16:58:00Z">
              <w:rPr>
                <w:rFonts w:ascii="Times New Roman" w:hAnsi="Times New Roman"/>
                <w:sz w:val="24"/>
                <w:szCs w:val="24"/>
              </w:rPr>
            </w:rPrChange>
          </w:rPr>
          <w:t>”</w:t>
        </w:r>
      </w:ins>
      <w:ins w:id="6981" w:author="Britt Collins" w:date="2021-09-30T14:58:00Z">
        <w:r w:rsidR="006F31F6" w:rsidRPr="00163DCF">
          <w:rPr>
            <w:szCs w:val="21"/>
            <w:rPrChange w:id="6982" w:author="David" w:date="2022-08-17T16:58:00Z">
              <w:rPr>
                <w:rFonts w:ascii="Times New Roman" w:hAnsi="Times New Roman"/>
                <w:sz w:val="24"/>
                <w:szCs w:val="24"/>
              </w:rPr>
            </w:rPrChange>
          </w:rPr>
          <w:t xml:space="preserve"> a voice </w:t>
        </w:r>
      </w:ins>
      <w:ins w:id="6983" w:author="Britt Collins" w:date="2021-10-04T12:00:00Z">
        <w:r w:rsidRPr="00163DCF">
          <w:rPr>
            <w:szCs w:val="21"/>
            <w:rPrChange w:id="6984" w:author="David" w:date="2022-08-17T16:58:00Z">
              <w:rPr>
                <w:rFonts w:ascii="Times New Roman" w:hAnsi="Times New Roman"/>
                <w:sz w:val="24"/>
                <w:szCs w:val="24"/>
              </w:rPr>
            </w:rPrChange>
          </w:rPr>
          <w:t>calle</w:t>
        </w:r>
      </w:ins>
      <w:ins w:id="6985" w:author="Britt Collins" w:date="2021-09-30T14:58:00Z">
        <w:r w:rsidR="006F31F6" w:rsidRPr="00163DCF">
          <w:rPr>
            <w:szCs w:val="21"/>
            <w:rPrChange w:id="6986" w:author="David" w:date="2022-08-17T16:58:00Z">
              <w:rPr>
                <w:rFonts w:ascii="Times New Roman" w:hAnsi="Times New Roman"/>
                <w:sz w:val="24"/>
                <w:szCs w:val="24"/>
              </w:rPr>
            </w:rPrChange>
          </w:rPr>
          <w:t>d</w:t>
        </w:r>
      </w:ins>
      <w:ins w:id="6987" w:author="Britt Collins" w:date="2021-10-04T12:00:00Z">
        <w:r w:rsidRPr="00163DCF">
          <w:rPr>
            <w:szCs w:val="21"/>
            <w:rPrChange w:id="6988" w:author="David" w:date="2022-08-17T16:58:00Z">
              <w:rPr>
                <w:rFonts w:ascii="Times New Roman" w:hAnsi="Times New Roman"/>
                <w:sz w:val="24"/>
                <w:szCs w:val="24"/>
              </w:rPr>
            </w:rPrChange>
          </w:rPr>
          <w:t xml:space="preserve"> out</w:t>
        </w:r>
      </w:ins>
      <w:ins w:id="6989" w:author="Britt Collins" w:date="2021-09-30T14:58:00Z">
        <w:r w:rsidR="006F31F6" w:rsidRPr="00163DCF">
          <w:rPr>
            <w:szCs w:val="21"/>
            <w:rPrChange w:id="6990" w:author="David" w:date="2022-08-17T16:58:00Z">
              <w:rPr>
                <w:rFonts w:ascii="Times New Roman" w:hAnsi="Times New Roman"/>
                <w:sz w:val="24"/>
                <w:szCs w:val="24"/>
              </w:rPr>
            </w:rPrChange>
          </w:rPr>
          <w:t xml:space="preserve">. </w:t>
        </w:r>
      </w:ins>
    </w:p>
    <w:p w14:paraId="5BA46EFE" w14:textId="77777777" w:rsidR="00E6282D" w:rsidRPr="00163DCF" w:rsidRDefault="00E6282D">
      <w:pPr>
        <w:spacing w:line="276" w:lineRule="auto"/>
        <w:ind w:left="-5" w:right="15" w:firstLine="350"/>
        <w:rPr>
          <w:ins w:id="6991" w:author="Britt Collins" w:date="2021-10-04T12:01:00Z"/>
          <w:szCs w:val="21"/>
          <w:rPrChange w:id="6992" w:author="David" w:date="2022-08-17T16:58:00Z">
            <w:rPr>
              <w:ins w:id="6993" w:author="Britt Collins" w:date="2021-10-04T12:01:00Z"/>
              <w:rFonts w:ascii="Times New Roman" w:hAnsi="Times New Roman"/>
              <w:sz w:val="24"/>
              <w:szCs w:val="24"/>
            </w:rPr>
          </w:rPrChange>
        </w:rPr>
        <w:pPrChange w:id="6994" w:author="David" w:date="2022-08-17T17:01:00Z">
          <w:pPr>
            <w:spacing w:line="480" w:lineRule="auto"/>
            <w:ind w:left="-5" w:right="15" w:firstLine="350"/>
          </w:pPr>
        </w:pPrChange>
      </w:pPr>
      <w:ins w:id="6995" w:author="Britt Collins" w:date="2021-10-04T12:00:00Z">
        <w:r w:rsidRPr="00163DCF">
          <w:rPr>
            <w:szCs w:val="21"/>
            <w:rPrChange w:id="6996" w:author="David" w:date="2022-08-17T16:58:00Z">
              <w:rPr>
                <w:rFonts w:ascii="Times New Roman" w:hAnsi="Times New Roman"/>
                <w:sz w:val="24"/>
                <w:szCs w:val="24"/>
              </w:rPr>
            </w:rPrChange>
          </w:rPr>
          <w:t>L</w:t>
        </w:r>
      </w:ins>
      <w:ins w:id="6997" w:author="Britt Collins" w:date="2021-09-30T14:58:00Z">
        <w:r w:rsidR="006F31F6" w:rsidRPr="00163DCF">
          <w:rPr>
            <w:szCs w:val="21"/>
            <w:rPrChange w:id="6998" w:author="David" w:date="2022-08-17T16:58:00Z">
              <w:rPr>
                <w:rFonts w:ascii="Times New Roman" w:hAnsi="Times New Roman"/>
                <w:sz w:val="24"/>
                <w:szCs w:val="24"/>
              </w:rPr>
            </w:rPrChange>
          </w:rPr>
          <w:t>ook</w:t>
        </w:r>
      </w:ins>
      <w:ins w:id="6999" w:author="Britt Collins" w:date="2021-10-04T12:00:00Z">
        <w:r w:rsidRPr="00163DCF">
          <w:rPr>
            <w:szCs w:val="21"/>
            <w:rPrChange w:id="7000" w:author="David" w:date="2022-08-17T16:58:00Z">
              <w:rPr>
                <w:rFonts w:ascii="Times New Roman" w:hAnsi="Times New Roman"/>
                <w:sz w:val="24"/>
                <w:szCs w:val="24"/>
              </w:rPr>
            </w:rPrChange>
          </w:rPr>
          <w:t>ing</w:t>
        </w:r>
      </w:ins>
      <w:ins w:id="7001" w:author="Britt Collins" w:date="2021-09-30T14:58:00Z">
        <w:r w:rsidR="006F31F6" w:rsidRPr="00163DCF">
          <w:rPr>
            <w:szCs w:val="21"/>
            <w:rPrChange w:id="7002" w:author="David" w:date="2022-08-17T16:58:00Z">
              <w:rPr>
                <w:rFonts w:ascii="Times New Roman" w:hAnsi="Times New Roman"/>
                <w:sz w:val="24"/>
                <w:szCs w:val="24"/>
              </w:rPr>
            </w:rPrChange>
          </w:rPr>
          <w:t xml:space="preserve"> around</w:t>
        </w:r>
      </w:ins>
      <w:ins w:id="7003" w:author="Britt Collins" w:date="2021-10-04T12:00:00Z">
        <w:r w:rsidRPr="00163DCF">
          <w:rPr>
            <w:szCs w:val="21"/>
            <w:rPrChange w:id="7004" w:author="David" w:date="2022-08-17T16:58:00Z">
              <w:rPr>
                <w:rFonts w:ascii="Times New Roman" w:hAnsi="Times New Roman"/>
                <w:sz w:val="24"/>
                <w:szCs w:val="24"/>
              </w:rPr>
            </w:rPrChange>
          </w:rPr>
          <w:t>,</w:t>
        </w:r>
      </w:ins>
      <w:ins w:id="7005" w:author="Britt Collins" w:date="2021-09-30T14:58:00Z">
        <w:r w:rsidR="006F31F6" w:rsidRPr="00163DCF">
          <w:rPr>
            <w:szCs w:val="21"/>
            <w:rPrChange w:id="7006" w:author="David" w:date="2022-08-17T16:58:00Z">
              <w:rPr>
                <w:rFonts w:ascii="Times New Roman" w:hAnsi="Times New Roman"/>
                <w:sz w:val="24"/>
                <w:szCs w:val="24"/>
              </w:rPr>
            </w:rPrChange>
          </w:rPr>
          <w:t xml:space="preserve"> I saw a short lady with a loud distinctive Asian Australian accent. I clambered to my feet and walked towards her. The room was a regular office with a simple operating bed. Doctor Chan asked me to take a seat and explained why I wanted to see her. I cleared my throat, looked up and saw Doctor Chan with a clipboard, pen and paper. She afforded me her complete attention. I paused to organise my thoughts and build courage. I feared that whatever was going to be said would be covering new ground and may lead to me reassessing my life. No pressure. </w:t>
        </w:r>
      </w:ins>
    </w:p>
    <w:p w14:paraId="35D328A9" w14:textId="77777777" w:rsidR="00E6282D" w:rsidRPr="00163DCF" w:rsidRDefault="006F31F6">
      <w:pPr>
        <w:spacing w:line="276" w:lineRule="auto"/>
        <w:ind w:left="-5" w:right="15" w:firstLine="350"/>
        <w:rPr>
          <w:ins w:id="7007" w:author="Britt Collins" w:date="2021-10-04T12:02:00Z"/>
          <w:szCs w:val="21"/>
          <w:rPrChange w:id="7008" w:author="David" w:date="2022-08-17T16:58:00Z">
            <w:rPr>
              <w:ins w:id="7009" w:author="Britt Collins" w:date="2021-10-04T12:02:00Z"/>
              <w:rFonts w:ascii="Times New Roman" w:hAnsi="Times New Roman"/>
              <w:sz w:val="24"/>
              <w:szCs w:val="24"/>
            </w:rPr>
          </w:rPrChange>
        </w:rPr>
        <w:pPrChange w:id="7010" w:author="David" w:date="2022-08-17T17:01:00Z">
          <w:pPr>
            <w:spacing w:line="480" w:lineRule="auto"/>
            <w:ind w:left="-5" w:right="15" w:firstLine="350"/>
          </w:pPr>
        </w:pPrChange>
      </w:pPr>
      <w:ins w:id="7011" w:author="Britt Collins" w:date="2021-09-30T14:58:00Z">
        <w:r w:rsidRPr="00163DCF">
          <w:rPr>
            <w:szCs w:val="21"/>
            <w:rPrChange w:id="7012" w:author="David" w:date="2022-08-17T16:58:00Z">
              <w:rPr>
                <w:rFonts w:ascii="Times New Roman" w:hAnsi="Times New Roman"/>
                <w:sz w:val="24"/>
                <w:szCs w:val="24"/>
              </w:rPr>
            </w:rPrChange>
          </w:rPr>
          <w:t>I cleared my throat</w:t>
        </w:r>
      </w:ins>
      <w:ins w:id="7013" w:author="Britt Collins" w:date="2021-10-04T12:01:00Z">
        <w:r w:rsidR="00E6282D" w:rsidRPr="00163DCF">
          <w:rPr>
            <w:szCs w:val="21"/>
            <w:rPrChange w:id="7014" w:author="David" w:date="2022-08-17T16:58:00Z">
              <w:rPr>
                <w:rFonts w:ascii="Times New Roman" w:hAnsi="Times New Roman"/>
                <w:sz w:val="24"/>
                <w:szCs w:val="24"/>
              </w:rPr>
            </w:rPrChange>
          </w:rPr>
          <w:t xml:space="preserve"> and mumbled,</w:t>
        </w:r>
      </w:ins>
      <w:ins w:id="7015" w:author="Britt Collins" w:date="2021-09-30T14:58:00Z">
        <w:r w:rsidRPr="00163DCF">
          <w:rPr>
            <w:szCs w:val="21"/>
            <w:rPrChange w:id="7016" w:author="David" w:date="2022-08-17T16:58:00Z">
              <w:rPr>
                <w:rFonts w:ascii="Times New Roman" w:hAnsi="Times New Roman"/>
                <w:sz w:val="24"/>
                <w:szCs w:val="24"/>
              </w:rPr>
            </w:rPrChange>
          </w:rPr>
          <w:t xml:space="preserve"> </w:t>
        </w:r>
      </w:ins>
      <w:ins w:id="7017" w:author="Britt Collins" w:date="2021-10-04T12:01:00Z">
        <w:r w:rsidR="00E6282D" w:rsidRPr="00163DCF">
          <w:rPr>
            <w:szCs w:val="21"/>
            <w:rPrChange w:id="7018" w:author="David" w:date="2022-08-17T16:58:00Z">
              <w:rPr>
                <w:rFonts w:ascii="Times New Roman" w:hAnsi="Times New Roman"/>
                <w:sz w:val="24"/>
                <w:szCs w:val="24"/>
              </w:rPr>
            </w:rPrChange>
          </w:rPr>
          <w:t>“</w:t>
        </w:r>
      </w:ins>
      <w:ins w:id="7019" w:author="Britt Collins" w:date="2021-09-30T14:58:00Z">
        <w:r w:rsidRPr="00163DCF">
          <w:rPr>
            <w:szCs w:val="21"/>
            <w:rPrChange w:id="7020" w:author="David" w:date="2022-08-17T16:58:00Z">
              <w:rPr>
                <w:rFonts w:ascii="Times New Roman" w:hAnsi="Times New Roman"/>
                <w:sz w:val="24"/>
                <w:szCs w:val="24"/>
              </w:rPr>
            </w:rPrChange>
          </w:rPr>
          <w:t>Well… I</w:t>
        </w:r>
      </w:ins>
      <w:ins w:id="7021" w:author="Britt Collins" w:date="2021-10-04T12:02:00Z">
        <w:r w:rsidR="00E6282D" w:rsidRPr="00163DCF">
          <w:rPr>
            <w:szCs w:val="21"/>
            <w:rPrChange w:id="7022" w:author="David" w:date="2022-08-17T16:58:00Z">
              <w:rPr>
                <w:rFonts w:ascii="Times New Roman" w:hAnsi="Times New Roman"/>
                <w:sz w:val="24"/>
                <w:szCs w:val="24"/>
              </w:rPr>
            </w:rPrChange>
          </w:rPr>
          <w:t>’</w:t>
        </w:r>
      </w:ins>
      <w:ins w:id="7023" w:author="Britt Collins" w:date="2021-09-30T14:58:00Z">
        <w:r w:rsidRPr="00163DCF">
          <w:rPr>
            <w:szCs w:val="21"/>
            <w:rPrChange w:id="7024" w:author="David" w:date="2022-08-17T16:58:00Z">
              <w:rPr>
                <w:rFonts w:ascii="Times New Roman" w:hAnsi="Times New Roman"/>
                <w:sz w:val="24"/>
                <w:szCs w:val="24"/>
              </w:rPr>
            </w:rPrChange>
          </w:rPr>
          <w:t>m having issues… I cannot keep an erection</w:t>
        </w:r>
      </w:ins>
      <w:ins w:id="7025" w:author="Britt Collins" w:date="2021-10-04T12:02:00Z">
        <w:r w:rsidR="00E6282D" w:rsidRPr="00163DCF">
          <w:rPr>
            <w:szCs w:val="21"/>
            <w:rPrChange w:id="7026" w:author="David" w:date="2022-08-17T16:58:00Z">
              <w:rPr>
                <w:rFonts w:ascii="Times New Roman" w:hAnsi="Times New Roman"/>
                <w:sz w:val="24"/>
                <w:szCs w:val="24"/>
              </w:rPr>
            </w:rPrChange>
          </w:rPr>
          <w:t>.”</w:t>
        </w:r>
      </w:ins>
      <w:ins w:id="7027" w:author="Britt Collins" w:date="2021-09-30T14:58:00Z">
        <w:r w:rsidRPr="00163DCF">
          <w:rPr>
            <w:szCs w:val="21"/>
            <w:rPrChange w:id="7028" w:author="David" w:date="2022-08-17T16:58:00Z">
              <w:rPr>
                <w:rFonts w:ascii="Times New Roman" w:hAnsi="Times New Roman"/>
                <w:sz w:val="24"/>
                <w:szCs w:val="24"/>
              </w:rPr>
            </w:rPrChange>
          </w:rPr>
          <w:t xml:space="preserve"> </w:t>
        </w:r>
      </w:ins>
    </w:p>
    <w:p w14:paraId="65CF332E" w14:textId="77777777" w:rsidR="00E6282D" w:rsidRPr="00163DCF" w:rsidRDefault="00E6282D">
      <w:pPr>
        <w:spacing w:line="276" w:lineRule="auto"/>
        <w:ind w:left="-5" w:right="15" w:firstLine="350"/>
        <w:rPr>
          <w:ins w:id="7029" w:author="Britt Collins" w:date="2021-10-04T12:02:00Z"/>
          <w:szCs w:val="21"/>
          <w:rPrChange w:id="7030" w:author="David" w:date="2022-08-17T16:58:00Z">
            <w:rPr>
              <w:ins w:id="7031" w:author="Britt Collins" w:date="2021-10-04T12:02:00Z"/>
              <w:rFonts w:ascii="Times New Roman" w:hAnsi="Times New Roman"/>
              <w:sz w:val="24"/>
              <w:szCs w:val="24"/>
            </w:rPr>
          </w:rPrChange>
        </w:rPr>
        <w:pPrChange w:id="7032" w:author="David" w:date="2022-08-17T17:01:00Z">
          <w:pPr>
            <w:spacing w:line="480" w:lineRule="auto"/>
            <w:ind w:left="-5" w:right="15" w:firstLine="350"/>
          </w:pPr>
        </w:pPrChange>
      </w:pPr>
      <w:ins w:id="7033" w:author="Britt Collins" w:date="2021-10-04T12:02:00Z">
        <w:r w:rsidRPr="00163DCF">
          <w:rPr>
            <w:szCs w:val="21"/>
            <w:rPrChange w:id="7034" w:author="David" w:date="2022-08-17T16:58:00Z">
              <w:rPr>
                <w:rFonts w:ascii="Times New Roman" w:hAnsi="Times New Roman"/>
                <w:sz w:val="24"/>
                <w:szCs w:val="24"/>
              </w:rPr>
            </w:rPrChange>
          </w:rPr>
          <w:t>“</w:t>
        </w:r>
      </w:ins>
      <w:ins w:id="7035" w:author="Britt Collins" w:date="2021-09-30T14:58:00Z">
        <w:r w:rsidR="006F31F6" w:rsidRPr="00163DCF">
          <w:rPr>
            <w:szCs w:val="21"/>
            <w:rPrChange w:id="7036" w:author="David" w:date="2022-08-17T16:58:00Z">
              <w:rPr>
                <w:rFonts w:ascii="Times New Roman" w:hAnsi="Times New Roman"/>
                <w:sz w:val="24"/>
                <w:szCs w:val="24"/>
              </w:rPr>
            </w:rPrChange>
          </w:rPr>
          <w:t>How long have you had these issues for?</w:t>
        </w:r>
      </w:ins>
      <w:ins w:id="7037" w:author="Britt Collins" w:date="2021-10-04T12:02:00Z">
        <w:r w:rsidRPr="00163DCF">
          <w:rPr>
            <w:szCs w:val="21"/>
            <w:rPrChange w:id="7038" w:author="David" w:date="2022-08-17T16:58:00Z">
              <w:rPr>
                <w:rFonts w:ascii="Times New Roman" w:hAnsi="Times New Roman"/>
                <w:sz w:val="24"/>
                <w:szCs w:val="24"/>
              </w:rPr>
            </w:rPrChange>
          </w:rPr>
          <w:t>”</w:t>
        </w:r>
      </w:ins>
      <w:ins w:id="7039" w:author="Britt Collins" w:date="2021-09-30T14:58:00Z">
        <w:r w:rsidR="006F31F6" w:rsidRPr="00163DCF">
          <w:rPr>
            <w:szCs w:val="21"/>
            <w:rPrChange w:id="7040" w:author="David" w:date="2022-08-17T16:58:00Z">
              <w:rPr>
                <w:rFonts w:ascii="Times New Roman" w:hAnsi="Times New Roman"/>
                <w:sz w:val="24"/>
                <w:szCs w:val="24"/>
              </w:rPr>
            </w:rPrChange>
          </w:rPr>
          <w:t xml:space="preserve"> </w:t>
        </w:r>
      </w:ins>
    </w:p>
    <w:p w14:paraId="7D3D859B" w14:textId="77777777" w:rsidR="00E6282D" w:rsidRPr="00163DCF" w:rsidRDefault="006F31F6">
      <w:pPr>
        <w:spacing w:line="276" w:lineRule="auto"/>
        <w:ind w:left="-5" w:right="15" w:firstLine="350"/>
        <w:rPr>
          <w:ins w:id="7041" w:author="Britt Collins" w:date="2021-10-04T12:02:00Z"/>
          <w:szCs w:val="21"/>
          <w:rPrChange w:id="7042" w:author="David" w:date="2022-08-17T16:58:00Z">
            <w:rPr>
              <w:ins w:id="7043" w:author="Britt Collins" w:date="2021-10-04T12:02:00Z"/>
              <w:rFonts w:ascii="Times New Roman" w:hAnsi="Times New Roman"/>
              <w:sz w:val="24"/>
              <w:szCs w:val="24"/>
            </w:rPr>
          </w:rPrChange>
        </w:rPr>
        <w:pPrChange w:id="7044" w:author="David" w:date="2022-08-17T17:01:00Z">
          <w:pPr>
            <w:spacing w:line="480" w:lineRule="auto"/>
            <w:ind w:left="-5" w:right="15" w:firstLine="350"/>
          </w:pPr>
        </w:pPrChange>
      </w:pPr>
      <w:ins w:id="7045" w:author="Britt Collins" w:date="2021-09-30T14:58:00Z">
        <w:r w:rsidRPr="00163DCF">
          <w:rPr>
            <w:szCs w:val="21"/>
            <w:rPrChange w:id="7046" w:author="David" w:date="2022-08-17T16:58:00Z">
              <w:rPr>
                <w:rFonts w:ascii="Times New Roman" w:hAnsi="Times New Roman"/>
                <w:sz w:val="24"/>
                <w:szCs w:val="24"/>
              </w:rPr>
            </w:rPrChange>
          </w:rPr>
          <w:t xml:space="preserve">I didn't feel comfortable enough to </w:t>
        </w:r>
      </w:ins>
      <w:ins w:id="7047" w:author="Britt Collins" w:date="2021-10-04T12:02:00Z">
        <w:r w:rsidR="00E6282D" w:rsidRPr="00163DCF">
          <w:rPr>
            <w:szCs w:val="21"/>
            <w:rPrChange w:id="7048" w:author="David" w:date="2022-08-17T16:58:00Z">
              <w:rPr>
                <w:rFonts w:ascii="Times New Roman" w:hAnsi="Times New Roman"/>
                <w:sz w:val="24"/>
                <w:szCs w:val="24"/>
              </w:rPr>
            </w:rPrChange>
          </w:rPr>
          <w:t>go into</w:t>
        </w:r>
      </w:ins>
      <w:ins w:id="7049" w:author="Britt Collins" w:date="2021-09-30T14:58:00Z">
        <w:r w:rsidRPr="00163DCF">
          <w:rPr>
            <w:szCs w:val="21"/>
            <w:rPrChange w:id="7050" w:author="David" w:date="2022-08-17T16:58:00Z">
              <w:rPr>
                <w:rFonts w:ascii="Times New Roman" w:hAnsi="Times New Roman"/>
                <w:sz w:val="24"/>
                <w:szCs w:val="24"/>
              </w:rPr>
            </w:rPrChange>
          </w:rPr>
          <w:t xml:space="preserve"> specifics. “Erm</w:t>
        </w:r>
      </w:ins>
      <w:ins w:id="7051" w:author="Britt Collins" w:date="2021-10-04T12:02:00Z">
        <w:r w:rsidR="00E6282D" w:rsidRPr="00163DCF">
          <w:rPr>
            <w:szCs w:val="21"/>
            <w:rPrChange w:id="7052" w:author="David" w:date="2022-08-17T16:58:00Z">
              <w:rPr>
                <w:rFonts w:ascii="Times New Roman" w:hAnsi="Times New Roman"/>
                <w:sz w:val="24"/>
                <w:szCs w:val="24"/>
              </w:rPr>
            </w:rPrChange>
          </w:rPr>
          <w:t>…</w:t>
        </w:r>
      </w:ins>
      <w:ins w:id="7053" w:author="Britt Collins" w:date="2021-09-30T14:58:00Z">
        <w:r w:rsidRPr="00163DCF">
          <w:rPr>
            <w:szCs w:val="21"/>
            <w:rPrChange w:id="7054" w:author="David" w:date="2022-08-17T16:58:00Z">
              <w:rPr>
                <w:rFonts w:ascii="Times New Roman" w:hAnsi="Times New Roman"/>
                <w:sz w:val="24"/>
                <w:szCs w:val="24"/>
              </w:rPr>
            </w:rPrChange>
          </w:rPr>
          <w:t xml:space="preserve"> this has been an issue for a while</w:t>
        </w:r>
      </w:ins>
      <w:ins w:id="7055" w:author="Britt Collins" w:date="2021-10-04T12:02:00Z">
        <w:r w:rsidR="00E6282D" w:rsidRPr="00163DCF">
          <w:rPr>
            <w:szCs w:val="21"/>
            <w:rPrChange w:id="7056" w:author="David" w:date="2022-08-17T16:58:00Z">
              <w:rPr>
                <w:rFonts w:ascii="Times New Roman" w:hAnsi="Times New Roman"/>
                <w:sz w:val="24"/>
                <w:szCs w:val="24"/>
              </w:rPr>
            </w:rPrChange>
          </w:rPr>
          <w:t>.</w:t>
        </w:r>
      </w:ins>
      <w:ins w:id="7057" w:author="Britt Collins" w:date="2021-09-30T14:58:00Z">
        <w:r w:rsidRPr="00163DCF">
          <w:rPr>
            <w:szCs w:val="21"/>
            <w:rPrChange w:id="7058" w:author="David" w:date="2022-08-17T16:58:00Z">
              <w:rPr>
                <w:rFonts w:ascii="Times New Roman" w:hAnsi="Times New Roman"/>
                <w:sz w:val="24"/>
                <w:szCs w:val="24"/>
              </w:rPr>
            </w:rPrChange>
          </w:rPr>
          <w:t xml:space="preserve">” </w:t>
        </w:r>
      </w:ins>
    </w:p>
    <w:p w14:paraId="621357A1" w14:textId="77777777" w:rsidR="00E6282D" w:rsidRPr="00163DCF" w:rsidRDefault="006F31F6">
      <w:pPr>
        <w:spacing w:line="276" w:lineRule="auto"/>
        <w:ind w:left="-5" w:right="15" w:firstLine="350"/>
        <w:rPr>
          <w:ins w:id="7059" w:author="Britt Collins" w:date="2021-10-04T12:03:00Z"/>
          <w:szCs w:val="21"/>
          <w:rPrChange w:id="7060" w:author="David" w:date="2022-08-17T16:58:00Z">
            <w:rPr>
              <w:ins w:id="7061" w:author="Britt Collins" w:date="2021-10-04T12:03:00Z"/>
              <w:rFonts w:ascii="Times New Roman" w:hAnsi="Times New Roman"/>
              <w:sz w:val="24"/>
              <w:szCs w:val="24"/>
            </w:rPr>
          </w:rPrChange>
        </w:rPr>
        <w:pPrChange w:id="7062" w:author="David" w:date="2022-08-17T17:01:00Z">
          <w:pPr>
            <w:spacing w:line="480" w:lineRule="auto"/>
            <w:ind w:left="-5" w:right="15" w:firstLine="350"/>
          </w:pPr>
        </w:pPrChange>
      </w:pPr>
      <w:ins w:id="7063" w:author="Britt Collins" w:date="2021-09-30T14:58:00Z">
        <w:r w:rsidRPr="00163DCF">
          <w:rPr>
            <w:szCs w:val="21"/>
            <w:rPrChange w:id="7064" w:author="David" w:date="2022-08-17T16:58:00Z">
              <w:rPr>
                <w:rFonts w:ascii="Times New Roman" w:hAnsi="Times New Roman"/>
                <w:sz w:val="24"/>
                <w:szCs w:val="24"/>
              </w:rPr>
            </w:rPrChange>
          </w:rPr>
          <w:t xml:space="preserve">Doctor Chan continued with the questioning, </w:t>
        </w:r>
      </w:ins>
      <w:ins w:id="7065" w:author="Britt Collins" w:date="2021-10-04T12:02:00Z">
        <w:r w:rsidR="00E6282D" w:rsidRPr="00163DCF">
          <w:rPr>
            <w:szCs w:val="21"/>
            <w:rPrChange w:id="7066" w:author="David" w:date="2022-08-17T16:58:00Z">
              <w:rPr>
                <w:rFonts w:ascii="Times New Roman" w:hAnsi="Times New Roman"/>
                <w:sz w:val="24"/>
                <w:szCs w:val="24"/>
              </w:rPr>
            </w:rPrChange>
          </w:rPr>
          <w:t>“</w:t>
        </w:r>
      </w:ins>
      <w:ins w:id="7067" w:author="Britt Collins" w:date="2021-09-30T14:58:00Z">
        <w:r w:rsidRPr="00163DCF">
          <w:rPr>
            <w:szCs w:val="21"/>
            <w:rPrChange w:id="7068" w:author="David" w:date="2022-08-17T16:58:00Z">
              <w:rPr>
                <w:rFonts w:ascii="Times New Roman" w:hAnsi="Times New Roman"/>
                <w:sz w:val="24"/>
                <w:szCs w:val="24"/>
              </w:rPr>
            </w:rPrChange>
          </w:rPr>
          <w:t>How many sexual partners have you had?</w:t>
        </w:r>
      </w:ins>
      <w:ins w:id="7069" w:author="Britt Collins" w:date="2021-10-04T12:03:00Z">
        <w:r w:rsidR="00E6282D" w:rsidRPr="00163DCF">
          <w:rPr>
            <w:szCs w:val="21"/>
            <w:rPrChange w:id="7070" w:author="David" w:date="2022-08-17T16:58:00Z">
              <w:rPr>
                <w:rFonts w:ascii="Times New Roman" w:hAnsi="Times New Roman"/>
                <w:sz w:val="24"/>
                <w:szCs w:val="24"/>
              </w:rPr>
            </w:rPrChange>
          </w:rPr>
          <w:t>”</w:t>
        </w:r>
      </w:ins>
      <w:ins w:id="7071" w:author="Britt Collins" w:date="2021-09-30T14:58:00Z">
        <w:r w:rsidRPr="00163DCF">
          <w:rPr>
            <w:szCs w:val="21"/>
            <w:rPrChange w:id="7072" w:author="David" w:date="2022-08-17T16:58:00Z">
              <w:rPr>
                <w:rFonts w:ascii="Times New Roman" w:hAnsi="Times New Roman"/>
                <w:sz w:val="24"/>
                <w:szCs w:val="24"/>
              </w:rPr>
            </w:rPrChange>
          </w:rPr>
          <w:t xml:space="preserve"> </w:t>
        </w:r>
      </w:ins>
    </w:p>
    <w:p w14:paraId="761DC9C1" w14:textId="77777777" w:rsidR="00E6282D" w:rsidRPr="00163DCF" w:rsidRDefault="006F31F6">
      <w:pPr>
        <w:spacing w:line="276" w:lineRule="auto"/>
        <w:ind w:left="-5" w:right="15" w:firstLine="350"/>
        <w:rPr>
          <w:ins w:id="7073" w:author="Britt Collins" w:date="2021-10-04T12:03:00Z"/>
          <w:szCs w:val="21"/>
          <w:rPrChange w:id="7074" w:author="David" w:date="2022-08-17T16:58:00Z">
            <w:rPr>
              <w:ins w:id="7075" w:author="Britt Collins" w:date="2021-10-04T12:03:00Z"/>
              <w:rFonts w:ascii="Times New Roman" w:hAnsi="Times New Roman"/>
              <w:sz w:val="24"/>
              <w:szCs w:val="24"/>
            </w:rPr>
          </w:rPrChange>
        </w:rPr>
        <w:pPrChange w:id="7076" w:author="David" w:date="2022-08-17T17:01:00Z">
          <w:pPr>
            <w:spacing w:line="480" w:lineRule="auto"/>
            <w:ind w:left="-5" w:right="15" w:firstLine="350"/>
          </w:pPr>
        </w:pPrChange>
      </w:pPr>
      <w:ins w:id="7077" w:author="Britt Collins" w:date="2021-09-30T14:58:00Z">
        <w:r w:rsidRPr="00163DCF">
          <w:rPr>
            <w:szCs w:val="21"/>
            <w:rPrChange w:id="7078" w:author="David" w:date="2022-08-17T16:58:00Z">
              <w:rPr>
                <w:rFonts w:ascii="Times New Roman" w:hAnsi="Times New Roman"/>
                <w:sz w:val="24"/>
                <w:szCs w:val="24"/>
              </w:rPr>
            </w:rPrChange>
          </w:rPr>
          <w:t xml:space="preserve">I felt a deep-seated embarrassment by the answer I was about to give, </w:t>
        </w:r>
      </w:ins>
      <w:ins w:id="7079" w:author="Britt Collins" w:date="2021-10-04T12:03:00Z">
        <w:r w:rsidR="00E6282D" w:rsidRPr="00163DCF">
          <w:rPr>
            <w:szCs w:val="21"/>
            <w:rPrChange w:id="7080" w:author="David" w:date="2022-08-17T16:58:00Z">
              <w:rPr>
                <w:rFonts w:ascii="Times New Roman" w:hAnsi="Times New Roman"/>
                <w:sz w:val="24"/>
                <w:szCs w:val="24"/>
              </w:rPr>
            </w:rPrChange>
          </w:rPr>
          <w:t>“Five.”</w:t>
        </w:r>
      </w:ins>
    </w:p>
    <w:p w14:paraId="270F0B45" w14:textId="77777777" w:rsidR="00E6282D" w:rsidRPr="00163DCF" w:rsidRDefault="00E6282D">
      <w:pPr>
        <w:spacing w:line="276" w:lineRule="auto"/>
        <w:ind w:left="-5" w:right="15" w:firstLine="350"/>
        <w:rPr>
          <w:ins w:id="7081" w:author="Britt Collins" w:date="2021-10-04T12:03:00Z"/>
          <w:szCs w:val="21"/>
          <w:rPrChange w:id="7082" w:author="David" w:date="2022-08-17T16:58:00Z">
            <w:rPr>
              <w:ins w:id="7083" w:author="Britt Collins" w:date="2021-10-04T12:03:00Z"/>
              <w:rFonts w:ascii="Times New Roman" w:hAnsi="Times New Roman"/>
              <w:sz w:val="24"/>
              <w:szCs w:val="24"/>
            </w:rPr>
          </w:rPrChange>
        </w:rPr>
        <w:pPrChange w:id="7084" w:author="David" w:date="2022-08-17T17:01:00Z">
          <w:pPr>
            <w:spacing w:line="480" w:lineRule="auto"/>
            <w:ind w:left="-5" w:right="15" w:firstLine="350"/>
          </w:pPr>
        </w:pPrChange>
      </w:pPr>
      <w:ins w:id="7085" w:author="Britt Collins" w:date="2021-10-04T12:03:00Z">
        <w:r w:rsidRPr="00163DCF">
          <w:rPr>
            <w:szCs w:val="21"/>
            <w:rPrChange w:id="7086" w:author="David" w:date="2022-08-17T16:58:00Z">
              <w:rPr>
                <w:rFonts w:ascii="Times New Roman" w:hAnsi="Times New Roman"/>
                <w:sz w:val="24"/>
                <w:szCs w:val="24"/>
              </w:rPr>
            </w:rPrChange>
          </w:rPr>
          <w:t>“</w:t>
        </w:r>
      </w:ins>
      <w:ins w:id="7087" w:author="Britt Collins" w:date="2021-09-30T14:58:00Z">
        <w:r w:rsidR="006F31F6" w:rsidRPr="00163DCF">
          <w:rPr>
            <w:szCs w:val="21"/>
            <w:rPrChange w:id="7088" w:author="David" w:date="2022-08-17T16:58:00Z">
              <w:rPr>
                <w:rFonts w:ascii="Times New Roman" w:hAnsi="Times New Roman"/>
                <w:sz w:val="24"/>
                <w:szCs w:val="24"/>
              </w:rPr>
            </w:rPrChange>
          </w:rPr>
          <w:t>Have you had any sexual encounters with men?</w:t>
        </w:r>
      </w:ins>
      <w:ins w:id="7089" w:author="Britt Collins" w:date="2021-10-04T12:03:00Z">
        <w:r w:rsidRPr="00163DCF">
          <w:rPr>
            <w:szCs w:val="21"/>
            <w:rPrChange w:id="7090" w:author="David" w:date="2022-08-17T16:58:00Z">
              <w:rPr>
                <w:rFonts w:ascii="Times New Roman" w:hAnsi="Times New Roman"/>
                <w:sz w:val="24"/>
                <w:szCs w:val="24"/>
              </w:rPr>
            </w:rPrChange>
          </w:rPr>
          <w:t>”</w:t>
        </w:r>
      </w:ins>
    </w:p>
    <w:p w14:paraId="73CB6B21" w14:textId="77777777" w:rsidR="00E6282D" w:rsidRPr="00163DCF" w:rsidRDefault="006F31F6">
      <w:pPr>
        <w:spacing w:line="276" w:lineRule="auto"/>
        <w:ind w:left="-5" w:right="15" w:firstLine="350"/>
        <w:rPr>
          <w:ins w:id="7091" w:author="Britt Collins" w:date="2021-10-04T12:04:00Z"/>
          <w:szCs w:val="21"/>
          <w:rPrChange w:id="7092" w:author="David" w:date="2022-08-17T16:58:00Z">
            <w:rPr>
              <w:ins w:id="7093" w:author="Britt Collins" w:date="2021-10-04T12:04:00Z"/>
              <w:rFonts w:ascii="Times New Roman" w:hAnsi="Times New Roman"/>
              <w:sz w:val="24"/>
              <w:szCs w:val="24"/>
            </w:rPr>
          </w:rPrChange>
        </w:rPr>
        <w:pPrChange w:id="7094" w:author="David" w:date="2022-08-17T17:01:00Z">
          <w:pPr>
            <w:spacing w:line="480" w:lineRule="auto"/>
            <w:ind w:left="-5" w:right="15" w:firstLine="350"/>
          </w:pPr>
        </w:pPrChange>
      </w:pPr>
      <w:ins w:id="7095" w:author="Britt Collins" w:date="2021-09-30T14:58:00Z">
        <w:r w:rsidRPr="00163DCF">
          <w:rPr>
            <w:szCs w:val="21"/>
            <w:rPrChange w:id="7096" w:author="David" w:date="2022-08-17T16:58:00Z">
              <w:rPr>
                <w:rFonts w:ascii="Times New Roman" w:hAnsi="Times New Roman"/>
                <w:sz w:val="24"/>
                <w:szCs w:val="24"/>
              </w:rPr>
            </w:rPrChange>
          </w:rPr>
          <w:t xml:space="preserve">I paused to absorb the question. Hesitating as I reached into the recesses of my memories, </w:t>
        </w:r>
      </w:ins>
      <w:ins w:id="7097" w:author="Britt Collins" w:date="2021-10-04T12:04:00Z">
        <w:r w:rsidR="00E6282D" w:rsidRPr="00163DCF">
          <w:rPr>
            <w:szCs w:val="21"/>
            <w:rPrChange w:id="7098" w:author="David" w:date="2022-08-17T16:58:00Z">
              <w:rPr>
                <w:rFonts w:ascii="Times New Roman" w:hAnsi="Times New Roman"/>
                <w:sz w:val="24"/>
                <w:szCs w:val="24"/>
              </w:rPr>
            </w:rPrChange>
          </w:rPr>
          <w:t>“</w:t>
        </w:r>
      </w:ins>
      <w:ins w:id="7099" w:author="Britt Collins" w:date="2021-09-30T14:58:00Z">
        <w:r w:rsidRPr="00163DCF">
          <w:rPr>
            <w:szCs w:val="21"/>
            <w:rPrChange w:id="7100" w:author="David" w:date="2022-08-17T16:58:00Z">
              <w:rPr>
                <w:rFonts w:ascii="Times New Roman" w:hAnsi="Times New Roman"/>
                <w:sz w:val="24"/>
                <w:szCs w:val="24"/>
              </w:rPr>
            </w:rPrChange>
          </w:rPr>
          <w:t>No</w:t>
        </w:r>
      </w:ins>
      <w:ins w:id="7101" w:author="Britt Collins" w:date="2021-10-04T12:04:00Z">
        <w:r w:rsidR="00E6282D" w:rsidRPr="00163DCF">
          <w:rPr>
            <w:szCs w:val="21"/>
            <w:rPrChange w:id="7102" w:author="David" w:date="2022-08-17T16:58:00Z">
              <w:rPr>
                <w:rFonts w:ascii="Times New Roman" w:hAnsi="Times New Roman"/>
                <w:sz w:val="24"/>
                <w:szCs w:val="24"/>
              </w:rPr>
            </w:rPrChange>
          </w:rPr>
          <w:t xml:space="preserve">.” </w:t>
        </w:r>
      </w:ins>
    </w:p>
    <w:p w14:paraId="4283D2CC" w14:textId="09BC65C7" w:rsidR="006F31F6" w:rsidRPr="00163DCF" w:rsidRDefault="006F31F6">
      <w:pPr>
        <w:spacing w:line="276" w:lineRule="auto"/>
        <w:ind w:left="-5" w:right="15" w:firstLine="350"/>
        <w:rPr>
          <w:ins w:id="7103" w:author="Britt Collins" w:date="2021-09-30T14:58:00Z"/>
          <w:szCs w:val="21"/>
          <w:rPrChange w:id="7104" w:author="David" w:date="2022-08-17T16:58:00Z">
            <w:rPr>
              <w:ins w:id="7105" w:author="Britt Collins" w:date="2021-09-30T14:58:00Z"/>
              <w:rFonts w:ascii="Times New Roman" w:hAnsi="Times New Roman"/>
              <w:sz w:val="24"/>
              <w:szCs w:val="24"/>
            </w:rPr>
          </w:rPrChange>
        </w:rPr>
        <w:pPrChange w:id="7106" w:author="David" w:date="2022-08-17T17:01:00Z">
          <w:pPr>
            <w:ind w:left="-5" w:right="15"/>
          </w:pPr>
        </w:pPrChange>
      </w:pPr>
      <w:ins w:id="7107" w:author="Britt Collins" w:date="2021-09-30T14:58:00Z">
        <w:r w:rsidRPr="00163DCF">
          <w:rPr>
            <w:szCs w:val="21"/>
            <w:rPrChange w:id="7108" w:author="David" w:date="2022-08-17T16:58:00Z">
              <w:rPr>
                <w:rFonts w:ascii="Times New Roman" w:hAnsi="Times New Roman"/>
                <w:sz w:val="24"/>
                <w:szCs w:val="24"/>
              </w:rPr>
            </w:rPrChange>
          </w:rPr>
          <w:t xml:space="preserve">With all questions answered, </w:t>
        </w:r>
      </w:ins>
      <w:ins w:id="7109" w:author="Britt Collins" w:date="2021-10-04T12:04:00Z">
        <w:r w:rsidR="00E6282D" w:rsidRPr="00163DCF">
          <w:rPr>
            <w:szCs w:val="21"/>
            <w:rPrChange w:id="7110" w:author="David" w:date="2022-08-17T16:58:00Z">
              <w:rPr>
                <w:rFonts w:ascii="Times New Roman" w:hAnsi="Times New Roman"/>
                <w:sz w:val="24"/>
                <w:szCs w:val="24"/>
              </w:rPr>
            </w:rPrChange>
          </w:rPr>
          <w:t xml:space="preserve">Dr </w:t>
        </w:r>
      </w:ins>
      <w:ins w:id="7111" w:author="Britt Collins" w:date="2021-09-30T14:58:00Z">
        <w:r w:rsidRPr="00163DCF">
          <w:rPr>
            <w:szCs w:val="21"/>
            <w:rPrChange w:id="7112" w:author="David" w:date="2022-08-17T16:58:00Z">
              <w:rPr>
                <w:rFonts w:ascii="Times New Roman" w:hAnsi="Times New Roman"/>
                <w:sz w:val="24"/>
                <w:szCs w:val="24"/>
              </w:rPr>
            </w:rPrChange>
          </w:rPr>
          <w:t xml:space="preserve">Chan began delivering her recommendations. </w:t>
        </w:r>
      </w:ins>
      <w:ins w:id="7113" w:author="Britt Collins" w:date="2021-10-04T12:04:00Z">
        <w:r w:rsidR="00E6282D" w:rsidRPr="00163DCF">
          <w:rPr>
            <w:szCs w:val="21"/>
            <w:rPrChange w:id="7114" w:author="David" w:date="2022-08-17T16:58:00Z">
              <w:rPr>
                <w:rFonts w:ascii="Times New Roman" w:hAnsi="Times New Roman"/>
                <w:sz w:val="24"/>
                <w:szCs w:val="24"/>
              </w:rPr>
            </w:rPrChange>
          </w:rPr>
          <w:t>“</w:t>
        </w:r>
      </w:ins>
      <w:ins w:id="7115" w:author="Britt Collins" w:date="2021-09-30T14:58:00Z">
        <w:r w:rsidRPr="00163DCF">
          <w:rPr>
            <w:szCs w:val="21"/>
            <w:rPrChange w:id="7116" w:author="David" w:date="2022-08-17T16:58:00Z">
              <w:rPr>
                <w:rFonts w:ascii="Times New Roman" w:hAnsi="Times New Roman"/>
                <w:sz w:val="24"/>
                <w:szCs w:val="24"/>
              </w:rPr>
            </w:rPrChange>
          </w:rPr>
          <w:t>See a sexual health officer to chat further about your feelings. In the interim I can offer a prescription of Viagra.</w:t>
        </w:r>
      </w:ins>
      <w:ins w:id="7117" w:author="Britt Collins" w:date="2021-10-04T12:04:00Z">
        <w:r w:rsidR="00E6282D" w:rsidRPr="00163DCF">
          <w:rPr>
            <w:szCs w:val="21"/>
            <w:rPrChange w:id="7118" w:author="David" w:date="2022-08-17T16:58:00Z">
              <w:rPr>
                <w:rFonts w:ascii="Times New Roman" w:hAnsi="Times New Roman"/>
                <w:sz w:val="24"/>
                <w:szCs w:val="24"/>
              </w:rPr>
            </w:rPrChange>
          </w:rPr>
          <w:t>”</w:t>
        </w:r>
      </w:ins>
      <w:ins w:id="7119" w:author="Britt Collins" w:date="2021-09-30T14:58:00Z">
        <w:r w:rsidRPr="00163DCF">
          <w:rPr>
            <w:szCs w:val="21"/>
            <w:rPrChange w:id="7120" w:author="David" w:date="2022-08-17T16:58:00Z">
              <w:rPr>
                <w:rFonts w:ascii="Times New Roman" w:hAnsi="Times New Roman"/>
                <w:sz w:val="24"/>
                <w:szCs w:val="24"/>
              </w:rPr>
            </w:rPrChange>
          </w:rPr>
          <w:t xml:space="preserve"> I thanked her for her advice. I declined the medication but </w:t>
        </w:r>
      </w:ins>
      <w:ins w:id="7121" w:author="Britt Collins" w:date="2021-10-04T12:05:00Z">
        <w:r w:rsidR="00E6282D" w:rsidRPr="00163DCF">
          <w:rPr>
            <w:szCs w:val="21"/>
            <w:rPrChange w:id="7122" w:author="David" w:date="2022-08-17T16:58:00Z">
              <w:rPr>
                <w:rFonts w:ascii="Times New Roman" w:hAnsi="Times New Roman"/>
                <w:sz w:val="24"/>
                <w:szCs w:val="24"/>
              </w:rPr>
            </w:rPrChange>
          </w:rPr>
          <w:t>took</w:t>
        </w:r>
      </w:ins>
      <w:ins w:id="7123" w:author="Britt Collins" w:date="2021-09-30T14:58:00Z">
        <w:r w:rsidRPr="00163DCF">
          <w:rPr>
            <w:szCs w:val="21"/>
            <w:rPrChange w:id="7124" w:author="David" w:date="2022-08-17T16:58:00Z">
              <w:rPr>
                <w:rFonts w:ascii="Times New Roman" w:hAnsi="Times New Roman"/>
                <w:sz w:val="24"/>
                <w:szCs w:val="24"/>
              </w:rPr>
            </w:rPrChange>
          </w:rPr>
          <w:t xml:space="preserve"> a business card with details of the sexual health officer.</w:t>
        </w:r>
      </w:ins>
    </w:p>
    <w:p w14:paraId="563AA7B6" w14:textId="509C9241" w:rsidR="006F31F6" w:rsidRPr="00163DCF" w:rsidRDefault="006F31F6">
      <w:pPr>
        <w:spacing w:line="276" w:lineRule="auto"/>
        <w:ind w:left="-5" w:right="15" w:firstLine="350"/>
        <w:rPr>
          <w:ins w:id="7125" w:author="Britt Collins" w:date="2021-09-30T14:58:00Z"/>
          <w:szCs w:val="21"/>
          <w:rPrChange w:id="7126" w:author="David" w:date="2022-08-17T16:58:00Z">
            <w:rPr>
              <w:ins w:id="7127" w:author="Britt Collins" w:date="2021-09-30T14:58:00Z"/>
              <w:rFonts w:ascii="Times New Roman" w:hAnsi="Times New Roman"/>
              <w:sz w:val="24"/>
              <w:szCs w:val="24"/>
            </w:rPr>
          </w:rPrChange>
        </w:rPr>
        <w:pPrChange w:id="7128" w:author="David" w:date="2022-08-17T17:01:00Z">
          <w:pPr>
            <w:ind w:left="-5" w:right="15"/>
          </w:pPr>
        </w:pPrChange>
      </w:pPr>
      <w:ins w:id="7129" w:author="Britt Collins" w:date="2021-09-30T14:58:00Z">
        <w:r w:rsidRPr="00163DCF">
          <w:rPr>
            <w:szCs w:val="21"/>
            <w:rPrChange w:id="7130" w:author="David" w:date="2022-08-17T16:58:00Z">
              <w:rPr>
                <w:rFonts w:ascii="Times New Roman" w:hAnsi="Times New Roman"/>
                <w:sz w:val="24"/>
                <w:szCs w:val="24"/>
              </w:rPr>
            </w:rPrChange>
          </w:rPr>
          <w:t>I looked at the card that Dr Chan had handed to me</w:t>
        </w:r>
      </w:ins>
      <w:ins w:id="7131" w:author="Britt Collins" w:date="2021-10-04T12:05:00Z">
        <w:r w:rsidR="00E6282D" w:rsidRPr="00163DCF">
          <w:rPr>
            <w:szCs w:val="21"/>
            <w:rPrChange w:id="7132" w:author="David" w:date="2022-08-17T16:58:00Z">
              <w:rPr>
                <w:rFonts w:ascii="Times New Roman" w:hAnsi="Times New Roman"/>
                <w:sz w:val="24"/>
                <w:szCs w:val="24"/>
              </w:rPr>
            </w:rPrChange>
          </w:rPr>
          <w:t>,</w:t>
        </w:r>
      </w:ins>
      <w:ins w:id="7133" w:author="Britt Collins" w:date="2021-09-30T14:58:00Z">
        <w:r w:rsidRPr="00163DCF">
          <w:rPr>
            <w:szCs w:val="21"/>
            <w:rPrChange w:id="7134" w:author="David" w:date="2022-08-17T16:58:00Z">
              <w:rPr>
                <w:rFonts w:ascii="Times New Roman" w:hAnsi="Times New Roman"/>
                <w:sz w:val="24"/>
                <w:szCs w:val="24"/>
              </w:rPr>
            </w:rPrChange>
          </w:rPr>
          <w:t xml:space="preserve"> chewed my bottom lip, looked away and back again at the card details. I was finding it difficult to perceive myself as anything other than heterosexual. I attempted to contact the sexual health officer but didn’t get through. It was the only time I tried. The communications between me and Elle were tense in the days and weeks after that night at the Manly apartment.</w:t>
        </w:r>
      </w:ins>
    </w:p>
    <w:p w14:paraId="2340D586" w14:textId="4F119958" w:rsidR="006F31F6" w:rsidRPr="00163DCF" w:rsidRDefault="006F31F6">
      <w:pPr>
        <w:spacing w:line="276" w:lineRule="auto"/>
        <w:ind w:left="-5" w:right="15" w:firstLine="350"/>
        <w:rPr>
          <w:ins w:id="7135" w:author="Britt Collins" w:date="2021-09-30T14:58:00Z"/>
          <w:szCs w:val="21"/>
          <w:rPrChange w:id="7136" w:author="David" w:date="2022-08-17T16:58:00Z">
            <w:rPr>
              <w:ins w:id="7137" w:author="Britt Collins" w:date="2021-09-30T14:58:00Z"/>
              <w:rFonts w:ascii="Times New Roman" w:hAnsi="Times New Roman"/>
              <w:sz w:val="24"/>
              <w:szCs w:val="24"/>
            </w:rPr>
          </w:rPrChange>
        </w:rPr>
        <w:pPrChange w:id="7138" w:author="David" w:date="2022-08-17T17:01:00Z">
          <w:pPr>
            <w:ind w:left="-5" w:right="15"/>
          </w:pPr>
        </w:pPrChange>
      </w:pPr>
      <w:ins w:id="7139" w:author="Britt Collins" w:date="2021-09-30T14:58:00Z">
        <w:r w:rsidRPr="00163DCF">
          <w:rPr>
            <w:szCs w:val="21"/>
            <w:rPrChange w:id="7140" w:author="David" w:date="2022-08-17T16:58:00Z">
              <w:rPr>
                <w:rFonts w:ascii="Times New Roman" w:hAnsi="Times New Roman"/>
                <w:sz w:val="24"/>
                <w:szCs w:val="24"/>
              </w:rPr>
            </w:rPrChange>
          </w:rPr>
          <w:t xml:space="preserve">It was leading up to Australia Day, celebrated annually on January 26th </w:t>
        </w:r>
      </w:ins>
      <w:ins w:id="7141" w:author="Britt Collins" w:date="2021-10-04T12:06:00Z">
        <w:r w:rsidR="00E6282D" w:rsidRPr="00163DCF">
          <w:rPr>
            <w:szCs w:val="21"/>
            <w:rPrChange w:id="7142" w:author="David" w:date="2022-08-17T16:58:00Z">
              <w:rPr>
                <w:rFonts w:ascii="Times New Roman" w:hAnsi="Times New Roman"/>
                <w:sz w:val="24"/>
                <w:szCs w:val="24"/>
              </w:rPr>
            </w:rPrChange>
          </w:rPr>
          <w:t xml:space="preserve">and </w:t>
        </w:r>
      </w:ins>
      <w:ins w:id="7143" w:author="Britt Collins" w:date="2021-09-30T14:58:00Z">
        <w:r w:rsidRPr="00163DCF">
          <w:rPr>
            <w:szCs w:val="21"/>
            <w:rPrChange w:id="7144" w:author="David" w:date="2022-08-17T16:58:00Z">
              <w:rPr>
                <w:rFonts w:ascii="Times New Roman" w:hAnsi="Times New Roman"/>
                <w:sz w:val="24"/>
                <w:szCs w:val="24"/>
              </w:rPr>
            </w:rPrChange>
          </w:rPr>
          <w:t xml:space="preserve">marking the anniversary of the 1788 arrival of the First Fleet of British ships. </w:t>
        </w:r>
      </w:ins>
      <w:ins w:id="7145" w:author="Britt Collins" w:date="2021-10-04T12:06:00Z">
        <w:r w:rsidR="00E6282D" w:rsidRPr="00163DCF">
          <w:rPr>
            <w:szCs w:val="21"/>
            <w:rPrChange w:id="7146" w:author="David" w:date="2022-08-17T16:58:00Z">
              <w:rPr>
                <w:rFonts w:ascii="Times New Roman" w:hAnsi="Times New Roman"/>
                <w:sz w:val="24"/>
                <w:szCs w:val="24"/>
              </w:rPr>
            </w:rPrChange>
          </w:rPr>
          <w:t xml:space="preserve">Street </w:t>
        </w:r>
      </w:ins>
      <w:ins w:id="7147" w:author="Britt Collins" w:date="2021-09-30T14:58:00Z">
        <w:r w:rsidRPr="00163DCF">
          <w:rPr>
            <w:szCs w:val="21"/>
            <w:rPrChange w:id="7148" w:author="David" w:date="2022-08-17T16:58:00Z">
              <w:rPr>
                <w:rFonts w:ascii="Times New Roman" w:hAnsi="Times New Roman"/>
                <w:sz w:val="24"/>
                <w:szCs w:val="24"/>
              </w:rPr>
            </w:rPrChange>
          </w:rPr>
          <w:t xml:space="preserve">parties were organised in towns and cities up and down Australia. Climate-wise it was a great time to be in Australia. It was the middle of summer. Being in Sydney, it was humid. Most residents of Sydney celebrated Australia Day by drinking excessive amounts of alcohol and listening to Triple J Radio. Triple J Radio played the top 100 Australian </w:t>
        </w:r>
      </w:ins>
      <w:ins w:id="7149" w:author="Britt Collins" w:date="2021-10-04T12:06:00Z">
        <w:r w:rsidR="00E6282D" w:rsidRPr="00163DCF">
          <w:rPr>
            <w:szCs w:val="21"/>
            <w:rPrChange w:id="7150" w:author="David" w:date="2022-08-17T16:58:00Z">
              <w:rPr>
                <w:rFonts w:ascii="Times New Roman" w:hAnsi="Times New Roman"/>
                <w:sz w:val="24"/>
                <w:szCs w:val="24"/>
              </w:rPr>
            </w:rPrChange>
          </w:rPr>
          <w:t>c</w:t>
        </w:r>
      </w:ins>
      <w:ins w:id="7151" w:author="Britt Collins" w:date="2021-09-30T14:58:00Z">
        <w:r w:rsidRPr="00163DCF">
          <w:rPr>
            <w:szCs w:val="21"/>
            <w:rPrChange w:id="7152" w:author="David" w:date="2022-08-17T16:58:00Z">
              <w:rPr>
                <w:rFonts w:ascii="Times New Roman" w:hAnsi="Times New Roman"/>
                <w:sz w:val="24"/>
                <w:szCs w:val="24"/>
              </w:rPr>
            </w:rPrChange>
          </w:rPr>
          <w:t xml:space="preserve">hart </w:t>
        </w:r>
      </w:ins>
      <w:ins w:id="7153" w:author="Britt Collins" w:date="2021-10-04T12:07:00Z">
        <w:r w:rsidR="00E6282D" w:rsidRPr="00163DCF">
          <w:rPr>
            <w:szCs w:val="21"/>
            <w:rPrChange w:id="7154" w:author="David" w:date="2022-08-17T16:58:00Z">
              <w:rPr>
                <w:rFonts w:ascii="Times New Roman" w:hAnsi="Times New Roman"/>
                <w:sz w:val="24"/>
                <w:szCs w:val="24"/>
              </w:rPr>
            </w:rPrChange>
          </w:rPr>
          <w:t>m</w:t>
        </w:r>
      </w:ins>
      <w:ins w:id="7155" w:author="Britt Collins" w:date="2021-09-30T14:58:00Z">
        <w:r w:rsidRPr="00163DCF">
          <w:rPr>
            <w:szCs w:val="21"/>
            <w:rPrChange w:id="7156" w:author="David" w:date="2022-08-17T16:58:00Z">
              <w:rPr>
                <w:rFonts w:ascii="Times New Roman" w:hAnsi="Times New Roman"/>
                <w:sz w:val="24"/>
                <w:szCs w:val="24"/>
              </w:rPr>
            </w:rPrChange>
          </w:rPr>
          <w:t xml:space="preserve">usic tracks of the previous year. Early one morning I </w:t>
        </w:r>
      </w:ins>
      <w:ins w:id="7157" w:author="Britt Collins" w:date="2021-10-04T12:07:00Z">
        <w:r w:rsidR="00E6282D" w:rsidRPr="00163DCF">
          <w:rPr>
            <w:szCs w:val="21"/>
            <w:rPrChange w:id="7158" w:author="David" w:date="2022-08-17T16:58:00Z">
              <w:rPr>
                <w:rFonts w:ascii="Times New Roman" w:hAnsi="Times New Roman"/>
                <w:sz w:val="24"/>
                <w:szCs w:val="24"/>
              </w:rPr>
            </w:rPrChange>
          </w:rPr>
          <w:t>woke up to</w:t>
        </w:r>
      </w:ins>
      <w:ins w:id="7159" w:author="Britt Collins" w:date="2021-09-30T14:58:00Z">
        <w:r w:rsidRPr="00163DCF">
          <w:rPr>
            <w:szCs w:val="21"/>
            <w:rPrChange w:id="7160" w:author="David" w:date="2022-08-17T16:58:00Z">
              <w:rPr>
                <w:rFonts w:ascii="Times New Roman" w:hAnsi="Times New Roman"/>
                <w:sz w:val="24"/>
                <w:szCs w:val="24"/>
              </w:rPr>
            </w:rPrChange>
          </w:rPr>
          <w:t xml:space="preserve"> a text from Elle. She asked what my plans were in the afternoon. The only plans I had was a lunch date with a Cole</w:t>
        </w:r>
      </w:ins>
      <w:ins w:id="7161" w:author="Britt Collins" w:date="2021-10-04T12:07:00Z">
        <w:r w:rsidR="00E6282D" w:rsidRPr="00163DCF">
          <w:rPr>
            <w:szCs w:val="21"/>
            <w:rPrChange w:id="7162" w:author="David" w:date="2022-08-17T16:58:00Z">
              <w:rPr>
                <w:rFonts w:ascii="Times New Roman" w:hAnsi="Times New Roman"/>
                <w:sz w:val="24"/>
                <w:szCs w:val="24"/>
              </w:rPr>
            </w:rPrChange>
          </w:rPr>
          <w:t>’</w:t>
        </w:r>
      </w:ins>
      <w:ins w:id="7163" w:author="Britt Collins" w:date="2021-09-30T14:58:00Z">
        <w:r w:rsidRPr="00163DCF">
          <w:rPr>
            <w:szCs w:val="21"/>
            <w:rPrChange w:id="7164" w:author="David" w:date="2022-08-17T16:58:00Z">
              <w:rPr>
                <w:rFonts w:ascii="Times New Roman" w:hAnsi="Times New Roman"/>
                <w:sz w:val="24"/>
                <w:szCs w:val="24"/>
              </w:rPr>
            </w:rPrChange>
          </w:rPr>
          <w:t xml:space="preserve">s cooked chicken. She asked if I wanted to meet her and her friends in Annandale for </w:t>
        </w:r>
      </w:ins>
      <w:ins w:id="7165" w:author="Britt Collins" w:date="2021-10-04T12:07:00Z">
        <w:r w:rsidR="00E6282D" w:rsidRPr="00163DCF">
          <w:rPr>
            <w:szCs w:val="21"/>
            <w:rPrChange w:id="7166" w:author="David" w:date="2022-08-17T16:58:00Z">
              <w:rPr>
                <w:rFonts w:ascii="Times New Roman" w:hAnsi="Times New Roman"/>
                <w:sz w:val="24"/>
                <w:szCs w:val="24"/>
              </w:rPr>
            </w:rPrChange>
          </w:rPr>
          <w:t>the</w:t>
        </w:r>
      </w:ins>
      <w:ins w:id="7167" w:author="Britt Collins" w:date="2021-09-30T14:58:00Z">
        <w:r w:rsidRPr="00163DCF">
          <w:rPr>
            <w:szCs w:val="21"/>
            <w:rPrChange w:id="7168" w:author="David" w:date="2022-08-17T16:58:00Z">
              <w:rPr>
                <w:rFonts w:ascii="Times New Roman" w:hAnsi="Times New Roman"/>
                <w:sz w:val="24"/>
                <w:szCs w:val="24"/>
              </w:rPr>
            </w:rPrChange>
          </w:rPr>
          <w:t xml:space="preserve"> celebrations. I sat up carefully in my dishevelled bed. After much thought</w:t>
        </w:r>
      </w:ins>
      <w:ins w:id="7169" w:author="Britt Collins" w:date="2021-10-04T12:08:00Z">
        <w:r w:rsidR="00E6282D" w:rsidRPr="00163DCF">
          <w:rPr>
            <w:szCs w:val="21"/>
            <w:rPrChange w:id="7170" w:author="David" w:date="2022-08-17T16:58:00Z">
              <w:rPr>
                <w:rFonts w:ascii="Times New Roman" w:hAnsi="Times New Roman"/>
                <w:sz w:val="24"/>
                <w:szCs w:val="24"/>
              </w:rPr>
            </w:rPrChange>
          </w:rPr>
          <w:t>,</w:t>
        </w:r>
      </w:ins>
      <w:ins w:id="7171" w:author="Britt Collins" w:date="2021-09-30T14:58:00Z">
        <w:r w:rsidRPr="00163DCF">
          <w:rPr>
            <w:szCs w:val="21"/>
            <w:rPrChange w:id="7172" w:author="David" w:date="2022-08-17T16:58:00Z">
              <w:rPr>
                <w:rFonts w:ascii="Times New Roman" w:hAnsi="Times New Roman"/>
                <w:sz w:val="24"/>
                <w:szCs w:val="24"/>
              </w:rPr>
            </w:rPrChange>
          </w:rPr>
          <w:t xml:space="preserve"> I texted her back with a yes.</w:t>
        </w:r>
      </w:ins>
    </w:p>
    <w:p w14:paraId="094C3872" w14:textId="5A26F202" w:rsidR="006F31F6" w:rsidRPr="00163DCF" w:rsidRDefault="006F31F6">
      <w:pPr>
        <w:spacing w:line="276" w:lineRule="auto"/>
        <w:ind w:left="-5" w:right="15" w:firstLine="350"/>
        <w:rPr>
          <w:ins w:id="7173" w:author="Britt Collins" w:date="2021-09-30T14:58:00Z"/>
          <w:szCs w:val="21"/>
          <w:rPrChange w:id="7174" w:author="David" w:date="2022-08-17T16:58:00Z">
            <w:rPr>
              <w:ins w:id="7175" w:author="Britt Collins" w:date="2021-09-30T14:58:00Z"/>
              <w:rFonts w:ascii="Times New Roman" w:hAnsi="Times New Roman"/>
              <w:sz w:val="24"/>
              <w:szCs w:val="24"/>
            </w:rPr>
          </w:rPrChange>
        </w:rPr>
        <w:pPrChange w:id="7176" w:author="David" w:date="2022-08-17T17:01:00Z">
          <w:pPr>
            <w:ind w:left="-5" w:right="15"/>
          </w:pPr>
        </w:pPrChange>
      </w:pPr>
      <w:ins w:id="7177" w:author="Britt Collins" w:date="2021-09-30T14:58:00Z">
        <w:r w:rsidRPr="00163DCF">
          <w:rPr>
            <w:szCs w:val="21"/>
            <w:rPrChange w:id="7178" w:author="David" w:date="2022-08-17T16:58:00Z">
              <w:rPr>
                <w:rFonts w:ascii="Times New Roman" w:hAnsi="Times New Roman"/>
                <w:sz w:val="24"/>
                <w:szCs w:val="24"/>
              </w:rPr>
            </w:rPrChange>
          </w:rPr>
          <w:t xml:space="preserve">I had a look out the ajar bedroom window. The cool breeze lightly filtered through. The </w:t>
        </w:r>
      </w:ins>
      <w:ins w:id="7179" w:author="Britt Collins" w:date="2021-10-04T12:08:00Z">
        <w:r w:rsidR="00E6282D" w:rsidRPr="00163DCF">
          <w:rPr>
            <w:szCs w:val="21"/>
            <w:rPrChange w:id="7180" w:author="David" w:date="2022-08-17T16:58:00Z">
              <w:rPr>
                <w:rFonts w:ascii="Times New Roman" w:hAnsi="Times New Roman"/>
                <w:sz w:val="24"/>
                <w:szCs w:val="24"/>
              </w:rPr>
            </w:rPrChange>
          </w:rPr>
          <w:t xml:space="preserve">relentless </w:t>
        </w:r>
      </w:ins>
      <w:ins w:id="7181" w:author="Britt Collins" w:date="2021-09-30T14:58:00Z">
        <w:r w:rsidRPr="00163DCF">
          <w:rPr>
            <w:szCs w:val="21"/>
            <w:rPrChange w:id="7182" w:author="David" w:date="2022-08-17T16:58:00Z">
              <w:rPr>
                <w:rFonts w:ascii="Times New Roman" w:hAnsi="Times New Roman"/>
                <w:sz w:val="24"/>
                <w:szCs w:val="24"/>
              </w:rPr>
            </w:rPrChange>
          </w:rPr>
          <w:t xml:space="preserve">humidity was draining. All I wanted to do was rest. </w:t>
        </w:r>
      </w:ins>
      <w:proofErr w:type="gramStart"/>
      <w:ins w:id="7183" w:author="Britt Collins" w:date="2021-10-04T12:09:00Z">
        <w:r w:rsidR="00E6282D" w:rsidRPr="00163DCF">
          <w:rPr>
            <w:szCs w:val="21"/>
            <w:rPrChange w:id="7184" w:author="David" w:date="2022-08-17T16:58:00Z">
              <w:rPr>
                <w:rFonts w:ascii="Times New Roman" w:hAnsi="Times New Roman"/>
                <w:sz w:val="24"/>
                <w:szCs w:val="24"/>
              </w:rPr>
            </w:rPrChange>
          </w:rPr>
          <w:t>So</w:t>
        </w:r>
      </w:ins>
      <w:proofErr w:type="gramEnd"/>
      <w:ins w:id="7185" w:author="Britt Collins" w:date="2021-09-30T14:58:00Z">
        <w:r w:rsidRPr="00163DCF">
          <w:rPr>
            <w:szCs w:val="21"/>
            <w:rPrChange w:id="7186" w:author="David" w:date="2022-08-17T16:58:00Z">
              <w:rPr>
                <w:rFonts w:ascii="Times New Roman" w:hAnsi="Times New Roman"/>
                <w:sz w:val="24"/>
                <w:szCs w:val="24"/>
              </w:rPr>
            </w:rPrChange>
          </w:rPr>
          <w:t xml:space="preserve"> I lay down</w:t>
        </w:r>
      </w:ins>
      <w:ins w:id="7187" w:author="Britt Collins" w:date="2021-10-04T12:08:00Z">
        <w:r w:rsidR="00E6282D" w:rsidRPr="00163DCF">
          <w:rPr>
            <w:szCs w:val="21"/>
            <w:rPrChange w:id="7188" w:author="David" w:date="2022-08-17T16:58:00Z">
              <w:rPr>
                <w:rFonts w:ascii="Times New Roman" w:hAnsi="Times New Roman"/>
                <w:sz w:val="24"/>
                <w:szCs w:val="24"/>
              </w:rPr>
            </w:rPrChange>
          </w:rPr>
          <w:t>,</w:t>
        </w:r>
      </w:ins>
      <w:ins w:id="7189" w:author="Britt Collins" w:date="2021-09-30T14:58:00Z">
        <w:r w:rsidRPr="00163DCF">
          <w:rPr>
            <w:szCs w:val="21"/>
            <w:rPrChange w:id="7190" w:author="David" w:date="2022-08-17T16:58:00Z">
              <w:rPr>
                <w:rFonts w:ascii="Times New Roman" w:hAnsi="Times New Roman"/>
                <w:sz w:val="24"/>
                <w:szCs w:val="24"/>
              </w:rPr>
            </w:rPrChange>
          </w:rPr>
          <w:t xml:space="preserve"> reached for my cheap guitar and began playing Metallica’s </w:t>
        </w:r>
        <w:r w:rsidRPr="00163DCF">
          <w:rPr>
            <w:i/>
            <w:szCs w:val="21"/>
            <w:rPrChange w:id="7191" w:author="David" w:date="2022-08-17T16:58:00Z">
              <w:rPr>
                <w:rFonts w:ascii="Times New Roman" w:hAnsi="Times New Roman"/>
                <w:sz w:val="24"/>
                <w:szCs w:val="24"/>
              </w:rPr>
            </w:rPrChange>
          </w:rPr>
          <w:t>Nothing Else Matters</w:t>
        </w:r>
        <w:r w:rsidRPr="00163DCF">
          <w:rPr>
            <w:szCs w:val="21"/>
            <w:rPrChange w:id="7192" w:author="David" w:date="2022-08-17T16:58:00Z">
              <w:rPr>
                <w:rFonts w:ascii="Times New Roman" w:hAnsi="Times New Roman"/>
                <w:sz w:val="24"/>
                <w:szCs w:val="24"/>
              </w:rPr>
            </w:rPrChange>
          </w:rPr>
          <w:t xml:space="preserve">. The tune required little effort. I stared at the high ceiling as I played. It was so peaceful in the Manly apartment, neither a French nor Southern English accent to be heard. I felt like lying there all day. Morning passed. It was soon time to leave and meet with Elle and friends. I submerged </w:t>
        </w:r>
        <w:r w:rsidRPr="00163DCF">
          <w:rPr>
            <w:szCs w:val="21"/>
            <w:rPrChange w:id="7193" w:author="David" w:date="2022-08-17T16:58:00Z">
              <w:rPr>
                <w:rFonts w:ascii="Times New Roman" w:hAnsi="Times New Roman"/>
                <w:sz w:val="24"/>
                <w:szCs w:val="24"/>
              </w:rPr>
            </w:rPrChange>
          </w:rPr>
          <w:lastRenderedPageBreak/>
          <w:t xml:space="preserve">into the walk-in-wardrobe to find clothes to suit the </w:t>
        </w:r>
      </w:ins>
      <w:ins w:id="7194" w:author="Britt Collins" w:date="2021-10-04T12:09:00Z">
        <w:r w:rsidR="00E6282D" w:rsidRPr="00163DCF">
          <w:rPr>
            <w:szCs w:val="21"/>
            <w:rPrChange w:id="7195" w:author="David" w:date="2022-08-17T16:58:00Z">
              <w:rPr>
                <w:rFonts w:ascii="Times New Roman" w:hAnsi="Times New Roman"/>
                <w:sz w:val="24"/>
                <w:szCs w:val="24"/>
              </w:rPr>
            </w:rPrChange>
          </w:rPr>
          <w:t>muggy</w:t>
        </w:r>
      </w:ins>
      <w:ins w:id="7196" w:author="Britt Collins" w:date="2021-09-30T14:58:00Z">
        <w:r w:rsidRPr="00163DCF">
          <w:rPr>
            <w:szCs w:val="21"/>
            <w:rPrChange w:id="7197" w:author="David" w:date="2022-08-17T16:58:00Z">
              <w:rPr>
                <w:rFonts w:ascii="Times New Roman" w:hAnsi="Times New Roman"/>
                <w:sz w:val="24"/>
                <w:szCs w:val="24"/>
              </w:rPr>
            </w:rPrChange>
          </w:rPr>
          <w:t xml:space="preserve"> conditions</w:t>
        </w:r>
      </w:ins>
      <w:ins w:id="7198" w:author="Britt Collins" w:date="2021-10-04T12:09:00Z">
        <w:r w:rsidR="00E6282D" w:rsidRPr="00163DCF">
          <w:rPr>
            <w:szCs w:val="21"/>
            <w:rPrChange w:id="7199" w:author="David" w:date="2022-08-17T16:58:00Z">
              <w:rPr>
                <w:rFonts w:ascii="Times New Roman" w:hAnsi="Times New Roman"/>
                <w:sz w:val="24"/>
                <w:szCs w:val="24"/>
              </w:rPr>
            </w:rPrChange>
          </w:rPr>
          <w:t xml:space="preserve">: </w:t>
        </w:r>
      </w:ins>
      <w:ins w:id="7200" w:author="Britt Collins" w:date="2021-09-30T14:58:00Z">
        <w:r w:rsidRPr="00163DCF">
          <w:rPr>
            <w:szCs w:val="21"/>
            <w:rPrChange w:id="7201" w:author="David" w:date="2022-08-17T16:58:00Z">
              <w:rPr>
                <w:rFonts w:ascii="Times New Roman" w:hAnsi="Times New Roman"/>
                <w:sz w:val="24"/>
                <w:szCs w:val="24"/>
              </w:rPr>
            </w:rPrChange>
          </w:rPr>
          <w:t>white cargo shorts and a singlet vest</w:t>
        </w:r>
      </w:ins>
      <w:ins w:id="7202" w:author="Britt Collins" w:date="2021-10-04T12:10:00Z">
        <w:r w:rsidR="00E6282D" w:rsidRPr="00163DCF">
          <w:rPr>
            <w:szCs w:val="21"/>
            <w:rPrChange w:id="7203" w:author="David" w:date="2022-08-17T16:58:00Z">
              <w:rPr>
                <w:rFonts w:ascii="Times New Roman" w:hAnsi="Times New Roman"/>
                <w:sz w:val="24"/>
                <w:szCs w:val="24"/>
              </w:rPr>
            </w:rPrChange>
          </w:rPr>
          <w:t xml:space="preserve"> with flip flops</w:t>
        </w:r>
      </w:ins>
      <w:ins w:id="7204" w:author="Britt Collins" w:date="2021-09-30T14:58:00Z">
        <w:r w:rsidRPr="00163DCF">
          <w:rPr>
            <w:szCs w:val="21"/>
            <w:rPrChange w:id="7205" w:author="David" w:date="2022-08-17T16:58:00Z">
              <w:rPr>
                <w:rFonts w:ascii="Times New Roman" w:hAnsi="Times New Roman"/>
                <w:sz w:val="24"/>
                <w:szCs w:val="24"/>
              </w:rPr>
            </w:rPrChange>
          </w:rPr>
          <w:t xml:space="preserve">. It was a style that Australians had a name for, </w:t>
        </w:r>
      </w:ins>
      <w:ins w:id="7206" w:author="Britt Collins" w:date="2021-10-04T12:10:00Z">
        <w:r w:rsidR="00E6282D" w:rsidRPr="00163DCF">
          <w:rPr>
            <w:szCs w:val="21"/>
            <w:rPrChange w:id="7207" w:author="David" w:date="2022-08-17T16:58:00Z">
              <w:rPr>
                <w:rFonts w:ascii="Times New Roman" w:hAnsi="Times New Roman"/>
                <w:sz w:val="24"/>
                <w:szCs w:val="24"/>
              </w:rPr>
            </w:rPrChange>
          </w:rPr>
          <w:t>‘</w:t>
        </w:r>
      </w:ins>
      <w:ins w:id="7208" w:author="Britt Collins" w:date="2021-09-30T14:58:00Z">
        <w:r w:rsidRPr="00163DCF">
          <w:rPr>
            <w:szCs w:val="21"/>
            <w:rPrChange w:id="7209" w:author="David" w:date="2022-08-17T16:58:00Z">
              <w:rPr>
                <w:rFonts w:ascii="Times New Roman" w:hAnsi="Times New Roman"/>
                <w:sz w:val="24"/>
                <w:szCs w:val="24"/>
              </w:rPr>
            </w:rPrChange>
          </w:rPr>
          <w:t>the bogan</w:t>
        </w:r>
      </w:ins>
      <w:ins w:id="7210" w:author="Britt Collins" w:date="2021-10-04T12:10:00Z">
        <w:r w:rsidR="00E6282D" w:rsidRPr="00163DCF">
          <w:rPr>
            <w:szCs w:val="21"/>
            <w:rPrChange w:id="7211" w:author="David" w:date="2022-08-17T16:58:00Z">
              <w:rPr>
                <w:rFonts w:ascii="Times New Roman" w:hAnsi="Times New Roman"/>
                <w:sz w:val="24"/>
                <w:szCs w:val="24"/>
              </w:rPr>
            </w:rPrChange>
          </w:rPr>
          <w:t>’ or</w:t>
        </w:r>
      </w:ins>
      <w:ins w:id="7212" w:author="Britt Collins" w:date="2021-09-30T14:58:00Z">
        <w:r w:rsidRPr="00163DCF">
          <w:rPr>
            <w:szCs w:val="21"/>
            <w:rPrChange w:id="7213" w:author="David" w:date="2022-08-17T16:58:00Z">
              <w:rPr>
                <w:rFonts w:ascii="Times New Roman" w:hAnsi="Times New Roman"/>
                <w:sz w:val="24"/>
                <w:szCs w:val="24"/>
              </w:rPr>
            </w:rPrChange>
          </w:rPr>
          <w:t xml:space="preserve"> unsophisticated person.</w:t>
        </w:r>
      </w:ins>
    </w:p>
    <w:p w14:paraId="4C1E1AD2" w14:textId="14D30CB4" w:rsidR="006F31F6" w:rsidRPr="00163DCF" w:rsidRDefault="006F31F6">
      <w:pPr>
        <w:spacing w:line="276" w:lineRule="auto"/>
        <w:ind w:left="-5" w:right="15" w:firstLine="350"/>
        <w:rPr>
          <w:ins w:id="7214" w:author="Britt Collins" w:date="2021-09-30T14:58:00Z"/>
          <w:szCs w:val="21"/>
          <w:rPrChange w:id="7215" w:author="David" w:date="2022-08-17T16:58:00Z">
            <w:rPr>
              <w:ins w:id="7216" w:author="Britt Collins" w:date="2021-09-30T14:58:00Z"/>
              <w:rFonts w:ascii="Times New Roman" w:hAnsi="Times New Roman"/>
              <w:sz w:val="24"/>
              <w:szCs w:val="24"/>
            </w:rPr>
          </w:rPrChange>
        </w:rPr>
        <w:pPrChange w:id="7217" w:author="David" w:date="2022-08-17T17:01:00Z">
          <w:pPr>
            <w:ind w:left="-5" w:right="15"/>
          </w:pPr>
        </w:pPrChange>
      </w:pPr>
      <w:ins w:id="7218" w:author="Britt Collins" w:date="2021-09-30T14:58:00Z">
        <w:r w:rsidRPr="00163DCF">
          <w:rPr>
            <w:szCs w:val="21"/>
            <w:rPrChange w:id="7219" w:author="David" w:date="2022-08-17T16:58:00Z">
              <w:rPr>
                <w:rFonts w:ascii="Times New Roman" w:hAnsi="Times New Roman"/>
                <w:sz w:val="24"/>
                <w:szCs w:val="24"/>
              </w:rPr>
            </w:rPrChange>
          </w:rPr>
          <w:t xml:space="preserve">I was unaware of my frowned upon appearance as I made my way towards the buzz of Manly Corso. The Corso hummed to the sound of pretention on the weekends. On Australia Day the pretention and buzz were amplified to a whole new level. The profits that pubs make on Australia Day must be extraordinary. I made a beeline for the ferry to take me to Circular Quay. I knew which bus to catch to get over to Annandale but didn't know which bus stop. On the bus journey I entered the destination details into my phone and watched it like a hawk. I hurriedly </w:t>
        </w:r>
      </w:ins>
      <w:ins w:id="7220" w:author="Britt Collins" w:date="2021-10-04T12:11:00Z">
        <w:r w:rsidR="00E6282D" w:rsidRPr="00163DCF">
          <w:rPr>
            <w:szCs w:val="21"/>
            <w:rPrChange w:id="7221" w:author="David" w:date="2022-08-17T16:58:00Z">
              <w:rPr>
                <w:rFonts w:ascii="Times New Roman" w:hAnsi="Times New Roman"/>
                <w:sz w:val="24"/>
                <w:szCs w:val="24"/>
              </w:rPr>
            </w:rPrChange>
          </w:rPr>
          <w:t>hopp</w:t>
        </w:r>
      </w:ins>
      <w:ins w:id="7222" w:author="Britt Collins" w:date="2021-09-30T14:58:00Z">
        <w:r w:rsidRPr="00163DCF">
          <w:rPr>
            <w:szCs w:val="21"/>
            <w:rPrChange w:id="7223" w:author="David" w:date="2022-08-17T16:58:00Z">
              <w:rPr>
                <w:rFonts w:ascii="Times New Roman" w:hAnsi="Times New Roman"/>
                <w:sz w:val="24"/>
                <w:szCs w:val="24"/>
              </w:rPr>
            </w:rPrChange>
          </w:rPr>
          <w:t xml:space="preserve">ed </w:t>
        </w:r>
      </w:ins>
      <w:ins w:id="7224" w:author="Britt Collins" w:date="2021-10-04T12:11:00Z">
        <w:r w:rsidR="00E6282D" w:rsidRPr="00163DCF">
          <w:rPr>
            <w:szCs w:val="21"/>
            <w:rPrChange w:id="7225" w:author="David" w:date="2022-08-17T16:58:00Z">
              <w:rPr>
                <w:rFonts w:ascii="Times New Roman" w:hAnsi="Times New Roman"/>
                <w:sz w:val="24"/>
                <w:szCs w:val="24"/>
              </w:rPr>
            </w:rPrChange>
          </w:rPr>
          <w:t xml:space="preserve">off </w:t>
        </w:r>
      </w:ins>
      <w:ins w:id="7226" w:author="Britt Collins" w:date="2021-09-30T14:58:00Z">
        <w:r w:rsidRPr="00163DCF">
          <w:rPr>
            <w:szCs w:val="21"/>
            <w:rPrChange w:id="7227" w:author="David" w:date="2022-08-17T16:58:00Z">
              <w:rPr>
                <w:rFonts w:ascii="Times New Roman" w:hAnsi="Times New Roman"/>
                <w:sz w:val="24"/>
                <w:szCs w:val="24"/>
              </w:rPr>
            </w:rPrChange>
          </w:rPr>
          <w:t>the bus. With eyes down, I stared at my phone as it directed me to a student apartment block.</w:t>
        </w:r>
      </w:ins>
    </w:p>
    <w:p w14:paraId="39F7C6FA" w14:textId="2BA236A7" w:rsidR="006F31F6" w:rsidRPr="00163DCF" w:rsidRDefault="006F31F6">
      <w:pPr>
        <w:spacing w:line="276" w:lineRule="auto"/>
        <w:ind w:left="-5" w:right="15" w:firstLine="350"/>
        <w:rPr>
          <w:ins w:id="7228" w:author="Britt Collins" w:date="2021-09-30T14:58:00Z"/>
          <w:szCs w:val="21"/>
          <w:rPrChange w:id="7229" w:author="David" w:date="2022-08-17T16:58:00Z">
            <w:rPr>
              <w:ins w:id="7230" w:author="Britt Collins" w:date="2021-09-30T14:58:00Z"/>
              <w:rFonts w:ascii="Times New Roman" w:hAnsi="Times New Roman"/>
              <w:sz w:val="24"/>
              <w:szCs w:val="24"/>
            </w:rPr>
          </w:rPrChange>
        </w:rPr>
        <w:pPrChange w:id="7231" w:author="David" w:date="2022-08-17T17:01:00Z">
          <w:pPr>
            <w:ind w:left="-5" w:right="15"/>
          </w:pPr>
        </w:pPrChange>
      </w:pPr>
      <w:ins w:id="7232" w:author="Britt Collins" w:date="2021-09-30T14:58:00Z">
        <w:r w:rsidRPr="00163DCF">
          <w:rPr>
            <w:szCs w:val="21"/>
            <w:rPrChange w:id="7233" w:author="David" w:date="2022-08-17T16:58:00Z">
              <w:rPr>
                <w:rFonts w:ascii="Times New Roman" w:hAnsi="Times New Roman"/>
                <w:sz w:val="24"/>
                <w:szCs w:val="24"/>
              </w:rPr>
            </w:rPrChange>
          </w:rPr>
          <w:t>I arrived at a front door, double</w:t>
        </w:r>
      </w:ins>
      <w:ins w:id="7234" w:author="Britt Collins" w:date="2021-10-04T12:12:00Z">
        <w:r w:rsidR="00E6282D" w:rsidRPr="00163DCF">
          <w:rPr>
            <w:szCs w:val="21"/>
            <w:rPrChange w:id="7235" w:author="David" w:date="2022-08-17T16:58:00Z">
              <w:rPr>
                <w:rFonts w:ascii="Times New Roman" w:hAnsi="Times New Roman"/>
                <w:sz w:val="24"/>
                <w:szCs w:val="24"/>
              </w:rPr>
            </w:rPrChange>
          </w:rPr>
          <w:t>-</w:t>
        </w:r>
      </w:ins>
      <w:ins w:id="7236" w:author="Britt Collins" w:date="2021-09-30T14:58:00Z">
        <w:r w:rsidRPr="00163DCF">
          <w:rPr>
            <w:szCs w:val="21"/>
            <w:rPrChange w:id="7237" w:author="David" w:date="2022-08-17T16:58:00Z">
              <w:rPr>
                <w:rFonts w:ascii="Times New Roman" w:hAnsi="Times New Roman"/>
                <w:sz w:val="24"/>
                <w:szCs w:val="24"/>
              </w:rPr>
            </w:rPrChange>
          </w:rPr>
          <w:t xml:space="preserve">checked the address in Elle’s text and </w:t>
        </w:r>
      </w:ins>
      <w:ins w:id="7238" w:author="Britt Collins" w:date="2021-10-04T12:12:00Z">
        <w:r w:rsidR="00E6282D" w:rsidRPr="00163DCF">
          <w:rPr>
            <w:szCs w:val="21"/>
            <w:rPrChange w:id="7239" w:author="David" w:date="2022-08-17T16:58:00Z">
              <w:rPr>
                <w:rFonts w:ascii="Times New Roman" w:hAnsi="Times New Roman"/>
                <w:sz w:val="24"/>
                <w:szCs w:val="24"/>
              </w:rPr>
            </w:rPrChange>
          </w:rPr>
          <w:t>rang</w:t>
        </w:r>
      </w:ins>
      <w:ins w:id="7240" w:author="Britt Collins" w:date="2021-09-30T14:58:00Z">
        <w:r w:rsidRPr="00163DCF">
          <w:rPr>
            <w:szCs w:val="21"/>
            <w:rPrChange w:id="7241" w:author="David" w:date="2022-08-17T16:58:00Z">
              <w:rPr>
                <w:rFonts w:ascii="Times New Roman" w:hAnsi="Times New Roman"/>
                <w:sz w:val="24"/>
                <w:szCs w:val="24"/>
              </w:rPr>
            </w:rPrChange>
          </w:rPr>
          <w:t xml:space="preserve"> the doorbell. Elle appeared at the door immediately, full of her usual enthusiasm. She paused, shocked by my appearance. I was insensitive to her reaction. As we walked up the steep staircase to the front door of her friend’s apartment, I could hear the fizz of social drinking. The door opened. I was confronted by a young ginger</w:t>
        </w:r>
      </w:ins>
      <w:ins w:id="7242" w:author="Britt Collins" w:date="2021-10-04T12:12:00Z">
        <w:r w:rsidR="00E6282D" w:rsidRPr="00163DCF">
          <w:rPr>
            <w:szCs w:val="21"/>
            <w:rPrChange w:id="7243" w:author="David" w:date="2022-08-17T16:58:00Z">
              <w:rPr>
                <w:rFonts w:ascii="Times New Roman" w:hAnsi="Times New Roman"/>
                <w:sz w:val="24"/>
                <w:szCs w:val="24"/>
              </w:rPr>
            </w:rPrChange>
          </w:rPr>
          <w:t>-</w:t>
        </w:r>
      </w:ins>
      <w:ins w:id="7244" w:author="Britt Collins" w:date="2021-09-30T14:58:00Z">
        <w:r w:rsidRPr="00163DCF">
          <w:rPr>
            <w:szCs w:val="21"/>
            <w:rPrChange w:id="7245" w:author="David" w:date="2022-08-17T16:58:00Z">
              <w:rPr>
                <w:rFonts w:ascii="Times New Roman" w:hAnsi="Times New Roman"/>
                <w:sz w:val="24"/>
                <w:szCs w:val="24"/>
              </w:rPr>
            </w:rPrChange>
          </w:rPr>
          <w:t xml:space="preserve">haired </w:t>
        </w:r>
      </w:ins>
      <w:ins w:id="7246" w:author="Britt Collins" w:date="2021-10-04T12:12:00Z">
        <w:r w:rsidR="00E6282D" w:rsidRPr="00163DCF">
          <w:rPr>
            <w:szCs w:val="21"/>
            <w:rPrChange w:id="7247" w:author="David" w:date="2022-08-17T16:58:00Z">
              <w:rPr>
                <w:rFonts w:ascii="Times New Roman" w:hAnsi="Times New Roman"/>
                <w:sz w:val="24"/>
                <w:szCs w:val="24"/>
              </w:rPr>
            </w:rPrChange>
          </w:rPr>
          <w:t>guy</w:t>
        </w:r>
      </w:ins>
      <w:ins w:id="7248" w:author="Britt Collins" w:date="2021-09-30T14:58:00Z">
        <w:r w:rsidRPr="00163DCF">
          <w:rPr>
            <w:szCs w:val="21"/>
            <w:rPrChange w:id="7249" w:author="David" w:date="2022-08-17T16:58:00Z">
              <w:rPr>
                <w:rFonts w:ascii="Times New Roman" w:hAnsi="Times New Roman"/>
                <w:sz w:val="24"/>
                <w:szCs w:val="24"/>
              </w:rPr>
            </w:rPrChange>
          </w:rPr>
          <w:t xml:space="preserve"> dressed in a polo shirt with a beer in his hand</w:t>
        </w:r>
      </w:ins>
      <w:ins w:id="7250" w:author="Britt Collins" w:date="2021-10-04T12:12:00Z">
        <w:r w:rsidR="00E6282D" w:rsidRPr="00163DCF">
          <w:rPr>
            <w:szCs w:val="21"/>
            <w:rPrChange w:id="7251" w:author="David" w:date="2022-08-17T16:58:00Z">
              <w:rPr>
                <w:rFonts w:ascii="Times New Roman" w:hAnsi="Times New Roman"/>
                <w:sz w:val="24"/>
                <w:szCs w:val="24"/>
              </w:rPr>
            </w:rPrChange>
          </w:rPr>
          <w:t xml:space="preserve">, who </w:t>
        </w:r>
      </w:ins>
      <w:ins w:id="7252" w:author="Britt Collins" w:date="2021-09-30T14:58:00Z">
        <w:r w:rsidRPr="00163DCF">
          <w:rPr>
            <w:szCs w:val="21"/>
            <w:rPrChange w:id="7253" w:author="David" w:date="2022-08-17T16:58:00Z">
              <w:rPr>
                <w:rFonts w:ascii="Times New Roman" w:hAnsi="Times New Roman"/>
                <w:sz w:val="24"/>
                <w:szCs w:val="24"/>
              </w:rPr>
            </w:rPrChange>
          </w:rPr>
          <w:t>introduced himself</w:t>
        </w:r>
      </w:ins>
      <w:ins w:id="7254" w:author="Britt Collins" w:date="2021-10-04T12:13:00Z">
        <w:r w:rsidR="00E6282D" w:rsidRPr="00163DCF">
          <w:rPr>
            <w:szCs w:val="21"/>
            <w:rPrChange w:id="7255" w:author="David" w:date="2022-08-17T16:58:00Z">
              <w:rPr>
                <w:rFonts w:ascii="Times New Roman" w:hAnsi="Times New Roman"/>
                <w:sz w:val="24"/>
                <w:szCs w:val="24"/>
              </w:rPr>
            </w:rPrChange>
          </w:rPr>
          <w:t xml:space="preserve"> as</w:t>
        </w:r>
      </w:ins>
      <w:ins w:id="7256" w:author="Britt Collins" w:date="2021-09-30T14:58:00Z">
        <w:r w:rsidRPr="00163DCF">
          <w:rPr>
            <w:szCs w:val="21"/>
            <w:rPrChange w:id="7257" w:author="David" w:date="2022-08-17T16:58:00Z">
              <w:rPr>
                <w:rFonts w:ascii="Times New Roman" w:hAnsi="Times New Roman"/>
                <w:sz w:val="24"/>
                <w:szCs w:val="24"/>
              </w:rPr>
            </w:rPrChange>
          </w:rPr>
          <w:t xml:space="preserve"> George</w:t>
        </w:r>
      </w:ins>
      <w:ins w:id="7258" w:author="Britt Collins" w:date="2021-10-04T12:13:00Z">
        <w:r w:rsidR="00E6282D" w:rsidRPr="00163DCF">
          <w:rPr>
            <w:szCs w:val="21"/>
            <w:rPrChange w:id="7259" w:author="David" w:date="2022-08-17T16:58:00Z">
              <w:rPr>
                <w:rFonts w:ascii="Times New Roman" w:hAnsi="Times New Roman"/>
                <w:sz w:val="24"/>
                <w:szCs w:val="24"/>
              </w:rPr>
            </w:rPrChange>
          </w:rPr>
          <w:t>.</w:t>
        </w:r>
      </w:ins>
    </w:p>
    <w:p w14:paraId="13B693E2" w14:textId="77777777" w:rsidR="003D7D83" w:rsidRPr="00163DCF" w:rsidRDefault="006F31F6">
      <w:pPr>
        <w:spacing w:line="276" w:lineRule="auto"/>
        <w:ind w:left="-5" w:right="15" w:firstLine="350"/>
        <w:rPr>
          <w:ins w:id="7260" w:author="Britt Collins" w:date="2021-10-04T12:14:00Z"/>
          <w:szCs w:val="21"/>
          <w:rPrChange w:id="7261" w:author="David" w:date="2022-08-17T16:58:00Z">
            <w:rPr>
              <w:ins w:id="7262" w:author="Britt Collins" w:date="2021-10-04T12:14:00Z"/>
              <w:rFonts w:ascii="Times New Roman" w:hAnsi="Times New Roman"/>
              <w:sz w:val="24"/>
              <w:szCs w:val="24"/>
            </w:rPr>
          </w:rPrChange>
        </w:rPr>
        <w:pPrChange w:id="7263" w:author="David" w:date="2022-08-17T17:01:00Z">
          <w:pPr>
            <w:spacing w:line="480" w:lineRule="auto"/>
            <w:ind w:left="-5" w:right="15" w:firstLine="350"/>
          </w:pPr>
        </w:pPrChange>
      </w:pPr>
      <w:ins w:id="7264" w:author="Britt Collins" w:date="2021-09-30T14:58:00Z">
        <w:r w:rsidRPr="00163DCF">
          <w:rPr>
            <w:szCs w:val="21"/>
            <w:rPrChange w:id="7265" w:author="David" w:date="2022-08-17T16:58:00Z">
              <w:rPr>
                <w:rFonts w:ascii="Times New Roman" w:hAnsi="Times New Roman"/>
                <w:sz w:val="24"/>
                <w:szCs w:val="24"/>
              </w:rPr>
            </w:rPrChange>
          </w:rPr>
          <w:t xml:space="preserve">George and Elle had known each other since childhood. He described the heated political debates they had at high school. George was the high school’s debating champion, much to Elle's annoyance. All I think of was master debater. The thought was used as a defence mechanism. I was jealous. I could clearly sense there was a spark between George and Elle. They talked politics and finished each other's sentences. </w:t>
        </w:r>
      </w:ins>
      <w:ins w:id="7266" w:author="Britt Collins" w:date="2021-10-04T12:13:00Z">
        <w:r w:rsidR="00E6282D" w:rsidRPr="00163DCF">
          <w:rPr>
            <w:szCs w:val="21"/>
            <w:rPrChange w:id="7267" w:author="David" w:date="2022-08-17T16:58:00Z">
              <w:rPr>
                <w:rFonts w:ascii="Times New Roman" w:hAnsi="Times New Roman"/>
                <w:sz w:val="24"/>
                <w:szCs w:val="24"/>
              </w:rPr>
            </w:rPrChange>
          </w:rPr>
          <w:t xml:space="preserve">He </w:t>
        </w:r>
      </w:ins>
      <w:ins w:id="7268" w:author="Britt Collins" w:date="2021-09-30T14:58:00Z">
        <w:r w:rsidRPr="00163DCF">
          <w:rPr>
            <w:szCs w:val="21"/>
            <w:rPrChange w:id="7269" w:author="David" w:date="2022-08-17T16:58:00Z">
              <w:rPr>
                <w:rFonts w:ascii="Times New Roman" w:hAnsi="Times New Roman"/>
                <w:sz w:val="24"/>
                <w:szCs w:val="24"/>
              </w:rPr>
            </w:rPrChange>
          </w:rPr>
          <w:t>walked over to the balcony to talk to other</w:t>
        </w:r>
      </w:ins>
      <w:ins w:id="7270" w:author="Britt Collins" w:date="2021-10-04T12:14:00Z">
        <w:r w:rsidR="003D7D83" w:rsidRPr="00163DCF">
          <w:rPr>
            <w:szCs w:val="21"/>
            <w:rPrChange w:id="7271" w:author="David" w:date="2022-08-17T16:58:00Z">
              <w:rPr>
                <w:rFonts w:ascii="Times New Roman" w:hAnsi="Times New Roman"/>
                <w:sz w:val="24"/>
                <w:szCs w:val="24"/>
              </w:rPr>
            </w:rPrChange>
          </w:rPr>
          <w:t>s at the</w:t>
        </w:r>
      </w:ins>
      <w:ins w:id="7272" w:author="Britt Collins" w:date="2021-09-30T14:58:00Z">
        <w:r w:rsidRPr="00163DCF">
          <w:rPr>
            <w:szCs w:val="21"/>
            <w:rPrChange w:id="7273" w:author="David" w:date="2022-08-17T16:58:00Z">
              <w:rPr>
                <w:rFonts w:ascii="Times New Roman" w:hAnsi="Times New Roman"/>
                <w:sz w:val="24"/>
                <w:szCs w:val="24"/>
              </w:rPr>
            </w:rPrChange>
          </w:rPr>
          <w:t xml:space="preserve"> party</w:t>
        </w:r>
      </w:ins>
      <w:ins w:id="7274" w:author="Britt Collins" w:date="2021-10-04T12:14:00Z">
        <w:r w:rsidR="003D7D83" w:rsidRPr="00163DCF">
          <w:rPr>
            <w:szCs w:val="21"/>
            <w:rPrChange w:id="7275" w:author="David" w:date="2022-08-17T16:58:00Z">
              <w:rPr>
                <w:rFonts w:ascii="Times New Roman" w:hAnsi="Times New Roman"/>
                <w:sz w:val="24"/>
                <w:szCs w:val="24"/>
              </w:rPr>
            </w:rPrChange>
          </w:rPr>
          <w:t>, while</w:t>
        </w:r>
      </w:ins>
      <w:ins w:id="7276" w:author="Britt Collins" w:date="2021-09-30T14:58:00Z">
        <w:r w:rsidRPr="00163DCF">
          <w:rPr>
            <w:szCs w:val="21"/>
            <w:rPrChange w:id="7277" w:author="David" w:date="2022-08-17T16:58:00Z">
              <w:rPr>
                <w:rFonts w:ascii="Times New Roman" w:hAnsi="Times New Roman"/>
                <w:sz w:val="24"/>
                <w:szCs w:val="24"/>
              </w:rPr>
            </w:rPrChange>
          </w:rPr>
          <w:t xml:space="preserve"> Elle and I walked towards the kitchen to get more drinks. </w:t>
        </w:r>
      </w:ins>
    </w:p>
    <w:p w14:paraId="1C954217" w14:textId="77777777" w:rsidR="003D7D83" w:rsidRPr="00163DCF" w:rsidRDefault="003D7D83">
      <w:pPr>
        <w:spacing w:line="276" w:lineRule="auto"/>
        <w:ind w:left="-5" w:right="15" w:firstLine="350"/>
        <w:rPr>
          <w:ins w:id="7278" w:author="Britt Collins" w:date="2021-10-04T12:15:00Z"/>
          <w:szCs w:val="21"/>
          <w:rPrChange w:id="7279" w:author="David" w:date="2022-08-17T16:58:00Z">
            <w:rPr>
              <w:ins w:id="7280" w:author="Britt Collins" w:date="2021-10-04T12:15:00Z"/>
              <w:rFonts w:ascii="Times New Roman" w:hAnsi="Times New Roman"/>
              <w:sz w:val="24"/>
              <w:szCs w:val="24"/>
            </w:rPr>
          </w:rPrChange>
        </w:rPr>
        <w:pPrChange w:id="7281" w:author="David" w:date="2022-08-17T17:01:00Z">
          <w:pPr>
            <w:spacing w:line="480" w:lineRule="auto"/>
            <w:ind w:left="-5" w:right="15" w:firstLine="350"/>
          </w:pPr>
        </w:pPrChange>
      </w:pPr>
      <w:ins w:id="7282" w:author="Britt Collins" w:date="2021-10-04T12:14:00Z">
        <w:r w:rsidRPr="00163DCF">
          <w:rPr>
            <w:szCs w:val="21"/>
            <w:rPrChange w:id="7283" w:author="David" w:date="2022-08-17T16:58:00Z">
              <w:rPr>
                <w:rFonts w:ascii="Times New Roman" w:hAnsi="Times New Roman"/>
                <w:sz w:val="24"/>
                <w:szCs w:val="24"/>
              </w:rPr>
            </w:rPrChange>
          </w:rPr>
          <w:t>As I</w:t>
        </w:r>
      </w:ins>
      <w:ins w:id="7284" w:author="Britt Collins" w:date="2021-09-30T14:58:00Z">
        <w:r w:rsidR="006F31F6" w:rsidRPr="00163DCF">
          <w:rPr>
            <w:szCs w:val="21"/>
            <w:rPrChange w:id="7285" w:author="David" w:date="2022-08-17T16:58:00Z">
              <w:rPr>
                <w:rFonts w:ascii="Times New Roman" w:hAnsi="Times New Roman"/>
                <w:sz w:val="24"/>
                <w:szCs w:val="24"/>
              </w:rPr>
            </w:rPrChange>
          </w:rPr>
          <w:t xml:space="preserve"> opened the fridge, she stared at me with arms crossed. </w:t>
        </w:r>
      </w:ins>
      <w:ins w:id="7286" w:author="Britt Collins" w:date="2021-10-04T12:14:00Z">
        <w:r w:rsidRPr="00163DCF">
          <w:rPr>
            <w:szCs w:val="21"/>
            <w:rPrChange w:id="7287" w:author="David" w:date="2022-08-17T16:58:00Z">
              <w:rPr>
                <w:rFonts w:ascii="Times New Roman" w:hAnsi="Times New Roman"/>
                <w:sz w:val="24"/>
                <w:szCs w:val="24"/>
              </w:rPr>
            </w:rPrChange>
          </w:rPr>
          <w:t>“</w:t>
        </w:r>
      </w:ins>
      <w:ins w:id="7288" w:author="Britt Collins" w:date="2021-09-30T14:58:00Z">
        <w:r w:rsidR="006F31F6" w:rsidRPr="00163DCF">
          <w:rPr>
            <w:szCs w:val="21"/>
            <w:rPrChange w:id="7289" w:author="David" w:date="2022-08-17T16:58:00Z">
              <w:rPr>
                <w:rFonts w:ascii="Times New Roman" w:hAnsi="Times New Roman"/>
                <w:sz w:val="24"/>
                <w:szCs w:val="24"/>
              </w:rPr>
            </w:rPrChange>
          </w:rPr>
          <w:t>Why couldn’t you wear a collared T-</w:t>
        </w:r>
      </w:ins>
      <w:ins w:id="7290" w:author="Britt Collins" w:date="2021-10-04T12:14:00Z">
        <w:r w:rsidRPr="00163DCF">
          <w:rPr>
            <w:szCs w:val="21"/>
            <w:rPrChange w:id="7291" w:author="David" w:date="2022-08-17T16:58:00Z">
              <w:rPr>
                <w:rFonts w:ascii="Times New Roman" w:hAnsi="Times New Roman"/>
                <w:sz w:val="24"/>
                <w:szCs w:val="24"/>
              </w:rPr>
            </w:rPrChange>
          </w:rPr>
          <w:t>s</w:t>
        </w:r>
      </w:ins>
      <w:ins w:id="7292" w:author="Britt Collins" w:date="2021-09-30T14:58:00Z">
        <w:r w:rsidR="006F31F6" w:rsidRPr="00163DCF">
          <w:rPr>
            <w:szCs w:val="21"/>
            <w:rPrChange w:id="7293" w:author="David" w:date="2022-08-17T16:58:00Z">
              <w:rPr>
                <w:rFonts w:ascii="Times New Roman" w:hAnsi="Times New Roman"/>
                <w:sz w:val="24"/>
                <w:szCs w:val="24"/>
              </w:rPr>
            </w:rPrChange>
          </w:rPr>
          <w:t>hirt? You look like a bogan.</w:t>
        </w:r>
      </w:ins>
      <w:ins w:id="7294" w:author="Britt Collins" w:date="2021-10-04T12:14:00Z">
        <w:r w:rsidRPr="00163DCF">
          <w:rPr>
            <w:szCs w:val="21"/>
            <w:rPrChange w:id="7295" w:author="David" w:date="2022-08-17T16:58:00Z">
              <w:rPr>
                <w:rFonts w:ascii="Times New Roman" w:hAnsi="Times New Roman"/>
                <w:sz w:val="24"/>
                <w:szCs w:val="24"/>
              </w:rPr>
            </w:rPrChange>
          </w:rPr>
          <w:t>”</w:t>
        </w:r>
      </w:ins>
      <w:ins w:id="7296" w:author="Britt Collins" w:date="2021-09-30T14:58:00Z">
        <w:r w:rsidR="006F31F6" w:rsidRPr="00163DCF">
          <w:rPr>
            <w:szCs w:val="21"/>
            <w:rPrChange w:id="7297" w:author="David" w:date="2022-08-17T16:58:00Z">
              <w:rPr>
                <w:rFonts w:ascii="Times New Roman" w:hAnsi="Times New Roman"/>
                <w:sz w:val="24"/>
                <w:szCs w:val="24"/>
              </w:rPr>
            </w:rPrChange>
          </w:rPr>
          <w:t xml:space="preserve"> </w:t>
        </w:r>
      </w:ins>
    </w:p>
    <w:p w14:paraId="79DCE8A3" w14:textId="77777777" w:rsidR="003D7D83" w:rsidRPr="00163DCF" w:rsidRDefault="006F31F6">
      <w:pPr>
        <w:spacing w:line="276" w:lineRule="auto"/>
        <w:ind w:left="-5" w:right="15" w:firstLine="350"/>
        <w:rPr>
          <w:ins w:id="7298" w:author="Britt Collins" w:date="2021-10-04T12:15:00Z"/>
          <w:szCs w:val="21"/>
          <w:rPrChange w:id="7299" w:author="David" w:date="2022-08-17T16:58:00Z">
            <w:rPr>
              <w:ins w:id="7300" w:author="Britt Collins" w:date="2021-10-04T12:15:00Z"/>
              <w:rFonts w:ascii="Times New Roman" w:hAnsi="Times New Roman"/>
              <w:sz w:val="24"/>
              <w:szCs w:val="24"/>
            </w:rPr>
          </w:rPrChange>
        </w:rPr>
        <w:pPrChange w:id="7301" w:author="David" w:date="2022-08-17T17:01:00Z">
          <w:pPr>
            <w:spacing w:line="480" w:lineRule="auto"/>
            <w:ind w:left="-5" w:right="15" w:firstLine="350"/>
          </w:pPr>
        </w:pPrChange>
      </w:pPr>
      <w:ins w:id="7302" w:author="Britt Collins" w:date="2021-09-30T14:58:00Z">
        <w:r w:rsidRPr="00163DCF">
          <w:rPr>
            <w:szCs w:val="21"/>
            <w:rPrChange w:id="7303" w:author="David" w:date="2022-08-17T16:58:00Z">
              <w:rPr>
                <w:rFonts w:ascii="Times New Roman" w:hAnsi="Times New Roman"/>
                <w:sz w:val="24"/>
                <w:szCs w:val="24"/>
              </w:rPr>
            </w:rPrChange>
          </w:rPr>
          <w:t xml:space="preserve">I didn’t really know what a bogan was. Given the context and tone of </w:t>
        </w:r>
      </w:ins>
      <w:ins w:id="7304" w:author="Britt Collins" w:date="2021-10-04T12:15:00Z">
        <w:r w:rsidR="003D7D83" w:rsidRPr="00163DCF">
          <w:rPr>
            <w:szCs w:val="21"/>
            <w:rPrChange w:id="7305" w:author="David" w:date="2022-08-17T16:58:00Z">
              <w:rPr>
                <w:rFonts w:ascii="Times New Roman" w:hAnsi="Times New Roman"/>
                <w:sz w:val="24"/>
                <w:szCs w:val="24"/>
              </w:rPr>
            </w:rPrChange>
          </w:rPr>
          <w:t xml:space="preserve">her </w:t>
        </w:r>
      </w:ins>
      <w:ins w:id="7306" w:author="Britt Collins" w:date="2021-09-30T14:58:00Z">
        <w:r w:rsidRPr="00163DCF">
          <w:rPr>
            <w:szCs w:val="21"/>
            <w:rPrChange w:id="7307" w:author="David" w:date="2022-08-17T16:58:00Z">
              <w:rPr>
                <w:rFonts w:ascii="Times New Roman" w:hAnsi="Times New Roman"/>
                <w:sz w:val="24"/>
                <w:szCs w:val="24"/>
              </w:rPr>
            </w:rPrChange>
          </w:rPr>
          <w:t>voice, she was angry.</w:t>
        </w:r>
      </w:ins>
      <w:ins w:id="7308" w:author="Britt Collins" w:date="2021-10-04T12:15:00Z">
        <w:r w:rsidR="003D7D83" w:rsidRPr="00163DCF">
          <w:rPr>
            <w:szCs w:val="21"/>
            <w:rPrChange w:id="7309" w:author="David" w:date="2022-08-17T16:58:00Z">
              <w:rPr>
                <w:rFonts w:ascii="Times New Roman" w:hAnsi="Times New Roman"/>
                <w:sz w:val="24"/>
                <w:szCs w:val="24"/>
              </w:rPr>
            </w:rPrChange>
          </w:rPr>
          <w:t xml:space="preserve"> </w:t>
        </w:r>
      </w:ins>
      <w:ins w:id="7310" w:author="Britt Collins" w:date="2021-09-30T14:58:00Z">
        <w:r w:rsidRPr="00163DCF">
          <w:rPr>
            <w:szCs w:val="21"/>
            <w:rPrChange w:id="7311" w:author="David" w:date="2022-08-17T16:58:00Z">
              <w:rPr>
                <w:rFonts w:ascii="Times New Roman" w:hAnsi="Times New Roman"/>
                <w:sz w:val="24"/>
                <w:szCs w:val="24"/>
              </w:rPr>
            </w:rPrChange>
          </w:rPr>
          <w:t>I still craved Elle’s embrace, even though she</w:t>
        </w:r>
      </w:ins>
      <w:ins w:id="7312" w:author="Britt Collins" w:date="2021-10-04T12:15:00Z">
        <w:r w:rsidR="003D7D83" w:rsidRPr="00163DCF">
          <w:rPr>
            <w:szCs w:val="21"/>
            <w:rPrChange w:id="7313" w:author="David" w:date="2022-08-17T16:58:00Z">
              <w:rPr>
                <w:rFonts w:ascii="Times New Roman" w:hAnsi="Times New Roman"/>
                <w:sz w:val="24"/>
                <w:szCs w:val="24"/>
              </w:rPr>
            </w:rPrChange>
          </w:rPr>
          <w:t>’</w:t>
        </w:r>
      </w:ins>
      <w:ins w:id="7314" w:author="Britt Collins" w:date="2021-09-30T14:58:00Z">
        <w:r w:rsidRPr="00163DCF">
          <w:rPr>
            <w:szCs w:val="21"/>
            <w:rPrChange w:id="7315" w:author="David" w:date="2022-08-17T16:58:00Z">
              <w:rPr>
                <w:rFonts w:ascii="Times New Roman" w:hAnsi="Times New Roman"/>
                <w:sz w:val="24"/>
                <w:szCs w:val="24"/>
              </w:rPr>
            </w:rPrChange>
          </w:rPr>
          <w:t xml:space="preserve">d scolded me. I hugged her. She melted against my </w:t>
        </w:r>
        <w:proofErr w:type="gramStart"/>
        <w:r w:rsidRPr="00163DCF">
          <w:rPr>
            <w:szCs w:val="21"/>
            <w:rPrChange w:id="7316" w:author="David" w:date="2022-08-17T16:58:00Z">
              <w:rPr>
                <w:rFonts w:ascii="Times New Roman" w:hAnsi="Times New Roman"/>
                <w:sz w:val="24"/>
                <w:szCs w:val="24"/>
              </w:rPr>
            </w:rPrChange>
          </w:rPr>
          <w:t>body</w:t>
        </w:r>
        <w:proofErr w:type="gramEnd"/>
        <w:r w:rsidRPr="00163DCF">
          <w:rPr>
            <w:szCs w:val="21"/>
            <w:rPrChange w:id="7317" w:author="David" w:date="2022-08-17T16:58:00Z">
              <w:rPr>
                <w:rFonts w:ascii="Times New Roman" w:hAnsi="Times New Roman"/>
                <w:sz w:val="24"/>
                <w:szCs w:val="24"/>
              </w:rPr>
            </w:rPrChange>
          </w:rPr>
          <w:t xml:space="preserve"> and we kissed. Her angst soon softened as she loosened her grip. We made our way to the balcony where a group of Elle’s mates sat. </w:t>
        </w:r>
      </w:ins>
    </w:p>
    <w:p w14:paraId="0314D57D" w14:textId="77777777" w:rsidR="003D7D83" w:rsidRPr="00163DCF" w:rsidRDefault="006F31F6">
      <w:pPr>
        <w:spacing w:line="276" w:lineRule="auto"/>
        <w:ind w:left="-5" w:right="15" w:firstLine="350"/>
        <w:rPr>
          <w:ins w:id="7318" w:author="Britt Collins" w:date="2021-10-04T12:17:00Z"/>
          <w:szCs w:val="21"/>
          <w:rPrChange w:id="7319" w:author="David" w:date="2022-08-17T16:58:00Z">
            <w:rPr>
              <w:ins w:id="7320" w:author="Britt Collins" w:date="2021-10-04T12:17:00Z"/>
              <w:rFonts w:ascii="Times New Roman" w:hAnsi="Times New Roman"/>
              <w:sz w:val="24"/>
              <w:szCs w:val="24"/>
            </w:rPr>
          </w:rPrChange>
        </w:rPr>
        <w:pPrChange w:id="7321" w:author="David" w:date="2022-08-17T17:01:00Z">
          <w:pPr>
            <w:spacing w:line="480" w:lineRule="auto"/>
            <w:ind w:left="-5" w:right="15" w:firstLine="350"/>
          </w:pPr>
        </w:pPrChange>
      </w:pPr>
      <w:ins w:id="7322" w:author="Britt Collins" w:date="2021-09-30T14:58:00Z">
        <w:r w:rsidRPr="00163DCF">
          <w:rPr>
            <w:szCs w:val="21"/>
            <w:rPrChange w:id="7323" w:author="David" w:date="2022-08-17T16:58:00Z">
              <w:rPr>
                <w:rFonts w:ascii="Times New Roman" w:hAnsi="Times New Roman"/>
                <w:sz w:val="24"/>
                <w:szCs w:val="24"/>
              </w:rPr>
            </w:rPrChange>
          </w:rPr>
          <w:t xml:space="preserve">The balcony overlooked the main street, with views of other houses. George sat on a ledge with his back against the wall. A slim, young woman </w:t>
        </w:r>
      </w:ins>
      <w:ins w:id="7324" w:author="Britt Collins" w:date="2021-10-04T12:15:00Z">
        <w:r w:rsidR="003D7D83" w:rsidRPr="00163DCF">
          <w:rPr>
            <w:szCs w:val="21"/>
            <w:rPrChange w:id="7325" w:author="David" w:date="2022-08-17T16:58:00Z">
              <w:rPr>
                <w:rFonts w:ascii="Times New Roman" w:hAnsi="Times New Roman"/>
                <w:sz w:val="24"/>
                <w:szCs w:val="24"/>
              </w:rPr>
            </w:rPrChange>
          </w:rPr>
          <w:t>who coul</w:t>
        </w:r>
      </w:ins>
      <w:ins w:id="7326" w:author="Britt Collins" w:date="2021-10-04T12:16:00Z">
        <w:r w:rsidR="003D7D83" w:rsidRPr="00163DCF">
          <w:rPr>
            <w:szCs w:val="21"/>
            <w:rPrChange w:id="7327" w:author="David" w:date="2022-08-17T16:58:00Z">
              <w:rPr>
                <w:rFonts w:ascii="Times New Roman" w:hAnsi="Times New Roman"/>
                <w:sz w:val="24"/>
                <w:szCs w:val="24"/>
              </w:rPr>
            </w:rPrChange>
          </w:rPr>
          <w:t>dn’t have been</w:t>
        </w:r>
      </w:ins>
      <w:ins w:id="7328" w:author="Britt Collins" w:date="2021-09-30T14:58:00Z">
        <w:r w:rsidRPr="00163DCF">
          <w:rPr>
            <w:szCs w:val="21"/>
            <w:rPrChange w:id="7329" w:author="David" w:date="2022-08-17T16:58:00Z">
              <w:rPr>
                <w:rFonts w:ascii="Times New Roman" w:hAnsi="Times New Roman"/>
                <w:sz w:val="24"/>
                <w:szCs w:val="24"/>
              </w:rPr>
            </w:rPrChange>
          </w:rPr>
          <w:t xml:space="preserve"> more than 17 sat on a chair in front of him</w:t>
        </w:r>
      </w:ins>
      <w:ins w:id="7330" w:author="Britt Collins" w:date="2021-10-04T12:16:00Z">
        <w:r w:rsidR="003D7D83" w:rsidRPr="00163DCF">
          <w:rPr>
            <w:szCs w:val="21"/>
            <w:rPrChange w:id="7331" w:author="David" w:date="2022-08-17T16:58:00Z">
              <w:rPr>
                <w:rFonts w:ascii="Times New Roman" w:hAnsi="Times New Roman"/>
                <w:sz w:val="24"/>
                <w:szCs w:val="24"/>
              </w:rPr>
            </w:rPrChange>
          </w:rPr>
          <w:t>,</w:t>
        </w:r>
      </w:ins>
      <w:ins w:id="7332" w:author="Britt Collins" w:date="2021-09-30T14:58:00Z">
        <w:r w:rsidRPr="00163DCF">
          <w:rPr>
            <w:szCs w:val="21"/>
            <w:rPrChange w:id="7333" w:author="David" w:date="2022-08-17T16:58:00Z">
              <w:rPr>
                <w:rFonts w:ascii="Times New Roman" w:hAnsi="Times New Roman"/>
                <w:sz w:val="24"/>
                <w:szCs w:val="24"/>
              </w:rPr>
            </w:rPrChange>
          </w:rPr>
          <w:t xml:space="preserve"> holding a glass of wine. She began speaking to me. I had spoken to so many people since I’d arrived, asking the same sets of questions. My answers were getting easier to replay, but the enthusiasm I showed for those answers was beginning to wane. As with most Australians, she was surprised to discover I wasn’t Scottish or Irish. Australians </w:t>
        </w:r>
      </w:ins>
      <w:ins w:id="7334" w:author="Britt Collins" w:date="2021-10-04T12:16:00Z">
        <w:r w:rsidR="003D7D83" w:rsidRPr="00163DCF">
          <w:rPr>
            <w:szCs w:val="21"/>
            <w:rPrChange w:id="7335" w:author="David" w:date="2022-08-17T16:58:00Z">
              <w:rPr>
                <w:rFonts w:ascii="Times New Roman" w:hAnsi="Times New Roman"/>
                <w:sz w:val="24"/>
                <w:szCs w:val="24"/>
              </w:rPr>
            </w:rPrChange>
          </w:rPr>
          <w:t>rarely</w:t>
        </w:r>
      </w:ins>
      <w:ins w:id="7336" w:author="Britt Collins" w:date="2021-09-30T14:58:00Z">
        <w:r w:rsidRPr="00163DCF">
          <w:rPr>
            <w:szCs w:val="21"/>
            <w:rPrChange w:id="7337" w:author="David" w:date="2022-08-17T16:58:00Z">
              <w:rPr>
                <w:rFonts w:ascii="Times New Roman" w:hAnsi="Times New Roman"/>
                <w:sz w:val="24"/>
                <w:szCs w:val="24"/>
              </w:rPr>
            </w:rPrChange>
          </w:rPr>
          <w:t xml:space="preserve"> expect </w:t>
        </w:r>
      </w:ins>
      <w:ins w:id="7338" w:author="Britt Collins" w:date="2021-10-04T12:16:00Z">
        <w:r w:rsidR="003D7D83" w:rsidRPr="00163DCF">
          <w:rPr>
            <w:szCs w:val="21"/>
            <w:rPrChange w:id="7339" w:author="David" w:date="2022-08-17T16:58:00Z">
              <w:rPr>
                <w:rFonts w:ascii="Times New Roman" w:hAnsi="Times New Roman"/>
                <w:sz w:val="24"/>
                <w:szCs w:val="24"/>
              </w:rPr>
            </w:rPrChange>
          </w:rPr>
          <w:t>a Brit</w:t>
        </w:r>
      </w:ins>
      <w:ins w:id="7340" w:author="Britt Collins" w:date="2021-09-30T14:58:00Z">
        <w:r w:rsidRPr="00163DCF">
          <w:rPr>
            <w:szCs w:val="21"/>
            <w:rPrChange w:id="7341" w:author="David" w:date="2022-08-17T16:58:00Z">
              <w:rPr>
                <w:rFonts w:ascii="Times New Roman" w:hAnsi="Times New Roman"/>
                <w:sz w:val="24"/>
                <w:szCs w:val="24"/>
              </w:rPr>
            </w:rPrChange>
          </w:rPr>
          <w:t xml:space="preserve"> to have a West Midlands accent. George began talking about the state of Australian politics, comparing them to current UK politics. I wasn't interested in</w:t>
        </w:r>
      </w:ins>
      <w:ins w:id="7342" w:author="Britt Collins" w:date="2021-10-04T12:17:00Z">
        <w:r w:rsidR="003D7D83" w:rsidRPr="00163DCF">
          <w:rPr>
            <w:szCs w:val="21"/>
            <w:rPrChange w:id="7343" w:author="David" w:date="2022-08-17T16:58:00Z">
              <w:rPr>
                <w:rFonts w:ascii="Times New Roman" w:hAnsi="Times New Roman"/>
                <w:sz w:val="24"/>
                <w:szCs w:val="24"/>
              </w:rPr>
            </w:rPrChange>
          </w:rPr>
          <w:t xml:space="preserve"> </w:t>
        </w:r>
      </w:ins>
      <w:ins w:id="7344" w:author="Britt Collins" w:date="2021-09-30T14:58:00Z">
        <w:r w:rsidRPr="00163DCF">
          <w:rPr>
            <w:szCs w:val="21"/>
            <w:rPrChange w:id="7345" w:author="David" w:date="2022-08-17T16:58:00Z">
              <w:rPr>
                <w:rFonts w:ascii="Times New Roman" w:hAnsi="Times New Roman"/>
                <w:sz w:val="24"/>
                <w:szCs w:val="24"/>
              </w:rPr>
            </w:rPrChange>
          </w:rPr>
          <w:t>politics</w:t>
        </w:r>
      </w:ins>
      <w:ins w:id="7346" w:author="Britt Collins" w:date="2021-10-04T12:17:00Z">
        <w:r w:rsidR="003D7D83" w:rsidRPr="00163DCF">
          <w:rPr>
            <w:szCs w:val="21"/>
            <w:rPrChange w:id="7347" w:author="David" w:date="2022-08-17T16:58:00Z">
              <w:rPr>
                <w:rFonts w:ascii="Times New Roman" w:hAnsi="Times New Roman"/>
                <w:sz w:val="24"/>
                <w:szCs w:val="24"/>
              </w:rPr>
            </w:rPrChange>
          </w:rPr>
          <w:t xml:space="preserve">, British, </w:t>
        </w:r>
        <w:proofErr w:type="gramStart"/>
        <w:r w:rsidR="003D7D83" w:rsidRPr="00163DCF">
          <w:rPr>
            <w:szCs w:val="21"/>
            <w:rPrChange w:id="7348" w:author="David" w:date="2022-08-17T16:58:00Z">
              <w:rPr>
                <w:rFonts w:ascii="Times New Roman" w:hAnsi="Times New Roman"/>
                <w:sz w:val="24"/>
                <w:szCs w:val="24"/>
              </w:rPr>
            </w:rPrChange>
          </w:rPr>
          <w:t>Australian</w:t>
        </w:r>
        <w:proofErr w:type="gramEnd"/>
        <w:r w:rsidR="003D7D83" w:rsidRPr="00163DCF">
          <w:rPr>
            <w:szCs w:val="21"/>
            <w:rPrChange w:id="7349" w:author="David" w:date="2022-08-17T16:58:00Z">
              <w:rPr>
                <w:rFonts w:ascii="Times New Roman" w:hAnsi="Times New Roman"/>
                <w:sz w:val="24"/>
                <w:szCs w:val="24"/>
              </w:rPr>
            </w:rPrChange>
          </w:rPr>
          <w:t xml:space="preserve"> or otherwise</w:t>
        </w:r>
      </w:ins>
      <w:ins w:id="7350" w:author="Britt Collins" w:date="2021-09-30T14:58:00Z">
        <w:r w:rsidRPr="00163DCF">
          <w:rPr>
            <w:szCs w:val="21"/>
            <w:rPrChange w:id="7351" w:author="David" w:date="2022-08-17T16:58:00Z">
              <w:rPr>
                <w:rFonts w:ascii="Times New Roman" w:hAnsi="Times New Roman"/>
                <w:sz w:val="24"/>
                <w:szCs w:val="24"/>
              </w:rPr>
            </w:rPrChange>
          </w:rPr>
          <w:t xml:space="preserve">, so found it difficult to follow the conversation. I was embarrassed. George knew more about UK politics that I did. </w:t>
        </w:r>
      </w:ins>
    </w:p>
    <w:p w14:paraId="1D3C9FA2" w14:textId="5D4DB5F7" w:rsidR="006F31F6" w:rsidRPr="00163DCF" w:rsidRDefault="006F31F6">
      <w:pPr>
        <w:spacing w:line="276" w:lineRule="auto"/>
        <w:ind w:left="-5" w:right="15" w:firstLine="350"/>
        <w:rPr>
          <w:ins w:id="7352" w:author="Britt Collins" w:date="2021-09-30T14:58:00Z"/>
          <w:szCs w:val="21"/>
          <w:rPrChange w:id="7353" w:author="David" w:date="2022-08-17T16:58:00Z">
            <w:rPr>
              <w:ins w:id="7354" w:author="Britt Collins" w:date="2021-09-30T14:58:00Z"/>
              <w:rFonts w:ascii="Times New Roman" w:hAnsi="Times New Roman"/>
              <w:sz w:val="24"/>
              <w:szCs w:val="24"/>
            </w:rPr>
          </w:rPrChange>
        </w:rPr>
        <w:pPrChange w:id="7355" w:author="David" w:date="2022-08-17T17:01:00Z">
          <w:pPr>
            <w:ind w:left="-5" w:right="15"/>
          </w:pPr>
        </w:pPrChange>
      </w:pPr>
      <w:ins w:id="7356" w:author="Britt Collins" w:date="2021-09-30T14:58:00Z">
        <w:r w:rsidRPr="00163DCF">
          <w:rPr>
            <w:szCs w:val="21"/>
            <w:rPrChange w:id="7357" w:author="David" w:date="2022-08-17T16:58:00Z">
              <w:rPr>
                <w:rFonts w:ascii="Times New Roman" w:hAnsi="Times New Roman"/>
                <w:sz w:val="24"/>
                <w:szCs w:val="24"/>
              </w:rPr>
            </w:rPrChange>
          </w:rPr>
          <w:t>Elle became the centre of the conversation</w:t>
        </w:r>
      </w:ins>
      <w:ins w:id="7358" w:author="Britt Collins" w:date="2021-10-04T12:17:00Z">
        <w:r w:rsidR="003D7D83" w:rsidRPr="00163DCF">
          <w:rPr>
            <w:szCs w:val="21"/>
            <w:rPrChange w:id="7359" w:author="David" w:date="2022-08-17T16:58:00Z">
              <w:rPr>
                <w:rFonts w:ascii="Times New Roman" w:hAnsi="Times New Roman"/>
                <w:sz w:val="24"/>
                <w:szCs w:val="24"/>
              </w:rPr>
            </w:rPrChange>
          </w:rPr>
          <w:t xml:space="preserve"> and</w:t>
        </w:r>
      </w:ins>
      <w:ins w:id="7360" w:author="Britt Collins" w:date="2021-09-30T14:58:00Z">
        <w:r w:rsidRPr="00163DCF">
          <w:rPr>
            <w:szCs w:val="21"/>
            <w:rPrChange w:id="7361" w:author="David" w:date="2022-08-17T16:58:00Z">
              <w:rPr>
                <w:rFonts w:ascii="Times New Roman" w:hAnsi="Times New Roman"/>
                <w:sz w:val="24"/>
                <w:szCs w:val="24"/>
              </w:rPr>
            </w:rPrChange>
          </w:rPr>
          <w:t xml:space="preserve"> talked in great depth about Australian current affairs. Like debates of old, George and Elle would take turns presenting their point of view. I was more concerned with my bottle of beer. It was beginning to get warm.</w:t>
        </w:r>
      </w:ins>
    </w:p>
    <w:p w14:paraId="0917391A" w14:textId="77777777" w:rsidR="003D7D83" w:rsidRPr="00163DCF" w:rsidRDefault="006F31F6">
      <w:pPr>
        <w:spacing w:line="276" w:lineRule="auto"/>
        <w:ind w:left="-5" w:right="15" w:firstLine="350"/>
        <w:rPr>
          <w:ins w:id="7362" w:author="Britt Collins" w:date="2021-10-04T12:19:00Z"/>
          <w:szCs w:val="21"/>
          <w:rPrChange w:id="7363" w:author="David" w:date="2022-08-17T16:58:00Z">
            <w:rPr>
              <w:ins w:id="7364" w:author="Britt Collins" w:date="2021-10-04T12:19:00Z"/>
              <w:rFonts w:ascii="Times New Roman" w:hAnsi="Times New Roman"/>
              <w:sz w:val="24"/>
              <w:szCs w:val="24"/>
            </w:rPr>
          </w:rPrChange>
        </w:rPr>
        <w:pPrChange w:id="7365" w:author="David" w:date="2022-08-17T17:01:00Z">
          <w:pPr>
            <w:spacing w:line="480" w:lineRule="auto"/>
            <w:ind w:left="-5" w:right="15" w:firstLine="350"/>
          </w:pPr>
        </w:pPrChange>
      </w:pPr>
      <w:ins w:id="7366" w:author="Britt Collins" w:date="2021-09-30T14:58:00Z">
        <w:r w:rsidRPr="00163DCF">
          <w:rPr>
            <w:szCs w:val="21"/>
            <w:rPrChange w:id="7367" w:author="David" w:date="2022-08-17T16:58:00Z">
              <w:rPr>
                <w:rFonts w:ascii="Times New Roman" w:hAnsi="Times New Roman"/>
                <w:sz w:val="24"/>
                <w:szCs w:val="24"/>
              </w:rPr>
            </w:rPrChange>
          </w:rPr>
          <w:t xml:space="preserve">The debate </w:t>
        </w:r>
        <w:proofErr w:type="gramStart"/>
        <w:r w:rsidRPr="00163DCF">
          <w:rPr>
            <w:szCs w:val="21"/>
            <w:rPrChange w:id="7368" w:author="David" w:date="2022-08-17T16:58:00Z">
              <w:rPr>
                <w:rFonts w:ascii="Times New Roman" w:hAnsi="Times New Roman"/>
                <w:sz w:val="24"/>
                <w:szCs w:val="24"/>
              </w:rPr>
            </w:rPrChange>
          </w:rPr>
          <w:t>came to an abrupt end</w:t>
        </w:r>
        <w:proofErr w:type="gramEnd"/>
        <w:r w:rsidRPr="00163DCF">
          <w:rPr>
            <w:szCs w:val="21"/>
            <w:rPrChange w:id="7369" w:author="David" w:date="2022-08-17T16:58:00Z">
              <w:rPr>
                <w:rFonts w:ascii="Times New Roman" w:hAnsi="Times New Roman"/>
                <w:sz w:val="24"/>
                <w:szCs w:val="24"/>
              </w:rPr>
            </w:rPrChange>
          </w:rPr>
          <w:t xml:space="preserve"> as </w:t>
        </w:r>
      </w:ins>
      <w:ins w:id="7370" w:author="Britt Collins" w:date="2021-10-04T12:18:00Z">
        <w:r w:rsidR="003D7D83" w:rsidRPr="00163DCF">
          <w:rPr>
            <w:szCs w:val="21"/>
            <w:rPrChange w:id="7371" w:author="David" w:date="2022-08-17T16:58:00Z">
              <w:rPr>
                <w:rFonts w:ascii="Times New Roman" w:hAnsi="Times New Roman"/>
                <w:sz w:val="24"/>
                <w:szCs w:val="24"/>
              </w:rPr>
            </w:rPrChange>
          </w:rPr>
          <w:t xml:space="preserve">someone turned up </w:t>
        </w:r>
      </w:ins>
      <w:ins w:id="7372" w:author="Britt Collins" w:date="2021-09-30T14:58:00Z">
        <w:r w:rsidRPr="00163DCF">
          <w:rPr>
            <w:szCs w:val="21"/>
            <w:rPrChange w:id="7373" w:author="David" w:date="2022-08-17T16:58:00Z">
              <w:rPr>
                <w:rFonts w:ascii="Times New Roman" w:hAnsi="Times New Roman"/>
                <w:sz w:val="24"/>
                <w:szCs w:val="24"/>
              </w:rPr>
            </w:rPrChange>
          </w:rPr>
          <w:t xml:space="preserve">the volume on the radio. Radio station Triple J began announcing the top 10 music tracks of 2009. The count </w:t>
        </w:r>
        <w:proofErr w:type="gramStart"/>
        <w:r w:rsidRPr="00163DCF">
          <w:rPr>
            <w:szCs w:val="21"/>
            <w:rPrChange w:id="7374" w:author="David" w:date="2022-08-17T16:58:00Z">
              <w:rPr>
                <w:rFonts w:ascii="Times New Roman" w:hAnsi="Times New Roman"/>
                <w:sz w:val="24"/>
                <w:szCs w:val="24"/>
              </w:rPr>
            </w:rPrChange>
          </w:rPr>
          <w:t>own</w:t>
        </w:r>
        <w:proofErr w:type="gramEnd"/>
        <w:r w:rsidRPr="00163DCF">
          <w:rPr>
            <w:szCs w:val="21"/>
            <w:rPrChange w:id="7375" w:author="David" w:date="2022-08-17T16:58:00Z">
              <w:rPr>
                <w:rFonts w:ascii="Times New Roman" w:hAnsi="Times New Roman"/>
                <w:sz w:val="24"/>
                <w:szCs w:val="24"/>
              </w:rPr>
            </w:rPrChange>
          </w:rPr>
          <w:t xml:space="preserve"> to the number one began. After the tense build up, UK band Mumford and Sons was announced as owners of the top spot. I hadn’t a clue who they </w:t>
        </w:r>
        <w:r w:rsidRPr="00163DCF">
          <w:rPr>
            <w:szCs w:val="21"/>
            <w:rPrChange w:id="7376" w:author="David" w:date="2022-08-17T16:58:00Z">
              <w:rPr>
                <w:rFonts w:ascii="Times New Roman" w:hAnsi="Times New Roman"/>
                <w:sz w:val="24"/>
                <w:szCs w:val="24"/>
              </w:rPr>
            </w:rPrChange>
          </w:rPr>
          <w:lastRenderedPageBreak/>
          <w:t xml:space="preserve">were at the time. </w:t>
        </w:r>
      </w:ins>
      <w:ins w:id="7377" w:author="Britt Collins" w:date="2021-10-04T12:18:00Z">
        <w:r w:rsidR="003D7D83" w:rsidRPr="00163DCF">
          <w:rPr>
            <w:szCs w:val="21"/>
            <w:rPrChange w:id="7378" w:author="David" w:date="2022-08-17T16:58:00Z">
              <w:rPr>
                <w:rFonts w:ascii="Times New Roman" w:hAnsi="Times New Roman"/>
                <w:sz w:val="24"/>
                <w:szCs w:val="24"/>
              </w:rPr>
            </w:rPrChange>
          </w:rPr>
          <w:t>Soon a</w:t>
        </w:r>
      </w:ins>
      <w:ins w:id="7379" w:author="Britt Collins" w:date="2021-09-30T14:58:00Z">
        <w:r w:rsidRPr="00163DCF">
          <w:rPr>
            <w:szCs w:val="21"/>
            <w:rPrChange w:id="7380" w:author="David" w:date="2022-08-17T16:58:00Z">
              <w:rPr>
                <w:rFonts w:ascii="Times New Roman" w:hAnsi="Times New Roman"/>
                <w:sz w:val="24"/>
                <w:szCs w:val="24"/>
              </w:rPr>
            </w:rPrChange>
          </w:rPr>
          <w:t xml:space="preserve">fter I looked at the time and began making my excuses to leave. I shook everyone’s hand and thanked them for a memorable afternoon. I made my way with Elle to the front door. We paused. </w:t>
        </w:r>
      </w:ins>
    </w:p>
    <w:p w14:paraId="56155A9F" w14:textId="77777777" w:rsidR="003D7D83" w:rsidRPr="00163DCF" w:rsidRDefault="006F31F6">
      <w:pPr>
        <w:spacing w:line="276" w:lineRule="auto"/>
        <w:ind w:left="-5" w:right="15" w:firstLine="350"/>
        <w:rPr>
          <w:ins w:id="7381" w:author="Britt Collins" w:date="2021-10-04T12:19:00Z"/>
          <w:szCs w:val="21"/>
          <w:rPrChange w:id="7382" w:author="David" w:date="2022-08-17T16:58:00Z">
            <w:rPr>
              <w:ins w:id="7383" w:author="Britt Collins" w:date="2021-10-04T12:19:00Z"/>
              <w:rFonts w:ascii="Times New Roman" w:hAnsi="Times New Roman"/>
              <w:sz w:val="24"/>
              <w:szCs w:val="24"/>
            </w:rPr>
          </w:rPrChange>
        </w:rPr>
        <w:pPrChange w:id="7384" w:author="David" w:date="2022-08-17T17:01:00Z">
          <w:pPr>
            <w:spacing w:line="480" w:lineRule="auto"/>
            <w:ind w:left="-5" w:right="15" w:firstLine="350"/>
          </w:pPr>
        </w:pPrChange>
      </w:pPr>
      <w:ins w:id="7385" w:author="Britt Collins" w:date="2021-09-30T14:58:00Z">
        <w:r w:rsidRPr="00163DCF">
          <w:rPr>
            <w:szCs w:val="21"/>
            <w:rPrChange w:id="7386" w:author="David" w:date="2022-08-17T16:58:00Z">
              <w:rPr>
                <w:rFonts w:ascii="Times New Roman" w:hAnsi="Times New Roman"/>
                <w:sz w:val="24"/>
                <w:szCs w:val="24"/>
              </w:rPr>
            </w:rPrChange>
          </w:rPr>
          <w:t xml:space="preserve">Elle lacked her usual warmth and found it difficult make eye contact. </w:t>
        </w:r>
      </w:ins>
      <w:ins w:id="7387" w:author="Britt Collins" w:date="2021-10-04T12:19:00Z">
        <w:r w:rsidR="003D7D83" w:rsidRPr="00163DCF">
          <w:rPr>
            <w:szCs w:val="21"/>
            <w:rPrChange w:id="7388" w:author="David" w:date="2022-08-17T16:58:00Z">
              <w:rPr>
                <w:rFonts w:ascii="Times New Roman" w:hAnsi="Times New Roman"/>
                <w:sz w:val="24"/>
                <w:szCs w:val="24"/>
              </w:rPr>
            </w:rPrChange>
          </w:rPr>
          <w:t>“</w:t>
        </w:r>
      </w:ins>
      <w:ins w:id="7389" w:author="Britt Collins" w:date="2021-09-30T14:58:00Z">
        <w:r w:rsidRPr="00163DCF">
          <w:rPr>
            <w:szCs w:val="21"/>
            <w:rPrChange w:id="7390" w:author="David" w:date="2022-08-17T16:58:00Z">
              <w:rPr>
                <w:rFonts w:ascii="Times New Roman" w:hAnsi="Times New Roman"/>
                <w:sz w:val="24"/>
                <w:szCs w:val="24"/>
              </w:rPr>
            </w:rPrChange>
          </w:rPr>
          <w:t>Dave, I think it would be a good idea if we end our relationship.</w:t>
        </w:r>
      </w:ins>
      <w:ins w:id="7391" w:author="Britt Collins" w:date="2021-10-04T12:19:00Z">
        <w:r w:rsidR="003D7D83" w:rsidRPr="00163DCF">
          <w:rPr>
            <w:szCs w:val="21"/>
            <w:rPrChange w:id="7392" w:author="David" w:date="2022-08-17T16:58:00Z">
              <w:rPr>
                <w:rFonts w:ascii="Times New Roman" w:hAnsi="Times New Roman"/>
                <w:sz w:val="24"/>
                <w:szCs w:val="24"/>
              </w:rPr>
            </w:rPrChange>
          </w:rPr>
          <w:t>”</w:t>
        </w:r>
      </w:ins>
      <w:ins w:id="7393" w:author="Britt Collins" w:date="2021-09-30T14:58:00Z">
        <w:r w:rsidRPr="00163DCF">
          <w:rPr>
            <w:szCs w:val="21"/>
            <w:rPrChange w:id="7394" w:author="David" w:date="2022-08-17T16:58:00Z">
              <w:rPr>
                <w:rFonts w:ascii="Times New Roman" w:hAnsi="Times New Roman"/>
                <w:sz w:val="24"/>
                <w:szCs w:val="24"/>
              </w:rPr>
            </w:rPrChange>
          </w:rPr>
          <w:t xml:space="preserve"> </w:t>
        </w:r>
      </w:ins>
    </w:p>
    <w:p w14:paraId="72B328A4" w14:textId="77777777" w:rsidR="003D7D83" w:rsidRPr="00163DCF" w:rsidRDefault="006F31F6">
      <w:pPr>
        <w:spacing w:line="276" w:lineRule="auto"/>
        <w:ind w:left="-5" w:right="15" w:firstLine="350"/>
        <w:rPr>
          <w:ins w:id="7395" w:author="Britt Collins" w:date="2021-10-04T12:20:00Z"/>
          <w:szCs w:val="21"/>
          <w:rPrChange w:id="7396" w:author="David" w:date="2022-08-17T16:58:00Z">
            <w:rPr>
              <w:ins w:id="7397" w:author="Britt Collins" w:date="2021-10-04T12:20:00Z"/>
              <w:rFonts w:ascii="Times New Roman" w:hAnsi="Times New Roman"/>
              <w:sz w:val="24"/>
              <w:szCs w:val="24"/>
            </w:rPr>
          </w:rPrChange>
        </w:rPr>
        <w:pPrChange w:id="7398" w:author="David" w:date="2022-08-17T17:01:00Z">
          <w:pPr>
            <w:spacing w:line="480" w:lineRule="auto"/>
            <w:ind w:left="-5" w:right="15" w:firstLine="350"/>
          </w:pPr>
        </w:pPrChange>
      </w:pPr>
      <w:ins w:id="7399" w:author="Britt Collins" w:date="2021-09-30T14:58:00Z">
        <w:r w:rsidRPr="00163DCF">
          <w:rPr>
            <w:szCs w:val="21"/>
            <w:rPrChange w:id="7400" w:author="David" w:date="2022-08-17T16:58:00Z">
              <w:rPr>
                <w:rFonts w:ascii="Times New Roman" w:hAnsi="Times New Roman"/>
                <w:sz w:val="24"/>
                <w:szCs w:val="24"/>
              </w:rPr>
            </w:rPrChange>
          </w:rPr>
          <w:t>I sensed the relationship wasn</w:t>
        </w:r>
      </w:ins>
      <w:ins w:id="7401" w:author="Britt Collins" w:date="2021-10-04T12:19:00Z">
        <w:r w:rsidR="003D7D83" w:rsidRPr="00163DCF">
          <w:rPr>
            <w:szCs w:val="21"/>
            <w:rPrChange w:id="7402" w:author="David" w:date="2022-08-17T16:58:00Z">
              <w:rPr>
                <w:rFonts w:ascii="Times New Roman" w:hAnsi="Times New Roman"/>
                <w:sz w:val="24"/>
                <w:szCs w:val="24"/>
              </w:rPr>
            </w:rPrChange>
          </w:rPr>
          <w:t>’</w:t>
        </w:r>
      </w:ins>
      <w:ins w:id="7403" w:author="Britt Collins" w:date="2021-09-30T14:58:00Z">
        <w:r w:rsidRPr="00163DCF">
          <w:rPr>
            <w:szCs w:val="21"/>
            <w:rPrChange w:id="7404" w:author="David" w:date="2022-08-17T16:58:00Z">
              <w:rPr>
                <w:rFonts w:ascii="Times New Roman" w:hAnsi="Times New Roman"/>
                <w:sz w:val="24"/>
                <w:szCs w:val="24"/>
              </w:rPr>
            </w:rPrChange>
          </w:rPr>
          <w:t xml:space="preserve">t perfect but didn't think it would end then. </w:t>
        </w:r>
      </w:ins>
      <w:ins w:id="7405" w:author="Britt Collins" w:date="2021-10-04T12:19:00Z">
        <w:r w:rsidR="003D7D83" w:rsidRPr="00163DCF">
          <w:rPr>
            <w:szCs w:val="21"/>
            <w:rPrChange w:id="7406" w:author="David" w:date="2022-08-17T16:58:00Z">
              <w:rPr>
                <w:rFonts w:ascii="Times New Roman" w:hAnsi="Times New Roman"/>
                <w:sz w:val="24"/>
                <w:szCs w:val="24"/>
              </w:rPr>
            </w:rPrChange>
          </w:rPr>
          <w:t>“</w:t>
        </w:r>
      </w:ins>
      <w:ins w:id="7407" w:author="Britt Collins" w:date="2021-09-30T14:58:00Z">
        <w:r w:rsidRPr="00163DCF">
          <w:rPr>
            <w:szCs w:val="21"/>
            <w:rPrChange w:id="7408" w:author="David" w:date="2022-08-17T16:58:00Z">
              <w:rPr>
                <w:rFonts w:ascii="Times New Roman" w:hAnsi="Times New Roman"/>
                <w:sz w:val="24"/>
                <w:szCs w:val="24"/>
              </w:rPr>
            </w:rPrChange>
          </w:rPr>
          <w:t xml:space="preserve">Shall we </w:t>
        </w:r>
      </w:ins>
      <w:ins w:id="7409" w:author="Britt Collins" w:date="2021-10-04T12:20:00Z">
        <w:r w:rsidR="003D7D83" w:rsidRPr="00163DCF">
          <w:rPr>
            <w:szCs w:val="21"/>
            <w:rPrChange w:id="7410" w:author="David" w:date="2022-08-17T16:58:00Z">
              <w:rPr>
                <w:rFonts w:ascii="Times New Roman" w:hAnsi="Times New Roman"/>
                <w:sz w:val="24"/>
                <w:szCs w:val="24"/>
              </w:rPr>
            </w:rPrChange>
          </w:rPr>
          <w:t xml:space="preserve">just </w:t>
        </w:r>
      </w:ins>
      <w:ins w:id="7411" w:author="Britt Collins" w:date="2021-09-30T14:58:00Z">
        <w:r w:rsidRPr="00163DCF">
          <w:rPr>
            <w:szCs w:val="21"/>
            <w:rPrChange w:id="7412" w:author="David" w:date="2022-08-17T16:58:00Z">
              <w:rPr>
                <w:rFonts w:ascii="Times New Roman" w:hAnsi="Times New Roman"/>
                <w:sz w:val="24"/>
                <w:szCs w:val="24"/>
              </w:rPr>
            </w:rPrChange>
          </w:rPr>
          <w:t>be fuck buddies</w:t>
        </w:r>
      </w:ins>
      <w:ins w:id="7413" w:author="Britt Collins" w:date="2021-10-04T12:20:00Z">
        <w:r w:rsidR="003D7D83" w:rsidRPr="00163DCF">
          <w:rPr>
            <w:szCs w:val="21"/>
            <w:rPrChange w:id="7414" w:author="David" w:date="2022-08-17T16:58:00Z">
              <w:rPr>
                <w:rFonts w:ascii="Times New Roman" w:hAnsi="Times New Roman"/>
                <w:sz w:val="24"/>
                <w:szCs w:val="24"/>
              </w:rPr>
            </w:rPrChange>
          </w:rPr>
          <w:t xml:space="preserve">?” she </w:t>
        </w:r>
      </w:ins>
      <w:ins w:id="7415" w:author="Britt Collins" w:date="2021-09-30T14:58:00Z">
        <w:r w:rsidRPr="00163DCF">
          <w:rPr>
            <w:szCs w:val="21"/>
            <w:rPrChange w:id="7416" w:author="David" w:date="2022-08-17T16:58:00Z">
              <w:rPr>
                <w:rFonts w:ascii="Times New Roman" w:hAnsi="Times New Roman"/>
                <w:sz w:val="24"/>
                <w:szCs w:val="24"/>
              </w:rPr>
            </w:rPrChange>
          </w:rPr>
          <w:t xml:space="preserve">asked. </w:t>
        </w:r>
      </w:ins>
    </w:p>
    <w:p w14:paraId="6CAE13AF" w14:textId="68BCF5A4" w:rsidR="003D7D83" w:rsidRPr="00163DCF" w:rsidRDefault="006F31F6">
      <w:pPr>
        <w:spacing w:line="276" w:lineRule="auto"/>
        <w:ind w:left="-5" w:right="15" w:firstLine="350"/>
        <w:rPr>
          <w:ins w:id="7417" w:author="Britt Collins" w:date="2021-10-04T12:21:00Z"/>
          <w:szCs w:val="21"/>
          <w:rPrChange w:id="7418" w:author="David" w:date="2022-08-17T16:58:00Z">
            <w:rPr>
              <w:ins w:id="7419" w:author="Britt Collins" w:date="2021-10-04T12:21:00Z"/>
              <w:rFonts w:ascii="Times New Roman" w:hAnsi="Times New Roman"/>
              <w:sz w:val="24"/>
              <w:szCs w:val="24"/>
            </w:rPr>
          </w:rPrChange>
        </w:rPr>
        <w:pPrChange w:id="7420" w:author="David" w:date="2022-08-17T17:01:00Z">
          <w:pPr>
            <w:spacing w:line="480" w:lineRule="auto"/>
            <w:ind w:left="-5" w:right="15" w:firstLine="350"/>
          </w:pPr>
        </w:pPrChange>
      </w:pPr>
      <w:ins w:id="7421" w:author="Britt Collins" w:date="2021-09-30T14:58:00Z">
        <w:r w:rsidRPr="00163DCF">
          <w:rPr>
            <w:szCs w:val="21"/>
            <w:rPrChange w:id="7422" w:author="David" w:date="2022-08-17T16:58:00Z">
              <w:rPr>
                <w:rFonts w:ascii="Times New Roman" w:hAnsi="Times New Roman"/>
                <w:sz w:val="24"/>
                <w:szCs w:val="24"/>
              </w:rPr>
            </w:rPrChange>
          </w:rPr>
          <w:t xml:space="preserve">I </w:t>
        </w:r>
      </w:ins>
      <w:ins w:id="7423" w:author="Britt Collins" w:date="2021-10-04T12:20:00Z">
        <w:r w:rsidR="003D7D83" w:rsidRPr="00163DCF">
          <w:rPr>
            <w:szCs w:val="21"/>
            <w:rPrChange w:id="7424" w:author="David" w:date="2022-08-17T16:58:00Z">
              <w:rPr>
                <w:rFonts w:ascii="Times New Roman" w:hAnsi="Times New Roman"/>
                <w:sz w:val="24"/>
                <w:szCs w:val="24"/>
              </w:rPr>
            </w:rPrChange>
          </w:rPr>
          <w:t>flushed,</w:t>
        </w:r>
      </w:ins>
      <w:ins w:id="7425" w:author="Britt Collins" w:date="2021-09-30T14:58:00Z">
        <w:r w:rsidRPr="00163DCF">
          <w:rPr>
            <w:szCs w:val="21"/>
            <w:rPrChange w:id="7426" w:author="David" w:date="2022-08-17T16:58:00Z">
              <w:rPr>
                <w:rFonts w:ascii="Times New Roman" w:hAnsi="Times New Roman"/>
                <w:sz w:val="24"/>
                <w:szCs w:val="24"/>
              </w:rPr>
            </w:rPrChange>
          </w:rPr>
          <w:t xml:space="preserve"> </w:t>
        </w:r>
        <w:proofErr w:type="gramStart"/>
        <w:r w:rsidRPr="00163DCF">
          <w:rPr>
            <w:szCs w:val="21"/>
            <w:rPrChange w:id="7427" w:author="David" w:date="2022-08-17T16:58:00Z">
              <w:rPr>
                <w:rFonts w:ascii="Times New Roman" w:hAnsi="Times New Roman"/>
                <w:sz w:val="24"/>
                <w:szCs w:val="24"/>
              </w:rPr>
            </w:rPrChange>
          </w:rPr>
          <w:t>surprised</w:t>
        </w:r>
        <w:proofErr w:type="gramEnd"/>
        <w:r w:rsidRPr="00163DCF">
          <w:rPr>
            <w:szCs w:val="21"/>
            <w:rPrChange w:id="7428" w:author="David" w:date="2022-08-17T16:58:00Z">
              <w:rPr>
                <w:rFonts w:ascii="Times New Roman" w:hAnsi="Times New Roman"/>
                <w:sz w:val="24"/>
                <w:szCs w:val="24"/>
              </w:rPr>
            </w:rPrChange>
          </w:rPr>
          <w:t xml:space="preserve"> and offended. </w:t>
        </w:r>
      </w:ins>
      <w:ins w:id="7429" w:author="Britt Collins" w:date="2021-10-04T12:20:00Z">
        <w:r w:rsidR="003D7D83" w:rsidRPr="00163DCF">
          <w:rPr>
            <w:szCs w:val="21"/>
            <w:rPrChange w:id="7430" w:author="David" w:date="2022-08-17T16:58:00Z">
              <w:rPr>
                <w:rFonts w:ascii="Times New Roman" w:hAnsi="Times New Roman"/>
                <w:sz w:val="24"/>
                <w:szCs w:val="24"/>
              </w:rPr>
            </w:rPrChange>
          </w:rPr>
          <w:t>“Um, don’t think so</w:t>
        </w:r>
      </w:ins>
      <w:ins w:id="7431" w:author="Britt Collins" w:date="2021-10-04T12:21:00Z">
        <w:r w:rsidR="003D7D83" w:rsidRPr="00163DCF">
          <w:rPr>
            <w:szCs w:val="21"/>
            <w:rPrChange w:id="7432" w:author="David" w:date="2022-08-17T16:58:00Z">
              <w:rPr>
                <w:rFonts w:ascii="Times New Roman" w:hAnsi="Times New Roman"/>
                <w:sz w:val="24"/>
                <w:szCs w:val="24"/>
              </w:rPr>
            </w:rPrChange>
          </w:rPr>
          <w:t xml:space="preserve">… maybe </w:t>
        </w:r>
      </w:ins>
      <w:ins w:id="7433" w:author="Britt Collins" w:date="2021-09-30T14:58:00Z">
        <w:r w:rsidRPr="00163DCF">
          <w:rPr>
            <w:szCs w:val="21"/>
            <w:rPrChange w:id="7434" w:author="David" w:date="2022-08-17T16:58:00Z">
              <w:rPr>
                <w:rFonts w:ascii="Times New Roman" w:hAnsi="Times New Roman"/>
                <w:sz w:val="24"/>
                <w:szCs w:val="24"/>
              </w:rPr>
            </w:rPrChange>
          </w:rPr>
          <w:t>we just need a break.</w:t>
        </w:r>
      </w:ins>
      <w:ins w:id="7435" w:author="Britt Collins" w:date="2021-10-04T12:21:00Z">
        <w:r w:rsidR="003D7D83" w:rsidRPr="00163DCF">
          <w:rPr>
            <w:szCs w:val="21"/>
            <w:rPrChange w:id="7436" w:author="David" w:date="2022-08-17T16:58:00Z">
              <w:rPr>
                <w:rFonts w:ascii="Times New Roman" w:hAnsi="Times New Roman"/>
                <w:sz w:val="24"/>
                <w:szCs w:val="24"/>
              </w:rPr>
            </w:rPrChange>
          </w:rPr>
          <w:t>”</w:t>
        </w:r>
      </w:ins>
      <w:ins w:id="7437" w:author="Britt Collins" w:date="2021-09-30T14:58:00Z">
        <w:r w:rsidRPr="00163DCF">
          <w:rPr>
            <w:szCs w:val="21"/>
            <w:rPrChange w:id="7438" w:author="David" w:date="2022-08-17T16:58:00Z">
              <w:rPr>
                <w:rFonts w:ascii="Times New Roman" w:hAnsi="Times New Roman"/>
                <w:sz w:val="24"/>
                <w:szCs w:val="24"/>
              </w:rPr>
            </w:rPrChange>
          </w:rPr>
          <w:t xml:space="preserve"> </w:t>
        </w:r>
      </w:ins>
    </w:p>
    <w:p w14:paraId="7C9B40D6" w14:textId="7C4C5F81" w:rsidR="005319D5" w:rsidRPr="00163DCF" w:rsidRDefault="006F31F6">
      <w:pPr>
        <w:spacing w:line="276" w:lineRule="auto"/>
        <w:ind w:left="-5" w:right="15" w:firstLine="350"/>
        <w:rPr>
          <w:ins w:id="7439" w:author="Britt Collins" w:date="2021-10-04T12:28:00Z"/>
          <w:b/>
          <w:szCs w:val="21"/>
          <w:rPrChange w:id="7440" w:author="David" w:date="2022-08-17T16:58:00Z">
            <w:rPr>
              <w:ins w:id="7441" w:author="Britt Collins" w:date="2021-10-04T12:28:00Z"/>
              <w:rFonts w:ascii="Times New Roman" w:hAnsi="Times New Roman"/>
              <w:b/>
              <w:sz w:val="24"/>
              <w:szCs w:val="24"/>
            </w:rPr>
          </w:rPrChange>
        </w:rPr>
        <w:pPrChange w:id="7442" w:author="David" w:date="2022-08-17T17:01:00Z">
          <w:pPr>
            <w:spacing w:line="480" w:lineRule="auto"/>
            <w:ind w:left="-5" w:right="15" w:firstLine="350"/>
          </w:pPr>
        </w:pPrChange>
      </w:pPr>
      <w:ins w:id="7443" w:author="Britt Collins" w:date="2021-09-30T14:58:00Z">
        <w:r w:rsidRPr="00163DCF">
          <w:rPr>
            <w:szCs w:val="21"/>
            <w:rPrChange w:id="7444" w:author="David" w:date="2022-08-17T16:58:00Z">
              <w:rPr>
                <w:rFonts w:ascii="Times New Roman" w:hAnsi="Times New Roman"/>
                <w:sz w:val="24"/>
                <w:szCs w:val="24"/>
              </w:rPr>
            </w:rPrChange>
          </w:rPr>
          <w:t>With a heavy heart I made my way back home.</w:t>
        </w:r>
      </w:ins>
      <w:ins w:id="7445" w:author="Britt Collins" w:date="2021-10-04T12:21:00Z">
        <w:r w:rsidR="003D7D83" w:rsidRPr="00163DCF">
          <w:rPr>
            <w:szCs w:val="21"/>
            <w:rPrChange w:id="7446" w:author="David" w:date="2022-08-17T16:58:00Z">
              <w:rPr>
                <w:rFonts w:ascii="Times New Roman" w:hAnsi="Times New Roman"/>
                <w:sz w:val="24"/>
                <w:szCs w:val="24"/>
              </w:rPr>
            </w:rPrChange>
          </w:rPr>
          <w:t xml:space="preserve"> </w:t>
        </w:r>
      </w:ins>
      <w:ins w:id="7447" w:author="Britt Collins" w:date="2021-09-30T14:58:00Z">
        <w:r w:rsidRPr="00163DCF">
          <w:rPr>
            <w:szCs w:val="21"/>
            <w:rPrChange w:id="7448" w:author="David" w:date="2022-08-17T16:58:00Z">
              <w:rPr>
                <w:rFonts w:ascii="Times New Roman" w:hAnsi="Times New Roman"/>
                <w:sz w:val="24"/>
                <w:szCs w:val="24"/>
              </w:rPr>
            </w:rPrChange>
          </w:rPr>
          <w:t xml:space="preserve">Unexpectedly, a few weeks later I received a text from Elle. She had use of her </w:t>
        </w:r>
      </w:ins>
      <w:ins w:id="7449" w:author="Britt Collins" w:date="2021-10-04T12:22:00Z">
        <w:r w:rsidR="003D7D83" w:rsidRPr="00163DCF">
          <w:rPr>
            <w:szCs w:val="21"/>
            <w:rPrChange w:id="7450" w:author="David" w:date="2022-08-17T16:58:00Z">
              <w:rPr>
                <w:rFonts w:ascii="Times New Roman" w:hAnsi="Times New Roman"/>
                <w:sz w:val="24"/>
                <w:szCs w:val="24"/>
              </w:rPr>
            </w:rPrChange>
          </w:rPr>
          <w:t>a</w:t>
        </w:r>
      </w:ins>
      <w:ins w:id="7451" w:author="Britt Collins" w:date="2021-09-30T14:58:00Z">
        <w:r w:rsidRPr="00163DCF">
          <w:rPr>
            <w:szCs w:val="21"/>
            <w:rPrChange w:id="7452" w:author="David" w:date="2022-08-17T16:58:00Z">
              <w:rPr>
                <w:rFonts w:ascii="Times New Roman" w:hAnsi="Times New Roman"/>
                <w:sz w:val="24"/>
                <w:szCs w:val="24"/>
              </w:rPr>
            </w:rPrChange>
          </w:rPr>
          <w:t>unt’s car for the weekend. She wanted to show me the Blue Mountains</w:t>
        </w:r>
      </w:ins>
      <w:ins w:id="7453" w:author="Britt Collins" w:date="2021-10-04T12:22:00Z">
        <w:r w:rsidR="003D7D83" w:rsidRPr="00163DCF">
          <w:rPr>
            <w:szCs w:val="21"/>
            <w:rPrChange w:id="7454" w:author="David" w:date="2022-08-17T16:58:00Z">
              <w:rPr>
                <w:rFonts w:ascii="Times New Roman" w:hAnsi="Times New Roman"/>
                <w:sz w:val="24"/>
                <w:szCs w:val="24"/>
              </w:rPr>
            </w:rPrChange>
          </w:rPr>
          <w:t xml:space="preserve"> and</w:t>
        </w:r>
      </w:ins>
      <w:ins w:id="7455" w:author="Britt Collins" w:date="2021-09-30T14:58:00Z">
        <w:r w:rsidRPr="00163DCF">
          <w:rPr>
            <w:szCs w:val="21"/>
            <w:rPrChange w:id="7456" w:author="David" w:date="2022-08-17T16:58:00Z">
              <w:rPr>
                <w:rFonts w:ascii="Times New Roman" w:hAnsi="Times New Roman"/>
                <w:sz w:val="24"/>
                <w:szCs w:val="24"/>
              </w:rPr>
            </w:rPrChange>
          </w:rPr>
          <w:t xml:space="preserve"> I happily accepted. </w:t>
        </w:r>
      </w:ins>
      <w:ins w:id="7457" w:author="Britt Collins" w:date="2021-10-04T12:27:00Z">
        <w:r w:rsidR="005319D5" w:rsidRPr="00163DCF">
          <w:rPr>
            <w:b/>
            <w:szCs w:val="21"/>
            <w:rPrChange w:id="7458" w:author="David" w:date="2022-08-17T16:58:00Z">
              <w:rPr>
                <w:rFonts w:ascii="Times New Roman" w:hAnsi="Times New Roman"/>
                <w:sz w:val="24"/>
                <w:szCs w:val="24"/>
              </w:rPr>
            </w:rPrChange>
          </w:rPr>
          <w:t>Only two hours west of</w:t>
        </w:r>
      </w:ins>
      <w:ins w:id="7459" w:author="Britt Collins" w:date="2021-10-04T12:28:00Z">
        <w:r w:rsidR="005319D5" w:rsidRPr="00163DCF">
          <w:rPr>
            <w:b/>
            <w:szCs w:val="21"/>
            <w:rPrChange w:id="7460" w:author="David" w:date="2022-08-17T16:58:00Z">
              <w:rPr>
                <w:rFonts w:ascii="Times New Roman" w:hAnsi="Times New Roman"/>
                <w:sz w:val="24"/>
                <w:szCs w:val="24"/>
              </w:rPr>
            </w:rPrChange>
          </w:rPr>
          <w:t xml:space="preserve"> Sydney, t</w:t>
        </w:r>
      </w:ins>
      <w:ins w:id="7461" w:author="Britt Collins" w:date="2021-09-30T14:58:00Z">
        <w:r w:rsidRPr="00163DCF">
          <w:rPr>
            <w:b/>
            <w:szCs w:val="21"/>
            <w:rPrChange w:id="7462" w:author="David" w:date="2022-08-17T16:58:00Z">
              <w:rPr>
                <w:rFonts w:ascii="Times New Roman" w:hAnsi="Times New Roman"/>
                <w:sz w:val="24"/>
                <w:szCs w:val="24"/>
              </w:rPr>
            </w:rPrChange>
          </w:rPr>
          <w:t xml:space="preserve">he </w:t>
        </w:r>
      </w:ins>
      <w:ins w:id="7463" w:author="Britt Collins" w:date="2021-10-04T12:35:00Z">
        <w:r w:rsidR="005319D5" w:rsidRPr="00163DCF">
          <w:rPr>
            <w:b/>
            <w:szCs w:val="21"/>
            <w:rPrChange w:id="7464" w:author="David" w:date="2022-08-17T16:58:00Z">
              <w:rPr>
                <w:rFonts w:ascii="Times New Roman" w:hAnsi="Times New Roman"/>
                <w:b/>
                <w:sz w:val="24"/>
                <w:szCs w:val="24"/>
              </w:rPr>
            </w:rPrChange>
          </w:rPr>
          <w:t xml:space="preserve">rolling hills of the </w:t>
        </w:r>
      </w:ins>
      <w:ins w:id="7465" w:author="Britt Collins" w:date="2021-09-30T14:58:00Z">
        <w:r w:rsidRPr="00163DCF">
          <w:rPr>
            <w:b/>
            <w:szCs w:val="21"/>
            <w:rPrChange w:id="7466" w:author="David" w:date="2022-08-17T16:58:00Z">
              <w:rPr>
                <w:rFonts w:ascii="Times New Roman" w:hAnsi="Times New Roman"/>
                <w:sz w:val="24"/>
                <w:szCs w:val="24"/>
              </w:rPr>
            </w:rPrChange>
          </w:rPr>
          <w:t xml:space="preserve">Blue Mountains </w:t>
        </w:r>
      </w:ins>
      <w:ins w:id="7467" w:author="Britt Collins" w:date="2021-10-04T12:28:00Z">
        <w:r w:rsidR="005319D5" w:rsidRPr="00163DCF">
          <w:rPr>
            <w:b/>
            <w:szCs w:val="21"/>
            <w:rPrChange w:id="7468" w:author="David" w:date="2022-08-17T16:58:00Z">
              <w:rPr>
                <w:rFonts w:ascii="Times New Roman" w:hAnsi="Times New Roman"/>
                <w:sz w:val="24"/>
                <w:szCs w:val="24"/>
              </w:rPr>
            </w:rPrChange>
          </w:rPr>
          <w:t>were</w:t>
        </w:r>
      </w:ins>
      <w:ins w:id="7469" w:author="Britt Collins" w:date="2021-09-30T14:58:00Z">
        <w:r w:rsidRPr="00163DCF">
          <w:rPr>
            <w:b/>
            <w:szCs w:val="21"/>
            <w:rPrChange w:id="7470" w:author="David" w:date="2022-08-17T16:58:00Z">
              <w:rPr>
                <w:rFonts w:ascii="Times New Roman" w:hAnsi="Times New Roman"/>
                <w:sz w:val="24"/>
                <w:szCs w:val="24"/>
              </w:rPr>
            </w:rPrChange>
          </w:rPr>
          <w:t xml:space="preserve"> one of the </w:t>
        </w:r>
      </w:ins>
      <w:ins w:id="7471" w:author="Britt Collins" w:date="2021-10-04T15:04:00Z">
        <w:r w:rsidR="0016651D" w:rsidRPr="00163DCF">
          <w:rPr>
            <w:b/>
            <w:szCs w:val="21"/>
            <w:rPrChange w:id="7472" w:author="David" w:date="2022-08-17T16:58:00Z">
              <w:rPr>
                <w:rFonts w:ascii="Times New Roman" w:hAnsi="Times New Roman"/>
                <w:b/>
                <w:sz w:val="24"/>
                <w:szCs w:val="24"/>
              </w:rPr>
            </w:rPrChange>
          </w:rPr>
          <w:t>city’s</w:t>
        </w:r>
      </w:ins>
      <w:ins w:id="7473" w:author="Britt Collins" w:date="2021-10-04T12:28:00Z">
        <w:r w:rsidR="005319D5" w:rsidRPr="00163DCF">
          <w:rPr>
            <w:b/>
            <w:szCs w:val="21"/>
            <w:rPrChange w:id="7474" w:author="David" w:date="2022-08-17T16:58:00Z">
              <w:rPr>
                <w:rFonts w:ascii="Times New Roman" w:hAnsi="Times New Roman"/>
                <w:sz w:val="24"/>
                <w:szCs w:val="24"/>
              </w:rPr>
            </w:rPrChange>
          </w:rPr>
          <w:t xml:space="preserve"> hotspots</w:t>
        </w:r>
      </w:ins>
      <w:ins w:id="7475" w:author="Britt Collins" w:date="2021-09-30T14:58:00Z">
        <w:r w:rsidRPr="00163DCF">
          <w:rPr>
            <w:b/>
            <w:szCs w:val="21"/>
            <w:rPrChange w:id="7476" w:author="David" w:date="2022-08-17T16:58:00Z">
              <w:rPr>
                <w:rFonts w:ascii="Times New Roman" w:hAnsi="Times New Roman"/>
                <w:sz w:val="24"/>
                <w:szCs w:val="24"/>
              </w:rPr>
            </w:rPrChange>
          </w:rPr>
          <w:t xml:space="preserve">. </w:t>
        </w:r>
      </w:ins>
      <w:ins w:id="7477" w:author="Britt Collins" w:date="2021-10-04T15:03:00Z">
        <w:r w:rsidR="0016651D" w:rsidRPr="00163DCF">
          <w:rPr>
            <w:b/>
            <w:szCs w:val="21"/>
            <w:rPrChange w:id="7478" w:author="David" w:date="2022-08-17T16:58:00Z">
              <w:rPr>
                <w:rFonts w:ascii="Times New Roman" w:hAnsi="Times New Roman"/>
                <w:b/>
                <w:sz w:val="24"/>
                <w:szCs w:val="24"/>
              </w:rPr>
            </w:rPrChange>
          </w:rPr>
          <w:t>Avoid</w:t>
        </w:r>
      </w:ins>
      <w:ins w:id="7479" w:author="Britt Collins" w:date="2021-10-04T12:22:00Z">
        <w:r w:rsidR="003D7D83" w:rsidRPr="00163DCF">
          <w:rPr>
            <w:b/>
            <w:szCs w:val="21"/>
            <w:rPrChange w:id="7480" w:author="David" w:date="2022-08-17T16:58:00Z">
              <w:rPr>
                <w:rFonts w:ascii="Times New Roman" w:hAnsi="Times New Roman"/>
                <w:sz w:val="24"/>
                <w:szCs w:val="24"/>
              </w:rPr>
            </w:rPrChange>
          </w:rPr>
          <w:t xml:space="preserve"> GENERIC DESCRIPTION, WHY IS IT MUST-SEE</w:t>
        </w:r>
      </w:ins>
      <w:ins w:id="7481" w:author="Britt Collins" w:date="2021-10-04T15:04:00Z">
        <w:r w:rsidR="0016651D" w:rsidRPr="00163DCF">
          <w:rPr>
            <w:b/>
            <w:szCs w:val="21"/>
            <w:rPrChange w:id="7482" w:author="David" w:date="2022-08-17T16:58:00Z">
              <w:rPr>
                <w:rFonts w:ascii="Times New Roman" w:hAnsi="Times New Roman"/>
                <w:b/>
                <w:sz w:val="24"/>
                <w:szCs w:val="24"/>
              </w:rPr>
            </w:rPrChange>
          </w:rPr>
          <w:t xml:space="preserve"> etc</w:t>
        </w:r>
      </w:ins>
      <w:ins w:id="7483" w:author="Britt Collins" w:date="2021-10-04T12:22:00Z">
        <w:r w:rsidR="003D7D83" w:rsidRPr="00163DCF">
          <w:rPr>
            <w:b/>
            <w:szCs w:val="21"/>
            <w:rPrChange w:id="7484" w:author="David" w:date="2022-08-17T16:58:00Z">
              <w:rPr>
                <w:rFonts w:ascii="Times New Roman" w:hAnsi="Times New Roman"/>
                <w:sz w:val="24"/>
                <w:szCs w:val="24"/>
              </w:rPr>
            </w:rPrChange>
          </w:rPr>
          <w:t xml:space="preserve">? </w:t>
        </w:r>
      </w:ins>
      <w:ins w:id="7485" w:author="Britt Collins" w:date="2021-10-04T12:32:00Z">
        <w:r w:rsidR="005319D5" w:rsidRPr="00163DCF">
          <w:rPr>
            <w:b/>
            <w:szCs w:val="21"/>
            <w:rPrChange w:id="7486" w:author="David" w:date="2022-08-17T16:58:00Z">
              <w:rPr>
                <w:rFonts w:ascii="Times New Roman" w:hAnsi="Times New Roman"/>
                <w:b/>
                <w:sz w:val="24"/>
                <w:szCs w:val="24"/>
              </w:rPr>
            </w:rPrChange>
          </w:rPr>
          <w:t>For example,</w:t>
        </w:r>
      </w:ins>
      <w:ins w:id="7487" w:author="Britt Collins" w:date="2021-10-04T15:04:00Z">
        <w:r w:rsidR="0016651D" w:rsidRPr="00163DCF">
          <w:rPr>
            <w:b/>
            <w:szCs w:val="21"/>
            <w:rPrChange w:id="7488" w:author="David" w:date="2022-08-17T16:58:00Z">
              <w:rPr>
                <w:rFonts w:ascii="Times New Roman" w:hAnsi="Times New Roman"/>
                <w:b/>
                <w:sz w:val="24"/>
                <w:szCs w:val="24"/>
              </w:rPr>
            </w:rPrChange>
          </w:rPr>
          <w:t xml:space="preserve"> make it vivid so readers get the picture</w:t>
        </w:r>
      </w:ins>
      <w:ins w:id="7489" w:author="Britt Collins" w:date="2021-10-04T15:05:00Z">
        <w:r w:rsidR="0016651D" w:rsidRPr="00163DCF">
          <w:rPr>
            <w:b/>
            <w:szCs w:val="21"/>
            <w:rPrChange w:id="7490" w:author="David" w:date="2022-08-17T16:58:00Z">
              <w:rPr>
                <w:rFonts w:ascii="Times New Roman" w:hAnsi="Times New Roman"/>
                <w:b/>
                <w:sz w:val="24"/>
                <w:szCs w:val="24"/>
              </w:rPr>
            </w:rPrChange>
          </w:rPr>
          <w:t xml:space="preserve">, </w:t>
        </w:r>
      </w:ins>
      <w:ins w:id="7491" w:author="Britt Collins" w:date="2021-10-04T15:04:00Z">
        <w:r w:rsidR="0016651D" w:rsidRPr="00163DCF">
          <w:rPr>
            <w:b/>
            <w:szCs w:val="21"/>
            <w:rPrChange w:id="7492" w:author="David" w:date="2022-08-17T16:58:00Z">
              <w:rPr>
                <w:rFonts w:ascii="Times New Roman" w:hAnsi="Times New Roman"/>
                <w:b/>
                <w:sz w:val="24"/>
                <w:szCs w:val="24"/>
              </w:rPr>
            </w:rPrChange>
          </w:rPr>
          <w:t>something along the lines</w:t>
        </w:r>
      </w:ins>
      <w:ins w:id="7493" w:author="Britt Collins" w:date="2021-10-04T15:05:00Z">
        <w:r w:rsidR="0016651D" w:rsidRPr="00163DCF">
          <w:rPr>
            <w:b/>
            <w:szCs w:val="21"/>
            <w:rPrChange w:id="7494" w:author="David" w:date="2022-08-17T16:58:00Z">
              <w:rPr>
                <w:rFonts w:ascii="Times New Roman" w:hAnsi="Times New Roman"/>
                <w:b/>
                <w:sz w:val="24"/>
                <w:szCs w:val="24"/>
              </w:rPr>
            </w:rPrChange>
          </w:rPr>
          <w:t>:</w:t>
        </w:r>
      </w:ins>
      <w:ins w:id="7495" w:author="Britt Collins" w:date="2021-10-04T12:32:00Z">
        <w:r w:rsidR="005319D5" w:rsidRPr="00163DCF">
          <w:rPr>
            <w:b/>
            <w:szCs w:val="21"/>
            <w:rPrChange w:id="7496" w:author="David" w:date="2022-08-17T16:58:00Z">
              <w:rPr>
                <w:rFonts w:ascii="Times New Roman" w:hAnsi="Times New Roman"/>
                <w:b/>
                <w:sz w:val="24"/>
                <w:szCs w:val="24"/>
              </w:rPr>
            </w:rPrChange>
          </w:rPr>
          <w:t xml:space="preserve"> Just as the Scottish have the Highlands and New Yorkers have the Catskills, </w:t>
        </w:r>
      </w:ins>
      <w:ins w:id="7497" w:author="Britt Collins" w:date="2021-10-04T12:33:00Z">
        <w:r w:rsidR="005319D5" w:rsidRPr="00163DCF">
          <w:rPr>
            <w:b/>
            <w:szCs w:val="21"/>
            <w:rPrChange w:id="7498" w:author="David" w:date="2022-08-17T16:58:00Z">
              <w:rPr>
                <w:rFonts w:ascii="Times New Roman" w:hAnsi="Times New Roman"/>
                <w:b/>
                <w:sz w:val="24"/>
                <w:szCs w:val="24"/>
              </w:rPr>
            </w:rPrChange>
          </w:rPr>
          <w:t xml:space="preserve">Sydneysiders have the Blue Mountains, </w:t>
        </w:r>
      </w:ins>
      <w:ins w:id="7499" w:author="Britt Collins" w:date="2021-10-04T12:38:00Z">
        <w:r w:rsidR="00593CA0" w:rsidRPr="00163DCF">
          <w:rPr>
            <w:b/>
            <w:szCs w:val="21"/>
            <w:rPrChange w:id="7500" w:author="David" w:date="2022-08-17T16:58:00Z">
              <w:rPr>
                <w:rFonts w:ascii="Times New Roman" w:hAnsi="Times New Roman"/>
                <w:b/>
                <w:sz w:val="24"/>
                <w:szCs w:val="24"/>
              </w:rPr>
            </w:rPrChange>
          </w:rPr>
          <w:t>an</w:t>
        </w:r>
      </w:ins>
      <w:ins w:id="7501" w:author="Britt Collins" w:date="2021-10-04T12:39:00Z">
        <w:r w:rsidR="00593CA0" w:rsidRPr="00163DCF">
          <w:rPr>
            <w:b/>
            <w:szCs w:val="21"/>
            <w:rPrChange w:id="7502" w:author="David" w:date="2022-08-17T16:58:00Z">
              <w:rPr>
                <w:rFonts w:ascii="Times New Roman" w:hAnsi="Times New Roman"/>
                <w:b/>
                <w:sz w:val="24"/>
                <w:szCs w:val="24"/>
              </w:rPr>
            </w:rPrChange>
          </w:rPr>
          <w:t xml:space="preserve"> untamed wilderness</w:t>
        </w:r>
      </w:ins>
      <w:ins w:id="7503" w:author="Britt Collins" w:date="2021-10-04T12:37:00Z">
        <w:r w:rsidR="00593CA0" w:rsidRPr="00163DCF">
          <w:rPr>
            <w:b/>
            <w:szCs w:val="21"/>
            <w:rPrChange w:id="7504" w:author="David" w:date="2022-08-17T16:58:00Z">
              <w:rPr>
                <w:rFonts w:ascii="Times New Roman" w:hAnsi="Times New Roman"/>
                <w:b/>
                <w:sz w:val="24"/>
                <w:szCs w:val="24"/>
              </w:rPr>
            </w:rPrChange>
          </w:rPr>
          <w:t xml:space="preserve"> </w:t>
        </w:r>
      </w:ins>
      <w:ins w:id="7505" w:author="Britt Collins" w:date="2021-10-04T12:33:00Z">
        <w:r w:rsidR="005319D5" w:rsidRPr="00163DCF">
          <w:rPr>
            <w:b/>
            <w:szCs w:val="21"/>
            <w:rPrChange w:id="7506" w:author="David" w:date="2022-08-17T16:58:00Z">
              <w:rPr>
                <w:rFonts w:ascii="Times New Roman" w:hAnsi="Times New Roman"/>
                <w:b/>
                <w:sz w:val="24"/>
                <w:szCs w:val="24"/>
              </w:rPr>
            </w:rPrChange>
          </w:rPr>
          <w:t>stretching across two</w:t>
        </w:r>
      </w:ins>
      <w:ins w:id="7507" w:author="Britt Collins" w:date="2021-10-04T12:34:00Z">
        <w:r w:rsidR="005319D5" w:rsidRPr="00163DCF">
          <w:rPr>
            <w:b/>
            <w:szCs w:val="21"/>
            <w:rPrChange w:id="7508" w:author="David" w:date="2022-08-17T16:58:00Z">
              <w:rPr>
                <w:rFonts w:ascii="Times New Roman" w:hAnsi="Times New Roman"/>
                <w:b/>
                <w:sz w:val="24"/>
                <w:szCs w:val="24"/>
              </w:rPr>
            </w:rPrChange>
          </w:rPr>
          <w:t>-and-half million acres filled with national parks of lush forest, craggy sandstone cliffs</w:t>
        </w:r>
      </w:ins>
      <w:ins w:id="7509" w:author="Britt Collins" w:date="2021-10-04T12:37:00Z">
        <w:r w:rsidR="00593CA0" w:rsidRPr="00163DCF">
          <w:rPr>
            <w:b/>
            <w:szCs w:val="21"/>
            <w:rPrChange w:id="7510" w:author="David" w:date="2022-08-17T16:58:00Z">
              <w:rPr>
                <w:rFonts w:ascii="Times New Roman" w:hAnsi="Times New Roman"/>
                <w:b/>
                <w:sz w:val="24"/>
                <w:szCs w:val="24"/>
              </w:rPr>
            </w:rPrChange>
          </w:rPr>
          <w:t xml:space="preserve">, </w:t>
        </w:r>
      </w:ins>
      <w:ins w:id="7511" w:author="Britt Collins" w:date="2021-10-04T12:39:00Z">
        <w:r w:rsidR="00593CA0" w:rsidRPr="00163DCF">
          <w:rPr>
            <w:b/>
            <w:szCs w:val="21"/>
            <w:rPrChange w:id="7512" w:author="David" w:date="2022-08-17T16:58:00Z">
              <w:rPr>
                <w:rFonts w:ascii="Times New Roman" w:hAnsi="Times New Roman"/>
                <w:b/>
                <w:sz w:val="24"/>
                <w:szCs w:val="24"/>
              </w:rPr>
            </w:rPrChange>
          </w:rPr>
          <w:t>lim</w:t>
        </w:r>
      </w:ins>
      <w:ins w:id="7513" w:author="Britt Collins" w:date="2021-10-04T12:40:00Z">
        <w:r w:rsidR="00593CA0" w:rsidRPr="00163DCF">
          <w:rPr>
            <w:b/>
            <w:szCs w:val="21"/>
            <w:rPrChange w:id="7514" w:author="David" w:date="2022-08-17T16:58:00Z">
              <w:rPr>
                <w:rFonts w:ascii="Times New Roman" w:hAnsi="Times New Roman"/>
                <w:b/>
                <w:sz w:val="24"/>
                <w:szCs w:val="24"/>
              </w:rPr>
            </w:rPrChange>
          </w:rPr>
          <w:t>estone caves</w:t>
        </w:r>
      </w:ins>
      <w:ins w:id="7515" w:author="Britt Collins" w:date="2021-10-04T12:36:00Z">
        <w:r w:rsidR="005319D5" w:rsidRPr="00163DCF">
          <w:rPr>
            <w:b/>
            <w:szCs w:val="21"/>
            <w:rPrChange w:id="7516" w:author="David" w:date="2022-08-17T16:58:00Z">
              <w:rPr>
                <w:rFonts w:ascii="Times New Roman" w:hAnsi="Times New Roman"/>
                <w:b/>
                <w:sz w:val="24"/>
                <w:szCs w:val="24"/>
              </w:rPr>
            </w:rPrChange>
          </w:rPr>
          <w:t xml:space="preserve"> and bushland</w:t>
        </w:r>
      </w:ins>
      <w:ins w:id="7517" w:author="Britt Collins" w:date="2021-10-04T12:34:00Z">
        <w:r w:rsidR="005319D5" w:rsidRPr="00163DCF">
          <w:rPr>
            <w:b/>
            <w:szCs w:val="21"/>
            <w:rPrChange w:id="7518" w:author="David" w:date="2022-08-17T16:58:00Z">
              <w:rPr>
                <w:rFonts w:ascii="Times New Roman" w:hAnsi="Times New Roman"/>
                <w:b/>
                <w:sz w:val="24"/>
                <w:szCs w:val="24"/>
              </w:rPr>
            </w:rPrChange>
          </w:rPr>
          <w:t xml:space="preserve"> roaming with </w:t>
        </w:r>
      </w:ins>
      <w:ins w:id="7519" w:author="Britt Collins" w:date="2021-10-04T12:35:00Z">
        <w:r w:rsidR="005319D5" w:rsidRPr="00163DCF">
          <w:rPr>
            <w:b/>
            <w:szCs w:val="21"/>
            <w:rPrChange w:id="7520" w:author="David" w:date="2022-08-17T16:58:00Z">
              <w:rPr>
                <w:rFonts w:ascii="Times New Roman" w:hAnsi="Times New Roman"/>
                <w:b/>
                <w:sz w:val="24"/>
                <w:szCs w:val="24"/>
              </w:rPr>
            </w:rPrChange>
          </w:rPr>
          <w:t>kangaroos</w:t>
        </w:r>
      </w:ins>
      <w:ins w:id="7521" w:author="Britt Collins" w:date="2021-10-04T12:44:00Z">
        <w:r w:rsidR="00593CA0" w:rsidRPr="00163DCF">
          <w:rPr>
            <w:b/>
            <w:szCs w:val="21"/>
            <w:rPrChange w:id="7522" w:author="David" w:date="2022-08-17T16:58:00Z">
              <w:rPr>
                <w:rFonts w:ascii="Times New Roman" w:hAnsi="Times New Roman"/>
                <w:b/>
                <w:sz w:val="24"/>
                <w:szCs w:val="24"/>
              </w:rPr>
            </w:rPrChange>
          </w:rPr>
          <w:t xml:space="preserve">, bandicoots, </w:t>
        </w:r>
        <w:proofErr w:type="gramStart"/>
        <w:r w:rsidR="00593CA0" w:rsidRPr="00163DCF">
          <w:rPr>
            <w:b/>
            <w:szCs w:val="21"/>
            <w:rPrChange w:id="7523" w:author="David" w:date="2022-08-17T16:58:00Z">
              <w:rPr>
                <w:rFonts w:ascii="Times New Roman" w:hAnsi="Times New Roman"/>
                <w:sz w:val="24"/>
                <w:szCs w:val="24"/>
              </w:rPr>
            </w:rPrChange>
          </w:rPr>
          <w:t>kookaburras</w:t>
        </w:r>
      </w:ins>
      <w:proofErr w:type="gramEnd"/>
      <w:ins w:id="7524" w:author="Britt Collins" w:date="2021-10-04T12:35:00Z">
        <w:r w:rsidR="005319D5" w:rsidRPr="00163DCF">
          <w:rPr>
            <w:b/>
            <w:szCs w:val="21"/>
            <w:rPrChange w:id="7525" w:author="David" w:date="2022-08-17T16:58:00Z">
              <w:rPr>
                <w:rFonts w:ascii="Times New Roman" w:hAnsi="Times New Roman"/>
                <w:b/>
                <w:sz w:val="24"/>
                <w:szCs w:val="24"/>
              </w:rPr>
            </w:rPrChange>
          </w:rPr>
          <w:t xml:space="preserve"> and </w:t>
        </w:r>
      </w:ins>
      <w:ins w:id="7526" w:author="Britt Collins" w:date="2021-10-04T15:09:00Z">
        <w:r w:rsidR="0016651D" w:rsidRPr="00163DCF">
          <w:rPr>
            <w:b/>
            <w:szCs w:val="21"/>
            <w:rPrChange w:id="7527" w:author="David" w:date="2022-08-17T16:58:00Z">
              <w:rPr>
                <w:rFonts w:ascii="Times New Roman" w:hAnsi="Times New Roman"/>
                <w:b/>
                <w:sz w:val="24"/>
                <w:szCs w:val="24"/>
              </w:rPr>
            </w:rPrChange>
          </w:rPr>
          <w:t xml:space="preserve">the country’s </w:t>
        </w:r>
      </w:ins>
      <w:ins w:id="7528" w:author="Britt Collins" w:date="2021-10-04T12:35:00Z">
        <w:r w:rsidR="005319D5" w:rsidRPr="00163DCF">
          <w:rPr>
            <w:b/>
            <w:szCs w:val="21"/>
            <w:rPrChange w:id="7529" w:author="David" w:date="2022-08-17T16:58:00Z">
              <w:rPr>
                <w:rFonts w:ascii="Times New Roman" w:hAnsi="Times New Roman"/>
                <w:b/>
                <w:sz w:val="24"/>
                <w:szCs w:val="24"/>
              </w:rPr>
            </w:rPrChange>
          </w:rPr>
          <w:t xml:space="preserve">other </w:t>
        </w:r>
      </w:ins>
      <w:ins w:id="7530" w:author="Britt Collins" w:date="2021-10-04T15:09:00Z">
        <w:r w:rsidR="0016651D" w:rsidRPr="00163DCF">
          <w:rPr>
            <w:b/>
            <w:szCs w:val="21"/>
            <w:rPrChange w:id="7531" w:author="David" w:date="2022-08-17T16:58:00Z">
              <w:rPr>
                <w:rFonts w:ascii="Times New Roman" w:hAnsi="Times New Roman"/>
                <w:b/>
                <w:sz w:val="24"/>
                <w:szCs w:val="24"/>
              </w:rPr>
            </w:rPrChange>
          </w:rPr>
          <w:t>we</w:t>
        </w:r>
      </w:ins>
      <w:ins w:id="7532" w:author="Britt Collins" w:date="2021-10-04T15:10:00Z">
        <w:r w:rsidR="0016651D" w:rsidRPr="00163DCF">
          <w:rPr>
            <w:b/>
            <w:szCs w:val="21"/>
            <w:rPrChange w:id="7533" w:author="David" w:date="2022-08-17T16:58:00Z">
              <w:rPr>
                <w:rFonts w:ascii="Times New Roman" w:hAnsi="Times New Roman"/>
                <w:b/>
                <w:sz w:val="24"/>
                <w:szCs w:val="24"/>
              </w:rPr>
            </w:rPrChange>
          </w:rPr>
          <w:t xml:space="preserve">ird </w:t>
        </w:r>
      </w:ins>
      <w:ins w:id="7534" w:author="Britt Collins" w:date="2021-10-04T12:35:00Z">
        <w:r w:rsidR="005319D5" w:rsidRPr="00163DCF">
          <w:rPr>
            <w:b/>
            <w:szCs w:val="21"/>
            <w:rPrChange w:id="7535" w:author="David" w:date="2022-08-17T16:58:00Z">
              <w:rPr>
                <w:rFonts w:ascii="Times New Roman" w:hAnsi="Times New Roman"/>
                <w:b/>
                <w:sz w:val="24"/>
                <w:szCs w:val="24"/>
              </w:rPr>
            </w:rPrChange>
          </w:rPr>
          <w:t>critters.</w:t>
        </w:r>
      </w:ins>
    </w:p>
    <w:p w14:paraId="4C078C88" w14:textId="7BE0DD6B" w:rsidR="006F31F6" w:rsidRPr="00163DCF" w:rsidRDefault="006F31F6">
      <w:pPr>
        <w:spacing w:line="276" w:lineRule="auto"/>
        <w:ind w:left="-5" w:right="15" w:firstLine="350"/>
        <w:rPr>
          <w:ins w:id="7536" w:author="Britt Collins" w:date="2021-09-30T14:58:00Z"/>
          <w:szCs w:val="21"/>
          <w:rPrChange w:id="7537" w:author="David" w:date="2022-08-17T16:58:00Z">
            <w:rPr>
              <w:ins w:id="7538" w:author="Britt Collins" w:date="2021-09-30T14:58:00Z"/>
              <w:rFonts w:ascii="Times New Roman" w:hAnsi="Times New Roman"/>
              <w:sz w:val="24"/>
              <w:szCs w:val="24"/>
            </w:rPr>
          </w:rPrChange>
        </w:rPr>
        <w:pPrChange w:id="7539" w:author="David" w:date="2022-08-17T17:01:00Z">
          <w:pPr>
            <w:ind w:left="-5" w:right="15"/>
          </w:pPr>
        </w:pPrChange>
      </w:pPr>
      <w:ins w:id="7540" w:author="Britt Collins" w:date="2021-09-30T14:58:00Z">
        <w:r w:rsidRPr="00163DCF">
          <w:rPr>
            <w:szCs w:val="21"/>
            <w:rPrChange w:id="7541" w:author="David" w:date="2022-08-17T16:58:00Z">
              <w:rPr>
                <w:rFonts w:ascii="Times New Roman" w:hAnsi="Times New Roman"/>
                <w:sz w:val="24"/>
                <w:szCs w:val="24"/>
              </w:rPr>
            </w:rPrChange>
          </w:rPr>
          <w:t>I felt happy, but sceptical about meeting Elle again. She wanted to be friends. I wanted us to still be together.</w:t>
        </w:r>
      </w:ins>
    </w:p>
    <w:p w14:paraId="58A71BE4" w14:textId="58403AC6" w:rsidR="006F31F6" w:rsidRPr="00163DCF" w:rsidRDefault="006F31F6">
      <w:pPr>
        <w:spacing w:line="276" w:lineRule="auto"/>
        <w:ind w:left="-5" w:right="15" w:firstLine="350"/>
        <w:rPr>
          <w:ins w:id="7542" w:author="Britt Collins" w:date="2021-09-30T14:58:00Z"/>
          <w:szCs w:val="21"/>
          <w:rPrChange w:id="7543" w:author="David" w:date="2022-08-17T16:58:00Z">
            <w:rPr>
              <w:ins w:id="7544" w:author="Britt Collins" w:date="2021-09-30T14:58:00Z"/>
              <w:rFonts w:ascii="Times New Roman" w:hAnsi="Times New Roman"/>
              <w:sz w:val="24"/>
              <w:szCs w:val="24"/>
            </w:rPr>
          </w:rPrChange>
        </w:rPr>
        <w:pPrChange w:id="7545" w:author="David" w:date="2022-08-17T17:01:00Z">
          <w:pPr>
            <w:ind w:left="-5" w:right="15"/>
          </w:pPr>
        </w:pPrChange>
      </w:pPr>
      <w:ins w:id="7546" w:author="Britt Collins" w:date="2021-09-30T14:58:00Z">
        <w:r w:rsidRPr="00163DCF">
          <w:rPr>
            <w:szCs w:val="21"/>
            <w:rPrChange w:id="7547" w:author="David" w:date="2022-08-17T16:58:00Z">
              <w:rPr>
                <w:rFonts w:ascii="Times New Roman" w:hAnsi="Times New Roman"/>
                <w:sz w:val="24"/>
                <w:szCs w:val="24"/>
              </w:rPr>
            </w:rPrChange>
          </w:rPr>
          <w:t>The drive in Elle</w:t>
        </w:r>
      </w:ins>
      <w:ins w:id="7548" w:author="Britt Collins" w:date="2021-10-04T12:29:00Z">
        <w:r w:rsidR="005319D5" w:rsidRPr="00163DCF">
          <w:rPr>
            <w:szCs w:val="21"/>
            <w:rPrChange w:id="7549" w:author="David" w:date="2022-08-17T16:58:00Z">
              <w:rPr>
                <w:rFonts w:ascii="Times New Roman" w:hAnsi="Times New Roman"/>
                <w:sz w:val="24"/>
                <w:szCs w:val="24"/>
              </w:rPr>
            </w:rPrChange>
          </w:rPr>
          <w:t>’</w:t>
        </w:r>
      </w:ins>
      <w:ins w:id="7550" w:author="Britt Collins" w:date="2021-09-30T14:58:00Z">
        <w:r w:rsidRPr="00163DCF">
          <w:rPr>
            <w:szCs w:val="21"/>
            <w:rPrChange w:id="7551" w:author="David" w:date="2022-08-17T16:58:00Z">
              <w:rPr>
                <w:rFonts w:ascii="Times New Roman" w:hAnsi="Times New Roman"/>
                <w:sz w:val="24"/>
                <w:szCs w:val="24"/>
              </w:rPr>
            </w:rPrChange>
          </w:rPr>
          <w:t xml:space="preserve">s </w:t>
        </w:r>
      </w:ins>
      <w:ins w:id="7552" w:author="Britt Collins" w:date="2021-10-04T12:32:00Z">
        <w:r w:rsidR="005319D5" w:rsidRPr="00163DCF">
          <w:rPr>
            <w:szCs w:val="21"/>
            <w:rPrChange w:id="7553" w:author="David" w:date="2022-08-17T16:58:00Z">
              <w:rPr>
                <w:rFonts w:ascii="Times New Roman" w:hAnsi="Times New Roman"/>
                <w:sz w:val="24"/>
                <w:szCs w:val="24"/>
              </w:rPr>
            </w:rPrChange>
          </w:rPr>
          <w:t>a</w:t>
        </w:r>
      </w:ins>
      <w:ins w:id="7554" w:author="Britt Collins" w:date="2021-09-30T14:58:00Z">
        <w:r w:rsidRPr="00163DCF">
          <w:rPr>
            <w:szCs w:val="21"/>
            <w:rPrChange w:id="7555" w:author="David" w:date="2022-08-17T16:58:00Z">
              <w:rPr>
                <w:rFonts w:ascii="Times New Roman" w:hAnsi="Times New Roman"/>
                <w:sz w:val="24"/>
                <w:szCs w:val="24"/>
              </w:rPr>
            </w:rPrChange>
          </w:rPr>
          <w:t xml:space="preserve">unt's luxurious Toyota Prius was smooth. The volume on the radio was turned up as Elle sung along to Triple J radio tracks. </w:t>
        </w:r>
      </w:ins>
      <w:ins w:id="7556" w:author="Britt Collins" w:date="2021-10-04T12:29:00Z">
        <w:r w:rsidR="005319D5" w:rsidRPr="00163DCF">
          <w:rPr>
            <w:szCs w:val="21"/>
            <w:rPrChange w:id="7557" w:author="David" w:date="2022-08-17T16:58:00Z">
              <w:rPr>
                <w:rFonts w:ascii="Times New Roman" w:hAnsi="Times New Roman"/>
                <w:sz w:val="24"/>
                <w:szCs w:val="24"/>
              </w:rPr>
            </w:rPrChange>
          </w:rPr>
          <w:t>Even with the window rolled down, t</w:t>
        </w:r>
      </w:ins>
      <w:ins w:id="7558" w:author="Britt Collins" w:date="2021-09-30T14:58:00Z">
        <w:r w:rsidRPr="00163DCF">
          <w:rPr>
            <w:szCs w:val="21"/>
            <w:rPrChange w:id="7559" w:author="David" w:date="2022-08-17T16:58:00Z">
              <w:rPr>
                <w:rFonts w:ascii="Times New Roman" w:hAnsi="Times New Roman"/>
                <w:sz w:val="24"/>
                <w:szCs w:val="24"/>
              </w:rPr>
            </w:rPrChange>
          </w:rPr>
          <w:t xml:space="preserve">he car interior was warm. </w:t>
        </w:r>
      </w:ins>
      <w:ins w:id="7560" w:author="Britt Collins" w:date="2021-10-04T12:29:00Z">
        <w:r w:rsidR="005319D5" w:rsidRPr="00163DCF">
          <w:rPr>
            <w:szCs w:val="21"/>
            <w:rPrChange w:id="7561" w:author="David" w:date="2022-08-17T16:58:00Z">
              <w:rPr>
                <w:rFonts w:ascii="Times New Roman" w:hAnsi="Times New Roman"/>
                <w:sz w:val="24"/>
                <w:szCs w:val="24"/>
              </w:rPr>
            </w:rPrChange>
          </w:rPr>
          <w:t>As we stopped at a red</w:t>
        </w:r>
      </w:ins>
      <w:ins w:id="7562" w:author="Britt Collins" w:date="2021-09-30T14:58:00Z">
        <w:r w:rsidRPr="00163DCF">
          <w:rPr>
            <w:szCs w:val="21"/>
            <w:rPrChange w:id="7563" w:author="David" w:date="2022-08-17T16:58:00Z">
              <w:rPr>
                <w:rFonts w:ascii="Times New Roman" w:hAnsi="Times New Roman"/>
                <w:sz w:val="24"/>
                <w:szCs w:val="24"/>
              </w:rPr>
            </w:rPrChange>
          </w:rPr>
          <w:t xml:space="preserve"> traffic light</w:t>
        </w:r>
      </w:ins>
      <w:ins w:id="7564" w:author="Britt Collins" w:date="2021-10-04T12:29:00Z">
        <w:r w:rsidR="005319D5" w:rsidRPr="00163DCF">
          <w:rPr>
            <w:szCs w:val="21"/>
            <w:rPrChange w:id="7565" w:author="David" w:date="2022-08-17T16:58:00Z">
              <w:rPr>
                <w:rFonts w:ascii="Times New Roman" w:hAnsi="Times New Roman"/>
                <w:sz w:val="24"/>
                <w:szCs w:val="24"/>
              </w:rPr>
            </w:rPrChange>
          </w:rPr>
          <w:t>, o</w:t>
        </w:r>
      </w:ins>
      <w:ins w:id="7566" w:author="Britt Collins" w:date="2021-09-30T14:58:00Z">
        <w:r w:rsidRPr="00163DCF">
          <w:rPr>
            <w:szCs w:val="21"/>
            <w:rPrChange w:id="7567" w:author="David" w:date="2022-08-17T16:58:00Z">
              <w:rPr>
                <w:rFonts w:ascii="Times New Roman" w:hAnsi="Times New Roman"/>
                <w:sz w:val="24"/>
                <w:szCs w:val="24"/>
              </w:rPr>
            </w:rPrChange>
          </w:rPr>
          <w:t>ut of nowhere a Huntsman</w:t>
        </w:r>
      </w:ins>
      <w:ins w:id="7568" w:author="Britt Collins" w:date="2021-10-04T12:30:00Z">
        <w:r w:rsidR="005319D5" w:rsidRPr="00163DCF">
          <w:rPr>
            <w:szCs w:val="21"/>
            <w:rPrChange w:id="7569" w:author="David" w:date="2022-08-17T16:58:00Z">
              <w:rPr>
                <w:rFonts w:ascii="Times New Roman" w:hAnsi="Times New Roman"/>
                <w:sz w:val="24"/>
                <w:szCs w:val="24"/>
              </w:rPr>
            </w:rPrChange>
          </w:rPr>
          <w:t xml:space="preserve">, </w:t>
        </w:r>
      </w:ins>
      <w:ins w:id="7570" w:author="Britt Collins" w:date="2021-09-30T14:58:00Z">
        <w:r w:rsidRPr="00163DCF">
          <w:rPr>
            <w:b/>
            <w:szCs w:val="21"/>
            <w:rPrChange w:id="7571" w:author="David" w:date="2022-08-17T16:58:00Z">
              <w:rPr>
                <w:rFonts w:ascii="Times New Roman" w:hAnsi="Times New Roman"/>
                <w:sz w:val="24"/>
                <w:szCs w:val="24"/>
              </w:rPr>
            </w:rPrChange>
          </w:rPr>
          <w:t xml:space="preserve">a </w:t>
        </w:r>
      </w:ins>
      <w:ins w:id="7572" w:author="Britt Collins" w:date="2021-10-04T12:42:00Z">
        <w:r w:rsidR="00593CA0" w:rsidRPr="00163DCF">
          <w:rPr>
            <w:b/>
            <w:szCs w:val="21"/>
            <w:rPrChange w:id="7573" w:author="David" w:date="2022-08-17T16:58:00Z">
              <w:rPr>
                <w:rFonts w:ascii="Times New Roman" w:hAnsi="Times New Roman"/>
                <w:b/>
                <w:sz w:val="24"/>
                <w:szCs w:val="24"/>
              </w:rPr>
            </w:rPrChange>
          </w:rPr>
          <w:t xml:space="preserve">hairy </w:t>
        </w:r>
      </w:ins>
      <w:ins w:id="7574" w:author="Britt Collins" w:date="2021-10-04T12:41:00Z">
        <w:r w:rsidR="00593CA0" w:rsidRPr="00163DCF">
          <w:rPr>
            <w:b/>
            <w:szCs w:val="21"/>
            <w:rPrChange w:id="7575" w:author="David" w:date="2022-08-17T16:58:00Z">
              <w:rPr>
                <w:rFonts w:ascii="Times New Roman" w:hAnsi="Times New Roman"/>
                <w:sz w:val="24"/>
                <w:szCs w:val="24"/>
              </w:rPr>
            </w:rPrChange>
          </w:rPr>
          <w:t>giant</w:t>
        </w:r>
        <w:r w:rsidR="00593CA0" w:rsidRPr="00163DCF">
          <w:rPr>
            <w:b/>
            <w:szCs w:val="21"/>
            <w:rPrChange w:id="7576" w:author="David" w:date="2022-08-17T16:58:00Z">
              <w:rPr>
                <w:rFonts w:ascii="Times New Roman" w:hAnsi="Times New Roman"/>
                <w:b/>
                <w:sz w:val="24"/>
                <w:szCs w:val="24"/>
              </w:rPr>
            </w:rPrChange>
          </w:rPr>
          <w:t xml:space="preserve"> </w:t>
        </w:r>
        <w:r w:rsidR="00593CA0" w:rsidRPr="00163DCF">
          <w:rPr>
            <w:b/>
            <w:szCs w:val="21"/>
            <w:rPrChange w:id="7577" w:author="David" w:date="2022-08-17T16:58:00Z">
              <w:rPr>
                <w:rFonts w:ascii="Times New Roman" w:hAnsi="Times New Roman"/>
                <w:sz w:val="24"/>
                <w:szCs w:val="24"/>
              </w:rPr>
            </w:rPrChange>
          </w:rPr>
          <w:t>crab-like</w:t>
        </w:r>
      </w:ins>
      <w:ins w:id="7578" w:author="Britt Collins" w:date="2021-09-30T14:58:00Z">
        <w:r w:rsidRPr="00163DCF">
          <w:rPr>
            <w:b/>
            <w:szCs w:val="21"/>
            <w:rPrChange w:id="7579" w:author="David" w:date="2022-08-17T16:58:00Z">
              <w:rPr>
                <w:rFonts w:ascii="Times New Roman" w:hAnsi="Times New Roman"/>
                <w:sz w:val="24"/>
                <w:szCs w:val="24"/>
              </w:rPr>
            </w:rPrChange>
          </w:rPr>
          <w:t xml:space="preserve"> spider</w:t>
        </w:r>
      </w:ins>
      <w:ins w:id="7580" w:author="Britt Collins" w:date="2021-10-04T12:30:00Z">
        <w:r w:rsidR="005319D5" w:rsidRPr="00163DCF">
          <w:rPr>
            <w:b/>
            <w:szCs w:val="21"/>
            <w:rPrChange w:id="7581" w:author="David" w:date="2022-08-17T16:58:00Z">
              <w:rPr>
                <w:rFonts w:ascii="Times New Roman" w:hAnsi="Times New Roman"/>
                <w:sz w:val="24"/>
                <w:szCs w:val="24"/>
              </w:rPr>
            </w:rPrChange>
          </w:rPr>
          <w:t>,</w:t>
        </w:r>
      </w:ins>
      <w:ins w:id="7582" w:author="Britt Collins" w:date="2021-09-30T14:58:00Z">
        <w:r w:rsidRPr="00163DCF">
          <w:rPr>
            <w:szCs w:val="21"/>
            <w:rPrChange w:id="7583" w:author="David" w:date="2022-08-17T16:58:00Z">
              <w:rPr>
                <w:rFonts w:ascii="Times New Roman" w:hAnsi="Times New Roman"/>
                <w:sz w:val="24"/>
                <w:szCs w:val="24"/>
              </w:rPr>
            </w:rPrChange>
          </w:rPr>
          <w:t xml:space="preserve"> appeared, landing on the windscreen</w:t>
        </w:r>
        <w:r w:rsidRPr="00163DCF">
          <w:rPr>
            <w:b/>
            <w:szCs w:val="21"/>
            <w:rPrChange w:id="7584" w:author="David" w:date="2022-08-17T16:58:00Z">
              <w:rPr>
                <w:rFonts w:ascii="Times New Roman" w:hAnsi="Times New Roman"/>
                <w:sz w:val="24"/>
                <w:szCs w:val="24"/>
              </w:rPr>
            </w:rPrChange>
          </w:rPr>
          <w:t>. This one wasn’t a juvenile</w:t>
        </w:r>
      </w:ins>
      <w:ins w:id="7585" w:author="Britt Collins" w:date="2021-10-04T15:05:00Z">
        <w:r w:rsidR="0016651D" w:rsidRPr="00163DCF">
          <w:rPr>
            <w:b/>
            <w:szCs w:val="21"/>
            <w:rPrChange w:id="7586" w:author="David" w:date="2022-08-17T16:58:00Z">
              <w:rPr>
                <w:rFonts w:ascii="Times New Roman" w:hAnsi="Times New Roman"/>
                <w:sz w:val="24"/>
                <w:szCs w:val="24"/>
              </w:rPr>
            </w:rPrChange>
          </w:rPr>
          <w:t xml:space="preserve"> and wasn’t </w:t>
        </w:r>
      </w:ins>
      <w:ins w:id="7587" w:author="Britt Collins" w:date="2021-10-04T15:06:00Z">
        <w:r w:rsidR="0016651D" w:rsidRPr="00163DCF">
          <w:rPr>
            <w:b/>
            <w:szCs w:val="21"/>
            <w:rPrChange w:id="7588" w:author="David" w:date="2022-08-17T16:58:00Z">
              <w:rPr>
                <w:rFonts w:ascii="Times New Roman" w:hAnsi="Times New Roman"/>
                <w:sz w:val="24"/>
                <w:szCs w:val="24"/>
              </w:rPr>
            </w:rPrChange>
          </w:rPr>
          <w:t>v</w:t>
        </w:r>
      </w:ins>
      <w:ins w:id="7589" w:author="Britt Collins" w:date="2021-10-04T15:05:00Z">
        <w:r w:rsidR="0016651D" w:rsidRPr="00163DCF">
          <w:rPr>
            <w:b/>
            <w:szCs w:val="21"/>
            <w:rPrChange w:id="7590" w:author="David" w:date="2022-08-17T16:58:00Z">
              <w:rPr>
                <w:rFonts w:ascii="Times New Roman" w:hAnsi="Times New Roman"/>
                <w:sz w:val="24"/>
                <w:szCs w:val="24"/>
              </w:rPr>
            </w:rPrChange>
          </w:rPr>
          <w:t xml:space="preserve">enomous as many of Australia’s </w:t>
        </w:r>
      </w:ins>
      <w:ins w:id="7591" w:author="Britt Collins" w:date="2021-10-04T15:06:00Z">
        <w:r w:rsidR="0016651D" w:rsidRPr="00163DCF">
          <w:rPr>
            <w:b/>
            <w:szCs w:val="21"/>
            <w:rPrChange w:id="7592" w:author="David" w:date="2022-08-17T16:58:00Z">
              <w:rPr>
                <w:rFonts w:ascii="Times New Roman" w:hAnsi="Times New Roman"/>
                <w:sz w:val="24"/>
                <w:szCs w:val="24"/>
              </w:rPr>
            </w:rPrChange>
          </w:rPr>
          <w:t>spiders</w:t>
        </w:r>
      </w:ins>
      <w:ins w:id="7593" w:author="Britt Collins" w:date="2021-09-30T14:58:00Z">
        <w:r w:rsidRPr="00163DCF">
          <w:rPr>
            <w:b/>
            <w:szCs w:val="21"/>
            <w:rPrChange w:id="7594" w:author="David" w:date="2022-08-17T16:58:00Z">
              <w:rPr>
                <w:rFonts w:ascii="Times New Roman" w:hAnsi="Times New Roman"/>
                <w:sz w:val="24"/>
                <w:szCs w:val="24"/>
              </w:rPr>
            </w:rPrChange>
          </w:rPr>
          <w:t>.</w:t>
        </w:r>
        <w:r w:rsidRPr="00163DCF">
          <w:rPr>
            <w:szCs w:val="21"/>
            <w:rPrChange w:id="7595" w:author="David" w:date="2022-08-17T16:58:00Z">
              <w:rPr>
                <w:rFonts w:ascii="Times New Roman" w:hAnsi="Times New Roman"/>
                <w:sz w:val="24"/>
                <w:szCs w:val="24"/>
              </w:rPr>
            </w:rPrChange>
          </w:rPr>
          <w:t xml:space="preserve"> It wasn’t loving being outdoors either</w:t>
        </w:r>
      </w:ins>
      <w:ins w:id="7596" w:author="Britt Collins" w:date="2021-10-04T15:06:00Z">
        <w:r w:rsidR="0016651D" w:rsidRPr="00163DCF">
          <w:rPr>
            <w:szCs w:val="21"/>
            <w:rPrChange w:id="7597" w:author="David" w:date="2022-08-17T16:58:00Z">
              <w:rPr>
                <w:rFonts w:ascii="Times New Roman" w:hAnsi="Times New Roman"/>
                <w:sz w:val="24"/>
                <w:szCs w:val="24"/>
              </w:rPr>
            </w:rPrChange>
          </w:rPr>
          <w:t xml:space="preserve"> and</w:t>
        </w:r>
      </w:ins>
      <w:ins w:id="7598" w:author="Britt Collins" w:date="2021-09-30T14:58:00Z">
        <w:r w:rsidRPr="00163DCF">
          <w:rPr>
            <w:szCs w:val="21"/>
            <w:rPrChange w:id="7599" w:author="David" w:date="2022-08-17T16:58:00Z">
              <w:rPr>
                <w:rFonts w:ascii="Times New Roman" w:hAnsi="Times New Roman"/>
                <w:sz w:val="24"/>
                <w:szCs w:val="24"/>
              </w:rPr>
            </w:rPrChange>
          </w:rPr>
          <w:t xml:space="preserve"> raced towards the open passenger window where I was sitting. I recreated an Indiana Jones like moment. My quick electric window button operation narrowly stopped the mighty spider from making its way inside. Huntsman Spiders are renowned for hiding away in car’s sun visors.</w:t>
        </w:r>
      </w:ins>
    </w:p>
    <w:p w14:paraId="456CCB02" w14:textId="449BA3E4" w:rsidR="006F31F6" w:rsidRPr="00163DCF" w:rsidRDefault="006F31F6">
      <w:pPr>
        <w:spacing w:line="276" w:lineRule="auto"/>
        <w:ind w:left="-5" w:right="15" w:firstLine="350"/>
        <w:rPr>
          <w:ins w:id="7600" w:author="Britt Collins" w:date="2021-09-30T14:58:00Z"/>
          <w:szCs w:val="21"/>
          <w:rPrChange w:id="7601" w:author="David" w:date="2022-08-17T16:58:00Z">
            <w:rPr>
              <w:ins w:id="7602" w:author="Britt Collins" w:date="2021-09-30T14:58:00Z"/>
              <w:rFonts w:ascii="Times New Roman" w:hAnsi="Times New Roman"/>
              <w:sz w:val="24"/>
              <w:szCs w:val="24"/>
            </w:rPr>
          </w:rPrChange>
        </w:rPr>
        <w:pPrChange w:id="7603" w:author="David" w:date="2022-08-17T17:01:00Z">
          <w:pPr>
            <w:ind w:left="355" w:right="15"/>
          </w:pPr>
        </w:pPrChange>
      </w:pPr>
      <w:ins w:id="7604" w:author="Britt Collins" w:date="2021-09-30T14:58:00Z">
        <w:r w:rsidRPr="00163DCF">
          <w:rPr>
            <w:szCs w:val="21"/>
            <w:rPrChange w:id="7605" w:author="David" w:date="2022-08-17T16:58:00Z">
              <w:rPr>
                <w:rFonts w:ascii="Times New Roman" w:hAnsi="Times New Roman"/>
                <w:sz w:val="24"/>
                <w:szCs w:val="24"/>
              </w:rPr>
            </w:rPrChange>
          </w:rPr>
          <w:t>Elle stopped the car at a service station/sweet shop, serving fuel for both the car and sugar junkies. The sweet shop was cavernous</w:t>
        </w:r>
      </w:ins>
      <w:ins w:id="7606" w:author="Britt Collins" w:date="2021-10-04T12:43:00Z">
        <w:r w:rsidR="00593CA0" w:rsidRPr="00163DCF">
          <w:rPr>
            <w:szCs w:val="21"/>
            <w:rPrChange w:id="7607" w:author="David" w:date="2022-08-17T16:58:00Z">
              <w:rPr>
                <w:rFonts w:ascii="Times New Roman" w:hAnsi="Times New Roman"/>
                <w:sz w:val="24"/>
                <w:szCs w:val="24"/>
              </w:rPr>
            </w:rPrChange>
          </w:rPr>
          <w:t xml:space="preserve"> and</w:t>
        </w:r>
      </w:ins>
      <w:ins w:id="7608" w:author="Britt Collins" w:date="2021-09-30T14:58:00Z">
        <w:r w:rsidRPr="00163DCF">
          <w:rPr>
            <w:szCs w:val="21"/>
            <w:rPrChange w:id="7609" w:author="David" w:date="2022-08-17T16:58:00Z">
              <w:rPr>
                <w:rFonts w:ascii="Times New Roman" w:hAnsi="Times New Roman"/>
                <w:sz w:val="24"/>
                <w:szCs w:val="24"/>
              </w:rPr>
            </w:rPrChange>
          </w:rPr>
          <w:t xml:space="preserve"> held every kind of </w:t>
        </w:r>
      </w:ins>
      <w:ins w:id="7610" w:author="Britt Collins" w:date="2021-10-04T12:43:00Z">
        <w:r w:rsidR="00593CA0" w:rsidRPr="00163DCF">
          <w:rPr>
            <w:szCs w:val="21"/>
            <w:rPrChange w:id="7611" w:author="David" w:date="2022-08-17T16:58:00Z">
              <w:rPr>
                <w:rFonts w:ascii="Times New Roman" w:hAnsi="Times New Roman"/>
                <w:sz w:val="24"/>
                <w:szCs w:val="24"/>
              </w:rPr>
            </w:rPrChange>
          </w:rPr>
          <w:t>sweet</w:t>
        </w:r>
      </w:ins>
      <w:ins w:id="7612" w:author="Britt Collins" w:date="2021-09-30T14:58:00Z">
        <w:r w:rsidRPr="00163DCF">
          <w:rPr>
            <w:szCs w:val="21"/>
            <w:rPrChange w:id="7613" w:author="David" w:date="2022-08-17T16:58:00Z">
              <w:rPr>
                <w:rFonts w:ascii="Times New Roman" w:hAnsi="Times New Roman"/>
                <w:sz w:val="24"/>
                <w:szCs w:val="24"/>
              </w:rPr>
            </w:rPrChange>
          </w:rPr>
          <w:t xml:space="preserve"> an Australian could ask for. It even sold a selection of UK sweets</w:t>
        </w:r>
      </w:ins>
      <w:ins w:id="7614" w:author="Britt Collins" w:date="2021-10-04T12:43:00Z">
        <w:r w:rsidR="00593CA0" w:rsidRPr="00163DCF">
          <w:rPr>
            <w:szCs w:val="21"/>
            <w:rPrChange w:id="7615" w:author="David" w:date="2022-08-17T16:58:00Z">
              <w:rPr>
                <w:rFonts w:ascii="Times New Roman" w:hAnsi="Times New Roman"/>
                <w:sz w:val="24"/>
                <w:szCs w:val="24"/>
              </w:rPr>
            </w:rPrChange>
          </w:rPr>
          <w:t xml:space="preserve"> </w:t>
        </w:r>
      </w:ins>
      <w:ins w:id="7616" w:author="Britt Collins" w:date="2021-09-30T14:58:00Z">
        <w:r w:rsidRPr="00163DCF">
          <w:rPr>
            <w:szCs w:val="21"/>
            <w:rPrChange w:id="7617" w:author="David" w:date="2022-08-17T16:58:00Z">
              <w:rPr>
                <w:rFonts w:ascii="Times New Roman" w:hAnsi="Times New Roman"/>
                <w:sz w:val="24"/>
                <w:szCs w:val="24"/>
              </w:rPr>
            </w:rPrChange>
          </w:rPr>
          <w:t>at extortionate prices. Elle recommen</w:t>
        </w:r>
      </w:ins>
      <w:ins w:id="7618" w:author="Britt Collins" w:date="2021-10-04T12:43:00Z">
        <w:r w:rsidR="00593CA0" w:rsidRPr="00163DCF">
          <w:rPr>
            <w:szCs w:val="21"/>
            <w:rPrChange w:id="7619" w:author="David" w:date="2022-08-17T16:58:00Z">
              <w:rPr>
                <w:rFonts w:ascii="Times New Roman" w:hAnsi="Times New Roman"/>
                <w:sz w:val="24"/>
                <w:szCs w:val="24"/>
              </w:rPr>
            </w:rPrChange>
          </w:rPr>
          <w:t>ded jelly snakes</w:t>
        </w:r>
      </w:ins>
      <w:ins w:id="7620" w:author="Britt Collins" w:date="2021-10-04T12:44:00Z">
        <w:r w:rsidR="00593CA0" w:rsidRPr="00163DCF">
          <w:rPr>
            <w:szCs w:val="21"/>
            <w:rPrChange w:id="7621" w:author="David" w:date="2022-08-17T16:58:00Z">
              <w:rPr>
                <w:rFonts w:ascii="Times New Roman" w:hAnsi="Times New Roman"/>
                <w:sz w:val="24"/>
                <w:szCs w:val="24"/>
              </w:rPr>
            </w:rPrChange>
          </w:rPr>
          <w:t xml:space="preserve">, gummy </w:t>
        </w:r>
        <w:proofErr w:type="gramStart"/>
        <w:r w:rsidR="00593CA0" w:rsidRPr="00163DCF">
          <w:rPr>
            <w:szCs w:val="21"/>
            <w:rPrChange w:id="7622" w:author="David" w:date="2022-08-17T16:58:00Z">
              <w:rPr>
                <w:rFonts w:ascii="Times New Roman" w:hAnsi="Times New Roman"/>
                <w:sz w:val="24"/>
                <w:szCs w:val="24"/>
              </w:rPr>
            </w:rPrChange>
          </w:rPr>
          <w:t>bears</w:t>
        </w:r>
        <w:proofErr w:type="gramEnd"/>
        <w:r w:rsidR="00593CA0" w:rsidRPr="00163DCF">
          <w:rPr>
            <w:szCs w:val="21"/>
            <w:rPrChange w:id="7623" w:author="David" w:date="2022-08-17T16:58:00Z">
              <w:rPr>
                <w:rFonts w:ascii="Times New Roman" w:hAnsi="Times New Roman"/>
                <w:sz w:val="24"/>
                <w:szCs w:val="24"/>
              </w:rPr>
            </w:rPrChange>
          </w:rPr>
          <w:t xml:space="preserve"> and Cola cubes. </w:t>
        </w:r>
      </w:ins>
    </w:p>
    <w:p w14:paraId="79B4F286" w14:textId="42DF89D6" w:rsidR="006F31F6" w:rsidRPr="00163DCF" w:rsidRDefault="006F31F6">
      <w:pPr>
        <w:spacing w:line="276" w:lineRule="auto"/>
        <w:ind w:left="-5" w:right="15" w:firstLine="350"/>
        <w:rPr>
          <w:ins w:id="7624" w:author="Britt Collins" w:date="2021-09-30T14:58:00Z"/>
          <w:szCs w:val="21"/>
          <w:rPrChange w:id="7625" w:author="David" w:date="2022-08-17T16:58:00Z">
            <w:rPr>
              <w:ins w:id="7626" w:author="Britt Collins" w:date="2021-09-30T14:58:00Z"/>
              <w:rFonts w:ascii="Times New Roman" w:hAnsi="Times New Roman"/>
              <w:sz w:val="24"/>
              <w:szCs w:val="24"/>
            </w:rPr>
          </w:rPrChange>
        </w:rPr>
        <w:pPrChange w:id="7627" w:author="David" w:date="2022-08-17T17:01:00Z">
          <w:pPr>
            <w:ind w:left="-5" w:right="15"/>
          </w:pPr>
        </w:pPrChange>
      </w:pPr>
      <w:ins w:id="7628" w:author="Britt Collins" w:date="2021-09-30T14:58:00Z">
        <w:r w:rsidRPr="00163DCF">
          <w:rPr>
            <w:szCs w:val="21"/>
            <w:rPrChange w:id="7629" w:author="David" w:date="2022-08-17T16:58:00Z">
              <w:rPr>
                <w:rFonts w:ascii="Times New Roman" w:hAnsi="Times New Roman"/>
                <w:sz w:val="24"/>
                <w:szCs w:val="24"/>
              </w:rPr>
            </w:rPrChange>
          </w:rPr>
          <w:t xml:space="preserve">Sitting in the car, my hand was deep into the white, paper bag of sweets. I swallowed the large, gelatinous snakes with the grace of a hungry kookaburra. Elle asked if she could try one. </w:t>
        </w:r>
      </w:ins>
      <w:ins w:id="7630" w:author="Britt Collins" w:date="2021-10-04T12:45:00Z">
        <w:r w:rsidR="00593CA0" w:rsidRPr="00163DCF">
          <w:rPr>
            <w:szCs w:val="21"/>
            <w:rPrChange w:id="7631" w:author="David" w:date="2022-08-17T16:58:00Z">
              <w:rPr>
                <w:rFonts w:ascii="Times New Roman" w:hAnsi="Times New Roman"/>
                <w:sz w:val="24"/>
                <w:szCs w:val="24"/>
              </w:rPr>
            </w:rPrChange>
          </w:rPr>
          <w:t xml:space="preserve">As </w:t>
        </w:r>
      </w:ins>
      <w:ins w:id="7632" w:author="Britt Collins" w:date="2021-09-30T14:58:00Z">
        <w:r w:rsidRPr="00163DCF">
          <w:rPr>
            <w:szCs w:val="21"/>
            <w:rPrChange w:id="7633" w:author="David" w:date="2022-08-17T16:58:00Z">
              <w:rPr>
                <w:rFonts w:ascii="Times New Roman" w:hAnsi="Times New Roman"/>
                <w:sz w:val="24"/>
                <w:szCs w:val="24"/>
              </w:rPr>
            </w:rPrChange>
          </w:rPr>
          <w:t>I hung the snake in front of her mouth</w:t>
        </w:r>
      </w:ins>
      <w:ins w:id="7634" w:author="Britt Collins" w:date="2021-10-04T12:45:00Z">
        <w:r w:rsidR="00593CA0" w:rsidRPr="00163DCF">
          <w:rPr>
            <w:szCs w:val="21"/>
            <w:rPrChange w:id="7635" w:author="David" w:date="2022-08-17T16:58:00Z">
              <w:rPr>
                <w:rFonts w:ascii="Times New Roman" w:hAnsi="Times New Roman"/>
                <w:sz w:val="24"/>
                <w:szCs w:val="24"/>
              </w:rPr>
            </w:rPrChange>
          </w:rPr>
          <w:t>,</w:t>
        </w:r>
      </w:ins>
      <w:ins w:id="7636" w:author="Britt Collins" w:date="2021-09-30T14:58:00Z">
        <w:r w:rsidRPr="00163DCF">
          <w:rPr>
            <w:szCs w:val="21"/>
            <w:rPrChange w:id="7637" w:author="David" w:date="2022-08-17T16:58:00Z">
              <w:rPr>
                <w:rFonts w:ascii="Times New Roman" w:hAnsi="Times New Roman"/>
                <w:sz w:val="24"/>
                <w:szCs w:val="24"/>
              </w:rPr>
            </w:rPrChange>
          </w:rPr>
          <w:t xml:space="preserve"> Elle acted out an erotic scene using her tongue and teeth to tease it from my grip. We may have been playing friends during this trip, but there was still sexual tension between us.</w:t>
        </w:r>
      </w:ins>
    </w:p>
    <w:p w14:paraId="6FE7B747" w14:textId="77777777" w:rsidR="00593CA0" w:rsidRPr="00163DCF" w:rsidRDefault="006F31F6">
      <w:pPr>
        <w:spacing w:after="325" w:line="276" w:lineRule="auto"/>
        <w:ind w:left="-5" w:right="15" w:firstLine="350"/>
        <w:rPr>
          <w:ins w:id="7638" w:author="Britt Collins" w:date="2021-10-04T12:46:00Z"/>
          <w:szCs w:val="21"/>
          <w:rPrChange w:id="7639" w:author="David" w:date="2022-08-17T16:58:00Z">
            <w:rPr>
              <w:ins w:id="7640" w:author="Britt Collins" w:date="2021-10-04T12:46:00Z"/>
              <w:rFonts w:ascii="Times New Roman" w:hAnsi="Times New Roman"/>
              <w:sz w:val="24"/>
              <w:szCs w:val="24"/>
            </w:rPr>
          </w:rPrChange>
        </w:rPr>
        <w:pPrChange w:id="7641" w:author="David" w:date="2022-08-17T17:01:00Z">
          <w:pPr>
            <w:spacing w:after="325" w:line="480" w:lineRule="auto"/>
            <w:ind w:left="-5" w:right="15" w:firstLine="350"/>
          </w:pPr>
        </w:pPrChange>
      </w:pPr>
      <w:ins w:id="7642" w:author="Britt Collins" w:date="2021-09-30T14:58:00Z">
        <w:r w:rsidRPr="00163DCF">
          <w:rPr>
            <w:szCs w:val="21"/>
            <w:rPrChange w:id="7643" w:author="David" w:date="2022-08-17T16:58:00Z">
              <w:rPr>
                <w:rFonts w:ascii="Times New Roman" w:hAnsi="Times New Roman"/>
                <w:sz w:val="24"/>
                <w:szCs w:val="24"/>
              </w:rPr>
            </w:rPrChange>
          </w:rPr>
          <w:t xml:space="preserve">There were many viewpoints to park up the car and appreciate the expanse of the Blue Mountains. All the time Elle and I spent together that day, in the car, walking trails, I just wanted to caress her. The </w:t>
        </w:r>
      </w:ins>
      <w:ins w:id="7644" w:author="Britt Collins" w:date="2021-10-04T12:45:00Z">
        <w:r w:rsidR="00593CA0" w:rsidRPr="00163DCF">
          <w:rPr>
            <w:szCs w:val="21"/>
            <w:rPrChange w:id="7645" w:author="David" w:date="2022-08-17T16:58:00Z">
              <w:rPr>
                <w:rFonts w:ascii="Times New Roman" w:hAnsi="Times New Roman"/>
                <w:sz w:val="24"/>
                <w:szCs w:val="24"/>
              </w:rPr>
            </w:rPrChange>
          </w:rPr>
          <w:t xml:space="preserve">jagged </w:t>
        </w:r>
      </w:ins>
      <w:ins w:id="7646" w:author="Britt Collins" w:date="2021-09-30T14:58:00Z">
        <w:r w:rsidRPr="00163DCF">
          <w:rPr>
            <w:szCs w:val="21"/>
            <w:rPrChange w:id="7647" w:author="David" w:date="2022-08-17T16:58:00Z">
              <w:rPr>
                <w:rFonts w:ascii="Times New Roman" w:hAnsi="Times New Roman"/>
                <w:sz w:val="24"/>
                <w:szCs w:val="24"/>
              </w:rPr>
            </w:rPrChange>
          </w:rPr>
          <w:t xml:space="preserve">tops of the </w:t>
        </w:r>
      </w:ins>
      <w:ins w:id="7648" w:author="Britt Collins" w:date="2021-10-04T12:45:00Z">
        <w:r w:rsidR="00593CA0" w:rsidRPr="00163DCF">
          <w:rPr>
            <w:szCs w:val="21"/>
            <w:rPrChange w:id="7649" w:author="David" w:date="2022-08-17T16:58:00Z">
              <w:rPr>
                <w:rFonts w:ascii="Times New Roman" w:hAnsi="Times New Roman"/>
                <w:sz w:val="24"/>
                <w:szCs w:val="24"/>
              </w:rPr>
            </w:rPrChange>
          </w:rPr>
          <w:t>g</w:t>
        </w:r>
      </w:ins>
      <w:ins w:id="7650" w:author="Britt Collins" w:date="2021-10-04T12:46:00Z">
        <w:r w:rsidR="00593CA0" w:rsidRPr="00163DCF">
          <w:rPr>
            <w:szCs w:val="21"/>
            <w:rPrChange w:id="7651" w:author="David" w:date="2022-08-17T16:58:00Z">
              <w:rPr>
                <w:rFonts w:ascii="Times New Roman" w:hAnsi="Times New Roman"/>
                <w:sz w:val="24"/>
                <w:szCs w:val="24"/>
              </w:rPr>
            </w:rPrChange>
          </w:rPr>
          <w:t xml:space="preserve">leaming </w:t>
        </w:r>
      </w:ins>
      <w:ins w:id="7652" w:author="Britt Collins" w:date="2021-09-30T14:58:00Z">
        <w:r w:rsidRPr="00163DCF">
          <w:rPr>
            <w:szCs w:val="21"/>
            <w:rPrChange w:id="7653" w:author="David" w:date="2022-08-17T16:58:00Z">
              <w:rPr>
                <w:rFonts w:ascii="Times New Roman" w:hAnsi="Times New Roman"/>
                <w:sz w:val="24"/>
                <w:szCs w:val="24"/>
              </w:rPr>
            </w:rPrChange>
          </w:rPr>
          <w:t xml:space="preserve">Sydney skyscrapers could be seen on the horizon at the last viewpoint. </w:t>
        </w:r>
      </w:ins>
    </w:p>
    <w:p w14:paraId="7F44B28D" w14:textId="77777777" w:rsidR="00593CA0" w:rsidRPr="00163DCF" w:rsidRDefault="00593CA0">
      <w:pPr>
        <w:spacing w:after="325" w:line="276" w:lineRule="auto"/>
        <w:ind w:left="-5" w:right="15" w:firstLine="350"/>
        <w:rPr>
          <w:ins w:id="7654" w:author="Britt Collins" w:date="2021-10-04T12:46:00Z"/>
          <w:szCs w:val="21"/>
          <w:rPrChange w:id="7655" w:author="David" w:date="2022-08-17T16:58:00Z">
            <w:rPr>
              <w:ins w:id="7656" w:author="Britt Collins" w:date="2021-10-04T12:46:00Z"/>
              <w:rFonts w:ascii="Times New Roman" w:hAnsi="Times New Roman"/>
              <w:sz w:val="24"/>
              <w:szCs w:val="24"/>
            </w:rPr>
          </w:rPrChange>
        </w:rPr>
        <w:pPrChange w:id="7657" w:author="David" w:date="2022-08-17T17:01:00Z">
          <w:pPr>
            <w:spacing w:after="325" w:line="480" w:lineRule="auto"/>
            <w:ind w:left="-5" w:right="15" w:firstLine="350"/>
          </w:pPr>
        </w:pPrChange>
      </w:pPr>
      <w:ins w:id="7658" w:author="Britt Collins" w:date="2021-10-04T12:46:00Z">
        <w:r w:rsidRPr="00163DCF">
          <w:rPr>
            <w:szCs w:val="21"/>
            <w:rPrChange w:id="7659" w:author="David" w:date="2022-08-17T16:58:00Z">
              <w:rPr>
                <w:rFonts w:ascii="Times New Roman" w:hAnsi="Times New Roman"/>
                <w:sz w:val="24"/>
                <w:szCs w:val="24"/>
              </w:rPr>
            </w:rPrChange>
          </w:rPr>
          <w:t xml:space="preserve">As </w:t>
        </w:r>
      </w:ins>
      <w:ins w:id="7660" w:author="Britt Collins" w:date="2021-09-30T14:58:00Z">
        <w:r w:rsidR="006F31F6" w:rsidRPr="00163DCF">
          <w:rPr>
            <w:szCs w:val="21"/>
            <w:rPrChange w:id="7661" w:author="David" w:date="2022-08-17T16:58:00Z">
              <w:rPr>
                <w:rFonts w:ascii="Times New Roman" w:hAnsi="Times New Roman"/>
                <w:sz w:val="24"/>
                <w:szCs w:val="24"/>
              </w:rPr>
            </w:rPrChange>
          </w:rPr>
          <w:t>Elle and I looked at each and hugged</w:t>
        </w:r>
      </w:ins>
      <w:ins w:id="7662" w:author="Britt Collins" w:date="2021-10-04T12:46:00Z">
        <w:r w:rsidRPr="00163DCF">
          <w:rPr>
            <w:szCs w:val="21"/>
            <w:rPrChange w:id="7663" w:author="David" w:date="2022-08-17T16:58:00Z">
              <w:rPr>
                <w:rFonts w:ascii="Times New Roman" w:hAnsi="Times New Roman"/>
                <w:sz w:val="24"/>
                <w:szCs w:val="24"/>
              </w:rPr>
            </w:rPrChange>
          </w:rPr>
          <w:t>, I said,</w:t>
        </w:r>
      </w:ins>
      <w:ins w:id="7664" w:author="Britt Collins" w:date="2021-09-30T14:58:00Z">
        <w:r w:rsidR="006F31F6" w:rsidRPr="00163DCF">
          <w:rPr>
            <w:szCs w:val="21"/>
            <w:rPrChange w:id="7665" w:author="David" w:date="2022-08-17T16:58:00Z">
              <w:rPr>
                <w:rFonts w:ascii="Times New Roman" w:hAnsi="Times New Roman"/>
                <w:sz w:val="24"/>
                <w:szCs w:val="24"/>
              </w:rPr>
            </w:rPrChange>
          </w:rPr>
          <w:t xml:space="preserve"> </w:t>
        </w:r>
      </w:ins>
      <w:ins w:id="7666" w:author="Britt Collins" w:date="2021-10-04T12:46:00Z">
        <w:r w:rsidRPr="00163DCF">
          <w:rPr>
            <w:szCs w:val="21"/>
            <w:rPrChange w:id="7667" w:author="David" w:date="2022-08-17T16:58:00Z">
              <w:rPr>
                <w:rFonts w:ascii="Times New Roman" w:hAnsi="Times New Roman"/>
                <w:sz w:val="24"/>
                <w:szCs w:val="24"/>
              </w:rPr>
            </w:rPrChange>
          </w:rPr>
          <w:t>“</w:t>
        </w:r>
      </w:ins>
      <w:ins w:id="7668" w:author="Britt Collins" w:date="2021-09-30T14:58:00Z">
        <w:r w:rsidR="006F31F6" w:rsidRPr="00163DCF">
          <w:rPr>
            <w:szCs w:val="21"/>
            <w:rPrChange w:id="7669" w:author="David" w:date="2022-08-17T16:58:00Z">
              <w:rPr>
                <w:rFonts w:ascii="Times New Roman" w:hAnsi="Times New Roman"/>
                <w:sz w:val="24"/>
                <w:szCs w:val="24"/>
              </w:rPr>
            </w:rPrChange>
          </w:rPr>
          <w:t>I miss this</w:t>
        </w:r>
      </w:ins>
      <w:ins w:id="7670" w:author="Britt Collins" w:date="2021-10-04T12:46:00Z">
        <w:r w:rsidRPr="00163DCF">
          <w:rPr>
            <w:szCs w:val="21"/>
            <w:rPrChange w:id="7671" w:author="David" w:date="2022-08-17T16:58:00Z">
              <w:rPr>
                <w:rFonts w:ascii="Times New Roman" w:hAnsi="Times New Roman"/>
                <w:sz w:val="24"/>
                <w:szCs w:val="24"/>
              </w:rPr>
            </w:rPrChange>
          </w:rPr>
          <w:t>.”</w:t>
        </w:r>
      </w:ins>
      <w:ins w:id="7672" w:author="Britt Collins" w:date="2021-09-30T14:58:00Z">
        <w:r w:rsidR="006F31F6" w:rsidRPr="00163DCF">
          <w:rPr>
            <w:szCs w:val="21"/>
            <w:rPrChange w:id="7673" w:author="David" w:date="2022-08-17T16:58:00Z">
              <w:rPr>
                <w:rFonts w:ascii="Times New Roman" w:hAnsi="Times New Roman"/>
                <w:sz w:val="24"/>
                <w:szCs w:val="24"/>
              </w:rPr>
            </w:rPrChange>
          </w:rPr>
          <w:t xml:space="preserve"> </w:t>
        </w:r>
      </w:ins>
    </w:p>
    <w:p w14:paraId="2DC906FA" w14:textId="62A91E6A" w:rsidR="006F31F6" w:rsidRPr="00163DCF" w:rsidRDefault="00593CA0">
      <w:pPr>
        <w:spacing w:after="325" w:line="276" w:lineRule="auto"/>
        <w:ind w:left="-5" w:right="15" w:firstLine="350"/>
        <w:rPr>
          <w:ins w:id="7674" w:author="Britt Collins" w:date="2021-09-30T14:58:00Z"/>
          <w:b/>
          <w:szCs w:val="21"/>
          <w:rPrChange w:id="7675" w:author="David" w:date="2022-08-17T16:58:00Z">
            <w:rPr>
              <w:ins w:id="7676" w:author="Britt Collins" w:date="2021-09-30T14:58:00Z"/>
              <w:rFonts w:ascii="Times New Roman" w:hAnsi="Times New Roman"/>
              <w:sz w:val="24"/>
              <w:szCs w:val="24"/>
            </w:rPr>
          </w:rPrChange>
        </w:rPr>
        <w:pPrChange w:id="7677" w:author="David" w:date="2022-08-17T17:01:00Z">
          <w:pPr>
            <w:spacing w:after="325"/>
            <w:ind w:left="-5" w:right="15"/>
          </w:pPr>
        </w:pPrChange>
      </w:pPr>
      <w:proofErr w:type="gramStart"/>
      <w:ins w:id="7678" w:author="Britt Collins" w:date="2021-10-04T12:46:00Z">
        <w:r w:rsidRPr="00163DCF">
          <w:rPr>
            <w:szCs w:val="21"/>
            <w:rPrChange w:id="7679" w:author="David" w:date="2022-08-17T16:58:00Z">
              <w:rPr>
                <w:rFonts w:ascii="Times New Roman" w:hAnsi="Times New Roman"/>
                <w:sz w:val="24"/>
                <w:szCs w:val="24"/>
              </w:rPr>
            </w:rPrChange>
          </w:rPr>
          <w:t>Sadly</w:t>
        </w:r>
      </w:ins>
      <w:proofErr w:type="gramEnd"/>
      <w:ins w:id="7680" w:author="Britt Collins" w:date="2021-09-30T14:58:00Z">
        <w:r w:rsidR="006F31F6" w:rsidRPr="00163DCF">
          <w:rPr>
            <w:szCs w:val="21"/>
            <w:rPrChange w:id="7681" w:author="David" w:date="2022-08-17T16:58:00Z">
              <w:rPr>
                <w:rFonts w:ascii="Times New Roman" w:hAnsi="Times New Roman"/>
                <w:sz w:val="24"/>
                <w:szCs w:val="24"/>
              </w:rPr>
            </w:rPrChange>
          </w:rPr>
          <w:t xml:space="preserve"> it would be last time I would see Elle.</w:t>
        </w:r>
      </w:ins>
      <w:ins w:id="7682" w:author="Britt Collins" w:date="2021-10-04T12:47:00Z">
        <w:r w:rsidRPr="00163DCF">
          <w:rPr>
            <w:szCs w:val="21"/>
            <w:rPrChange w:id="7683" w:author="David" w:date="2022-08-17T16:58:00Z">
              <w:rPr>
                <w:rFonts w:ascii="Times New Roman" w:hAnsi="Times New Roman"/>
                <w:sz w:val="24"/>
                <w:szCs w:val="24"/>
              </w:rPr>
            </w:rPrChange>
          </w:rPr>
          <w:t xml:space="preserve"> </w:t>
        </w:r>
        <w:r w:rsidRPr="00163DCF">
          <w:rPr>
            <w:b/>
            <w:szCs w:val="21"/>
            <w:rPrChange w:id="7684" w:author="David" w:date="2022-08-17T16:58:00Z">
              <w:rPr>
                <w:rFonts w:ascii="Times New Roman" w:hAnsi="Times New Roman"/>
                <w:sz w:val="24"/>
                <w:szCs w:val="24"/>
              </w:rPr>
            </w:rPrChange>
          </w:rPr>
          <w:t>EXPLAIN WHY, WHAT HAPPENED. DID YOU TRY TO CONTACT HER AGAIN?</w:t>
        </w:r>
      </w:ins>
    </w:p>
    <w:p w14:paraId="6E694A98" w14:textId="77777777" w:rsidR="00593CA0" w:rsidRPr="00163DCF" w:rsidRDefault="00593CA0">
      <w:pPr>
        <w:pStyle w:val="Heading1"/>
        <w:spacing w:line="276" w:lineRule="auto"/>
        <w:ind w:left="-5"/>
        <w:rPr>
          <w:ins w:id="7685" w:author="Britt Collins" w:date="2021-10-04T12:47:00Z"/>
          <w:sz w:val="21"/>
          <w:szCs w:val="21"/>
          <w:rPrChange w:id="7686" w:author="David" w:date="2022-08-17T16:58:00Z">
            <w:rPr>
              <w:ins w:id="7687" w:author="Britt Collins" w:date="2021-10-04T12:47:00Z"/>
              <w:rFonts w:ascii="Times New Roman" w:hAnsi="Times New Roman"/>
              <w:sz w:val="24"/>
              <w:szCs w:val="24"/>
            </w:rPr>
          </w:rPrChange>
        </w:rPr>
        <w:pPrChange w:id="7688" w:author="David" w:date="2022-08-17T17:01:00Z">
          <w:pPr>
            <w:pStyle w:val="Heading1"/>
            <w:spacing w:line="480" w:lineRule="auto"/>
            <w:ind w:left="-5"/>
          </w:pPr>
        </w:pPrChange>
      </w:pPr>
    </w:p>
    <w:p w14:paraId="5D0FDA48" w14:textId="19BD8223" w:rsidR="00290110" w:rsidRPr="00163DCF" w:rsidRDefault="00290110">
      <w:pPr>
        <w:pStyle w:val="Heading1"/>
        <w:spacing w:line="276" w:lineRule="auto"/>
        <w:ind w:left="-6" w:hanging="11"/>
        <w:jc w:val="center"/>
        <w:rPr>
          <w:ins w:id="7689" w:author="Britt Collins" w:date="2021-10-05T15:42:00Z"/>
          <w:b/>
          <w:sz w:val="21"/>
          <w:szCs w:val="21"/>
          <w:rPrChange w:id="7690" w:author="David" w:date="2022-08-17T16:58:00Z">
            <w:rPr>
              <w:ins w:id="7691" w:author="Britt Collins" w:date="2021-10-05T15:42:00Z"/>
              <w:rFonts w:ascii="Times New Roman" w:hAnsi="Times New Roman"/>
              <w:b/>
              <w:sz w:val="24"/>
              <w:szCs w:val="24"/>
            </w:rPr>
          </w:rPrChange>
        </w:rPr>
        <w:pPrChange w:id="7692" w:author="David" w:date="2022-08-17T17:01:00Z">
          <w:pPr>
            <w:pStyle w:val="Heading1"/>
            <w:spacing w:line="480" w:lineRule="auto"/>
            <w:ind w:left="-6" w:hanging="11"/>
            <w:jc w:val="center"/>
          </w:pPr>
        </w:pPrChange>
      </w:pPr>
      <w:ins w:id="7693" w:author="Britt Collins" w:date="2021-10-05T15:41:00Z">
        <w:r w:rsidRPr="00163DCF">
          <w:rPr>
            <w:b/>
            <w:sz w:val="21"/>
            <w:szCs w:val="21"/>
            <w:rPrChange w:id="7694" w:author="David" w:date="2022-08-17T16:58:00Z">
              <w:rPr>
                <w:rFonts w:ascii="Times New Roman" w:hAnsi="Times New Roman"/>
                <w:b/>
                <w:sz w:val="24"/>
                <w:szCs w:val="24"/>
              </w:rPr>
            </w:rPrChange>
          </w:rPr>
          <w:br/>
        </w:r>
        <w:r w:rsidRPr="00163DCF">
          <w:rPr>
            <w:b/>
            <w:sz w:val="21"/>
            <w:szCs w:val="21"/>
            <w:rPrChange w:id="7695" w:author="David" w:date="2022-08-17T16:58:00Z">
              <w:rPr>
                <w:rFonts w:ascii="Times New Roman" w:hAnsi="Times New Roman"/>
                <w:b/>
                <w:sz w:val="24"/>
                <w:szCs w:val="24"/>
              </w:rPr>
            </w:rPrChange>
          </w:rPr>
          <w:br/>
        </w:r>
        <w:r w:rsidRPr="00163DCF">
          <w:rPr>
            <w:b/>
            <w:sz w:val="21"/>
            <w:szCs w:val="21"/>
            <w:rPrChange w:id="7696" w:author="David" w:date="2022-08-17T16:58:00Z">
              <w:rPr>
                <w:rFonts w:ascii="Times New Roman" w:hAnsi="Times New Roman"/>
                <w:b/>
                <w:sz w:val="24"/>
                <w:szCs w:val="24"/>
              </w:rPr>
            </w:rPrChange>
          </w:rPr>
          <w:br/>
        </w:r>
        <w:r w:rsidRPr="00163DCF">
          <w:rPr>
            <w:b/>
            <w:sz w:val="21"/>
            <w:szCs w:val="21"/>
            <w:rPrChange w:id="7697" w:author="David" w:date="2022-08-17T16:58:00Z">
              <w:rPr>
                <w:rFonts w:ascii="Times New Roman" w:hAnsi="Times New Roman"/>
                <w:b/>
                <w:sz w:val="24"/>
                <w:szCs w:val="24"/>
              </w:rPr>
            </w:rPrChange>
          </w:rPr>
          <w:br/>
        </w:r>
        <w:r w:rsidRPr="00163DCF">
          <w:rPr>
            <w:b/>
            <w:sz w:val="21"/>
            <w:szCs w:val="21"/>
            <w:rPrChange w:id="7698" w:author="David" w:date="2022-08-17T16:58:00Z">
              <w:rPr>
                <w:rFonts w:ascii="Times New Roman" w:hAnsi="Times New Roman"/>
                <w:b/>
                <w:sz w:val="24"/>
                <w:szCs w:val="24"/>
              </w:rPr>
            </w:rPrChange>
          </w:rPr>
          <w:br/>
        </w:r>
      </w:ins>
    </w:p>
    <w:p w14:paraId="61313FDE" w14:textId="77777777" w:rsidR="00290110" w:rsidRPr="00163DCF" w:rsidRDefault="00290110">
      <w:pPr>
        <w:pStyle w:val="Heading1"/>
        <w:spacing w:line="276" w:lineRule="auto"/>
        <w:ind w:left="-6" w:hanging="11"/>
        <w:jc w:val="center"/>
        <w:rPr>
          <w:ins w:id="7699" w:author="Britt Collins" w:date="2021-10-05T15:42:00Z"/>
          <w:b/>
          <w:sz w:val="21"/>
          <w:szCs w:val="21"/>
          <w:rPrChange w:id="7700" w:author="David" w:date="2022-08-17T16:58:00Z">
            <w:rPr>
              <w:ins w:id="7701" w:author="Britt Collins" w:date="2021-10-05T15:42:00Z"/>
              <w:rFonts w:ascii="Times New Roman" w:hAnsi="Times New Roman"/>
              <w:b/>
              <w:sz w:val="24"/>
              <w:szCs w:val="24"/>
            </w:rPr>
          </w:rPrChange>
        </w:rPr>
        <w:pPrChange w:id="7702" w:author="David" w:date="2022-08-17T17:01:00Z">
          <w:pPr>
            <w:pStyle w:val="Heading1"/>
            <w:spacing w:line="480" w:lineRule="auto"/>
            <w:ind w:left="-6" w:hanging="11"/>
            <w:jc w:val="center"/>
          </w:pPr>
        </w:pPrChange>
      </w:pPr>
    </w:p>
    <w:p w14:paraId="00598063" w14:textId="77777777" w:rsidR="00290110" w:rsidRPr="00163DCF" w:rsidRDefault="00290110">
      <w:pPr>
        <w:pStyle w:val="Heading1"/>
        <w:spacing w:line="276" w:lineRule="auto"/>
        <w:ind w:left="-6" w:hanging="11"/>
        <w:jc w:val="center"/>
        <w:rPr>
          <w:ins w:id="7703" w:author="Britt Collins" w:date="2021-10-05T15:42:00Z"/>
          <w:b/>
          <w:sz w:val="21"/>
          <w:szCs w:val="21"/>
          <w:rPrChange w:id="7704" w:author="David" w:date="2022-08-17T16:58:00Z">
            <w:rPr>
              <w:ins w:id="7705" w:author="Britt Collins" w:date="2021-10-05T15:42:00Z"/>
              <w:rFonts w:ascii="Times New Roman" w:hAnsi="Times New Roman"/>
              <w:b/>
              <w:sz w:val="24"/>
              <w:szCs w:val="24"/>
            </w:rPr>
          </w:rPrChange>
        </w:rPr>
        <w:pPrChange w:id="7706" w:author="David" w:date="2022-08-17T17:01:00Z">
          <w:pPr>
            <w:pStyle w:val="Heading1"/>
            <w:spacing w:line="480" w:lineRule="auto"/>
            <w:ind w:left="-6" w:hanging="11"/>
            <w:jc w:val="center"/>
          </w:pPr>
        </w:pPrChange>
      </w:pPr>
    </w:p>
    <w:p w14:paraId="63D56A40" w14:textId="77777777" w:rsidR="00290110" w:rsidRPr="00163DCF" w:rsidRDefault="00290110">
      <w:pPr>
        <w:pStyle w:val="Heading1"/>
        <w:spacing w:line="276" w:lineRule="auto"/>
        <w:ind w:left="-6" w:hanging="11"/>
        <w:jc w:val="center"/>
        <w:rPr>
          <w:ins w:id="7707" w:author="Britt Collins" w:date="2021-10-05T15:42:00Z"/>
          <w:b/>
          <w:sz w:val="21"/>
          <w:szCs w:val="21"/>
          <w:rPrChange w:id="7708" w:author="David" w:date="2022-08-17T16:58:00Z">
            <w:rPr>
              <w:ins w:id="7709" w:author="Britt Collins" w:date="2021-10-05T15:42:00Z"/>
              <w:rFonts w:ascii="Times New Roman" w:hAnsi="Times New Roman"/>
              <w:b/>
              <w:sz w:val="24"/>
              <w:szCs w:val="24"/>
            </w:rPr>
          </w:rPrChange>
        </w:rPr>
        <w:pPrChange w:id="7710" w:author="David" w:date="2022-08-17T17:01:00Z">
          <w:pPr>
            <w:pStyle w:val="Heading1"/>
            <w:spacing w:line="480" w:lineRule="auto"/>
            <w:ind w:left="-6" w:hanging="11"/>
            <w:jc w:val="center"/>
          </w:pPr>
        </w:pPrChange>
      </w:pPr>
    </w:p>
    <w:p w14:paraId="4F8418F0" w14:textId="77777777" w:rsidR="00290110" w:rsidRPr="00163DCF" w:rsidRDefault="00290110">
      <w:pPr>
        <w:pStyle w:val="Heading1"/>
        <w:spacing w:line="276" w:lineRule="auto"/>
        <w:ind w:left="-6" w:hanging="11"/>
        <w:jc w:val="center"/>
        <w:rPr>
          <w:ins w:id="7711" w:author="Britt Collins" w:date="2021-10-05T15:42:00Z"/>
          <w:b/>
          <w:sz w:val="21"/>
          <w:szCs w:val="21"/>
          <w:rPrChange w:id="7712" w:author="David" w:date="2022-08-17T16:58:00Z">
            <w:rPr>
              <w:ins w:id="7713" w:author="Britt Collins" w:date="2021-10-05T15:42:00Z"/>
              <w:rFonts w:ascii="Times New Roman" w:hAnsi="Times New Roman"/>
              <w:b/>
              <w:sz w:val="24"/>
              <w:szCs w:val="24"/>
            </w:rPr>
          </w:rPrChange>
        </w:rPr>
        <w:pPrChange w:id="7714" w:author="David" w:date="2022-08-17T17:01:00Z">
          <w:pPr>
            <w:pStyle w:val="Heading1"/>
            <w:spacing w:line="480" w:lineRule="auto"/>
            <w:ind w:left="-6" w:hanging="11"/>
            <w:jc w:val="center"/>
          </w:pPr>
        </w:pPrChange>
      </w:pPr>
    </w:p>
    <w:p w14:paraId="4942D4B2" w14:textId="0D59F7CD" w:rsidR="00593CA0" w:rsidRPr="00163DCF" w:rsidRDefault="00593CA0">
      <w:pPr>
        <w:pStyle w:val="Heading1"/>
        <w:spacing w:line="276" w:lineRule="auto"/>
        <w:ind w:left="-6" w:hanging="11"/>
        <w:jc w:val="center"/>
        <w:rPr>
          <w:ins w:id="7715" w:author="Britt Collins" w:date="2021-10-04T12:47:00Z"/>
          <w:b/>
          <w:sz w:val="21"/>
          <w:szCs w:val="21"/>
          <w:rPrChange w:id="7716" w:author="David" w:date="2022-08-17T16:58:00Z">
            <w:rPr>
              <w:ins w:id="7717" w:author="Britt Collins" w:date="2021-10-04T12:47:00Z"/>
              <w:rFonts w:ascii="Times New Roman" w:hAnsi="Times New Roman"/>
              <w:sz w:val="24"/>
              <w:szCs w:val="24"/>
            </w:rPr>
          </w:rPrChange>
        </w:rPr>
        <w:pPrChange w:id="7718" w:author="David" w:date="2022-08-17T17:01:00Z">
          <w:pPr>
            <w:pStyle w:val="Heading1"/>
            <w:spacing w:line="480" w:lineRule="auto"/>
            <w:ind w:left="-5"/>
          </w:pPr>
        </w:pPrChange>
      </w:pPr>
      <w:ins w:id="7719" w:author="Britt Collins" w:date="2021-10-04T12:48:00Z">
        <w:r w:rsidRPr="00163DCF">
          <w:rPr>
            <w:b/>
            <w:sz w:val="21"/>
            <w:szCs w:val="21"/>
            <w:rPrChange w:id="7720" w:author="David" w:date="2022-08-17T16:58:00Z">
              <w:rPr>
                <w:rFonts w:ascii="Times New Roman" w:hAnsi="Times New Roman"/>
                <w:sz w:val="24"/>
                <w:szCs w:val="24"/>
              </w:rPr>
            </w:rPrChange>
          </w:rPr>
          <w:t>8</w:t>
        </w:r>
        <w:r w:rsidRPr="00163DCF">
          <w:rPr>
            <w:b/>
            <w:sz w:val="21"/>
            <w:szCs w:val="21"/>
            <w:rPrChange w:id="7721" w:author="David" w:date="2022-08-17T16:58:00Z">
              <w:rPr>
                <w:rFonts w:ascii="Times New Roman" w:hAnsi="Times New Roman"/>
                <w:sz w:val="24"/>
                <w:szCs w:val="24"/>
              </w:rPr>
            </w:rPrChange>
          </w:rPr>
          <w:br/>
          <w:t>Meet the Expat Community</w:t>
        </w:r>
      </w:ins>
    </w:p>
    <w:p w14:paraId="40F905CE" w14:textId="1537F78D" w:rsidR="006F31F6" w:rsidRPr="00163DCF" w:rsidRDefault="00593CA0">
      <w:pPr>
        <w:pStyle w:val="Heading1"/>
        <w:spacing w:line="276" w:lineRule="auto"/>
        <w:ind w:left="-5"/>
        <w:rPr>
          <w:ins w:id="7722" w:author="Britt Collins" w:date="2021-09-30T14:58:00Z"/>
          <w:sz w:val="21"/>
          <w:szCs w:val="21"/>
          <w:rPrChange w:id="7723" w:author="David" w:date="2022-08-17T16:58:00Z">
            <w:rPr>
              <w:ins w:id="7724" w:author="Britt Collins" w:date="2021-09-30T14:58:00Z"/>
              <w:rFonts w:ascii="Times New Roman" w:hAnsi="Times New Roman"/>
              <w:sz w:val="24"/>
              <w:szCs w:val="24"/>
            </w:rPr>
          </w:rPrChange>
        </w:rPr>
        <w:pPrChange w:id="7725" w:author="David" w:date="2022-08-17T17:01:00Z">
          <w:pPr>
            <w:ind w:left="-5" w:right="15"/>
          </w:pPr>
        </w:pPrChange>
      </w:pPr>
      <w:ins w:id="7726" w:author="Britt Collins" w:date="2021-10-04T12:47:00Z">
        <w:r w:rsidRPr="00163DCF">
          <w:rPr>
            <w:sz w:val="21"/>
            <w:szCs w:val="21"/>
            <w:rPrChange w:id="7727" w:author="David" w:date="2022-08-17T16:58:00Z">
              <w:rPr>
                <w:rFonts w:ascii="Times New Roman" w:hAnsi="Times New Roman"/>
                <w:sz w:val="24"/>
                <w:szCs w:val="24"/>
              </w:rPr>
            </w:rPrChange>
          </w:rPr>
          <w:br/>
        </w:r>
        <w:r w:rsidRPr="00163DCF">
          <w:rPr>
            <w:sz w:val="21"/>
            <w:szCs w:val="21"/>
            <w:rPrChange w:id="7728" w:author="David" w:date="2022-08-17T16:58:00Z">
              <w:rPr>
                <w:rFonts w:ascii="Times New Roman" w:hAnsi="Times New Roman"/>
                <w:sz w:val="24"/>
                <w:szCs w:val="24"/>
              </w:rPr>
            </w:rPrChange>
          </w:rPr>
          <w:br/>
        </w:r>
      </w:ins>
      <w:ins w:id="7729" w:author="Britt Collins" w:date="2021-10-04T12:49:00Z">
        <w:r w:rsidRPr="00163DCF">
          <w:rPr>
            <w:b/>
            <w:sz w:val="21"/>
            <w:szCs w:val="21"/>
            <w:rPrChange w:id="7730" w:author="David" w:date="2022-08-17T16:58:00Z">
              <w:rPr>
                <w:rFonts w:ascii="Times New Roman" w:hAnsi="Times New Roman"/>
                <w:sz w:val="24"/>
                <w:szCs w:val="24"/>
              </w:rPr>
            </w:rPrChange>
          </w:rPr>
          <w:t>YOU NEED TO SET THE SCENE HERE</w:t>
        </w:r>
        <w:r w:rsidR="00C671CE" w:rsidRPr="00163DCF">
          <w:rPr>
            <w:b/>
            <w:sz w:val="21"/>
            <w:szCs w:val="21"/>
            <w:rPrChange w:id="7731" w:author="David" w:date="2022-08-17T16:58:00Z">
              <w:rPr>
                <w:rFonts w:ascii="Times New Roman" w:hAnsi="Times New Roman"/>
                <w:b/>
                <w:sz w:val="24"/>
                <w:szCs w:val="24"/>
              </w:rPr>
            </w:rPrChange>
          </w:rPr>
          <w:t>. HOW DID YOU F</w:t>
        </w:r>
      </w:ins>
      <w:ins w:id="7732" w:author="Britt Collins" w:date="2021-10-04T12:50:00Z">
        <w:r w:rsidR="00C671CE" w:rsidRPr="00163DCF">
          <w:rPr>
            <w:b/>
            <w:sz w:val="21"/>
            <w:szCs w:val="21"/>
            <w:rPrChange w:id="7733" w:author="David" w:date="2022-08-17T16:58:00Z">
              <w:rPr>
                <w:rFonts w:ascii="Times New Roman" w:hAnsi="Times New Roman"/>
                <w:b/>
                <w:sz w:val="24"/>
                <w:szCs w:val="24"/>
              </w:rPr>
            </w:rPrChange>
          </w:rPr>
          <w:t>ALL</w:t>
        </w:r>
      </w:ins>
      <w:ins w:id="7734" w:author="Britt Collins" w:date="2021-10-04T12:49:00Z">
        <w:r w:rsidR="00C671CE" w:rsidRPr="00163DCF">
          <w:rPr>
            <w:b/>
            <w:sz w:val="21"/>
            <w:szCs w:val="21"/>
            <w:rPrChange w:id="7735" w:author="David" w:date="2022-08-17T16:58:00Z">
              <w:rPr>
                <w:rFonts w:ascii="Times New Roman" w:hAnsi="Times New Roman"/>
                <w:b/>
                <w:sz w:val="24"/>
                <w:szCs w:val="24"/>
              </w:rPr>
            </w:rPrChange>
          </w:rPr>
          <w:t xml:space="preserve"> THE EXPAT COMMUNITY</w:t>
        </w:r>
        <w:r w:rsidRPr="00163DCF">
          <w:rPr>
            <w:sz w:val="21"/>
            <w:szCs w:val="21"/>
            <w:rPrChange w:id="7736" w:author="David" w:date="2022-08-17T16:58:00Z">
              <w:rPr>
                <w:rFonts w:ascii="Times New Roman" w:hAnsi="Times New Roman"/>
                <w:sz w:val="24"/>
                <w:szCs w:val="24"/>
              </w:rPr>
            </w:rPrChange>
          </w:rPr>
          <w:t xml:space="preserve"> </w:t>
        </w:r>
      </w:ins>
      <w:ins w:id="7737" w:author="Britt Collins" w:date="2021-10-04T12:50:00Z">
        <w:r w:rsidR="00C671CE" w:rsidRPr="00163DCF">
          <w:rPr>
            <w:b/>
            <w:sz w:val="21"/>
            <w:szCs w:val="21"/>
            <w:rPrChange w:id="7738" w:author="David" w:date="2022-08-17T16:58:00Z">
              <w:rPr>
                <w:rFonts w:ascii="Times New Roman" w:hAnsi="Times New Roman"/>
                <w:sz w:val="24"/>
                <w:szCs w:val="24"/>
              </w:rPr>
            </w:rPrChange>
          </w:rPr>
          <w:t>ETC</w:t>
        </w:r>
        <w:r w:rsidR="00C671CE" w:rsidRPr="00163DCF">
          <w:rPr>
            <w:sz w:val="21"/>
            <w:szCs w:val="21"/>
            <w:rPrChange w:id="7739" w:author="David" w:date="2022-08-17T16:58:00Z">
              <w:rPr>
                <w:rFonts w:ascii="Times New Roman" w:hAnsi="Times New Roman"/>
                <w:sz w:val="24"/>
                <w:szCs w:val="24"/>
              </w:rPr>
            </w:rPrChange>
          </w:rPr>
          <w:t xml:space="preserve"> </w:t>
        </w:r>
      </w:ins>
      <w:ins w:id="7740" w:author="Britt Collins" w:date="2021-10-04T15:12:00Z">
        <w:r w:rsidR="0016651D" w:rsidRPr="00163DCF">
          <w:rPr>
            <w:b/>
            <w:sz w:val="21"/>
            <w:szCs w:val="21"/>
            <w:rPrChange w:id="7741" w:author="David" w:date="2022-08-17T16:58:00Z">
              <w:rPr>
                <w:rFonts w:ascii="Times New Roman" w:hAnsi="Times New Roman"/>
                <w:b/>
                <w:sz w:val="24"/>
                <w:szCs w:val="24"/>
              </w:rPr>
            </w:rPrChange>
          </w:rPr>
          <w:t>EVEN SOMETHING LIKE</w:t>
        </w:r>
      </w:ins>
      <w:ins w:id="7742" w:author="Britt Collins" w:date="2021-10-04T15:11:00Z">
        <w:r w:rsidR="0016651D" w:rsidRPr="00163DCF">
          <w:rPr>
            <w:b/>
            <w:sz w:val="21"/>
            <w:szCs w:val="21"/>
            <w:rPrChange w:id="7743" w:author="David" w:date="2022-08-17T16:58:00Z">
              <w:rPr>
                <w:rFonts w:ascii="Times New Roman" w:hAnsi="Times New Roman"/>
                <w:sz w:val="24"/>
                <w:szCs w:val="24"/>
              </w:rPr>
            </w:rPrChange>
          </w:rPr>
          <w:t xml:space="preserve">: Since thousands of young people move to </w:t>
        </w:r>
      </w:ins>
      <w:ins w:id="7744" w:author="Britt Collins" w:date="2021-10-04T15:12:00Z">
        <w:r w:rsidR="0016651D" w:rsidRPr="00163DCF">
          <w:rPr>
            <w:b/>
            <w:sz w:val="21"/>
            <w:szCs w:val="21"/>
            <w:rPrChange w:id="7745" w:author="David" w:date="2022-08-17T16:58:00Z">
              <w:rPr>
                <w:rFonts w:ascii="Times New Roman" w:hAnsi="Times New Roman"/>
                <w:sz w:val="24"/>
                <w:szCs w:val="24"/>
              </w:rPr>
            </w:rPrChange>
          </w:rPr>
          <w:t>Australian cities like Sydney and Melbourne</w:t>
        </w:r>
      </w:ins>
      <w:ins w:id="7746" w:author="Britt Collins" w:date="2021-10-04T15:13:00Z">
        <w:r w:rsidR="0016651D" w:rsidRPr="00163DCF">
          <w:rPr>
            <w:b/>
            <w:sz w:val="21"/>
            <w:szCs w:val="21"/>
            <w:rPrChange w:id="7747" w:author="David" w:date="2022-08-17T16:58:00Z">
              <w:rPr>
                <w:rFonts w:ascii="Times New Roman" w:hAnsi="Times New Roman"/>
                <w:b/>
                <w:sz w:val="24"/>
                <w:szCs w:val="24"/>
              </w:rPr>
            </w:rPrChange>
          </w:rPr>
          <w:t xml:space="preserve"> for the lure of good jobs, </w:t>
        </w:r>
      </w:ins>
      <w:ins w:id="7748" w:author="Britt Collins" w:date="2021-10-04T15:20:00Z">
        <w:r w:rsidR="0016651D" w:rsidRPr="00163DCF">
          <w:rPr>
            <w:b/>
            <w:sz w:val="21"/>
            <w:szCs w:val="21"/>
            <w:rPrChange w:id="7749" w:author="David" w:date="2022-08-17T16:58:00Z">
              <w:rPr>
                <w:rFonts w:ascii="Times New Roman" w:hAnsi="Times New Roman"/>
                <w:b/>
                <w:sz w:val="24"/>
                <w:szCs w:val="24"/>
              </w:rPr>
            </w:rPrChange>
          </w:rPr>
          <w:t xml:space="preserve">a </w:t>
        </w:r>
      </w:ins>
      <w:ins w:id="7750" w:author="Britt Collins" w:date="2021-10-04T15:13:00Z">
        <w:r w:rsidR="0016651D" w:rsidRPr="00163DCF">
          <w:rPr>
            <w:b/>
            <w:sz w:val="21"/>
            <w:szCs w:val="21"/>
            <w:rPrChange w:id="7751" w:author="David" w:date="2022-08-17T16:58:00Z">
              <w:rPr>
                <w:rFonts w:ascii="Times New Roman" w:hAnsi="Times New Roman"/>
                <w:b/>
                <w:sz w:val="24"/>
                <w:szCs w:val="24"/>
              </w:rPr>
            </w:rPrChange>
          </w:rPr>
          <w:t>sunn</w:t>
        </w:r>
      </w:ins>
      <w:ins w:id="7752" w:author="Britt Collins" w:date="2021-10-04T15:14:00Z">
        <w:r w:rsidR="0016651D" w:rsidRPr="00163DCF">
          <w:rPr>
            <w:b/>
            <w:sz w:val="21"/>
            <w:szCs w:val="21"/>
            <w:rPrChange w:id="7753" w:author="David" w:date="2022-08-17T16:58:00Z">
              <w:rPr>
                <w:rFonts w:ascii="Times New Roman" w:hAnsi="Times New Roman"/>
                <w:b/>
                <w:sz w:val="24"/>
                <w:szCs w:val="24"/>
              </w:rPr>
            </w:rPrChange>
          </w:rPr>
          <w:t>y</w:t>
        </w:r>
      </w:ins>
      <w:ins w:id="7754" w:author="Britt Collins" w:date="2021-10-04T15:13:00Z">
        <w:r w:rsidR="0016651D" w:rsidRPr="00163DCF">
          <w:rPr>
            <w:b/>
            <w:sz w:val="21"/>
            <w:szCs w:val="21"/>
            <w:rPrChange w:id="7755" w:author="David" w:date="2022-08-17T16:58:00Z">
              <w:rPr>
                <w:rFonts w:ascii="Times New Roman" w:hAnsi="Times New Roman"/>
                <w:b/>
                <w:sz w:val="24"/>
                <w:szCs w:val="24"/>
              </w:rPr>
            </w:rPrChange>
          </w:rPr>
          <w:t xml:space="preserve"> climate and</w:t>
        </w:r>
      </w:ins>
      <w:ins w:id="7756" w:author="Britt Collins" w:date="2021-10-04T15:14:00Z">
        <w:r w:rsidR="0016651D" w:rsidRPr="00163DCF">
          <w:rPr>
            <w:b/>
            <w:sz w:val="21"/>
            <w:szCs w:val="21"/>
            <w:rPrChange w:id="7757" w:author="David" w:date="2022-08-17T16:58:00Z">
              <w:rPr>
                <w:rFonts w:ascii="Times New Roman" w:hAnsi="Times New Roman"/>
                <w:b/>
                <w:sz w:val="24"/>
                <w:szCs w:val="24"/>
              </w:rPr>
            </w:rPrChange>
          </w:rPr>
          <w:t xml:space="preserve"> laidback culture</w:t>
        </w:r>
      </w:ins>
      <w:ins w:id="7758" w:author="Britt Collins" w:date="2021-10-04T15:12:00Z">
        <w:r w:rsidR="0016651D" w:rsidRPr="00163DCF">
          <w:rPr>
            <w:b/>
            <w:sz w:val="21"/>
            <w:szCs w:val="21"/>
            <w:rPrChange w:id="7759" w:author="David" w:date="2022-08-17T16:58:00Z">
              <w:rPr>
                <w:rFonts w:ascii="Times New Roman" w:hAnsi="Times New Roman"/>
                <w:sz w:val="24"/>
                <w:szCs w:val="24"/>
              </w:rPr>
            </w:rPrChange>
          </w:rPr>
          <w:t xml:space="preserve">, it’s easy enough to slot into </w:t>
        </w:r>
      </w:ins>
      <w:ins w:id="7760" w:author="Britt Collins" w:date="2021-10-04T15:15:00Z">
        <w:r w:rsidR="0016651D" w:rsidRPr="00163DCF">
          <w:rPr>
            <w:b/>
            <w:sz w:val="21"/>
            <w:szCs w:val="21"/>
            <w:rPrChange w:id="7761" w:author="David" w:date="2022-08-17T16:58:00Z">
              <w:rPr>
                <w:rFonts w:ascii="Times New Roman" w:hAnsi="Times New Roman"/>
                <w:b/>
                <w:sz w:val="24"/>
                <w:szCs w:val="24"/>
              </w:rPr>
            </w:rPrChange>
          </w:rPr>
          <w:t>an</w:t>
        </w:r>
      </w:ins>
      <w:ins w:id="7762" w:author="Britt Collins" w:date="2021-10-04T15:12:00Z">
        <w:r w:rsidR="0016651D" w:rsidRPr="00163DCF">
          <w:rPr>
            <w:b/>
            <w:sz w:val="21"/>
            <w:szCs w:val="21"/>
            <w:rPrChange w:id="7763" w:author="David" w:date="2022-08-17T16:58:00Z">
              <w:rPr>
                <w:rFonts w:ascii="Times New Roman" w:hAnsi="Times New Roman"/>
                <w:sz w:val="24"/>
                <w:szCs w:val="24"/>
              </w:rPr>
            </w:rPrChange>
          </w:rPr>
          <w:t xml:space="preserve"> expat </w:t>
        </w:r>
      </w:ins>
      <w:ins w:id="7764" w:author="Britt Collins" w:date="2021-10-04T15:15:00Z">
        <w:r w:rsidR="0016651D" w:rsidRPr="00163DCF">
          <w:rPr>
            <w:b/>
            <w:sz w:val="21"/>
            <w:szCs w:val="21"/>
            <w:rPrChange w:id="7765" w:author="David" w:date="2022-08-17T16:58:00Z">
              <w:rPr>
                <w:rFonts w:ascii="Times New Roman" w:hAnsi="Times New Roman"/>
                <w:b/>
                <w:sz w:val="24"/>
                <w:szCs w:val="24"/>
              </w:rPr>
            </w:rPrChange>
          </w:rPr>
          <w:t>social scene</w:t>
        </w:r>
      </w:ins>
      <w:ins w:id="7766" w:author="Britt Collins" w:date="2021-10-04T15:12:00Z">
        <w:r w:rsidR="0016651D" w:rsidRPr="00163DCF">
          <w:rPr>
            <w:b/>
            <w:sz w:val="21"/>
            <w:szCs w:val="21"/>
            <w:rPrChange w:id="7767" w:author="David" w:date="2022-08-17T16:58:00Z">
              <w:rPr>
                <w:rFonts w:ascii="Times New Roman" w:hAnsi="Times New Roman"/>
                <w:sz w:val="24"/>
                <w:szCs w:val="24"/>
              </w:rPr>
            </w:rPrChange>
          </w:rPr>
          <w:t>.</w:t>
        </w:r>
        <w:r w:rsidR="0016651D" w:rsidRPr="00163DCF">
          <w:rPr>
            <w:sz w:val="21"/>
            <w:szCs w:val="21"/>
            <w:rPrChange w:id="7768" w:author="David" w:date="2022-08-17T16:58:00Z">
              <w:rPr>
                <w:rFonts w:ascii="Times New Roman" w:hAnsi="Times New Roman"/>
                <w:sz w:val="24"/>
                <w:szCs w:val="24"/>
              </w:rPr>
            </w:rPrChange>
          </w:rPr>
          <w:t xml:space="preserve"> </w:t>
        </w:r>
      </w:ins>
      <w:ins w:id="7769" w:author="Britt Collins" w:date="2021-09-30T14:58:00Z">
        <w:r w:rsidR="006F31F6" w:rsidRPr="00163DCF">
          <w:rPr>
            <w:sz w:val="21"/>
            <w:szCs w:val="21"/>
            <w:rPrChange w:id="7770" w:author="David" w:date="2022-08-17T16:58:00Z">
              <w:rPr>
                <w:rFonts w:ascii="Times New Roman" w:hAnsi="Times New Roman"/>
                <w:sz w:val="24"/>
                <w:szCs w:val="24"/>
              </w:rPr>
            </w:rPrChange>
          </w:rPr>
          <w:t xml:space="preserve">Dan, the British expat </w:t>
        </w:r>
      </w:ins>
      <w:ins w:id="7771" w:author="Britt Collins" w:date="2021-10-04T15:06:00Z">
        <w:r w:rsidR="0016651D" w:rsidRPr="00163DCF">
          <w:rPr>
            <w:sz w:val="21"/>
            <w:szCs w:val="21"/>
            <w:rPrChange w:id="7772" w:author="David" w:date="2022-08-17T16:58:00Z">
              <w:rPr>
                <w:rFonts w:ascii="Times New Roman" w:hAnsi="Times New Roman"/>
                <w:sz w:val="24"/>
                <w:szCs w:val="24"/>
              </w:rPr>
            </w:rPrChange>
          </w:rPr>
          <w:t>w</w:t>
        </w:r>
      </w:ins>
      <w:ins w:id="7773" w:author="Britt Collins" w:date="2021-10-04T15:07:00Z">
        <w:r w:rsidR="0016651D" w:rsidRPr="00163DCF">
          <w:rPr>
            <w:sz w:val="21"/>
            <w:szCs w:val="21"/>
            <w:rPrChange w:id="7774" w:author="David" w:date="2022-08-17T16:58:00Z">
              <w:rPr>
                <w:rFonts w:ascii="Times New Roman" w:hAnsi="Times New Roman"/>
                <w:sz w:val="24"/>
                <w:szCs w:val="24"/>
              </w:rPr>
            </w:rPrChange>
          </w:rPr>
          <w:t>ho</w:t>
        </w:r>
      </w:ins>
      <w:ins w:id="7775" w:author="Britt Collins" w:date="2021-09-30T14:58:00Z">
        <w:r w:rsidR="006F31F6" w:rsidRPr="00163DCF">
          <w:rPr>
            <w:sz w:val="21"/>
            <w:szCs w:val="21"/>
            <w:rPrChange w:id="7776" w:author="David" w:date="2022-08-17T16:58:00Z">
              <w:rPr>
                <w:rFonts w:ascii="Times New Roman" w:hAnsi="Times New Roman"/>
                <w:sz w:val="24"/>
                <w:szCs w:val="24"/>
              </w:rPr>
            </w:rPrChange>
          </w:rPr>
          <w:t xml:space="preserve"> worked </w:t>
        </w:r>
      </w:ins>
      <w:ins w:id="7777" w:author="Britt Collins" w:date="2021-10-04T15:07:00Z">
        <w:r w:rsidR="0016651D" w:rsidRPr="00163DCF">
          <w:rPr>
            <w:sz w:val="21"/>
            <w:szCs w:val="21"/>
            <w:rPrChange w:id="7778" w:author="David" w:date="2022-08-17T16:58:00Z">
              <w:rPr>
                <w:rFonts w:ascii="Times New Roman" w:hAnsi="Times New Roman"/>
                <w:sz w:val="24"/>
                <w:szCs w:val="24"/>
              </w:rPr>
            </w:rPrChange>
          </w:rPr>
          <w:t>with</w:t>
        </w:r>
      </w:ins>
      <w:ins w:id="7779" w:author="Britt Collins" w:date="2021-09-30T14:58:00Z">
        <w:r w:rsidR="006F31F6" w:rsidRPr="00163DCF">
          <w:rPr>
            <w:sz w:val="21"/>
            <w:szCs w:val="21"/>
            <w:rPrChange w:id="7780" w:author="David" w:date="2022-08-17T16:58:00Z">
              <w:rPr>
                <w:rFonts w:ascii="Times New Roman" w:hAnsi="Times New Roman"/>
                <w:sz w:val="24"/>
                <w:szCs w:val="24"/>
              </w:rPr>
            </w:rPrChange>
          </w:rPr>
          <w:t xml:space="preserve"> the </w:t>
        </w:r>
      </w:ins>
      <w:ins w:id="7781" w:author="Britt Collins" w:date="2021-10-04T15:07:00Z">
        <w:r w:rsidR="0016651D" w:rsidRPr="00163DCF">
          <w:rPr>
            <w:sz w:val="21"/>
            <w:szCs w:val="21"/>
            <w:rPrChange w:id="7782" w:author="David" w:date="2022-08-17T16:58:00Z">
              <w:rPr>
                <w:rFonts w:ascii="Times New Roman" w:hAnsi="Times New Roman"/>
                <w:sz w:val="24"/>
                <w:szCs w:val="24"/>
              </w:rPr>
            </w:rPrChange>
          </w:rPr>
          <w:t>f</w:t>
        </w:r>
      </w:ins>
      <w:ins w:id="7783" w:author="Britt Collins" w:date="2021-09-30T14:58:00Z">
        <w:r w:rsidR="006F31F6" w:rsidRPr="00163DCF">
          <w:rPr>
            <w:sz w:val="21"/>
            <w:szCs w:val="21"/>
            <w:rPrChange w:id="7784" w:author="David" w:date="2022-08-17T16:58:00Z">
              <w:rPr>
                <w:rFonts w:ascii="Times New Roman" w:hAnsi="Times New Roman"/>
                <w:sz w:val="24"/>
                <w:szCs w:val="24"/>
              </w:rPr>
            </w:rPrChange>
          </w:rPr>
          <w:t>inancial client, became a close friend of mine. He shared all his social invitations with me. Without Dan, there would be no</w:t>
        </w:r>
      </w:ins>
      <w:ins w:id="7785" w:author="Britt Collins" w:date="2021-10-04T12:50:00Z">
        <w:r w:rsidR="00C671CE" w:rsidRPr="00163DCF">
          <w:rPr>
            <w:sz w:val="21"/>
            <w:szCs w:val="21"/>
            <w:rPrChange w:id="7786" w:author="David" w:date="2022-08-17T16:58:00Z">
              <w:rPr>
                <w:rFonts w:ascii="Times New Roman" w:hAnsi="Times New Roman"/>
                <w:sz w:val="24"/>
                <w:szCs w:val="24"/>
              </w:rPr>
            </w:rPrChange>
          </w:rPr>
          <w:t xml:space="preserve"> dragon boat racing, Andy, </w:t>
        </w:r>
        <w:proofErr w:type="gramStart"/>
        <w:r w:rsidR="00C671CE" w:rsidRPr="00163DCF">
          <w:rPr>
            <w:sz w:val="21"/>
            <w:szCs w:val="21"/>
            <w:rPrChange w:id="7787" w:author="David" w:date="2022-08-17T16:58:00Z">
              <w:rPr>
                <w:rFonts w:ascii="Times New Roman" w:hAnsi="Times New Roman"/>
                <w:sz w:val="24"/>
                <w:szCs w:val="24"/>
              </w:rPr>
            </w:rPrChange>
          </w:rPr>
          <w:t>Johnny</w:t>
        </w:r>
        <w:proofErr w:type="gramEnd"/>
        <w:r w:rsidR="00C671CE" w:rsidRPr="00163DCF">
          <w:rPr>
            <w:sz w:val="21"/>
            <w:szCs w:val="21"/>
            <w:rPrChange w:id="7788" w:author="David" w:date="2022-08-17T16:58:00Z">
              <w:rPr>
                <w:rFonts w:ascii="Times New Roman" w:hAnsi="Times New Roman"/>
                <w:sz w:val="24"/>
                <w:szCs w:val="24"/>
              </w:rPr>
            </w:rPrChange>
          </w:rPr>
          <w:t xml:space="preserve"> and </w:t>
        </w:r>
      </w:ins>
      <w:ins w:id="7789" w:author="Britt Collins" w:date="2021-10-04T12:51:00Z">
        <w:r w:rsidR="00C671CE" w:rsidRPr="00163DCF">
          <w:rPr>
            <w:sz w:val="21"/>
            <w:szCs w:val="21"/>
            <w:rPrChange w:id="7790" w:author="David" w:date="2022-08-17T16:58:00Z">
              <w:rPr>
                <w:rFonts w:ascii="Times New Roman" w:hAnsi="Times New Roman"/>
                <w:sz w:val="24"/>
                <w:szCs w:val="24"/>
              </w:rPr>
            </w:rPrChange>
          </w:rPr>
          <w:t xml:space="preserve">Carl or </w:t>
        </w:r>
        <w:proofErr w:type="spellStart"/>
        <w:r w:rsidR="00C671CE" w:rsidRPr="00163DCF">
          <w:rPr>
            <w:sz w:val="21"/>
            <w:szCs w:val="21"/>
            <w:rPrChange w:id="7791" w:author="David" w:date="2022-08-17T16:58:00Z">
              <w:rPr>
                <w:rFonts w:ascii="Times New Roman" w:hAnsi="Times New Roman"/>
                <w:sz w:val="24"/>
                <w:szCs w:val="24"/>
              </w:rPr>
            </w:rPrChange>
          </w:rPr>
          <w:t>Becs</w:t>
        </w:r>
        <w:proofErr w:type="spellEnd"/>
        <w:r w:rsidR="00C671CE" w:rsidRPr="00163DCF">
          <w:rPr>
            <w:sz w:val="21"/>
            <w:szCs w:val="21"/>
            <w:rPrChange w:id="7792" w:author="David" w:date="2022-08-17T16:58:00Z">
              <w:rPr>
                <w:rFonts w:ascii="Times New Roman" w:hAnsi="Times New Roman"/>
                <w:sz w:val="24"/>
                <w:szCs w:val="24"/>
              </w:rPr>
            </w:rPrChange>
          </w:rPr>
          <w:t xml:space="preserve"> and the Rose Bay flat.</w:t>
        </w:r>
      </w:ins>
    </w:p>
    <w:p w14:paraId="6AC687CB" w14:textId="33C86D99" w:rsidR="006F31F6" w:rsidRPr="00163DCF" w:rsidRDefault="006F31F6">
      <w:pPr>
        <w:spacing w:line="276" w:lineRule="auto"/>
        <w:ind w:left="-5" w:right="15" w:firstLine="725"/>
        <w:rPr>
          <w:ins w:id="7793" w:author="Britt Collins" w:date="2021-09-30T14:58:00Z"/>
          <w:szCs w:val="21"/>
          <w:rPrChange w:id="7794" w:author="David" w:date="2022-08-17T16:58:00Z">
            <w:rPr>
              <w:ins w:id="7795" w:author="Britt Collins" w:date="2021-09-30T14:58:00Z"/>
              <w:rFonts w:ascii="Times New Roman" w:hAnsi="Times New Roman"/>
              <w:sz w:val="24"/>
              <w:szCs w:val="24"/>
            </w:rPr>
          </w:rPrChange>
        </w:rPr>
        <w:pPrChange w:id="7796" w:author="David" w:date="2022-08-17T17:01:00Z">
          <w:pPr>
            <w:ind w:left="-5" w:right="15"/>
          </w:pPr>
        </w:pPrChange>
      </w:pPr>
      <w:ins w:id="7797" w:author="Britt Collins" w:date="2021-09-30T14:58:00Z">
        <w:r w:rsidRPr="00163DCF">
          <w:rPr>
            <w:szCs w:val="21"/>
            <w:rPrChange w:id="7798" w:author="David" w:date="2022-08-17T16:58:00Z">
              <w:rPr>
                <w:rFonts w:ascii="Times New Roman" w:hAnsi="Times New Roman"/>
                <w:sz w:val="24"/>
                <w:szCs w:val="24"/>
              </w:rPr>
            </w:rPrChange>
          </w:rPr>
          <w:t xml:space="preserve">Firstly, what is </w:t>
        </w:r>
      </w:ins>
      <w:ins w:id="7799" w:author="Britt Collins" w:date="2021-10-04T12:51:00Z">
        <w:r w:rsidR="00C671CE" w:rsidRPr="00163DCF">
          <w:rPr>
            <w:szCs w:val="21"/>
            <w:rPrChange w:id="7800" w:author="David" w:date="2022-08-17T16:58:00Z">
              <w:rPr>
                <w:rFonts w:ascii="Times New Roman" w:hAnsi="Times New Roman"/>
                <w:sz w:val="24"/>
                <w:szCs w:val="24"/>
              </w:rPr>
            </w:rPrChange>
          </w:rPr>
          <w:t>d</w:t>
        </w:r>
      </w:ins>
      <w:ins w:id="7801" w:author="Britt Collins" w:date="2021-09-30T14:58:00Z">
        <w:r w:rsidRPr="00163DCF">
          <w:rPr>
            <w:szCs w:val="21"/>
            <w:rPrChange w:id="7802" w:author="David" w:date="2022-08-17T16:58:00Z">
              <w:rPr>
                <w:rFonts w:ascii="Times New Roman" w:hAnsi="Times New Roman"/>
                <w:sz w:val="24"/>
                <w:szCs w:val="24"/>
              </w:rPr>
            </w:rPrChange>
          </w:rPr>
          <w:t xml:space="preserve">ragon </w:t>
        </w:r>
      </w:ins>
      <w:ins w:id="7803" w:author="Britt Collins" w:date="2021-10-04T12:51:00Z">
        <w:r w:rsidR="00C671CE" w:rsidRPr="00163DCF">
          <w:rPr>
            <w:szCs w:val="21"/>
            <w:rPrChange w:id="7804" w:author="David" w:date="2022-08-17T16:58:00Z">
              <w:rPr>
                <w:rFonts w:ascii="Times New Roman" w:hAnsi="Times New Roman"/>
                <w:sz w:val="24"/>
                <w:szCs w:val="24"/>
              </w:rPr>
            </w:rPrChange>
          </w:rPr>
          <w:t>b</w:t>
        </w:r>
      </w:ins>
      <w:ins w:id="7805" w:author="Britt Collins" w:date="2021-09-30T14:58:00Z">
        <w:r w:rsidRPr="00163DCF">
          <w:rPr>
            <w:szCs w:val="21"/>
            <w:rPrChange w:id="7806" w:author="David" w:date="2022-08-17T16:58:00Z">
              <w:rPr>
                <w:rFonts w:ascii="Times New Roman" w:hAnsi="Times New Roman"/>
                <w:sz w:val="24"/>
                <w:szCs w:val="24"/>
              </w:rPr>
            </w:rPrChange>
          </w:rPr>
          <w:t xml:space="preserve">oat </w:t>
        </w:r>
      </w:ins>
      <w:ins w:id="7807" w:author="Britt Collins" w:date="2021-10-04T12:51:00Z">
        <w:r w:rsidR="00C671CE" w:rsidRPr="00163DCF">
          <w:rPr>
            <w:szCs w:val="21"/>
            <w:rPrChange w:id="7808" w:author="David" w:date="2022-08-17T16:58:00Z">
              <w:rPr>
                <w:rFonts w:ascii="Times New Roman" w:hAnsi="Times New Roman"/>
                <w:sz w:val="24"/>
                <w:szCs w:val="24"/>
              </w:rPr>
            </w:rPrChange>
          </w:rPr>
          <w:t>r</w:t>
        </w:r>
      </w:ins>
      <w:ins w:id="7809" w:author="Britt Collins" w:date="2021-09-30T14:58:00Z">
        <w:r w:rsidRPr="00163DCF">
          <w:rPr>
            <w:szCs w:val="21"/>
            <w:rPrChange w:id="7810" w:author="David" w:date="2022-08-17T16:58:00Z">
              <w:rPr>
                <w:rFonts w:ascii="Times New Roman" w:hAnsi="Times New Roman"/>
                <w:sz w:val="24"/>
                <w:szCs w:val="24"/>
              </w:rPr>
            </w:rPrChange>
          </w:rPr>
          <w:t>acing?</w:t>
        </w:r>
      </w:ins>
      <w:ins w:id="7811" w:author="Britt Collins" w:date="2021-10-04T15:21:00Z">
        <w:r w:rsidR="00315ABB" w:rsidRPr="00163DCF">
          <w:rPr>
            <w:szCs w:val="21"/>
            <w:rPrChange w:id="7812" w:author="David" w:date="2022-08-17T16:58:00Z">
              <w:rPr>
                <w:rFonts w:ascii="Times New Roman" w:hAnsi="Times New Roman"/>
                <w:sz w:val="24"/>
                <w:szCs w:val="24"/>
              </w:rPr>
            </w:rPrChange>
          </w:rPr>
          <w:t xml:space="preserve"> </w:t>
        </w:r>
        <w:r w:rsidR="00315ABB" w:rsidRPr="00163DCF">
          <w:rPr>
            <w:b/>
            <w:szCs w:val="21"/>
            <w:rPrChange w:id="7813" w:author="David" w:date="2022-08-17T16:58:00Z">
              <w:rPr>
                <w:rFonts w:ascii="Times New Roman" w:hAnsi="Times New Roman"/>
                <w:sz w:val="24"/>
                <w:szCs w:val="24"/>
              </w:rPr>
            </w:rPrChange>
          </w:rPr>
          <w:t>NEED</w:t>
        </w:r>
      </w:ins>
      <w:ins w:id="7814" w:author="Britt Collins" w:date="2021-10-04T15:22:00Z">
        <w:r w:rsidR="00315ABB" w:rsidRPr="00163DCF">
          <w:rPr>
            <w:b/>
            <w:szCs w:val="21"/>
            <w:rPrChange w:id="7815" w:author="David" w:date="2022-08-17T16:58:00Z">
              <w:rPr>
                <w:rFonts w:ascii="Times New Roman" w:hAnsi="Times New Roman"/>
                <w:sz w:val="24"/>
                <w:szCs w:val="24"/>
              </w:rPr>
            </w:rPrChange>
          </w:rPr>
          <w:t>S A BIT OF CLARITY</w:t>
        </w:r>
      </w:ins>
      <w:ins w:id="7816" w:author="Britt Collins" w:date="2021-09-30T14:58:00Z">
        <w:r w:rsidRPr="00163DCF">
          <w:rPr>
            <w:szCs w:val="21"/>
            <w:rPrChange w:id="7817" w:author="David" w:date="2022-08-17T16:58:00Z">
              <w:rPr>
                <w:rFonts w:ascii="Times New Roman" w:hAnsi="Times New Roman"/>
                <w:sz w:val="24"/>
                <w:szCs w:val="24"/>
              </w:rPr>
            </w:rPrChange>
          </w:rPr>
          <w:t xml:space="preserve"> </w:t>
        </w:r>
      </w:ins>
      <w:ins w:id="7818" w:author="Britt Collins" w:date="2021-10-04T15:21:00Z">
        <w:r w:rsidR="0016651D" w:rsidRPr="00163DCF">
          <w:rPr>
            <w:b/>
            <w:szCs w:val="21"/>
            <w:rPrChange w:id="7819" w:author="David" w:date="2022-08-17T16:58:00Z">
              <w:rPr>
                <w:rFonts w:ascii="Times New Roman" w:hAnsi="Times New Roman"/>
                <w:sz w:val="24"/>
                <w:szCs w:val="24"/>
              </w:rPr>
            </w:rPrChange>
          </w:rPr>
          <w:t xml:space="preserve">It’s </w:t>
        </w:r>
      </w:ins>
      <w:ins w:id="7820" w:author="Britt Collins" w:date="2021-10-04T15:22:00Z">
        <w:r w:rsidR="00315ABB" w:rsidRPr="00163DCF">
          <w:rPr>
            <w:b/>
            <w:szCs w:val="21"/>
            <w:rPrChange w:id="7821" w:author="David" w:date="2022-08-17T16:58:00Z">
              <w:rPr>
                <w:rFonts w:ascii="Times New Roman" w:hAnsi="Times New Roman"/>
                <w:b/>
                <w:sz w:val="24"/>
                <w:szCs w:val="24"/>
              </w:rPr>
            </w:rPrChange>
          </w:rPr>
          <w:t xml:space="preserve">an </w:t>
        </w:r>
      </w:ins>
      <w:ins w:id="7822" w:author="Britt Collins" w:date="2021-10-04T15:21:00Z">
        <w:r w:rsidR="0016651D" w:rsidRPr="00163DCF">
          <w:rPr>
            <w:b/>
            <w:szCs w:val="21"/>
            <w:rPrChange w:id="7823" w:author="David" w:date="2022-08-17T16:58:00Z">
              <w:rPr>
                <w:rFonts w:ascii="Times New Roman" w:hAnsi="Times New Roman"/>
                <w:sz w:val="24"/>
                <w:szCs w:val="24"/>
              </w:rPr>
            </w:rPrChange>
          </w:rPr>
          <w:t xml:space="preserve">ancient Chinese </w:t>
        </w:r>
      </w:ins>
      <w:ins w:id="7824" w:author="Britt Collins" w:date="2021-10-04T15:22:00Z">
        <w:r w:rsidR="00315ABB" w:rsidRPr="00163DCF">
          <w:rPr>
            <w:b/>
            <w:szCs w:val="21"/>
            <w:rPrChange w:id="7825" w:author="David" w:date="2022-08-17T16:58:00Z">
              <w:rPr>
                <w:rFonts w:ascii="Times New Roman" w:hAnsi="Times New Roman"/>
                <w:b/>
                <w:sz w:val="24"/>
                <w:szCs w:val="24"/>
              </w:rPr>
            </w:rPrChange>
          </w:rPr>
          <w:t xml:space="preserve">tradition </w:t>
        </w:r>
      </w:ins>
      <w:ins w:id="7826" w:author="Britt Collins" w:date="2021-10-04T15:21:00Z">
        <w:r w:rsidR="0016651D" w:rsidRPr="00163DCF">
          <w:rPr>
            <w:b/>
            <w:szCs w:val="21"/>
            <w:rPrChange w:id="7827" w:author="David" w:date="2022-08-17T16:58:00Z">
              <w:rPr>
                <w:rFonts w:ascii="Times New Roman" w:hAnsi="Times New Roman"/>
                <w:sz w:val="24"/>
                <w:szCs w:val="24"/>
              </w:rPr>
            </w:rPrChange>
          </w:rPr>
          <w:t>brought to life</w:t>
        </w:r>
        <w:r w:rsidR="00315ABB" w:rsidRPr="00163DCF">
          <w:rPr>
            <w:b/>
            <w:szCs w:val="21"/>
            <w:rPrChange w:id="7828" w:author="David" w:date="2022-08-17T16:58:00Z">
              <w:rPr>
                <w:rFonts w:ascii="Times New Roman" w:hAnsi="Times New Roman"/>
                <w:sz w:val="24"/>
                <w:szCs w:val="24"/>
              </w:rPr>
            </w:rPrChange>
          </w:rPr>
          <w:t xml:space="preserve"> </w:t>
        </w:r>
      </w:ins>
      <w:ins w:id="7829" w:author="Britt Collins" w:date="2021-10-04T15:22:00Z">
        <w:r w:rsidR="00315ABB" w:rsidRPr="00163DCF">
          <w:rPr>
            <w:b/>
            <w:szCs w:val="21"/>
            <w:rPrChange w:id="7830" w:author="David" w:date="2022-08-17T16:58:00Z">
              <w:rPr>
                <w:rFonts w:ascii="Times New Roman" w:hAnsi="Times New Roman"/>
                <w:b/>
                <w:sz w:val="24"/>
                <w:szCs w:val="24"/>
              </w:rPr>
            </w:rPrChange>
          </w:rPr>
          <w:t xml:space="preserve">as a popular charity-based event </w:t>
        </w:r>
      </w:ins>
      <w:ins w:id="7831" w:author="Britt Collins" w:date="2021-10-04T15:23:00Z">
        <w:r w:rsidR="00315ABB" w:rsidRPr="00163DCF">
          <w:rPr>
            <w:b/>
            <w:szCs w:val="21"/>
            <w:rPrChange w:id="7832" w:author="David" w:date="2022-08-17T16:58:00Z">
              <w:rPr>
                <w:rFonts w:ascii="Times New Roman" w:hAnsi="Times New Roman"/>
                <w:b/>
                <w:sz w:val="24"/>
                <w:szCs w:val="24"/>
              </w:rPr>
            </w:rPrChange>
          </w:rPr>
          <w:t>that’s become hugely popular in Australia</w:t>
        </w:r>
      </w:ins>
      <w:ins w:id="7833" w:author="Britt Collins" w:date="2021-10-04T15:21:00Z">
        <w:r w:rsidR="00315ABB" w:rsidRPr="00163DCF">
          <w:rPr>
            <w:b/>
            <w:szCs w:val="21"/>
            <w:rPrChange w:id="7834" w:author="David" w:date="2022-08-17T16:58:00Z">
              <w:rPr>
                <w:rFonts w:ascii="Times New Roman" w:hAnsi="Times New Roman"/>
                <w:sz w:val="24"/>
                <w:szCs w:val="24"/>
              </w:rPr>
            </w:rPrChange>
          </w:rPr>
          <w:t xml:space="preserve">. </w:t>
        </w:r>
      </w:ins>
      <w:ins w:id="7835" w:author="Britt Collins" w:date="2021-09-30T14:58:00Z">
        <w:r w:rsidRPr="00163DCF">
          <w:rPr>
            <w:szCs w:val="21"/>
            <w:rPrChange w:id="7836" w:author="David" w:date="2022-08-17T16:58:00Z">
              <w:rPr>
                <w:rFonts w:ascii="Times New Roman" w:hAnsi="Times New Roman"/>
                <w:sz w:val="24"/>
                <w:szCs w:val="24"/>
              </w:rPr>
            </w:rPrChange>
          </w:rPr>
          <w:t>Think of a long canoe powered by 12</w:t>
        </w:r>
      </w:ins>
      <w:ins w:id="7837" w:author="Britt Collins" w:date="2021-10-04T12:51:00Z">
        <w:r w:rsidR="00C671CE" w:rsidRPr="00163DCF">
          <w:rPr>
            <w:szCs w:val="21"/>
            <w:rPrChange w:id="7838" w:author="David" w:date="2022-08-17T16:58:00Z">
              <w:rPr>
                <w:rFonts w:ascii="Times New Roman" w:hAnsi="Times New Roman"/>
                <w:sz w:val="24"/>
                <w:szCs w:val="24"/>
              </w:rPr>
            </w:rPrChange>
          </w:rPr>
          <w:t>-</w:t>
        </w:r>
      </w:ins>
      <w:ins w:id="7839" w:author="Britt Collins" w:date="2021-09-30T14:58:00Z">
        <w:r w:rsidRPr="00163DCF">
          <w:rPr>
            <w:szCs w:val="21"/>
            <w:rPrChange w:id="7840" w:author="David" w:date="2022-08-17T16:58:00Z">
              <w:rPr>
                <w:rFonts w:ascii="Times New Roman" w:hAnsi="Times New Roman"/>
                <w:sz w:val="24"/>
                <w:szCs w:val="24"/>
              </w:rPr>
            </w:rPrChange>
          </w:rPr>
          <w:t xml:space="preserve">paddle peddling people. The best teams moved gracefully, coordinating with the cox (a small person located at the rear of the boat). </w:t>
        </w:r>
      </w:ins>
      <w:ins w:id="7841" w:author="Britt Collins" w:date="2021-10-04T12:52:00Z">
        <w:r w:rsidR="00C671CE" w:rsidRPr="00163DCF">
          <w:rPr>
            <w:szCs w:val="21"/>
            <w:rPrChange w:id="7842" w:author="David" w:date="2022-08-17T16:58:00Z">
              <w:rPr>
                <w:rFonts w:ascii="Times New Roman" w:hAnsi="Times New Roman"/>
                <w:sz w:val="24"/>
                <w:szCs w:val="24"/>
              </w:rPr>
            </w:rPrChange>
          </w:rPr>
          <w:t xml:space="preserve">One day at work, </w:t>
        </w:r>
      </w:ins>
      <w:ins w:id="7843" w:author="Britt Collins" w:date="2021-09-30T14:58:00Z">
        <w:r w:rsidRPr="00163DCF">
          <w:rPr>
            <w:szCs w:val="21"/>
            <w:rPrChange w:id="7844" w:author="David" w:date="2022-08-17T16:58:00Z">
              <w:rPr>
                <w:rFonts w:ascii="Times New Roman" w:hAnsi="Times New Roman"/>
                <w:sz w:val="24"/>
                <w:szCs w:val="24"/>
              </w:rPr>
            </w:rPrChange>
          </w:rPr>
          <w:t xml:space="preserve">Dan, in passing, mentioned the corporate </w:t>
        </w:r>
      </w:ins>
      <w:ins w:id="7845" w:author="Britt Collins" w:date="2021-10-04T12:52:00Z">
        <w:r w:rsidR="00C671CE" w:rsidRPr="00163DCF">
          <w:rPr>
            <w:szCs w:val="21"/>
            <w:rPrChange w:id="7846" w:author="David" w:date="2022-08-17T16:58:00Z">
              <w:rPr>
                <w:rFonts w:ascii="Times New Roman" w:hAnsi="Times New Roman"/>
                <w:sz w:val="24"/>
                <w:szCs w:val="24"/>
              </w:rPr>
            </w:rPrChange>
          </w:rPr>
          <w:t>d</w:t>
        </w:r>
      </w:ins>
      <w:ins w:id="7847" w:author="Britt Collins" w:date="2021-09-30T14:58:00Z">
        <w:r w:rsidRPr="00163DCF">
          <w:rPr>
            <w:szCs w:val="21"/>
            <w:rPrChange w:id="7848" w:author="David" w:date="2022-08-17T16:58:00Z">
              <w:rPr>
                <w:rFonts w:ascii="Times New Roman" w:hAnsi="Times New Roman"/>
                <w:sz w:val="24"/>
                <w:szCs w:val="24"/>
              </w:rPr>
            </w:rPrChange>
          </w:rPr>
          <w:t>ragon</w:t>
        </w:r>
      </w:ins>
      <w:ins w:id="7849" w:author="Britt Collins" w:date="2021-10-04T15:23:00Z">
        <w:r w:rsidR="00315ABB" w:rsidRPr="00163DCF">
          <w:rPr>
            <w:szCs w:val="21"/>
            <w:rPrChange w:id="7850" w:author="David" w:date="2022-08-17T16:58:00Z">
              <w:rPr>
                <w:rFonts w:ascii="Times New Roman" w:hAnsi="Times New Roman"/>
                <w:sz w:val="24"/>
                <w:szCs w:val="24"/>
              </w:rPr>
            </w:rPrChange>
          </w:rPr>
          <w:t>-</w:t>
        </w:r>
      </w:ins>
      <w:ins w:id="7851" w:author="Britt Collins" w:date="2021-09-30T14:58:00Z">
        <w:r w:rsidRPr="00163DCF">
          <w:rPr>
            <w:szCs w:val="21"/>
            <w:rPrChange w:id="7852" w:author="David" w:date="2022-08-17T16:58:00Z">
              <w:rPr>
                <w:rFonts w:ascii="Times New Roman" w:hAnsi="Times New Roman"/>
                <w:sz w:val="24"/>
                <w:szCs w:val="24"/>
              </w:rPr>
            </w:rPrChange>
          </w:rPr>
          <w:t xml:space="preserve">boat racing event. He had no idea what preparation was involved. I thought it would be a matter of turning up, grabbing an </w:t>
        </w:r>
        <w:proofErr w:type="gramStart"/>
        <w:r w:rsidRPr="00163DCF">
          <w:rPr>
            <w:szCs w:val="21"/>
            <w:rPrChange w:id="7853" w:author="David" w:date="2022-08-17T16:58:00Z">
              <w:rPr>
                <w:rFonts w:ascii="Times New Roman" w:hAnsi="Times New Roman"/>
                <w:sz w:val="24"/>
                <w:szCs w:val="24"/>
              </w:rPr>
            </w:rPrChange>
          </w:rPr>
          <w:t>oar</w:t>
        </w:r>
        <w:proofErr w:type="gramEnd"/>
        <w:r w:rsidRPr="00163DCF">
          <w:rPr>
            <w:szCs w:val="21"/>
            <w:rPrChange w:id="7854" w:author="David" w:date="2022-08-17T16:58:00Z">
              <w:rPr>
                <w:rFonts w:ascii="Times New Roman" w:hAnsi="Times New Roman"/>
                <w:sz w:val="24"/>
                <w:szCs w:val="24"/>
              </w:rPr>
            </w:rPrChange>
          </w:rPr>
          <w:t xml:space="preserve"> and whacking the water as quickly as possible. </w:t>
        </w:r>
      </w:ins>
      <w:ins w:id="7855" w:author="Britt Collins" w:date="2021-10-04T12:52:00Z">
        <w:r w:rsidR="00C671CE" w:rsidRPr="00163DCF">
          <w:rPr>
            <w:szCs w:val="21"/>
            <w:rPrChange w:id="7856" w:author="David" w:date="2022-08-17T16:58:00Z">
              <w:rPr>
                <w:rFonts w:ascii="Times New Roman" w:hAnsi="Times New Roman"/>
                <w:sz w:val="24"/>
                <w:szCs w:val="24"/>
              </w:rPr>
            </w:rPrChange>
          </w:rPr>
          <w:t>But u</w:t>
        </w:r>
      </w:ins>
      <w:ins w:id="7857" w:author="Britt Collins" w:date="2021-09-30T14:58:00Z">
        <w:r w:rsidRPr="00163DCF">
          <w:rPr>
            <w:szCs w:val="21"/>
            <w:rPrChange w:id="7858" w:author="David" w:date="2022-08-17T16:58:00Z">
              <w:rPr>
                <w:rFonts w:ascii="Times New Roman" w:hAnsi="Times New Roman"/>
                <w:sz w:val="24"/>
                <w:szCs w:val="24"/>
              </w:rPr>
            </w:rPrChange>
          </w:rPr>
          <w:t>nfortunately, it was going to take a gruelling training regime at least twice a week after work.</w:t>
        </w:r>
      </w:ins>
    </w:p>
    <w:p w14:paraId="5D545FA5" w14:textId="61475E31" w:rsidR="006F31F6" w:rsidRPr="00163DCF" w:rsidRDefault="006F31F6">
      <w:pPr>
        <w:spacing w:line="276" w:lineRule="auto"/>
        <w:ind w:left="-5" w:right="15" w:firstLine="725"/>
        <w:rPr>
          <w:ins w:id="7859" w:author="Britt Collins" w:date="2021-09-30T14:58:00Z"/>
          <w:szCs w:val="21"/>
          <w:rPrChange w:id="7860" w:author="David" w:date="2022-08-17T16:58:00Z">
            <w:rPr>
              <w:ins w:id="7861" w:author="Britt Collins" w:date="2021-09-30T14:58:00Z"/>
              <w:rFonts w:ascii="Times New Roman" w:hAnsi="Times New Roman"/>
              <w:sz w:val="24"/>
              <w:szCs w:val="24"/>
            </w:rPr>
          </w:rPrChange>
        </w:rPr>
        <w:pPrChange w:id="7862" w:author="David" w:date="2022-08-17T17:01:00Z">
          <w:pPr>
            <w:ind w:left="-5" w:right="15"/>
          </w:pPr>
        </w:pPrChange>
      </w:pPr>
      <w:ins w:id="7863" w:author="Britt Collins" w:date="2021-09-30T14:58:00Z">
        <w:r w:rsidRPr="00163DCF">
          <w:rPr>
            <w:szCs w:val="21"/>
            <w:rPrChange w:id="7864" w:author="David" w:date="2022-08-17T16:58:00Z">
              <w:rPr>
                <w:rFonts w:ascii="Times New Roman" w:hAnsi="Times New Roman"/>
                <w:sz w:val="24"/>
                <w:szCs w:val="24"/>
              </w:rPr>
            </w:rPrChange>
          </w:rPr>
          <w:t xml:space="preserve">The main organiser of the financial client Dragon Boat Racing effort was an Australian named Helen. </w:t>
        </w:r>
      </w:ins>
      <w:ins w:id="7865" w:author="Britt Collins" w:date="2021-10-04T12:53:00Z">
        <w:r w:rsidR="00C671CE" w:rsidRPr="00163DCF">
          <w:rPr>
            <w:szCs w:val="21"/>
            <w:rPrChange w:id="7866" w:author="David" w:date="2022-08-17T16:58:00Z">
              <w:rPr>
                <w:rFonts w:ascii="Times New Roman" w:hAnsi="Times New Roman"/>
                <w:sz w:val="24"/>
                <w:szCs w:val="24"/>
              </w:rPr>
            </w:rPrChange>
          </w:rPr>
          <w:t>She</w:t>
        </w:r>
      </w:ins>
      <w:ins w:id="7867" w:author="Britt Collins" w:date="2021-09-30T14:58:00Z">
        <w:r w:rsidRPr="00163DCF">
          <w:rPr>
            <w:szCs w:val="21"/>
            <w:rPrChange w:id="7868" w:author="David" w:date="2022-08-17T16:58:00Z">
              <w:rPr>
                <w:rFonts w:ascii="Times New Roman" w:hAnsi="Times New Roman"/>
                <w:sz w:val="24"/>
                <w:szCs w:val="24"/>
              </w:rPr>
            </w:rPrChange>
          </w:rPr>
          <w:t xml:space="preserve"> and her long-term partner were members of the local paddling club. They managed to acquire a group of paddlers and a </w:t>
        </w:r>
      </w:ins>
      <w:ins w:id="7869" w:author="Britt Collins" w:date="2021-10-04T12:53:00Z">
        <w:r w:rsidR="00C671CE" w:rsidRPr="00163DCF">
          <w:rPr>
            <w:szCs w:val="21"/>
            <w:rPrChange w:id="7870" w:author="David" w:date="2022-08-17T16:58:00Z">
              <w:rPr>
                <w:rFonts w:ascii="Times New Roman" w:hAnsi="Times New Roman"/>
                <w:sz w:val="24"/>
                <w:szCs w:val="24"/>
              </w:rPr>
            </w:rPrChange>
          </w:rPr>
          <w:t>‘</w:t>
        </w:r>
      </w:ins>
      <w:ins w:id="7871" w:author="Britt Collins" w:date="2021-09-30T14:58:00Z">
        <w:r w:rsidRPr="00163DCF">
          <w:rPr>
            <w:szCs w:val="21"/>
            <w:rPrChange w:id="7872" w:author="David" w:date="2022-08-17T16:58:00Z">
              <w:rPr>
                <w:rFonts w:ascii="Times New Roman" w:hAnsi="Times New Roman"/>
                <w:sz w:val="24"/>
                <w:szCs w:val="24"/>
              </w:rPr>
            </w:rPrChange>
          </w:rPr>
          <w:t>cat's whiskers</w:t>
        </w:r>
      </w:ins>
      <w:ins w:id="7873" w:author="Britt Collins" w:date="2021-10-04T12:53:00Z">
        <w:r w:rsidR="00C671CE" w:rsidRPr="00163DCF">
          <w:rPr>
            <w:szCs w:val="21"/>
            <w:rPrChange w:id="7874" w:author="David" w:date="2022-08-17T16:58:00Z">
              <w:rPr>
                <w:rFonts w:ascii="Times New Roman" w:hAnsi="Times New Roman"/>
                <w:sz w:val="24"/>
                <w:szCs w:val="24"/>
              </w:rPr>
            </w:rPrChange>
          </w:rPr>
          <w:t>’</w:t>
        </w:r>
      </w:ins>
      <w:ins w:id="7875" w:author="Britt Collins" w:date="2021-09-30T14:58:00Z">
        <w:r w:rsidRPr="00163DCF">
          <w:rPr>
            <w:szCs w:val="21"/>
            <w:rPrChange w:id="7876" w:author="David" w:date="2022-08-17T16:58:00Z">
              <w:rPr>
                <w:rFonts w:ascii="Times New Roman" w:hAnsi="Times New Roman"/>
                <w:sz w:val="24"/>
                <w:szCs w:val="24"/>
              </w:rPr>
            </w:rPrChange>
          </w:rPr>
          <w:t xml:space="preserve"> cox. This tiny, bald fellow was </w:t>
        </w:r>
        <w:proofErr w:type="gramStart"/>
        <w:r w:rsidRPr="00163DCF">
          <w:rPr>
            <w:szCs w:val="21"/>
            <w:rPrChange w:id="7877" w:author="David" w:date="2022-08-17T16:58:00Z">
              <w:rPr>
                <w:rFonts w:ascii="Times New Roman" w:hAnsi="Times New Roman"/>
                <w:sz w:val="24"/>
                <w:szCs w:val="24"/>
              </w:rPr>
            </w:rPrChange>
          </w:rPr>
          <w:t>definitely vocal</w:t>
        </w:r>
        <w:proofErr w:type="gramEnd"/>
        <w:r w:rsidRPr="00163DCF">
          <w:rPr>
            <w:szCs w:val="21"/>
            <w:rPrChange w:id="7878" w:author="David" w:date="2022-08-17T16:58:00Z">
              <w:rPr>
                <w:rFonts w:ascii="Times New Roman" w:hAnsi="Times New Roman"/>
                <w:sz w:val="24"/>
                <w:szCs w:val="24"/>
              </w:rPr>
            </w:rPrChange>
          </w:rPr>
          <w:t>. He coordinated our training efforts at the paddling club in Paramatta</w:t>
        </w:r>
      </w:ins>
      <w:ins w:id="7879" w:author="Britt Collins" w:date="2021-10-04T15:24:00Z">
        <w:r w:rsidR="00315ABB" w:rsidRPr="00163DCF">
          <w:rPr>
            <w:szCs w:val="21"/>
            <w:rPrChange w:id="7880" w:author="David" w:date="2022-08-17T16:58:00Z">
              <w:rPr>
                <w:rFonts w:ascii="Times New Roman" w:hAnsi="Times New Roman"/>
                <w:sz w:val="24"/>
                <w:szCs w:val="24"/>
              </w:rPr>
            </w:rPrChange>
          </w:rPr>
          <w:t xml:space="preserve"> and</w:t>
        </w:r>
      </w:ins>
      <w:ins w:id="7881" w:author="Britt Collins" w:date="2021-09-30T14:58:00Z">
        <w:r w:rsidRPr="00163DCF">
          <w:rPr>
            <w:szCs w:val="21"/>
            <w:rPrChange w:id="7882" w:author="David" w:date="2022-08-17T16:58:00Z">
              <w:rPr>
                <w:rFonts w:ascii="Times New Roman" w:hAnsi="Times New Roman"/>
                <w:sz w:val="24"/>
                <w:szCs w:val="24"/>
              </w:rPr>
            </w:rPrChange>
          </w:rPr>
          <w:t xml:space="preserve"> supposedly knew what our competition was. After </w:t>
        </w:r>
        <w:proofErr w:type="gramStart"/>
        <w:r w:rsidRPr="00163DCF">
          <w:rPr>
            <w:szCs w:val="21"/>
            <w:rPrChange w:id="7883" w:author="David" w:date="2022-08-17T16:58:00Z">
              <w:rPr>
                <w:rFonts w:ascii="Times New Roman" w:hAnsi="Times New Roman"/>
                <w:sz w:val="24"/>
                <w:szCs w:val="24"/>
              </w:rPr>
            </w:rPrChange>
          </w:rPr>
          <w:t>a number of</w:t>
        </w:r>
        <w:proofErr w:type="gramEnd"/>
        <w:r w:rsidRPr="00163DCF">
          <w:rPr>
            <w:szCs w:val="21"/>
            <w:rPrChange w:id="7884" w:author="David" w:date="2022-08-17T16:58:00Z">
              <w:rPr>
                <w:rFonts w:ascii="Times New Roman" w:hAnsi="Times New Roman"/>
                <w:sz w:val="24"/>
                <w:szCs w:val="24"/>
              </w:rPr>
            </w:rPrChange>
          </w:rPr>
          <w:t xml:space="preserve"> training sessions, he said, </w:t>
        </w:r>
      </w:ins>
      <w:ins w:id="7885" w:author="Britt Collins" w:date="2021-10-04T15:24:00Z">
        <w:r w:rsidR="00315ABB" w:rsidRPr="00163DCF">
          <w:rPr>
            <w:szCs w:val="21"/>
            <w:rPrChange w:id="7886" w:author="David" w:date="2022-08-17T16:58:00Z">
              <w:rPr>
                <w:rFonts w:ascii="Times New Roman" w:hAnsi="Times New Roman"/>
                <w:sz w:val="24"/>
                <w:szCs w:val="24"/>
              </w:rPr>
            </w:rPrChange>
          </w:rPr>
          <w:t>“</w:t>
        </w:r>
      </w:ins>
      <w:ins w:id="7887" w:author="Britt Collins" w:date="2021-09-30T14:58:00Z">
        <w:r w:rsidRPr="00163DCF">
          <w:rPr>
            <w:szCs w:val="21"/>
            <w:rPrChange w:id="7888" w:author="David" w:date="2022-08-17T16:58:00Z">
              <w:rPr>
                <w:rFonts w:ascii="Times New Roman" w:hAnsi="Times New Roman"/>
                <w:sz w:val="24"/>
                <w:szCs w:val="24"/>
              </w:rPr>
            </w:rPrChange>
          </w:rPr>
          <w:t>You guys are up there with the best. We have a good chance of winning if we paddle at our best</w:t>
        </w:r>
      </w:ins>
      <w:ins w:id="7889" w:author="Britt Collins" w:date="2021-10-04T15:24:00Z">
        <w:r w:rsidR="00315ABB" w:rsidRPr="00163DCF">
          <w:rPr>
            <w:szCs w:val="21"/>
            <w:rPrChange w:id="7890" w:author="David" w:date="2022-08-17T16:58:00Z">
              <w:rPr>
                <w:rFonts w:ascii="Times New Roman" w:hAnsi="Times New Roman"/>
                <w:sz w:val="24"/>
                <w:szCs w:val="24"/>
              </w:rPr>
            </w:rPrChange>
          </w:rPr>
          <w:t>.”</w:t>
        </w:r>
      </w:ins>
    </w:p>
    <w:p w14:paraId="08E6222C" w14:textId="44AA9C58" w:rsidR="006F31F6" w:rsidRPr="00163DCF" w:rsidRDefault="006F31F6">
      <w:pPr>
        <w:spacing w:line="276" w:lineRule="auto"/>
        <w:ind w:left="-5" w:right="15" w:firstLine="725"/>
        <w:rPr>
          <w:ins w:id="7891" w:author="Britt Collins" w:date="2021-09-30T14:58:00Z"/>
          <w:szCs w:val="21"/>
          <w:rPrChange w:id="7892" w:author="David" w:date="2022-08-17T16:58:00Z">
            <w:rPr>
              <w:ins w:id="7893" w:author="Britt Collins" w:date="2021-09-30T14:58:00Z"/>
              <w:rFonts w:ascii="Times New Roman" w:hAnsi="Times New Roman"/>
              <w:sz w:val="24"/>
              <w:szCs w:val="24"/>
            </w:rPr>
          </w:rPrChange>
        </w:rPr>
        <w:pPrChange w:id="7894" w:author="David" w:date="2022-08-17T17:01:00Z">
          <w:pPr>
            <w:ind w:left="-5" w:right="15"/>
          </w:pPr>
        </w:pPrChange>
      </w:pPr>
      <w:ins w:id="7895" w:author="Britt Collins" w:date="2021-09-30T14:58:00Z">
        <w:r w:rsidRPr="00163DCF">
          <w:rPr>
            <w:szCs w:val="21"/>
            <w:rPrChange w:id="7896" w:author="David" w:date="2022-08-17T16:58:00Z">
              <w:rPr>
                <w:rFonts w:ascii="Times New Roman" w:hAnsi="Times New Roman"/>
                <w:sz w:val="24"/>
                <w:szCs w:val="24"/>
              </w:rPr>
            </w:rPrChange>
          </w:rPr>
          <w:t xml:space="preserve">On race day it was a bright, calm morning over at Darling Harbour. I didn’t know what to expect. All I </w:t>
        </w:r>
      </w:ins>
      <w:ins w:id="7897" w:author="Britt Collins" w:date="2021-10-04T12:54:00Z">
        <w:r w:rsidR="00C671CE" w:rsidRPr="00163DCF">
          <w:rPr>
            <w:szCs w:val="21"/>
            <w:rPrChange w:id="7898" w:author="David" w:date="2022-08-17T16:58:00Z">
              <w:rPr>
                <w:rFonts w:ascii="Times New Roman" w:hAnsi="Times New Roman"/>
                <w:sz w:val="24"/>
                <w:szCs w:val="24"/>
              </w:rPr>
            </w:rPrChange>
          </w:rPr>
          <w:t>knew</w:t>
        </w:r>
      </w:ins>
      <w:ins w:id="7899" w:author="Britt Collins" w:date="2021-09-30T14:58:00Z">
        <w:r w:rsidRPr="00163DCF">
          <w:rPr>
            <w:szCs w:val="21"/>
            <w:rPrChange w:id="7900" w:author="David" w:date="2022-08-17T16:58:00Z">
              <w:rPr>
                <w:rFonts w:ascii="Times New Roman" w:hAnsi="Times New Roman"/>
                <w:sz w:val="24"/>
                <w:szCs w:val="24"/>
              </w:rPr>
            </w:rPrChange>
          </w:rPr>
          <w:t xml:space="preserve"> was I had to meet the rest of the team in the designated </w:t>
        </w:r>
      </w:ins>
      <w:ins w:id="7901" w:author="Britt Collins" w:date="2021-10-04T12:54:00Z">
        <w:r w:rsidR="00C671CE" w:rsidRPr="00163DCF">
          <w:rPr>
            <w:szCs w:val="21"/>
            <w:rPrChange w:id="7902" w:author="David" w:date="2022-08-17T16:58:00Z">
              <w:rPr>
                <w:rFonts w:ascii="Times New Roman" w:hAnsi="Times New Roman"/>
                <w:sz w:val="24"/>
                <w:szCs w:val="24"/>
              </w:rPr>
            </w:rPrChange>
          </w:rPr>
          <w:t>“</w:t>
        </w:r>
      </w:ins>
      <w:ins w:id="7903" w:author="Britt Collins" w:date="2021-09-30T14:58:00Z">
        <w:r w:rsidRPr="00163DCF">
          <w:rPr>
            <w:szCs w:val="21"/>
            <w:rPrChange w:id="7904" w:author="David" w:date="2022-08-17T16:58:00Z">
              <w:rPr>
                <w:rFonts w:ascii="Times New Roman" w:hAnsi="Times New Roman"/>
                <w:sz w:val="24"/>
                <w:szCs w:val="24"/>
              </w:rPr>
            </w:rPrChange>
          </w:rPr>
          <w:t>financial teams</w:t>
        </w:r>
      </w:ins>
      <w:ins w:id="7905" w:author="Britt Collins" w:date="2021-10-04T12:54:00Z">
        <w:r w:rsidR="00C671CE" w:rsidRPr="00163DCF">
          <w:rPr>
            <w:szCs w:val="21"/>
            <w:rPrChange w:id="7906" w:author="David" w:date="2022-08-17T16:58:00Z">
              <w:rPr>
                <w:rFonts w:ascii="Times New Roman" w:hAnsi="Times New Roman"/>
                <w:sz w:val="24"/>
                <w:szCs w:val="24"/>
              </w:rPr>
            </w:rPrChange>
          </w:rPr>
          <w:t>’</w:t>
        </w:r>
      </w:ins>
      <w:ins w:id="7907" w:author="Britt Collins" w:date="2021-09-30T14:58:00Z">
        <w:r w:rsidRPr="00163DCF">
          <w:rPr>
            <w:szCs w:val="21"/>
            <w:rPrChange w:id="7908" w:author="David" w:date="2022-08-17T16:58:00Z">
              <w:rPr>
                <w:rFonts w:ascii="Times New Roman" w:hAnsi="Times New Roman"/>
                <w:sz w:val="24"/>
                <w:szCs w:val="24"/>
              </w:rPr>
            </w:rPrChange>
          </w:rPr>
          <w:t xml:space="preserve"> area</w:t>
        </w:r>
      </w:ins>
      <w:ins w:id="7909" w:author="Britt Collins" w:date="2021-10-04T12:54:00Z">
        <w:r w:rsidR="00C671CE" w:rsidRPr="00163DCF">
          <w:rPr>
            <w:szCs w:val="21"/>
            <w:rPrChange w:id="7910" w:author="David" w:date="2022-08-17T16:58:00Z">
              <w:rPr>
                <w:rFonts w:ascii="Times New Roman" w:hAnsi="Times New Roman"/>
                <w:sz w:val="24"/>
                <w:szCs w:val="24"/>
              </w:rPr>
            </w:rPrChange>
          </w:rPr>
          <w:t>”</w:t>
        </w:r>
      </w:ins>
      <w:ins w:id="7911" w:author="Britt Collins" w:date="2021-09-30T14:58:00Z">
        <w:r w:rsidRPr="00163DCF">
          <w:rPr>
            <w:szCs w:val="21"/>
            <w:rPrChange w:id="7912" w:author="David" w:date="2022-08-17T16:58:00Z">
              <w:rPr>
                <w:rFonts w:ascii="Times New Roman" w:hAnsi="Times New Roman"/>
                <w:sz w:val="24"/>
                <w:szCs w:val="24"/>
              </w:rPr>
            </w:rPrChange>
          </w:rPr>
          <w:t>. As I rounded the corner I took in the view of Darling Harbour. It was alive with activity. There were oars and singlet</w:t>
        </w:r>
      </w:ins>
      <w:ins w:id="7913" w:author="Britt Collins" w:date="2021-10-04T12:54:00Z">
        <w:r w:rsidR="00C671CE" w:rsidRPr="00163DCF">
          <w:rPr>
            <w:szCs w:val="21"/>
            <w:rPrChange w:id="7914" w:author="David" w:date="2022-08-17T16:58:00Z">
              <w:rPr>
                <w:rFonts w:ascii="Times New Roman" w:hAnsi="Times New Roman"/>
                <w:sz w:val="24"/>
                <w:szCs w:val="24"/>
              </w:rPr>
            </w:rPrChange>
          </w:rPr>
          <w:t>-</w:t>
        </w:r>
      </w:ins>
      <w:ins w:id="7915" w:author="Britt Collins" w:date="2021-09-30T14:58:00Z">
        <w:r w:rsidRPr="00163DCF">
          <w:rPr>
            <w:szCs w:val="21"/>
            <w:rPrChange w:id="7916" w:author="David" w:date="2022-08-17T16:58:00Z">
              <w:rPr>
                <w:rFonts w:ascii="Times New Roman" w:hAnsi="Times New Roman"/>
                <w:sz w:val="24"/>
                <w:szCs w:val="24"/>
              </w:rPr>
            </w:rPrChange>
          </w:rPr>
          <w:t xml:space="preserve">clad athletes dressed in their financial institution’s colours. Dragon boats of varying oriental designs were parked side by side. Surprisingly, there was a huge spectator turnout. My eyes were the size of saucers as I walked through the participant area. As the magnitude of the event became apparent, I felt nervous. </w:t>
        </w:r>
      </w:ins>
      <w:ins w:id="7917" w:author="Britt Collins" w:date="2021-10-04T15:16:00Z">
        <w:r w:rsidR="0016651D" w:rsidRPr="00163DCF">
          <w:rPr>
            <w:szCs w:val="21"/>
            <w:rPrChange w:id="7918" w:author="David" w:date="2022-08-17T16:58:00Z">
              <w:rPr>
                <w:rFonts w:ascii="Times New Roman" w:hAnsi="Times New Roman"/>
                <w:sz w:val="24"/>
                <w:szCs w:val="24"/>
              </w:rPr>
            </w:rPrChange>
          </w:rPr>
          <w:t>T</w:t>
        </w:r>
      </w:ins>
      <w:ins w:id="7919" w:author="Britt Collins" w:date="2021-09-30T14:58:00Z">
        <w:r w:rsidRPr="00163DCF">
          <w:rPr>
            <w:szCs w:val="21"/>
            <w:rPrChange w:id="7920" w:author="David" w:date="2022-08-17T16:58:00Z">
              <w:rPr>
                <w:rFonts w:ascii="Times New Roman" w:hAnsi="Times New Roman"/>
                <w:sz w:val="24"/>
                <w:szCs w:val="24"/>
              </w:rPr>
            </w:rPrChange>
          </w:rPr>
          <w:t>he stress ebbed away as</w:t>
        </w:r>
      </w:ins>
      <w:ins w:id="7921" w:author="Britt Collins" w:date="2021-10-04T15:16:00Z">
        <w:r w:rsidR="0016651D" w:rsidRPr="00163DCF">
          <w:rPr>
            <w:szCs w:val="21"/>
            <w:rPrChange w:id="7922" w:author="David" w:date="2022-08-17T16:58:00Z">
              <w:rPr>
                <w:rFonts w:ascii="Times New Roman" w:hAnsi="Times New Roman"/>
                <w:sz w:val="24"/>
                <w:szCs w:val="24"/>
              </w:rPr>
            </w:rPrChange>
          </w:rPr>
          <w:t xml:space="preserve"> soon as</w:t>
        </w:r>
      </w:ins>
      <w:ins w:id="7923" w:author="Britt Collins" w:date="2021-09-30T14:58:00Z">
        <w:r w:rsidRPr="00163DCF">
          <w:rPr>
            <w:szCs w:val="21"/>
            <w:rPrChange w:id="7924" w:author="David" w:date="2022-08-17T16:58:00Z">
              <w:rPr>
                <w:rFonts w:ascii="Times New Roman" w:hAnsi="Times New Roman"/>
                <w:sz w:val="24"/>
                <w:szCs w:val="24"/>
              </w:rPr>
            </w:rPrChange>
          </w:rPr>
          <w:t xml:space="preserve"> I saw the white T-Shirts of our team. I went over to speak to Helen, the team captain. She was glad I had turned up. We now had a full complement of paddlers. Helen asked me for my T-</w:t>
        </w:r>
      </w:ins>
      <w:ins w:id="7925" w:author="Britt Collins" w:date="2021-10-04T15:16:00Z">
        <w:r w:rsidR="0016651D" w:rsidRPr="00163DCF">
          <w:rPr>
            <w:szCs w:val="21"/>
            <w:rPrChange w:id="7926" w:author="David" w:date="2022-08-17T16:58:00Z">
              <w:rPr>
                <w:rFonts w:ascii="Times New Roman" w:hAnsi="Times New Roman"/>
                <w:sz w:val="24"/>
                <w:szCs w:val="24"/>
              </w:rPr>
            </w:rPrChange>
          </w:rPr>
          <w:t>s</w:t>
        </w:r>
      </w:ins>
      <w:ins w:id="7927" w:author="Britt Collins" w:date="2021-09-30T14:58:00Z">
        <w:r w:rsidRPr="00163DCF">
          <w:rPr>
            <w:szCs w:val="21"/>
            <w:rPrChange w:id="7928" w:author="David" w:date="2022-08-17T16:58:00Z">
              <w:rPr>
                <w:rFonts w:ascii="Times New Roman" w:hAnsi="Times New Roman"/>
                <w:sz w:val="24"/>
                <w:szCs w:val="24"/>
              </w:rPr>
            </w:rPrChange>
          </w:rPr>
          <w:t>hirt size</w:t>
        </w:r>
      </w:ins>
      <w:ins w:id="7929" w:author="Britt Collins" w:date="2021-10-04T15:17:00Z">
        <w:r w:rsidR="0016651D" w:rsidRPr="00163DCF">
          <w:rPr>
            <w:szCs w:val="21"/>
            <w:rPrChange w:id="7930" w:author="David" w:date="2022-08-17T16:58:00Z">
              <w:rPr>
                <w:rFonts w:ascii="Times New Roman" w:hAnsi="Times New Roman"/>
                <w:sz w:val="24"/>
                <w:szCs w:val="24"/>
              </w:rPr>
            </w:rPrChange>
          </w:rPr>
          <w:t xml:space="preserve"> and </w:t>
        </w:r>
      </w:ins>
      <w:ins w:id="7931" w:author="Britt Collins" w:date="2021-09-30T14:58:00Z">
        <w:r w:rsidRPr="00163DCF">
          <w:rPr>
            <w:szCs w:val="21"/>
            <w:rPrChange w:id="7932" w:author="David" w:date="2022-08-17T16:58:00Z">
              <w:rPr>
                <w:rFonts w:ascii="Times New Roman" w:hAnsi="Times New Roman"/>
                <w:sz w:val="24"/>
                <w:szCs w:val="24"/>
              </w:rPr>
            </w:rPrChange>
          </w:rPr>
          <w:t xml:space="preserve">handed </w:t>
        </w:r>
        <w:r w:rsidRPr="00163DCF">
          <w:rPr>
            <w:szCs w:val="21"/>
            <w:rPrChange w:id="7933" w:author="David" w:date="2022-08-17T16:58:00Z">
              <w:rPr>
                <w:rFonts w:ascii="Times New Roman" w:hAnsi="Times New Roman"/>
                <w:sz w:val="24"/>
                <w:szCs w:val="24"/>
              </w:rPr>
            </w:rPrChange>
          </w:rPr>
          <w:lastRenderedPageBreak/>
          <w:t xml:space="preserve">me a white top that had seen a few events in its lifetime. </w:t>
        </w:r>
      </w:ins>
      <w:ins w:id="7934" w:author="Britt Collins" w:date="2021-10-04T15:16:00Z">
        <w:r w:rsidR="0016651D" w:rsidRPr="00163DCF">
          <w:rPr>
            <w:szCs w:val="21"/>
            <w:rPrChange w:id="7935" w:author="David" w:date="2022-08-17T16:58:00Z">
              <w:rPr>
                <w:rFonts w:ascii="Times New Roman" w:hAnsi="Times New Roman"/>
                <w:sz w:val="24"/>
                <w:szCs w:val="24"/>
              </w:rPr>
            </w:rPrChange>
          </w:rPr>
          <w:t xml:space="preserve">She </w:t>
        </w:r>
      </w:ins>
      <w:ins w:id="7936" w:author="Britt Collins" w:date="2021-09-30T14:58:00Z">
        <w:r w:rsidRPr="00163DCF">
          <w:rPr>
            <w:szCs w:val="21"/>
            <w:rPrChange w:id="7937" w:author="David" w:date="2022-08-17T16:58:00Z">
              <w:rPr>
                <w:rFonts w:ascii="Times New Roman" w:hAnsi="Times New Roman"/>
                <w:sz w:val="24"/>
                <w:szCs w:val="24"/>
              </w:rPr>
            </w:rPrChange>
          </w:rPr>
          <w:t xml:space="preserve">explained the format of the Dragon Boat </w:t>
        </w:r>
        <w:proofErr w:type="gramStart"/>
        <w:r w:rsidRPr="00163DCF">
          <w:rPr>
            <w:szCs w:val="21"/>
            <w:rPrChange w:id="7938" w:author="David" w:date="2022-08-17T16:58:00Z">
              <w:rPr>
                <w:rFonts w:ascii="Times New Roman" w:hAnsi="Times New Roman"/>
                <w:sz w:val="24"/>
                <w:szCs w:val="24"/>
              </w:rPr>
            </w:rPrChange>
          </w:rPr>
          <w:t>Race day</w:t>
        </w:r>
        <w:proofErr w:type="gramEnd"/>
        <w:r w:rsidRPr="00163DCF">
          <w:rPr>
            <w:szCs w:val="21"/>
            <w:rPrChange w:id="7939" w:author="David" w:date="2022-08-17T16:58:00Z">
              <w:rPr>
                <w:rFonts w:ascii="Times New Roman" w:hAnsi="Times New Roman"/>
                <w:sz w:val="24"/>
                <w:szCs w:val="24"/>
              </w:rPr>
            </w:rPrChange>
          </w:rPr>
          <w:t>, importantly, what our start time was.</w:t>
        </w:r>
      </w:ins>
    </w:p>
    <w:p w14:paraId="7FB9B4AB" w14:textId="03DA7FC1" w:rsidR="006F31F6" w:rsidRPr="00163DCF" w:rsidRDefault="006F31F6">
      <w:pPr>
        <w:spacing w:line="276" w:lineRule="auto"/>
        <w:ind w:left="-5" w:right="15" w:firstLine="725"/>
        <w:rPr>
          <w:ins w:id="7940" w:author="Britt Collins" w:date="2021-09-30T14:58:00Z"/>
          <w:szCs w:val="21"/>
          <w:rPrChange w:id="7941" w:author="David" w:date="2022-08-17T16:58:00Z">
            <w:rPr>
              <w:ins w:id="7942" w:author="Britt Collins" w:date="2021-09-30T14:58:00Z"/>
              <w:rFonts w:ascii="Times New Roman" w:hAnsi="Times New Roman"/>
              <w:sz w:val="24"/>
              <w:szCs w:val="24"/>
            </w:rPr>
          </w:rPrChange>
        </w:rPr>
        <w:pPrChange w:id="7943" w:author="David" w:date="2022-08-17T17:01:00Z">
          <w:pPr>
            <w:ind w:left="-5" w:right="15"/>
          </w:pPr>
        </w:pPrChange>
      </w:pPr>
      <w:ins w:id="7944" w:author="Britt Collins" w:date="2021-09-30T14:58:00Z">
        <w:r w:rsidRPr="00163DCF">
          <w:rPr>
            <w:szCs w:val="21"/>
            <w:rPrChange w:id="7945" w:author="David" w:date="2022-08-17T16:58:00Z">
              <w:rPr>
                <w:rFonts w:ascii="Times New Roman" w:hAnsi="Times New Roman"/>
                <w:sz w:val="24"/>
                <w:szCs w:val="24"/>
              </w:rPr>
            </w:rPrChange>
          </w:rPr>
          <w:t>According to the cox, we could potentially win this huge event. The pressure was now on to perform. The team sat at the side lines. As time passed, the sunlight began to intensify. Sunburn was my concern. I reached into my bag and slip, slop, slapped on the factor</w:t>
        </w:r>
      </w:ins>
      <w:ins w:id="7946" w:author="Britt Collins" w:date="2021-10-04T15:17:00Z">
        <w:r w:rsidR="0016651D" w:rsidRPr="00163DCF">
          <w:rPr>
            <w:szCs w:val="21"/>
            <w:rPrChange w:id="7947" w:author="David" w:date="2022-08-17T16:58:00Z">
              <w:rPr>
                <w:rFonts w:ascii="Times New Roman" w:hAnsi="Times New Roman"/>
                <w:sz w:val="24"/>
                <w:szCs w:val="24"/>
              </w:rPr>
            </w:rPrChange>
          </w:rPr>
          <w:t>-</w:t>
        </w:r>
      </w:ins>
      <w:ins w:id="7948" w:author="Britt Collins" w:date="2021-09-30T14:58:00Z">
        <w:r w:rsidRPr="00163DCF">
          <w:rPr>
            <w:szCs w:val="21"/>
            <w:rPrChange w:id="7949" w:author="David" w:date="2022-08-17T16:58:00Z">
              <w:rPr>
                <w:rFonts w:ascii="Times New Roman" w:hAnsi="Times New Roman"/>
                <w:sz w:val="24"/>
                <w:szCs w:val="24"/>
              </w:rPr>
            </w:rPrChange>
          </w:rPr>
          <w:t>50 sun</w:t>
        </w:r>
      </w:ins>
      <w:ins w:id="7950" w:author="Britt Collins" w:date="2021-10-04T15:25:00Z">
        <w:r w:rsidR="00315ABB" w:rsidRPr="00163DCF">
          <w:rPr>
            <w:szCs w:val="21"/>
            <w:rPrChange w:id="7951" w:author="David" w:date="2022-08-17T16:58:00Z">
              <w:rPr>
                <w:rFonts w:ascii="Times New Roman" w:hAnsi="Times New Roman"/>
                <w:sz w:val="24"/>
                <w:szCs w:val="24"/>
              </w:rPr>
            </w:rPrChange>
          </w:rPr>
          <w:t xml:space="preserve"> </w:t>
        </w:r>
      </w:ins>
      <w:ins w:id="7952" w:author="Britt Collins" w:date="2021-09-30T14:58:00Z">
        <w:r w:rsidRPr="00163DCF">
          <w:rPr>
            <w:szCs w:val="21"/>
            <w:rPrChange w:id="7953" w:author="David" w:date="2022-08-17T16:58:00Z">
              <w:rPr>
                <w:rFonts w:ascii="Times New Roman" w:hAnsi="Times New Roman"/>
                <w:sz w:val="24"/>
                <w:szCs w:val="24"/>
              </w:rPr>
            </w:rPrChange>
          </w:rPr>
          <w:t xml:space="preserve">cream. Looking at our competition, I felt pessimistic about winning. Many of the teams consisted of </w:t>
        </w:r>
      </w:ins>
      <w:ins w:id="7954" w:author="Britt Collins" w:date="2021-10-04T15:25:00Z">
        <w:r w:rsidR="00315ABB" w:rsidRPr="00163DCF">
          <w:rPr>
            <w:szCs w:val="21"/>
            <w:rPrChange w:id="7955" w:author="David" w:date="2022-08-17T16:58:00Z">
              <w:rPr>
                <w:rFonts w:ascii="Times New Roman" w:hAnsi="Times New Roman"/>
                <w:sz w:val="24"/>
                <w:szCs w:val="24"/>
              </w:rPr>
            </w:rPrChange>
          </w:rPr>
          <w:t>h</w:t>
        </w:r>
      </w:ins>
      <w:ins w:id="7956" w:author="Britt Collins" w:date="2021-09-30T14:58:00Z">
        <w:r w:rsidRPr="00163DCF">
          <w:rPr>
            <w:szCs w:val="21"/>
            <w:rPrChange w:id="7957" w:author="David" w:date="2022-08-17T16:58:00Z">
              <w:rPr>
                <w:rFonts w:ascii="Times New Roman" w:hAnsi="Times New Roman"/>
                <w:sz w:val="24"/>
                <w:szCs w:val="24"/>
              </w:rPr>
            </w:rPrChange>
          </w:rPr>
          <w:t xml:space="preserve">erculean examples of humans. All teams looked frighteningly good. I felt confused. </w:t>
        </w:r>
        <w:r w:rsidRPr="00163DCF">
          <w:rPr>
            <w:i/>
            <w:szCs w:val="21"/>
            <w:rPrChange w:id="7958" w:author="David" w:date="2022-08-17T16:58:00Z">
              <w:rPr>
                <w:rFonts w:ascii="Times New Roman" w:hAnsi="Times New Roman"/>
                <w:sz w:val="24"/>
                <w:szCs w:val="24"/>
              </w:rPr>
            </w:rPrChange>
          </w:rPr>
          <w:t>Why the hell was our cox so confident?!</w:t>
        </w:r>
        <w:r w:rsidRPr="00163DCF">
          <w:rPr>
            <w:szCs w:val="21"/>
            <w:rPrChange w:id="7959" w:author="David" w:date="2022-08-17T16:58:00Z">
              <w:rPr>
                <w:rFonts w:ascii="Times New Roman" w:hAnsi="Times New Roman"/>
                <w:sz w:val="24"/>
                <w:szCs w:val="24"/>
              </w:rPr>
            </w:rPrChange>
          </w:rPr>
          <w:t xml:space="preserve"> Maybe I was overreacting. What seemed like impressive dragon boat performances, weren</w:t>
        </w:r>
      </w:ins>
      <w:ins w:id="7960" w:author="Britt Collins" w:date="2021-10-04T15:18:00Z">
        <w:r w:rsidR="0016651D" w:rsidRPr="00163DCF">
          <w:rPr>
            <w:szCs w:val="21"/>
            <w:rPrChange w:id="7961" w:author="David" w:date="2022-08-17T16:58:00Z">
              <w:rPr>
                <w:rFonts w:ascii="Times New Roman" w:hAnsi="Times New Roman"/>
                <w:sz w:val="24"/>
                <w:szCs w:val="24"/>
              </w:rPr>
            </w:rPrChange>
          </w:rPr>
          <w:t>’</w:t>
        </w:r>
      </w:ins>
      <w:ins w:id="7962" w:author="Britt Collins" w:date="2021-09-30T14:58:00Z">
        <w:r w:rsidRPr="00163DCF">
          <w:rPr>
            <w:szCs w:val="21"/>
            <w:rPrChange w:id="7963" w:author="David" w:date="2022-08-17T16:58:00Z">
              <w:rPr>
                <w:rFonts w:ascii="Times New Roman" w:hAnsi="Times New Roman"/>
                <w:sz w:val="24"/>
                <w:szCs w:val="24"/>
              </w:rPr>
            </w:rPrChange>
          </w:rPr>
          <w:t>t. The litmus test would be our first event.</w:t>
        </w:r>
      </w:ins>
    </w:p>
    <w:p w14:paraId="1254F74A" w14:textId="4776E92B" w:rsidR="006F31F6" w:rsidRPr="00163DCF" w:rsidRDefault="006F31F6">
      <w:pPr>
        <w:spacing w:line="276" w:lineRule="auto"/>
        <w:ind w:left="-5" w:right="15" w:firstLine="725"/>
        <w:rPr>
          <w:ins w:id="7964" w:author="Britt Collins" w:date="2021-09-30T14:58:00Z"/>
          <w:szCs w:val="21"/>
          <w:rPrChange w:id="7965" w:author="David" w:date="2022-08-17T16:58:00Z">
            <w:rPr>
              <w:ins w:id="7966" w:author="Britt Collins" w:date="2021-09-30T14:58:00Z"/>
              <w:rFonts w:ascii="Times New Roman" w:hAnsi="Times New Roman"/>
              <w:sz w:val="24"/>
              <w:szCs w:val="24"/>
            </w:rPr>
          </w:rPrChange>
        </w:rPr>
        <w:pPrChange w:id="7967" w:author="David" w:date="2022-08-17T17:01:00Z">
          <w:pPr>
            <w:ind w:left="-5" w:right="15"/>
          </w:pPr>
        </w:pPrChange>
      </w:pPr>
      <w:ins w:id="7968" w:author="Britt Collins" w:date="2021-09-30T14:58:00Z">
        <w:r w:rsidRPr="00163DCF">
          <w:rPr>
            <w:szCs w:val="21"/>
            <w:rPrChange w:id="7969" w:author="David" w:date="2022-08-17T16:58:00Z">
              <w:rPr>
                <w:rFonts w:ascii="Times New Roman" w:hAnsi="Times New Roman"/>
                <w:sz w:val="24"/>
                <w:szCs w:val="24"/>
              </w:rPr>
            </w:rPrChange>
          </w:rPr>
          <w:t xml:space="preserve">We walked over to the pontoon to enter our canoes. Words of motivation were bellowed by </w:t>
        </w:r>
      </w:ins>
      <w:ins w:id="7970" w:author="Britt Collins" w:date="2021-10-04T15:18:00Z">
        <w:r w:rsidR="0016651D" w:rsidRPr="00163DCF">
          <w:rPr>
            <w:szCs w:val="21"/>
            <w:rPrChange w:id="7971" w:author="David" w:date="2022-08-17T16:58:00Z">
              <w:rPr>
                <w:rFonts w:ascii="Times New Roman" w:hAnsi="Times New Roman"/>
                <w:sz w:val="24"/>
                <w:szCs w:val="24"/>
              </w:rPr>
            </w:rPrChange>
          </w:rPr>
          <w:t>t</w:t>
        </w:r>
      </w:ins>
      <w:ins w:id="7972" w:author="Britt Collins" w:date="2021-09-30T14:58:00Z">
        <w:r w:rsidRPr="00163DCF">
          <w:rPr>
            <w:szCs w:val="21"/>
            <w:rPrChange w:id="7973" w:author="David" w:date="2022-08-17T16:58:00Z">
              <w:rPr>
                <w:rFonts w:ascii="Times New Roman" w:hAnsi="Times New Roman"/>
                <w:sz w:val="24"/>
                <w:szCs w:val="24"/>
              </w:rPr>
            </w:rPrChange>
          </w:rPr>
          <w:t>eam members as we nervously sat on the starting line, side-by-side with other teams. The boats were carefully lined-up by support staff. We looked ahead</w:t>
        </w:r>
      </w:ins>
      <w:ins w:id="7974" w:author="Britt Collins" w:date="2021-10-05T15:43:00Z">
        <w:r w:rsidR="00290110" w:rsidRPr="00163DCF">
          <w:rPr>
            <w:szCs w:val="21"/>
            <w:rPrChange w:id="7975" w:author="David" w:date="2022-08-17T16:58:00Z">
              <w:rPr>
                <w:rFonts w:ascii="Times New Roman" w:hAnsi="Times New Roman"/>
                <w:sz w:val="24"/>
                <w:szCs w:val="24"/>
              </w:rPr>
            </w:rPrChange>
          </w:rPr>
          <w:t xml:space="preserve"> and</w:t>
        </w:r>
      </w:ins>
      <w:ins w:id="7976" w:author="Britt Collins" w:date="2021-09-30T14:58:00Z">
        <w:r w:rsidRPr="00163DCF">
          <w:rPr>
            <w:szCs w:val="21"/>
            <w:rPrChange w:id="7977" w:author="David" w:date="2022-08-17T16:58:00Z">
              <w:rPr>
                <w:rFonts w:ascii="Times New Roman" w:hAnsi="Times New Roman"/>
                <w:sz w:val="24"/>
                <w:szCs w:val="24"/>
              </w:rPr>
            </w:rPrChange>
          </w:rPr>
          <w:t xml:space="preserve"> readied our oars. Silence fell. "HORN!", the klaxon sounded. We were under way, but we weren't paddling in stroke with the cox's beat. My teammate located behind me was out of sync. I re-adjusted to stop my oar from hitting hers. We were wasting energy.</w:t>
        </w:r>
      </w:ins>
    </w:p>
    <w:p w14:paraId="609F8C66" w14:textId="487CFF17" w:rsidR="006F31F6" w:rsidRPr="00163DCF" w:rsidRDefault="006F31F6">
      <w:pPr>
        <w:spacing w:line="276" w:lineRule="auto"/>
        <w:ind w:left="-5" w:right="15" w:firstLine="725"/>
        <w:rPr>
          <w:ins w:id="7978" w:author="Britt Collins" w:date="2021-09-30T14:58:00Z"/>
          <w:szCs w:val="21"/>
          <w:rPrChange w:id="7979" w:author="David" w:date="2022-08-17T16:58:00Z">
            <w:rPr>
              <w:ins w:id="7980" w:author="Britt Collins" w:date="2021-09-30T14:58:00Z"/>
              <w:rFonts w:ascii="Times New Roman" w:hAnsi="Times New Roman"/>
              <w:sz w:val="24"/>
              <w:szCs w:val="24"/>
            </w:rPr>
          </w:rPrChange>
        </w:rPr>
        <w:pPrChange w:id="7981" w:author="David" w:date="2022-08-17T17:01:00Z">
          <w:pPr>
            <w:ind w:left="-5" w:right="15"/>
          </w:pPr>
        </w:pPrChange>
      </w:pPr>
      <w:ins w:id="7982" w:author="Britt Collins" w:date="2021-09-30T14:58:00Z">
        <w:r w:rsidRPr="00163DCF">
          <w:rPr>
            <w:szCs w:val="21"/>
            <w:rPrChange w:id="7983" w:author="David" w:date="2022-08-17T16:58:00Z">
              <w:rPr>
                <w:rFonts w:ascii="Times New Roman" w:hAnsi="Times New Roman"/>
                <w:sz w:val="24"/>
                <w:szCs w:val="24"/>
              </w:rPr>
            </w:rPrChange>
          </w:rPr>
          <w:t xml:space="preserve">It was the first time we were able to measure our progress against the competing teams. We looked right and left. There was less of a difference between the teams' positions than I originally thought. As we continued, relative to the other teams, we were moving backwards, not by inches, by feet. We crossed the finishing line and dug our oars in to the water to decelerate the canoe. My teammates helped me out. Despondency was shown on the faces of the team. Where did we finish? We waited for the organiser's announcement. Much to our surprise, we finished fifth (two places higher than last). Given oar synchronisation problems during the race, we had </w:t>
        </w:r>
        <w:proofErr w:type="gramStart"/>
        <w:r w:rsidRPr="00163DCF">
          <w:rPr>
            <w:szCs w:val="21"/>
            <w:rPrChange w:id="7984" w:author="David" w:date="2022-08-17T16:58:00Z">
              <w:rPr>
                <w:rFonts w:ascii="Times New Roman" w:hAnsi="Times New Roman"/>
                <w:sz w:val="24"/>
                <w:szCs w:val="24"/>
              </w:rPr>
            </w:rPrChange>
          </w:rPr>
          <w:t>hope</w:t>
        </w:r>
      </w:ins>
      <w:proofErr w:type="gramEnd"/>
      <w:ins w:id="7985" w:author="Britt Collins" w:date="2021-10-04T15:26:00Z">
        <w:r w:rsidR="00315ABB" w:rsidRPr="00163DCF">
          <w:rPr>
            <w:szCs w:val="21"/>
            <w:rPrChange w:id="7986" w:author="David" w:date="2022-08-17T16:58:00Z">
              <w:rPr>
                <w:rFonts w:ascii="Times New Roman" w:hAnsi="Times New Roman"/>
                <w:sz w:val="24"/>
                <w:szCs w:val="24"/>
              </w:rPr>
            </w:rPrChange>
          </w:rPr>
          <w:t xml:space="preserve"> a</w:t>
        </w:r>
      </w:ins>
      <w:ins w:id="7987" w:author="Britt Collins" w:date="2021-09-30T14:58:00Z">
        <w:r w:rsidRPr="00163DCF">
          <w:rPr>
            <w:szCs w:val="21"/>
            <w:rPrChange w:id="7988" w:author="David" w:date="2022-08-17T16:58:00Z">
              <w:rPr>
                <w:rFonts w:ascii="Times New Roman" w:hAnsi="Times New Roman"/>
                <w:sz w:val="24"/>
                <w:szCs w:val="24"/>
              </w:rPr>
            </w:rPrChange>
          </w:rPr>
          <w:t xml:space="preserve"> higher finish was possible in the next races.</w:t>
        </w:r>
      </w:ins>
    </w:p>
    <w:p w14:paraId="63DA1FEF" w14:textId="59A7AF33" w:rsidR="006F31F6" w:rsidRPr="00163DCF" w:rsidRDefault="006F31F6">
      <w:pPr>
        <w:spacing w:line="276" w:lineRule="auto"/>
        <w:ind w:left="-5" w:right="15" w:firstLine="725"/>
        <w:rPr>
          <w:ins w:id="7989" w:author="Britt Collins" w:date="2021-09-30T14:58:00Z"/>
          <w:szCs w:val="21"/>
          <w:rPrChange w:id="7990" w:author="David" w:date="2022-08-17T16:58:00Z">
            <w:rPr>
              <w:ins w:id="7991" w:author="Britt Collins" w:date="2021-09-30T14:58:00Z"/>
              <w:rFonts w:ascii="Times New Roman" w:hAnsi="Times New Roman"/>
              <w:sz w:val="24"/>
              <w:szCs w:val="24"/>
            </w:rPr>
          </w:rPrChange>
        </w:rPr>
        <w:pPrChange w:id="7992" w:author="David" w:date="2022-08-17T17:01:00Z">
          <w:pPr>
            <w:ind w:left="-5" w:right="15"/>
          </w:pPr>
        </w:pPrChange>
      </w:pPr>
      <w:ins w:id="7993" w:author="Britt Collins" w:date="2021-09-30T14:58:00Z">
        <w:r w:rsidRPr="00163DCF">
          <w:rPr>
            <w:szCs w:val="21"/>
            <w:rPrChange w:id="7994" w:author="David" w:date="2022-08-17T16:58:00Z">
              <w:rPr>
                <w:rFonts w:ascii="Times New Roman" w:hAnsi="Times New Roman"/>
                <w:sz w:val="24"/>
                <w:szCs w:val="24"/>
              </w:rPr>
            </w:rPrChange>
          </w:rPr>
          <w:t>We were called up again</w:t>
        </w:r>
      </w:ins>
      <w:ins w:id="7995" w:author="Britt Collins" w:date="2021-10-04T15:27:00Z">
        <w:r w:rsidR="00315ABB" w:rsidRPr="00163DCF">
          <w:rPr>
            <w:szCs w:val="21"/>
            <w:rPrChange w:id="7996" w:author="David" w:date="2022-08-17T16:58:00Z">
              <w:rPr>
                <w:rFonts w:ascii="Times New Roman" w:hAnsi="Times New Roman"/>
                <w:sz w:val="24"/>
                <w:szCs w:val="24"/>
              </w:rPr>
            </w:rPrChange>
          </w:rPr>
          <w:t xml:space="preserve"> for r</w:t>
        </w:r>
      </w:ins>
      <w:ins w:id="7997" w:author="Britt Collins" w:date="2021-09-30T14:58:00Z">
        <w:r w:rsidRPr="00163DCF">
          <w:rPr>
            <w:szCs w:val="21"/>
            <w:rPrChange w:id="7998" w:author="David" w:date="2022-08-17T16:58:00Z">
              <w:rPr>
                <w:rFonts w:ascii="Times New Roman" w:hAnsi="Times New Roman"/>
                <w:sz w:val="24"/>
                <w:szCs w:val="24"/>
              </w:rPr>
            </w:rPrChange>
          </w:rPr>
          <w:t xml:space="preserve">ound </w:t>
        </w:r>
      </w:ins>
      <w:ins w:id="7999" w:author="Britt Collins" w:date="2021-10-04T15:27:00Z">
        <w:r w:rsidR="00315ABB" w:rsidRPr="00163DCF">
          <w:rPr>
            <w:szCs w:val="21"/>
            <w:rPrChange w:id="8000" w:author="David" w:date="2022-08-17T16:58:00Z">
              <w:rPr>
                <w:rFonts w:ascii="Times New Roman" w:hAnsi="Times New Roman"/>
                <w:sz w:val="24"/>
                <w:szCs w:val="24"/>
              </w:rPr>
            </w:rPrChange>
          </w:rPr>
          <w:t>two</w:t>
        </w:r>
      </w:ins>
      <w:ins w:id="8001" w:author="Britt Collins" w:date="2021-09-30T14:58:00Z">
        <w:r w:rsidRPr="00163DCF">
          <w:rPr>
            <w:szCs w:val="21"/>
            <w:rPrChange w:id="8002" w:author="David" w:date="2022-08-17T16:58:00Z">
              <w:rPr>
                <w:rFonts w:ascii="Times New Roman" w:hAnsi="Times New Roman"/>
                <w:sz w:val="24"/>
                <w:szCs w:val="24"/>
              </w:rPr>
            </w:rPrChange>
          </w:rPr>
          <w:t xml:space="preserve">. This time we were less nervous and more focused. </w:t>
        </w:r>
      </w:ins>
      <w:ins w:id="8003" w:author="Britt Collins" w:date="2021-10-04T15:27:00Z">
        <w:r w:rsidR="00315ABB" w:rsidRPr="00163DCF">
          <w:rPr>
            <w:szCs w:val="21"/>
            <w:rPrChange w:id="8004" w:author="David" w:date="2022-08-17T16:58:00Z">
              <w:rPr>
                <w:rFonts w:ascii="Times New Roman" w:hAnsi="Times New Roman"/>
                <w:sz w:val="24"/>
                <w:szCs w:val="24"/>
              </w:rPr>
            </w:rPrChange>
          </w:rPr>
          <w:t>As we sat in the canoe, w</w:t>
        </w:r>
      </w:ins>
      <w:ins w:id="8005" w:author="Britt Collins" w:date="2021-09-30T14:58:00Z">
        <w:r w:rsidRPr="00163DCF">
          <w:rPr>
            <w:szCs w:val="21"/>
            <w:rPrChange w:id="8006" w:author="David" w:date="2022-08-17T16:58:00Z">
              <w:rPr>
                <w:rFonts w:ascii="Times New Roman" w:hAnsi="Times New Roman"/>
                <w:sz w:val="24"/>
                <w:szCs w:val="24"/>
              </w:rPr>
            </w:rPrChange>
          </w:rPr>
          <w:t>e had discussed lessons learnt from the previous round. We looked ahead</w:t>
        </w:r>
      </w:ins>
      <w:ins w:id="8007" w:author="Britt Collins" w:date="2021-10-04T15:27:00Z">
        <w:r w:rsidR="00315ABB" w:rsidRPr="00163DCF">
          <w:rPr>
            <w:szCs w:val="21"/>
            <w:rPrChange w:id="8008" w:author="David" w:date="2022-08-17T16:58:00Z">
              <w:rPr>
                <w:rFonts w:ascii="Times New Roman" w:hAnsi="Times New Roman"/>
                <w:sz w:val="24"/>
                <w:szCs w:val="24"/>
              </w:rPr>
            </w:rPrChange>
          </w:rPr>
          <w:t>,</w:t>
        </w:r>
      </w:ins>
      <w:ins w:id="8009" w:author="Britt Collins" w:date="2021-09-30T14:58:00Z">
        <w:r w:rsidRPr="00163DCF">
          <w:rPr>
            <w:szCs w:val="21"/>
            <w:rPrChange w:id="8010" w:author="David" w:date="2022-08-17T16:58:00Z">
              <w:rPr>
                <w:rFonts w:ascii="Times New Roman" w:hAnsi="Times New Roman"/>
                <w:sz w:val="24"/>
                <w:szCs w:val="24"/>
              </w:rPr>
            </w:rPrChange>
          </w:rPr>
          <w:t xml:space="preserve"> read</w:t>
        </w:r>
      </w:ins>
      <w:ins w:id="8011" w:author="Britt Collins" w:date="2021-10-04T15:27:00Z">
        <w:r w:rsidR="00315ABB" w:rsidRPr="00163DCF">
          <w:rPr>
            <w:szCs w:val="21"/>
            <w:rPrChange w:id="8012" w:author="David" w:date="2022-08-17T16:58:00Z">
              <w:rPr>
                <w:rFonts w:ascii="Times New Roman" w:hAnsi="Times New Roman"/>
                <w:sz w:val="24"/>
                <w:szCs w:val="24"/>
              </w:rPr>
            </w:rPrChange>
          </w:rPr>
          <w:t>ying</w:t>
        </w:r>
      </w:ins>
      <w:ins w:id="8013" w:author="Britt Collins" w:date="2021-09-30T14:58:00Z">
        <w:r w:rsidRPr="00163DCF">
          <w:rPr>
            <w:szCs w:val="21"/>
            <w:rPrChange w:id="8014" w:author="David" w:date="2022-08-17T16:58:00Z">
              <w:rPr>
                <w:rFonts w:ascii="Times New Roman" w:hAnsi="Times New Roman"/>
                <w:sz w:val="24"/>
                <w:szCs w:val="24"/>
              </w:rPr>
            </w:rPrChange>
          </w:rPr>
          <w:t xml:space="preserve"> our oars. </w:t>
        </w:r>
      </w:ins>
      <w:ins w:id="8015" w:author="Britt Collins" w:date="2021-10-04T15:27:00Z">
        <w:r w:rsidR="00315ABB" w:rsidRPr="00163DCF">
          <w:rPr>
            <w:szCs w:val="21"/>
            <w:rPrChange w:id="8016" w:author="David" w:date="2022-08-17T16:58:00Z">
              <w:rPr>
                <w:rFonts w:ascii="Times New Roman" w:hAnsi="Times New Roman"/>
                <w:sz w:val="24"/>
                <w:szCs w:val="24"/>
              </w:rPr>
            </w:rPrChange>
          </w:rPr>
          <w:t xml:space="preserve">When the horn </w:t>
        </w:r>
      </w:ins>
      <w:ins w:id="8017" w:author="Britt Collins" w:date="2021-10-04T15:28:00Z">
        <w:r w:rsidR="00315ABB" w:rsidRPr="00163DCF">
          <w:rPr>
            <w:szCs w:val="21"/>
            <w:rPrChange w:id="8018" w:author="David" w:date="2022-08-17T16:58:00Z">
              <w:rPr>
                <w:rFonts w:ascii="Times New Roman" w:hAnsi="Times New Roman"/>
                <w:sz w:val="24"/>
                <w:szCs w:val="24"/>
              </w:rPr>
            </w:rPrChange>
          </w:rPr>
          <w:t>blared,</w:t>
        </w:r>
      </w:ins>
      <w:ins w:id="8019" w:author="Britt Collins" w:date="2021-09-30T14:58:00Z">
        <w:r w:rsidRPr="00163DCF">
          <w:rPr>
            <w:szCs w:val="21"/>
            <w:rPrChange w:id="8020" w:author="David" w:date="2022-08-17T16:58:00Z">
              <w:rPr>
                <w:rFonts w:ascii="Times New Roman" w:hAnsi="Times New Roman"/>
                <w:sz w:val="24"/>
                <w:szCs w:val="24"/>
              </w:rPr>
            </w:rPrChange>
          </w:rPr>
          <w:t xml:space="preserve"> we set off at a blistering pace. </w:t>
        </w:r>
        <w:proofErr w:type="gramStart"/>
        <w:r w:rsidRPr="00163DCF">
          <w:rPr>
            <w:szCs w:val="21"/>
            <w:rPrChange w:id="8021" w:author="David" w:date="2022-08-17T16:58:00Z">
              <w:rPr>
                <w:rFonts w:ascii="Times New Roman" w:hAnsi="Times New Roman"/>
                <w:sz w:val="24"/>
                <w:szCs w:val="24"/>
              </w:rPr>
            </w:rPrChange>
          </w:rPr>
          <w:t>All of</w:t>
        </w:r>
        <w:proofErr w:type="gramEnd"/>
        <w:r w:rsidRPr="00163DCF">
          <w:rPr>
            <w:szCs w:val="21"/>
            <w:rPrChange w:id="8022" w:author="David" w:date="2022-08-17T16:58:00Z">
              <w:rPr>
                <w:rFonts w:ascii="Times New Roman" w:hAnsi="Times New Roman"/>
                <w:sz w:val="24"/>
                <w:szCs w:val="24"/>
              </w:rPr>
            </w:rPrChange>
          </w:rPr>
          <w:t xml:space="preserve"> our paddlers were in time with cox. I watched the competition to my right. We edged backwards once again at an even quicker rate than in the previous round. I was astonished. We crossed the finishing line. Paddles in. We gave it our all, but I felt a sinking sensation in my stomach</w:t>
        </w:r>
      </w:ins>
      <w:ins w:id="8023" w:author="Britt Collins" w:date="2021-10-04T15:28:00Z">
        <w:r w:rsidR="00315ABB" w:rsidRPr="00163DCF">
          <w:rPr>
            <w:szCs w:val="21"/>
            <w:rPrChange w:id="8024" w:author="David" w:date="2022-08-17T16:58:00Z">
              <w:rPr>
                <w:rFonts w:ascii="Times New Roman" w:hAnsi="Times New Roman"/>
                <w:sz w:val="24"/>
                <w:szCs w:val="24"/>
              </w:rPr>
            </w:rPrChange>
          </w:rPr>
          <w:t xml:space="preserve"> when the organiser announced: “</w:t>
        </w:r>
      </w:ins>
      <w:ins w:id="8025" w:author="Britt Collins" w:date="2021-09-30T14:58:00Z">
        <w:r w:rsidRPr="00163DCF">
          <w:rPr>
            <w:szCs w:val="21"/>
            <w:rPrChange w:id="8026" w:author="David" w:date="2022-08-17T16:58:00Z">
              <w:rPr>
                <w:rFonts w:ascii="Times New Roman" w:hAnsi="Times New Roman"/>
                <w:sz w:val="24"/>
                <w:szCs w:val="24"/>
              </w:rPr>
            </w:rPrChange>
          </w:rPr>
          <w:t>In sixth position is Team Financial Client</w:t>
        </w:r>
      </w:ins>
      <w:ins w:id="8027" w:author="Britt Collins" w:date="2021-10-04T15:28:00Z">
        <w:r w:rsidR="00315ABB" w:rsidRPr="00163DCF">
          <w:rPr>
            <w:szCs w:val="21"/>
            <w:rPrChange w:id="8028" w:author="David" w:date="2022-08-17T16:58:00Z">
              <w:rPr>
                <w:rFonts w:ascii="Times New Roman" w:hAnsi="Times New Roman"/>
                <w:sz w:val="24"/>
                <w:szCs w:val="24"/>
              </w:rPr>
            </w:rPrChange>
          </w:rPr>
          <w:t xml:space="preserve">.” </w:t>
        </w:r>
      </w:ins>
      <w:ins w:id="8029" w:author="Britt Collins" w:date="2021-09-30T14:58:00Z">
        <w:r w:rsidRPr="00163DCF">
          <w:rPr>
            <w:szCs w:val="21"/>
            <w:rPrChange w:id="8030" w:author="David" w:date="2022-08-17T16:58:00Z">
              <w:rPr>
                <w:rFonts w:ascii="Times New Roman" w:hAnsi="Times New Roman"/>
                <w:sz w:val="24"/>
                <w:szCs w:val="24"/>
              </w:rPr>
            </w:rPrChange>
          </w:rPr>
          <w:t>Disappoint</w:t>
        </w:r>
      </w:ins>
      <w:ins w:id="8031" w:author="Britt Collins" w:date="2021-10-04T15:29:00Z">
        <w:r w:rsidR="00315ABB" w:rsidRPr="00163DCF">
          <w:rPr>
            <w:szCs w:val="21"/>
            <w:rPrChange w:id="8032" w:author="David" w:date="2022-08-17T16:58:00Z">
              <w:rPr>
                <w:rFonts w:ascii="Times New Roman" w:hAnsi="Times New Roman"/>
                <w:sz w:val="24"/>
                <w:szCs w:val="24"/>
              </w:rPr>
            </w:rPrChange>
          </w:rPr>
          <w:t>ing</w:t>
        </w:r>
      </w:ins>
      <w:ins w:id="8033" w:author="Britt Collins" w:date="2021-10-04T15:28:00Z">
        <w:r w:rsidR="00315ABB" w:rsidRPr="00163DCF">
          <w:rPr>
            <w:szCs w:val="21"/>
            <w:rPrChange w:id="8034" w:author="David" w:date="2022-08-17T16:58:00Z">
              <w:rPr>
                <w:rFonts w:ascii="Times New Roman" w:hAnsi="Times New Roman"/>
                <w:sz w:val="24"/>
                <w:szCs w:val="24"/>
              </w:rPr>
            </w:rPrChange>
          </w:rPr>
          <w:t>ly</w:t>
        </w:r>
      </w:ins>
      <w:ins w:id="8035" w:author="Britt Collins" w:date="2021-10-04T15:29:00Z">
        <w:r w:rsidR="00315ABB" w:rsidRPr="00163DCF">
          <w:rPr>
            <w:szCs w:val="21"/>
            <w:rPrChange w:id="8036" w:author="David" w:date="2022-08-17T16:58:00Z">
              <w:rPr>
                <w:rFonts w:ascii="Times New Roman" w:hAnsi="Times New Roman"/>
                <w:sz w:val="24"/>
                <w:szCs w:val="24"/>
              </w:rPr>
            </w:rPrChange>
          </w:rPr>
          <w:t xml:space="preserve"> </w:t>
        </w:r>
      </w:ins>
      <w:ins w:id="8037" w:author="Britt Collins" w:date="2021-10-04T15:28:00Z">
        <w:r w:rsidR="00315ABB" w:rsidRPr="00163DCF">
          <w:rPr>
            <w:szCs w:val="21"/>
            <w:rPrChange w:id="8038" w:author="David" w:date="2022-08-17T16:58:00Z">
              <w:rPr>
                <w:rFonts w:ascii="Times New Roman" w:hAnsi="Times New Roman"/>
                <w:sz w:val="24"/>
                <w:szCs w:val="24"/>
              </w:rPr>
            </w:rPrChange>
          </w:rPr>
          <w:t>w</w:t>
        </w:r>
      </w:ins>
      <w:ins w:id="8039" w:author="Britt Collins" w:date="2021-09-30T14:58:00Z">
        <w:r w:rsidRPr="00163DCF">
          <w:rPr>
            <w:szCs w:val="21"/>
            <w:rPrChange w:id="8040" w:author="David" w:date="2022-08-17T16:58:00Z">
              <w:rPr>
                <w:rFonts w:ascii="Times New Roman" w:hAnsi="Times New Roman"/>
                <w:sz w:val="24"/>
                <w:szCs w:val="24"/>
              </w:rPr>
            </w:rPrChange>
          </w:rPr>
          <w:t>e were officially out of the competition.</w:t>
        </w:r>
      </w:ins>
    </w:p>
    <w:p w14:paraId="42080FD5" w14:textId="2436C0BA" w:rsidR="006F31F6" w:rsidRPr="00163DCF" w:rsidRDefault="006F31F6">
      <w:pPr>
        <w:spacing w:line="276" w:lineRule="auto"/>
        <w:ind w:left="-5" w:right="15" w:firstLine="725"/>
        <w:rPr>
          <w:ins w:id="8041" w:author="Britt Collins" w:date="2021-09-30T14:58:00Z"/>
          <w:szCs w:val="21"/>
          <w:rPrChange w:id="8042" w:author="David" w:date="2022-08-17T16:58:00Z">
            <w:rPr>
              <w:ins w:id="8043" w:author="Britt Collins" w:date="2021-09-30T14:58:00Z"/>
              <w:rFonts w:ascii="Times New Roman" w:hAnsi="Times New Roman"/>
              <w:sz w:val="24"/>
              <w:szCs w:val="24"/>
            </w:rPr>
          </w:rPrChange>
        </w:rPr>
        <w:pPrChange w:id="8044" w:author="David" w:date="2022-08-17T17:01:00Z">
          <w:pPr>
            <w:ind w:left="-5" w:right="15"/>
          </w:pPr>
        </w:pPrChange>
      </w:pPr>
      <w:ins w:id="8045" w:author="Britt Collins" w:date="2021-09-30T14:58:00Z">
        <w:r w:rsidRPr="00163DCF">
          <w:rPr>
            <w:szCs w:val="21"/>
            <w:rPrChange w:id="8046" w:author="David" w:date="2022-08-17T16:58:00Z">
              <w:rPr>
                <w:rFonts w:ascii="Times New Roman" w:hAnsi="Times New Roman"/>
                <w:sz w:val="24"/>
                <w:szCs w:val="24"/>
              </w:rPr>
            </w:rPrChange>
          </w:rPr>
          <w:t xml:space="preserve">The team's last race was for the wooden spoon. We finished </w:t>
        </w:r>
      </w:ins>
      <w:ins w:id="8047" w:author="Britt Collins" w:date="2021-10-05T15:43:00Z">
        <w:r w:rsidR="00290110" w:rsidRPr="00163DCF">
          <w:rPr>
            <w:szCs w:val="21"/>
            <w:rPrChange w:id="8048" w:author="David" w:date="2022-08-17T16:58:00Z">
              <w:rPr>
                <w:rFonts w:ascii="Times New Roman" w:hAnsi="Times New Roman"/>
                <w:sz w:val="24"/>
                <w:szCs w:val="24"/>
              </w:rPr>
            </w:rPrChange>
          </w:rPr>
          <w:t>fif</w:t>
        </w:r>
      </w:ins>
      <w:ins w:id="8049" w:author="Britt Collins" w:date="2021-09-30T14:58:00Z">
        <w:r w:rsidRPr="00163DCF">
          <w:rPr>
            <w:szCs w:val="21"/>
            <w:rPrChange w:id="8050" w:author="David" w:date="2022-08-17T16:58:00Z">
              <w:rPr>
                <w:rFonts w:ascii="Times New Roman" w:hAnsi="Times New Roman"/>
                <w:sz w:val="24"/>
                <w:szCs w:val="24"/>
              </w:rPr>
            </w:rPrChange>
          </w:rPr>
          <w:t xml:space="preserve">th, which went a small way to fix our egos. Overall, it was an embarrassment. The team quickly went their separate ways, even before the winners were announced. </w:t>
        </w:r>
      </w:ins>
      <w:ins w:id="8051" w:author="Britt Collins" w:date="2021-10-04T15:29:00Z">
        <w:r w:rsidR="00315ABB" w:rsidRPr="00163DCF">
          <w:rPr>
            <w:szCs w:val="21"/>
            <w:rPrChange w:id="8052" w:author="David" w:date="2022-08-17T16:58:00Z">
              <w:rPr>
                <w:rFonts w:ascii="Times New Roman" w:hAnsi="Times New Roman"/>
                <w:sz w:val="24"/>
                <w:szCs w:val="24"/>
              </w:rPr>
            </w:rPrChange>
          </w:rPr>
          <w:t>At least</w:t>
        </w:r>
      </w:ins>
      <w:ins w:id="8053" w:author="Britt Collins" w:date="2021-09-30T14:58:00Z">
        <w:r w:rsidRPr="00163DCF">
          <w:rPr>
            <w:szCs w:val="21"/>
            <w:rPrChange w:id="8054" w:author="David" w:date="2022-08-17T16:58:00Z">
              <w:rPr>
                <w:rFonts w:ascii="Times New Roman" w:hAnsi="Times New Roman"/>
                <w:sz w:val="24"/>
                <w:szCs w:val="24"/>
              </w:rPr>
            </w:rPrChange>
          </w:rPr>
          <w:t xml:space="preserve"> it was a glorious, sunny day and I wasn't sunburnt, which was nice.</w:t>
        </w:r>
      </w:ins>
    </w:p>
    <w:p w14:paraId="3E824AF5" w14:textId="77777777" w:rsidR="00315ABB" w:rsidRPr="00163DCF" w:rsidRDefault="00315ABB">
      <w:pPr>
        <w:spacing w:after="10" w:line="276" w:lineRule="auto"/>
        <w:ind w:left="-5" w:right="15"/>
        <w:rPr>
          <w:ins w:id="8055" w:author="Britt Collins" w:date="2021-10-04T15:29:00Z"/>
          <w:szCs w:val="21"/>
          <w:rPrChange w:id="8056" w:author="David" w:date="2022-08-17T16:58:00Z">
            <w:rPr>
              <w:ins w:id="8057" w:author="Britt Collins" w:date="2021-10-04T15:29:00Z"/>
              <w:rFonts w:ascii="Times New Roman" w:hAnsi="Times New Roman"/>
              <w:sz w:val="24"/>
              <w:szCs w:val="24"/>
            </w:rPr>
          </w:rPrChange>
        </w:rPr>
        <w:pPrChange w:id="8058" w:author="David" w:date="2022-08-17T17:01:00Z">
          <w:pPr>
            <w:spacing w:after="10" w:line="480" w:lineRule="auto"/>
            <w:ind w:left="-5" w:right="15"/>
          </w:pPr>
        </w:pPrChange>
      </w:pPr>
    </w:p>
    <w:p w14:paraId="19C7477F" w14:textId="0F9C159C" w:rsidR="006F31F6" w:rsidRPr="00163DCF" w:rsidRDefault="006F31F6">
      <w:pPr>
        <w:spacing w:after="10" w:line="276" w:lineRule="auto"/>
        <w:ind w:left="-5" w:right="15"/>
        <w:rPr>
          <w:ins w:id="8059" w:author="Britt Collins" w:date="2021-09-30T14:58:00Z"/>
          <w:szCs w:val="21"/>
          <w:rPrChange w:id="8060" w:author="David" w:date="2022-08-17T16:58:00Z">
            <w:rPr>
              <w:ins w:id="8061" w:author="Britt Collins" w:date="2021-09-30T14:58:00Z"/>
              <w:rFonts w:ascii="Times New Roman" w:hAnsi="Times New Roman"/>
              <w:sz w:val="24"/>
              <w:szCs w:val="24"/>
            </w:rPr>
          </w:rPrChange>
        </w:rPr>
        <w:pPrChange w:id="8062" w:author="David" w:date="2022-08-17T17:01:00Z">
          <w:pPr>
            <w:ind w:left="-5" w:right="15"/>
          </w:pPr>
        </w:pPrChange>
      </w:pPr>
      <w:ins w:id="8063" w:author="Britt Collins" w:date="2021-09-30T14:58:00Z">
        <w:r w:rsidRPr="00163DCF">
          <w:rPr>
            <w:szCs w:val="21"/>
            <w:rPrChange w:id="8064" w:author="David" w:date="2022-08-17T16:58:00Z">
              <w:rPr>
                <w:rFonts w:ascii="Times New Roman" w:hAnsi="Times New Roman"/>
                <w:sz w:val="24"/>
                <w:szCs w:val="24"/>
              </w:rPr>
            </w:rPrChange>
          </w:rPr>
          <w:t xml:space="preserve">At work, Dan would often hear me moan about my current living situation with Flo and her cats. One day </w:t>
        </w:r>
      </w:ins>
      <w:ins w:id="8065" w:author="Britt Collins" w:date="2021-10-04T15:30:00Z">
        <w:r w:rsidR="00315ABB" w:rsidRPr="00163DCF">
          <w:rPr>
            <w:szCs w:val="21"/>
            <w:rPrChange w:id="8066" w:author="David" w:date="2022-08-17T16:58:00Z">
              <w:rPr>
                <w:rFonts w:ascii="Times New Roman" w:hAnsi="Times New Roman"/>
                <w:sz w:val="24"/>
                <w:szCs w:val="24"/>
              </w:rPr>
            </w:rPrChange>
          </w:rPr>
          <w:t>he</w:t>
        </w:r>
      </w:ins>
      <w:ins w:id="8067" w:author="Britt Collins" w:date="2021-09-30T14:58:00Z">
        <w:r w:rsidRPr="00163DCF">
          <w:rPr>
            <w:szCs w:val="21"/>
            <w:rPrChange w:id="8068" w:author="David" w:date="2022-08-17T16:58:00Z">
              <w:rPr>
                <w:rFonts w:ascii="Times New Roman" w:hAnsi="Times New Roman"/>
                <w:sz w:val="24"/>
                <w:szCs w:val="24"/>
              </w:rPr>
            </w:rPrChange>
          </w:rPr>
          <w:t xml:space="preserve"> mentioned a friend of his, Carl. He was moving out of a </w:t>
        </w:r>
        <w:proofErr w:type="spellStart"/>
        <w:r w:rsidRPr="00163DCF">
          <w:rPr>
            <w:szCs w:val="21"/>
            <w:rPrChange w:id="8069" w:author="David" w:date="2022-08-17T16:58:00Z">
              <w:rPr>
                <w:rFonts w:ascii="Times New Roman" w:hAnsi="Times New Roman"/>
                <w:sz w:val="24"/>
                <w:szCs w:val="24"/>
              </w:rPr>
            </w:rPrChange>
          </w:rPr>
          <w:t>flatshare</w:t>
        </w:r>
        <w:proofErr w:type="spellEnd"/>
        <w:r w:rsidRPr="00163DCF">
          <w:rPr>
            <w:szCs w:val="21"/>
            <w:rPrChange w:id="8070" w:author="David" w:date="2022-08-17T16:58:00Z">
              <w:rPr>
                <w:rFonts w:ascii="Times New Roman" w:hAnsi="Times New Roman"/>
                <w:sz w:val="24"/>
                <w:szCs w:val="24"/>
              </w:rPr>
            </w:rPrChange>
          </w:rPr>
          <w:t xml:space="preserve"> in the beautiful, expensive suburb of Rose Bay. Dan forwarded me an email</w:t>
        </w:r>
      </w:ins>
      <w:ins w:id="8071" w:author="Britt Collins" w:date="2021-10-04T15:31:00Z">
        <w:r w:rsidR="00315ABB" w:rsidRPr="00163DCF">
          <w:rPr>
            <w:szCs w:val="21"/>
            <w:rPrChange w:id="8072" w:author="David" w:date="2022-08-17T16:58:00Z">
              <w:rPr>
                <w:rFonts w:ascii="Times New Roman" w:hAnsi="Times New Roman"/>
                <w:sz w:val="24"/>
                <w:szCs w:val="24"/>
              </w:rPr>
            </w:rPrChange>
          </w:rPr>
          <w:t xml:space="preserve"> and</w:t>
        </w:r>
      </w:ins>
      <w:ins w:id="8073" w:author="Britt Collins" w:date="2021-09-30T14:58:00Z">
        <w:r w:rsidRPr="00163DCF">
          <w:rPr>
            <w:szCs w:val="21"/>
            <w:rPrChange w:id="8074" w:author="David" w:date="2022-08-17T16:58:00Z">
              <w:rPr>
                <w:rFonts w:ascii="Times New Roman" w:hAnsi="Times New Roman"/>
                <w:sz w:val="24"/>
                <w:szCs w:val="24"/>
              </w:rPr>
            </w:rPrChange>
          </w:rPr>
          <w:t xml:space="preserve"> I noted the details of the flatmate, </w:t>
        </w:r>
        <w:proofErr w:type="spellStart"/>
        <w:r w:rsidRPr="00163DCF">
          <w:rPr>
            <w:szCs w:val="21"/>
            <w:rPrChange w:id="8075" w:author="David" w:date="2022-08-17T16:58:00Z">
              <w:rPr>
                <w:rFonts w:ascii="Times New Roman" w:hAnsi="Times New Roman"/>
                <w:sz w:val="24"/>
                <w:szCs w:val="24"/>
              </w:rPr>
            </w:rPrChange>
          </w:rPr>
          <w:t>Becs</w:t>
        </w:r>
        <w:proofErr w:type="spellEnd"/>
        <w:r w:rsidRPr="00163DCF">
          <w:rPr>
            <w:szCs w:val="21"/>
            <w:rPrChange w:id="8076" w:author="David" w:date="2022-08-17T16:58:00Z">
              <w:rPr>
                <w:rFonts w:ascii="Times New Roman" w:hAnsi="Times New Roman"/>
                <w:sz w:val="24"/>
                <w:szCs w:val="24"/>
              </w:rPr>
            </w:rPrChange>
          </w:rPr>
          <w:t>. The apartment</w:t>
        </w:r>
      </w:ins>
      <w:ins w:id="8077" w:author="Britt Collins" w:date="2021-10-04T15:31:00Z">
        <w:r w:rsidR="00315ABB" w:rsidRPr="00163DCF">
          <w:rPr>
            <w:szCs w:val="21"/>
            <w:rPrChange w:id="8078" w:author="David" w:date="2022-08-17T16:58:00Z">
              <w:rPr>
                <w:rFonts w:ascii="Times New Roman" w:hAnsi="Times New Roman"/>
                <w:sz w:val="24"/>
                <w:szCs w:val="24"/>
              </w:rPr>
            </w:rPrChange>
          </w:rPr>
          <w:t>,</w:t>
        </w:r>
      </w:ins>
      <w:ins w:id="8079" w:author="Britt Collins" w:date="2021-09-30T14:58:00Z">
        <w:r w:rsidRPr="00163DCF">
          <w:rPr>
            <w:szCs w:val="21"/>
            <w:rPrChange w:id="8080" w:author="David" w:date="2022-08-17T16:58:00Z">
              <w:rPr>
                <w:rFonts w:ascii="Times New Roman" w:hAnsi="Times New Roman"/>
                <w:sz w:val="24"/>
                <w:szCs w:val="24"/>
              </w:rPr>
            </w:rPrChange>
          </w:rPr>
          <w:t xml:space="preserve"> offer</w:t>
        </w:r>
      </w:ins>
      <w:ins w:id="8081" w:author="Britt Collins" w:date="2021-10-04T15:31:00Z">
        <w:r w:rsidR="00315ABB" w:rsidRPr="00163DCF">
          <w:rPr>
            <w:szCs w:val="21"/>
            <w:rPrChange w:id="8082" w:author="David" w:date="2022-08-17T16:58:00Z">
              <w:rPr>
                <w:rFonts w:ascii="Times New Roman" w:hAnsi="Times New Roman"/>
                <w:sz w:val="24"/>
                <w:szCs w:val="24"/>
              </w:rPr>
            </w:rPrChange>
          </w:rPr>
          <w:t>ing</w:t>
        </w:r>
      </w:ins>
      <w:ins w:id="8083" w:author="Britt Collins" w:date="2021-09-30T14:58:00Z">
        <w:r w:rsidRPr="00163DCF">
          <w:rPr>
            <w:szCs w:val="21"/>
            <w:rPrChange w:id="8084" w:author="David" w:date="2022-08-17T16:58:00Z">
              <w:rPr>
                <w:rFonts w:ascii="Times New Roman" w:hAnsi="Times New Roman"/>
                <w:sz w:val="24"/>
                <w:szCs w:val="24"/>
              </w:rPr>
            </w:rPrChange>
          </w:rPr>
          <w:t xml:space="preserve"> views of Sydney Harbour </w:t>
        </w:r>
      </w:ins>
      <w:ins w:id="8085" w:author="Britt Collins" w:date="2021-10-04T15:30:00Z">
        <w:r w:rsidR="00315ABB" w:rsidRPr="00163DCF">
          <w:rPr>
            <w:szCs w:val="21"/>
            <w:rPrChange w:id="8086" w:author="David" w:date="2022-08-17T16:58:00Z">
              <w:rPr>
                <w:rFonts w:ascii="Times New Roman" w:hAnsi="Times New Roman"/>
                <w:sz w:val="24"/>
                <w:szCs w:val="24"/>
              </w:rPr>
            </w:rPrChange>
          </w:rPr>
          <w:t>B</w:t>
        </w:r>
      </w:ins>
      <w:ins w:id="8087" w:author="Britt Collins" w:date="2021-09-30T14:58:00Z">
        <w:r w:rsidRPr="00163DCF">
          <w:rPr>
            <w:szCs w:val="21"/>
            <w:rPrChange w:id="8088" w:author="David" w:date="2022-08-17T16:58:00Z">
              <w:rPr>
                <w:rFonts w:ascii="Times New Roman" w:hAnsi="Times New Roman"/>
                <w:sz w:val="24"/>
                <w:szCs w:val="24"/>
              </w:rPr>
            </w:rPrChange>
          </w:rPr>
          <w:t>ridge</w:t>
        </w:r>
      </w:ins>
      <w:ins w:id="8089" w:author="Britt Collins" w:date="2021-10-04T15:31:00Z">
        <w:r w:rsidR="00315ABB" w:rsidRPr="00163DCF">
          <w:rPr>
            <w:szCs w:val="21"/>
            <w:rPrChange w:id="8090" w:author="David" w:date="2022-08-17T16:58:00Z">
              <w:rPr>
                <w:rFonts w:ascii="Times New Roman" w:hAnsi="Times New Roman"/>
                <w:sz w:val="24"/>
                <w:szCs w:val="24"/>
              </w:rPr>
            </w:rPrChange>
          </w:rPr>
          <w:t>,</w:t>
        </w:r>
      </w:ins>
      <w:ins w:id="8091" w:author="Britt Collins" w:date="2021-09-30T14:58:00Z">
        <w:r w:rsidRPr="00163DCF">
          <w:rPr>
            <w:szCs w:val="21"/>
            <w:rPrChange w:id="8092" w:author="David" w:date="2022-08-17T16:58:00Z">
              <w:rPr>
                <w:rFonts w:ascii="Times New Roman" w:hAnsi="Times New Roman"/>
                <w:sz w:val="24"/>
                <w:szCs w:val="24"/>
              </w:rPr>
            </w:rPrChange>
          </w:rPr>
          <w:t xml:space="preserve"> was a good couple of hundred dollars per month pricier than the apartment in Manly. It didn’t deter me. I wanted out of Flo’s hole. I emailed </w:t>
        </w:r>
        <w:proofErr w:type="spellStart"/>
        <w:r w:rsidRPr="00163DCF">
          <w:rPr>
            <w:szCs w:val="21"/>
            <w:rPrChange w:id="8093" w:author="David" w:date="2022-08-17T16:58:00Z">
              <w:rPr>
                <w:rFonts w:ascii="Times New Roman" w:hAnsi="Times New Roman"/>
                <w:sz w:val="24"/>
                <w:szCs w:val="24"/>
              </w:rPr>
            </w:rPrChange>
          </w:rPr>
          <w:t>Becs</w:t>
        </w:r>
        <w:proofErr w:type="spellEnd"/>
        <w:r w:rsidRPr="00163DCF">
          <w:rPr>
            <w:szCs w:val="21"/>
            <w:rPrChange w:id="8094" w:author="David" w:date="2022-08-17T16:58:00Z">
              <w:rPr>
                <w:rFonts w:ascii="Times New Roman" w:hAnsi="Times New Roman"/>
                <w:sz w:val="24"/>
                <w:szCs w:val="24"/>
              </w:rPr>
            </w:rPrChange>
          </w:rPr>
          <w:t>. She replied quickly, organising a viewing late on the Saturday. I was excited at the prospect.</w:t>
        </w:r>
      </w:ins>
      <w:ins w:id="8095" w:author="Britt Collins" w:date="2021-10-04T15:31:00Z">
        <w:r w:rsidR="00315ABB" w:rsidRPr="00163DCF">
          <w:rPr>
            <w:szCs w:val="21"/>
            <w:rPrChange w:id="8096" w:author="David" w:date="2022-08-17T16:58:00Z">
              <w:rPr>
                <w:rFonts w:ascii="Times New Roman" w:hAnsi="Times New Roman"/>
                <w:sz w:val="24"/>
                <w:szCs w:val="24"/>
              </w:rPr>
            </w:rPrChange>
          </w:rPr>
          <w:t xml:space="preserve"> </w:t>
        </w:r>
      </w:ins>
      <w:ins w:id="8097" w:author="Britt Collins" w:date="2021-09-30T14:58:00Z">
        <w:r w:rsidRPr="00163DCF">
          <w:rPr>
            <w:szCs w:val="21"/>
            <w:rPrChange w:id="8098" w:author="David" w:date="2022-08-17T16:58:00Z">
              <w:rPr>
                <w:rFonts w:ascii="Times New Roman" w:hAnsi="Times New Roman"/>
                <w:sz w:val="24"/>
                <w:szCs w:val="24"/>
              </w:rPr>
            </w:rPrChange>
          </w:rPr>
          <w:t>How difficult could a viewing be?</w:t>
        </w:r>
      </w:ins>
    </w:p>
    <w:p w14:paraId="2406DC2B" w14:textId="77777777" w:rsidR="00315ABB" w:rsidRPr="00163DCF" w:rsidRDefault="00315ABB">
      <w:pPr>
        <w:spacing w:line="276" w:lineRule="auto"/>
        <w:ind w:left="-5" w:right="15" w:firstLine="725"/>
        <w:rPr>
          <w:ins w:id="8099" w:author="Britt Collins" w:date="2021-10-04T15:33:00Z"/>
          <w:szCs w:val="21"/>
          <w:rPrChange w:id="8100" w:author="David" w:date="2022-08-17T16:58:00Z">
            <w:rPr>
              <w:ins w:id="8101" w:author="Britt Collins" w:date="2021-10-04T15:33:00Z"/>
              <w:rFonts w:ascii="Times New Roman" w:hAnsi="Times New Roman"/>
              <w:sz w:val="24"/>
              <w:szCs w:val="24"/>
            </w:rPr>
          </w:rPrChange>
        </w:rPr>
        <w:pPrChange w:id="8102" w:author="David" w:date="2022-08-17T17:01:00Z">
          <w:pPr>
            <w:spacing w:line="480" w:lineRule="auto"/>
            <w:ind w:left="-5" w:right="15" w:firstLine="725"/>
          </w:pPr>
        </w:pPrChange>
      </w:pPr>
      <w:ins w:id="8103" w:author="Britt Collins" w:date="2021-10-04T15:32:00Z">
        <w:r w:rsidRPr="00163DCF">
          <w:rPr>
            <w:szCs w:val="21"/>
            <w:rPrChange w:id="8104" w:author="David" w:date="2022-08-17T16:58:00Z">
              <w:rPr>
                <w:rFonts w:ascii="Times New Roman" w:hAnsi="Times New Roman"/>
                <w:sz w:val="24"/>
                <w:szCs w:val="24"/>
              </w:rPr>
            </w:rPrChange>
          </w:rPr>
          <w:t>That</w:t>
        </w:r>
      </w:ins>
      <w:ins w:id="8105" w:author="Britt Collins" w:date="2021-09-30T14:58:00Z">
        <w:r w:rsidR="006F31F6" w:rsidRPr="00163DCF">
          <w:rPr>
            <w:szCs w:val="21"/>
            <w:rPrChange w:id="8106" w:author="David" w:date="2022-08-17T16:58:00Z">
              <w:rPr>
                <w:rFonts w:ascii="Times New Roman" w:hAnsi="Times New Roman"/>
                <w:sz w:val="24"/>
                <w:szCs w:val="24"/>
              </w:rPr>
            </w:rPrChange>
          </w:rPr>
          <w:t xml:space="preserve"> weekend I arrived at the flat</w:t>
        </w:r>
      </w:ins>
      <w:ins w:id="8107" w:author="Britt Collins" w:date="2021-10-04T15:32:00Z">
        <w:r w:rsidRPr="00163DCF">
          <w:rPr>
            <w:szCs w:val="21"/>
            <w:rPrChange w:id="8108" w:author="David" w:date="2022-08-17T16:58:00Z">
              <w:rPr>
                <w:rFonts w:ascii="Times New Roman" w:hAnsi="Times New Roman"/>
                <w:sz w:val="24"/>
                <w:szCs w:val="24"/>
              </w:rPr>
            </w:rPrChange>
          </w:rPr>
          <w:t>,</w:t>
        </w:r>
      </w:ins>
      <w:ins w:id="8109" w:author="Britt Collins" w:date="2021-09-30T14:58:00Z">
        <w:r w:rsidR="006F31F6" w:rsidRPr="00163DCF">
          <w:rPr>
            <w:szCs w:val="21"/>
            <w:rPrChange w:id="8110" w:author="David" w:date="2022-08-17T16:58:00Z">
              <w:rPr>
                <w:rFonts w:ascii="Times New Roman" w:hAnsi="Times New Roman"/>
                <w:sz w:val="24"/>
                <w:szCs w:val="24"/>
              </w:rPr>
            </w:rPrChange>
          </w:rPr>
          <w:t xml:space="preserve"> surprised to be met by a fatter version of Chris Evans, a ginger</w:t>
        </w:r>
      </w:ins>
      <w:ins w:id="8111" w:author="Britt Collins" w:date="2021-10-04T15:33:00Z">
        <w:r w:rsidRPr="00163DCF">
          <w:rPr>
            <w:szCs w:val="21"/>
            <w:rPrChange w:id="8112" w:author="David" w:date="2022-08-17T16:58:00Z">
              <w:rPr>
                <w:rFonts w:ascii="Times New Roman" w:hAnsi="Times New Roman"/>
                <w:sz w:val="24"/>
                <w:szCs w:val="24"/>
              </w:rPr>
            </w:rPrChange>
          </w:rPr>
          <w:t>-</w:t>
        </w:r>
      </w:ins>
      <w:ins w:id="8113" w:author="Britt Collins" w:date="2021-09-30T14:58:00Z">
        <w:r w:rsidR="006F31F6" w:rsidRPr="00163DCF">
          <w:rPr>
            <w:szCs w:val="21"/>
            <w:rPrChange w:id="8114" w:author="David" w:date="2022-08-17T16:58:00Z">
              <w:rPr>
                <w:rFonts w:ascii="Times New Roman" w:hAnsi="Times New Roman"/>
                <w:sz w:val="24"/>
                <w:szCs w:val="24"/>
              </w:rPr>
            </w:rPrChange>
          </w:rPr>
          <w:t xml:space="preserve">haired man wearing black, thick rimmed glasses. </w:t>
        </w:r>
      </w:ins>
      <w:ins w:id="8115" w:author="Britt Collins" w:date="2021-10-04T15:32:00Z">
        <w:r w:rsidRPr="00163DCF">
          <w:rPr>
            <w:szCs w:val="21"/>
            <w:rPrChange w:id="8116" w:author="David" w:date="2022-08-17T16:58:00Z">
              <w:rPr>
                <w:rFonts w:ascii="Times New Roman" w:hAnsi="Times New Roman"/>
                <w:sz w:val="24"/>
                <w:szCs w:val="24"/>
              </w:rPr>
            </w:rPrChange>
          </w:rPr>
          <w:t>“</w:t>
        </w:r>
      </w:ins>
      <w:ins w:id="8117" w:author="Britt Collins" w:date="2021-09-30T14:58:00Z">
        <w:r w:rsidR="006F31F6" w:rsidRPr="00163DCF">
          <w:rPr>
            <w:szCs w:val="21"/>
            <w:rPrChange w:id="8118" w:author="David" w:date="2022-08-17T16:58:00Z">
              <w:rPr>
                <w:rFonts w:ascii="Times New Roman" w:hAnsi="Times New Roman"/>
                <w:sz w:val="24"/>
                <w:szCs w:val="24"/>
              </w:rPr>
            </w:rPrChange>
          </w:rPr>
          <w:t>Carl, please to meet you, please come in</w:t>
        </w:r>
      </w:ins>
      <w:ins w:id="8119" w:author="Britt Collins" w:date="2021-10-04T15:33:00Z">
        <w:r w:rsidRPr="00163DCF">
          <w:rPr>
            <w:szCs w:val="21"/>
            <w:rPrChange w:id="8120" w:author="David" w:date="2022-08-17T16:58:00Z">
              <w:rPr>
                <w:rFonts w:ascii="Times New Roman" w:hAnsi="Times New Roman"/>
                <w:sz w:val="24"/>
                <w:szCs w:val="24"/>
              </w:rPr>
            </w:rPrChange>
          </w:rPr>
          <w:t>,</w:t>
        </w:r>
      </w:ins>
      <w:ins w:id="8121" w:author="Britt Collins" w:date="2021-10-04T15:32:00Z">
        <w:r w:rsidRPr="00163DCF">
          <w:rPr>
            <w:szCs w:val="21"/>
            <w:rPrChange w:id="8122" w:author="David" w:date="2022-08-17T16:58:00Z">
              <w:rPr>
                <w:rFonts w:ascii="Times New Roman" w:hAnsi="Times New Roman"/>
                <w:sz w:val="24"/>
                <w:szCs w:val="24"/>
              </w:rPr>
            </w:rPrChange>
          </w:rPr>
          <w:t>”</w:t>
        </w:r>
      </w:ins>
      <w:ins w:id="8123" w:author="Britt Collins" w:date="2021-09-30T14:58:00Z">
        <w:r w:rsidR="006F31F6" w:rsidRPr="00163DCF">
          <w:rPr>
            <w:szCs w:val="21"/>
            <w:rPrChange w:id="8124" w:author="David" w:date="2022-08-17T16:58:00Z">
              <w:rPr>
                <w:rFonts w:ascii="Times New Roman" w:hAnsi="Times New Roman"/>
                <w:sz w:val="24"/>
                <w:szCs w:val="24"/>
              </w:rPr>
            </w:rPrChange>
          </w:rPr>
          <w:t xml:space="preserve"> </w:t>
        </w:r>
      </w:ins>
      <w:ins w:id="8125" w:author="Britt Collins" w:date="2021-10-04T15:33:00Z">
        <w:r w:rsidRPr="00163DCF">
          <w:rPr>
            <w:szCs w:val="21"/>
            <w:rPrChange w:id="8126" w:author="David" w:date="2022-08-17T16:58:00Z">
              <w:rPr>
                <w:rFonts w:ascii="Times New Roman" w:hAnsi="Times New Roman"/>
                <w:sz w:val="24"/>
                <w:szCs w:val="24"/>
              </w:rPr>
            </w:rPrChange>
          </w:rPr>
          <w:t xml:space="preserve">he said. </w:t>
        </w:r>
      </w:ins>
    </w:p>
    <w:p w14:paraId="6D5B4CE9" w14:textId="7010AA42" w:rsidR="00315ABB" w:rsidRPr="00163DCF" w:rsidRDefault="00315ABB">
      <w:pPr>
        <w:spacing w:line="276" w:lineRule="auto"/>
        <w:ind w:left="-5" w:right="15" w:firstLine="725"/>
        <w:rPr>
          <w:ins w:id="8127" w:author="Britt Collins" w:date="2021-10-04T15:34:00Z"/>
          <w:szCs w:val="21"/>
          <w:rPrChange w:id="8128" w:author="David" w:date="2022-08-17T16:58:00Z">
            <w:rPr>
              <w:ins w:id="8129" w:author="Britt Collins" w:date="2021-10-04T15:34:00Z"/>
              <w:rFonts w:ascii="Times New Roman" w:hAnsi="Times New Roman"/>
              <w:sz w:val="24"/>
              <w:szCs w:val="24"/>
            </w:rPr>
          </w:rPrChange>
        </w:rPr>
        <w:pPrChange w:id="8130" w:author="David" w:date="2022-08-17T17:01:00Z">
          <w:pPr>
            <w:spacing w:line="480" w:lineRule="auto"/>
            <w:ind w:left="-5" w:right="15" w:firstLine="725"/>
          </w:pPr>
        </w:pPrChange>
      </w:pPr>
      <w:ins w:id="8131" w:author="Britt Collins" w:date="2021-10-04T15:33:00Z">
        <w:r w:rsidRPr="00163DCF">
          <w:rPr>
            <w:szCs w:val="21"/>
            <w:rPrChange w:id="8132" w:author="David" w:date="2022-08-17T16:58:00Z">
              <w:rPr>
                <w:rFonts w:ascii="Times New Roman" w:hAnsi="Times New Roman"/>
                <w:sz w:val="24"/>
                <w:szCs w:val="24"/>
              </w:rPr>
            </w:rPrChange>
          </w:rPr>
          <w:t>Carl</w:t>
        </w:r>
      </w:ins>
      <w:ins w:id="8133" w:author="Britt Collins" w:date="2021-09-30T14:58:00Z">
        <w:r w:rsidR="006F31F6" w:rsidRPr="00163DCF">
          <w:rPr>
            <w:szCs w:val="21"/>
            <w:rPrChange w:id="8134" w:author="David" w:date="2022-08-17T16:58:00Z">
              <w:rPr>
                <w:rFonts w:ascii="Times New Roman" w:hAnsi="Times New Roman"/>
                <w:sz w:val="24"/>
                <w:szCs w:val="24"/>
              </w:rPr>
            </w:rPrChange>
          </w:rPr>
          <w:t xml:space="preserve"> was the departing flatmate. </w:t>
        </w:r>
        <w:proofErr w:type="spellStart"/>
        <w:r w:rsidR="006F31F6" w:rsidRPr="00163DCF">
          <w:rPr>
            <w:szCs w:val="21"/>
            <w:rPrChange w:id="8135" w:author="David" w:date="2022-08-17T16:58:00Z">
              <w:rPr>
                <w:rFonts w:ascii="Times New Roman" w:hAnsi="Times New Roman"/>
                <w:sz w:val="24"/>
                <w:szCs w:val="24"/>
              </w:rPr>
            </w:rPrChange>
          </w:rPr>
          <w:t>Becs</w:t>
        </w:r>
        <w:proofErr w:type="spellEnd"/>
        <w:r w:rsidR="006F31F6" w:rsidRPr="00163DCF">
          <w:rPr>
            <w:szCs w:val="21"/>
            <w:rPrChange w:id="8136" w:author="David" w:date="2022-08-17T16:58:00Z">
              <w:rPr>
                <w:rFonts w:ascii="Times New Roman" w:hAnsi="Times New Roman"/>
                <w:sz w:val="24"/>
                <w:szCs w:val="24"/>
              </w:rPr>
            </w:rPrChange>
          </w:rPr>
          <w:t xml:space="preserve">, my potential flatmate, stood in his shadow. </w:t>
        </w:r>
      </w:ins>
      <w:ins w:id="8137" w:author="Britt Collins" w:date="2021-10-04T15:34:00Z">
        <w:r w:rsidRPr="00163DCF">
          <w:rPr>
            <w:szCs w:val="21"/>
            <w:rPrChange w:id="8138" w:author="David" w:date="2022-08-17T16:58:00Z">
              <w:rPr>
                <w:rFonts w:ascii="Times New Roman" w:hAnsi="Times New Roman"/>
                <w:sz w:val="24"/>
                <w:szCs w:val="24"/>
              </w:rPr>
            </w:rPrChange>
          </w:rPr>
          <w:t>“</w:t>
        </w:r>
      </w:ins>
      <w:ins w:id="8139" w:author="Britt Collins" w:date="2021-09-30T14:58:00Z">
        <w:r w:rsidR="006F31F6" w:rsidRPr="00163DCF">
          <w:rPr>
            <w:szCs w:val="21"/>
            <w:rPrChange w:id="8140" w:author="David" w:date="2022-08-17T16:58:00Z">
              <w:rPr>
                <w:rFonts w:ascii="Times New Roman" w:hAnsi="Times New Roman"/>
                <w:sz w:val="24"/>
                <w:szCs w:val="24"/>
              </w:rPr>
            </w:rPrChange>
          </w:rPr>
          <w:t>Hello</w:t>
        </w:r>
      </w:ins>
      <w:ins w:id="8141" w:author="Britt Collins" w:date="2021-10-04T15:35:00Z">
        <w:r w:rsidR="003430C1" w:rsidRPr="00163DCF">
          <w:rPr>
            <w:szCs w:val="21"/>
            <w:rPrChange w:id="8142" w:author="David" w:date="2022-08-17T16:58:00Z">
              <w:rPr>
                <w:rFonts w:ascii="Times New Roman" w:hAnsi="Times New Roman"/>
                <w:sz w:val="24"/>
                <w:szCs w:val="24"/>
              </w:rPr>
            </w:rPrChange>
          </w:rPr>
          <w:t>,</w:t>
        </w:r>
      </w:ins>
      <w:ins w:id="8143" w:author="Britt Collins" w:date="2021-10-04T15:34:00Z">
        <w:r w:rsidRPr="00163DCF">
          <w:rPr>
            <w:szCs w:val="21"/>
            <w:rPrChange w:id="8144" w:author="David" w:date="2022-08-17T16:58:00Z">
              <w:rPr>
                <w:rFonts w:ascii="Times New Roman" w:hAnsi="Times New Roman"/>
                <w:sz w:val="24"/>
                <w:szCs w:val="24"/>
              </w:rPr>
            </w:rPrChange>
          </w:rPr>
          <w:t>”</w:t>
        </w:r>
      </w:ins>
      <w:ins w:id="8145" w:author="Britt Collins" w:date="2021-09-30T14:58:00Z">
        <w:r w:rsidR="006F31F6" w:rsidRPr="00163DCF">
          <w:rPr>
            <w:szCs w:val="21"/>
            <w:rPrChange w:id="8146" w:author="David" w:date="2022-08-17T16:58:00Z">
              <w:rPr>
                <w:rFonts w:ascii="Times New Roman" w:hAnsi="Times New Roman"/>
                <w:sz w:val="24"/>
                <w:szCs w:val="24"/>
              </w:rPr>
            </w:rPrChange>
          </w:rPr>
          <w:t xml:space="preserve"> she said. </w:t>
        </w:r>
      </w:ins>
      <w:ins w:id="8147" w:author="Britt Collins" w:date="2021-10-04T15:34:00Z">
        <w:r w:rsidRPr="00163DCF">
          <w:rPr>
            <w:b/>
            <w:szCs w:val="21"/>
            <w:rPrChange w:id="8148" w:author="David" w:date="2022-08-17T16:58:00Z">
              <w:rPr>
                <w:rFonts w:ascii="Times New Roman" w:hAnsi="Times New Roman"/>
                <w:sz w:val="24"/>
                <w:szCs w:val="24"/>
              </w:rPr>
            </w:rPrChange>
          </w:rPr>
          <w:t>DESCRIBE BECS IN A SENTENCE OR TWO WHEN YOU INTRODUCE HER</w:t>
        </w:r>
      </w:ins>
    </w:p>
    <w:p w14:paraId="0D0E8C63" w14:textId="7DF1B566" w:rsidR="006F31F6" w:rsidRPr="00163DCF" w:rsidRDefault="006F31F6">
      <w:pPr>
        <w:spacing w:line="276" w:lineRule="auto"/>
        <w:ind w:left="-5" w:right="15" w:firstLine="725"/>
        <w:rPr>
          <w:ins w:id="8149" w:author="Britt Collins" w:date="2021-09-30T14:58:00Z"/>
          <w:szCs w:val="21"/>
          <w:rPrChange w:id="8150" w:author="David" w:date="2022-08-17T16:58:00Z">
            <w:rPr>
              <w:ins w:id="8151" w:author="Britt Collins" w:date="2021-09-30T14:58:00Z"/>
              <w:rFonts w:ascii="Times New Roman" w:hAnsi="Times New Roman"/>
              <w:sz w:val="24"/>
              <w:szCs w:val="24"/>
            </w:rPr>
          </w:rPrChange>
        </w:rPr>
        <w:pPrChange w:id="8152" w:author="David" w:date="2022-08-17T17:01:00Z">
          <w:pPr>
            <w:ind w:left="-5" w:right="15"/>
          </w:pPr>
        </w:pPrChange>
      </w:pPr>
      <w:ins w:id="8153" w:author="Britt Collins" w:date="2021-09-30T14:58:00Z">
        <w:r w:rsidRPr="00163DCF">
          <w:rPr>
            <w:szCs w:val="21"/>
            <w:rPrChange w:id="8154" w:author="David" w:date="2022-08-17T16:58:00Z">
              <w:rPr>
                <w:rFonts w:ascii="Times New Roman" w:hAnsi="Times New Roman"/>
                <w:sz w:val="24"/>
                <w:szCs w:val="24"/>
              </w:rPr>
            </w:rPrChange>
          </w:rPr>
          <w:lastRenderedPageBreak/>
          <w:t xml:space="preserve">As I </w:t>
        </w:r>
      </w:ins>
      <w:ins w:id="8155" w:author="Britt Collins" w:date="2021-10-04T15:34:00Z">
        <w:r w:rsidR="00315ABB" w:rsidRPr="00163DCF">
          <w:rPr>
            <w:szCs w:val="21"/>
            <w:rPrChange w:id="8156" w:author="David" w:date="2022-08-17T16:58:00Z">
              <w:rPr>
                <w:rFonts w:ascii="Times New Roman" w:hAnsi="Times New Roman"/>
                <w:sz w:val="24"/>
                <w:szCs w:val="24"/>
              </w:rPr>
            </w:rPrChange>
          </w:rPr>
          <w:t>walke</w:t>
        </w:r>
      </w:ins>
      <w:ins w:id="8157" w:author="Britt Collins" w:date="2021-09-30T14:58:00Z">
        <w:r w:rsidRPr="00163DCF">
          <w:rPr>
            <w:szCs w:val="21"/>
            <w:rPrChange w:id="8158" w:author="David" w:date="2022-08-17T16:58:00Z">
              <w:rPr>
                <w:rFonts w:ascii="Times New Roman" w:hAnsi="Times New Roman"/>
                <w:sz w:val="24"/>
                <w:szCs w:val="24"/>
              </w:rPr>
            </w:rPrChange>
          </w:rPr>
          <w:t>d</w:t>
        </w:r>
      </w:ins>
      <w:ins w:id="8159" w:author="Britt Collins" w:date="2021-10-04T15:34:00Z">
        <w:r w:rsidR="00315ABB" w:rsidRPr="00163DCF">
          <w:rPr>
            <w:szCs w:val="21"/>
            <w:rPrChange w:id="8160" w:author="David" w:date="2022-08-17T16:58:00Z">
              <w:rPr>
                <w:rFonts w:ascii="Times New Roman" w:hAnsi="Times New Roman"/>
                <w:sz w:val="24"/>
                <w:szCs w:val="24"/>
              </w:rPr>
            </w:rPrChange>
          </w:rPr>
          <w:t xml:space="preserve"> in</w:t>
        </w:r>
      </w:ins>
      <w:ins w:id="8161" w:author="Britt Collins" w:date="2021-09-30T14:58:00Z">
        <w:r w:rsidRPr="00163DCF">
          <w:rPr>
            <w:szCs w:val="21"/>
            <w:rPrChange w:id="8162" w:author="David" w:date="2022-08-17T16:58:00Z">
              <w:rPr>
                <w:rFonts w:ascii="Times New Roman" w:hAnsi="Times New Roman"/>
                <w:sz w:val="24"/>
                <w:szCs w:val="24"/>
              </w:rPr>
            </w:rPrChange>
          </w:rPr>
          <w:t xml:space="preserve">, I quickly </w:t>
        </w:r>
      </w:ins>
      <w:ins w:id="8163" w:author="Britt Collins" w:date="2021-10-04T15:35:00Z">
        <w:r w:rsidR="003430C1" w:rsidRPr="00163DCF">
          <w:rPr>
            <w:szCs w:val="21"/>
            <w:rPrChange w:id="8164" w:author="David" w:date="2022-08-17T16:58:00Z">
              <w:rPr>
                <w:rFonts w:ascii="Times New Roman" w:hAnsi="Times New Roman"/>
                <w:sz w:val="24"/>
                <w:szCs w:val="24"/>
              </w:rPr>
            </w:rPrChange>
          </w:rPr>
          <w:t xml:space="preserve">took in a sweeping glance of the </w:t>
        </w:r>
      </w:ins>
      <w:ins w:id="8165" w:author="Britt Collins" w:date="2021-09-30T14:58:00Z">
        <w:r w:rsidRPr="00163DCF">
          <w:rPr>
            <w:szCs w:val="21"/>
            <w:rPrChange w:id="8166" w:author="David" w:date="2022-08-17T16:58:00Z">
              <w:rPr>
                <w:rFonts w:ascii="Times New Roman" w:hAnsi="Times New Roman"/>
                <w:sz w:val="24"/>
                <w:szCs w:val="24"/>
              </w:rPr>
            </w:rPrChange>
          </w:rPr>
          <w:t>flat. My first thoughts were positive. It was a clean, organised, humble place. The kitchen was a separate room, located close to the entrance. The dining room, lounge and hallway formed the open</w:t>
        </w:r>
      </w:ins>
      <w:ins w:id="8167" w:author="Britt Collins" w:date="2021-10-04T15:35:00Z">
        <w:r w:rsidR="003430C1" w:rsidRPr="00163DCF">
          <w:rPr>
            <w:szCs w:val="21"/>
            <w:rPrChange w:id="8168" w:author="David" w:date="2022-08-17T16:58:00Z">
              <w:rPr>
                <w:rFonts w:ascii="Times New Roman" w:hAnsi="Times New Roman"/>
                <w:sz w:val="24"/>
                <w:szCs w:val="24"/>
              </w:rPr>
            </w:rPrChange>
          </w:rPr>
          <w:t>-</w:t>
        </w:r>
      </w:ins>
      <w:ins w:id="8169" w:author="Britt Collins" w:date="2021-09-30T14:58:00Z">
        <w:r w:rsidRPr="00163DCF">
          <w:rPr>
            <w:szCs w:val="21"/>
            <w:rPrChange w:id="8170" w:author="David" w:date="2022-08-17T16:58:00Z">
              <w:rPr>
                <w:rFonts w:ascii="Times New Roman" w:hAnsi="Times New Roman"/>
                <w:sz w:val="24"/>
                <w:szCs w:val="24"/>
              </w:rPr>
            </w:rPrChange>
          </w:rPr>
          <w:t>living space. I was led to the large balcony</w:t>
        </w:r>
      </w:ins>
      <w:ins w:id="8171" w:author="Britt Collins" w:date="2021-10-04T15:36:00Z">
        <w:r w:rsidR="003430C1" w:rsidRPr="00163DCF">
          <w:rPr>
            <w:szCs w:val="21"/>
            <w:rPrChange w:id="8172" w:author="David" w:date="2022-08-17T16:58:00Z">
              <w:rPr>
                <w:rFonts w:ascii="Times New Roman" w:hAnsi="Times New Roman"/>
                <w:sz w:val="24"/>
                <w:szCs w:val="24"/>
              </w:rPr>
            </w:rPrChange>
          </w:rPr>
          <w:t xml:space="preserve"> that</w:t>
        </w:r>
      </w:ins>
      <w:ins w:id="8173" w:author="Britt Collins" w:date="2021-09-30T14:58:00Z">
        <w:r w:rsidRPr="00163DCF">
          <w:rPr>
            <w:szCs w:val="21"/>
            <w:rPrChange w:id="8174" w:author="David" w:date="2022-08-17T16:58:00Z">
              <w:rPr>
                <w:rFonts w:ascii="Times New Roman" w:hAnsi="Times New Roman"/>
                <w:sz w:val="24"/>
                <w:szCs w:val="24"/>
              </w:rPr>
            </w:rPrChange>
          </w:rPr>
          <w:t xml:space="preserve"> had a table and </w:t>
        </w:r>
      </w:ins>
      <w:ins w:id="8175" w:author="Britt Collins" w:date="2021-10-04T15:36:00Z">
        <w:r w:rsidR="003430C1" w:rsidRPr="00163DCF">
          <w:rPr>
            <w:szCs w:val="21"/>
            <w:rPrChange w:id="8176" w:author="David" w:date="2022-08-17T16:58:00Z">
              <w:rPr>
                <w:rFonts w:ascii="Times New Roman" w:hAnsi="Times New Roman"/>
                <w:sz w:val="24"/>
                <w:szCs w:val="24"/>
              </w:rPr>
            </w:rPrChange>
          </w:rPr>
          <w:t>four</w:t>
        </w:r>
      </w:ins>
      <w:ins w:id="8177" w:author="Britt Collins" w:date="2021-09-30T14:58:00Z">
        <w:r w:rsidRPr="00163DCF">
          <w:rPr>
            <w:szCs w:val="21"/>
            <w:rPrChange w:id="8178" w:author="David" w:date="2022-08-17T16:58:00Z">
              <w:rPr>
                <w:rFonts w:ascii="Times New Roman" w:hAnsi="Times New Roman"/>
                <w:sz w:val="24"/>
                <w:szCs w:val="24"/>
              </w:rPr>
            </w:rPrChange>
          </w:rPr>
          <w:t xml:space="preserve"> </w:t>
        </w:r>
        <w:proofErr w:type="gramStart"/>
        <w:r w:rsidRPr="00163DCF">
          <w:rPr>
            <w:szCs w:val="21"/>
            <w:rPrChange w:id="8179" w:author="David" w:date="2022-08-17T16:58:00Z">
              <w:rPr>
                <w:rFonts w:ascii="Times New Roman" w:hAnsi="Times New Roman"/>
                <w:sz w:val="24"/>
                <w:szCs w:val="24"/>
              </w:rPr>
            </w:rPrChange>
          </w:rPr>
          <w:t>chairs</w:t>
        </w:r>
      </w:ins>
      <w:ins w:id="8180" w:author="Britt Collins" w:date="2021-10-04T15:36:00Z">
        <w:r w:rsidR="003430C1" w:rsidRPr="00163DCF">
          <w:rPr>
            <w:szCs w:val="21"/>
            <w:rPrChange w:id="8181" w:author="David" w:date="2022-08-17T16:58:00Z">
              <w:rPr>
                <w:rFonts w:ascii="Times New Roman" w:hAnsi="Times New Roman"/>
                <w:sz w:val="24"/>
                <w:szCs w:val="24"/>
              </w:rPr>
            </w:rPrChange>
          </w:rPr>
          <w:t>, and</w:t>
        </w:r>
      </w:ins>
      <w:proofErr w:type="gramEnd"/>
      <w:ins w:id="8182" w:author="Britt Collins" w:date="2021-09-30T14:58:00Z">
        <w:r w:rsidRPr="00163DCF">
          <w:rPr>
            <w:szCs w:val="21"/>
            <w:rPrChange w:id="8183" w:author="David" w:date="2022-08-17T16:58:00Z">
              <w:rPr>
                <w:rFonts w:ascii="Times New Roman" w:hAnsi="Times New Roman"/>
                <w:sz w:val="24"/>
                <w:szCs w:val="24"/>
              </w:rPr>
            </w:rPrChange>
          </w:rPr>
          <w:t xml:space="preserve"> asked to take a seat. I looked to my right. In the distance was a view of Sydney Harbour Bridge. Carl </w:t>
        </w:r>
      </w:ins>
      <w:ins w:id="8184" w:author="Britt Collins" w:date="2021-10-04T15:36:00Z">
        <w:r w:rsidR="003430C1" w:rsidRPr="00163DCF">
          <w:rPr>
            <w:szCs w:val="21"/>
            <w:rPrChange w:id="8185" w:author="David" w:date="2022-08-17T16:58:00Z">
              <w:rPr>
                <w:rFonts w:ascii="Times New Roman" w:hAnsi="Times New Roman"/>
                <w:sz w:val="24"/>
                <w:szCs w:val="24"/>
              </w:rPr>
            </w:rPrChange>
          </w:rPr>
          <w:t>offered me</w:t>
        </w:r>
      </w:ins>
      <w:ins w:id="8186" w:author="Britt Collins" w:date="2021-09-30T14:58:00Z">
        <w:r w:rsidRPr="00163DCF">
          <w:rPr>
            <w:szCs w:val="21"/>
            <w:rPrChange w:id="8187" w:author="David" w:date="2022-08-17T16:58:00Z">
              <w:rPr>
                <w:rFonts w:ascii="Times New Roman" w:hAnsi="Times New Roman"/>
                <w:sz w:val="24"/>
                <w:szCs w:val="24"/>
              </w:rPr>
            </w:rPrChange>
          </w:rPr>
          <w:t xml:space="preserve"> a beer. I nodded</w:t>
        </w:r>
      </w:ins>
      <w:ins w:id="8188" w:author="Britt Collins" w:date="2021-10-04T15:37:00Z">
        <w:r w:rsidR="003430C1" w:rsidRPr="00163DCF">
          <w:rPr>
            <w:szCs w:val="21"/>
            <w:rPrChange w:id="8189" w:author="David" w:date="2022-08-17T16:58:00Z">
              <w:rPr>
                <w:rFonts w:ascii="Times New Roman" w:hAnsi="Times New Roman"/>
                <w:sz w:val="24"/>
                <w:szCs w:val="24"/>
              </w:rPr>
            </w:rPrChange>
          </w:rPr>
          <w:t>,</w:t>
        </w:r>
      </w:ins>
      <w:ins w:id="8190" w:author="Britt Collins" w:date="2021-09-30T14:58:00Z">
        <w:r w:rsidRPr="00163DCF">
          <w:rPr>
            <w:szCs w:val="21"/>
            <w:rPrChange w:id="8191" w:author="David" w:date="2022-08-17T16:58:00Z">
              <w:rPr>
                <w:rFonts w:ascii="Times New Roman" w:hAnsi="Times New Roman"/>
                <w:sz w:val="24"/>
                <w:szCs w:val="24"/>
              </w:rPr>
            </w:rPrChange>
          </w:rPr>
          <w:t xml:space="preserve"> </w:t>
        </w:r>
      </w:ins>
      <w:ins w:id="8192" w:author="Britt Collins" w:date="2021-10-04T15:37:00Z">
        <w:r w:rsidR="003430C1" w:rsidRPr="00163DCF">
          <w:rPr>
            <w:szCs w:val="21"/>
            <w:rPrChange w:id="8193" w:author="David" w:date="2022-08-17T16:58:00Z">
              <w:rPr>
                <w:rFonts w:ascii="Times New Roman" w:hAnsi="Times New Roman"/>
                <w:sz w:val="24"/>
                <w:szCs w:val="24"/>
              </w:rPr>
            </w:rPrChange>
          </w:rPr>
          <w:t>not being able to</w:t>
        </w:r>
      </w:ins>
      <w:ins w:id="8194" w:author="Britt Collins" w:date="2021-09-30T14:58:00Z">
        <w:r w:rsidRPr="00163DCF">
          <w:rPr>
            <w:szCs w:val="21"/>
            <w:rPrChange w:id="8195" w:author="David" w:date="2022-08-17T16:58:00Z">
              <w:rPr>
                <w:rFonts w:ascii="Times New Roman" w:hAnsi="Times New Roman"/>
                <w:sz w:val="24"/>
                <w:szCs w:val="24"/>
              </w:rPr>
            </w:rPrChange>
          </w:rPr>
          <w:t xml:space="preserve"> take my eyes off the beautiful view.</w:t>
        </w:r>
      </w:ins>
    </w:p>
    <w:p w14:paraId="022C5CC1" w14:textId="4AED4A55" w:rsidR="006F31F6" w:rsidRPr="00163DCF" w:rsidRDefault="006F31F6">
      <w:pPr>
        <w:spacing w:line="276" w:lineRule="auto"/>
        <w:ind w:left="-5" w:right="15" w:firstLine="725"/>
        <w:rPr>
          <w:ins w:id="8196" w:author="Britt Collins" w:date="2021-09-30T14:58:00Z"/>
          <w:szCs w:val="21"/>
          <w:rPrChange w:id="8197" w:author="David" w:date="2022-08-17T16:58:00Z">
            <w:rPr>
              <w:ins w:id="8198" w:author="Britt Collins" w:date="2021-09-30T14:58:00Z"/>
              <w:rFonts w:ascii="Times New Roman" w:hAnsi="Times New Roman"/>
              <w:sz w:val="24"/>
              <w:szCs w:val="24"/>
            </w:rPr>
          </w:rPrChange>
        </w:rPr>
        <w:pPrChange w:id="8199" w:author="David" w:date="2022-08-17T17:01:00Z">
          <w:pPr>
            <w:ind w:left="-5" w:right="15"/>
          </w:pPr>
        </w:pPrChange>
      </w:pPr>
      <w:ins w:id="8200" w:author="Britt Collins" w:date="2021-09-30T14:58:00Z">
        <w:r w:rsidRPr="00163DCF">
          <w:rPr>
            <w:szCs w:val="21"/>
            <w:rPrChange w:id="8201" w:author="David" w:date="2022-08-17T16:58:00Z">
              <w:rPr>
                <w:rFonts w:ascii="Times New Roman" w:hAnsi="Times New Roman"/>
                <w:sz w:val="24"/>
                <w:szCs w:val="24"/>
              </w:rPr>
            </w:rPrChange>
          </w:rPr>
          <w:t xml:space="preserve">Time seemed to accelerate as the sun set. I barely noticed Carl’s flatmate </w:t>
        </w:r>
        <w:proofErr w:type="spellStart"/>
        <w:r w:rsidRPr="00163DCF">
          <w:rPr>
            <w:szCs w:val="21"/>
            <w:rPrChange w:id="8202" w:author="David" w:date="2022-08-17T16:58:00Z">
              <w:rPr>
                <w:rFonts w:ascii="Times New Roman" w:hAnsi="Times New Roman"/>
                <w:sz w:val="24"/>
                <w:szCs w:val="24"/>
              </w:rPr>
            </w:rPrChange>
          </w:rPr>
          <w:t>Becs</w:t>
        </w:r>
      </w:ins>
      <w:proofErr w:type="spellEnd"/>
      <w:ins w:id="8203" w:author="Britt Collins" w:date="2021-10-04T15:37:00Z">
        <w:r w:rsidR="003430C1" w:rsidRPr="00163DCF">
          <w:rPr>
            <w:szCs w:val="21"/>
            <w:rPrChange w:id="8204" w:author="David" w:date="2022-08-17T16:58:00Z">
              <w:rPr>
                <w:rFonts w:ascii="Times New Roman" w:hAnsi="Times New Roman"/>
                <w:sz w:val="24"/>
                <w:szCs w:val="24"/>
              </w:rPr>
            </w:rPrChange>
          </w:rPr>
          <w:t xml:space="preserve"> who sat</w:t>
        </w:r>
      </w:ins>
      <w:ins w:id="8205" w:author="Britt Collins" w:date="2021-09-30T14:58:00Z">
        <w:r w:rsidRPr="00163DCF">
          <w:rPr>
            <w:szCs w:val="21"/>
            <w:rPrChange w:id="8206" w:author="David" w:date="2022-08-17T16:58:00Z">
              <w:rPr>
                <w:rFonts w:ascii="Times New Roman" w:hAnsi="Times New Roman"/>
                <w:sz w:val="24"/>
                <w:szCs w:val="24"/>
              </w:rPr>
            </w:rPrChange>
          </w:rPr>
          <w:t xml:space="preserve"> opposite me on the table. We chatted briefly about our backgrounds. </w:t>
        </w:r>
        <w:proofErr w:type="spellStart"/>
        <w:r w:rsidRPr="00163DCF">
          <w:rPr>
            <w:szCs w:val="21"/>
            <w:rPrChange w:id="8207" w:author="David" w:date="2022-08-17T16:58:00Z">
              <w:rPr>
                <w:rFonts w:ascii="Times New Roman" w:hAnsi="Times New Roman"/>
                <w:sz w:val="24"/>
                <w:szCs w:val="24"/>
              </w:rPr>
            </w:rPrChange>
          </w:rPr>
          <w:t>Becs</w:t>
        </w:r>
        <w:proofErr w:type="spellEnd"/>
        <w:r w:rsidRPr="00163DCF">
          <w:rPr>
            <w:szCs w:val="21"/>
            <w:rPrChange w:id="8208" w:author="David" w:date="2022-08-17T16:58:00Z">
              <w:rPr>
                <w:rFonts w:ascii="Times New Roman" w:hAnsi="Times New Roman"/>
                <w:sz w:val="24"/>
                <w:szCs w:val="24"/>
              </w:rPr>
            </w:rPrChange>
          </w:rPr>
          <w:t xml:space="preserve"> was also English, from Chester. Our birthdays were one day apart. She was short with long, straight black hair</w:t>
        </w:r>
      </w:ins>
      <w:ins w:id="8209" w:author="Britt Collins" w:date="2021-10-04T15:37:00Z">
        <w:r w:rsidR="003430C1" w:rsidRPr="00163DCF">
          <w:rPr>
            <w:szCs w:val="21"/>
            <w:rPrChange w:id="8210" w:author="David" w:date="2022-08-17T16:58:00Z">
              <w:rPr>
                <w:rFonts w:ascii="Times New Roman" w:hAnsi="Times New Roman"/>
                <w:sz w:val="24"/>
                <w:szCs w:val="24"/>
              </w:rPr>
            </w:rPrChange>
          </w:rPr>
          <w:t xml:space="preserve"> and</w:t>
        </w:r>
      </w:ins>
      <w:ins w:id="8211" w:author="Britt Collins" w:date="2021-09-30T14:58:00Z">
        <w:r w:rsidRPr="00163DCF">
          <w:rPr>
            <w:szCs w:val="21"/>
            <w:rPrChange w:id="8212" w:author="David" w:date="2022-08-17T16:58:00Z">
              <w:rPr>
                <w:rFonts w:ascii="Times New Roman" w:hAnsi="Times New Roman"/>
                <w:sz w:val="24"/>
                <w:szCs w:val="24"/>
              </w:rPr>
            </w:rPrChange>
          </w:rPr>
          <w:t xml:space="preserve"> had a husky British accent, no regional inflections. She may have been diminutive in size, but authoritarian in stature. She, like Carl, was socially intelligent. </w:t>
        </w:r>
        <w:proofErr w:type="spellStart"/>
        <w:r w:rsidRPr="00163DCF">
          <w:rPr>
            <w:szCs w:val="21"/>
            <w:rPrChange w:id="8213" w:author="David" w:date="2022-08-17T16:58:00Z">
              <w:rPr>
                <w:rFonts w:ascii="Times New Roman" w:hAnsi="Times New Roman"/>
                <w:sz w:val="24"/>
                <w:szCs w:val="24"/>
              </w:rPr>
            </w:rPrChange>
          </w:rPr>
          <w:t>Becs</w:t>
        </w:r>
        <w:proofErr w:type="spellEnd"/>
        <w:r w:rsidRPr="00163DCF">
          <w:rPr>
            <w:szCs w:val="21"/>
            <w:rPrChange w:id="8214" w:author="David" w:date="2022-08-17T16:58:00Z">
              <w:rPr>
                <w:rFonts w:ascii="Times New Roman" w:hAnsi="Times New Roman"/>
                <w:sz w:val="24"/>
                <w:szCs w:val="24"/>
              </w:rPr>
            </w:rPrChange>
          </w:rPr>
          <w:t xml:space="preserve"> had a good grounding in HR</w:t>
        </w:r>
      </w:ins>
      <w:ins w:id="8215" w:author="Britt Collins" w:date="2021-10-04T15:38:00Z">
        <w:r w:rsidR="003430C1" w:rsidRPr="00163DCF">
          <w:rPr>
            <w:szCs w:val="21"/>
            <w:rPrChange w:id="8216" w:author="David" w:date="2022-08-17T16:58:00Z">
              <w:rPr>
                <w:rFonts w:ascii="Times New Roman" w:hAnsi="Times New Roman"/>
                <w:sz w:val="24"/>
                <w:szCs w:val="24"/>
              </w:rPr>
            </w:rPrChange>
          </w:rPr>
          <w:t xml:space="preserve"> and</w:t>
        </w:r>
      </w:ins>
      <w:ins w:id="8217" w:author="Britt Collins" w:date="2021-09-30T14:58:00Z">
        <w:r w:rsidRPr="00163DCF">
          <w:rPr>
            <w:szCs w:val="21"/>
            <w:rPrChange w:id="8218" w:author="David" w:date="2022-08-17T16:58:00Z">
              <w:rPr>
                <w:rFonts w:ascii="Times New Roman" w:hAnsi="Times New Roman"/>
                <w:sz w:val="24"/>
                <w:szCs w:val="24"/>
              </w:rPr>
            </w:rPrChange>
          </w:rPr>
          <w:t xml:space="preserve"> was able to effectively read and apply herself to social situations. It came as no surprise that </w:t>
        </w:r>
        <w:proofErr w:type="spellStart"/>
        <w:r w:rsidRPr="00163DCF">
          <w:rPr>
            <w:szCs w:val="21"/>
            <w:rPrChange w:id="8219" w:author="David" w:date="2022-08-17T16:58:00Z">
              <w:rPr>
                <w:rFonts w:ascii="Times New Roman" w:hAnsi="Times New Roman"/>
                <w:sz w:val="24"/>
                <w:szCs w:val="24"/>
              </w:rPr>
            </w:rPrChange>
          </w:rPr>
          <w:t>Becs</w:t>
        </w:r>
        <w:proofErr w:type="spellEnd"/>
        <w:r w:rsidRPr="00163DCF">
          <w:rPr>
            <w:szCs w:val="21"/>
            <w:rPrChange w:id="8220" w:author="David" w:date="2022-08-17T16:58:00Z">
              <w:rPr>
                <w:rFonts w:ascii="Times New Roman" w:hAnsi="Times New Roman"/>
                <w:sz w:val="24"/>
                <w:szCs w:val="24"/>
              </w:rPr>
            </w:rPrChange>
          </w:rPr>
          <w:t xml:space="preserve"> was a </w:t>
        </w:r>
      </w:ins>
      <w:ins w:id="8221" w:author="Britt Collins" w:date="2021-10-04T15:38:00Z">
        <w:r w:rsidR="003430C1" w:rsidRPr="00163DCF">
          <w:rPr>
            <w:szCs w:val="21"/>
            <w:rPrChange w:id="8222" w:author="David" w:date="2022-08-17T16:58:00Z">
              <w:rPr>
                <w:rFonts w:ascii="Times New Roman" w:hAnsi="Times New Roman"/>
                <w:sz w:val="24"/>
                <w:szCs w:val="24"/>
              </w:rPr>
            </w:rPrChange>
          </w:rPr>
          <w:t>PR manager</w:t>
        </w:r>
      </w:ins>
      <w:ins w:id="8223" w:author="Britt Collins" w:date="2021-09-30T14:58:00Z">
        <w:r w:rsidRPr="00163DCF">
          <w:rPr>
            <w:szCs w:val="21"/>
            <w:rPrChange w:id="8224" w:author="David" w:date="2022-08-17T16:58:00Z">
              <w:rPr>
                <w:rFonts w:ascii="Times New Roman" w:hAnsi="Times New Roman"/>
                <w:sz w:val="24"/>
                <w:szCs w:val="24"/>
              </w:rPr>
            </w:rPrChange>
          </w:rPr>
          <w:t xml:space="preserve"> for Sony Entertainment Australia.</w:t>
        </w:r>
      </w:ins>
    </w:p>
    <w:p w14:paraId="3DFF7377" w14:textId="77777777" w:rsidR="003430C1" w:rsidRPr="00163DCF" w:rsidRDefault="003430C1">
      <w:pPr>
        <w:spacing w:after="10" w:line="276" w:lineRule="auto"/>
        <w:ind w:left="-5" w:right="15" w:firstLine="725"/>
        <w:rPr>
          <w:ins w:id="8225" w:author="Britt Collins" w:date="2021-10-04T15:39:00Z"/>
          <w:szCs w:val="21"/>
          <w:rPrChange w:id="8226" w:author="David" w:date="2022-08-17T16:58:00Z">
            <w:rPr>
              <w:ins w:id="8227" w:author="Britt Collins" w:date="2021-10-04T15:39:00Z"/>
              <w:rFonts w:ascii="Times New Roman" w:hAnsi="Times New Roman"/>
              <w:sz w:val="24"/>
              <w:szCs w:val="24"/>
            </w:rPr>
          </w:rPrChange>
        </w:rPr>
        <w:pPrChange w:id="8228" w:author="David" w:date="2022-08-17T17:01:00Z">
          <w:pPr>
            <w:spacing w:after="10" w:line="480" w:lineRule="auto"/>
            <w:ind w:left="-5" w:right="15" w:firstLine="725"/>
          </w:pPr>
        </w:pPrChange>
      </w:pPr>
      <w:ins w:id="8229" w:author="Britt Collins" w:date="2021-10-04T15:38:00Z">
        <w:r w:rsidRPr="00163DCF">
          <w:rPr>
            <w:szCs w:val="21"/>
            <w:rPrChange w:id="8230" w:author="David" w:date="2022-08-17T16:58:00Z">
              <w:rPr>
                <w:rFonts w:ascii="Times New Roman" w:hAnsi="Times New Roman"/>
                <w:sz w:val="24"/>
                <w:szCs w:val="24"/>
              </w:rPr>
            </w:rPrChange>
          </w:rPr>
          <w:t xml:space="preserve">When </w:t>
        </w:r>
      </w:ins>
      <w:ins w:id="8231" w:author="Britt Collins" w:date="2021-09-30T14:58:00Z">
        <w:r w:rsidR="006F31F6" w:rsidRPr="00163DCF">
          <w:rPr>
            <w:szCs w:val="21"/>
            <w:rPrChange w:id="8232" w:author="David" w:date="2022-08-17T16:58:00Z">
              <w:rPr>
                <w:rFonts w:ascii="Times New Roman" w:hAnsi="Times New Roman"/>
                <w:sz w:val="24"/>
                <w:szCs w:val="24"/>
              </w:rPr>
            </w:rPrChange>
          </w:rPr>
          <w:t xml:space="preserve">Carl </w:t>
        </w:r>
      </w:ins>
      <w:ins w:id="8233" w:author="Britt Collins" w:date="2021-10-04T15:38:00Z">
        <w:r w:rsidRPr="00163DCF">
          <w:rPr>
            <w:szCs w:val="21"/>
            <w:rPrChange w:id="8234" w:author="David" w:date="2022-08-17T16:58:00Z">
              <w:rPr>
                <w:rFonts w:ascii="Times New Roman" w:hAnsi="Times New Roman"/>
                <w:sz w:val="24"/>
                <w:szCs w:val="24"/>
              </w:rPr>
            </w:rPrChange>
          </w:rPr>
          <w:t>returned</w:t>
        </w:r>
      </w:ins>
      <w:ins w:id="8235" w:author="Britt Collins" w:date="2021-09-30T14:58:00Z">
        <w:r w:rsidR="006F31F6" w:rsidRPr="00163DCF">
          <w:rPr>
            <w:szCs w:val="21"/>
            <w:rPrChange w:id="8236" w:author="David" w:date="2022-08-17T16:58:00Z">
              <w:rPr>
                <w:rFonts w:ascii="Times New Roman" w:hAnsi="Times New Roman"/>
                <w:sz w:val="24"/>
                <w:szCs w:val="24"/>
              </w:rPr>
            </w:rPrChange>
          </w:rPr>
          <w:t xml:space="preserve"> to the balcony table with </w:t>
        </w:r>
      </w:ins>
      <w:ins w:id="8237" w:author="Britt Collins" w:date="2021-10-04T15:38:00Z">
        <w:r w:rsidRPr="00163DCF">
          <w:rPr>
            <w:szCs w:val="21"/>
            <w:rPrChange w:id="8238" w:author="David" w:date="2022-08-17T16:58:00Z">
              <w:rPr>
                <w:rFonts w:ascii="Times New Roman" w:hAnsi="Times New Roman"/>
                <w:sz w:val="24"/>
                <w:szCs w:val="24"/>
              </w:rPr>
            </w:rPrChange>
          </w:rPr>
          <w:t>two</w:t>
        </w:r>
      </w:ins>
      <w:ins w:id="8239" w:author="Britt Collins" w:date="2021-09-30T14:58:00Z">
        <w:r w:rsidR="006F31F6" w:rsidRPr="00163DCF">
          <w:rPr>
            <w:szCs w:val="21"/>
            <w:rPrChange w:id="8240" w:author="David" w:date="2022-08-17T16:58:00Z">
              <w:rPr>
                <w:rFonts w:ascii="Times New Roman" w:hAnsi="Times New Roman"/>
                <w:sz w:val="24"/>
                <w:szCs w:val="24"/>
              </w:rPr>
            </w:rPrChange>
          </w:rPr>
          <w:t xml:space="preserve"> bottles of beer for me and him</w:t>
        </w:r>
      </w:ins>
      <w:ins w:id="8241" w:author="Britt Collins" w:date="2021-10-04T15:39:00Z">
        <w:r w:rsidRPr="00163DCF">
          <w:rPr>
            <w:szCs w:val="21"/>
            <w:rPrChange w:id="8242" w:author="David" w:date="2022-08-17T16:58:00Z">
              <w:rPr>
                <w:rFonts w:ascii="Times New Roman" w:hAnsi="Times New Roman"/>
                <w:sz w:val="24"/>
                <w:szCs w:val="24"/>
              </w:rPr>
            </w:rPrChange>
          </w:rPr>
          <w:t xml:space="preserve">, his cheery, easy-going </w:t>
        </w:r>
      </w:ins>
      <w:ins w:id="8243" w:author="Britt Collins" w:date="2021-09-30T14:58:00Z">
        <w:r w:rsidR="006F31F6" w:rsidRPr="00163DCF">
          <w:rPr>
            <w:szCs w:val="21"/>
            <w:rPrChange w:id="8244" w:author="David" w:date="2022-08-17T16:58:00Z">
              <w:rPr>
                <w:rFonts w:ascii="Times New Roman" w:hAnsi="Times New Roman"/>
                <w:sz w:val="24"/>
                <w:szCs w:val="24"/>
              </w:rPr>
            </w:rPrChange>
          </w:rPr>
          <w:t xml:space="preserve">tone changed. The formal interview began. Carl played friendly cop. </w:t>
        </w:r>
        <w:proofErr w:type="spellStart"/>
        <w:r w:rsidR="006F31F6" w:rsidRPr="00163DCF">
          <w:rPr>
            <w:szCs w:val="21"/>
            <w:rPrChange w:id="8245" w:author="David" w:date="2022-08-17T16:58:00Z">
              <w:rPr>
                <w:rFonts w:ascii="Times New Roman" w:hAnsi="Times New Roman"/>
                <w:sz w:val="24"/>
                <w:szCs w:val="24"/>
              </w:rPr>
            </w:rPrChange>
          </w:rPr>
          <w:t>Becs</w:t>
        </w:r>
        <w:proofErr w:type="spellEnd"/>
        <w:r w:rsidR="006F31F6" w:rsidRPr="00163DCF">
          <w:rPr>
            <w:szCs w:val="21"/>
            <w:rPrChange w:id="8246" w:author="David" w:date="2022-08-17T16:58:00Z">
              <w:rPr>
                <w:rFonts w:ascii="Times New Roman" w:hAnsi="Times New Roman"/>
                <w:sz w:val="24"/>
                <w:szCs w:val="24"/>
              </w:rPr>
            </w:rPrChange>
          </w:rPr>
          <w:t xml:space="preserve"> played interrogator.</w:t>
        </w:r>
      </w:ins>
    </w:p>
    <w:p w14:paraId="3DFBA448" w14:textId="438477C0" w:rsidR="006F31F6" w:rsidRPr="00163DCF" w:rsidRDefault="003430C1">
      <w:pPr>
        <w:spacing w:after="10" w:line="276" w:lineRule="auto"/>
        <w:ind w:left="-5" w:right="15" w:firstLine="725"/>
        <w:rPr>
          <w:ins w:id="8247" w:author="Britt Collins" w:date="2021-09-30T14:58:00Z"/>
          <w:szCs w:val="21"/>
          <w:rPrChange w:id="8248" w:author="David" w:date="2022-08-17T16:58:00Z">
            <w:rPr>
              <w:ins w:id="8249" w:author="Britt Collins" w:date="2021-09-30T14:58:00Z"/>
              <w:rFonts w:ascii="Times New Roman" w:hAnsi="Times New Roman"/>
              <w:sz w:val="24"/>
              <w:szCs w:val="24"/>
            </w:rPr>
          </w:rPrChange>
        </w:rPr>
        <w:pPrChange w:id="8250" w:author="David" w:date="2022-08-17T17:01:00Z">
          <w:pPr>
            <w:ind w:left="-5" w:right="15"/>
          </w:pPr>
        </w:pPrChange>
      </w:pPr>
      <w:ins w:id="8251" w:author="Britt Collins" w:date="2021-10-04T15:39:00Z">
        <w:r w:rsidRPr="00163DCF">
          <w:rPr>
            <w:szCs w:val="21"/>
            <w:rPrChange w:id="8252" w:author="David" w:date="2022-08-17T16:58:00Z">
              <w:rPr>
                <w:rFonts w:ascii="Times New Roman" w:hAnsi="Times New Roman"/>
                <w:sz w:val="24"/>
                <w:szCs w:val="24"/>
              </w:rPr>
            </w:rPrChange>
          </w:rPr>
          <w:t>“</w:t>
        </w:r>
      </w:ins>
      <w:ins w:id="8253" w:author="Britt Collins" w:date="2021-09-30T14:58:00Z">
        <w:r w:rsidR="006F31F6" w:rsidRPr="00163DCF">
          <w:rPr>
            <w:szCs w:val="21"/>
            <w:rPrChange w:id="8254" w:author="David" w:date="2022-08-17T16:58:00Z">
              <w:rPr>
                <w:rFonts w:ascii="Times New Roman" w:hAnsi="Times New Roman"/>
                <w:sz w:val="24"/>
                <w:szCs w:val="24"/>
              </w:rPr>
            </w:rPrChange>
          </w:rPr>
          <w:t>Tell me about yourself?</w:t>
        </w:r>
      </w:ins>
      <w:ins w:id="8255" w:author="Britt Collins" w:date="2021-10-04T15:40:00Z">
        <w:r w:rsidRPr="00163DCF">
          <w:rPr>
            <w:szCs w:val="21"/>
            <w:rPrChange w:id="8256" w:author="David" w:date="2022-08-17T16:58:00Z">
              <w:rPr>
                <w:rFonts w:ascii="Times New Roman" w:hAnsi="Times New Roman"/>
                <w:sz w:val="24"/>
                <w:szCs w:val="24"/>
              </w:rPr>
            </w:rPrChange>
          </w:rPr>
          <w:t>”</w:t>
        </w:r>
      </w:ins>
      <w:ins w:id="8257" w:author="Britt Collins" w:date="2021-09-30T14:58:00Z">
        <w:r w:rsidR="006F31F6" w:rsidRPr="00163DCF">
          <w:rPr>
            <w:szCs w:val="21"/>
            <w:rPrChange w:id="8258" w:author="David" w:date="2022-08-17T16:58:00Z">
              <w:rPr>
                <w:rFonts w:ascii="Times New Roman" w:hAnsi="Times New Roman"/>
                <w:sz w:val="24"/>
                <w:szCs w:val="24"/>
              </w:rPr>
            </w:rPrChange>
          </w:rPr>
          <w:t xml:space="preserve"> she asked. I </w:t>
        </w:r>
      </w:ins>
      <w:ins w:id="8259" w:author="Britt Collins" w:date="2021-10-04T15:40:00Z">
        <w:r w:rsidRPr="00163DCF">
          <w:rPr>
            <w:szCs w:val="21"/>
            <w:rPrChange w:id="8260" w:author="David" w:date="2022-08-17T16:58:00Z">
              <w:rPr>
                <w:rFonts w:ascii="Times New Roman" w:hAnsi="Times New Roman"/>
                <w:sz w:val="24"/>
                <w:szCs w:val="24"/>
              </w:rPr>
            </w:rPrChange>
          </w:rPr>
          <w:t>was</w:t>
        </w:r>
      </w:ins>
      <w:ins w:id="8261" w:author="Britt Collins" w:date="2021-09-30T14:58:00Z">
        <w:r w:rsidR="006F31F6" w:rsidRPr="00163DCF">
          <w:rPr>
            <w:szCs w:val="21"/>
            <w:rPrChange w:id="8262" w:author="David" w:date="2022-08-17T16:58:00Z">
              <w:rPr>
                <w:rFonts w:ascii="Times New Roman" w:hAnsi="Times New Roman"/>
                <w:sz w:val="24"/>
                <w:szCs w:val="24"/>
              </w:rPr>
            </w:rPrChange>
          </w:rPr>
          <w:t xml:space="preserve"> taken off guard by the formality</w:t>
        </w:r>
      </w:ins>
      <w:ins w:id="8263" w:author="Britt Collins" w:date="2021-10-04T15:42:00Z">
        <w:r w:rsidRPr="00163DCF">
          <w:rPr>
            <w:szCs w:val="21"/>
            <w:rPrChange w:id="8264" w:author="David" w:date="2022-08-17T16:58:00Z">
              <w:rPr>
                <w:rFonts w:ascii="Times New Roman" w:hAnsi="Times New Roman"/>
                <w:sz w:val="24"/>
                <w:szCs w:val="24"/>
              </w:rPr>
            </w:rPrChange>
          </w:rPr>
          <w:t xml:space="preserve"> and m</w:t>
        </w:r>
      </w:ins>
      <w:ins w:id="8265" w:author="Britt Collins" w:date="2021-09-30T14:58:00Z">
        <w:r w:rsidR="006F31F6" w:rsidRPr="00163DCF">
          <w:rPr>
            <w:szCs w:val="21"/>
            <w:rPrChange w:id="8266" w:author="David" w:date="2022-08-17T16:58:00Z">
              <w:rPr>
                <w:rFonts w:ascii="Times New Roman" w:hAnsi="Times New Roman"/>
                <w:sz w:val="24"/>
                <w:szCs w:val="24"/>
              </w:rPr>
            </w:rPrChange>
          </w:rPr>
          <w:t>y hands felt clammy. I took a lot of time to answer a question I had answered frequently.</w:t>
        </w:r>
      </w:ins>
      <w:ins w:id="8267" w:author="Britt Collins" w:date="2021-10-04T15:42:00Z">
        <w:r w:rsidRPr="00163DCF">
          <w:rPr>
            <w:szCs w:val="21"/>
            <w:rPrChange w:id="8268" w:author="David" w:date="2022-08-17T16:58:00Z">
              <w:rPr>
                <w:rFonts w:ascii="Times New Roman" w:hAnsi="Times New Roman"/>
                <w:sz w:val="24"/>
                <w:szCs w:val="24"/>
              </w:rPr>
            </w:rPrChange>
          </w:rPr>
          <w:t xml:space="preserve"> </w:t>
        </w:r>
      </w:ins>
      <w:ins w:id="8269" w:author="Britt Collins" w:date="2021-09-30T14:58:00Z">
        <w:r w:rsidR="006F31F6" w:rsidRPr="00163DCF">
          <w:rPr>
            <w:szCs w:val="21"/>
            <w:rPrChange w:id="8270" w:author="David" w:date="2022-08-17T16:58:00Z">
              <w:rPr>
                <w:rFonts w:ascii="Times New Roman" w:hAnsi="Times New Roman"/>
                <w:sz w:val="24"/>
                <w:szCs w:val="24"/>
              </w:rPr>
            </w:rPrChange>
          </w:rPr>
          <w:t>Australians generally asked the following</w:t>
        </w:r>
      </w:ins>
      <w:ins w:id="8271" w:author="Britt Collins" w:date="2021-10-04T15:42:00Z">
        <w:r w:rsidRPr="00163DCF">
          <w:rPr>
            <w:szCs w:val="21"/>
            <w:rPrChange w:id="8272" w:author="David" w:date="2022-08-17T16:58:00Z">
              <w:rPr>
                <w:rFonts w:ascii="Times New Roman" w:hAnsi="Times New Roman"/>
                <w:sz w:val="24"/>
                <w:szCs w:val="24"/>
              </w:rPr>
            </w:rPrChange>
          </w:rPr>
          <w:t xml:space="preserve"> a stock set of questions, who you are, where you’re</w:t>
        </w:r>
      </w:ins>
      <w:ins w:id="8273" w:author="Britt Collins" w:date="2021-10-04T15:43:00Z">
        <w:r w:rsidRPr="00163DCF">
          <w:rPr>
            <w:szCs w:val="21"/>
            <w:rPrChange w:id="8274" w:author="David" w:date="2022-08-17T16:58:00Z">
              <w:rPr>
                <w:rFonts w:ascii="Times New Roman" w:hAnsi="Times New Roman"/>
                <w:sz w:val="24"/>
                <w:szCs w:val="24"/>
              </w:rPr>
            </w:rPrChange>
          </w:rPr>
          <w:t xml:space="preserve"> from and why you’re here.</w:t>
        </w:r>
      </w:ins>
    </w:p>
    <w:p w14:paraId="44947872" w14:textId="1D559820" w:rsidR="006F31F6" w:rsidRPr="00163DCF" w:rsidRDefault="006F31F6">
      <w:pPr>
        <w:spacing w:line="276" w:lineRule="auto"/>
        <w:ind w:left="345" w:right="299" w:firstLine="180"/>
        <w:rPr>
          <w:ins w:id="8275" w:author="Britt Collins" w:date="2021-09-30T14:58:00Z"/>
          <w:szCs w:val="21"/>
          <w:rPrChange w:id="8276" w:author="David" w:date="2022-08-17T16:58:00Z">
            <w:rPr>
              <w:ins w:id="8277" w:author="Britt Collins" w:date="2021-09-30T14:58:00Z"/>
              <w:rFonts w:ascii="Times New Roman" w:hAnsi="Times New Roman"/>
              <w:sz w:val="24"/>
              <w:szCs w:val="24"/>
            </w:rPr>
          </w:rPrChange>
        </w:rPr>
        <w:pPrChange w:id="8278" w:author="David" w:date="2022-08-17T17:01:00Z">
          <w:pPr>
            <w:ind w:left="345" w:right="299" w:firstLine="180"/>
          </w:pPr>
        </w:pPrChange>
      </w:pPr>
      <w:ins w:id="8279" w:author="Britt Collins" w:date="2021-09-30T14:58:00Z">
        <w:r w:rsidRPr="00163DCF">
          <w:rPr>
            <w:szCs w:val="21"/>
            <w:rPrChange w:id="8280" w:author="David" w:date="2022-08-17T16:58:00Z">
              <w:rPr>
                <w:rFonts w:ascii="Times New Roman" w:hAnsi="Times New Roman"/>
                <w:sz w:val="24"/>
                <w:szCs w:val="24"/>
              </w:rPr>
            </w:rPrChange>
          </w:rPr>
          <w:t xml:space="preserve">I </w:t>
        </w:r>
      </w:ins>
      <w:ins w:id="8281" w:author="Britt Collins" w:date="2021-10-04T15:43:00Z">
        <w:r w:rsidR="003430C1" w:rsidRPr="00163DCF">
          <w:rPr>
            <w:szCs w:val="21"/>
            <w:rPrChange w:id="8282" w:author="David" w:date="2022-08-17T16:58:00Z">
              <w:rPr>
                <w:rFonts w:ascii="Times New Roman" w:hAnsi="Times New Roman"/>
                <w:sz w:val="24"/>
                <w:szCs w:val="24"/>
              </w:rPr>
            </w:rPrChange>
          </w:rPr>
          <w:t xml:space="preserve">couldn’t exactly tell them I </w:t>
        </w:r>
      </w:ins>
      <w:ins w:id="8283" w:author="Britt Collins" w:date="2021-09-30T14:58:00Z">
        <w:r w:rsidRPr="00163DCF">
          <w:rPr>
            <w:szCs w:val="21"/>
            <w:rPrChange w:id="8284" w:author="David" w:date="2022-08-17T16:58:00Z">
              <w:rPr>
                <w:rFonts w:ascii="Times New Roman" w:hAnsi="Times New Roman"/>
                <w:sz w:val="24"/>
                <w:szCs w:val="24"/>
              </w:rPr>
            </w:rPrChange>
          </w:rPr>
          <w:t xml:space="preserve">was forced to leave my previous job because the IT department flagged a porn video on my work laptop. I never felt comfortable with that answer. </w:t>
        </w:r>
        <w:proofErr w:type="gramStart"/>
        <w:r w:rsidRPr="00163DCF">
          <w:rPr>
            <w:szCs w:val="21"/>
            <w:rPrChange w:id="8285" w:author="David" w:date="2022-08-17T16:58:00Z">
              <w:rPr>
                <w:rFonts w:ascii="Times New Roman" w:hAnsi="Times New Roman"/>
                <w:sz w:val="24"/>
                <w:szCs w:val="24"/>
              </w:rPr>
            </w:rPrChange>
          </w:rPr>
          <w:t>Instead</w:t>
        </w:r>
        <w:proofErr w:type="gramEnd"/>
        <w:r w:rsidRPr="00163DCF">
          <w:rPr>
            <w:szCs w:val="21"/>
            <w:rPrChange w:id="8286" w:author="David" w:date="2022-08-17T16:58:00Z">
              <w:rPr>
                <w:rFonts w:ascii="Times New Roman" w:hAnsi="Times New Roman"/>
                <w:sz w:val="24"/>
                <w:szCs w:val="24"/>
              </w:rPr>
            </w:rPrChange>
          </w:rPr>
          <w:t xml:space="preserve"> I mentioned that the job offered an opportunity to travel and </w:t>
        </w:r>
      </w:ins>
      <w:ins w:id="8287" w:author="Britt Collins" w:date="2021-10-04T15:44:00Z">
        <w:r w:rsidR="003430C1" w:rsidRPr="00163DCF">
          <w:rPr>
            <w:szCs w:val="21"/>
            <w:rPrChange w:id="8288" w:author="David" w:date="2022-08-17T16:58:00Z">
              <w:rPr>
                <w:rFonts w:ascii="Times New Roman" w:hAnsi="Times New Roman"/>
                <w:sz w:val="24"/>
                <w:szCs w:val="24"/>
              </w:rPr>
            </w:rPrChange>
          </w:rPr>
          <w:t xml:space="preserve">was </w:t>
        </w:r>
      </w:ins>
      <w:ins w:id="8289" w:author="Britt Collins" w:date="2021-09-30T14:58:00Z">
        <w:r w:rsidRPr="00163DCF">
          <w:rPr>
            <w:szCs w:val="21"/>
            <w:rPrChange w:id="8290" w:author="David" w:date="2022-08-17T16:58:00Z">
              <w:rPr>
                <w:rFonts w:ascii="Times New Roman" w:hAnsi="Times New Roman"/>
                <w:sz w:val="24"/>
                <w:szCs w:val="24"/>
              </w:rPr>
            </w:rPrChange>
          </w:rPr>
          <w:t xml:space="preserve">paid well. </w:t>
        </w:r>
      </w:ins>
    </w:p>
    <w:p w14:paraId="0B55004F" w14:textId="640BE364" w:rsidR="003430C1" w:rsidRPr="00163DCF" w:rsidRDefault="006F31F6">
      <w:pPr>
        <w:spacing w:line="276" w:lineRule="auto"/>
        <w:ind w:left="-5" w:right="15" w:firstLine="350"/>
        <w:rPr>
          <w:ins w:id="8291" w:author="Britt Collins" w:date="2021-10-04T15:44:00Z"/>
          <w:szCs w:val="21"/>
          <w:rPrChange w:id="8292" w:author="David" w:date="2022-08-17T16:58:00Z">
            <w:rPr>
              <w:ins w:id="8293" w:author="Britt Collins" w:date="2021-10-04T15:44:00Z"/>
              <w:rFonts w:ascii="Times New Roman" w:hAnsi="Times New Roman"/>
              <w:sz w:val="24"/>
              <w:szCs w:val="24"/>
            </w:rPr>
          </w:rPrChange>
        </w:rPr>
        <w:pPrChange w:id="8294" w:author="David" w:date="2022-08-17T17:01:00Z">
          <w:pPr>
            <w:spacing w:line="480" w:lineRule="auto"/>
            <w:ind w:left="-5" w:right="15" w:firstLine="350"/>
          </w:pPr>
        </w:pPrChange>
      </w:pPr>
      <w:ins w:id="8295" w:author="Britt Collins" w:date="2021-09-30T14:58:00Z">
        <w:r w:rsidRPr="00163DCF">
          <w:rPr>
            <w:szCs w:val="21"/>
            <w:rPrChange w:id="8296" w:author="David" w:date="2022-08-17T16:58:00Z">
              <w:rPr>
                <w:rFonts w:ascii="Times New Roman" w:hAnsi="Times New Roman"/>
                <w:sz w:val="24"/>
                <w:szCs w:val="24"/>
              </w:rPr>
            </w:rPrChange>
          </w:rPr>
          <w:t xml:space="preserve">After finally answering Bec’s question, </w:t>
        </w:r>
        <w:proofErr w:type="gramStart"/>
        <w:r w:rsidRPr="00163DCF">
          <w:rPr>
            <w:szCs w:val="21"/>
            <w:rPrChange w:id="8297" w:author="David" w:date="2022-08-17T16:58:00Z">
              <w:rPr>
                <w:rFonts w:ascii="Times New Roman" w:hAnsi="Times New Roman"/>
                <w:sz w:val="24"/>
                <w:szCs w:val="24"/>
              </w:rPr>
            </w:rPrChange>
          </w:rPr>
          <w:t>it</w:t>
        </w:r>
        <w:proofErr w:type="gramEnd"/>
        <w:r w:rsidRPr="00163DCF">
          <w:rPr>
            <w:szCs w:val="21"/>
            <w:rPrChange w:id="8298" w:author="David" w:date="2022-08-17T16:58:00Z">
              <w:rPr>
                <w:rFonts w:ascii="Times New Roman" w:hAnsi="Times New Roman"/>
                <w:sz w:val="24"/>
                <w:szCs w:val="24"/>
              </w:rPr>
            </w:rPrChange>
          </w:rPr>
          <w:t xml:space="preserve"> Carl’s turn. He didn’t ask personal questions</w:t>
        </w:r>
      </w:ins>
      <w:ins w:id="8299" w:author="Britt Collins" w:date="2021-10-05T15:44:00Z">
        <w:r w:rsidR="00290110" w:rsidRPr="00163DCF">
          <w:rPr>
            <w:szCs w:val="21"/>
            <w:rPrChange w:id="8300" w:author="David" w:date="2022-08-17T16:58:00Z">
              <w:rPr>
                <w:rFonts w:ascii="Times New Roman" w:hAnsi="Times New Roman"/>
                <w:sz w:val="24"/>
                <w:szCs w:val="24"/>
              </w:rPr>
            </w:rPrChange>
          </w:rPr>
          <w:t>, but</w:t>
        </w:r>
      </w:ins>
      <w:ins w:id="8301" w:author="Britt Collins" w:date="2021-09-30T14:58:00Z">
        <w:r w:rsidRPr="00163DCF">
          <w:rPr>
            <w:szCs w:val="21"/>
            <w:rPrChange w:id="8302" w:author="David" w:date="2022-08-17T16:58:00Z">
              <w:rPr>
                <w:rFonts w:ascii="Times New Roman" w:hAnsi="Times New Roman"/>
                <w:sz w:val="24"/>
                <w:szCs w:val="24"/>
              </w:rPr>
            </w:rPrChange>
          </w:rPr>
          <w:t xml:space="preserve"> used the interview as a stage, adopting the character </w:t>
        </w:r>
      </w:ins>
      <w:ins w:id="8303" w:author="Britt Collins" w:date="2021-10-04T15:44:00Z">
        <w:r w:rsidR="003430C1" w:rsidRPr="00163DCF">
          <w:rPr>
            <w:szCs w:val="21"/>
            <w:rPrChange w:id="8304" w:author="David" w:date="2022-08-17T16:58:00Z">
              <w:rPr>
                <w:rFonts w:ascii="Times New Roman" w:hAnsi="Times New Roman"/>
                <w:sz w:val="24"/>
                <w:szCs w:val="24"/>
              </w:rPr>
            </w:rPrChange>
          </w:rPr>
          <w:t>‘</w:t>
        </w:r>
      </w:ins>
      <w:ins w:id="8305" w:author="Britt Collins" w:date="2021-09-30T14:58:00Z">
        <w:r w:rsidRPr="00163DCF">
          <w:rPr>
            <w:szCs w:val="21"/>
            <w:rPrChange w:id="8306" w:author="David" w:date="2022-08-17T16:58:00Z">
              <w:rPr>
                <w:rFonts w:ascii="Times New Roman" w:hAnsi="Times New Roman"/>
                <w:sz w:val="24"/>
                <w:szCs w:val="24"/>
              </w:rPr>
            </w:rPrChange>
          </w:rPr>
          <w:t>witty</w:t>
        </w:r>
      </w:ins>
      <w:ins w:id="8307" w:author="Britt Collins" w:date="2021-10-04T15:44:00Z">
        <w:r w:rsidR="003430C1" w:rsidRPr="00163DCF">
          <w:rPr>
            <w:szCs w:val="21"/>
            <w:rPrChange w:id="8308" w:author="David" w:date="2022-08-17T16:58:00Z">
              <w:rPr>
                <w:rFonts w:ascii="Times New Roman" w:hAnsi="Times New Roman"/>
                <w:sz w:val="24"/>
                <w:szCs w:val="24"/>
              </w:rPr>
            </w:rPrChange>
          </w:rPr>
          <w:t>’</w:t>
        </w:r>
      </w:ins>
      <w:ins w:id="8309" w:author="Britt Collins" w:date="2021-09-30T14:58:00Z">
        <w:r w:rsidRPr="00163DCF">
          <w:rPr>
            <w:szCs w:val="21"/>
            <w:rPrChange w:id="8310" w:author="David" w:date="2022-08-17T16:58:00Z">
              <w:rPr>
                <w:rFonts w:ascii="Times New Roman" w:hAnsi="Times New Roman"/>
                <w:sz w:val="24"/>
                <w:szCs w:val="24"/>
              </w:rPr>
            </w:rPrChange>
          </w:rPr>
          <w:t xml:space="preserve"> Carl. He targeted his humour towards serious </w:t>
        </w:r>
        <w:proofErr w:type="spellStart"/>
        <w:r w:rsidRPr="00163DCF">
          <w:rPr>
            <w:szCs w:val="21"/>
            <w:rPrChange w:id="8311" w:author="David" w:date="2022-08-17T16:58:00Z">
              <w:rPr>
                <w:rFonts w:ascii="Times New Roman" w:hAnsi="Times New Roman"/>
                <w:sz w:val="24"/>
                <w:szCs w:val="24"/>
              </w:rPr>
            </w:rPrChange>
          </w:rPr>
          <w:t>Becs</w:t>
        </w:r>
        <w:proofErr w:type="spellEnd"/>
        <w:r w:rsidRPr="00163DCF">
          <w:rPr>
            <w:szCs w:val="21"/>
            <w:rPrChange w:id="8312" w:author="David" w:date="2022-08-17T16:58:00Z">
              <w:rPr>
                <w:rFonts w:ascii="Times New Roman" w:hAnsi="Times New Roman"/>
                <w:sz w:val="24"/>
                <w:szCs w:val="24"/>
              </w:rPr>
            </w:rPrChange>
          </w:rPr>
          <w:t xml:space="preserve"> to lighten the mood. </w:t>
        </w:r>
      </w:ins>
    </w:p>
    <w:p w14:paraId="6519FE66" w14:textId="77777777" w:rsidR="003430C1" w:rsidRPr="00163DCF" w:rsidRDefault="006F31F6">
      <w:pPr>
        <w:spacing w:line="276" w:lineRule="auto"/>
        <w:ind w:left="-5" w:right="15" w:firstLine="350"/>
        <w:rPr>
          <w:ins w:id="8313" w:author="Britt Collins" w:date="2021-10-04T15:45:00Z"/>
          <w:szCs w:val="21"/>
          <w:rPrChange w:id="8314" w:author="David" w:date="2022-08-17T16:58:00Z">
            <w:rPr>
              <w:ins w:id="8315" w:author="Britt Collins" w:date="2021-10-04T15:45:00Z"/>
              <w:rFonts w:ascii="Times New Roman" w:hAnsi="Times New Roman"/>
              <w:sz w:val="24"/>
              <w:szCs w:val="24"/>
            </w:rPr>
          </w:rPrChange>
        </w:rPr>
        <w:pPrChange w:id="8316" w:author="David" w:date="2022-08-17T17:01:00Z">
          <w:pPr>
            <w:spacing w:line="480" w:lineRule="auto"/>
            <w:ind w:left="-5" w:right="15" w:firstLine="350"/>
          </w:pPr>
        </w:pPrChange>
      </w:pPr>
      <w:ins w:id="8317" w:author="Britt Collins" w:date="2021-09-30T14:58:00Z">
        <w:r w:rsidRPr="00163DCF">
          <w:rPr>
            <w:szCs w:val="21"/>
            <w:rPrChange w:id="8318" w:author="David" w:date="2022-08-17T16:58:00Z">
              <w:rPr>
                <w:rFonts w:ascii="Times New Roman" w:hAnsi="Times New Roman"/>
                <w:sz w:val="24"/>
                <w:szCs w:val="24"/>
              </w:rPr>
            </w:rPrChange>
          </w:rPr>
          <w:t xml:space="preserve">“How soon can you move in?” </w:t>
        </w:r>
        <w:proofErr w:type="spellStart"/>
        <w:r w:rsidRPr="00163DCF">
          <w:rPr>
            <w:szCs w:val="21"/>
            <w:rPrChange w:id="8319" w:author="David" w:date="2022-08-17T16:58:00Z">
              <w:rPr>
                <w:rFonts w:ascii="Times New Roman" w:hAnsi="Times New Roman"/>
                <w:sz w:val="24"/>
                <w:szCs w:val="24"/>
              </w:rPr>
            </w:rPrChange>
          </w:rPr>
          <w:t>Becs</w:t>
        </w:r>
        <w:proofErr w:type="spellEnd"/>
        <w:r w:rsidRPr="00163DCF">
          <w:rPr>
            <w:szCs w:val="21"/>
            <w:rPrChange w:id="8320" w:author="David" w:date="2022-08-17T16:58:00Z">
              <w:rPr>
                <w:rFonts w:ascii="Times New Roman" w:hAnsi="Times New Roman"/>
                <w:sz w:val="24"/>
                <w:szCs w:val="24"/>
              </w:rPr>
            </w:rPrChange>
          </w:rPr>
          <w:t xml:space="preserve"> </w:t>
        </w:r>
      </w:ins>
      <w:ins w:id="8321" w:author="Britt Collins" w:date="2021-10-04T15:44:00Z">
        <w:r w:rsidR="003430C1" w:rsidRPr="00163DCF">
          <w:rPr>
            <w:szCs w:val="21"/>
            <w:rPrChange w:id="8322" w:author="David" w:date="2022-08-17T16:58:00Z">
              <w:rPr>
                <w:rFonts w:ascii="Times New Roman" w:hAnsi="Times New Roman"/>
                <w:sz w:val="24"/>
                <w:szCs w:val="24"/>
              </w:rPr>
            </w:rPrChange>
          </w:rPr>
          <w:t xml:space="preserve">finally </w:t>
        </w:r>
      </w:ins>
      <w:ins w:id="8323" w:author="Britt Collins" w:date="2021-09-30T14:58:00Z">
        <w:r w:rsidRPr="00163DCF">
          <w:rPr>
            <w:szCs w:val="21"/>
            <w:rPrChange w:id="8324" w:author="David" w:date="2022-08-17T16:58:00Z">
              <w:rPr>
                <w:rFonts w:ascii="Times New Roman" w:hAnsi="Times New Roman"/>
                <w:sz w:val="24"/>
                <w:szCs w:val="24"/>
              </w:rPr>
            </w:rPrChange>
          </w:rPr>
          <w:t>asked. I didn’t have a clue what my notice period was</w:t>
        </w:r>
      </w:ins>
      <w:ins w:id="8325" w:author="Britt Collins" w:date="2021-10-04T15:44:00Z">
        <w:r w:rsidR="003430C1" w:rsidRPr="00163DCF">
          <w:rPr>
            <w:szCs w:val="21"/>
            <w:rPrChange w:id="8326" w:author="David" w:date="2022-08-17T16:58:00Z">
              <w:rPr>
                <w:rFonts w:ascii="Times New Roman" w:hAnsi="Times New Roman"/>
                <w:sz w:val="24"/>
                <w:szCs w:val="24"/>
              </w:rPr>
            </w:rPrChange>
          </w:rPr>
          <w:t xml:space="preserve"> since</w:t>
        </w:r>
      </w:ins>
      <w:ins w:id="8327" w:author="Britt Collins" w:date="2021-09-30T14:58:00Z">
        <w:r w:rsidRPr="00163DCF">
          <w:rPr>
            <w:szCs w:val="21"/>
            <w:rPrChange w:id="8328" w:author="David" w:date="2022-08-17T16:58:00Z">
              <w:rPr>
                <w:rFonts w:ascii="Times New Roman" w:hAnsi="Times New Roman"/>
                <w:sz w:val="24"/>
                <w:szCs w:val="24"/>
              </w:rPr>
            </w:rPrChange>
          </w:rPr>
          <w:t xml:space="preserve"> </w:t>
        </w:r>
      </w:ins>
      <w:ins w:id="8329" w:author="Britt Collins" w:date="2021-10-04T15:45:00Z">
        <w:r w:rsidR="003430C1" w:rsidRPr="00163DCF">
          <w:rPr>
            <w:szCs w:val="21"/>
            <w:rPrChange w:id="8330" w:author="David" w:date="2022-08-17T16:58:00Z">
              <w:rPr>
                <w:rFonts w:ascii="Times New Roman" w:hAnsi="Times New Roman"/>
                <w:sz w:val="24"/>
                <w:szCs w:val="24"/>
              </w:rPr>
            </w:rPrChange>
          </w:rPr>
          <w:t>I was in a sublet</w:t>
        </w:r>
      </w:ins>
      <w:ins w:id="8331" w:author="Britt Collins" w:date="2021-09-30T14:58:00Z">
        <w:r w:rsidRPr="00163DCF">
          <w:rPr>
            <w:szCs w:val="21"/>
            <w:rPrChange w:id="8332" w:author="David" w:date="2022-08-17T16:58:00Z">
              <w:rPr>
                <w:rFonts w:ascii="Times New Roman" w:hAnsi="Times New Roman"/>
                <w:sz w:val="24"/>
                <w:szCs w:val="24"/>
              </w:rPr>
            </w:rPrChange>
          </w:rPr>
          <w:t xml:space="preserve">. </w:t>
        </w:r>
      </w:ins>
    </w:p>
    <w:p w14:paraId="4F517379" w14:textId="5307C525" w:rsidR="003430C1" w:rsidRPr="00163DCF" w:rsidRDefault="003430C1">
      <w:pPr>
        <w:spacing w:line="276" w:lineRule="auto"/>
        <w:ind w:left="-5" w:right="15" w:firstLine="350"/>
        <w:rPr>
          <w:ins w:id="8333" w:author="Britt Collins" w:date="2021-10-04T15:57:00Z"/>
          <w:szCs w:val="21"/>
          <w:rPrChange w:id="8334" w:author="David" w:date="2022-08-17T16:58:00Z">
            <w:rPr>
              <w:ins w:id="8335" w:author="Britt Collins" w:date="2021-10-04T15:57:00Z"/>
              <w:rFonts w:ascii="Times New Roman" w:hAnsi="Times New Roman"/>
              <w:sz w:val="24"/>
              <w:szCs w:val="24"/>
            </w:rPr>
          </w:rPrChange>
        </w:rPr>
        <w:pPrChange w:id="8336" w:author="David" w:date="2022-08-17T17:01:00Z">
          <w:pPr>
            <w:spacing w:line="480" w:lineRule="auto"/>
            <w:ind w:left="-5" w:right="15" w:firstLine="350"/>
          </w:pPr>
        </w:pPrChange>
      </w:pPr>
      <w:ins w:id="8337" w:author="Britt Collins" w:date="2021-10-04T15:45:00Z">
        <w:r w:rsidRPr="00163DCF">
          <w:rPr>
            <w:szCs w:val="21"/>
            <w:rPrChange w:id="8338" w:author="David" w:date="2022-08-17T16:58:00Z">
              <w:rPr>
                <w:rFonts w:ascii="Times New Roman" w:hAnsi="Times New Roman"/>
                <w:sz w:val="24"/>
                <w:szCs w:val="24"/>
              </w:rPr>
            </w:rPrChange>
          </w:rPr>
          <w:t>“</w:t>
        </w:r>
      </w:ins>
      <w:ins w:id="8339" w:author="Britt Collins" w:date="2021-09-30T14:58:00Z">
        <w:r w:rsidR="006F31F6" w:rsidRPr="00163DCF">
          <w:rPr>
            <w:szCs w:val="21"/>
            <w:rPrChange w:id="8340" w:author="David" w:date="2022-08-17T16:58:00Z">
              <w:rPr>
                <w:rFonts w:ascii="Times New Roman" w:hAnsi="Times New Roman"/>
                <w:sz w:val="24"/>
                <w:szCs w:val="24"/>
              </w:rPr>
            </w:rPrChange>
          </w:rPr>
          <w:t>One months</w:t>
        </w:r>
      </w:ins>
      <w:ins w:id="8341" w:author="Britt Collins" w:date="2021-10-04T15:45:00Z">
        <w:r w:rsidRPr="00163DCF">
          <w:rPr>
            <w:szCs w:val="21"/>
            <w:rPrChange w:id="8342" w:author="David" w:date="2022-08-17T16:58:00Z">
              <w:rPr>
                <w:rFonts w:ascii="Times New Roman" w:hAnsi="Times New Roman"/>
                <w:sz w:val="24"/>
                <w:szCs w:val="24"/>
              </w:rPr>
            </w:rPrChange>
          </w:rPr>
          <w:t>’</w:t>
        </w:r>
      </w:ins>
      <w:ins w:id="8343" w:author="Britt Collins" w:date="2021-09-30T14:58:00Z">
        <w:r w:rsidR="006F31F6" w:rsidRPr="00163DCF">
          <w:rPr>
            <w:szCs w:val="21"/>
            <w:rPrChange w:id="8344" w:author="David" w:date="2022-08-17T16:58:00Z">
              <w:rPr>
                <w:rFonts w:ascii="Times New Roman" w:hAnsi="Times New Roman"/>
                <w:sz w:val="24"/>
                <w:szCs w:val="24"/>
              </w:rPr>
            </w:rPrChange>
          </w:rPr>
          <w:t xml:space="preserve"> notice</w:t>
        </w:r>
      </w:ins>
      <w:ins w:id="8345" w:author="Britt Collins" w:date="2021-10-04T15:45:00Z">
        <w:r w:rsidRPr="00163DCF">
          <w:rPr>
            <w:szCs w:val="21"/>
            <w:rPrChange w:id="8346" w:author="David" w:date="2022-08-17T16:58:00Z">
              <w:rPr>
                <w:rFonts w:ascii="Times New Roman" w:hAnsi="Times New Roman"/>
                <w:sz w:val="24"/>
                <w:szCs w:val="24"/>
              </w:rPr>
            </w:rPrChange>
          </w:rPr>
          <w:t>,”</w:t>
        </w:r>
      </w:ins>
      <w:ins w:id="8347" w:author="Britt Collins" w:date="2021-09-30T14:58:00Z">
        <w:r w:rsidR="006F31F6" w:rsidRPr="00163DCF">
          <w:rPr>
            <w:szCs w:val="21"/>
            <w:rPrChange w:id="8348" w:author="David" w:date="2022-08-17T16:58:00Z">
              <w:rPr>
                <w:rFonts w:ascii="Times New Roman" w:hAnsi="Times New Roman"/>
                <w:sz w:val="24"/>
                <w:szCs w:val="24"/>
              </w:rPr>
            </w:rPrChange>
          </w:rPr>
          <w:t xml:space="preserve"> I guessed. </w:t>
        </w:r>
      </w:ins>
      <w:ins w:id="8349" w:author="Britt Collins" w:date="2021-10-04T15:57:00Z">
        <w:r w:rsidRPr="00163DCF">
          <w:rPr>
            <w:szCs w:val="21"/>
            <w:rPrChange w:id="8350" w:author="David" w:date="2022-08-17T16:58:00Z">
              <w:rPr>
                <w:rFonts w:ascii="Times New Roman" w:hAnsi="Times New Roman"/>
                <w:sz w:val="24"/>
                <w:szCs w:val="24"/>
              </w:rPr>
            </w:rPrChange>
          </w:rPr>
          <w:t>“</w:t>
        </w:r>
      </w:ins>
      <w:ins w:id="8351" w:author="Britt Collins" w:date="2021-09-30T14:58:00Z">
        <w:r w:rsidR="006F31F6" w:rsidRPr="00163DCF">
          <w:rPr>
            <w:szCs w:val="21"/>
            <w:rPrChange w:id="8352" w:author="David" w:date="2022-08-17T16:58:00Z">
              <w:rPr>
                <w:rFonts w:ascii="Times New Roman" w:hAnsi="Times New Roman"/>
                <w:sz w:val="24"/>
                <w:szCs w:val="24"/>
              </w:rPr>
            </w:rPrChange>
          </w:rPr>
          <w:t>Let me chat to my landlady first before I give you a definitive answer.</w:t>
        </w:r>
      </w:ins>
      <w:ins w:id="8353" w:author="Britt Collins" w:date="2021-10-04T15:57:00Z">
        <w:r w:rsidRPr="00163DCF">
          <w:rPr>
            <w:szCs w:val="21"/>
            <w:rPrChange w:id="8354" w:author="David" w:date="2022-08-17T16:58:00Z">
              <w:rPr>
                <w:rFonts w:ascii="Times New Roman" w:hAnsi="Times New Roman"/>
                <w:sz w:val="24"/>
                <w:szCs w:val="24"/>
              </w:rPr>
            </w:rPrChange>
          </w:rPr>
          <w:t>”</w:t>
        </w:r>
      </w:ins>
    </w:p>
    <w:p w14:paraId="0EDD860F" w14:textId="183D0C91" w:rsidR="006F31F6" w:rsidRPr="00163DCF" w:rsidRDefault="006F31F6">
      <w:pPr>
        <w:spacing w:line="276" w:lineRule="auto"/>
        <w:ind w:left="-5" w:right="15" w:firstLine="350"/>
        <w:rPr>
          <w:ins w:id="8355" w:author="Britt Collins" w:date="2021-09-30T14:58:00Z"/>
          <w:szCs w:val="21"/>
          <w:rPrChange w:id="8356" w:author="David" w:date="2022-08-17T16:58:00Z">
            <w:rPr>
              <w:ins w:id="8357" w:author="Britt Collins" w:date="2021-09-30T14:58:00Z"/>
              <w:rFonts w:ascii="Times New Roman" w:hAnsi="Times New Roman"/>
              <w:sz w:val="24"/>
              <w:szCs w:val="24"/>
            </w:rPr>
          </w:rPrChange>
        </w:rPr>
        <w:pPrChange w:id="8358" w:author="David" w:date="2022-08-17T17:01:00Z">
          <w:pPr>
            <w:ind w:left="-5" w:right="15"/>
          </w:pPr>
        </w:pPrChange>
      </w:pPr>
      <w:ins w:id="8359" w:author="Britt Collins" w:date="2021-09-30T14:58:00Z">
        <w:r w:rsidRPr="00163DCF">
          <w:rPr>
            <w:szCs w:val="21"/>
            <w:rPrChange w:id="8360" w:author="David" w:date="2022-08-17T16:58:00Z">
              <w:rPr>
                <w:rFonts w:ascii="Times New Roman" w:hAnsi="Times New Roman"/>
                <w:sz w:val="24"/>
                <w:szCs w:val="24"/>
              </w:rPr>
            </w:rPrChange>
          </w:rPr>
          <w:t>Carl looked at my empty beer bottle and asked if I wanted another. I looked at the time on my phone. It was getting late. I wanted to make sure I caught the last Manly ferry from Circular Quay. I stood up and apologised for cutting the meeting short. They both smiled and took turns to shake my hand before I left. On the journey home I felt happy with how the interview went.</w:t>
        </w:r>
      </w:ins>
    </w:p>
    <w:p w14:paraId="2CD754F3" w14:textId="77777777" w:rsidR="008C74A4" w:rsidRPr="00163DCF" w:rsidRDefault="006F31F6">
      <w:pPr>
        <w:spacing w:line="276" w:lineRule="auto"/>
        <w:ind w:left="-5" w:right="15" w:firstLine="350"/>
        <w:rPr>
          <w:ins w:id="8361" w:author="Britt Collins" w:date="2021-10-04T16:00:00Z"/>
          <w:szCs w:val="21"/>
          <w:rPrChange w:id="8362" w:author="David" w:date="2022-08-17T16:58:00Z">
            <w:rPr>
              <w:ins w:id="8363" w:author="Britt Collins" w:date="2021-10-04T16:00:00Z"/>
              <w:rFonts w:ascii="Times New Roman" w:hAnsi="Times New Roman"/>
              <w:sz w:val="24"/>
              <w:szCs w:val="24"/>
            </w:rPr>
          </w:rPrChange>
        </w:rPr>
        <w:pPrChange w:id="8364" w:author="David" w:date="2022-08-17T17:01:00Z">
          <w:pPr>
            <w:spacing w:line="480" w:lineRule="auto"/>
            <w:ind w:left="-5" w:right="15" w:firstLine="350"/>
          </w:pPr>
        </w:pPrChange>
      </w:pPr>
      <w:ins w:id="8365" w:author="Britt Collins" w:date="2021-09-30T14:58:00Z">
        <w:r w:rsidRPr="00163DCF">
          <w:rPr>
            <w:szCs w:val="21"/>
            <w:rPrChange w:id="8366" w:author="David" w:date="2022-08-17T16:58:00Z">
              <w:rPr>
                <w:rFonts w:ascii="Times New Roman" w:hAnsi="Times New Roman"/>
                <w:sz w:val="24"/>
                <w:szCs w:val="24"/>
              </w:rPr>
            </w:rPrChange>
          </w:rPr>
          <w:t xml:space="preserve">The following day around lunchtime I </w:t>
        </w:r>
      </w:ins>
      <w:ins w:id="8367" w:author="Britt Collins" w:date="2021-10-04T15:58:00Z">
        <w:r w:rsidR="003430C1" w:rsidRPr="00163DCF">
          <w:rPr>
            <w:szCs w:val="21"/>
            <w:rPrChange w:id="8368" w:author="David" w:date="2022-08-17T16:58:00Z">
              <w:rPr>
                <w:rFonts w:ascii="Times New Roman" w:hAnsi="Times New Roman"/>
                <w:sz w:val="24"/>
                <w:szCs w:val="24"/>
              </w:rPr>
            </w:rPrChange>
          </w:rPr>
          <w:t>got</w:t>
        </w:r>
      </w:ins>
      <w:ins w:id="8369" w:author="Britt Collins" w:date="2021-09-30T14:58:00Z">
        <w:r w:rsidRPr="00163DCF">
          <w:rPr>
            <w:szCs w:val="21"/>
            <w:rPrChange w:id="8370" w:author="David" w:date="2022-08-17T16:58:00Z">
              <w:rPr>
                <w:rFonts w:ascii="Times New Roman" w:hAnsi="Times New Roman"/>
                <w:sz w:val="24"/>
                <w:szCs w:val="24"/>
              </w:rPr>
            </w:rPrChange>
          </w:rPr>
          <w:t xml:space="preserve"> a text from </w:t>
        </w:r>
        <w:proofErr w:type="spellStart"/>
        <w:r w:rsidRPr="00163DCF">
          <w:rPr>
            <w:szCs w:val="21"/>
            <w:rPrChange w:id="8371" w:author="David" w:date="2022-08-17T16:58:00Z">
              <w:rPr>
                <w:rFonts w:ascii="Times New Roman" w:hAnsi="Times New Roman"/>
                <w:sz w:val="24"/>
                <w:szCs w:val="24"/>
              </w:rPr>
            </w:rPrChange>
          </w:rPr>
          <w:t>Becs</w:t>
        </w:r>
        <w:proofErr w:type="spellEnd"/>
        <w:r w:rsidRPr="00163DCF">
          <w:rPr>
            <w:szCs w:val="21"/>
            <w:rPrChange w:id="8372" w:author="David" w:date="2022-08-17T16:58:00Z">
              <w:rPr>
                <w:rFonts w:ascii="Times New Roman" w:hAnsi="Times New Roman"/>
                <w:sz w:val="24"/>
                <w:szCs w:val="24"/>
              </w:rPr>
            </w:rPrChange>
          </w:rPr>
          <w:t xml:space="preserve">. </w:t>
        </w:r>
        <w:r w:rsidRPr="00163DCF">
          <w:rPr>
            <w:i/>
            <w:szCs w:val="21"/>
            <w:rPrChange w:id="8373" w:author="David" w:date="2022-08-17T16:58:00Z">
              <w:rPr>
                <w:rFonts w:ascii="Times New Roman" w:hAnsi="Times New Roman"/>
                <w:sz w:val="24"/>
                <w:szCs w:val="24"/>
              </w:rPr>
            </w:rPrChange>
          </w:rPr>
          <w:t>Was my</w:t>
        </w:r>
      </w:ins>
      <w:ins w:id="8374" w:author="Britt Collins" w:date="2021-10-04T15:58:00Z">
        <w:r w:rsidR="003430C1" w:rsidRPr="00163DCF">
          <w:rPr>
            <w:i/>
            <w:szCs w:val="21"/>
            <w:rPrChange w:id="8375" w:author="David" w:date="2022-08-17T16:58:00Z">
              <w:rPr>
                <w:rFonts w:ascii="Times New Roman" w:hAnsi="Times New Roman"/>
                <w:sz w:val="24"/>
                <w:szCs w:val="24"/>
              </w:rPr>
            </w:rPrChange>
          </w:rPr>
          <w:t xml:space="preserve"> </w:t>
        </w:r>
      </w:ins>
      <w:ins w:id="8376" w:author="Britt Collins" w:date="2021-09-30T14:58:00Z">
        <w:r w:rsidRPr="00163DCF">
          <w:rPr>
            <w:i/>
            <w:szCs w:val="21"/>
            <w:rPrChange w:id="8377" w:author="David" w:date="2022-08-17T16:58:00Z">
              <w:rPr>
                <w:rFonts w:ascii="Times New Roman" w:hAnsi="Times New Roman"/>
                <w:sz w:val="24"/>
                <w:szCs w:val="24"/>
              </w:rPr>
            </w:rPrChange>
          </w:rPr>
          <w:t xml:space="preserve">gut </w:t>
        </w:r>
        <w:proofErr w:type="gramStart"/>
        <w:r w:rsidRPr="00163DCF">
          <w:rPr>
            <w:i/>
            <w:szCs w:val="21"/>
            <w:rPrChange w:id="8378" w:author="David" w:date="2022-08-17T16:58:00Z">
              <w:rPr>
                <w:rFonts w:ascii="Times New Roman" w:hAnsi="Times New Roman"/>
                <w:sz w:val="24"/>
                <w:szCs w:val="24"/>
              </w:rPr>
            </w:rPrChange>
          </w:rPr>
          <w:t>feel</w:t>
        </w:r>
      </w:ins>
      <w:ins w:id="8379" w:author="Britt Collins" w:date="2021-10-04T15:58:00Z">
        <w:r w:rsidR="003430C1" w:rsidRPr="00163DCF">
          <w:rPr>
            <w:i/>
            <w:szCs w:val="21"/>
            <w:rPrChange w:id="8380" w:author="David" w:date="2022-08-17T16:58:00Z">
              <w:rPr>
                <w:rFonts w:ascii="Times New Roman" w:hAnsi="Times New Roman"/>
                <w:i/>
                <w:sz w:val="24"/>
                <w:szCs w:val="24"/>
              </w:rPr>
            </w:rPrChange>
          </w:rPr>
          <w:t>ing</w:t>
        </w:r>
      </w:ins>
      <w:proofErr w:type="gramEnd"/>
      <w:ins w:id="8381" w:author="Britt Collins" w:date="2021-09-30T14:58:00Z">
        <w:r w:rsidRPr="00163DCF">
          <w:rPr>
            <w:i/>
            <w:szCs w:val="21"/>
            <w:rPrChange w:id="8382" w:author="David" w:date="2022-08-17T16:58:00Z">
              <w:rPr>
                <w:rFonts w:ascii="Times New Roman" w:hAnsi="Times New Roman"/>
                <w:sz w:val="24"/>
                <w:szCs w:val="24"/>
              </w:rPr>
            </w:rPrChange>
          </w:rPr>
          <w:t xml:space="preserve"> correct?</w:t>
        </w:r>
        <w:r w:rsidRPr="00163DCF">
          <w:rPr>
            <w:szCs w:val="21"/>
            <w:rPrChange w:id="8383" w:author="David" w:date="2022-08-17T16:58:00Z">
              <w:rPr>
                <w:rFonts w:ascii="Times New Roman" w:hAnsi="Times New Roman"/>
                <w:sz w:val="24"/>
                <w:szCs w:val="24"/>
              </w:rPr>
            </w:rPrChange>
          </w:rPr>
          <w:t xml:space="preserve"> The text read </w:t>
        </w:r>
        <w:r w:rsidRPr="00163DCF">
          <w:rPr>
            <w:i/>
            <w:szCs w:val="21"/>
            <w:rPrChange w:id="8384" w:author="David" w:date="2022-08-17T16:58:00Z">
              <w:rPr>
                <w:rFonts w:ascii="Times New Roman" w:hAnsi="Times New Roman"/>
                <w:sz w:val="24"/>
                <w:szCs w:val="24"/>
              </w:rPr>
            </w:rPrChange>
          </w:rPr>
          <w:t>Thanks for your time yesterday. Carl and I very much enjoyed your company and believe you make a great fit for the flat</w:t>
        </w:r>
        <w:r w:rsidRPr="00163DCF">
          <w:rPr>
            <w:szCs w:val="21"/>
            <w:rPrChange w:id="8385" w:author="David" w:date="2022-08-17T16:58:00Z">
              <w:rPr>
                <w:rFonts w:ascii="Times New Roman" w:hAnsi="Times New Roman"/>
                <w:sz w:val="24"/>
                <w:szCs w:val="24"/>
              </w:rPr>
            </w:rPrChange>
          </w:rPr>
          <w:t>. I felt relieved and elated</w:t>
        </w:r>
      </w:ins>
      <w:ins w:id="8386" w:author="Britt Collins" w:date="2021-10-04T15:59:00Z">
        <w:r w:rsidR="008C74A4" w:rsidRPr="00163DCF">
          <w:rPr>
            <w:szCs w:val="21"/>
            <w:rPrChange w:id="8387" w:author="David" w:date="2022-08-17T16:58:00Z">
              <w:rPr>
                <w:rFonts w:ascii="Times New Roman" w:hAnsi="Times New Roman"/>
                <w:sz w:val="24"/>
                <w:szCs w:val="24"/>
              </w:rPr>
            </w:rPrChange>
          </w:rPr>
          <w:t>, and</w:t>
        </w:r>
      </w:ins>
      <w:ins w:id="8388" w:author="Britt Collins" w:date="2021-09-30T14:58:00Z">
        <w:r w:rsidRPr="00163DCF">
          <w:rPr>
            <w:szCs w:val="21"/>
            <w:rPrChange w:id="8389" w:author="David" w:date="2022-08-17T16:58:00Z">
              <w:rPr>
                <w:rFonts w:ascii="Times New Roman" w:hAnsi="Times New Roman"/>
                <w:sz w:val="24"/>
                <w:szCs w:val="24"/>
              </w:rPr>
            </w:rPrChange>
          </w:rPr>
          <w:t xml:space="preserve"> replied</w:t>
        </w:r>
      </w:ins>
      <w:ins w:id="8390" w:author="Britt Collins" w:date="2021-10-04T15:59:00Z">
        <w:r w:rsidR="008C74A4" w:rsidRPr="00163DCF">
          <w:rPr>
            <w:szCs w:val="21"/>
            <w:rPrChange w:id="8391" w:author="David" w:date="2022-08-17T16:58:00Z">
              <w:rPr>
                <w:rFonts w:ascii="Times New Roman" w:hAnsi="Times New Roman"/>
                <w:sz w:val="24"/>
                <w:szCs w:val="24"/>
              </w:rPr>
            </w:rPrChange>
          </w:rPr>
          <w:t>,</w:t>
        </w:r>
      </w:ins>
      <w:ins w:id="8392" w:author="Britt Collins" w:date="2021-09-30T14:58:00Z">
        <w:r w:rsidRPr="00163DCF">
          <w:rPr>
            <w:szCs w:val="21"/>
            <w:rPrChange w:id="8393" w:author="David" w:date="2022-08-17T16:58:00Z">
              <w:rPr>
                <w:rFonts w:ascii="Times New Roman" w:hAnsi="Times New Roman"/>
                <w:sz w:val="24"/>
                <w:szCs w:val="24"/>
              </w:rPr>
            </w:rPrChange>
          </w:rPr>
          <w:t xml:space="preserve"> </w:t>
        </w:r>
        <w:r w:rsidRPr="00163DCF">
          <w:rPr>
            <w:i/>
            <w:szCs w:val="21"/>
            <w:rPrChange w:id="8394" w:author="David" w:date="2022-08-17T16:58:00Z">
              <w:rPr>
                <w:rFonts w:ascii="Times New Roman" w:hAnsi="Times New Roman"/>
                <w:sz w:val="24"/>
                <w:szCs w:val="24"/>
              </w:rPr>
            </w:rPrChange>
          </w:rPr>
          <w:t>I would be very happy to move in. Let me speak with my land lady. I'll get back to you.</w:t>
        </w:r>
        <w:r w:rsidRPr="00163DCF">
          <w:rPr>
            <w:szCs w:val="21"/>
            <w:rPrChange w:id="8395" w:author="David" w:date="2022-08-17T16:58:00Z">
              <w:rPr>
                <w:rFonts w:ascii="Times New Roman" w:hAnsi="Times New Roman"/>
                <w:sz w:val="24"/>
                <w:szCs w:val="24"/>
              </w:rPr>
            </w:rPrChange>
          </w:rPr>
          <w:t xml:space="preserve"> I had lived at the Manly apartment for </w:t>
        </w:r>
      </w:ins>
      <w:ins w:id="8396" w:author="Britt Collins" w:date="2021-10-04T15:59:00Z">
        <w:r w:rsidR="008C74A4" w:rsidRPr="00163DCF">
          <w:rPr>
            <w:szCs w:val="21"/>
            <w:rPrChange w:id="8397" w:author="David" w:date="2022-08-17T16:58:00Z">
              <w:rPr>
                <w:rFonts w:ascii="Times New Roman" w:hAnsi="Times New Roman"/>
                <w:sz w:val="24"/>
                <w:szCs w:val="24"/>
              </w:rPr>
            </w:rPrChange>
          </w:rPr>
          <w:t>three</w:t>
        </w:r>
      </w:ins>
      <w:ins w:id="8398" w:author="Britt Collins" w:date="2021-09-30T14:58:00Z">
        <w:r w:rsidRPr="00163DCF">
          <w:rPr>
            <w:szCs w:val="21"/>
            <w:rPrChange w:id="8399" w:author="David" w:date="2022-08-17T16:58:00Z">
              <w:rPr>
                <w:rFonts w:ascii="Times New Roman" w:hAnsi="Times New Roman"/>
                <w:sz w:val="24"/>
                <w:szCs w:val="24"/>
              </w:rPr>
            </w:rPrChange>
          </w:rPr>
          <w:t xml:space="preserve"> months. Flo and I verbally agreed a </w:t>
        </w:r>
      </w:ins>
      <w:ins w:id="8400" w:author="Britt Collins" w:date="2021-10-04T15:59:00Z">
        <w:r w:rsidR="008C74A4" w:rsidRPr="00163DCF">
          <w:rPr>
            <w:szCs w:val="21"/>
            <w:rPrChange w:id="8401" w:author="David" w:date="2022-08-17T16:58:00Z">
              <w:rPr>
                <w:rFonts w:ascii="Times New Roman" w:hAnsi="Times New Roman"/>
                <w:sz w:val="24"/>
                <w:szCs w:val="24"/>
              </w:rPr>
            </w:rPrChange>
          </w:rPr>
          <w:t>six-</w:t>
        </w:r>
      </w:ins>
      <w:ins w:id="8402" w:author="Britt Collins" w:date="2021-09-30T14:58:00Z">
        <w:r w:rsidRPr="00163DCF">
          <w:rPr>
            <w:szCs w:val="21"/>
            <w:rPrChange w:id="8403" w:author="David" w:date="2022-08-17T16:58:00Z">
              <w:rPr>
                <w:rFonts w:ascii="Times New Roman" w:hAnsi="Times New Roman"/>
                <w:sz w:val="24"/>
                <w:szCs w:val="24"/>
              </w:rPr>
            </w:rPrChange>
          </w:rPr>
          <w:t xml:space="preserve">month minimum stay. Stupidly, I paid a cash deposit to her, trusting she would officially deposit it. I thought there was a possibility I could recoup my deposit if I reasoned with </w:t>
        </w:r>
      </w:ins>
      <w:ins w:id="8404" w:author="Britt Collins" w:date="2021-10-04T16:00:00Z">
        <w:r w:rsidR="008C74A4" w:rsidRPr="00163DCF">
          <w:rPr>
            <w:szCs w:val="21"/>
            <w:rPrChange w:id="8405" w:author="David" w:date="2022-08-17T16:58:00Z">
              <w:rPr>
                <w:rFonts w:ascii="Times New Roman" w:hAnsi="Times New Roman"/>
                <w:sz w:val="24"/>
                <w:szCs w:val="24"/>
              </w:rPr>
            </w:rPrChange>
          </w:rPr>
          <w:t>her</w:t>
        </w:r>
      </w:ins>
      <w:ins w:id="8406" w:author="Britt Collins" w:date="2021-09-30T14:58:00Z">
        <w:r w:rsidRPr="00163DCF">
          <w:rPr>
            <w:szCs w:val="21"/>
            <w:rPrChange w:id="8407" w:author="David" w:date="2022-08-17T16:58:00Z">
              <w:rPr>
                <w:rFonts w:ascii="Times New Roman" w:hAnsi="Times New Roman"/>
                <w:sz w:val="24"/>
                <w:szCs w:val="24"/>
              </w:rPr>
            </w:rPrChange>
          </w:rPr>
          <w:t>.</w:t>
        </w:r>
      </w:ins>
    </w:p>
    <w:p w14:paraId="443C8617" w14:textId="77777777" w:rsidR="007D38BF" w:rsidRPr="00163DCF" w:rsidRDefault="008C74A4">
      <w:pPr>
        <w:spacing w:line="276" w:lineRule="auto"/>
        <w:ind w:left="-5" w:right="15" w:firstLine="350"/>
        <w:rPr>
          <w:ins w:id="8408" w:author="Britt Collins" w:date="2021-10-04T16:14:00Z"/>
          <w:szCs w:val="21"/>
          <w:rPrChange w:id="8409" w:author="David" w:date="2022-08-17T16:58:00Z">
            <w:rPr>
              <w:ins w:id="8410" w:author="Britt Collins" w:date="2021-10-04T16:14:00Z"/>
              <w:rFonts w:ascii="Times New Roman" w:hAnsi="Times New Roman"/>
              <w:sz w:val="24"/>
              <w:szCs w:val="24"/>
            </w:rPr>
          </w:rPrChange>
        </w:rPr>
        <w:pPrChange w:id="8411" w:author="David" w:date="2022-08-17T17:01:00Z">
          <w:pPr>
            <w:spacing w:line="480" w:lineRule="auto"/>
            <w:ind w:left="-5" w:right="15" w:firstLine="350"/>
          </w:pPr>
        </w:pPrChange>
      </w:pPr>
      <w:ins w:id="8412" w:author="Britt Collins" w:date="2021-10-04T16:00:00Z">
        <w:r w:rsidRPr="00163DCF">
          <w:rPr>
            <w:szCs w:val="21"/>
            <w:rPrChange w:id="8413" w:author="David" w:date="2022-08-17T16:58:00Z">
              <w:rPr>
                <w:rFonts w:ascii="Times New Roman" w:hAnsi="Times New Roman"/>
                <w:sz w:val="24"/>
                <w:szCs w:val="24"/>
              </w:rPr>
            </w:rPrChange>
          </w:rPr>
          <w:t>Later that evening, sitting</w:t>
        </w:r>
      </w:ins>
      <w:ins w:id="8414" w:author="Britt Collins" w:date="2021-09-30T14:58:00Z">
        <w:r w:rsidR="006F31F6" w:rsidRPr="00163DCF">
          <w:rPr>
            <w:szCs w:val="21"/>
            <w:rPrChange w:id="8415" w:author="David" w:date="2022-08-17T16:58:00Z">
              <w:rPr>
                <w:rFonts w:ascii="Times New Roman" w:hAnsi="Times New Roman"/>
                <w:sz w:val="24"/>
                <w:szCs w:val="24"/>
              </w:rPr>
            </w:rPrChange>
          </w:rPr>
          <w:t xml:space="preserve"> in the kitchen seeing to my salty chicken supper</w:t>
        </w:r>
      </w:ins>
      <w:ins w:id="8416" w:author="Britt Collins" w:date="2021-10-04T16:00:00Z">
        <w:r w:rsidRPr="00163DCF">
          <w:rPr>
            <w:szCs w:val="21"/>
            <w:rPrChange w:id="8417" w:author="David" w:date="2022-08-17T16:58:00Z">
              <w:rPr>
                <w:rFonts w:ascii="Times New Roman" w:hAnsi="Times New Roman"/>
                <w:sz w:val="24"/>
                <w:szCs w:val="24"/>
              </w:rPr>
            </w:rPrChange>
          </w:rPr>
          <w:t>,</w:t>
        </w:r>
      </w:ins>
      <w:ins w:id="8418" w:author="Britt Collins" w:date="2021-09-30T14:58:00Z">
        <w:r w:rsidR="006F31F6" w:rsidRPr="00163DCF">
          <w:rPr>
            <w:szCs w:val="21"/>
            <w:rPrChange w:id="8419" w:author="David" w:date="2022-08-17T16:58:00Z">
              <w:rPr>
                <w:rFonts w:ascii="Times New Roman" w:hAnsi="Times New Roman"/>
                <w:sz w:val="24"/>
                <w:szCs w:val="24"/>
              </w:rPr>
            </w:rPrChange>
          </w:rPr>
          <w:t xml:space="preserve"> I could hear </w:t>
        </w:r>
      </w:ins>
      <w:ins w:id="8420" w:author="Britt Collins" w:date="2021-10-04T16:00:00Z">
        <w:r w:rsidRPr="00163DCF">
          <w:rPr>
            <w:szCs w:val="21"/>
            <w:rPrChange w:id="8421" w:author="David" w:date="2022-08-17T16:58:00Z">
              <w:rPr>
                <w:rFonts w:ascii="Times New Roman" w:hAnsi="Times New Roman"/>
                <w:sz w:val="24"/>
                <w:szCs w:val="24"/>
              </w:rPr>
            </w:rPrChange>
          </w:rPr>
          <w:t xml:space="preserve">clunk of </w:t>
        </w:r>
      </w:ins>
      <w:ins w:id="8422" w:author="Britt Collins" w:date="2021-09-30T14:58:00Z">
        <w:r w:rsidR="006F31F6" w:rsidRPr="00163DCF">
          <w:rPr>
            <w:szCs w:val="21"/>
            <w:rPrChange w:id="8423" w:author="David" w:date="2022-08-17T16:58:00Z">
              <w:rPr>
                <w:rFonts w:ascii="Times New Roman" w:hAnsi="Times New Roman"/>
                <w:sz w:val="24"/>
                <w:szCs w:val="24"/>
              </w:rPr>
            </w:rPrChange>
          </w:rPr>
          <w:t>the front door</w:t>
        </w:r>
      </w:ins>
      <w:ins w:id="8424" w:author="Britt Collins" w:date="2021-10-04T16:01:00Z">
        <w:r w:rsidRPr="00163DCF">
          <w:rPr>
            <w:szCs w:val="21"/>
            <w:rPrChange w:id="8425" w:author="David" w:date="2022-08-17T16:58:00Z">
              <w:rPr>
                <w:rFonts w:ascii="Times New Roman" w:hAnsi="Times New Roman"/>
                <w:sz w:val="24"/>
                <w:szCs w:val="24"/>
              </w:rPr>
            </w:rPrChange>
          </w:rPr>
          <w:t xml:space="preserve">. </w:t>
        </w:r>
      </w:ins>
      <w:ins w:id="8426" w:author="Britt Collins" w:date="2021-09-30T14:58:00Z">
        <w:r w:rsidR="006F31F6" w:rsidRPr="00163DCF">
          <w:rPr>
            <w:szCs w:val="21"/>
            <w:rPrChange w:id="8427" w:author="David" w:date="2022-08-17T16:58:00Z">
              <w:rPr>
                <w:rFonts w:ascii="Times New Roman" w:hAnsi="Times New Roman"/>
                <w:sz w:val="24"/>
                <w:szCs w:val="24"/>
              </w:rPr>
            </w:rPrChange>
          </w:rPr>
          <w:t xml:space="preserve">Flo walked </w:t>
        </w:r>
      </w:ins>
      <w:ins w:id="8428" w:author="Britt Collins" w:date="2021-10-04T16:01:00Z">
        <w:r w:rsidRPr="00163DCF">
          <w:rPr>
            <w:szCs w:val="21"/>
            <w:rPrChange w:id="8429" w:author="David" w:date="2022-08-17T16:58:00Z">
              <w:rPr>
                <w:rFonts w:ascii="Times New Roman" w:hAnsi="Times New Roman"/>
                <w:sz w:val="24"/>
                <w:szCs w:val="24"/>
              </w:rPr>
            </w:rPrChange>
          </w:rPr>
          <w:t xml:space="preserve">in </w:t>
        </w:r>
      </w:ins>
      <w:ins w:id="8430" w:author="Britt Collins" w:date="2021-09-30T14:58:00Z">
        <w:r w:rsidR="006F31F6" w:rsidRPr="00163DCF">
          <w:rPr>
            <w:szCs w:val="21"/>
            <w:rPrChange w:id="8431" w:author="David" w:date="2022-08-17T16:58:00Z">
              <w:rPr>
                <w:rFonts w:ascii="Times New Roman" w:hAnsi="Times New Roman"/>
                <w:sz w:val="24"/>
                <w:szCs w:val="24"/>
              </w:rPr>
            </w:rPrChange>
          </w:rPr>
          <w:t>hurriedly</w:t>
        </w:r>
      </w:ins>
      <w:ins w:id="8432" w:author="Britt Collins" w:date="2021-10-04T16:01:00Z">
        <w:r w:rsidRPr="00163DCF">
          <w:rPr>
            <w:szCs w:val="21"/>
            <w:rPrChange w:id="8433" w:author="David" w:date="2022-08-17T16:58:00Z">
              <w:rPr>
                <w:rFonts w:ascii="Times New Roman" w:hAnsi="Times New Roman"/>
                <w:sz w:val="24"/>
                <w:szCs w:val="24"/>
              </w:rPr>
            </w:rPrChange>
          </w:rPr>
          <w:t>, h</w:t>
        </w:r>
      </w:ins>
      <w:ins w:id="8434" w:author="Britt Collins" w:date="2021-09-30T14:58:00Z">
        <w:r w:rsidR="006F31F6" w:rsidRPr="00163DCF">
          <w:rPr>
            <w:szCs w:val="21"/>
            <w:rPrChange w:id="8435" w:author="David" w:date="2022-08-17T16:58:00Z">
              <w:rPr>
                <w:rFonts w:ascii="Times New Roman" w:hAnsi="Times New Roman"/>
                <w:sz w:val="24"/>
                <w:szCs w:val="24"/>
              </w:rPr>
            </w:rPrChange>
          </w:rPr>
          <w:t>er curly, long, black hair moved like a slinky</w:t>
        </w:r>
      </w:ins>
      <w:ins w:id="8436" w:author="Britt Collins" w:date="2021-10-04T16:01:00Z">
        <w:r w:rsidRPr="00163DCF">
          <w:rPr>
            <w:szCs w:val="21"/>
            <w:rPrChange w:id="8437" w:author="David" w:date="2022-08-17T16:58:00Z">
              <w:rPr>
                <w:rFonts w:ascii="Times New Roman" w:hAnsi="Times New Roman"/>
                <w:sz w:val="24"/>
                <w:szCs w:val="24"/>
              </w:rPr>
            </w:rPrChange>
          </w:rPr>
          <w:t xml:space="preserve"> around her face</w:t>
        </w:r>
      </w:ins>
      <w:ins w:id="8438" w:author="Britt Collins" w:date="2021-09-30T14:58:00Z">
        <w:r w:rsidR="006F31F6" w:rsidRPr="00163DCF">
          <w:rPr>
            <w:szCs w:val="21"/>
            <w:rPrChange w:id="8439" w:author="David" w:date="2022-08-17T16:58:00Z">
              <w:rPr>
                <w:rFonts w:ascii="Times New Roman" w:hAnsi="Times New Roman"/>
                <w:sz w:val="24"/>
                <w:szCs w:val="24"/>
              </w:rPr>
            </w:rPrChange>
          </w:rPr>
          <w:t xml:space="preserve">. She looked angry. I had to use that opportunity to speak to her. She hadn't responded to my calls, </w:t>
        </w:r>
        <w:proofErr w:type="gramStart"/>
        <w:r w:rsidR="006F31F6" w:rsidRPr="00163DCF">
          <w:rPr>
            <w:szCs w:val="21"/>
            <w:rPrChange w:id="8440" w:author="David" w:date="2022-08-17T16:58:00Z">
              <w:rPr>
                <w:rFonts w:ascii="Times New Roman" w:hAnsi="Times New Roman"/>
                <w:sz w:val="24"/>
                <w:szCs w:val="24"/>
              </w:rPr>
            </w:rPrChange>
          </w:rPr>
          <w:t>texts</w:t>
        </w:r>
        <w:proofErr w:type="gramEnd"/>
        <w:r w:rsidR="006F31F6" w:rsidRPr="00163DCF">
          <w:rPr>
            <w:szCs w:val="21"/>
            <w:rPrChange w:id="8441" w:author="David" w:date="2022-08-17T16:58:00Z">
              <w:rPr>
                <w:rFonts w:ascii="Times New Roman" w:hAnsi="Times New Roman"/>
                <w:sz w:val="24"/>
                <w:szCs w:val="24"/>
              </w:rPr>
            </w:rPrChange>
          </w:rPr>
          <w:t xml:space="preserve"> or emails. </w:t>
        </w:r>
      </w:ins>
    </w:p>
    <w:p w14:paraId="6F5598E9" w14:textId="77777777" w:rsidR="007D38BF" w:rsidRPr="00163DCF" w:rsidRDefault="007D38BF">
      <w:pPr>
        <w:spacing w:line="276" w:lineRule="auto"/>
        <w:ind w:left="-5" w:right="15" w:firstLine="350"/>
        <w:rPr>
          <w:ins w:id="8442" w:author="Britt Collins" w:date="2021-10-04T16:14:00Z"/>
          <w:szCs w:val="21"/>
          <w:rPrChange w:id="8443" w:author="David" w:date="2022-08-17T16:58:00Z">
            <w:rPr>
              <w:ins w:id="8444" w:author="Britt Collins" w:date="2021-10-04T16:14:00Z"/>
              <w:rFonts w:ascii="Times New Roman" w:hAnsi="Times New Roman"/>
              <w:sz w:val="24"/>
              <w:szCs w:val="24"/>
            </w:rPr>
          </w:rPrChange>
        </w:rPr>
        <w:pPrChange w:id="8445" w:author="David" w:date="2022-08-17T17:01:00Z">
          <w:pPr>
            <w:spacing w:line="480" w:lineRule="auto"/>
            <w:ind w:left="-5" w:right="15" w:firstLine="350"/>
          </w:pPr>
        </w:pPrChange>
      </w:pPr>
      <w:ins w:id="8446" w:author="Britt Collins" w:date="2021-10-04T16:14:00Z">
        <w:r w:rsidRPr="00163DCF">
          <w:rPr>
            <w:szCs w:val="21"/>
            <w:rPrChange w:id="8447" w:author="David" w:date="2022-08-17T16:58:00Z">
              <w:rPr>
                <w:rFonts w:ascii="Times New Roman" w:hAnsi="Times New Roman"/>
                <w:sz w:val="24"/>
                <w:szCs w:val="24"/>
              </w:rPr>
            </w:rPrChange>
          </w:rPr>
          <w:t>“</w:t>
        </w:r>
      </w:ins>
      <w:ins w:id="8448" w:author="Britt Collins" w:date="2021-09-30T14:58:00Z">
        <w:r w:rsidR="006F31F6" w:rsidRPr="00163DCF">
          <w:rPr>
            <w:szCs w:val="21"/>
            <w:rPrChange w:id="8449" w:author="David" w:date="2022-08-17T16:58:00Z">
              <w:rPr>
                <w:rFonts w:ascii="Times New Roman" w:hAnsi="Times New Roman"/>
                <w:sz w:val="24"/>
                <w:szCs w:val="24"/>
              </w:rPr>
            </w:rPrChange>
          </w:rPr>
          <w:t>Hi Flo, I saw a new flat during the week,</w:t>
        </w:r>
      </w:ins>
      <w:ins w:id="8450" w:author="Britt Collins" w:date="2021-10-04T16:14:00Z">
        <w:r w:rsidRPr="00163DCF">
          <w:rPr>
            <w:szCs w:val="21"/>
            <w:rPrChange w:id="8451" w:author="David" w:date="2022-08-17T16:58:00Z">
              <w:rPr>
                <w:rFonts w:ascii="Times New Roman" w:hAnsi="Times New Roman"/>
                <w:sz w:val="24"/>
                <w:szCs w:val="24"/>
              </w:rPr>
            </w:rPrChange>
          </w:rPr>
          <w:t>”</w:t>
        </w:r>
      </w:ins>
      <w:ins w:id="8452" w:author="Britt Collins" w:date="2021-09-30T14:58:00Z">
        <w:r w:rsidR="006F31F6" w:rsidRPr="00163DCF">
          <w:rPr>
            <w:szCs w:val="21"/>
            <w:rPrChange w:id="8453" w:author="David" w:date="2022-08-17T16:58:00Z">
              <w:rPr>
                <w:rFonts w:ascii="Times New Roman" w:hAnsi="Times New Roman"/>
                <w:sz w:val="24"/>
                <w:szCs w:val="24"/>
              </w:rPr>
            </w:rPrChange>
          </w:rPr>
          <w:t xml:space="preserve"> I said </w:t>
        </w:r>
      </w:ins>
      <w:ins w:id="8454" w:author="Britt Collins" w:date="2021-10-04T16:14:00Z">
        <w:r w:rsidRPr="00163DCF">
          <w:rPr>
            <w:szCs w:val="21"/>
            <w:rPrChange w:id="8455" w:author="David" w:date="2022-08-17T16:58:00Z">
              <w:rPr>
                <w:rFonts w:ascii="Times New Roman" w:hAnsi="Times New Roman"/>
                <w:sz w:val="24"/>
                <w:szCs w:val="24"/>
              </w:rPr>
            </w:rPrChange>
          </w:rPr>
          <w:t>quick</w:t>
        </w:r>
      </w:ins>
      <w:ins w:id="8456" w:author="Britt Collins" w:date="2021-09-30T14:58:00Z">
        <w:r w:rsidR="006F31F6" w:rsidRPr="00163DCF">
          <w:rPr>
            <w:szCs w:val="21"/>
            <w:rPrChange w:id="8457" w:author="David" w:date="2022-08-17T16:58:00Z">
              <w:rPr>
                <w:rFonts w:ascii="Times New Roman" w:hAnsi="Times New Roman"/>
                <w:sz w:val="24"/>
                <w:szCs w:val="24"/>
              </w:rPr>
            </w:rPrChange>
          </w:rPr>
          <w:t xml:space="preserve">ly. </w:t>
        </w:r>
      </w:ins>
    </w:p>
    <w:p w14:paraId="1773A1FC" w14:textId="77777777" w:rsidR="007D38BF" w:rsidRPr="00163DCF" w:rsidRDefault="006F31F6">
      <w:pPr>
        <w:spacing w:line="276" w:lineRule="auto"/>
        <w:ind w:left="-5" w:right="15" w:firstLine="350"/>
        <w:rPr>
          <w:ins w:id="8458" w:author="Britt Collins" w:date="2021-10-04T16:15:00Z"/>
          <w:szCs w:val="21"/>
          <w:rPrChange w:id="8459" w:author="David" w:date="2022-08-17T16:58:00Z">
            <w:rPr>
              <w:ins w:id="8460" w:author="Britt Collins" w:date="2021-10-04T16:15:00Z"/>
              <w:rFonts w:ascii="Times New Roman" w:hAnsi="Times New Roman"/>
              <w:sz w:val="24"/>
              <w:szCs w:val="24"/>
            </w:rPr>
          </w:rPrChange>
        </w:rPr>
        <w:pPrChange w:id="8461" w:author="David" w:date="2022-08-17T17:01:00Z">
          <w:pPr>
            <w:spacing w:line="480" w:lineRule="auto"/>
            <w:ind w:left="-5" w:right="15" w:firstLine="350"/>
          </w:pPr>
        </w:pPrChange>
      </w:pPr>
      <w:ins w:id="8462" w:author="Britt Collins" w:date="2021-09-30T14:58:00Z">
        <w:r w:rsidRPr="00163DCF">
          <w:rPr>
            <w:szCs w:val="21"/>
            <w:rPrChange w:id="8463" w:author="David" w:date="2022-08-17T16:58:00Z">
              <w:rPr>
                <w:rFonts w:ascii="Times New Roman" w:hAnsi="Times New Roman"/>
                <w:sz w:val="24"/>
                <w:szCs w:val="24"/>
              </w:rPr>
            </w:rPrChange>
          </w:rPr>
          <w:lastRenderedPageBreak/>
          <w:t xml:space="preserve">She stopped briefly to look in her bag and empty out its contents onto the lounge table. A factious French sound came from Flo. </w:t>
        </w:r>
      </w:ins>
    </w:p>
    <w:p w14:paraId="25899505" w14:textId="2C547108" w:rsidR="007D38BF" w:rsidRPr="00163DCF" w:rsidRDefault="007D38BF">
      <w:pPr>
        <w:spacing w:line="276" w:lineRule="auto"/>
        <w:ind w:left="-5" w:right="15" w:firstLine="350"/>
        <w:rPr>
          <w:ins w:id="8464" w:author="Britt Collins" w:date="2021-10-04T16:15:00Z"/>
          <w:szCs w:val="21"/>
          <w:rPrChange w:id="8465" w:author="David" w:date="2022-08-17T16:58:00Z">
            <w:rPr>
              <w:ins w:id="8466" w:author="Britt Collins" w:date="2021-10-04T16:15:00Z"/>
              <w:rFonts w:ascii="Times New Roman" w:hAnsi="Times New Roman"/>
              <w:sz w:val="24"/>
              <w:szCs w:val="24"/>
            </w:rPr>
          </w:rPrChange>
        </w:rPr>
        <w:pPrChange w:id="8467" w:author="David" w:date="2022-08-17T17:01:00Z">
          <w:pPr>
            <w:spacing w:line="480" w:lineRule="auto"/>
            <w:ind w:left="-5" w:right="15" w:firstLine="350"/>
          </w:pPr>
        </w:pPrChange>
      </w:pPr>
      <w:ins w:id="8468" w:author="Britt Collins" w:date="2021-10-04T16:15:00Z">
        <w:r w:rsidRPr="00163DCF">
          <w:rPr>
            <w:szCs w:val="21"/>
            <w:rPrChange w:id="8469" w:author="David" w:date="2022-08-17T16:58:00Z">
              <w:rPr>
                <w:rFonts w:ascii="Times New Roman" w:hAnsi="Times New Roman"/>
                <w:sz w:val="24"/>
                <w:szCs w:val="24"/>
              </w:rPr>
            </w:rPrChange>
          </w:rPr>
          <w:t>“</w:t>
        </w:r>
      </w:ins>
      <w:ins w:id="8470" w:author="Britt Collins" w:date="2021-09-30T14:58:00Z">
        <w:r w:rsidR="006F31F6" w:rsidRPr="00163DCF">
          <w:rPr>
            <w:szCs w:val="21"/>
            <w:rPrChange w:id="8471" w:author="David" w:date="2022-08-17T16:58:00Z">
              <w:rPr>
                <w:rFonts w:ascii="Times New Roman" w:hAnsi="Times New Roman"/>
                <w:sz w:val="24"/>
                <w:szCs w:val="24"/>
              </w:rPr>
            </w:rPrChange>
          </w:rPr>
          <w:t>The flat is over in Rose Bay</w:t>
        </w:r>
      </w:ins>
      <w:ins w:id="8472" w:author="Britt Collins" w:date="2021-10-04T16:15:00Z">
        <w:r w:rsidRPr="00163DCF">
          <w:rPr>
            <w:szCs w:val="21"/>
            <w:rPrChange w:id="8473" w:author="David" w:date="2022-08-17T16:58:00Z">
              <w:rPr>
                <w:rFonts w:ascii="Times New Roman" w:hAnsi="Times New Roman"/>
                <w:sz w:val="24"/>
                <w:szCs w:val="24"/>
              </w:rPr>
            </w:rPrChange>
          </w:rPr>
          <w:t xml:space="preserve"> and</w:t>
        </w:r>
      </w:ins>
      <w:ins w:id="8474" w:author="Britt Collins" w:date="2021-09-30T14:58:00Z">
        <w:r w:rsidR="006F31F6" w:rsidRPr="00163DCF">
          <w:rPr>
            <w:szCs w:val="21"/>
            <w:rPrChange w:id="8475" w:author="David" w:date="2022-08-17T16:58:00Z">
              <w:rPr>
                <w:rFonts w:ascii="Times New Roman" w:hAnsi="Times New Roman"/>
                <w:sz w:val="24"/>
                <w:szCs w:val="24"/>
              </w:rPr>
            </w:rPrChange>
          </w:rPr>
          <w:t xml:space="preserve"> has a beautiful view of the Sydney Harbour </w:t>
        </w:r>
      </w:ins>
      <w:ins w:id="8476" w:author="Britt Collins" w:date="2021-10-04T16:15:00Z">
        <w:r w:rsidRPr="00163DCF">
          <w:rPr>
            <w:szCs w:val="21"/>
            <w:rPrChange w:id="8477" w:author="David" w:date="2022-08-17T16:58:00Z">
              <w:rPr>
                <w:rFonts w:ascii="Times New Roman" w:hAnsi="Times New Roman"/>
                <w:sz w:val="24"/>
                <w:szCs w:val="24"/>
              </w:rPr>
            </w:rPrChange>
          </w:rPr>
          <w:t>B</w:t>
        </w:r>
      </w:ins>
      <w:ins w:id="8478" w:author="Britt Collins" w:date="2021-09-30T14:58:00Z">
        <w:r w:rsidR="006F31F6" w:rsidRPr="00163DCF">
          <w:rPr>
            <w:szCs w:val="21"/>
            <w:rPrChange w:id="8479" w:author="David" w:date="2022-08-17T16:58:00Z">
              <w:rPr>
                <w:rFonts w:ascii="Times New Roman" w:hAnsi="Times New Roman"/>
                <w:sz w:val="24"/>
                <w:szCs w:val="24"/>
              </w:rPr>
            </w:rPrChange>
          </w:rPr>
          <w:t xml:space="preserve">ridge. </w:t>
        </w:r>
      </w:ins>
      <w:ins w:id="8480" w:author="Britt Collins" w:date="2021-10-04T16:15:00Z">
        <w:r w:rsidRPr="00163DCF">
          <w:rPr>
            <w:szCs w:val="21"/>
            <w:rPrChange w:id="8481" w:author="David" w:date="2022-08-17T16:58:00Z">
              <w:rPr>
                <w:rFonts w:ascii="Times New Roman" w:hAnsi="Times New Roman"/>
                <w:sz w:val="24"/>
                <w:szCs w:val="24"/>
              </w:rPr>
            </w:rPrChange>
          </w:rPr>
          <w:t>I</w:t>
        </w:r>
      </w:ins>
      <w:ins w:id="8482" w:author="Britt Collins" w:date="2021-09-30T14:58:00Z">
        <w:r w:rsidR="006F31F6" w:rsidRPr="00163DCF">
          <w:rPr>
            <w:szCs w:val="21"/>
            <w:rPrChange w:id="8483" w:author="David" w:date="2022-08-17T16:58:00Z">
              <w:rPr>
                <w:rFonts w:ascii="Times New Roman" w:hAnsi="Times New Roman"/>
                <w:sz w:val="24"/>
                <w:szCs w:val="24"/>
              </w:rPr>
            </w:rPrChange>
          </w:rPr>
          <w:t xml:space="preserve">t’s available to move into in </w:t>
        </w:r>
      </w:ins>
      <w:ins w:id="8484" w:author="Britt Collins" w:date="2021-10-04T16:15:00Z">
        <w:r w:rsidRPr="00163DCF">
          <w:rPr>
            <w:szCs w:val="21"/>
            <w:rPrChange w:id="8485" w:author="David" w:date="2022-08-17T16:58:00Z">
              <w:rPr>
                <w:rFonts w:ascii="Times New Roman" w:hAnsi="Times New Roman"/>
                <w:sz w:val="24"/>
                <w:szCs w:val="24"/>
              </w:rPr>
            </w:rPrChange>
          </w:rPr>
          <w:t xml:space="preserve">two </w:t>
        </w:r>
      </w:ins>
      <w:ins w:id="8486" w:author="Britt Collins" w:date="2021-09-30T14:58:00Z">
        <w:r w:rsidR="006F31F6" w:rsidRPr="00163DCF">
          <w:rPr>
            <w:szCs w:val="21"/>
            <w:rPrChange w:id="8487" w:author="David" w:date="2022-08-17T16:58:00Z">
              <w:rPr>
                <w:rFonts w:ascii="Times New Roman" w:hAnsi="Times New Roman"/>
                <w:sz w:val="24"/>
                <w:szCs w:val="24"/>
              </w:rPr>
            </w:rPrChange>
          </w:rPr>
          <w:t xml:space="preserve">weeks. How much notice do I need to </w:t>
        </w:r>
      </w:ins>
      <w:ins w:id="8488" w:author="Britt Collins" w:date="2021-10-04T16:15:00Z">
        <w:r w:rsidRPr="00163DCF">
          <w:rPr>
            <w:szCs w:val="21"/>
            <w:rPrChange w:id="8489" w:author="David" w:date="2022-08-17T16:58:00Z">
              <w:rPr>
                <w:rFonts w:ascii="Times New Roman" w:hAnsi="Times New Roman"/>
                <w:sz w:val="24"/>
                <w:szCs w:val="24"/>
              </w:rPr>
            </w:rPrChange>
          </w:rPr>
          <w:t>giv</w:t>
        </w:r>
      </w:ins>
      <w:ins w:id="8490" w:author="Britt Collins" w:date="2021-09-30T14:58:00Z">
        <w:r w:rsidR="006F31F6" w:rsidRPr="00163DCF">
          <w:rPr>
            <w:szCs w:val="21"/>
            <w:rPrChange w:id="8491" w:author="David" w:date="2022-08-17T16:58:00Z">
              <w:rPr>
                <w:rFonts w:ascii="Times New Roman" w:hAnsi="Times New Roman"/>
                <w:sz w:val="24"/>
                <w:szCs w:val="24"/>
              </w:rPr>
            </w:rPrChange>
          </w:rPr>
          <w:t>e if I wanted to move out?</w:t>
        </w:r>
      </w:ins>
      <w:ins w:id="8492" w:author="Britt Collins" w:date="2021-10-04T16:16:00Z">
        <w:r w:rsidRPr="00163DCF">
          <w:rPr>
            <w:szCs w:val="21"/>
            <w:rPrChange w:id="8493" w:author="David" w:date="2022-08-17T16:58:00Z">
              <w:rPr>
                <w:rFonts w:ascii="Times New Roman" w:hAnsi="Times New Roman"/>
                <w:sz w:val="24"/>
                <w:szCs w:val="24"/>
              </w:rPr>
            </w:rPrChange>
          </w:rPr>
          <w:t>”</w:t>
        </w:r>
      </w:ins>
    </w:p>
    <w:p w14:paraId="26EF972F" w14:textId="00FD1B27" w:rsidR="007D38BF" w:rsidRPr="00163DCF" w:rsidRDefault="006F31F6">
      <w:pPr>
        <w:spacing w:line="276" w:lineRule="auto"/>
        <w:ind w:left="-5" w:right="15" w:firstLine="350"/>
        <w:rPr>
          <w:ins w:id="8494" w:author="Britt Collins" w:date="2021-10-04T16:17:00Z"/>
          <w:szCs w:val="21"/>
          <w:rPrChange w:id="8495" w:author="David" w:date="2022-08-17T16:58:00Z">
            <w:rPr>
              <w:ins w:id="8496" w:author="Britt Collins" w:date="2021-10-04T16:17:00Z"/>
              <w:rFonts w:ascii="Times New Roman" w:hAnsi="Times New Roman"/>
              <w:sz w:val="24"/>
              <w:szCs w:val="24"/>
            </w:rPr>
          </w:rPrChange>
        </w:rPr>
        <w:pPrChange w:id="8497" w:author="David" w:date="2022-08-17T17:01:00Z">
          <w:pPr>
            <w:spacing w:line="480" w:lineRule="auto"/>
            <w:ind w:left="-5" w:right="15" w:firstLine="350"/>
          </w:pPr>
        </w:pPrChange>
      </w:pPr>
      <w:ins w:id="8498" w:author="Britt Collins" w:date="2021-09-30T14:58:00Z">
        <w:r w:rsidRPr="00163DCF">
          <w:rPr>
            <w:szCs w:val="21"/>
            <w:rPrChange w:id="8499" w:author="David" w:date="2022-08-17T16:58:00Z">
              <w:rPr>
                <w:rFonts w:ascii="Times New Roman" w:hAnsi="Times New Roman"/>
                <w:sz w:val="24"/>
                <w:szCs w:val="24"/>
              </w:rPr>
            </w:rPrChange>
          </w:rPr>
          <w:t xml:space="preserve">Flo’s attention </w:t>
        </w:r>
      </w:ins>
      <w:ins w:id="8500" w:author="Britt Collins" w:date="2021-10-04T16:16:00Z">
        <w:r w:rsidR="007D38BF" w:rsidRPr="00163DCF">
          <w:rPr>
            <w:szCs w:val="21"/>
            <w:rPrChange w:id="8501" w:author="David" w:date="2022-08-17T16:58:00Z">
              <w:rPr>
                <w:rFonts w:ascii="Times New Roman" w:hAnsi="Times New Roman"/>
                <w:sz w:val="24"/>
                <w:szCs w:val="24"/>
              </w:rPr>
            </w:rPrChange>
          </w:rPr>
          <w:t>shifted</w:t>
        </w:r>
      </w:ins>
      <w:ins w:id="8502" w:author="Britt Collins" w:date="2021-09-30T14:58:00Z">
        <w:r w:rsidRPr="00163DCF">
          <w:rPr>
            <w:szCs w:val="21"/>
            <w:rPrChange w:id="8503" w:author="David" w:date="2022-08-17T16:58:00Z">
              <w:rPr>
                <w:rFonts w:ascii="Times New Roman" w:hAnsi="Times New Roman"/>
                <w:sz w:val="24"/>
                <w:szCs w:val="24"/>
              </w:rPr>
            </w:rPrChange>
          </w:rPr>
          <w:t xml:space="preserve"> from </w:t>
        </w:r>
      </w:ins>
      <w:ins w:id="8504" w:author="Britt Collins" w:date="2021-10-04T16:17:00Z">
        <w:r w:rsidR="007D38BF" w:rsidRPr="00163DCF">
          <w:rPr>
            <w:szCs w:val="21"/>
            <w:rPrChange w:id="8505" w:author="David" w:date="2022-08-17T16:58:00Z">
              <w:rPr>
                <w:rFonts w:ascii="Times New Roman" w:hAnsi="Times New Roman"/>
                <w:sz w:val="24"/>
                <w:szCs w:val="24"/>
              </w:rPr>
            </w:rPrChange>
          </w:rPr>
          <w:t xml:space="preserve">rifling through </w:t>
        </w:r>
      </w:ins>
      <w:ins w:id="8506" w:author="Britt Collins" w:date="2021-09-30T14:58:00Z">
        <w:r w:rsidRPr="00163DCF">
          <w:rPr>
            <w:szCs w:val="21"/>
            <w:rPrChange w:id="8507" w:author="David" w:date="2022-08-17T16:58:00Z">
              <w:rPr>
                <w:rFonts w:ascii="Times New Roman" w:hAnsi="Times New Roman"/>
                <w:sz w:val="24"/>
                <w:szCs w:val="24"/>
              </w:rPr>
            </w:rPrChange>
          </w:rPr>
          <w:t xml:space="preserve">her bag and towards me. She </w:t>
        </w:r>
      </w:ins>
      <w:ins w:id="8508" w:author="Britt Collins" w:date="2021-10-04T16:17:00Z">
        <w:r w:rsidR="007D38BF" w:rsidRPr="00163DCF">
          <w:rPr>
            <w:szCs w:val="21"/>
            <w:rPrChange w:id="8509" w:author="David" w:date="2022-08-17T16:58:00Z">
              <w:rPr>
                <w:rFonts w:ascii="Times New Roman" w:hAnsi="Times New Roman"/>
                <w:sz w:val="24"/>
                <w:szCs w:val="24"/>
              </w:rPr>
            </w:rPrChange>
          </w:rPr>
          <w:t>gl</w:t>
        </w:r>
      </w:ins>
      <w:ins w:id="8510" w:author="Britt Collins" w:date="2021-09-30T14:58:00Z">
        <w:r w:rsidRPr="00163DCF">
          <w:rPr>
            <w:szCs w:val="21"/>
            <w:rPrChange w:id="8511" w:author="David" w:date="2022-08-17T16:58:00Z">
              <w:rPr>
                <w:rFonts w:ascii="Times New Roman" w:hAnsi="Times New Roman"/>
                <w:sz w:val="24"/>
                <w:szCs w:val="24"/>
              </w:rPr>
            </w:rPrChange>
          </w:rPr>
          <w:t xml:space="preserve">ared at me in silence. </w:t>
        </w:r>
      </w:ins>
      <w:ins w:id="8512" w:author="Britt Collins" w:date="2021-10-04T16:17:00Z">
        <w:r w:rsidR="007D38BF" w:rsidRPr="00163DCF">
          <w:rPr>
            <w:szCs w:val="21"/>
            <w:rPrChange w:id="8513" w:author="David" w:date="2022-08-17T16:58:00Z">
              <w:rPr>
                <w:rFonts w:ascii="Times New Roman" w:hAnsi="Times New Roman"/>
                <w:sz w:val="24"/>
                <w:szCs w:val="24"/>
              </w:rPr>
            </w:rPrChange>
          </w:rPr>
          <w:t>“</w:t>
        </w:r>
      </w:ins>
      <w:ins w:id="8514" w:author="Britt Collins" w:date="2021-09-30T14:58:00Z">
        <w:r w:rsidRPr="00163DCF">
          <w:rPr>
            <w:szCs w:val="21"/>
            <w:rPrChange w:id="8515" w:author="David" w:date="2022-08-17T16:58:00Z">
              <w:rPr>
                <w:rFonts w:ascii="Times New Roman" w:hAnsi="Times New Roman"/>
                <w:sz w:val="24"/>
                <w:szCs w:val="24"/>
              </w:rPr>
            </w:rPrChange>
          </w:rPr>
          <w:t xml:space="preserve">Didn’t we agree you would be staying for </w:t>
        </w:r>
      </w:ins>
      <w:ins w:id="8516" w:author="Britt Collins" w:date="2021-10-04T16:17:00Z">
        <w:r w:rsidR="007D38BF" w:rsidRPr="00163DCF">
          <w:rPr>
            <w:szCs w:val="21"/>
            <w:rPrChange w:id="8517" w:author="David" w:date="2022-08-17T16:58:00Z">
              <w:rPr>
                <w:rFonts w:ascii="Times New Roman" w:hAnsi="Times New Roman"/>
                <w:sz w:val="24"/>
                <w:szCs w:val="24"/>
              </w:rPr>
            </w:rPrChange>
          </w:rPr>
          <w:t>six</w:t>
        </w:r>
      </w:ins>
      <w:ins w:id="8518" w:author="Britt Collins" w:date="2021-09-30T14:58:00Z">
        <w:r w:rsidRPr="00163DCF">
          <w:rPr>
            <w:szCs w:val="21"/>
            <w:rPrChange w:id="8519" w:author="David" w:date="2022-08-17T16:58:00Z">
              <w:rPr>
                <w:rFonts w:ascii="Times New Roman" w:hAnsi="Times New Roman"/>
                <w:sz w:val="24"/>
                <w:szCs w:val="24"/>
              </w:rPr>
            </w:rPrChange>
          </w:rPr>
          <w:t xml:space="preserve"> months?</w:t>
        </w:r>
      </w:ins>
      <w:ins w:id="8520" w:author="Britt Collins" w:date="2021-10-04T16:17:00Z">
        <w:r w:rsidR="007D38BF" w:rsidRPr="00163DCF">
          <w:rPr>
            <w:szCs w:val="21"/>
            <w:rPrChange w:id="8521" w:author="David" w:date="2022-08-17T16:58:00Z">
              <w:rPr>
                <w:rFonts w:ascii="Times New Roman" w:hAnsi="Times New Roman"/>
                <w:sz w:val="24"/>
                <w:szCs w:val="24"/>
              </w:rPr>
            </w:rPrChange>
          </w:rPr>
          <w:t>”</w:t>
        </w:r>
      </w:ins>
      <w:ins w:id="8522" w:author="Britt Collins" w:date="2021-09-30T14:58:00Z">
        <w:r w:rsidRPr="00163DCF">
          <w:rPr>
            <w:szCs w:val="21"/>
            <w:rPrChange w:id="8523" w:author="David" w:date="2022-08-17T16:58:00Z">
              <w:rPr>
                <w:rFonts w:ascii="Times New Roman" w:hAnsi="Times New Roman"/>
                <w:sz w:val="24"/>
                <w:szCs w:val="24"/>
              </w:rPr>
            </w:rPrChange>
          </w:rPr>
          <w:t xml:space="preserve"> she said quietly. </w:t>
        </w:r>
      </w:ins>
    </w:p>
    <w:p w14:paraId="6BFEC706" w14:textId="77777777" w:rsidR="007D38BF" w:rsidRPr="00163DCF" w:rsidRDefault="006F31F6">
      <w:pPr>
        <w:spacing w:line="276" w:lineRule="auto"/>
        <w:ind w:left="-5" w:right="15" w:firstLine="350"/>
        <w:rPr>
          <w:ins w:id="8524" w:author="Britt Collins" w:date="2021-10-04T16:18:00Z"/>
          <w:szCs w:val="21"/>
          <w:rPrChange w:id="8525" w:author="David" w:date="2022-08-17T16:58:00Z">
            <w:rPr>
              <w:ins w:id="8526" w:author="Britt Collins" w:date="2021-10-04T16:18:00Z"/>
              <w:rFonts w:ascii="Times New Roman" w:hAnsi="Times New Roman"/>
              <w:sz w:val="24"/>
              <w:szCs w:val="24"/>
            </w:rPr>
          </w:rPrChange>
        </w:rPr>
        <w:pPrChange w:id="8527" w:author="David" w:date="2022-08-17T17:01:00Z">
          <w:pPr>
            <w:spacing w:line="480" w:lineRule="auto"/>
            <w:ind w:left="-5" w:right="15" w:firstLine="350"/>
          </w:pPr>
        </w:pPrChange>
      </w:pPr>
      <w:ins w:id="8528" w:author="Britt Collins" w:date="2021-09-30T14:58:00Z">
        <w:r w:rsidRPr="00163DCF">
          <w:rPr>
            <w:szCs w:val="21"/>
            <w:rPrChange w:id="8529" w:author="David" w:date="2022-08-17T16:58:00Z">
              <w:rPr>
                <w:rFonts w:ascii="Times New Roman" w:hAnsi="Times New Roman"/>
                <w:sz w:val="24"/>
                <w:szCs w:val="24"/>
              </w:rPr>
            </w:rPrChange>
          </w:rPr>
          <w:t>I sheepishly looked at her</w:t>
        </w:r>
      </w:ins>
      <w:ins w:id="8530" w:author="Britt Collins" w:date="2021-10-04T16:17:00Z">
        <w:r w:rsidR="007D38BF" w:rsidRPr="00163DCF">
          <w:rPr>
            <w:szCs w:val="21"/>
            <w:rPrChange w:id="8531" w:author="David" w:date="2022-08-17T16:58:00Z">
              <w:rPr>
                <w:rFonts w:ascii="Times New Roman" w:hAnsi="Times New Roman"/>
                <w:sz w:val="24"/>
                <w:szCs w:val="24"/>
              </w:rPr>
            </w:rPrChange>
          </w:rPr>
          <w:t>, not saying anything</w:t>
        </w:r>
      </w:ins>
      <w:ins w:id="8532" w:author="Britt Collins" w:date="2021-09-30T14:58:00Z">
        <w:r w:rsidRPr="00163DCF">
          <w:rPr>
            <w:szCs w:val="21"/>
            <w:rPrChange w:id="8533" w:author="David" w:date="2022-08-17T16:58:00Z">
              <w:rPr>
                <w:rFonts w:ascii="Times New Roman" w:hAnsi="Times New Roman"/>
                <w:sz w:val="24"/>
                <w:szCs w:val="24"/>
              </w:rPr>
            </w:rPrChange>
          </w:rPr>
          <w:t xml:space="preserve">. </w:t>
        </w:r>
      </w:ins>
    </w:p>
    <w:p w14:paraId="547AA5DC" w14:textId="641A0112" w:rsidR="007D38BF" w:rsidRPr="00163DCF" w:rsidRDefault="007D38BF">
      <w:pPr>
        <w:spacing w:line="276" w:lineRule="auto"/>
        <w:ind w:left="-5" w:right="15" w:firstLine="350"/>
        <w:rPr>
          <w:ins w:id="8534" w:author="Britt Collins" w:date="2021-10-04T16:18:00Z"/>
          <w:szCs w:val="21"/>
          <w:rPrChange w:id="8535" w:author="David" w:date="2022-08-17T16:58:00Z">
            <w:rPr>
              <w:ins w:id="8536" w:author="Britt Collins" w:date="2021-10-04T16:18:00Z"/>
              <w:rFonts w:ascii="Times New Roman" w:hAnsi="Times New Roman"/>
              <w:sz w:val="24"/>
              <w:szCs w:val="24"/>
            </w:rPr>
          </w:rPrChange>
        </w:rPr>
        <w:pPrChange w:id="8537" w:author="David" w:date="2022-08-17T17:01:00Z">
          <w:pPr>
            <w:spacing w:line="480" w:lineRule="auto"/>
            <w:ind w:left="-5" w:right="15" w:firstLine="350"/>
          </w:pPr>
        </w:pPrChange>
      </w:pPr>
      <w:ins w:id="8538" w:author="Britt Collins" w:date="2021-10-04T16:18:00Z">
        <w:r w:rsidRPr="00163DCF">
          <w:rPr>
            <w:szCs w:val="21"/>
            <w:rPrChange w:id="8539" w:author="David" w:date="2022-08-17T16:58:00Z">
              <w:rPr>
                <w:rFonts w:ascii="Times New Roman" w:hAnsi="Times New Roman"/>
                <w:sz w:val="24"/>
                <w:szCs w:val="24"/>
              </w:rPr>
            </w:rPrChange>
          </w:rPr>
          <w:t>Her</w:t>
        </w:r>
      </w:ins>
      <w:ins w:id="8540" w:author="Britt Collins" w:date="2021-09-30T14:58:00Z">
        <w:r w:rsidR="006F31F6" w:rsidRPr="00163DCF">
          <w:rPr>
            <w:szCs w:val="21"/>
            <w:rPrChange w:id="8541" w:author="David" w:date="2022-08-17T16:58:00Z">
              <w:rPr>
                <w:rFonts w:ascii="Times New Roman" w:hAnsi="Times New Roman"/>
                <w:sz w:val="24"/>
                <w:szCs w:val="24"/>
              </w:rPr>
            </w:rPrChange>
          </w:rPr>
          <w:t xml:space="preserve"> tone </w:t>
        </w:r>
      </w:ins>
      <w:ins w:id="8542" w:author="Britt Collins" w:date="2021-10-04T16:18:00Z">
        <w:r w:rsidRPr="00163DCF">
          <w:rPr>
            <w:szCs w:val="21"/>
            <w:rPrChange w:id="8543" w:author="David" w:date="2022-08-17T16:58:00Z">
              <w:rPr>
                <w:rFonts w:ascii="Times New Roman" w:hAnsi="Times New Roman"/>
                <w:sz w:val="24"/>
                <w:szCs w:val="24"/>
              </w:rPr>
            </w:rPrChange>
          </w:rPr>
          <w:t xml:space="preserve">suddenly </w:t>
        </w:r>
      </w:ins>
      <w:ins w:id="8544" w:author="Britt Collins" w:date="2021-09-30T14:58:00Z">
        <w:r w:rsidR="006F31F6" w:rsidRPr="00163DCF">
          <w:rPr>
            <w:szCs w:val="21"/>
            <w:rPrChange w:id="8545" w:author="David" w:date="2022-08-17T16:58:00Z">
              <w:rPr>
                <w:rFonts w:ascii="Times New Roman" w:hAnsi="Times New Roman"/>
                <w:sz w:val="24"/>
                <w:szCs w:val="24"/>
              </w:rPr>
            </w:rPrChange>
          </w:rPr>
          <w:t xml:space="preserve">changed. </w:t>
        </w:r>
      </w:ins>
      <w:ins w:id="8546" w:author="Britt Collins" w:date="2021-10-04T16:18:00Z">
        <w:r w:rsidRPr="00163DCF">
          <w:rPr>
            <w:szCs w:val="21"/>
            <w:rPrChange w:id="8547" w:author="David" w:date="2022-08-17T16:58:00Z">
              <w:rPr>
                <w:rFonts w:ascii="Times New Roman" w:hAnsi="Times New Roman"/>
                <w:sz w:val="24"/>
                <w:szCs w:val="24"/>
              </w:rPr>
            </w:rPrChange>
          </w:rPr>
          <w:t>“</w:t>
        </w:r>
      </w:ins>
      <w:ins w:id="8548" w:author="Britt Collins" w:date="2021-09-30T14:58:00Z">
        <w:r w:rsidR="006F31F6" w:rsidRPr="00163DCF">
          <w:rPr>
            <w:szCs w:val="21"/>
            <w:rPrChange w:id="8549" w:author="David" w:date="2022-08-17T16:58:00Z">
              <w:rPr>
                <w:rFonts w:ascii="Times New Roman" w:hAnsi="Times New Roman"/>
                <w:sz w:val="24"/>
                <w:szCs w:val="24"/>
              </w:rPr>
            </w:rPrChange>
          </w:rPr>
          <w:t>Since you’ve moved in you’ve done nothing to help. You don’t clean the communal area and I barely see you around.</w:t>
        </w:r>
      </w:ins>
      <w:ins w:id="8550" w:author="Britt Collins" w:date="2021-10-04T16:18:00Z">
        <w:r w:rsidRPr="00163DCF">
          <w:rPr>
            <w:szCs w:val="21"/>
            <w:rPrChange w:id="8551" w:author="David" w:date="2022-08-17T16:58:00Z">
              <w:rPr>
                <w:rFonts w:ascii="Times New Roman" w:hAnsi="Times New Roman"/>
                <w:sz w:val="24"/>
                <w:szCs w:val="24"/>
              </w:rPr>
            </w:rPrChange>
          </w:rPr>
          <w:t>”</w:t>
        </w:r>
      </w:ins>
    </w:p>
    <w:p w14:paraId="4971973F" w14:textId="57E536DD" w:rsidR="007D38BF" w:rsidRPr="00163DCF" w:rsidRDefault="006F31F6">
      <w:pPr>
        <w:spacing w:line="276" w:lineRule="auto"/>
        <w:ind w:left="-5" w:right="15" w:firstLine="350"/>
        <w:rPr>
          <w:ins w:id="8552" w:author="Britt Collins" w:date="2021-10-04T16:18:00Z"/>
          <w:szCs w:val="21"/>
          <w:rPrChange w:id="8553" w:author="David" w:date="2022-08-17T16:58:00Z">
            <w:rPr>
              <w:ins w:id="8554" w:author="Britt Collins" w:date="2021-10-04T16:18:00Z"/>
              <w:rFonts w:ascii="Times New Roman" w:hAnsi="Times New Roman"/>
              <w:sz w:val="24"/>
              <w:szCs w:val="24"/>
            </w:rPr>
          </w:rPrChange>
        </w:rPr>
        <w:pPrChange w:id="8555" w:author="David" w:date="2022-08-17T17:01:00Z">
          <w:pPr>
            <w:spacing w:line="480" w:lineRule="auto"/>
            <w:ind w:left="-5" w:right="15" w:firstLine="350"/>
          </w:pPr>
        </w:pPrChange>
      </w:pPr>
      <w:ins w:id="8556" w:author="Britt Collins" w:date="2021-09-30T14:58:00Z">
        <w:r w:rsidRPr="00163DCF">
          <w:rPr>
            <w:szCs w:val="21"/>
            <w:rPrChange w:id="8557" w:author="David" w:date="2022-08-17T16:58:00Z">
              <w:rPr>
                <w:rFonts w:ascii="Times New Roman" w:hAnsi="Times New Roman"/>
                <w:sz w:val="24"/>
                <w:szCs w:val="24"/>
              </w:rPr>
            </w:rPrChange>
          </w:rPr>
          <w:t xml:space="preserve">I retaliated. </w:t>
        </w:r>
      </w:ins>
      <w:ins w:id="8558" w:author="Britt Collins" w:date="2021-10-04T16:18:00Z">
        <w:r w:rsidR="007D38BF" w:rsidRPr="00163DCF">
          <w:rPr>
            <w:szCs w:val="21"/>
            <w:rPrChange w:id="8559" w:author="David" w:date="2022-08-17T16:58:00Z">
              <w:rPr>
                <w:rFonts w:ascii="Times New Roman" w:hAnsi="Times New Roman"/>
                <w:sz w:val="24"/>
                <w:szCs w:val="24"/>
              </w:rPr>
            </w:rPrChange>
          </w:rPr>
          <w:t>“</w:t>
        </w:r>
      </w:ins>
      <w:ins w:id="8560" w:author="Britt Collins" w:date="2021-09-30T14:58:00Z">
        <w:r w:rsidRPr="00163DCF">
          <w:rPr>
            <w:szCs w:val="21"/>
            <w:rPrChange w:id="8561" w:author="David" w:date="2022-08-17T16:58:00Z">
              <w:rPr>
                <w:rFonts w:ascii="Times New Roman" w:hAnsi="Times New Roman"/>
                <w:sz w:val="24"/>
                <w:szCs w:val="24"/>
              </w:rPr>
            </w:rPrChange>
          </w:rPr>
          <w:t>What about the fleas Flo? We have fleas all over the carpet.</w:t>
        </w:r>
      </w:ins>
      <w:ins w:id="8562" w:author="Britt Collins" w:date="2021-10-04T16:18:00Z">
        <w:r w:rsidR="007D38BF" w:rsidRPr="00163DCF">
          <w:rPr>
            <w:szCs w:val="21"/>
            <w:rPrChange w:id="8563" w:author="David" w:date="2022-08-17T16:58:00Z">
              <w:rPr>
                <w:rFonts w:ascii="Times New Roman" w:hAnsi="Times New Roman"/>
                <w:sz w:val="24"/>
                <w:szCs w:val="24"/>
              </w:rPr>
            </w:rPrChange>
          </w:rPr>
          <w:t>”</w:t>
        </w:r>
      </w:ins>
      <w:ins w:id="8564" w:author="Britt Collins" w:date="2021-09-30T14:58:00Z">
        <w:r w:rsidRPr="00163DCF">
          <w:rPr>
            <w:szCs w:val="21"/>
            <w:rPrChange w:id="8565" w:author="David" w:date="2022-08-17T16:58:00Z">
              <w:rPr>
                <w:rFonts w:ascii="Times New Roman" w:hAnsi="Times New Roman"/>
                <w:sz w:val="24"/>
                <w:szCs w:val="24"/>
              </w:rPr>
            </w:rPrChange>
          </w:rPr>
          <w:t xml:space="preserve"> </w:t>
        </w:r>
      </w:ins>
    </w:p>
    <w:p w14:paraId="7F76EFE4" w14:textId="77777777" w:rsidR="007D38BF" w:rsidRPr="00163DCF" w:rsidRDefault="007D38BF">
      <w:pPr>
        <w:spacing w:line="276" w:lineRule="auto"/>
        <w:ind w:left="-5" w:right="15" w:firstLine="350"/>
        <w:rPr>
          <w:ins w:id="8566" w:author="Britt Collins" w:date="2021-10-04T16:19:00Z"/>
          <w:szCs w:val="21"/>
          <w:rPrChange w:id="8567" w:author="David" w:date="2022-08-17T16:58:00Z">
            <w:rPr>
              <w:ins w:id="8568" w:author="Britt Collins" w:date="2021-10-04T16:19:00Z"/>
              <w:rFonts w:ascii="Times New Roman" w:hAnsi="Times New Roman"/>
              <w:sz w:val="24"/>
              <w:szCs w:val="24"/>
            </w:rPr>
          </w:rPrChange>
        </w:rPr>
        <w:pPrChange w:id="8569" w:author="David" w:date="2022-08-17T17:01:00Z">
          <w:pPr>
            <w:spacing w:line="480" w:lineRule="auto"/>
            <w:ind w:left="-5" w:right="15" w:firstLine="350"/>
          </w:pPr>
        </w:pPrChange>
      </w:pPr>
      <w:ins w:id="8570" w:author="Britt Collins" w:date="2021-10-04T16:18:00Z">
        <w:r w:rsidRPr="00163DCF">
          <w:rPr>
            <w:szCs w:val="21"/>
            <w:rPrChange w:id="8571" w:author="David" w:date="2022-08-17T16:58:00Z">
              <w:rPr>
                <w:rFonts w:ascii="Times New Roman" w:hAnsi="Times New Roman"/>
                <w:sz w:val="24"/>
                <w:szCs w:val="24"/>
              </w:rPr>
            </w:rPrChange>
          </w:rPr>
          <w:t>“</w:t>
        </w:r>
      </w:ins>
      <w:ins w:id="8572" w:author="Britt Collins" w:date="2021-09-30T14:58:00Z">
        <w:r w:rsidR="006F31F6" w:rsidRPr="00163DCF">
          <w:rPr>
            <w:szCs w:val="21"/>
            <w:rPrChange w:id="8573" w:author="David" w:date="2022-08-17T16:58:00Z">
              <w:rPr>
                <w:rFonts w:ascii="Times New Roman" w:hAnsi="Times New Roman"/>
                <w:sz w:val="24"/>
                <w:szCs w:val="24"/>
              </w:rPr>
            </w:rPrChange>
          </w:rPr>
          <w:t>They’re house fleas</w:t>
        </w:r>
      </w:ins>
      <w:ins w:id="8574" w:author="Britt Collins" w:date="2021-10-04T16:19:00Z">
        <w:r w:rsidRPr="00163DCF">
          <w:rPr>
            <w:szCs w:val="21"/>
            <w:rPrChange w:id="8575" w:author="David" w:date="2022-08-17T16:58:00Z">
              <w:rPr>
                <w:rFonts w:ascii="Times New Roman" w:hAnsi="Times New Roman"/>
                <w:sz w:val="24"/>
                <w:szCs w:val="24"/>
              </w:rPr>
            </w:rPrChange>
          </w:rPr>
          <w:t>.”</w:t>
        </w:r>
      </w:ins>
      <w:ins w:id="8576" w:author="Britt Collins" w:date="2021-09-30T14:58:00Z">
        <w:r w:rsidR="006F31F6" w:rsidRPr="00163DCF">
          <w:rPr>
            <w:szCs w:val="21"/>
            <w:rPrChange w:id="8577" w:author="David" w:date="2022-08-17T16:58:00Z">
              <w:rPr>
                <w:rFonts w:ascii="Times New Roman" w:hAnsi="Times New Roman"/>
                <w:sz w:val="24"/>
                <w:szCs w:val="24"/>
              </w:rPr>
            </w:rPrChange>
          </w:rPr>
          <w:t xml:space="preserve"> Of all the excuses a person could use, that was up there with the more fantastical. </w:t>
        </w:r>
      </w:ins>
    </w:p>
    <w:p w14:paraId="2402DB45" w14:textId="791E0A34" w:rsidR="007D38BF" w:rsidRPr="00163DCF" w:rsidRDefault="007D38BF">
      <w:pPr>
        <w:spacing w:line="276" w:lineRule="auto"/>
        <w:ind w:left="-5" w:right="15" w:firstLine="350"/>
        <w:rPr>
          <w:ins w:id="8578" w:author="Britt Collins" w:date="2021-10-04T16:20:00Z"/>
          <w:szCs w:val="21"/>
          <w:rPrChange w:id="8579" w:author="David" w:date="2022-08-17T16:58:00Z">
            <w:rPr>
              <w:ins w:id="8580" w:author="Britt Collins" w:date="2021-10-04T16:20:00Z"/>
              <w:rFonts w:ascii="Times New Roman" w:hAnsi="Times New Roman"/>
              <w:sz w:val="24"/>
              <w:szCs w:val="24"/>
            </w:rPr>
          </w:rPrChange>
        </w:rPr>
        <w:pPrChange w:id="8581" w:author="David" w:date="2022-08-17T17:01:00Z">
          <w:pPr>
            <w:spacing w:line="480" w:lineRule="auto"/>
            <w:ind w:left="-5" w:right="15" w:firstLine="350"/>
          </w:pPr>
        </w:pPrChange>
      </w:pPr>
      <w:ins w:id="8582" w:author="Britt Collins" w:date="2021-10-04T16:19:00Z">
        <w:r w:rsidRPr="00163DCF">
          <w:rPr>
            <w:szCs w:val="21"/>
            <w:rPrChange w:id="8583" w:author="David" w:date="2022-08-17T16:58:00Z">
              <w:rPr>
                <w:rFonts w:ascii="Times New Roman" w:hAnsi="Times New Roman"/>
                <w:sz w:val="24"/>
                <w:szCs w:val="24"/>
              </w:rPr>
            </w:rPrChange>
          </w:rPr>
          <w:t>“</w:t>
        </w:r>
      </w:ins>
      <w:ins w:id="8584" w:author="Britt Collins" w:date="2021-09-30T14:58:00Z">
        <w:r w:rsidR="006F31F6" w:rsidRPr="00163DCF">
          <w:rPr>
            <w:szCs w:val="21"/>
            <w:rPrChange w:id="8585" w:author="David" w:date="2022-08-17T16:58:00Z">
              <w:rPr>
                <w:rFonts w:ascii="Times New Roman" w:hAnsi="Times New Roman"/>
                <w:sz w:val="24"/>
                <w:szCs w:val="24"/>
              </w:rPr>
            </w:rPrChange>
          </w:rPr>
          <w:t>House fleas?!</w:t>
        </w:r>
      </w:ins>
      <w:ins w:id="8586" w:author="Britt Collins" w:date="2021-10-04T16:19:00Z">
        <w:r w:rsidRPr="00163DCF">
          <w:rPr>
            <w:szCs w:val="21"/>
            <w:rPrChange w:id="8587" w:author="David" w:date="2022-08-17T16:58:00Z">
              <w:rPr>
                <w:rFonts w:ascii="Times New Roman" w:hAnsi="Times New Roman"/>
                <w:sz w:val="24"/>
                <w:szCs w:val="24"/>
              </w:rPr>
            </w:rPrChange>
          </w:rPr>
          <w:t>”</w:t>
        </w:r>
      </w:ins>
      <w:ins w:id="8588" w:author="Britt Collins" w:date="2021-09-30T14:58:00Z">
        <w:r w:rsidR="006F31F6" w:rsidRPr="00163DCF">
          <w:rPr>
            <w:szCs w:val="21"/>
            <w:rPrChange w:id="8589" w:author="David" w:date="2022-08-17T16:58:00Z">
              <w:rPr>
                <w:rFonts w:ascii="Times New Roman" w:hAnsi="Times New Roman"/>
                <w:sz w:val="24"/>
                <w:szCs w:val="24"/>
              </w:rPr>
            </w:rPrChange>
          </w:rPr>
          <w:t xml:space="preserve"> I would have been happier if I</w:t>
        </w:r>
      </w:ins>
      <w:ins w:id="8590" w:author="Britt Collins" w:date="2021-10-04T16:19:00Z">
        <w:r w:rsidRPr="00163DCF">
          <w:rPr>
            <w:szCs w:val="21"/>
            <w:rPrChange w:id="8591" w:author="David" w:date="2022-08-17T16:58:00Z">
              <w:rPr>
                <w:rFonts w:ascii="Times New Roman" w:hAnsi="Times New Roman"/>
                <w:sz w:val="24"/>
                <w:szCs w:val="24"/>
              </w:rPr>
            </w:rPrChange>
          </w:rPr>
          <w:t>’</w:t>
        </w:r>
      </w:ins>
      <w:ins w:id="8592" w:author="Britt Collins" w:date="2021-09-30T14:58:00Z">
        <w:r w:rsidR="006F31F6" w:rsidRPr="00163DCF">
          <w:rPr>
            <w:szCs w:val="21"/>
            <w:rPrChange w:id="8593" w:author="David" w:date="2022-08-17T16:58:00Z">
              <w:rPr>
                <w:rFonts w:ascii="Times New Roman" w:hAnsi="Times New Roman"/>
                <w:sz w:val="24"/>
                <w:szCs w:val="24"/>
              </w:rPr>
            </w:rPrChange>
          </w:rPr>
          <w:t>d heard the excuse, Oh, those fleas. They’re part of the Flea Circus. They recently ended their world tour in Manly</w:t>
        </w:r>
      </w:ins>
      <w:ins w:id="8594" w:author="Britt Collins" w:date="2021-10-04T16:20:00Z">
        <w:r w:rsidRPr="00163DCF">
          <w:rPr>
            <w:szCs w:val="21"/>
            <w:rPrChange w:id="8595" w:author="David" w:date="2022-08-17T16:58:00Z">
              <w:rPr>
                <w:rFonts w:ascii="Times New Roman" w:hAnsi="Times New Roman"/>
                <w:sz w:val="24"/>
                <w:szCs w:val="24"/>
              </w:rPr>
            </w:rPrChange>
          </w:rPr>
          <w:t>.</w:t>
        </w:r>
      </w:ins>
    </w:p>
    <w:p w14:paraId="666BFD3F" w14:textId="77777777" w:rsidR="007D38BF" w:rsidRPr="00163DCF" w:rsidRDefault="006F31F6">
      <w:pPr>
        <w:spacing w:line="276" w:lineRule="auto"/>
        <w:ind w:left="-5" w:right="15" w:firstLine="350"/>
        <w:rPr>
          <w:ins w:id="8596" w:author="Britt Collins" w:date="2021-10-04T16:20:00Z"/>
          <w:szCs w:val="21"/>
          <w:rPrChange w:id="8597" w:author="David" w:date="2022-08-17T16:58:00Z">
            <w:rPr>
              <w:ins w:id="8598" w:author="Britt Collins" w:date="2021-10-04T16:20:00Z"/>
              <w:rFonts w:ascii="Times New Roman" w:hAnsi="Times New Roman"/>
              <w:sz w:val="24"/>
              <w:szCs w:val="24"/>
            </w:rPr>
          </w:rPrChange>
        </w:rPr>
        <w:pPrChange w:id="8599" w:author="David" w:date="2022-08-17T17:01:00Z">
          <w:pPr>
            <w:spacing w:line="480" w:lineRule="auto"/>
            <w:ind w:left="-5" w:right="15" w:firstLine="350"/>
          </w:pPr>
        </w:pPrChange>
      </w:pPr>
      <w:ins w:id="8600" w:author="Britt Collins" w:date="2021-09-30T14:58:00Z">
        <w:r w:rsidRPr="00163DCF">
          <w:rPr>
            <w:szCs w:val="21"/>
            <w:rPrChange w:id="8601" w:author="David" w:date="2022-08-17T16:58:00Z">
              <w:rPr>
                <w:rFonts w:ascii="Times New Roman" w:hAnsi="Times New Roman"/>
                <w:sz w:val="24"/>
                <w:szCs w:val="24"/>
              </w:rPr>
            </w:rPrChange>
          </w:rPr>
          <w:t>"Now is not a good time. We’ll talk about this tomorrow. I need to get ready for work</w:t>
        </w:r>
      </w:ins>
      <w:ins w:id="8602" w:author="Britt Collins" w:date="2021-10-04T16:20:00Z">
        <w:r w:rsidR="007D38BF" w:rsidRPr="00163DCF">
          <w:rPr>
            <w:szCs w:val="21"/>
            <w:rPrChange w:id="8603" w:author="David" w:date="2022-08-17T16:58:00Z">
              <w:rPr>
                <w:rFonts w:ascii="Times New Roman" w:hAnsi="Times New Roman"/>
                <w:sz w:val="24"/>
                <w:szCs w:val="24"/>
              </w:rPr>
            </w:rPrChange>
          </w:rPr>
          <w:t>,”</w:t>
        </w:r>
      </w:ins>
      <w:ins w:id="8604" w:author="Britt Collins" w:date="2021-09-30T14:58:00Z">
        <w:r w:rsidRPr="00163DCF">
          <w:rPr>
            <w:szCs w:val="21"/>
            <w:rPrChange w:id="8605" w:author="David" w:date="2022-08-17T16:58:00Z">
              <w:rPr>
                <w:rFonts w:ascii="Times New Roman" w:hAnsi="Times New Roman"/>
                <w:sz w:val="24"/>
                <w:szCs w:val="24"/>
              </w:rPr>
            </w:rPrChange>
          </w:rPr>
          <w:t xml:space="preserve"> she huffed</w:t>
        </w:r>
      </w:ins>
      <w:ins w:id="8606" w:author="Britt Collins" w:date="2021-10-04T16:20:00Z">
        <w:r w:rsidR="007D38BF" w:rsidRPr="00163DCF">
          <w:rPr>
            <w:szCs w:val="21"/>
            <w:rPrChange w:id="8607" w:author="David" w:date="2022-08-17T16:58:00Z">
              <w:rPr>
                <w:rFonts w:ascii="Times New Roman" w:hAnsi="Times New Roman"/>
                <w:sz w:val="24"/>
                <w:szCs w:val="24"/>
              </w:rPr>
            </w:rPrChange>
          </w:rPr>
          <w:t xml:space="preserve"> and </w:t>
        </w:r>
      </w:ins>
      <w:ins w:id="8608" w:author="Britt Collins" w:date="2021-09-30T14:58:00Z">
        <w:r w:rsidRPr="00163DCF">
          <w:rPr>
            <w:szCs w:val="21"/>
            <w:rPrChange w:id="8609" w:author="David" w:date="2022-08-17T16:58:00Z">
              <w:rPr>
                <w:rFonts w:ascii="Times New Roman" w:hAnsi="Times New Roman"/>
                <w:sz w:val="24"/>
                <w:szCs w:val="24"/>
              </w:rPr>
            </w:rPrChange>
          </w:rPr>
          <w:t xml:space="preserve">scurried away, slamming her bedroom door closed. </w:t>
        </w:r>
      </w:ins>
    </w:p>
    <w:p w14:paraId="1B2D6BDD" w14:textId="7DAA58B1" w:rsidR="006F31F6" w:rsidRPr="00163DCF" w:rsidRDefault="006F31F6">
      <w:pPr>
        <w:spacing w:line="276" w:lineRule="auto"/>
        <w:ind w:left="-5" w:right="15" w:firstLine="350"/>
        <w:rPr>
          <w:ins w:id="8610" w:author="Britt Collins" w:date="2021-09-30T14:58:00Z"/>
          <w:szCs w:val="21"/>
          <w:rPrChange w:id="8611" w:author="David" w:date="2022-08-17T16:58:00Z">
            <w:rPr>
              <w:ins w:id="8612" w:author="Britt Collins" w:date="2021-09-30T14:58:00Z"/>
              <w:rFonts w:ascii="Times New Roman" w:hAnsi="Times New Roman"/>
              <w:sz w:val="24"/>
              <w:szCs w:val="24"/>
            </w:rPr>
          </w:rPrChange>
        </w:rPr>
        <w:pPrChange w:id="8613" w:author="David" w:date="2022-08-17T17:01:00Z">
          <w:pPr>
            <w:ind w:left="-5" w:right="15"/>
          </w:pPr>
        </w:pPrChange>
      </w:pPr>
      <w:ins w:id="8614" w:author="Britt Collins" w:date="2021-09-30T14:58:00Z">
        <w:r w:rsidRPr="00163DCF">
          <w:rPr>
            <w:szCs w:val="21"/>
            <w:rPrChange w:id="8615" w:author="David" w:date="2022-08-17T16:58:00Z">
              <w:rPr>
                <w:rFonts w:ascii="Times New Roman" w:hAnsi="Times New Roman"/>
                <w:sz w:val="24"/>
                <w:szCs w:val="24"/>
              </w:rPr>
            </w:rPrChange>
          </w:rPr>
          <w:t xml:space="preserve">I was left in the lounge, heart racing, feeling none-the-wiser about my living situation. My </w:t>
        </w:r>
      </w:ins>
      <w:ins w:id="8616" w:author="Britt Collins" w:date="2021-10-04T16:22:00Z">
        <w:r w:rsidR="007D38BF" w:rsidRPr="00163DCF">
          <w:rPr>
            <w:szCs w:val="21"/>
            <w:rPrChange w:id="8617" w:author="David" w:date="2022-08-17T16:58:00Z">
              <w:rPr>
                <w:rFonts w:ascii="Times New Roman" w:hAnsi="Times New Roman"/>
                <w:sz w:val="24"/>
                <w:szCs w:val="24"/>
              </w:rPr>
            </w:rPrChange>
          </w:rPr>
          <w:t xml:space="preserve">dinner </w:t>
        </w:r>
      </w:ins>
      <w:ins w:id="8618" w:author="Britt Collins" w:date="2021-09-30T14:58:00Z">
        <w:r w:rsidRPr="00163DCF">
          <w:rPr>
            <w:szCs w:val="21"/>
            <w:rPrChange w:id="8619" w:author="David" w:date="2022-08-17T16:58:00Z">
              <w:rPr>
                <w:rFonts w:ascii="Times New Roman" w:hAnsi="Times New Roman"/>
                <w:sz w:val="24"/>
                <w:szCs w:val="24"/>
              </w:rPr>
            </w:rPrChange>
          </w:rPr>
          <w:t>was ruined. I was in no mood to lick the last of the greasy stuffing oozing out of my half chicken.</w:t>
        </w:r>
      </w:ins>
      <w:ins w:id="8620" w:author="Britt Collins" w:date="2021-10-04T16:21:00Z">
        <w:r w:rsidR="007D38BF" w:rsidRPr="00163DCF">
          <w:rPr>
            <w:szCs w:val="21"/>
            <w:rPrChange w:id="8621" w:author="David" w:date="2022-08-17T16:58:00Z">
              <w:rPr>
                <w:rFonts w:ascii="Times New Roman" w:hAnsi="Times New Roman"/>
                <w:sz w:val="24"/>
                <w:szCs w:val="24"/>
              </w:rPr>
            </w:rPrChange>
          </w:rPr>
          <w:t xml:space="preserve"> </w:t>
        </w:r>
      </w:ins>
      <w:ins w:id="8622" w:author="Britt Collins" w:date="2021-09-30T14:58:00Z">
        <w:r w:rsidRPr="00163DCF">
          <w:rPr>
            <w:szCs w:val="21"/>
            <w:rPrChange w:id="8623" w:author="David" w:date="2022-08-17T16:58:00Z">
              <w:rPr>
                <w:rFonts w:ascii="Times New Roman" w:hAnsi="Times New Roman"/>
                <w:sz w:val="24"/>
                <w:szCs w:val="24"/>
              </w:rPr>
            </w:rPrChange>
          </w:rPr>
          <w:t>After taking a deep breath</w:t>
        </w:r>
      </w:ins>
      <w:ins w:id="8624" w:author="Britt Collins" w:date="2021-10-04T16:21:00Z">
        <w:r w:rsidR="007D38BF" w:rsidRPr="00163DCF">
          <w:rPr>
            <w:szCs w:val="21"/>
            <w:rPrChange w:id="8625" w:author="David" w:date="2022-08-17T16:58:00Z">
              <w:rPr>
                <w:rFonts w:ascii="Times New Roman" w:hAnsi="Times New Roman"/>
                <w:sz w:val="24"/>
                <w:szCs w:val="24"/>
              </w:rPr>
            </w:rPrChange>
          </w:rPr>
          <w:t>,</w:t>
        </w:r>
      </w:ins>
      <w:ins w:id="8626" w:author="Britt Collins" w:date="2021-09-30T14:58:00Z">
        <w:r w:rsidRPr="00163DCF">
          <w:rPr>
            <w:szCs w:val="21"/>
            <w:rPrChange w:id="8627" w:author="David" w:date="2022-08-17T16:58:00Z">
              <w:rPr>
                <w:rFonts w:ascii="Times New Roman" w:hAnsi="Times New Roman"/>
                <w:sz w:val="24"/>
                <w:szCs w:val="24"/>
              </w:rPr>
            </w:rPrChange>
          </w:rPr>
          <w:t xml:space="preserve"> I assessed the situation. </w:t>
        </w:r>
      </w:ins>
      <w:ins w:id="8628" w:author="Britt Collins" w:date="2021-10-04T16:21:00Z">
        <w:r w:rsidR="007D38BF" w:rsidRPr="00163DCF">
          <w:rPr>
            <w:szCs w:val="21"/>
            <w:rPrChange w:id="8629" w:author="David" w:date="2022-08-17T16:58:00Z">
              <w:rPr>
                <w:rFonts w:ascii="Times New Roman" w:hAnsi="Times New Roman"/>
                <w:sz w:val="24"/>
                <w:szCs w:val="24"/>
              </w:rPr>
            </w:rPrChange>
          </w:rPr>
          <w:t>I hadn’t a clue h</w:t>
        </w:r>
      </w:ins>
      <w:ins w:id="8630" w:author="Britt Collins" w:date="2021-09-30T14:58:00Z">
        <w:r w:rsidRPr="00163DCF">
          <w:rPr>
            <w:szCs w:val="21"/>
            <w:rPrChange w:id="8631" w:author="David" w:date="2022-08-17T16:58:00Z">
              <w:rPr>
                <w:rFonts w:ascii="Times New Roman" w:hAnsi="Times New Roman"/>
                <w:sz w:val="24"/>
                <w:szCs w:val="24"/>
              </w:rPr>
            </w:rPrChange>
          </w:rPr>
          <w:t xml:space="preserve">ow I </w:t>
        </w:r>
      </w:ins>
      <w:ins w:id="8632" w:author="Britt Collins" w:date="2021-10-04T16:21:00Z">
        <w:r w:rsidR="007D38BF" w:rsidRPr="00163DCF">
          <w:rPr>
            <w:szCs w:val="21"/>
            <w:rPrChange w:id="8633" w:author="David" w:date="2022-08-17T16:58:00Z">
              <w:rPr>
                <w:rFonts w:ascii="Times New Roman" w:hAnsi="Times New Roman"/>
                <w:sz w:val="24"/>
                <w:szCs w:val="24"/>
              </w:rPr>
            </w:rPrChange>
          </w:rPr>
          <w:t xml:space="preserve">could </w:t>
        </w:r>
      </w:ins>
      <w:ins w:id="8634" w:author="Britt Collins" w:date="2021-09-30T14:58:00Z">
        <w:r w:rsidRPr="00163DCF">
          <w:rPr>
            <w:szCs w:val="21"/>
            <w:rPrChange w:id="8635" w:author="David" w:date="2022-08-17T16:58:00Z">
              <w:rPr>
                <w:rFonts w:ascii="Times New Roman" w:hAnsi="Times New Roman"/>
                <w:sz w:val="24"/>
                <w:szCs w:val="24"/>
              </w:rPr>
            </w:rPrChange>
          </w:rPr>
          <w:t>get my deposit back and end my tenancy early</w:t>
        </w:r>
      </w:ins>
      <w:ins w:id="8636" w:author="Britt Collins" w:date="2021-10-04T16:21:00Z">
        <w:r w:rsidR="007D38BF" w:rsidRPr="00163DCF">
          <w:rPr>
            <w:szCs w:val="21"/>
            <w:rPrChange w:id="8637" w:author="David" w:date="2022-08-17T16:58:00Z">
              <w:rPr>
                <w:rFonts w:ascii="Times New Roman" w:hAnsi="Times New Roman"/>
                <w:sz w:val="24"/>
                <w:szCs w:val="24"/>
              </w:rPr>
            </w:rPrChange>
          </w:rPr>
          <w:t xml:space="preserve">. </w:t>
        </w:r>
      </w:ins>
      <w:ins w:id="8638" w:author="Britt Collins" w:date="2021-09-30T14:58:00Z">
        <w:r w:rsidRPr="00163DCF">
          <w:rPr>
            <w:szCs w:val="21"/>
            <w:rPrChange w:id="8639" w:author="David" w:date="2022-08-17T16:58:00Z">
              <w:rPr>
                <w:rFonts w:ascii="Times New Roman" w:hAnsi="Times New Roman"/>
                <w:sz w:val="24"/>
                <w:szCs w:val="24"/>
              </w:rPr>
            </w:rPrChange>
          </w:rPr>
          <w:t>My appetite took little time to return. I wolfed down the remnants of the salty chicken.</w:t>
        </w:r>
      </w:ins>
    </w:p>
    <w:p w14:paraId="51658770" w14:textId="77777777" w:rsidR="007D38BF" w:rsidRPr="00163DCF" w:rsidRDefault="007D38BF">
      <w:pPr>
        <w:spacing w:line="276" w:lineRule="auto"/>
        <w:ind w:left="-5" w:right="15"/>
        <w:rPr>
          <w:ins w:id="8640" w:author="Britt Collins" w:date="2021-10-04T16:22:00Z"/>
          <w:szCs w:val="21"/>
          <w:rPrChange w:id="8641" w:author="David" w:date="2022-08-17T16:58:00Z">
            <w:rPr>
              <w:ins w:id="8642" w:author="Britt Collins" w:date="2021-10-04T16:22:00Z"/>
              <w:rFonts w:ascii="Times New Roman" w:hAnsi="Times New Roman"/>
              <w:sz w:val="24"/>
              <w:szCs w:val="24"/>
            </w:rPr>
          </w:rPrChange>
        </w:rPr>
        <w:pPrChange w:id="8643" w:author="David" w:date="2022-08-17T17:01:00Z">
          <w:pPr>
            <w:spacing w:line="480" w:lineRule="auto"/>
            <w:ind w:left="-5" w:right="15"/>
          </w:pPr>
        </w:pPrChange>
      </w:pPr>
    </w:p>
    <w:p w14:paraId="16D09ACE" w14:textId="77777777" w:rsidR="00DA096F" w:rsidRPr="00163DCF" w:rsidRDefault="006F31F6">
      <w:pPr>
        <w:spacing w:line="276" w:lineRule="auto"/>
        <w:ind w:left="-5" w:right="15"/>
        <w:rPr>
          <w:ins w:id="8644" w:author="Britt Collins" w:date="2021-10-04T16:29:00Z"/>
          <w:szCs w:val="21"/>
          <w:rPrChange w:id="8645" w:author="David" w:date="2022-08-17T16:58:00Z">
            <w:rPr>
              <w:ins w:id="8646" w:author="Britt Collins" w:date="2021-10-04T16:29:00Z"/>
              <w:rFonts w:ascii="Times New Roman" w:hAnsi="Times New Roman"/>
              <w:sz w:val="24"/>
              <w:szCs w:val="24"/>
            </w:rPr>
          </w:rPrChange>
        </w:rPr>
        <w:pPrChange w:id="8647" w:author="David" w:date="2022-08-17T17:01:00Z">
          <w:pPr>
            <w:spacing w:line="480" w:lineRule="auto"/>
            <w:ind w:left="-5" w:right="15"/>
          </w:pPr>
        </w:pPrChange>
      </w:pPr>
      <w:ins w:id="8648" w:author="Britt Collins" w:date="2021-09-30T14:58:00Z">
        <w:r w:rsidRPr="00163DCF">
          <w:rPr>
            <w:szCs w:val="21"/>
            <w:rPrChange w:id="8649" w:author="David" w:date="2022-08-17T16:58:00Z">
              <w:rPr>
                <w:rFonts w:ascii="Times New Roman" w:hAnsi="Times New Roman"/>
                <w:sz w:val="24"/>
                <w:szCs w:val="24"/>
              </w:rPr>
            </w:rPrChange>
          </w:rPr>
          <w:t xml:space="preserve">At the start of the week my thoughts were preoccupied with moving out and losing out i.e., the Manly apartment deposit. I didn’t have a clue what my rights were and what my next steps should be to relinquish it. I </w:t>
        </w:r>
      </w:ins>
      <w:ins w:id="8650" w:author="Britt Collins" w:date="2021-10-04T16:22:00Z">
        <w:r w:rsidR="007D38BF" w:rsidRPr="00163DCF">
          <w:rPr>
            <w:szCs w:val="21"/>
            <w:rPrChange w:id="8651" w:author="David" w:date="2022-08-17T16:58:00Z">
              <w:rPr>
                <w:rFonts w:ascii="Times New Roman" w:hAnsi="Times New Roman"/>
                <w:sz w:val="24"/>
                <w:szCs w:val="24"/>
              </w:rPr>
            </w:rPrChange>
          </w:rPr>
          <w:t>walk</w:t>
        </w:r>
      </w:ins>
      <w:ins w:id="8652" w:author="Britt Collins" w:date="2021-09-30T14:58:00Z">
        <w:r w:rsidRPr="00163DCF">
          <w:rPr>
            <w:szCs w:val="21"/>
            <w:rPrChange w:id="8653" w:author="David" w:date="2022-08-17T16:58:00Z">
              <w:rPr>
                <w:rFonts w:ascii="Times New Roman" w:hAnsi="Times New Roman"/>
                <w:sz w:val="24"/>
                <w:szCs w:val="24"/>
              </w:rPr>
            </w:rPrChange>
          </w:rPr>
          <w:t xml:space="preserve">ed </w:t>
        </w:r>
      </w:ins>
      <w:ins w:id="8654" w:author="Britt Collins" w:date="2021-10-04T16:22:00Z">
        <w:r w:rsidR="007D38BF" w:rsidRPr="00163DCF">
          <w:rPr>
            <w:szCs w:val="21"/>
            <w:rPrChange w:id="8655" w:author="David" w:date="2022-08-17T16:58:00Z">
              <w:rPr>
                <w:rFonts w:ascii="Times New Roman" w:hAnsi="Times New Roman"/>
                <w:sz w:val="24"/>
                <w:szCs w:val="24"/>
              </w:rPr>
            </w:rPrChange>
          </w:rPr>
          <w:t xml:space="preserve">into </w:t>
        </w:r>
      </w:ins>
      <w:ins w:id="8656" w:author="Britt Collins" w:date="2021-09-30T14:58:00Z">
        <w:r w:rsidRPr="00163DCF">
          <w:rPr>
            <w:szCs w:val="21"/>
            <w:rPrChange w:id="8657" w:author="David" w:date="2022-08-17T16:58:00Z">
              <w:rPr>
                <w:rFonts w:ascii="Times New Roman" w:hAnsi="Times New Roman"/>
                <w:sz w:val="24"/>
                <w:szCs w:val="24"/>
              </w:rPr>
            </w:rPrChange>
          </w:rPr>
          <w:t>the client</w:t>
        </w:r>
      </w:ins>
      <w:ins w:id="8658" w:author="Britt Collins" w:date="2021-10-04T16:22:00Z">
        <w:r w:rsidR="007D38BF" w:rsidRPr="00163DCF">
          <w:rPr>
            <w:szCs w:val="21"/>
            <w:rPrChange w:id="8659" w:author="David" w:date="2022-08-17T16:58:00Z">
              <w:rPr>
                <w:rFonts w:ascii="Times New Roman" w:hAnsi="Times New Roman"/>
                <w:sz w:val="24"/>
                <w:szCs w:val="24"/>
              </w:rPr>
            </w:rPrChange>
          </w:rPr>
          <w:t>’</w:t>
        </w:r>
      </w:ins>
      <w:ins w:id="8660" w:author="Britt Collins" w:date="2021-09-30T14:58:00Z">
        <w:r w:rsidRPr="00163DCF">
          <w:rPr>
            <w:szCs w:val="21"/>
            <w:rPrChange w:id="8661" w:author="David" w:date="2022-08-17T16:58:00Z">
              <w:rPr>
                <w:rFonts w:ascii="Times New Roman" w:hAnsi="Times New Roman"/>
                <w:sz w:val="24"/>
                <w:szCs w:val="24"/>
              </w:rPr>
            </w:rPrChange>
          </w:rPr>
          <w:t xml:space="preserve">s office. Dan was in the tester's cubicle with a beaming smile across his face. </w:t>
        </w:r>
      </w:ins>
    </w:p>
    <w:p w14:paraId="7787C130" w14:textId="77777777" w:rsidR="00DA096F" w:rsidRPr="00163DCF" w:rsidRDefault="00DA096F">
      <w:pPr>
        <w:spacing w:line="276" w:lineRule="auto"/>
        <w:ind w:left="-5" w:right="15" w:firstLine="725"/>
        <w:rPr>
          <w:ins w:id="8662" w:author="Britt Collins" w:date="2021-10-04T16:29:00Z"/>
          <w:szCs w:val="21"/>
          <w:rPrChange w:id="8663" w:author="David" w:date="2022-08-17T16:58:00Z">
            <w:rPr>
              <w:ins w:id="8664" w:author="Britt Collins" w:date="2021-10-04T16:29:00Z"/>
              <w:rFonts w:ascii="Times New Roman" w:hAnsi="Times New Roman"/>
              <w:sz w:val="24"/>
              <w:szCs w:val="24"/>
            </w:rPr>
          </w:rPrChange>
        </w:rPr>
        <w:pPrChange w:id="8665" w:author="David" w:date="2022-08-17T17:01:00Z">
          <w:pPr>
            <w:spacing w:line="480" w:lineRule="auto"/>
            <w:ind w:left="-5" w:right="15" w:firstLine="725"/>
          </w:pPr>
        </w:pPrChange>
      </w:pPr>
      <w:ins w:id="8666" w:author="Britt Collins" w:date="2021-10-04T16:29:00Z">
        <w:r w:rsidRPr="00163DCF">
          <w:rPr>
            <w:szCs w:val="21"/>
            <w:rPrChange w:id="8667" w:author="David" w:date="2022-08-17T16:58:00Z">
              <w:rPr>
                <w:rFonts w:ascii="Times New Roman" w:hAnsi="Times New Roman"/>
                <w:sz w:val="24"/>
                <w:szCs w:val="24"/>
              </w:rPr>
            </w:rPrChange>
          </w:rPr>
          <w:t>“</w:t>
        </w:r>
      </w:ins>
      <w:ins w:id="8668" w:author="Britt Collins" w:date="2021-09-30T14:58:00Z">
        <w:r w:rsidR="006F31F6" w:rsidRPr="00163DCF">
          <w:rPr>
            <w:szCs w:val="21"/>
            <w:rPrChange w:id="8669" w:author="David" w:date="2022-08-17T16:58:00Z">
              <w:rPr>
                <w:rFonts w:ascii="Times New Roman" w:hAnsi="Times New Roman"/>
                <w:sz w:val="24"/>
                <w:szCs w:val="24"/>
              </w:rPr>
            </w:rPrChange>
          </w:rPr>
          <w:t>How are you this fine morning Mr Clarke?</w:t>
        </w:r>
      </w:ins>
      <w:ins w:id="8670" w:author="Britt Collins" w:date="2021-10-04T16:29:00Z">
        <w:r w:rsidRPr="00163DCF">
          <w:rPr>
            <w:szCs w:val="21"/>
            <w:rPrChange w:id="8671" w:author="David" w:date="2022-08-17T16:58:00Z">
              <w:rPr>
                <w:rFonts w:ascii="Times New Roman" w:hAnsi="Times New Roman"/>
                <w:sz w:val="24"/>
                <w:szCs w:val="24"/>
              </w:rPr>
            </w:rPrChange>
          </w:rPr>
          <w:t>”</w:t>
        </w:r>
      </w:ins>
      <w:ins w:id="8672" w:author="Britt Collins" w:date="2021-09-30T14:58:00Z">
        <w:r w:rsidR="006F31F6" w:rsidRPr="00163DCF">
          <w:rPr>
            <w:szCs w:val="21"/>
            <w:rPrChange w:id="8673" w:author="David" w:date="2022-08-17T16:58:00Z">
              <w:rPr>
                <w:rFonts w:ascii="Times New Roman" w:hAnsi="Times New Roman"/>
                <w:sz w:val="24"/>
                <w:szCs w:val="24"/>
              </w:rPr>
            </w:rPrChange>
          </w:rPr>
          <w:t xml:space="preserve"> he bellowed. </w:t>
        </w:r>
      </w:ins>
    </w:p>
    <w:p w14:paraId="023BB8D4" w14:textId="77777777" w:rsidR="008D186B" w:rsidRPr="00163DCF" w:rsidRDefault="00DA096F">
      <w:pPr>
        <w:spacing w:line="276" w:lineRule="auto"/>
        <w:ind w:left="-5" w:right="15" w:firstLine="725"/>
        <w:rPr>
          <w:ins w:id="8674" w:author="Britt Collins" w:date="2021-10-04T17:35:00Z"/>
          <w:szCs w:val="21"/>
          <w:rPrChange w:id="8675" w:author="David" w:date="2022-08-17T16:58:00Z">
            <w:rPr>
              <w:ins w:id="8676" w:author="Britt Collins" w:date="2021-10-04T17:35:00Z"/>
              <w:rFonts w:ascii="Times New Roman" w:hAnsi="Times New Roman"/>
              <w:sz w:val="24"/>
              <w:szCs w:val="24"/>
            </w:rPr>
          </w:rPrChange>
        </w:rPr>
        <w:pPrChange w:id="8677" w:author="David" w:date="2022-08-17T17:01:00Z">
          <w:pPr>
            <w:spacing w:line="480" w:lineRule="auto"/>
            <w:ind w:left="-5" w:right="15" w:firstLine="725"/>
          </w:pPr>
        </w:pPrChange>
      </w:pPr>
      <w:ins w:id="8678" w:author="Britt Collins" w:date="2021-10-04T16:30:00Z">
        <w:r w:rsidRPr="00163DCF">
          <w:rPr>
            <w:szCs w:val="21"/>
            <w:rPrChange w:id="8679" w:author="David" w:date="2022-08-17T16:58:00Z">
              <w:rPr>
                <w:rFonts w:ascii="Times New Roman" w:hAnsi="Times New Roman"/>
                <w:sz w:val="24"/>
                <w:szCs w:val="24"/>
              </w:rPr>
            </w:rPrChange>
          </w:rPr>
          <w:t>“</w:t>
        </w:r>
      </w:ins>
      <w:ins w:id="8680" w:author="Britt Collins" w:date="2021-09-30T14:58:00Z">
        <w:r w:rsidR="006F31F6" w:rsidRPr="00163DCF">
          <w:rPr>
            <w:szCs w:val="21"/>
            <w:rPrChange w:id="8681" w:author="David" w:date="2022-08-17T16:58:00Z">
              <w:rPr>
                <w:rFonts w:ascii="Times New Roman" w:hAnsi="Times New Roman"/>
                <w:sz w:val="24"/>
                <w:szCs w:val="24"/>
              </w:rPr>
            </w:rPrChange>
          </w:rPr>
          <w:t>I’m alright</w:t>
        </w:r>
      </w:ins>
      <w:ins w:id="8682" w:author="Britt Collins" w:date="2021-10-04T16:30:00Z">
        <w:r w:rsidRPr="00163DCF">
          <w:rPr>
            <w:szCs w:val="21"/>
            <w:rPrChange w:id="8683" w:author="David" w:date="2022-08-17T16:58:00Z">
              <w:rPr>
                <w:rFonts w:ascii="Times New Roman" w:hAnsi="Times New Roman"/>
                <w:sz w:val="24"/>
                <w:szCs w:val="24"/>
              </w:rPr>
            </w:rPrChange>
          </w:rPr>
          <w:t>,”</w:t>
        </w:r>
      </w:ins>
      <w:ins w:id="8684" w:author="Britt Collins" w:date="2021-09-30T14:58:00Z">
        <w:r w:rsidR="006F31F6" w:rsidRPr="00163DCF">
          <w:rPr>
            <w:szCs w:val="21"/>
            <w:rPrChange w:id="8685" w:author="David" w:date="2022-08-17T16:58:00Z">
              <w:rPr>
                <w:rFonts w:ascii="Times New Roman" w:hAnsi="Times New Roman"/>
                <w:sz w:val="24"/>
                <w:szCs w:val="24"/>
              </w:rPr>
            </w:rPrChange>
          </w:rPr>
          <w:t xml:space="preserve"> I said forlorn</w:t>
        </w:r>
      </w:ins>
      <w:ins w:id="8686" w:author="Britt Collins" w:date="2021-10-04T16:30:00Z">
        <w:r w:rsidRPr="00163DCF">
          <w:rPr>
            <w:szCs w:val="21"/>
            <w:rPrChange w:id="8687" w:author="David" w:date="2022-08-17T16:58:00Z">
              <w:rPr>
                <w:rFonts w:ascii="Times New Roman" w:hAnsi="Times New Roman"/>
                <w:sz w:val="24"/>
                <w:szCs w:val="24"/>
              </w:rPr>
            </w:rPrChange>
          </w:rPr>
          <w:t>ly, avoiding eye contact</w:t>
        </w:r>
      </w:ins>
      <w:ins w:id="8688" w:author="Britt Collins" w:date="2021-09-30T14:58:00Z">
        <w:r w:rsidR="006F31F6" w:rsidRPr="00163DCF">
          <w:rPr>
            <w:szCs w:val="21"/>
            <w:rPrChange w:id="8689" w:author="David" w:date="2022-08-17T16:58:00Z">
              <w:rPr>
                <w:rFonts w:ascii="Times New Roman" w:hAnsi="Times New Roman"/>
                <w:sz w:val="24"/>
                <w:szCs w:val="24"/>
              </w:rPr>
            </w:rPrChange>
          </w:rPr>
          <w:t>. I wanted to respond with full details of the chat I had with Flo</w:t>
        </w:r>
      </w:ins>
      <w:ins w:id="8690" w:author="Britt Collins" w:date="2021-10-04T16:30:00Z">
        <w:r w:rsidRPr="00163DCF">
          <w:rPr>
            <w:szCs w:val="21"/>
            <w:rPrChange w:id="8691" w:author="David" w:date="2022-08-17T16:58:00Z">
              <w:rPr>
                <w:rFonts w:ascii="Times New Roman" w:hAnsi="Times New Roman"/>
                <w:sz w:val="24"/>
                <w:szCs w:val="24"/>
              </w:rPr>
            </w:rPrChange>
          </w:rPr>
          <w:t xml:space="preserve"> but</w:t>
        </w:r>
      </w:ins>
      <w:ins w:id="8692" w:author="Britt Collins" w:date="2021-09-30T14:58:00Z">
        <w:r w:rsidR="006F31F6" w:rsidRPr="00163DCF">
          <w:rPr>
            <w:szCs w:val="21"/>
            <w:rPrChange w:id="8693" w:author="David" w:date="2022-08-17T16:58:00Z">
              <w:rPr>
                <w:rFonts w:ascii="Times New Roman" w:hAnsi="Times New Roman"/>
                <w:sz w:val="24"/>
                <w:szCs w:val="24"/>
              </w:rPr>
            </w:rPrChange>
          </w:rPr>
          <w:t xml:space="preserve"> wasn't sure if he</w:t>
        </w:r>
      </w:ins>
      <w:ins w:id="8694" w:author="Britt Collins" w:date="2021-10-04T16:30:00Z">
        <w:r w:rsidRPr="00163DCF">
          <w:rPr>
            <w:szCs w:val="21"/>
            <w:rPrChange w:id="8695" w:author="David" w:date="2022-08-17T16:58:00Z">
              <w:rPr>
                <w:rFonts w:ascii="Times New Roman" w:hAnsi="Times New Roman"/>
                <w:sz w:val="24"/>
                <w:szCs w:val="24"/>
              </w:rPr>
            </w:rPrChange>
          </w:rPr>
          <w:t>’</w:t>
        </w:r>
      </w:ins>
      <w:ins w:id="8696" w:author="Britt Collins" w:date="2021-09-30T14:58:00Z">
        <w:r w:rsidR="006F31F6" w:rsidRPr="00163DCF">
          <w:rPr>
            <w:szCs w:val="21"/>
            <w:rPrChange w:id="8697" w:author="David" w:date="2022-08-17T16:58:00Z">
              <w:rPr>
                <w:rFonts w:ascii="Times New Roman" w:hAnsi="Times New Roman"/>
                <w:sz w:val="24"/>
                <w:szCs w:val="24"/>
              </w:rPr>
            </w:rPrChange>
          </w:rPr>
          <w:t>d be receptive to my social problems.</w:t>
        </w:r>
      </w:ins>
    </w:p>
    <w:p w14:paraId="3445BE47" w14:textId="2F9BFAE7" w:rsidR="008D186B" w:rsidRPr="00163DCF" w:rsidRDefault="006F31F6">
      <w:pPr>
        <w:spacing w:line="276" w:lineRule="auto"/>
        <w:ind w:left="-5" w:right="15" w:firstLine="725"/>
        <w:rPr>
          <w:ins w:id="8698" w:author="Britt Collins" w:date="2021-10-04T17:36:00Z"/>
          <w:szCs w:val="21"/>
          <w:rPrChange w:id="8699" w:author="David" w:date="2022-08-17T16:58:00Z">
            <w:rPr>
              <w:ins w:id="8700" w:author="Britt Collins" w:date="2021-10-04T17:36:00Z"/>
              <w:rFonts w:ascii="Times New Roman" w:hAnsi="Times New Roman"/>
              <w:sz w:val="24"/>
              <w:szCs w:val="24"/>
            </w:rPr>
          </w:rPrChange>
        </w:rPr>
        <w:pPrChange w:id="8701" w:author="David" w:date="2022-08-17T17:01:00Z">
          <w:pPr>
            <w:spacing w:line="480" w:lineRule="auto"/>
            <w:ind w:left="-5" w:right="15" w:firstLine="725"/>
          </w:pPr>
        </w:pPrChange>
      </w:pPr>
      <w:ins w:id="8702" w:author="Britt Collins" w:date="2021-09-30T14:58:00Z">
        <w:r w:rsidRPr="00163DCF">
          <w:rPr>
            <w:szCs w:val="21"/>
            <w:rPrChange w:id="8703" w:author="David" w:date="2022-08-17T16:58:00Z">
              <w:rPr>
                <w:rFonts w:ascii="Times New Roman" w:hAnsi="Times New Roman"/>
                <w:sz w:val="24"/>
                <w:szCs w:val="24"/>
              </w:rPr>
            </w:rPrChange>
          </w:rPr>
          <w:t xml:space="preserve"> Dan was skilled at reading a person’s body language. I was an open book, and one with very few pages. </w:t>
        </w:r>
      </w:ins>
      <w:ins w:id="8704" w:author="Britt Collins" w:date="2021-10-04T17:35:00Z">
        <w:r w:rsidR="008D186B" w:rsidRPr="00163DCF">
          <w:rPr>
            <w:szCs w:val="21"/>
            <w:rPrChange w:id="8705" w:author="David" w:date="2022-08-17T16:58:00Z">
              <w:rPr>
                <w:rFonts w:ascii="Times New Roman" w:hAnsi="Times New Roman"/>
                <w:sz w:val="24"/>
                <w:szCs w:val="24"/>
              </w:rPr>
            </w:rPrChange>
          </w:rPr>
          <w:t>“</w:t>
        </w:r>
      </w:ins>
      <w:ins w:id="8706" w:author="Britt Collins" w:date="2021-09-30T14:58:00Z">
        <w:r w:rsidRPr="00163DCF">
          <w:rPr>
            <w:szCs w:val="21"/>
            <w:rPrChange w:id="8707" w:author="David" w:date="2022-08-17T16:58:00Z">
              <w:rPr>
                <w:rFonts w:ascii="Times New Roman" w:hAnsi="Times New Roman"/>
                <w:sz w:val="24"/>
                <w:szCs w:val="24"/>
              </w:rPr>
            </w:rPrChange>
          </w:rPr>
          <w:t>You don’t seem your usual self, what’s up? Is it lady trouble?</w:t>
        </w:r>
      </w:ins>
      <w:ins w:id="8708" w:author="Britt Collins" w:date="2021-10-04T17:36:00Z">
        <w:r w:rsidR="008D186B" w:rsidRPr="00163DCF">
          <w:rPr>
            <w:szCs w:val="21"/>
            <w:rPrChange w:id="8709" w:author="David" w:date="2022-08-17T16:58:00Z">
              <w:rPr>
                <w:rFonts w:ascii="Times New Roman" w:hAnsi="Times New Roman"/>
                <w:sz w:val="24"/>
                <w:szCs w:val="24"/>
              </w:rPr>
            </w:rPrChange>
          </w:rPr>
          <w:t>”</w:t>
        </w:r>
      </w:ins>
    </w:p>
    <w:p w14:paraId="6F6ED3E0" w14:textId="17643161" w:rsidR="00BA2AF1" w:rsidRPr="00163DCF" w:rsidRDefault="00BA2AF1">
      <w:pPr>
        <w:spacing w:line="276" w:lineRule="auto"/>
        <w:ind w:left="-5" w:right="15" w:firstLine="725"/>
        <w:rPr>
          <w:ins w:id="8710" w:author="Britt Collins" w:date="2021-10-04T17:43:00Z"/>
          <w:szCs w:val="21"/>
          <w:rPrChange w:id="8711" w:author="David" w:date="2022-08-17T16:58:00Z">
            <w:rPr>
              <w:ins w:id="8712" w:author="Britt Collins" w:date="2021-10-04T17:43:00Z"/>
              <w:rFonts w:ascii="Times New Roman" w:hAnsi="Times New Roman"/>
              <w:sz w:val="24"/>
              <w:szCs w:val="24"/>
            </w:rPr>
          </w:rPrChange>
        </w:rPr>
        <w:pPrChange w:id="8713" w:author="David" w:date="2022-08-17T17:01:00Z">
          <w:pPr>
            <w:spacing w:line="480" w:lineRule="auto"/>
            <w:ind w:left="-5" w:right="15" w:firstLine="725"/>
          </w:pPr>
        </w:pPrChange>
      </w:pPr>
      <w:ins w:id="8714" w:author="Britt Collins" w:date="2021-10-04T17:42:00Z">
        <w:r w:rsidRPr="00163DCF">
          <w:rPr>
            <w:szCs w:val="21"/>
            <w:rPrChange w:id="8715" w:author="David" w:date="2022-08-17T16:58:00Z">
              <w:rPr>
                <w:rFonts w:ascii="Times New Roman" w:hAnsi="Times New Roman"/>
                <w:sz w:val="24"/>
                <w:szCs w:val="24"/>
              </w:rPr>
            </w:rPrChange>
          </w:rPr>
          <w:t>“</w:t>
        </w:r>
      </w:ins>
      <w:ins w:id="8716" w:author="Britt Collins" w:date="2021-09-30T14:58:00Z">
        <w:r w:rsidR="006F31F6" w:rsidRPr="00163DCF">
          <w:rPr>
            <w:szCs w:val="21"/>
            <w:rPrChange w:id="8717" w:author="David" w:date="2022-08-17T16:58:00Z">
              <w:rPr>
                <w:rFonts w:ascii="Times New Roman" w:hAnsi="Times New Roman"/>
                <w:sz w:val="24"/>
                <w:szCs w:val="24"/>
              </w:rPr>
            </w:rPrChange>
          </w:rPr>
          <w:t xml:space="preserve">Kind of. I looked at the flat you mentioned. I loved it. Great little place. </w:t>
        </w:r>
        <w:proofErr w:type="spellStart"/>
        <w:r w:rsidR="006F31F6" w:rsidRPr="00163DCF">
          <w:rPr>
            <w:szCs w:val="21"/>
            <w:rPrChange w:id="8718" w:author="David" w:date="2022-08-17T16:58:00Z">
              <w:rPr>
                <w:rFonts w:ascii="Times New Roman" w:hAnsi="Times New Roman"/>
                <w:sz w:val="24"/>
                <w:szCs w:val="24"/>
              </w:rPr>
            </w:rPrChange>
          </w:rPr>
          <w:t>Becs</w:t>
        </w:r>
        <w:proofErr w:type="spellEnd"/>
        <w:r w:rsidR="006F31F6" w:rsidRPr="00163DCF">
          <w:rPr>
            <w:szCs w:val="21"/>
            <w:rPrChange w:id="8719" w:author="David" w:date="2022-08-17T16:58:00Z">
              <w:rPr>
                <w:rFonts w:ascii="Times New Roman" w:hAnsi="Times New Roman"/>
                <w:sz w:val="24"/>
                <w:szCs w:val="24"/>
              </w:rPr>
            </w:rPrChange>
          </w:rPr>
          <w:t xml:space="preserve"> and Carl are nice. I</w:t>
        </w:r>
      </w:ins>
      <w:ins w:id="8720" w:author="Britt Collins" w:date="2021-10-04T17:42:00Z">
        <w:r w:rsidRPr="00163DCF">
          <w:rPr>
            <w:szCs w:val="21"/>
            <w:rPrChange w:id="8721" w:author="David" w:date="2022-08-17T16:58:00Z">
              <w:rPr>
                <w:rFonts w:ascii="Times New Roman" w:hAnsi="Times New Roman"/>
                <w:sz w:val="24"/>
                <w:szCs w:val="24"/>
              </w:rPr>
            </w:rPrChange>
          </w:rPr>
          <w:t>’</w:t>
        </w:r>
      </w:ins>
      <w:ins w:id="8722" w:author="Britt Collins" w:date="2021-09-30T14:58:00Z">
        <w:r w:rsidR="006F31F6" w:rsidRPr="00163DCF">
          <w:rPr>
            <w:szCs w:val="21"/>
            <w:rPrChange w:id="8723" w:author="David" w:date="2022-08-17T16:58:00Z">
              <w:rPr>
                <w:rFonts w:ascii="Times New Roman" w:hAnsi="Times New Roman"/>
                <w:sz w:val="24"/>
                <w:szCs w:val="24"/>
              </w:rPr>
            </w:rPrChange>
          </w:rPr>
          <w:t>d love to move in at the earliest opportunity. The flat in Manly is terrible. The problem is my landlady. I verbally agreed, back in January, that I</w:t>
        </w:r>
      </w:ins>
      <w:ins w:id="8724" w:author="Britt Collins" w:date="2021-10-04T17:43:00Z">
        <w:r w:rsidRPr="00163DCF">
          <w:rPr>
            <w:szCs w:val="21"/>
            <w:rPrChange w:id="8725" w:author="David" w:date="2022-08-17T16:58:00Z">
              <w:rPr>
                <w:rFonts w:ascii="Times New Roman" w:hAnsi="Times New Roman"/>
                <w:sz w:val="24"/>
                <w:szCs w:val="24"/>
              </w:rPr>
            </w:rPrChange>
          </w:rPr>
          <w:t>’</w:t>
        </w:r>
      </w:ins>
      <w:ins w:id="8726" w:author="Britt Collins" w:date="2021-09-30T14:58:00Z">
        <w:r w:rsidR="006F31F6" w:rsidRPr="00163DCF">
          <w:rPr>
            <w:szCs w:val="21"/>
            <w:rPrChange w:id="8727" w:author="David" w:date="2022-08-17T16:58:00Z">
              <w:rPr>
                <w:rFonts w:ascii="Times New Roman" w:hAnsi="Times New Roman"/>
                <w:sz w:val="24"/>
                <w:szCs w:val="24"/>
              </w:rPr>
            </w:rPrChange>
          </w:rPr>
          <w:t xml:space="preserve">d be staying for at least </w:t>
        </w:r>
      </w:ins>
      <w:ins w:id="8728" w:author="Britt Collins" w:date="2021-10-04T17:43:00Z">
        <w:r w:rsidRPr="00163DCF">
          <w:rPr>
            <w:szCs w:val="21"/>
            <w:rPrChange w:id="8729" w:author="David" w:date="2022-08-17T16:58:00Z">
              <w:rPr>
                <w:rFonts w:ascii="Times New Roman" w:hAnsi="Times New Roman"/>
                <w:sz w:val="24"/>
                <w:szCs w:val="24"/>
              </w:rPr>
            </w:rPrChange>
          </w:rPr>
          <w:t xml:space="preserve">six </w:t>
        </w:r>
      </w:ins>
      <w:ins w:id="8730" w:author="Britt Collins" w:date="2021-09-30T14:58:00Z">
        <w:r w:rsidR="006F31F6" w:rsidRPr="00163DCF">
          <w:rPr>
            <w:szCs w:val="21"/>
            <w:rPrChange w:id="8731" w:author="David" w:date="2022-08-17T16:58:00Z">
              <w:rPr>
                <w:rFonts w:ascii="Times New Roman" w:hAnsi="Times New Roman"/>
                <w:sz w:val="24"/>
                <w:szCs w:val="24"/>
              </w:rPr>
            </w:rPrChange>
          </w:rPr>
          <w:t>months. I know a verbal agreement isn’t worth anything. I</w:t>
        </w:r>
      </w:ins>
      <w:ins w:id="8732" w:author="Britt Collins" w:date="2021-10-04T17:43:00Z">
        <w:r w:rsidRPr="00163DCF">
          <w:rPr>
            <w:szCs w:val="21"/>
            <w:rPrChange w:id="8733" w:author="David" w:date="2022-08-17T16:58:00Z">
              <w:rPr>
                <w:rFonts w:ascii="Times New Roman" w:hAnsi="Times New Roman"/>
                <w:sz w:val="24"/>
                <w:szCs w:val="24"/>
              </w:rPr>
            </w:rPrChange>
          </w:rPr>
          <w:t>’</w:t>
        </w:r>
      </w:ins>
      <w:ins w:id="8734" w:author="Britt Collins" w:date="2021-09-30T14:58:00Z">
        <w:r w:rsidR="006F31F6" w:rsidRPr="00163DCF">
          <w:rPr>
            <w:szCs w:val="21"/>
            <w:rPrChange w:id="8735" w:author="David" w:date="2022-08-17T16:58:00Z">
              <w:rPr>
                <w:rFonts w:ascii="Times New Roman" w:hAnsi="Times New Roman"/>
                <w:sz w:val="24"/>
                <w:szCs w:val="24"/>
              </w:rPr>
            </w:rPrChange>
          </w:rPr>
          <w:t xml:space="preserve">ve paid a deposit which, Flo, the landlady has. How do I go about leaving the flat and </w:t>
        </w:r>
        <w:proofErr w:type="gramStart"/>
        <w:r w:rsidR="006F31F6" w:rsidRPr="00163DCF">
          <w:rPr>
            <w:szCs w:val="21"/>
            <w:rPrChange w:id="8736" w:author="David" w:date="2022-08-17T16:58:00Z">
              <w:rPr>
                <w:rFonts w:ascii="Times New Roman" w:hAnsi="Times New Roman"/>
                <w:sz w:val="24"/>
                <w:szCs w:val="24"/>
              </w:rPr>
            </w:rPrChange>
          </w:rPr>
          <w:t>still keep</w:t>
        </w:r>
        <w:proofErr w:type="gramEnd"/>
        <w:r w:rsidR="006F31F6" w:rsidRPr="00163DCF">
          <w:rPr>
            <w:szCs w:val="21"/>
            <w:rPrChange w:id="8737" w:author="David" w:date="2022-08-17T16:58:00Z">
              <w:rPr>
                <w:rFonts w:ascii="Times New Roman" w:hAnsi="Times New Roman"/>
                <w:sz w:val="24"/>
                <w:szCs w:val="24"/>
              </w:rPr>
            </w:rPrChange>
          </w:rPr>
          <w:t xml:space="preserve"> my deposit?</w:t>
        </w:r>
      </w:ins>
      <w:ins w:id="8738" w:author="Britt Collins" w:date="2021-10-04T17:43:00Z">
        <w:r w:rsidRPr="00163DCF">
          <w:rPr>
            <w:szCs w:val="21"/>
            <w:rPrChange w:id="8739" w:author="David" w:date="2022-08-17T16:58:00Z">
              <w:rPr>
                <w:rFonts w:ascii="Times New Roman" w:hAnsi="Times New Roman"/>
                <w:sz w:val="24"/>
                <w:szCs w:val="24"/>
              </w:rPr>
            </w:rPrChange>
          </w:rPr>
          <w:t>”</w:t>
        </w:r>
      </w:ins>
    </w:p>
    <w:p w14:paraId="153ABB56" w14:textId="77777777" w:rsidR="00BA2AF1" w:rsidRPr="00163DCF" w:rsidRDefault="006F31F6">
      <w:pPr>
        <w:spacing w:line="276" w:lineRule="auto"/>
        <w:ind w:left="-5" w:right="15" w:firstLine="725"/>
        <w:rPr>
          <w:ins w:id="8740" w:author="Britt Collins" w:date="2021-10-04T17:44:00Z"/>
          <w:szCs w:val="21"/>
          <w:rPrChange w:id="8741" w:author="David" w:date="2022-08-17T16:58:00Z">
            <w:rPr>
              <w:ins w:id="8742" w:author="Britt Collins" w:date="2021-10-04T17:44:00Z"/>
              <w:rFonts w:ascii="Times New Roman" w:hAnsi="Times New Roman"/>
              <w:sz w:val="24"/>
              <w:szCs w:val="24"/>
            </w:rPr>
          </w:rPrChange>
        </w:rPr>
        <w:pPrChange w:id="8743" w:author="David" w:date="2022-08-17T17:01:00Z">
          <w:pPr>
            <w:spacing w:line="480" w:lineRule="auto"/>
            <w:ind w:left="-5" w:right="15" w:firstLine="725"/>
          </w:pPr>
        </w:pPrChange>
      </w:pPr>
      <w:ins w:id="8744" w:author="Britt Collins" w:date="2021-09-30T14:58:00Z">
        <w:r w:rsidRPr="00163DCF">
          <w:rPr>
            <w:szCs w:val="21"/>
            <w:rPrChange w:id="8745" w:author="David" w:date="2022-08-17T16:58:00Z">
              <w:rPr>
                <w:rFonts w:ascii="Times New Roman" w:hAnsi="Times New Roman"/>
                <w:sz w:val="24"/>
                <w:szCs w:val="24"/>
              </w:rPr>
            </w:rPrChange>
          </w:rPr>
          <w:t xml:space="preserve">Dan was on it. He Googled about tenant’s rights in Australia. </w:t>
        </w:r>
      </w:ins>
      <w:ins w:id="8746" w:author="Britt Collins" w:date="2021-10-04T17:43:00Z">
        <w:r w:rsidR="00BA2AF1" w:rsidRPr="00163DCF">
          <w:rPr>
            <w:szCs w:val="21"/>
            <w:rPrChange w:id="8747" w:author="David" w:date="2022-08-17T16:58:00Z">
              <w:rPr>
                <w:rFonts w:ascii="Times New Roman" w:hAnsi="Times New Roman"/>
                <w:sz w:val="24"/>
                <w:szCs w:val="24"/>
              </w:rPr>
            </w:rPrChange>
          </w:rPr>
          <w:t>“</w:t>
        </w:r>
      </w:ins>
      <w:ins w:id="8748" w:author="Britt Collins" w:date="2021-09-30T14:58:00Z">
        <w:r w:rsidRPr="00163DCF">
          <w:rPr>
            <w:szCs w:val="21"/>
            <w:rPrChange w:id="8749" w:author="David" w:date="2022-08-17T16:58:00Z">
              <w:rPr>
                <w:rFonts w:ascii="Times New Roman" w:hAnsi="Times New Roman"/>
                <w:sz w:val="24"/>
                <w:szCs w:val="24"/>
              </w:rPr>
            </w:rPrChange>
          </w:rPr>
          <w:t>It looks like you as a tenant have many rights. It says here, if you haven’t signed any agreement, you just need to give written notice. Your deposit is safe. I can write a letter for your landlady if that helps?</w:t>
        </w:r>
      </w:ins>
      <w:ins w:id="8750" w:author="Britt Collins" w:date="2021-10-04T17:44:00Z">
        <w:r w:rsidR="00BA2AF1" w:rsidRPr="00163DCF">
          <w:rPr>
            <w:szCs w:val="21"/>
            <w:rPrChange w:id="8751" w:author="David" w:date="2022-08-17T16:58:00Z">
              <w:rPr>
                <w:rFonts w:ascii="Times New Roman" w:hAnsi="Times New Roman"/>
                <w:sz w:val="24"/>
                <w:szCs w:val="24"/>
              </w:rPr>
            </w:rPrChange>
          </w:rPr>
          <w:t>”</w:t>
        </w:r>
      </w:ins>
      <w:ins w:id="8752" w:author="Britt Collins" w:date="2021-09-30T14:58:00Z">
        <w:r w:rsidRPr="00163DCF">
          <w:rPr>
            <w:szCs w:val="21"/>
            <w:rPrChange w:id="8753" w:author="David" w:date="2022-08-17T16:58:00Z">
              <w:rPr>
                <w:rFonts w:ascii="Times New Roman" w:hAnsi="Times New Roman"/>
                <w:sz w:val="24"/>
                <w:szCs w:val="24"/>
              </w:rPr>
            </w:rPrChange>
          </w:rPr>
          <w:t xml:space="preserve"> </w:t>
        </w:r>
      </w:ins>
    </w:p>
    <w:p w14:paraId="4146721A" w14:textId="77777777" w:rsidR="00D309AD" w:rsidRPr="00163DCF" w:rsidRDefault="00BA2AF1">
      <w:pPr>
        <w:spacing w:line="276" w:lineRule="auto"/>
        <w:ind w:left="-5" w:right="15" w:firstLine="725"/>
        <w:rPr>
          <w:ins w:id="8754" w:author="Britt Collins" w:date="2021-10-04T17:49:00Z"/>
          <w:szCs w:val="21"/>
          <w:rPrChange w:id="8755" w:author="David" w:date="2022-08-17T16:58:00Z">
            <w:rPr>
              <w:ins w:id="8756" w:author="Britt Collins" w:date="2021-10-04T17:49:00Z"/>
              <w:rFonts w:ascii="Times New Roman" w:hAnsi="Times New Roman"/>
              <w:sz w:val="24"/>
              <w:szCs w:val="24"/>
            </w:rPr>
          </w:rPrChange>
        </w:rPr>
        <w:pPrChange w:id="8757" w:author="David" w:date="2022-08-17T17:01:00Z">
          <w:pPr>
            <w:spacing w:line="480" w:lineRule="auto"/>
            <w:ind w:left="-5" w:right="15" w:firstLine="725"/>
          </w:pPr>
        </w:pPrChange>
      </w:pPr>
      <w:ins w:id="8758" w:author="Britt Collins" w:date="2021-10-04T17:44:00Z">
        <w:r w:rsidRPr="00163DCF">
          <w:rPr>
            <w:szCs w:val="21"/>
            <w:rPrChange w:id="8759" w:author="David" w:date="2022-08-17T16:58:00Z">
              <w:rPr>
                <w:rFonts w:ascii="Times New Roman" w:hAnsi="Times New Roman"/>
                <w:sz w:val="24"/>
                <w:szCs w:val="24"/>
              </w:rPr>
            </w:rPrChange>
          </w:rPr>
          <w:lastRenderedPageBreak/>
          <w:t>“</w:t>
        </w:r>
      </w:ins>
      <w:ins w:id="8760" w:author="Britt Collins" w:date="2021-09-30T14:58:00Z">
        <w:r w:rsidR="006F31F6" w:rsidRPr="00163DCF">
          <w:rPr>
            <w:szCs w:val="21"/>
            <w:rPrChange w:id="8761" w:author="David" w:date="2022-08-17T16:58:00Z">
              <w:rPr>
                <w:rFonts w:ascii="Times New Roman" w:hAnsi="Times New Roman"/>
                <w:sz w:val="24"/>
                <w:szCs w:val="24"/>
              </w:rPr>
            </w:rPrChange>
          </w:rPr>
          <w:t>Yeah, sure, that would be great.</w:t>
        </w:r>
      </w:ins>
      <w:ins w:id="8762" w:author="Britt Collins" w:date="2021-10-04T17:46:00Z">
        <w:r w:rsidR="00D309AD" w:rsidRPr="00163DCF">
          <w:rPr>
            <w:szCs w:val="21"/>
            <w:rPrChange w:id="8763" w:author="David" w:date="2022-08-17T16:58:00Z">
              <w:rPr>
                <w:rFonts w:ascii="Times New Roman" w:hAnsi="Times New Roman"/>
                <w:sz w:val="24"/>
                <w:szCs w:val="24"/>
              </w:rPr>
            </w:rPrChange>
          </w:rPr>
          <w:t>”</w:t>
        </w:r>
      </w:ins>
      <w:ins w:id="8764" w:author="Britt Collins" w:date="2021-09-30T14:58:00Z">
        <w:r w:rsidR="006F31F6" w:rsidRPr="00163DCF">
          <w:rPr>
            <w:szCs w:val="21"/>
            <w:rPrChange w:id="8765" w:author="David" w:date="2022-08-17T16:58:00Z">
              <w:rPr>
                <w:rFonts w:ascii="Times New Roman" w:hAnsi="Times New Roman"/>
                <w:sz w:val="24"/>
                <w:szCs w:val="24"/>
              </w:rPr>
            </w:rPrChange>
          </w:rPr>
          <w:t xml:space="preserve"> It was great getting help from a friend. </w:t>
        </w:r>
      </w:ins>
    </w:p>
    <w:p w14:paraId="53736C46" w14:textId="0D8215B0" w:rsidR="00D309AD" w:rsidRPr="00163DCF" w:rsidRDefault="00D309AD">
      <w:pPr>
        <w:spacing w:line="276" w:lineRule="auto"/>
        <w:ind w:left="-5" w:right="15" w:firstLine="725"/>
        <w:rPr>
          <w:ins w:id="8766" w:author="Britt Collins" w:date="2021-10-04T17:50:00Z"/>
          <w:szCs w:val="21"/>
          <w:rPrChange w:id="8767" w:author="David" w:date="2022-08-17T16:58:00Z">
            <w:rPr>
              <w:ins w:id="8768" w:author="Britt Collins" w:date="2021-10-04T17:50:00Z"/>
              <w:rFonts w:ascii="Times New Roman" w:hAnsi="Times New Roman"/>
              <w:sz w:val="24"/>
              <w:szCs w:val="24"/>
            </w:rPr>
          </w:rPrChange>
        </w:rPr>
        <w:pPrChange w:id="8769" w:author="David" w:date="2022-08-17T17:01:00Z">
          <w:pPr>
            <w:spacing w:line="480" w:lineRule="auto"/>
            <w:ind w:left="-5" w:right="15" w:firstLine="725"/>
          </w:pPr>
        </w:pPrChange>
      </w:pPr>
      <w:ins w:id="8770" w:author="Britt Collins" w:date="2021-10-04T17:49:00Z">
        <w:r w:rsidRPr="00163DCF">
          <w:rPr>
            <w:szCs w:val="21"/>
            <w:rPrChange w:id="8771" w:author="David" w:date="2022-08-17T16:58:00Z">
              <w:rPr>
                <w:rFonts w:ascii="Times New Roman" w:hAnsi="Times New Roman"/>
                <w:sz w:val="24"/>
                <w:szCs w:val="24"/>
              </w:rPr>
            </w:rPrChange>
          </w:rPr>
          <w:t>“</w:t>
        </w:r>
      </w:ins>
      <w:ins w:id="8772" w:author="Britt Collins" w:date="2021-09-30T14:58:00Z">
        <w:r w:rsidR="006F31F6" w:rsidRPr="00163DCF">
          <w:rPr>
            <w:szCs w:val="21"/>
            <w:rPrChange w:id="8773" w:author="David" w:date="2022-08-17T16:58:00Z">
              <w:rPr>
                <w:rFonts w:ascii="Times New Roman" w:hAnsi="Times New Roman"/>
                <w:sz w:val="24"/>
                <w:szCs w:val="24"/>
              </w:rPr>
            </w:rPrChange>
          </w:rPr>
          <w:t>There</w:t>
        </w:r>
      </w:ins>
      <w:ins w:id="8774" w:author="Britt Collins" w:date="2021-10-04T17:49:00Z">
        <w:r w:rsidRPr="00163DCF">
          <w:rPr>
            <w:szCs w:val="21"/>
            <w:rPrChange w:id="8775" w:author="David" w:date="2022-08-17T16:58:00Z">
              <w:rPr>
                <w:rFonts w:ascii="Times New Roman" w:hAnsi="Times New Roman"/>
                <w:sz w:val="24"/>
                <w:szCs w:val="24"/>
              </w:rPr>
            </w:rPrChange>
          </w:rPr>
          <w:t xml:space="preserve">,” </w:t>
        </w:r>
      </w:ins>
      <w:ins w:id="8776" w:author="Britt Collins" w:date="2021-09-30T14:58:00Z">
        <w:r w:rsidR="006F31F6" w:rsidRPr="00163DCF">
          <w:rPr>
            <w:szCs w:val="21"/>
            <w:rPrChange w:id="8777" w:author="David" w:date="2022-08-17T16:58:00Z">
              <w:rPr>
                <w:rFonts w:ascii="Times New Roman" w:hAnsi="Times New Roman"/>
                <w:sz w:val="24"/>
                <w:szCs w:val="24"/>
              </w:rPr>
            </w:rPrChange>
          </w:rPr>
          <w:t xml:space="preserve">he said, handing me a letter fresh from the computer printer. </w:t>
        </w:r>
      </w:ins>
      <w:ins w:id="8778" w:author="Britt Collins" w:date="2021-10-04T17:49:00Z">
        <w:r w:rsidRPr="00163DCF">
          <w:rPr>
            <w:szCs w:val="21"/>
            <w:rPrChange w:id="8779" w:author="David" w:date="2022-08-17T16:58:00Z">
              <w:rPr>
                <w:rFonts w:ascii="Times New Roman" w:hAnsi="Times New Roman"/>
                <w:sz w:val="24"/>
                <w:szCs w:val="24"/>
              </w:rPr>
            </w:rPrChange>
          </w:rPr>
          <w:t>“</w:t>
        </w:r>
      </w:ins>
      <w:ins w:id="8780" w:author="Britt Collins" w:date="2021-09-30T14:58:00Z">
        <w:r w:rsidR="006F31F6" w:rsidRPr="00163DCF">
          <w:rPr>
            <w:szCs w:val="21"/>
            <w:rPrChange w:id="8781" w:author="David" w:date="2022-08-17T16:58:00Z">
              <w:rPr>
                <w:rFonts w:ascii="Times New Roman" w:hAnsi="Times New Roman"/>
                <w:sz w:val="24"/>
                <w:szCs w:val="24"/>
              </w:rPr>
            </w:rPrChange>
          </w:rPr>
          <w:t>Have a read of that, I can update it if need be. If it looks good give that to your landlady and see what she has to say</w:t>
        </w:r>
      </w:ins>
      <w:ins w:id="8782" w:author="Britt Collins" w:date="2021-10-04T17:50:00Z">
        <w:r w:rsidRPr="00163DCF">
          <w:rPr>
            <w:szCs w:val="21"/>
            <w:rPrChange w:id="8783" w:author="David" w:date="2022-08-17T16:58:00Z">
              <w:rPr>
                <w:rFonts w:ascii="Times New Roman" w:hAnsi="Times New Roman"/>
                <w:sz w:val="24"/>
                <w:szCs w:val="24"/>
              </w:rPr>
            </w:rPrChange>
          </w:rPr>
          <w:t>.”</w:t>
        </w:r>
      </w:ins>
    </w:p>
    <w:p w14:paraId="388FB9AE" w14:textId="6CDED795" w:rsidR="006F31F6" w:rsidRPr="00163DCF" w:rsidRDefault="006F31F6">
      <w:pPr>
        <w:spacing w:line="276" w:lineRule="auto"/>
        <w:ind w:left="-5" w:right="15" w:firstLine="725"/>
        <w:rPr>
          <w:ins w:id="8784" w:author="Britt Collins" w:date="2021-09-30T14:58:00Z"/>
          <w:szCs w:val="21"/>
          <w:rPrChange w:id="8785" w:author="David" w:date="2022-08-17T16:58:00Z">
            <w:rPr>
              <w:ins w:id="8786" w:author="Britt Collins" w:date="2021-09-30T14:58:00Z"/>
              <w:rFonts w:ascii="Times New Roman" w:hAnsi="Times New Roman"/>
              <w:sz w:val="24"/>
              <w:szCs w:val="24"/>
            </w:rPr>
          </w:rPrChange>
        </w:rPr>
        <w:pPrChange w:id="8787" w:author="David" w:date="2022-08-17T17:01:00Z">
          <w:pPr>
            <w:ind w:left="-5" w:right="15"/>
          </w:pPr>
        </w:pPrChange>
      </w:pPr>
      <w:ins w:id="8788" w:author="Britt Collins" w:date="2021-09-30T14:58:00Z">
        <w:r w:rsidRPr="00163DCF">
          <w:rPr>
            <w:szCs w:val="21"/>
            <w:rPrChange w:id="8789" w:author="David" w:date="2022-08-17T16:58:00Z">
              <w:rPr>
                <w:rFonts w:ascii="Times New Roman" w:hAnsi="Times New Roman"/>
                <w:sz w:val="24"/>
                <w:szCs w:val="24"/>
              </w:rPr>
            </w:rPrChange>
          </w:rPr>
          <w:t xml:space="preserve">I looked at the print like it was Willy Wonka’s golden ticket. I beamed as I read out my rights as a tenant. </w:t>
        </w:r>
      </w:ins>
      <w:ins w:id="8790" w:author="Britt Collins" w:date="2021-10-04T17:50:00Z">
        <w:r w:rsidR="00D309AD" w:rsidRPr="00163DCF">
          <w:rPr>
            <w:szCs w:val="21"/>
            <w:rPrChange w:id="8791" w:author="David" w:date="2022-08-17T16:58:00Z">
              <w:rPr>
                <w:rFonts w:ascii="Times New Roman" w:hAnsi="Times New Roman"/>
                <w:sz w:val="24"/>
                <w:szCs w:val="24"/>
              </w:rPr>
            </w:rPrChange>
          </w:rPr>
          <w:t>“</w:t>
        </w:r>
      </w:ins>
      <w:ins w:id="8792" w:author="Britt Collins" w:date="2021-09-30T14:58:00Z">
        <w:r w:rsidRPr="00163DCF">
          <w:rPr>
            <w:szCs w:val="21"/>
            <w:rPrChange w:id="8793" w:author="David" w:date="2022-08-17T16:58:00Z">
              <w:rPr>
                <w:rFonts w:ascii="Times New Roman" w:hAnsi="Times New Roman"/>
                <w:sz w:val="24"/>
                <w:szCs w:val="24"/>
              </w:rPr>
            </w:rPrChange>
          </w:rPr>
          <w:t>This is brilliant Dan, thanks very much.</w:t>
        </w:r>
      </w:ins>
      <w:ins w:id="8794" w:author="Britt Collins" w:date="2021-10-04T17:50:00Z">
        <w:r w:rsidR="00D309AD" w:rsidRPr="00163DCF">
          <w:rPr>
            <w:szCs w:val="21"/>
            <w:rPrChange w:id="8795" w:author="David" w:date="2022-08-17T16:58:00Z">
              <w:rPr>
                <w:rFonts w:ascii="Times New Roman" w:hAnsi="Times New Roman"/>
                <w:sz w:val="24"/>
                <w:szCs w:val="24"/>
              </w:rPr>
            </w:rPrChange>
          </w:rPr>
          <w:t>”</w:t>
        </w:r>
      </w:ins>
      <w:ins w:id="8796" w:author="Britt Collins" w:date="2021-09-30T14:58:00Z">
        <w:r w:rsidRPr="00163DCF">
          <w:rPr>
            <w:szCs w:val="21"/>
            <w:rPrChange w:id="8797" w:author="David" w:date="2022-08-17T16:58:00Z">
              <w:rPr>
                <w:rFonts w:ascii="Times New Roman" w:hAnsi="Times New Roman"/>
                <w:sz w:val="24"/>
                <w:szCs w:val="24"/>
              </w:rPr>
            </w:rPrChange>
          </w:rPr>
          <w:t xml:space="preserve"> I felt happier with the flat situation, knowing some of my rights.</w:t>
        </w:r>
      </w:ins>
    </w:p>
    <w:p w14:paraId="7CD30B1E" w14:textId="0E4E7555" w:rsidR="006F31F6" w:rsidRPr="00163DCF" w:rsidRDefault="006F31F6">
      <w:pPr>
        <w:spacing w:after="10" w:line="276" w:lineRule="auto"/>
        <w:ind w:left="-5" w:right="15" w:firstLine="725"/>
        <w:rPr>
          <w:ins w:id="8798" w:author="Britt Collins" w:date="2021-09-30T14:58:00Z"/>
          <w:szCs w:val="21"/>
          <w:rPrChange w:id="8799" w:author="David" w:date="2022-08-17T16:58:00Z">
            <w:rPr>
              <w:ins w:id="8800" w:author="Britt Collins" w:date="2021-09-30T14:58:00Z"/>
              <w:rFonts w:ascii="Times New Roman" w:hAnsi="Times New Roman"/>
              <w:sz w:val="24"/>
              <w:szCs w:val="24"/>
            </w:rPr>
          </w:rPrChange>
        </w:rPr>
        <w:pPrChange w:id="8801" w:author="David" w:date="2022-08-17T17:01:00Z">
          <w:pPr>
            <w:spacing w:after="10"/>
            <w:ind w:left="-5" w:right="15"/>
          </w:pPr>
        </w:pPrChange>
      </w:pPr>
      <w:ins w:id="8802" w:author="Britt Collins" w:date="2021-09-30T14:58:00Z">
        <w:r w:rsidRPr="00163DCF">
          <w:rPr>
            <w:szCs w:val="21"/>
            <w:rPrChange w:id="8803" w:author="David" w:date="2022-08-17T16:58:00Z">
              <w:rPr>
                <w:rFonts w:ascii="Times New Roman" w:hAnsi="Times New Roman"/>
                <w:sz w:val="24"/>
                <w:szCs w:val="24"/>
              </w:rPr>
            </w:rPrChange>
          </w:rPr>
          <w:t xml:space="preserve">After finishing work, I got home and placed the golden ticket on the kitchen table. I looked down at it. An element of doubt entered my mind. I lay in bed and looked blankly at the high ceiling. </w:t>
        </w:r>
      </w:ins>
      <w:ins w:id="8804" w:author="Britt Collins" w:date="2021-10-04T17:51:00Z">
        <w:r w:rsidR="00D309AD" w:rsidRPr="00163DCF">
          <w:rPr>
            <w:szCs w:val="21"/>
            <w:rPrChange w:id="8805" w:author="David" w:date="2022-08-17T16:58:00Z">
              <w:rPr>
                <w:rFonts w:ascii="Times New Roman" w:hAnsi="Times New Roman"/>
                <w:sz w:val="24"/>
                <w:szCs w:val="24"/>
              </w:rPr>
            </w:rPrChange>
          </w:rPr>
          <w:t>I was beginning to divorce myself from t</w:t>
        </w:r>
      </w:ins>
      <w:ins w:id="8806" w:author="Britt Collins" w:date="2021-09-30T14:58:00Z">
        <w:r w:rsidRPr="00163DCF">
          <w:rPr>
            <w:szCs w:val="21"/>
            <w:rPrChange w:id="8807" w:author="David" w:date="2022-08-17T16:58:00Z">
              <w:rPr>
                <w:rFonts w:ascii="Times New Roman" w:hAnsi="Times New Roman"/>
                <w:sz w:val="24"/>
                <w:szCs w:val="24"/>
              </w:rPr>
            </w:rPrChange>
          </w:rPr>
          <w:t>his place I called home</w:t>
        </w:r>
      </w:ins>
      <w:ins w:id="8808" w:author="Britt Collins" w:date="2021-10-04T17:51:00Z">
        <w:r w:rsidR="00D309AD" w:rsidRPr="00163DCF">
          <w:rPr>
            <w:szCs w:val="21"/>
            <w:rPrChange w:id="8809" w:author="David" w:date="2022-08-17T16:58:00Z">
              <w:rPr>
                <w:rFonts w:ascii="Times New Roman" w:hAnsi="Times New Roman"/>
                <w:sz w:val="24"/>
                <w:szCs w:val="24"/>
              </w:rPr>
            </w:rPrChange>
          </w:rPr>
          <w:t xml:space="preserve"> and </w:t>
        </w:r>
      </w:ins>
      <w:ins w:id="8810" w:author="Britt Collins" w:date="2021-09-30T14:58:00Z">
        <w:r w:rsidRPr="00163DCF">
          <w:rPr>
            <w:szCs w:val="21"/>
            <w:rPrChange w:id="8811" w:author="David" w:date="2022-08-17T16:58:00Z">
              <w:rPr>
                <w:rFonts w:ascii="Times New Roman" w:hAnsi="Times New Roman"/>
                <w:sz w:val="24"/>
                <w:szCs w:val="24"/>
              </w:rPr>
            </w:rPrChange>
          </w:rPr>
          <w:t>wanted to move into the Rose Bay flat immediately.</w:t>
        </w:r>
      </w:ins>
    </w:p>
    <w:p w14:paraId="3294891E" w14:textId="77777777" w:rsidR="00DD744C" w:rsidRPr="00163DCF" w:rsidRDefault="006F31F6">
      <w:pPr>
        <w:spacing w:line="276" w:lineRule="auto"/>
        <w:ind w:left="-5" w:right="15" w:firstLine="725"/>
        <w:rPr>
          <w:ins w:id="8812" w:author="Britt Collins" w:date="2021-10-04T17:55:00Z"/>
          <w:szCs w:val="21"/>
          <w:rPrChange w:id="8813" w:author="David" w:date="2022-08-17T16:58:00Z">
            <w:rPr>
              <w:ins w:id="8814" w:author="Britt Collins" w:date="2021-10-04T17:55:00Z"/>
              <w:rFonts w:ascii="Times New Roman" w:hAnsi="Times New Roman"/>
              <w:sz w:val="24"/>
              <w:szCs w:val="24"/>
            </w:rPr>
          </w:rPrChange>
        </w:rPr>
        <w:pPrChange w:id="8815" w:author="David" w:date="2022-08-17T17:01:00Z">
          <w:pPr>
            <w:spacing w:line="480" w:lineRule="auto"/>
            <w:ind w:left="-5" w:right="15" w:firstLine="725"/>
          </w:pPr>
        </w:pPrChange>
      </w:pPr>
      <w:ins w:id="8816" w:author="Britt Collins" w:date="2021-09-30T14:58:00Z">
        <w:r w:rsidRPr="00163DCF">
          <w:rPr>
            <w:szCs w:val="21"/>
            <w:rPrChange w:id="8817" w:author="David" w:date="2022-08-17T16:58:00Z">
              <w:rPr>
                <w:rFonts w:ascii="Times New Roman" w:hAnsi="Times New Roman"/>
                <w:sz w:val="24"/>
                <w:szCs w:val="24"/>
              </w:rPr>
            </w:rPrChange>
          </w:rPr>
          <w:t xml:space="preserve">The next morning, </w:t>
        </w:r>
      </w:ins>
      <w:ins w:id="8818" w:author="Britt Collins" w:date="2021-10-04T17:52:00Z">
        <w:r w:rsidR="00D309AD" w:rsidRPr="00163DCF">
          <w:rPr>
            <w:szCs w:val="21"/>
            <w:rPrChange w:id="8819" w:author="David" w:date="2022-08-17T16:58:00Z">
              <w:rPr>
                <w:rFonts w:ascii="Times New Roman" w:hAnsi="Times New Roman"/>
                <w:sz w:val="24"/>
                <w:szCs w:val="24"/>
              </w:rPr>
            </w:rPrChange>
          </w:rPr>
          <w:t>walking</w:t>
        </w:r>
      </w:ins>
      <w:ins w:id="8820" w:author="Britt Collins" w:date="2021-09-30T14:58:00Z">
        <w:r w:rsidRPr="00163DCF">
          <w:rPr>
            <w:szCs w:val="21"/>
            <w:rPrChange w:id="8821" w:author="David" w:date="2022-08-17T16:58:00Z">
              <w:rPr>
                <w:rFonts w:ascii="Times New Roman" w:hAnsi="Times New Roman"/>
                <w:sz w:val="24"/>
                <w:szCs w:val="24"/>
              </w:rPr>
            </w:rPrChange>
          </w:rPr>
          <w:t xml:space="preserve"> into the kitchen</w:t>
        </w:r>
      </w:ins>
      <w:ins w:id="8822" w:author="Britt Collins" w:date="2021-10-04T17:52:00Z">
        <w:r w:rsidR="00D309AD" w:rsidRPr="00163DCF">
          <w:rPr>
            <w:szCs w:val="21"/>
            <w:rPrChange w:id="8823" w:author="David" w:date="2022-08-17T16:58:00Z">
              <w:rPr>
                <w:rFonts w:ascii="Times New Roman" w:hAnsi="Times New Roman"/>
                <w:sz w:val="24"/>
                <w:szCs w:val="24"/>
              </w:rPr>
            </w:rPrChange>
          </w:rPr>
          <w:t>,</w:t>
        </w:r>
      </w:ins>
      <w:ins w:id="8824" w:author="Britt Collins" w:date="2021-09-30T14:58:00Z">
        <w:r w:rsidRPr="00163DCF">
          <w:rPr>
            <w:szCs w:val="21"/>
            <w:rPrChange w:id="8825" w:author="David" w:date="2022-08-17T16:58:00Z">
              <w:rPr>
                <w:rFonts w:ascii="Times New Roman" w:hAnsi="Times New Roman"/>
                <w:sz w:val="24"/>
                <w:szCs w:val="24"/>
              </w:rPr>
            </w:rPrChange>
          </w:rPr>
          <w:t xml:space="preserve"> I noticed the letter Dan had crafted was missing from the table. </w:t>
        </w:r>
      </w:ins>
      <w:ins w:id="8826" w:author="Britt Collins" w:date="2021-10-04T17:52:00Z">
        <w:r w:rsidR="00D309AD" w:rsidRPr="00163DCF">
          <w:rPr>
            <w:szCs w:val="21"/>
            <w:rPrChange w:id="8827" w:author="David" w:date="2022-08-17T16:58:00Z">
              <w:rPr>
                <w:rFonts w:ascii="Times New Roman" w:hAnsi="Times New Roman"/>
                <w:sz w:val="24"/>
                <w:szCs w:val="24"/>
              </w:rPr>
            </w:rPrChange>
          </w:rPr>
          <w:t>“</w:t>
        </w:r>
      </w:ins>
      <w:ins w:id="8828" w:author="Britt Collins" w:date="2021-09-30T14:58:00Z">
        <w:r w:rsidRPr="00163DCF">
          <w:rPr>
            <w:szCs w:val="21"/>
            <w:rPrChange w:id="8829" w:author="David" w:date="2022-08-17T16:58:00Z">
              <w:rPr>
                <w:rFonts w:ascii="Times New Roman" w:hAnsi="Times New Roman"/>
                <w:sz w:val="24"/>
                <w:szCs w:val="24"/>
              </w:rPr>
            </w:rPrChange>
          </w:rPr>
          <w:t>Could it have fallen on the floor?</w:t>
        </w:r>
      </w:ins>
      <w:ins w:id="8830" w:author="Britt Collins" w:date="2021-10-04T17:52:00Z">
        <w:r w:rsidR="00D309AD" w:rsidRPr="00163DCF">
          <w:rPr>
            <w:szCs w:val="21"/>
            <w:rPrChange w:id="8831" w:author="David" w:date="2022-08-17T16:58:00Z">
              <w:rPr>
                <w:rFonts w:ascii="Times New Roman" w:hAnsi="Times New Roman"/>
                <w:sz w:val="24"/>
                <w:szCs w:val="24"/>
              </w:rPr>
            </w:rPrChange>
          </w:rPr>
          <w:t>”</w:t>
        </w:r>
      </w:ins>
      <w:ins w:id="8832" w:author="Britt Collins" w:date="2021-09-30T14:58:00Z">
        <w:r w:rsidRPr="00163DCF">
          <w:rPr>
            <w:szCs w:val="21"/>
            <w:rPrChange w:id="8833" w:author="David" w:date="2022-08-17T16:58:00Z">
              <w:rPr>
                <w:rFonts w:ascii="Times New Roman" w:hAnsi="Times New Roman"/>
                <w:sz w:val="24"/>
                <w:szCs w:val="24"/>
              </w:rPr>
            </w:rPrChange>
          </w:rPr>
          <w:t xml:space="preserve"> I whispered to myself. I searched, nothing. I felt nervous, the churn of doubt circled in my stomach</w:t>
        </w:r>
      </w:ins>
      <w:ins w:id="8834" w:author="Britt Collins" w:date="2021-10-04T17:54:00Z">
        <w:r w:rsidR="00D309AD" w:rsidRPr="00163DCF">
          <w:rPr>
            <w:szCs w:val="21"/>
            <w:rPrChange w:id="8835" w:author="David" w:date="2022-08-17T16:58:00Z">
              <w:rPr>
                <w:rFonts w:ascii="Times New Roman" w:hAnsi="Times New Roman"/>
                <w:sz w:val="24"/>
                <w:szCs w:val="24"/>
              </w:rPr>
            </w:rPrChange>
          </w:rPr>
          <w:t xml:space="preserve"> about</w:t>
        </w:r>
      </w:ins>
      <w:ins w:id="8836" w:author="Britt Collins" w:date="2021-09-30T14:58:00Z">
        <w:r w:rsidRPr="00163DCF">
          <w:rPr>
            <w:szCs w:val="21"/>
            <w:rPrChange w:id="8837" w:author="David" w:date="2022-08-17T16:58:00Z">
              <w:rPr>
                <w:rFonts w:ascii="Times New Roman" w:hAnsi="Times New Roman"/>
                <w:sz w:val="24"/>
                <w:szCs w:val="24"/>
              </w:rPr>
            </w:rPrChange>
          </w:rPr>
          <w:t xml:space="preserve"> </w:t>
        </w:r>
      </w:ins>
      <w:ins w:id="8838" w:author="Britt Collins" w:date="2021-10-04T17:54:00Z">
        <w:r w:rsidR="00D309AD" w:rsidRPr="00163DCF">
          <w:rPr>
            <w:szCs w:val="21"/>
            <w:rPrChange w:id="8839" w:author="David" w:date="2022-08-17T16:58:00Z">
              <w:rPr>
                <w:rFonts w:ascii="Times New Roman" w:hAnsi="Times New Roman"/>
                <w:sz w:val="24"/>
                <w:szCs w:val="24"/>
              </w:rPr>
            </w:rPrChange>
          </w:rPr>
          <w:t>how</w:t>
        </w:r>
      </w:ins>
      <w:ins w:id="8840" w:author="Britt Collins" w:date="2021-09-30T14:58:00Z">
        <w:r w:rsidRPr="00163DCF">
          <w:rPr>
            <w:szCs w:val="21"/>
            <w:rPrChange w:id="8841" w:author="David" w:date="2022-08-17T16:58:00Z">
              <w:rPr>
                <w:rFonts w:ascii="Times New Roman" w:hAnsi="Times New Roman"/>
                <w:sz w:val="24"/>
                <w:szCs w:val="24"/>
              </w:rPr>
            </w:rPrChange>
          </w:rPr>
          <w:t xml:space="preserve"> Flo </w:t>
        </w:r>
      </w:ins>
      <w:ins w:id="8842" w:author="Britt Collins" w:date="2021-10-04T17:54:00Z">
        <w:r w:rsidR="00D309AD" w:rsidRPr="00163DCF">
          <w:rPr>
            <w:szCs w:val="21"/>
            <w:rPrChange w:id="8843" w:author="David" w:date="2022-08-17T16:58:00Z">
              <w:rPr>
                <w:rFonts w:ascii="Times New Roman" w:hAnsi="Times New Roman"/>
                <w:sz w:val="24"/>
                <w:szCs w:val="24"/>
              </w:rPr>
            </w:rPrChange>
          </w:rPr>
          <w:t>would</w:t>
        </w:r>
      </w:ins>
      <w:ins w:id="8844" w:author="Britt Collins" w:date="2021-09-30T14:58:00Z">
        <w:r w:rsidRPr="00163DCF">
          <w:rPr>
            <w:szCs w:val="21"/>
            <w:rPrChange w:id="8845" w:author="David" w:date="2022-08-17T16:58:00Z">
              <w:rPr>
                <w:rFonts w:ascii="Times New Roman" w:hAnsi="Times New Roman"/>
                <w:sz w:val="24"/>
                <w:szCs w:val="24"/>
              </w:rPr>
            </w:rPrChange>
          </w:rPr>
          <w:t xml:space="preserve"> respond</w:t>
        </w:r>
      </w:ins>
      <w:ins w:id="8846" w:author="Britt Collins" w:date="2021-10-04T17:54:00Z">
        <w:r w:rsidR="00D309AD" w:rsidRPr="00163DCF">
          <w:rPr>
            <w:szCs w:val="21"/>
            <w:rPrChange w:id="8847" w:author="David" w:date="2022-08-17T16:58:00Z">
              <w:rPr>
                <w:rFonts w:ascii="Times New Roman" w:hAnsi="Times New Roman"/>
                <w:sz w:val="24"/>
                <w:szCs w:val="24"/>
              </w:rPr>
            </w:rPrChange>
          </w:rPr>
          <w:t>.</w:t>
        </w:r>
      </w:ins>
      <w:ins w:id="8848" w:author="Britt Collins" w:date="2021-09-30T14:58:00Z">
        <w:r w:rsidRPr="00163DCF">
          <w:rPr>
            <w:szCs w:val="21"/>
            <w:rPrChange w:id="8849" w:author="David" w:date="2022-08-17T16:58:00Z">
              <w:rPr>
                <w:rFonts w:ascii="Times New Roman" w:hAnsi="Times New Roman"/>
                <w:sz w:val="24"/>
                <w:szCs w:val="24"/>
              </w:rPr>
            </w:rPrChange>
          </w:rPr>
          <w:t xml:space="preserve"> </w:t>
        </w:r>
      </w:ins>
    </w:p>
    <w:p w14:paraId="18A9E016" w14:textId="77777777" w:rsidR="00DD744C" w:rsidRPr="00163DCF" w:rsidRDefault="00D309AD">
      <w:pPr>
        <w:spacing w:line="276" w:lineRule="auto"/>
        <w:ind w:left="-5" w:right="15" w:firstLine="725"/>
        <w:rPr>
          <w:ins w:id="8850" w:author="Britt Collins" w:date="2021-10-04T17:55:00Z"/>
          <w:szCs w:val="21"/>
          <w:rPrChange w:id="8851" w:author="David" w:date="2022-08-17T16:58:00Z">
            <w:rPr>
              <w:ins w:id="8852" w:author="Britt Collins" w:date="2021-10-04T17:55:00Z"/>
              <w:rFonts w:ascii="Times New Roman" w:hAnsi="Times New Roman"/>
              <w:sz w:val="24"/>
              <w:szCs w:val="24"/>
            </w:rPr>
          </w:rPrChange>
        </w:rPr>
        <w:pPrChange w:id="8853" w:author="David" w:date="2022-08-17T17:01:00Z">
          <w:pPr>
            <w:spacing w:line="480" w:lineRule="auto"/>
            <w:ind w:left="-5" w:right="15" w:firstLine="725"/>
          </w:pPr>
        </w:pPrChange>
      </w:pPr>
      <w:ins w:id="8854" w:author="Britt Collins" w:date="2021-10-04T17:54:00Z">
        <w:r w:rsidRPr="00163DCF">
          <w:rPr>
            <w:szCs w:val="21"/>
            <w:rPrChange w:id="8855" w:author="David" w:date="2022-08-17T16:58:00Z">
              <w:rPr>
                <w:rFonts w:ascii="Times New Roman" w:hAnsi="Times New Roman"/>
                <w:sz w:val="24"/>
                <w:szCs w:val="24"/>
              </w:rPr>
            </w:rPrChange>
          </w:rPr>
          <w:t xml:space="preserve">When </w:t>
        </w:r>
      </w:ins>
      <w:ins w:id="8856" w:author="Britt Collins" w:date="2021-09-30T14:58:00Z">
        <w:r w:rsidR="006F31F6" w:rsidRPr="00163DCF">
          <w:rPr>
            <w:szCs w:val="21"/>
            <w:rPrChange w:id="8857" w:author="David" w:date="2022-08-17T16:58:00Z">
              <w:rPr>
                <w:rFonts w:ascii="Times New Roman" w:hAnsi="Times New Roman"/>
                <w:sz w:val="24"/>
                <w:szCs w:val="24"/>
              </w:rPr>
            </w:rPrChange>
          </w:rPr>
          <w:t>I returned to the Manly flat after another day at the client</w:t>
        </w:r>
      </w:ins>
      <w:ins w:id="8858" w:author="Britt Collins" w:date="2021-10-04T17:53:00Z">
        <w:r w:rsidRPr="00163DCF">
          <w:rPr>
            <w:szCs w:val="21"/>
            <w:rPrChange w:id="8859" w:author="David" w:date="2022-08-17T16:58:00Z">
              <w:rPr>
                <w:rFonts w:ascii="Times New Roman" w:hAnsi="Times New Roman"/>
                <w:sz w:val="24"/>
                <w:szCs w:val="24"/>
              </w:rPr>
            </w:rPrChange>
          </w:rPr>
          <w:t>’</w:t>
        </w:r>
      </w:ins>
      <w:ins w:id="8860" w:author="Britt Collins" w:date="2021-09-30T14:58:00Z">
        <w:r w:rsidR="006F31F6" w:rsidRPr="00163DCF">
          <w:rPr>
            <w:szCs w:val="21"/>
            <w:rPrChange w:id="8861" w:author="David" w:date="2022-08-17T16:58:00Z">
              <w:rPr>
                <w:rFonts w:ascii="Times New Roman" w:hAnsi="Times New Roman"/>
                <w:sz w:val="24"/>
                <w:szCs w:val="24"/>
              </w:rPr>
            </w:rPrChange>
          </w:rPr>
          <w:t xml:space="preserve">s office, I could hear Flo in the communal area. I walked towards the kitchen catching a glimpse of her barbaric, black hair. Fear hit. I tenuously greeted her, "Hi Flo", I said. </w:t>
        </w:r>
      </w:ins>
    </w:p>
    <w:p w14:paraId="5FED25B9" w14:textId="3B307240" w:rsidR="00DD744C" w:rsidRPr="00163DCF" w:rsidRDefault="00DD744C">
      <w:pPr>
        <w:spacing w:line="276" w:lineRule="auto"/>
        <w:ind w:left="-5" w:right="15" w:firstLine="725"/>
        <w:rPr>
          <w:ins w:id="8862" w:author="Britt Collins" w:date="2021-10-04T17:56:00Z"/>
          <w:szCs w:val="21"/>
          <w:rPrChange w:id="8863" w:author="David" w:date="2022-08-17T16:58:00Z">
            <w:rPr>
              <w:ins w:id="8864" w:author="Britt Collins" w:date="2021-10-04T17:56:00Z"/>
              <w:rFonts w:ascii="Times New Roman" w:hAnsi="Times New Roman"/>
              <w:sz w:val="24"/>
              <w:szCs w:val="24"/>
            </w:rPr>
          </w:rPrChange>
        </w:rPr>
        <w:pPrChange w:id="8865" w:author="David" w:date="2022-08-17T17:01:00Z">
          <w:pPr>
            <w:spacing w:line="480" w:lineRule="auto"/>
            <w:ind w:left="-5" w:right="15" w:firstLine="725"/>
          </w:pPr>
        </w:pPrChange>
      </w:pPr>
      <w:ins w:id="8866" w:author="Britt Collins" w:date="2021-10-04T17:55:00Z">
        <w:r w:rsidRPr="00163DCF">
          <w:rPr>
            <w:szCs w:val="21"/>
            <w:rPrChange w:id="8867" w:author="David" w:date="2022-08-17T16:58:00Z">
              <w:rPr>
                <w:rFonts w:ascii="Times New Roman" w:hAnsi="Times New Roman"/>
                <w:sz w:val="24"/>
                <w:szCs w:val="24"/>
              </w:rPr>
            </w:rPrChange>
          </w:rPr>
          <w:t>She</w:t>
        </w:r>
      </w:ins>
      <w:ins w:id="8868" w:author="Britt Collins" w:date="2021-09-30T14:58:00Z">
        <w:r w:rsidR="006F31F6" w:rsidRPr="00163DCF">
          <w:rPr>
            <w:szCs w:val="21"/>
            <w:rPrChange w:id="8869" w:author="David" w:date="2022-08-17T16:58:00Z">
              <w:rPr>
                <w:rFonts w:ascii="Times New Roman" w:hAnsi="Times New Roman"/>
                <w:sz w:val="24"/>
                <w:szCs w:val="24"/>
              </w:rPr>
            </w:rPrChange>
          </w:rPr>
          <w:t xml:space="preserve"> cocked her head to look at me and exhaled heavily through her flared nostrils. </w:t>
        </w:r>
      </w:ins>
      <w:ins w:id="8870" w:author="Britt Collins" w:date="2021-10-04T17:55:00Z">
        <w:r w:rsidRPr="00163DCF">
          <w:rPr>
            <w:szCs w:val="21"/>
            <w:rPrChange w:id="8871" w:author="David" w:date="2022-08-17T16:58:00Z">
              <w:rPr>
                <w:rFonts w:ascii="Times New Roman" w:hAnsi="Times New Roman"/>
                <w:sz w:val="24"/>
                <w:szCs w:val="24"/>
              </w:rPr>
            </w:rPrChange>
          </w:rPr>
          <w:t>“</w:t>
        </w:r>
      </w:ins>
      <w:ins w:id="8872" w:author="Britt Collins" w:date="2021-09-30T14:58:00Z">
        <w:r w:rsidR="006F31F6" w:rsidRPr="00163DCF">
          <w:rPr>
            <w:szCs w:val="21"/>
            <w:rPrChange w:id="8873" w:author="David" w:date="2022-08-17T16:58:00Z">
              <w:rPr>
                <w:rFonts w:ascii="Times New Roman" w:hAnsi="Times New Roman"/>
                <w:sz w:val="24"/>
                <w:szCs w:val="24"/>
              </w:rPr>
            </w:rPrChange>
          </w:rPr>
          <w:t>So, I found your letter</w:t>
        </w:r>
      </w:ins>
      <w:ins w:id="8874" w:author="Britt Collins" w:date="2021-10-04T17:55:00Z">
        <w:r w:rsidRPr="00163DCF">
          <w:rPr>
            <w:szCs w:val="21"/>
            <w:rPrChange w:id="8875" w:author="David" w:date="2022-08-17T16:58:00Z">
              <w:rPr>
                <w:rFonts w:ascii="Times New Roman" w:hAnsi="Times New Roman"/>
                <w:sz w:val="24"/>
                <w:szCs w:val="24"/>
              </w:rPr>
            </w:rPrChange>
          </w:rPr>
          <w:t>.”</w:t>
        </w:r>
      </w:ins>
      <w:ins w:id="8876" w:author="Britt Collins" w:date="2021-09-30T14:58:00Z">
        <w:r w:rsidR="006F31F6" w:rsidRPr="00163DCF">
          <w:rPr>
            <w:szCs w:val="21"/>
            <w:rPrChange w:id="8877" w:author="David" w:date="2022-08-17T16:58:00Z">
              <w:rPr>
                <w:rFonts w:ascii="Times New Roman" w:hAnsi="Times New Roman"/>
                <w:sz w:val="24"/>
                <w:szCs w:val="24"/>
              </w:rPr>
            </w:rPrChange>
          </w:rPr>
          <w:t xml:space="preserve"> If she could</w:t>
        </w:r>
      </w:ins>
      <w:ins w:id="8878" w:author="Britt Collins" w:date="2021-10-04T17:57:00Z">
        <w:r w:rsidRPr="00163DCF">
          <w:rPr>
            <w:szCs w:val="21"/>
            <w:rPrChange w:id="8879" w:author="David" w:date="2022-08-17T16:58:00Z">
              <w:rPr>
                <w:rFonts w:ascii="Times New Roman" w:hAnsi="Times New Roman"/>
                <w:sz w:val="24"/>
                <w:szCs w:val="24"/>
              </w:rPr>
            </w:rPrChange>
          </w:rPr>
          <w:t>’</w:t>
        </w:r>
      </w:ins>
      <w:ins w:id="8880" w:author="Britt Collins" w:date="2021-09-30T14:58:00Z">
        <w:r w:rsidR="006F31F6" w:rsidRPr="00163DCF">
          <w:rPr>
            <w:szCs w:val="21"/>
            <w:rPrChange w:id="8881" w:author="David" w:date="2022-08-17T16:58:00Z">
              <w:rPr>
                <w:rFonts w:ascii="Times New Roman" w:hAnsi="Times New Roman"/>
                <w:sz w:val="24"/>
                <w:szCs w:val="24"/>
              </w:rPr>
            </w:rPrChange>
          </w:rPr>
          <w:t xml:space="preserve">ve followed that sentence up with </w:t>
        </w:r>
      </w:ins>
      <w:ins w:id="8882" w:author="Britt Collins" w:date="2021-10-04T17:56:00Z">
        <w:r w:rsidRPr="00163DCF">
          <w:rPr>
            <w:szCs w:val="21"/>
            <w:rPrChange w:id="8883" w:author="David" w:date="2022-08-17T16:58:00Z">
              <w:rPr>
                <w:rFonts w:ascii="Times New Roman" w:hAnsi="Times New Roman"/>
                <w:sz w:val="24"/>
                <w:szCs w:val="24"/>
              </w:rPr>
            </w:rPrChange>
          </w:rPr>
          <w:t>“</w:t>
        </w:r>
      </w:ins>
      <w:ins w:id="8884" w:author="Britt Collins" w:date="2021-09-30T14:58:00Z">
        <w:r w:rsidR="006F31F6" w:rsidRPr="00163DCF">
          <w:rPr>
            <w:szCs w:val="21"/>
            <w:rPrChange w:id="8885" w:author="David" w:date="2022-08-17T16:58:00Z">
              <w:rPr>
                <w:rFonts w:ascii="Times New Roman" w:hAnsi="Times New Roman"/>
                <w:sz w:val="24"/>
                <w:szCs w:val="24"/>
              </w:rPr>
            </w:rPrChange>
          </w:rPr>
          <w:t>here</w:t>
        </w:r>
      </w:ins>
      <w:ins w:id="8886" w:author="Britt Collins" w:date="2021-10-04T17:56:00Z">
        <w:r w:rsidRPr="00163DCF">
          <w:rPr>
            <w:szCs w:val="21"/>
            <w:rPrChange w:id="8887" w:author="David" w:date="2022-08-17T16:58:00Z">
              <w:rPr>
                <w:rFonts w:ascii="Times New Roman" w:hAnsi="Times New Roman"/>
                <w:sz w:val="24"/>
                <w:szCs w:val="24"/>
              </w:rPr>
            </w:rPrChange>
          </w:rPr>
          <w:t>’</w:t>
        </w:r>
      </w:ins>
      <w:ins w:id="8888" w:author="Britt Collins" w:date="2021-09-30T14:58:00Z">
        <w:r w:rsidR="006F31F6" w:rsidRPr="00163DCF">
          <w:rPr>
            <w:szCs w:val="21"/>
            <w:rPrChange w:id="8889" w:author="David" w:date="2022-08-17T16:58:00Z">
              <w:rPr>
                <w:rFonts w:ascii="Times New Roman" w:hAnsi="Times New Roman"/>
                <w:sz w:val="24"/>
                <w:szCs w:val="24"/>
              </w:rPr>
            </w:rPrChange>
          </w:rPr>
          <w:t>s your cash deposit back</w:t>
        </w:r>
      </w:ins>
      <w:ins w:id="8890" w:author="Britt Collins" w:date="2021-10-04T17:56:00Z">
        <w:r w:rsidRPr="00163DCF">
          <w:rPr>
            <w:szCs w:val="21"/>
            <w:rPrChange w:id="8891" w:author="David" w:date="2022-08-17T16:58:00Z">
              <w:rPr>
                <w:rFonts w:ascii="Times New Roman" w:hAnsi="Times New Roman"/>
                <w:sz w:val="24"/>
                <w:szCs w:val="24"/>
              </w:rPr>
            </w:rPrChange>
          </w:rPr>
          <w:t>”</w:t>
        </w:r>
      </w:ins>
      <w:ins w:id="8892" w:author="Britt Collins" w:date="2021-09-30T14:58:00Z">
        <w:r w:rsidR="006F31F6" w:rsidRPr="00163DCF">
          <w:rPr>
            <w:szCs w:val="21"/>
            <w:rPrChange w:id="8893" w:author="David" w:date="2022-08-17T16:58:00Z">
              <w:rPr>
                <w:rFonts w:ascii="Times New Roman" w:hAnsi="Times New Roman"/>
                <w:sz w:val="24"/>
                <w:szCs w:val="24"/>
              </w:rPr>
            </w:rPrChange>
          </w:rPr>
          <w:t xml:space="preserve">, I would have wept with joy. </w:t>
        </w:r>
      </w:ins>
      <w:ins w:id="8894" w:author="Britt Collins" w:date="2021-10-04T17:56:00Z">
        <w:r w:rsidRPr="00163DCF">
          <w:rPr>
            <w:szCs w:val="21"/>
            <w:rPrChange w:id="8895" w:author="David" w:date="2022-08-17T16:58:00Z">
              <w:rPr>
                <w:rFonts w:ascii="Times New Roman" w:hAnsi="Times New Roman"/>
                <w:sz w:val="24"/>
                <w:szCs w:val="24"/>
              </w:rPr>
            </w:rPrChange>
          </w:rPr>
          <w:t>Instead, s</w:t>
        </w:r>
      </w:ins>
      <w:ins w:id="8896" w:author="Britt Collins" w:date="2021-09-30T14:58:00Z">
        <w:r w:rsidR="006F31F6" w:rsidRPr="00163DCF">
          <w:rPr>
            <w:szCs w:val="21"/>
            <w:rPrChange w:id="8897" w:author="David" w:date="2022-08-17T16:58:00Z">
              <w:rPr>
                <w:rFonts w:ascii="Times New Roman" w:hAnsi="Times New Roman"/>
                <w:sz w:val="24"/>
                <w:szCs w:val="24"/>
              </w:rPr>
            </w:rPrChange>
          </w:rPr>
          <w:t xml:space="preserve">he </w:t>
        </w:r>
      </w:ins>
      <w:ins w:id="8898" w:author="Britt Collins" w:date="2021-10-04T17:56:00Z">
        <w:r w:rsidRPr="00163DCF">
          <w:rPr>
            <w:szCs w:val="21"/>
            <w:rPrChange w:id="8899" w:author="David" w:date="2022-08-17T16:58:00Z">
              <w:rPr>
                <w:rFonts w:ascii="Times New Roman" w:hAnsi="Times New Roman"/>
                <w:sz w:val="24"/>
                <w:szCs w:val="24"/>
              </w:rPr>
            </w:rPrChange>
          </w:rPr>
          <w:t>added,</w:t>
        </w:r>
      </w:ins>
      <w:ins w:id="8900" w:author="Britt Collins" w:date="2021-09-30T14:58:00Z">
        <w:r w:rsidR="006F31F6" w:rsidRPr="00163DCF">
          <w:rPr>
            <w:szCs w:val="21"/>
            <w:rPrChange w:id="8901" w:author="David" w:date="2022-08-17T16:58:00Z">
              <w:rPr>
                <w:rFonts w:ascii="Times New Roman" w:hAnsi="Times New Roman"/>
                <w:sz w:val="24"/>
                <w:szCs w:val="24"/>
              </w:rPr>
            </w:rPrChange>
          </w:rPr>
          <w:t xml:space="preserve"> </w:t>
        </w:r>
      </w:ins>
      <w:ins w:id="8902" w:author="Britt Collins" w:date="2021-10-04T17:56:00Z">
        <w:r w:rsidRPr="00163DCF">
          <w:rPr>
            <w:szCs w:val="21"/>
            <w:rPrChange w:id="8903" w:author="David" w:date="2022-08-17T16:58:00Z">
              <w:rPr>
                <w:rFonts w:ascii="Times New Roman" w:hAnsi="Times New Roman"/>
                <w:sz w:val="24"/>
                <w:szCs w:val="24"/>
              </w:rPr>
            </w:rPrChange>
          </w:rPr>
          <w:t>“</w:t>
        </w:r>
      </w:ins>
      <w:ins w:id="8904" w:author="Britt Collins" w:date="2021-09-30T14:58:00Z">
        <w:r w:rsidR="006F31F6" w:rsidRPr="00163DCF">
          <w:rPr>
            <w:szCs w:val="21"/>
            <w:rPrChange w:id="8905" w:author="David" w:date="2022-08-17T16:58:00Z">
              <w:rPr>
                <w:rFonts w:ascii="Times New Roman" w:hAnsi="Times New Roman"/>
                <w:sz w:val="24"/>
                <w:szCs w:val="24"/>
              </w:rPr>
            </w:rPrChange>
          </w:rPr>
          <w:t>Did you know that my boyfriend works in the police force?</w:t>
        </w:r>
      </w:ins>
      <w:ins w:id="8906" w:author="Britt Collins" w:date="2021-10-04T17:56:00Z">
        <w:r w:rsidRPr="00163DCF">
          <w:rPr>
            <w:szCs w:val="21"/>
            <w:rPrChange w:id="8907" w:author="David" w:date="2022-08-17T16:58:00Z">
              <w:rPr>
                <w:rFonts w:ascii="Times New Roman" w:hAnsi="Times New Roman"/>
                <w:sz w:val="24"/>
                <w:szCs w:val="24"/>
              </w:rPr>
            </w:rPrChange>
          </w:rPr>
          <w:t>”</w:t>
        </w:r>
      </w:ins>
    </w:p>
    <w:p w14:paraId="1AB63FE8" w14:textId="77777777" w:rsidR="00DD744C" w:rsidRPr="00163DCF" w:rsidRDefault="006F31F6">
      <w:pPr>
        <w:spacing w:line="276" w:lineRule="auto"/>
        <w:ind w:left="-5" w:right="15" w:firstLine="725"/>
        <w:rPr>
          <w:ins w:id="8908" w:author="Britt Collins" w:date="2021-10-04T17:58:00Z"/>
          <w:szCs w:val="21"/>
          <w:rPrChange w:id="8909" w:author="David" w:date="2022-08-17T16:58:00Z">
            <w:rPr>
              <w:ins w:id="8910" w:author="Britt Collins" w:date="2021-10-04T17:58:00Z"/>
              <w:rFonts w:ascii="Times New Roman" w:hAnsi="Times New Roman"/>
              <w:sz w:val="24"/>
              <w:szCs w:val="24"/>
            </w:rPr>
          </w:rPrChange>
        </w:rPr>
        <w:pPrChange w:id="8911" w:author="David" w:date="2022-08-17T17:01:00Z">
          <w:pPr>
            <w:spacing w:line="480" w:lineRule="auto"/>
            <w:ind w:left="-5" w:right="15" w:firstLine="725"/>
          </w:pPr>
        </w:pPrChange>
      </w:pPr>
      <w:ins w:id="8912" w:author="Britt Collins" w:date="2021-09-30T14:58:00Z">
        <w:r w:rsidRPr="00163DCF">
          <w:rPr>
            <w:szCs w:val="21"/>
            <w:rPrChange w:id="8913" w:author="David" w:date="2022-08-17T16:58:00Z">
              <w:rPr>
                <w:rFonts w:ascii="Times New Roman" w:hAnsi="Times New Roman"/>
                <w:sz w:val="24"/>
                <w:szCs w:val="24"/>
              </w:rPr>
            </w:rPrChange>
          </w:rPr>
          <w:t xml:space="preserve">I thought briefly about this closed question. The answer that initially popped into my head was </w:t>
        </w:r>
      </w:ins>
      <w:ins w:id="8914" w:author="Britt Collins" w:date="2021-10-04T17:57:00Z">
        <w:r w:rsidR="00DD744C" w:rsidRPr="00163DCF">
          <w:rPr>
            <w:szCs w:val="21"/>
            <w:rPrChange w:id="8915" w:author="David" w:date="2022-08-17T16:58:00Z">
              <w:rPr>
                <w:rFonts w:ascii="Times New Roman" w:hAnsi="Times New Roman"/>
                <w:sz w:val="24"/>
                <w:szCs w:val="24"/>
              </w:rPr>
            </w:rPrChange>
          </w:rPr>
          <w:t>“</w:t>
        </w:r>
      </w:ins>
      <w:ins w:id="8916" w:author="Britt Collins" w:date="2021-09-30T14:58:00Z">
        <w:r w:rsidRPr="00163DCF">
          <w:rPr>
            <w:szCs w:val="21"/>
            <w:rPrChange w:id="8917" w:author="David" w:date="2022-08-17T16:58:00Z">
              <w:rPr>
                <w:rFonts w:ascii="Times New Roman" w:hAnsi="Times New Roman"/>
                <w:sz w:val="24"/>
                <w:szCs w:val="24"/>
              </w:rPr>
            </w:rPrChange>
          </w:rPr>
          <w:t>What does that have to do with the letter?</w:t>
        </w:r>
      </w:ins>
      <w:ins w:id="8918" w:author="Britt Collins" w:date="2021-10-04T17:57:00Z">
        <w:r w:rsidR="00DD744C" w:rsidRPr="00163DCF">
          <w:rPr>
            <w:szCs w:val="21"/>
            <w:rPrChange w:id="8919" w:author="David" w:date="2022-08-17T16:58:00Z">
              <w:rPr>
                <w:rFonts w:ascii="Times New Roman" w:hAnsi="Times New Roman"/>
                <w:sz w:val="24"/>
                <w:szCs w:val="24"/>
              </w:rPr>
            </w:rPrChange>
          </w:rPr>
          <w:t>”</w:t>
        </w:r>
      </w:ins>
      <w:ins w:id="8920" w:author="Britt Collins" w:date="2021-09-30T14:58:00Z">
        <w:r w:rsidRPr="00163DCF">
          <w:rPr>
            <w:szCs w:val="21"/>
            <w:rPrChange w:id="8921" w:author="David" w:date="2022-08-17T16:58:00Z">
              <w:rPr>
                <w:rFonts w:ascii="Times New Roman" w:hAnsi="Times New Roman"/>
                <w:sz w:val="24"/>
                <w:szCs w:val="24"/>
              </w:rPr>
            </w:rPrChange>
          </w:rPr>
          <w:t xml:space="preserve"> </w:t>
        </w:r>
      </w:ins>
      <w:ins w:id="8922" w:author="Britt Collins" w:date="2021-10-04T17:58:00Z">
        <w:r w:rsidR="00DD744C" w:rsidRPr="00163DCF">
          <w:rPr>
            <w:szCs w:val="21"/>
            <w:rPrChange w:id="8923" w:author="David" w:date="2022-08-17T16:58:00Z">
              <w:rPr>
                <w:rFonts w:ascii="Times New Roman" w:hAnsi="Times New Roman"/>
                <w:sz w:val="24"/>
                <w:szCs w:val="24"/>
              </w:rPr>
            </w:rPrChange>
          </w:rPr>
          <w:t>But replied,</w:t>
        </w:r>
      </w:ins>
      <w:ins w:id="8924" w:author="Britt Collins" w:date="2021-09-30T14:58:00Z">
        <w:r w:rsidRPr="00163DCF">
          <w:rPr>
            <w:szCs w:val="21"/>
            <w:rPrChange w:id="8925" w:author="David" w:date="2022-08-17T16:58:00Z">
              <w:rPr>
                <w:rFonts w:ascii="Times New Roman" w:hAnsi="Times New Roman"/>
                <w:sz w:val="24"/>
                <w:szCs w:val="24"/>
              </w:rPr>
            </w:rPrChange>
          </w:rPr>
          <w:t xml:space="preserve"> </w:t>
        </w:r>
      </w:ins>
      <w:ins w:id="8926" w:author="Britt Collins" w:date="2021-10-04T17:57:00Z">
        <w:r w:rsidR="00DD744C" w:rsidRPr="00163DCF">
          <w:rPr>
            <w:szCs w:val="21"/>
            <w:rPrChange w:id="8927" w:author="David" w:date="2022-08-17T16:58:00Z">
              <w:rPr>
                <w:rFonts w:ascii="Times New Roman" w:hAnsi="Times New Roman"/>
                <w:sz w:val="24"/>
                <w:szCs w:val="24"/>
              </w:rPr>
            </w:rPrChange>
          </w:rPr>
          <w:t>“</w:t>
        </w:r>
      </w:ins>
      <w:ins w:id="8928" w:author="Britt Collins" w:date="2021-09-30T14:58:00Z">
        <w:r w:rsidRPr="00163DCF">
          <w:rPr>
            <w:szCs w:val="21"/>
            <w:rPrChange w:id="8929" w:author="David" w:date="2022-08-17T16:58:00Z">
              <w:rPr>
                <w:rFonts w:ascii="Times New Roman" w:hAnsi="Times New Roman"/>
                <w:sz w:val="24"/>
                <w:szCs w:val="24"/>
              </w:rPr>
            </w:rPrChange>
          </w:rPr>
          <w:t>Err, no</w:t>
        </w:r>
      </w:ins>
      <w:ins w:id="8930" w:author="Britt Collins" w:date="2021-10-04T17:58:00Z">
        <w:r w:rsidR="00DD744C" w:rsidRPr="00163DCF">
          <w:rPr>
            <w:szCs w:val="21"/>
            <w:rPrChange w:id="8931" w:author="David" w:date="2022-08-17T16:58:00Z">
              <w:rPr>
                <w:rFonts w:ascii="Times New Roman" w:hAnsi="Times New Roman"/>
                <w:sz w:val="24"/>
                <w:szCs w:val="24"/>
              </w:rPr>
            </w:rPrChange>
          </w:rPr>
          <w:t>.”</w:t>
        </w:r>
      </w:ins>
      <w:ins w:id="8932" w:author="Britt Collins" w:date="2021-09-30T14:58:00Z">
        <w:r w:rsidRPr="00163DCF">
          <w:rPr>
            <w:szCs w:val="21"/>
            <w:rPrChange w:id="8933" w:author="David" w:date="2022-08-17T16:58:00Z">
              <w:rPr>
                <w:rFonts w:ascii="Times New Roman" w:hAnsi="Times New Roman"/>
                <w:sz w:val="24"/>
                <w:szCs w:val="24"/>
              </w:rPr>
            </w:rPrChange>
          </w:rPr>
          <w:t xml:space="preserve"> I was lying </w:t>
        </w:r>
        <w:proofErr w:type="gramStart"/>
        <w:r w:rsidRPr="00163DCF">
          <w:rPr>
            <w:szCs w:val="21"/>
            <w:rPrChange w:id="8934" w:author="David" w:date="2022-08-17T16:58:00Z">
              <w:rPr>
                <w:rFonts w:ascii="Times New Roman" w:hAnsi="Times New Roman"/>
                <w:sz w:val="24"/>
                <w:szCs w:val="24"/>
              </w:rPr>
            </w:rPrChange>
          </w:rPr>
          <w:t>in an attempt to</w:t>
        </w:r>
        <w:proofErr w:type="gramEnd"/>
        <w:r w:rsidRPr="00163DCF">
          <w:rPr>
            <w:szCs w:val="21"/>
            <w:rPrChange w:id="8935" w:author="David" w:date="2022-08-17T16:58:00Z">
              <w:rPr>
                <w:rFonts w:ascii="Times New Roman" w:hAnsi="Times New Roman"/>
                <w:sz w:val="24"/>
                <w:szCs w:val="24"/>
              </w:rPr>
            </w:rPrChange>
          </w:rPr>
          <w:t xml:space="preserve"> calm her. She had mentioned her </w:t>
        </w:r>
      </w:ins>
      <w:ins w:id="8936" w:author="Britt Collins" w:date="2021-10-04T17:58:00Z">
        <w:r w:rsidR="00DD744C" w:rsidRPr="00163DCF">
          <w:rPr>
            <w:szCs w:val="21"/>
            <w:rPrChange w:id="8937" w:author="David" w:date="2022-08-17T16:58:00Z">
              <w:rPr>
                <w:rFonts w:ascii="Times New Roman" w:hAnsi="Times New Roman"/>
                <w:sz w:val="24"/>
                <w:szCs w:val="24"/>
              </w:rPr>
            </w:rPrChange>
          </w:rPr>
          <w:t>p</w:t>
        </w:r>
      </w:ins>
      <w:ins w:id="8938" w:author="Britt Collins" w:date="2021-09-30T14:58:00Z">
        <w:r w:rsidRPr="00163DCF">
          <w:rPr>
            <w:szCs w:val="21"/>
            <w:rPrChange w:id="8939" w:author="David" w:date="2022-08-17T16:58:00Z">
              <w:rPr>
                <w:rFonts w:ascii="Times New Roman" w:hAnsi="Times New Roman"/>
                <w:sz w:val="24"/>
                <w:szCs w:val="24"/>
              </w:rPr>
            </w:rPrChange>
          </w:rPr>
          <w:t xml:space="preserve">oliceman boyfriend before. </w:t>
        </w:r>
      </w:ins>
    </w:p>
    <w:p w14:paraId="10464F8B" w14:textId="4B2A9594" w:rsidR="006F31F6" w:rsidRPr="00163DCF" w:rsidRDefault="00DD744C">
      <w:pPr>
        <w:spacing w:line="276" w:lineRule="auto"/>
        <w:ind w:left="-5" w:right="15" w:firstLine="725"/>
        <w:rPr>
          <w:ins w:id="8940" w:author="Britt Collins" w:date="2021-09-30T14:58:00Z"/>
          <w:szCs w:val="21"/>
          <w:rPrChange w:id="8941" w:author="David" w:date="2022-08-17T16:58:00Z">
            <w:rPr>
              <w:ins w:id="8942" w:author="Britt Collins" w:date="2021-09-30T14:58:00Z"/>
              <w:rFonts w:ascii="Times New Roman" w:hAnsi="Times New Roman"/>
              <w:sz w:val="24"/>
              <w:szCs w:val="24"/>
            </w:rPr>
          </w:rPrChange>
        </w:rPr>
        <w:pPrChange w:id="8943" w:author="David" w:date="2022-08-17T17:01:00Z">
          <w:pPr>
            <w:ind w:left="-5" w:right="15"/>
          </w:pPr>
        </w:pPrChange>
      </w:pPr>
      <w:ins w:id="8944" w:author="Britt Collins" w:date="2021-10-04T17:58:00Z">
        <w:r w:rsidRPr="00163DCF">
          <w:rPr>
            <w:szCs w:val="21"/>
            <w:rPrChange w:id="8945" w:author="David" w:date="2022-08-17T16:58:00Z">
              <w:rPr>
                <w:rFonts w:ascii="Times New Roman" w:hAnsi="Times New Roman"/>
                <w:sz w:val="24"/>
                <w:szCs w:val="24"/>
              </w:rPr>
            </w:rPrChange>
          </w:rPr>
          <w:t>“</w:t>
        </w:r>
      </w:ins>
      <w:ins w:id="8946" w:author="Britt Collins" w:date="2021-09-30T14:58:00Z">
        <w:r w:rsidR="006F31F6" w:rsidRPr="00163DCF">
          <w:rPr>
            <w:szCs w:val="21"/>
            <w:rPrChange w:id="8947" w:author="David" w:date="2022-08-17T16:58:00Z">
              <w:rPr>
                <w:rFonts w:ascii="Times New Roman" w:hAnsi="Times New Roman"/>
                <w:sz w:val="24"/>
                <w:szCs w:val="24"/>
              </w:rPr>
            </w:rPrChange>
          </w:rPr>
          <w:t>How dare you write something like this</w:t>
        </w:r>
      </w:ins>
      <w:ins w:id="8948" w:author="Britt Collins" w:date="2021-10-04T17:58:00Z">
        <w:r w:rsidRPr="00163DCF">
          <w:rPr>
            <w:szCs w:val="21"/>
            <w:rPrChange w:id="8949" w:author="David" w:date="2022-08-17T16:58:00Z">
              <w:rPr>
                <w:rFonts w:ascii="Times New Roman" w:hAnsi="Times New Roman"/>
                <w:sz w:val="24"/>
                <w:szCs w:val="24"/>
              </w:rPr>
            </w:rPrChange>
          </w:rPr>
          <w:t>,” she said, raising her voice</w:t>
        </w:r>
      </w:ins>
      <w:ins w:id="8950" w:author="Britt Collins" w:date="2021-09-30T14:58:00Z">
        <w:r w:rsidR="006F31F6" w:rsidRPr="00163DCF">
          <w:rPr>
            <w:szCs w:val="21"/>
            <w:rPrChange w:id="8951" w:author="David" w:date="2022-08-17T16:58:00Z">
              <w:rPr>
                <w:rFonts w:ascii="Times New Roman" w:hAnsi="Times New Roman"/>
                <w:sz w:val="24"/>
                <w:szCs w:val="24"/>
              </w:rPr>
            </w:rPrChange>
          </w:rPr>
          <w:t xml:space="preserve">. The last time I had experienced a dressing down like this was at senior school. The teacher read a joke in the back of my English </w:t>
        </w:r>
      </w:ins>
      <w:ins w:id="8952" w:author="Britt Collins" w:date="2021-10-04T17:59:00Z">
        <w:r w:rsidRPr="00163DCF">
          <w:rPr>
            <w:szCs w:val="21"/>
            <w:rPrChange w:id="8953" w:author="David" w:date="2022-08-17T16:58:00Z">
              <w:rPr>
                <w:rFonts w:ascii="Times New Roman" w:hAnsi="Times New Roman"/>
                <w:sz w:val="24"/>
                <w:szCs w:val="24"/>
              </w:rPr>
            </w:rPrChange>
          </w:rPr>
          <w:t>l</w:t>
        </w:r>
      </w:ins>
      <w:ins w:id="8954" w:author="Britt Collins" w:date="2021-09-30T14:58:00Z">
        <w:r w:rsidR="006F31F6" w:rsidRPr="00163DCF">
          <w:rPr>
            <w:szCs w:val="21"/>
            <w:rPrChange w:id="8955" w:author="David" w:date="2022-08-17T16:58:00Z">
              <w:rPr>
                <w:rFonts w:ascii="Times New Roman" w:hAnsi="Times New Roman"/>
                <w:sz w:val="24"/>
                <w:szCs w:val="24"/>
              </w:rPr>
            </w:rPrChange>
          </w:rPr>
          <w:t xml:space="preserve">anguage book. The punchline was a swear word. She paused, with hands on hips and her gaze fixed on me. </w:t>
        </w:r>
      </w:ins>
      <w:ins w:id="8956" w:author="Britt Collins" w:date="2021-10-04T17:59:00Z">
        <w:r w:rsidRPr="00163DCF">
          <w:rPr>
            <w:szCs w:val="21"/>
            <w:rPrChange w:id="8957" w:author="David" w:date="2022-08-17T16:58:00Z">
              <w:rPr>
                <w:rFonts w:ascii="Times New Roman" w:hAnsi="Times New Roman"/>
                <w:sz w:val="24"/>
                <w:szCs w:val="24"/>
              </w:rPr>
            </w:rPrChange>
          </w:rPr>
          <w:t>“</w:t>
        </w:r>
      </w:ins>
      <w:ins w:id="8958" w:author="Britt Collins" w:date="2021-09-30T14:58:00Z">
        <w:r w:rsidR="006F31F6" w:rsidRPr="00163DCF">
          <w:rPr>
            <w:szCs w:val="21"/>
            <w:rPrChange w:id="8959" w:author="David" w:date="2022-08-17T16:58:00Z">
              <w:rPr>
                <w:rFonts w:ascii="Times New Roman" w:hAnsi="Times New Roman"/>
                <w:sz w:val="24"/>
                <w:szCs w:val="24"/>
              </w:rPr>
            </w:rPrChange>
          </w:rPr>
          <w:t>I will not be giving you your deposit back, plain and simple</w:t>
        </w:r>
      </w:ins>
      <w:ins w:id="8960" w:author="Britt Collins" w:date="2021-10-04T17:59:00Z">
        <w:r w:rsidRPr="00163DCF">
          <w:rPr>
            <w:szCs w:val="21"/>
            <w:rPrChange w:id="8961" w:author="David" w:date="2022-08-17T16:58:00Z">
              <w:rPr>
                <w:rFonts w:ascii="Times New Roman" w:hAnsi="Times New Roman"/>
                <w:sz w:val="24"/>
                <w:szCs w:val="24"/>
              </w:rPr>
            </w:rPrChange>
          </w:rPr>
          <w:t>.”</w:t>
        </w:r>
      </w:ins>
      <w:ins w:id="8962" w:author="Britt Collins" w:date="2021-09-30T14:58:00Z">
        <w:r w:rsidR="006F31F6" w:rsidRPr="00163DCF">
          <w:rPr>
            <w:szCs w:val="21"/>
            <w:rPrChange w:id="8963" w:author="David" w:date="2022-08-17T16:58:00Z">
              <w:rPr>
                <w:rFonts w:ascii="Times New Roman" w:hAnsi="Times New Roman"/>
                <w:sz w:val="24"/>
                <w:szCs w:val="24"/>
              </w:rPr>
            </w:rPrChange>
          </w:rPr>
          <w:t xml:space="preserve"> </w:t>
        </w:r>
      </w:ins>
      <w:ins w:id="8964" w:author="Britt Collins" w:date="2021-10-04T17:59:00Z">
        <w:r w:rsidRPr="00163DCF">
          <w:rPr>
            <w:szCs w:val="21"/>
            <w:rPrChange w:id="8965" w:author="David" w:date="2022-08-17T16:58:00Z">
              <w:rPr>
                <w:rFonts w:ascii="Times New Roman" w:hAnsi="Times New Roman"/>
                <w:sz w:val="24"/>
                <w:szCs w:val="24"/>
              </w:rPr>
            </w:rPrChange>
          </w:rPr>
          <w:t>S</w:t>
        </w:r>
      </w:ins>
      <w:ins w:id="8966" w:author="Britt Collins" w:date="2021-09-30T14:58:00Z">
        <w:r w:rsidR="006F31F6" w:rsidRPr="00163DCF">
          <w:rPr>
            <w:szCs w:val="21"/>
            <w:rPrChange w:id="8967" w:author="David" w:date="2022-08-17T16:58:00Z">
              <w:rPr>
                <w:rFonts w:ascii="Times New Roman" w:hAnsi="Times New Roman"/>
                <w:sz w:val="24"/>
                <w:szCs w:val="24"/>
              </w:rPr>
            </w:rPrChange>
          </w:rPr>
          <w:t>he left, slamming her bedroom door.</w:t>
        </w:r>
      </w:ins>
    </w:p>
    <w:p w14:paraId="74662FCE" w14:textId="53205333" w:rsidR="006F31F6" w:rsidRPr="00163DCF" w:rsidRDefault="006F31F6">
      <w:pPr>
        <w:spacing w:line="276" w:lineRule="auto"/>
        <w:ind w:left="-5" w:right="15" w:firstLine="725"/>
        <w:rPr>
          <w:ins w:id="8968" w:author="Britt Collins" w:date="2021-09-30T14:58:00Z"/>
          <w:szCs w:val="21"/>
          <w:rPrChange w:id="8969" w:author="David" w:date="2022-08-17T16:58:00Z">
            <w:rPr>
              <w:ins w:id="8970" w:author="Britt Collins" w:date="2021-09-30T14:58:00Z"/>
              <w:rFonts w:ascii="Times New Roman" w:hAnsi="Times New Roman"/>
              <w:sz w:val="24"/>
              <w:szCs w:val="24"/>
            </w:rPr>
          </w:rPrChange>
        </w:rPr>
        <w:pPrChange w:id="8971" w:author="David" w:date="2022-08-17T17:01:00Z">
          <w:pPr>
            <w:ind w:left="-5" w:right="15"/>
          </w:pPr>
        </w:pPrChange>
      </w:pPr>
      <w:ins w:id="8972" w:author="Britt Collins" w:date="2021-09-30T14:58:00Z">
        <w:r w:rsidRPr="00163DCF">
          <w:rPr>
            <w:i/>
            <w:szCs w:val="21"/>
            <w:rPrChange w:id="8973" w:author="David" w:date="2022-08-17T16:58:00Z">
              <w:rPr>
                <w:rFonts w:ascii="Times New Roman" w:hAnsi="Times New Roman"/>
                <w:sz w:val="24"/>
                <w:szCs w:val="24"/>
              </w:rPr>
            </w:rPrChange>
          </w:rPr>
          <w:t>Well, that could</w:t>
        </w:r>
      </w:ins>
      <w:ins w:id="8974" w:author="Britt Collins" w:date="2021-10-04T18:00:00Z">
        <w:r w:rsidR="00DD744C" w:rsidRPr="00163DCF">
          <w:rPr>
            <w:i/>
            <w:szCs w:val="21"/>
            <w:rPrChange w:id="8975" w:author="David" w:date="2022-08-17T16:58:00Z">
              <w:rPr>
                <w:rFonts w:ascii="Times New Roman" w:hAnsi="Times New Roman"/>
                <w:sz w:val="24"/>
                <w:szCs w:val="24"/>
              </w:rPr>
            </w:rPrChange>
          </w:rPr>
          <w:t>’</w:t>
        </w:r>
      </w:ins>
      <w:ins w:id="8976" w:author="Britt Collins" w:date="2021-09-30T14:58:00Z">
        <w:r w:rsidRPr="00163DCF">
          <w:rPr>
            <w:i/>
            <w:szCs w:val="21"/>
            <w:rPrChange w:id="8977" w:author="David" w:date="2022-08-17T16:58:00Z">
              <w:rPr>
                <w:rFonts w:ascii="Times New Roman" w:hAnsi="Times New Roman"/>
                <w:sz w:val="24"/>
                <w:szCs w:val="24"/>
              </w:rPr>
            </w:rPrChange>
          </w:rPr>
          <w:t>ve turned out better</w:t>
        </w:r>
        <w:r w:rsidRPr="00163DCF">
          <w:rPr>
            <w:szCs w:val="21"/>
            <w:rPrChange w:id="8978" w:author="David" w:date="2022-08-17T16:58:00Z">
              <w:rPr>
                <w:rFonts w:ascii="Times New Roman" w:hAnsi="Times New Roman"/>
                <w:sz w:val="24"/>
                <w:szCs w:val="24"/>
              </w:rPr>
            </w:rPrChange>
          </w:rPr>
          <w:t xml:space="preserve">, I thought. </w:t>
        </w:r>
        <w:r w:rsidRPr="00163DCF">
          <w:rPr>
            <w:i/>
            <w:szCs w:val="21"/>
            <w:rPrChange w:id="8979" w:author="David" w:date="2022-08-17T16:58:00Z">
              <w:rPr>
                <w:rFonts w:ascii="Times New Roman" w:hAnsi="Times New Roman"/>
                <w:sz w:val="24"/>
                <w:szCs w:val="24"/>
              </w:rPr>
            </w:rPrChange>
          </w:rPr>
          <w:t>That was it then, I could leave early</w:t>
        </w:r>
        <w:r w:rsidRPr="00163DCF">
          <w:rPr>
            <w:szCs w:val="21"/>
            <w:rPrChange w:id="8980" w:author="David" w:date="2022-08-17T16:58:00Z">
              <w:rPr>
                <w:rFonts w:ascii="Times New Roman" w:hAnsi="Times New Roman"/>
                <w:sz w:val="24"/>
                <w:szCs w:val="24"/>
              </w:rPr>
            </w:rPrChange>
          </w:rPr>
          <w:t xml:space="preserve">. </w:t>
        </w:r>
        <w:r w:rsidRPr="00163DCF">
          <w:rPr>
            <w:i/>
            <w:szCs w:val="21"/>
            <w:rPrChange w:id="8981" w:author="David" w:date="2022-08-17T16:58:00Z">
              <w:rPr>
                <w:rFonts w:ascii="Times New Roman" w:hAnsi="Times New Roman"/>
                <w:sz w:val="24"/>
                <w:szCs w:val="24"/>
              </w:rPr>
            </w:rPrChange>
          </w:rPr>
          <w:t>If I did, my deposit would be staying.</w:t>
        </w:r>
        <w:r w:rsidRPr="00163DCF">
          <w:rPr>
            <w:szCs w:val="21"/>
            <w:rPrChange w:id="8982" w:author="David" w:date="2022-08-17T16:58:00Z">
              <w:rPr>
                <w:rFonts w:ascii="Times New Roman" w:hAnsi="Times New Roman"/>
                <w:sz w:val="24"/>
                <w:szCs w:val="24"/>
              </w:rPr>
            </w:rPrChange>
          </w:rPr>
          <w:t xml:space="preserve"> I sighed deeply. I sought comfort, which for me meant food. And no, I wasn't thinking of heading to Coles. I needed a special meal from </w:t>
        </w:r>
        <w:proofErr w:type="spellStart"/>
        <w:r w:rsidRPr="00163DCF">
          <w:rPr>
            <w:szCs w:val="21"/>
            <w:rPrChange w:id="8983" w:author="David" w:date="2022-08-17T16:58:00Z">
              <w:rPr>
                <w:rFonts w:ascii="Times New Roman" w:hAnsi="Times New Roman"/>
                <w:sz w:val="24"/>
                <w:szCs w:val="24"/>
              </w:rPr>
            </w:rPrChange>
          </w:rPr>
          <w:t>BenBry</w:t>
        </w:r>
        <w:proofErr w:type="spellEnd"/>
        <w:r w:rsidRPr="00163DCF">
          <w:rPr>
            <w:szCs w:val="21"/>
            <w:rPrChange w:id="8984" w:author="David" w:date="2022-08-17T16:58:00Z">
              <w:rPr>
                <w:rFonts w:ascii="Times New Roman" w:hAnsi="Times New Roman"/>
                <w:sz w:val="24"/>
                <w:szCs w:val="24"/>
              </w:rPr>
            </w:rPrChange>
          </w:rPr>
          <w:t xml:space="preserve"> Burger. Luckily it was Thursday, which meant all-day specials were available: Benbry Burger, chips, </w:t>
        </w:r>
        <w:proofErr w:type="gramStart"/>
        <w:r w:rsidRPr="00163DCF">
          <w:rPr>
            <w:szCs w:val="21"/>
            <w:rPrChange w:id="8985" w:author="David" w:date="2022-08-17T16:58:00Z">
              <w:rPr>
                <w:rFonts w:ascii="Times New Roman" w:hAnsi="Times New Roman"/>
                <w:sz w:val="24"/>
                <w:szCs w:val="24"/>
              </w:rPr>
            </w:rPrChange>
          </w:rPr>
          <w:t>sauce</w:t>
        </w:r>
        <w:proofErr w:type="gramEnd"/>
        <w:r w:rsidRPr="00163DCF">
          <w:rPr>
            <w:szCs w:val="21"/>
            <w:rPrChange w:id="8986" w:author="David" w:date="2022-08-17T16:58:00Z">
              <w:rPr>
                <w:rFonts w:ascii="Times New Roman" w:hAnsi="Times New Roman"/>
                <w:sz w:val="24"/>
                <w:szCs w:val="24"/>
              </w:rPr>
            </w:rPrChange>
          </w:rPr>
          <w:t xml:space="preserve"> and soft drink for a wallet-pleasing AU$12. </w:t>
        </w:r>
      </w:ins>
      <w:ins w:id="8987" w:author="Britt Collins" w:date="2021-10-04T18:08:00Z">
        <w:r w:rsidR="00B91E52" w:rsidRPr="00163DCF">
          <w:rPr>
            <w:b/>
            <w:szCs w:val="21"/>
            <w:rPrChange w:id="8988" w:author="David" w:date="2022-08-17T16:58:00Z">
              <w:rPr>
                <w:rFonts w:ascii="Times New Roman" w:hAnsi="Times New Roman"/>
                <w:sz w:val="24"/>
                <w:szCs w:val="24"/>
              </w:rPr>
            </w:rPrChange>
          </w:rPr>
          <w:t>Amid the tree-lined promenade</w:t>
        </w:r>
      </w:ins>
      <w:ins w:id="8989" w:author="Britt Collins" w:date="2021-10-04T18:14:00Z">
        <w:r w:rsidR="00B91E52" w:rsidRPr="00163DCF">
          <w:rPr>
            <w:b/>
            <w:szCs w:val="21"/>
            <w:rPrChange w:id="8990" w:author="David" w:date="2022-08-17T16:58:00Z">
              <w:rPr>
                <w:rFonts w:ascii="Times New Roman" w:hAnsi="Times New Roman"/>
                <w:b/>
                <w:sz w:val="24"/>
                <w:szCs w:val="24"/>
              </w:rPr>
            </w:rPrChange>
          </w:rPr>
          <w:t xml:space="preserve"> lined with </w:t>
        </w:r>
      </w:ins>
      <w:ins w:id="8991" w:author="Britt Collins" w:date="2021-10-04T18:15:00Z">
        <w:r w:rsidR="00B91E52" w:rsidRPr="00163DCF">
          <w:rPr>
            <w:b/>
            <w:szCs w:val="21"/>
            <w:rPrChange w:id="8992" w:author="David" w:date="2022-08-17T16:58:00Z">
              <w:rPr>
                <w:rFonts w:ascii="Times New Roman" w:hAnsi="Times New Roman"/>
                <w:b/>
                <w:sz w:val="24"/>
                <w:szCs w:val="24"/>
              </w:rPr>
            </w:rPrChange>
          </w:rPr>
          <w:t xml:space="preserve">cute </w:t>
        </w:r>
      </w:ins>
      <w:ins w:id="8993" w:author="Britt Collins" w:date="2021-10-04T18:14:00Z">
        <w:r w:rsidR="00B91E52" w:rsidRPr="00163DCF">
          <w:rPr>
            <w:b/>
            <w:szCs w:val="21"/>
            <w:rPrChange w:id="8994" w:author="David" w:date="2022-08-17T16:58:00Z">
              <w:rPr>
                <w:rFonts w:ascii="Times New Roman" w:hAnsi="Times New Roman"/>
                <w:b/>
                <w:sz w:val="24"/>
                <w:szCs w:val="24"/>
              </w:rPr>
            </w:rPrChange>
          </w:rPr>
          <w:t>cafes</w:t>
        </w:r>
      </w:ins>
      <w:ins w:id="8995" w:author="Britt Collins" w:date="2021-10-04T18:08:00Z">
        <w:r w:rsidR="00B91E52" w:rsidRPr="00163DCF">
          <w:rPr>
            <w:b/>
            <w:szCs w:val="21"/>
            <w:rPrChange w:id="8996" w:author="David" w:date="2022-08-17T16:58:00Z">
              <w:rPr>
                <w:rFonts w:ascii="Times New Roman" w:hAnsi="Times New Roman"/>
                <w:sz w:val="24"/>
                <w:szCs w:val="24"/>
              </w:rPr>
            </w:rPrChange>
          </w:rPr>
          <w:t xml:space="preserve">, </w:t>
        </w:r>
      </w:ins>
      <w:proofErr w:type="gramStart"/>
      <w:ins w:id="8997" w:author="Britt Collins" w:date="2021-10-04T18:15:00Z">
        <w:r w:rsidR="00B91E52" w:rsidRPr="00163DCF">
          <w:rPr>
            <w:b/>
            <w:szCs w:val="21"/>
            <w:rPrChange w:id="8998" w:author="David" w:date="2022-08-17T16:58:00Z">
              <w:rPr>
                <w:rFonts w:ascii="Times New Roman" w:hAnsi="Times New Roman"/>
                <w:sz w:val="24"/>
                <w:szCs w:val="24"/>
              </w:rPr>
            </w:rPrChange>
          </w:rPr>
          <w:t>boutiques</w:t>
        </w:r>
        <w:proofErr w:type="gramEnd"/>
        <w:r w:rsidR="00B91E52" w:rsidRPr="00163DCF">
          <w:rPr>
            <w:b/>
            <w:szCs w:val="21"/>
            <w:rPrChange w:id="8999" w:author="David" w:date="2022-08-17T16:58:00Z">
              <w:rPr>
                <w:rFonts w:ascii="Times New Roman" w:hAnsi="Times New Roman"/>
                <w:sz w:val="24"/>
                <w:szCs w:val="24"/>
              </w:rPr>
            </w:rPrChange>
          </w:rPr>
          <w:t xml:space="preserve"> and surf shops</w:t>
        </w:r>
        <w:r w:rsidR="00B91E52" w:rsidRPr="00163DCF">
          <w:rPr>
            <w:szCs w:val="21"/>
            <w:rPrChange w:id="9000" w:author="David" w:date="2022-08-17T16:58:00Z">
              <w:rPr>
                <w:rFonts w:ascii="Times New Roman" w:hAnsi="Times New Roman"/>
                <w:sz w:val="24"/>
                <w:szCs w:val="24"/>
              </w:rPr>
            </w:rPrChange>
          </w:rPr>
          <w:t xml:space="preserve">, </w:t>
        </w:r>
      </w:ins>
      <w:ins w:id="9001" w:author="Britt Collins" w:date="2021-09-30T14:58:00Z">
        <w:r w:rsidRPr="00163DCF">
          <w:rPr>
            <w:szCs w:val="21"/>
            <w:rPrChange w:id="9002" w:author="David" w:date="2022-08-17T16:58:00Z">
              <w:rPr>
                <w:rFonts w:ascii="Times New Roman" w:hAnsi="Times New Roman"/>
                <w:sz w:val="24"/>
                <w:szCs w:val="24"/>
              </w:rPr>
            </w:rPrChange>
          </w:rPr>
          <w:t xml:space="preserve">I sat outside Benbry Burger with my special on the table in the company of Manly's sociable seagulls. </w:t>
        </w:r>
      </w:ins>
      <w:ins w:id="9003" w:author="Britt Collins" w:date="2021-10-05T15:46:00Z">
        <w:r w:rsidR="002270DF" w:rsidRPr="00163DCF">
          <w:rPr>
            <w:b/>
            <w:szCs w:val="21"/>
            <w:rPrChange w:id="9004" w:author="David" w:date="2022-08-17T16:58:00Z">
              <w:rPr>
                <w:rFonts w:ascii="Times New Roman" w:hAnsi="Times New Roman"/>
                <w:b/>
                <w:sz w:val="24"/>
                <w:szCs w:val="24"/>
              </w:rPr>
            </w:rPrChange>
          </w:rPr>
          <w:t xml:space="preserve">ADD MORE COLOUR HERE, A LITTLE ABOUT THE BEACH. </w:t>
        </w:r>
      </w:ins>
      <w:ins w:id="9005" w:author="Britt Collins" w:date="2021-10-05T15:47:00Z">
        <w:r w:rsidR="002270DF" w:rsidRPr="00163DCF">
          <w:rPr>
            <w:b/>
            <w:szCs w:val="21"/>
            <w:rPrChange w:id="9006" w:author="David" w:date="2022-08-17T16:58:00Z">
              <w:rPr>
                <w:rFonts w:ascii="Times New Roman" w:hAnsi="Times New Roman"/>
                <w:b/>
                <w:sz w:val="24"/>
                <w:szCs w:val="24"/>
              </w:rPr>
            </w:rPrChange>
          </w:rPr>
          <w:t xml:space="preserve">SOMETHING LIKE: a stunning sweep of golden sand and blue-green surf surrounded by pine trees etc. </w:t>
        </w:r>
      </w:ins>
      <w:ins w:id="9007" w:author="Britt Collins" w:date="2021-09-30T14:58:00Z">
        <w:r w:rsidRPr="00163DCF">
          <w:rPr>
            <w:szCs w:val="21"/>
            <w:rPrChange w:id="9008" w:author="David" w:date="2022-08-17T16:58:00Z">
              <w:rPr>
                <w:rFonts w:ascii="Times New Roman" w:hAnsi="Times New Roman"/>
                <w:sz w:val="24"/>
                <w:szCs w:val="24"/>
              </w:rPr>
            </w:rPrChange>
          </w:rPr>
          <w:t>I felt calm</w:t>
        </w:r>
      </w:ins>
      <w:ins w:id="9009" w:author="Britt Collins" w:date="2021-10-04T18:07:00Z">
        <w:r w:rsidR="00DD744C" w:rsidRPr="00163DCF">
          <w:rPr>
            <w:szCs w:val="21"/>
            <w:rPrChange w:id="9010" w:author="David" w:date="2022-08-17T16:58:00Z">
              <w:rPr>
                <w:rFonts w:ascii="Times New Roman" w:hAnsi="Times New Roman"/>
                <w:sz w:val="24"/>
                <w:szCs w:val="24"/>
              </w:rPr>
            </w:rPrChange>
          </w:rPr>
          <w:t xml:space="preserve">, </w:t>
        </w:r>
      </w:ins>
      <w:ins w:id="9011" w:author="Britt Collins" w:date="2021-10-04T18:08:00Z">
        <w:r w:rsidR="00B91E52" w:rsidRPr="00163DCF">
          <w:rPr>
            <w:szCs w:val="21"/>
            <w:rPrChange w:id="9012" w:author="David" w:date="2022-08-17T16:58:00Z">
              <w:rPr>
                <w:rFonts w:ascii="Times New Roman" w:hAnsi="Times New Roman"/>
                <w:sz w:val="24"/>
                <w:szCs w:val="24"/>
              </w:rPr>
            </w:rPrChange>
          </w:rPr>
          <w:t xml:space="preserve">watching </w:t>
        </w:r>
      </w:ins>
      <w:ins w:id="9013" w:author="Britt Collins" w:date="2021-09-30T14:58:00Z">
        <w:r w:rsidRPr="00163DCF">
          <w:rPr>
            <w:szCs w:val="21"/>
            <w:rPrChange w:id="9014" w:author="David" w:date="2022-08-17T16:58:00Z">
              <w:rPr>
                <w:rFonts w:ascii="Times New Roman" w:hAnsi="Times New Roman"/>
                <w:sz w:val="24"/>
                <w:szCs w:val="24"/>
              </w:rPr>
            </w:rPrChange>
          </w:rPr>
          <w:t xml:space="preserve">the waves </w:t>
        </w:r>
      </w:ins>
      <w:ins w:id="9015" w:author="Britt Collins" w:date="2021-10-04T18:08:00Z">
        <w:r w:rsidR="00B91E52" w:rsidRPr="00163DCF">
          <w:rPr>
            <w:szCs w:val="21"/>
            <w:rPrChange w:id="9016" w:author="David" w:date="2022-08-17T16:58:00Z">
              <w:rPr>
                <w:rFonts w:ascii="Times New Roman" w:hAnsi="Times New Roman"/>
                <w:sz w:val="24"/>
                <w:szCs w:val="24"/>
              </w:rPr>
            </w:rPrChange>
          </w:rPr>
          <w:t>lapping the shore</w:t>
        </w:r>
      </w:ins>
      <w:ins w:id="9017" w:author="Britt Collins" w:date="2021-09-30T14:58:00Z">
        <w:r w:rsidRPr="00163DCF">
          <w:rPr>
            <w:szCs w:val="21"/>
            <w:rPrChange w:id="9018" w:author="David" w:date="2022-08-17T16:58:00Z">
              <w:rPr>
                <w:rFonts w:ascii="Times New Roman" w:hAnsi="Times New Roman"/>
                <w:sz w:val="24"/>
                <w:szCs w:val="24"/>
              </w:rPr>
            </w:rPrChange>
          </w:rPr>
          <w:t xml:space="preserve"> onto Manly Beach. </w:t>
        </w:r>
      </w:ins>
      <w:ins w:id="9019" w:author="Britt Collins" w:date="2021-10-04T18:09:00Z">
        <w:r w:rsidR="00B91E52" w:rsidRPr="00163DCF">
          <w:rPr>
            <w:szCs w:val="21"/>
            <w:rPrChange w:id="9020" w:author="David" w:date="2022-08-17T16:58:00Z">
              <w:rPr>
                <w:rFonts w:ascii="Times New Roman" w:hAnsi="Times New Roman"/>
                <w:sz w:val="24"/>
                <w:szCs w:val="24"/>
              </w:rPr>
            </w:rPrChange>
          </w:rPr>
          <w:t>Sitting back, I</w:t>
        </w:r>
      </w:ins>
      <w:ins w:id="9021" w:author="Britt Collins" w:date="2021-09-30T14:58:00Z">
        <w:r w:rsidRPr="00163DCF">
          <w:rPr>
            <w:szCs w:val="21"/>
            <w:rPrChange w:id="9022" w:author="David" w:date="2022-08-17T16:58:00Z">
              <w:rPr>
                <w:rFonts w:ascii="Times New Roman" w:hAnsi="Times New Roman"/>
                <w:sz w:val="24"/>
                <w:szCs w:val="24"/>
              </w:rPr>
            </w:rPrChange>
          </w:rPr>
          <w:t xml:space="preserve"> savour</w:t>
        </w:r>
      </w:ins>
      <w:ins w:id="9023" w:author="Britt Collins" w:date="2021-10-04T18:09:00Z">
        <w:r w:rsidR="00B91E52" w:rsidRPr="00163DCF">
          <w:rPr>
            <w:szCs w:val="21"/>
            <w:rPrChange w:id="9024" w:author="David" w:date="2022-08-17T16:58:00Z">
              <w:rPr>
                <w:rFonts w:ascii="Times New Roman" w:hAnsi="Times New Roman"/>
                <w:sz w:val="24"/>
                <w:szCs w:val="24"/>
              </w:rPr>
            </w:rPrChange>
          </w:rPr>
          <w:t>ed</w:t>
        </w:r>
      </w:ins>
      <w:ins w:id="9025" w:author="Britt Collins" w:date="2021-09-30T14:58:00Z">
        <w:r w:rsidRPr="00163DCF">
          <w:rPr>
            <w:szCs w:val="21"/>
            <w:rPrChange w:id="9026" w:author="David" w:date="2022-08-17T16:58:00Z">
              <w:rPr>
                <w:rFonts w:ascii="Times New Roman" w:hAnsi="Times New Roman"/>
                <w:sz w:val="24"/>
                <w:szCs w:val="24"/>
              </w:rPr>
            </w:rPrChange>
          </w:rPr>
          <w:t xml:space="preserve"> the moment</w:t>
        </w:r>
      </w:ins>
      <w:ins w:id="9027" w:author="Britt Collins" w:date="2021-10-04T18:09:00Z">
        <w:r w:rsidR="00B91E52" w:rsidRPr="00163DCF">
          <w:rPr>
            <w:szCs w:val="21"/>
            <w:rPrChange w:id="9028" w:author="David" w:date="2022-08-17T16:58:00Z">
              <w:rPr>
                <w:rFonts w:ascii="Times New Roman" w:hAnsi="Times New Roman"/>
                <w:sz w:val="24"/>
                <w:szCs w:val="24"/>
              </w:rPr>
            </w:rPrChange>
          </w:rPr>
          <w:t>,</w:t>
        </w:r>
      </w:ins>
      <w:ins w:id="9029" w:author="Britt Collins" w:date="2021-09-30T14:58:00Z">
        <w:r w:rsidRPr="00163DCF">
          <w:rPr>
            <w:szCs w:val="21"/>
            <w:rPrChange w:id="9030" w:author="David" w:date="2022-08-17T16:58:00Z">
              <w:rPr>
                <w:rFonts w:ascii="Times New Roman" w:hAnsi="Times New Roman"/>
                <w:sz w:val="24"/>
                <w:szCs w:val="24"/>
              </w:rPr>
            </w:rPrChange>
          </w:rPr>
          <w:t xml:space="preserve"> slowly t</w:t>
        </w:r>
      </w:ins>
      <w:ins w:id="9031" w:author="Britt Collins" w:date="2021-10-04T18:09:00Z">
        <w:r w:rsidR="00B91E52" w:rsidRPr="00163DCF">
          <w:rPr>
            <w:szCs w:val="21"/>
            <w:rPrChange w:id="9032" w:author="David" w:date="2022-08-17T16:58:00Z">
              <w:rPr>
                <w:rFonts w:ascii="Times New Roman" w:hAnsi="Times New Roman"/>
                <w:sz w:val="24"/>
                <w:szCs w:val="24"/>
              </w:rPr>
            </w:rPrChange>
          </w:rPr>
          <w:t>aking</w:t>
        </w:r>
      </w:ins>
      <w:ins w:id="9033" w:author="Britt Collins" w:date="2021-09-30T14:58:00Z">
        <w:r w:rsidRPr="00163DCF">
          <w:rPr>
            <w:szCs w:val="21"/>
            <w:rPrChange w:id="9034" w:author="David" w:date="2022-08-17T16:58:00Z">
              <w:rPr>
                <w:rFonts w:ascii="Times New Roman" w:hAnsi="Times New Roman"/>
                <w:sz w:val="24"/>
                <w:szCs w:val="24"/>
              </w:rPr>
            </w:rPrChange>
          </w:rPr>
          <w:t xml:space="preserve"> a bite of the sumptuous, sweet </w:t>
        </w:r>
      </w:ins>
      <w:ins w:id="9035" w:author="Britt Collins" w:date="2021-10-04T18:09:00Z">
        <w:r w:rsidR="00B91E52" w:rsidRPr="00163DCF">
          <w:rPr>
            <w:szCs w:val="21"/>
            <w:rPrChange w:id="9036" w:author="David" w:date="2022-08-17T16:58:00Z">
              <w:rPr>
                <w:rFonts w:ascii="Times New Roman" w:hAnsi="Times New Roman"/>
                <w:sz w:val="24"/>
                <w:szCs w:val="24"/>
              </w:rPr>
            </w:rPrChange>
          </w:rPr>
          <w:t>b</w:t>
        </w:r>
      </w:ins>
      <w:ins w:id="9037" w:author="Britt Collins" w:date="2021-09-30T14:58:00Z">
        <w:r w:rsidRPr="00163DCF">
          <w:rPr>
            <w:szCs w:val="21"/>
            <w:rPrChange w:id="9038" w:author="David" w:date="2022-08-17T16:58:00Z">
              <w:rPr>
                <w:rFonts w:ascii="Times New Roman" w:hAnsi="Times New Roman"/>
                <w:sz w:val="24"/>
                <w:szCs w:val="24"/>
              </w:rPr>
            </w:rPrChange>
          </w:rPr>
          <w:t>urger. I felt a surge of positivity. Forget about the deposit. Move out of the Manly apartment at the earliest opportunity.</w:t>
        </w:r>
      </w:ins>
    </w:p>
    <w:p w14:paraId="795ADF3E" w14:textId="77777777" w:rsidR="00B91E52" w:rsidRPr="00163DCF" w:rsidRDefault="00B91E52">
      <w:pPr>
        <w:spacing w:line="276" w:lineRule="auto"/>
        <w:ind w:left="-5" w:right="15" w:firstLine="0"/>
        <w:rPr>
          <w:ins w:id="9039" w:author="Britt Collins" w:date="2021-10-04T18:15:00Z"/>
          <w:szCs w:val="21"/>
          <w:rPrChange w:id="9040" w:author="David" w:date="2022-08-17T16:58:00Z">
            <w:rPr>
              <w:ins w:id="9041" w:author="Britt Collins" w:date="2021-10-04T18:15:00Z"/>
              <w:rFonts w:ascii="Times New Roman" w:hAnsi="Times New Roman"/>
              <w:sz w:val="24"/>
              <w:szCs w:val="24"/>
            </w:rPr>
          </w:rPrChange>
        </w:rPr>
        <w:pPrChange w:id="9042" w:author="David" w:date="2022-08-17T17:01:00Z">
          <w:pPr>
            <w:spacing w:line="480" w:lineRule="auto"/>
            <w:ind w:left="-5" w:right="15" w:firstLine="0"/>
          </w:pPr>
        </w:pPrChange>
      </w:pPr>
    </w:p>
    <w:p w14:paraId="26105106" w14:textId="3EBF1A91" w:rsidR="00B91E52" w:rsidRPr="00163DCF" w:rsidRDefault="00B91E52">
      <w:pPr>
        <w:spacing w:line="276" w:lineRule="auto"/>
        <w:ind w:left="-5" w:right="15" w:firstLine="0"/>
        <w:rPr>
          <w:ins w:id="9043" w:author="Britt Collins" w:date="2021-10-04T18:17:00Z"/>
          <w:szCs w:val="21"/>
          <w:rPrChange w:id="9044" w:author="David" w:date="2022-08-17T16:58:00Z">
            <w:rPr>
              <w:ins w:id="9045" w:author="Britt Collins" w:date="2021-10-04T18:17:00Z"/>
              <w:rFonts w:ascii="Times New Roman" w:hAnsi="Times New Roman"/>
              <w:sz w:val="24"/>
              <w:szCs w:val="24"/>
            </w:rPr>
          </w:rPrChange>
        </w:rPr>
        <w:pPrChange w:id="9046" w:author="David" w:date="2022-08-17T17:01:00Z">
          <w:pPr>
            <w:spacing w:line="480" w:lineRule="auto"/>
            <w:ind w:left="-5" w:right="15" w:firstLine="0"/>
          </w:pPr>
        </w:pPrChange>
      </w:pPr>
      <w:ins w:id="9047" w:author="Britt Collins" w:date="2021-10-04T18:15:00Z">
        <w:r w:rsidRPr="00163DCF">
          <w:rPr>
            <w:szCs w:val="21"/>
            <w:rPrChange w:id="9048" w:author="David" w:date="2022-08-17T16:58:00Z">
              <w:rPr>
                <w:rFonts w:ascii="Times New Roman" w:hAnsi="Times New Roman"/>
                <w:sz w:val="24"/>
                <w:szCs w:val="24"/>
              </w:rPr>
            </w:rPrChange>
          </w:rPr>
          <w:t xml:space="preserve">One beautiful sunny </w:t>
        </w:r>
      </w:ins>
      <w:ins w:id="9049" w:author="Britt Collins" w:date="2021-10-05T15:48:00Z">
        <w:r w:rsidR="002270DF" w:rsidRPr="00163DCF">
          <w:rPr>
            <w:szCs w:val="21"/>
            <w:rPrChange w:id="9050" w:author="David" w:date="2022-08-17T16:58:00Z">
              <w:rPr>
                <w:rFonts w:ascii="Times New Roman" w:hAnsi="Times New Roman"/>
                <w:sz w:val="24"/>
                <w:szCs w:val="24"/>
              </w:rPr>
            </w:rPrChange>
          </w:rPr>
          <w:t xml:space="preserve">weekend </w:t>
        </w:r>
      </w:ins>
      <w:ins w:id="9051" w:author="Britt Collins" w:date="2021-10-04T18:15:00Z">
        <w:r w:rsidRPr="00163DCF">
          <w:rPr>
            <w:szCs w:val="21"/>
            <w:rPrChange w:id="9052" w:author="David" w:date="2022-08-17T16:58:00Z">
              <w:rPr>
                <w:rFonts w:ascii="Times New Roman" w:hAnsi="Times New Roman"/>
                <w:sz w:val="24"/>
                <w:szCs w:val="24"/>
              </w:rPr>
            </w:rPrChange>
          </w:rPr>
          <w:t>afternoon</w:t>
        </w:r>
      </w:ins>
      <w:ins w:id="9053" w:author="Britt Collins" w:date="2021-10-04T18:16:00Z">
        <w:r w:rsidRPr="00163DCF">
          <w:rPr>
            <w:szCs w:val="21"/>
            <w:rPrChange w:id="9054" w:author="David" w:date="2022-08-17T16:58:00Z">
              <w:rPr>
                <w:rFonts w:ascii="Times New Roman" w:hAnsi="Times New Roman"/>
                <w:sz w:val="24"/>
                <w:szCs w:val="24"/>
              </w:rPr>
            </w:rPrChange>
          </w:rPr>
          <w:t>,</w:t>
        </w:r>
      </w:ins>
      <w:ins w:id="9055" w:author="Britt Collins" w:date="2021-10-04T18:15:00Z">
        <w:r w:rsidRPr="00163DCF">
          <w:rPr>
            <w:szCs w:val="21"/>
            <w:rPrChange w:id="9056" w:author="David" w:date="2022-08-17T16:58:00Z">
              <w:rPr>
                <w:rFonts w:ascii="Times New Roman" w:hAnsi="Times New Roman"/>
                <w:sz w:val="24"/>
                <w:szCs w:val="24"/>
              </w:rPr>
            </w:rPrChange>
          </w:rPr>
          <w:t xml:space="preserve"> </w:t>
        </w:r>
      </w:ins>
      <w:ins w:id="9057" w:author="Britt Collins" w:date="2021-09-30T14:58:00Z">
        <w:r w:rsidR="006F31F6" w:rsidRPr="00163DCF">
          <w:rPr>
            <w:szCs w:val="21"/>
            <w:rPrChange w:id="9058" w:author="David" w:date="2022-08-17T16:58:00Z">
              <w:rPr>
                <w:rFonts w:ascii="Times New Roman" w:hAnsi="Times New Roman"/>
                <w:sz w:val="24"/>
                <w:szCs w:val="24"/>
              </w:rPr>
            </w:rPrChange>
          </w:rPr>
          <w:t xml:space="preserve">Dan invited me for a spot of social drinking in Manly, with him and his expat mates. I noticed Dan standing in a circle, drink in hand, with a group of </w:t>
        </w:r>
      </w:ins>
      <w:ins w:id="9059" w:author="Britt Collins" w:date="2021-10-04T18:16:00Z">
        <w:r w:rsidRPr="00163DCF">
          <w:rPr>
            <w:szCs w:val="21"/>
            <w:rPrChange w:id="9060" w:author="David" w:date="2022-08-17T16:58:00Z">
              <w:rPr>
                <w:rFonts w:ascii="Times New Roman" w:hAnsi="Times New Roman"/>
                <w:sz w:val="24"/>
                <w:szCs w:val="24"/>
              </w:rPr>
            </w:rPrChange>
          </w:rPr>
          <w:t>ten</w:t>
        </w:r>
      </w:ins>
      <w:ins w:id="9061" w:author="Britt Collins" w:date="2021-09-30T14:58:00Z">
        <w:r w:rsidR="006F31F6" w:rsidRPr="00163DCF">
          <w:rPr>
            <w:szCs w:val="21"/>
            <w:rPrChange w:id="9062" w:author="David" w:date="2022-08-17T16:58:00Z">
              <w:rPr>
                <w:rFonts w:ascii="Times New Roman" w:hAnsi="Times New Roman"/>
                <w:sz w:val="24"/>
                <w:szCs w:val="24"/>
              </w:rPr>
            </w:rPrChange>
          </w:rPr>
          <w:t xml:space="preserve"> others. He was chatting to a sunburned, ginger</w:t>
        </w:r>
      </w:ins>
      <w:ins w:id="9063" w:author="Britt Collins" w:date="2021-10-04T18:16:00Z">
        <w:r w:rsidRPr="00163DCF">
          <w:rPr>
            <w:szCs w:val="21"/>
            <w:rPrChange w:id="9064" w:author="David" w:date="2022-08-17T16:58:00Z">
              <w:rPr>
                <w:rFonts w:ascii="Times New Roman" w:hAnsi="Times New Roman"/>
                <w:sz w:val="24"/>
                <w:szCs w:val="24"/>
              </w:rPr>
            </w:rPrChange>
          </w:rPr>
          <w:t>-</w:t>
        </w:r>
      </w:ins>
      <w:ins w:id="9065" w:author="Britt Collins" w:date="2021-09-30T14:58:00Z">
        <w:r w:rsidR="006F31F6" w:rsidRPr="00163DCF">
          <w:rPr>
            <w:szCs w:val="21"/>
            <w:rPrChange w:id="9066" w:author="David" w:date="2022-08-17T16:58:00Z">
              <w:rPr>
                <w:rFonts w:ascii="Times New Roman" w:hAnsi="Times New Roman"/>
                <w:sz w:val="24"/>
                <w:szCs w:val="24"/>
              </w:rPr>
            </w:rPrChange>
          </w:rPr>
          <w:t>haired bloke who wore black, thick rimmed glasses</w:t>
        </w:r>
      </w:ins>
      <w:ins w:id="9067" w:author="Britt Collins" w:date="2021-10-04T18:16:00Z">
        <w:r w:rsidRPr="00163DCF">
          <w:rPr>
            <w:szCs w:val="21"/>
            <w:rPrChange w:id="9068" w:author="David" w:date="2022-08-17T16:58:00Z">
              <w:rPr>
                <w:rFonts w:ascii="Times New Roman" w:hAnsi="Times New Roman"/>
                <w:sz w:val="24"/>
                <w:szCs w:val="24"/>
              </w:rPr>
            </w:rPrChange>
          </w:rPr>
          <w:t>, whom</w:t>
        </w:r>
      </w:ins>
      <w:ins w:id="9069" w:author="Britt Collins" w:date="2021-09-30T14:58:00Z">
        <w:r w:rsidR="006F31F6" w:rsidRPr="00163DCF">
          <w:rPr>
            <w:szCs w:val="21"/>
            <w:rPrChange w:id="9070" w:author="David" w:date="2022-08-17T16:58:00Z">
              <w:rPr>
                <w:rFonts w:ascii="Times New Roman" w:hAnsi="Times New Roman"/>
                <w:sz w:val="24"/>
                <w:szCs w:val="24"/>
              </w:rPr>
            </w:rPrChange>
          </w:rPr>
          <w:t xml:space="preserve"> I immediately recognised </w:t>
        </w:r>
        <w:r w:rsidR="006F31F6" w:rsidRPr="00163DCF">
          <w:rPr>
            <w:szCs w:val="21"/>
            <w:rPrChange w:id="9071" w:author="David" w:date="2022-08-17T16:58:00Z">
              <w:rPr>
                <w:rFonts w:ascii="Times New Roman" w:hAnsi="Times New Roman"/>
                <w:sz w:val="24"/>
                <w:szCs w:val="24"/>
              </w:rPr>
            </w:rPrChange>
          </w:rPr>
          <w:lastRenderedPageBreak/>
          <w:t xml:space="preserve">as Carl. I smiled and waved at Dan. He raised his half-full pint glass. I approached the group nervously. </w:t>
        </w:r>
      </w:ins>
      <w:ins w:id="9072" w:author="Britt Collins" w:date="2021-10-04T18:17:00Z">
        <w:r w:rsidRPr="00163DCF">
          <w:rPr>
            <w:szCs w:val="21"/>
            <w:rPrChange w:id="9073" w:author="David" w:date="2022-08-17T16:58:00Z">
              <w:rPr>
                <w:rFonts w:ascii="Times New Roman" w:hAnsi="Times New Roman"/>
                <w:sz w:val="24"/>
                <w:szCs w:val="24"/>
              </w:rPr>
            </w:rPrChange>
          </w:rPr>
          <w:t>“</w:t>
        </w:r>
      </w:ins>
      <w:ins w:id="9074" w:author="Britt Collins" w:date="2021-09-30T14:58:00Z">
        <w:r w:rsidR="006F31F6" w:rsidRPr="00163DCF">
          <w:rPr>
            <w:szCs w:val="21"/>
            <w:rPrChange w:id="9075" w:author="David" w:date="2022-08-17T16:58:00Z">
              <w:rPr>
                <w:rFonts w:ascii="Times New Roman" w:hAnsi="Times New Roman"/>
                <w:sz w:val="24"/>
                <w:szCs w:val="24"/>
              </w:rPr>
            </w:rPrChange>
          </w:rPr>
          <w:t>Mr Clarke, good to see you made it. This, as you know, is Carlos</w:t>
        </w:r>
      </w:ins>
      <w:ins w:id="9076" w:author="Britt Collins" w:date="2021-10-04T18:17:00Z">
        <w:r w:rsidRPr="00163DCF">
          <w:rPr>
            <w:szCs w:val="21"/>
            <w:rPrChange w:id="9077" w:author="David" w:date="2022-08-17T16:58:00Z">
              <w:rPr>
                <w:rFonts w:ascii="Times New Roman" w:hAnsi="Times New Roman"/>
                <w:sz w:val="24"/>
                <w:szCs w:val="24"/>
              </w:rPr>
            </w:rPrChange>
          </w:rPr>
          <w:t>.”</w:t>
        </w:r>
      </w:ins>
      <w:ins w:id="9078" w:author="Britt Collins" w:date="2021-09-30T14:58:00Z">
        <w:r w:rsidR="006F31F6" w:rsidRPr="00163DCF">
          <w:rPr>
            <w:szCs w:val="21"/>
            <w:rPrChange w:id="9079" w:author="David" w:date="2022-08-17T16:58:00Z">
              <w:rPr>
                <w:rFonts w:ascii="Times New Roman" w:hAnsi="Times New Roman"/>
                <w:sz w:val="24"/>
                <w:szCs w:val="24"/>
              </w:rPr>
            </w:rPrChange>
          </w:rPr>
          <w:t xml:space="preserve"> he sheepishly. </w:t>
        </w:r>
      </w:ins>
    </w:p>
    <w:p w14:paraId="0F44E767" w14:textId="07234F7D" w:rsidR="006F31F6" w:rsidRPr="00163DCF" w:rsidRDefault="006F31F6">
      <w:pPr>
        <w:spacing w:line="276" w:lineRule="auto"/>
        <w:ind w:left="-5" w:right="15" w:firstLine="725"/>
        <w:rPr>
          <w:ins w:id="9080" w:author="Britt Collins" w:date="2021-09-30T14:58:00Z"/>
          <w:szCs w:val="21"/>
          <w:rPrChange w:id="9081" w:author="David" w:date="2022-08-17T16:58:00Z">
            <w:rPr>
              <w:ins w:id="9082" w:author="Britt Collins" w:date="2021-09-30T14:58:00Z"/>
              <w:rFonts w:ascii="Times New Roman" w:hAnsi="Times New Roman"/>
              <w:sz w:val="24"/>
              <w:szCs w:val="24"/>
            </w:rPr>
          </w:rPrChange>
        </w:rPr>
        <w:pPrChange w:id="9083" w:author="David" w:date="2022-08-17T17:01:00Z">
          <w:pPr>
            <w:ind w:left="-5" w:right="15"/>
          </w:pPr>
        </w:pPrChange>
      </w:pPr>
      <w:ins w:id="9084" w:author="Britt Collins" w:date="2021-09-30T14:58:00Z">
        <w:r w:rsidRPr="00163DCF">
          <w:rPr>
            <w:szCs w:val="21"/>
            <w:rPrChange w:id="9085" w:author="David" w:date="2022-08-17T16:58:00Z">
              <w:rPr>
                <w:rFonts w:ascii="Times New Roman" w:hAnsi="Times New Roman"/>
                <w:sz w:val="24"/>
                <w:szCs w:val="24"/>
              </w:rPr>
            </w:rPrChange>
          </w:rPr>
          <w:t>Carl smiled, transferred his pint to his other hand, and shook my hand. In a quiet British accent, he introduced himself. "</w:t>
        </w:r>
      </w:ins>
      <w:ins w:id="9086" w:author="Britt Collins" w:date="2021-10-04T18:17:00Z">
        <w:r w:rsidR="00B91E52" w:rsidRPr="00163DCF">
          <w:rPr>
            <w:szCs w:val="21"/>
            <w:rPrChange w:id="9087" w:author="David" w:date="2022-08-17T16:58:00Z">
              <w:rPr>
                <w:rFonts w:ascii="Times New Roman" w:hAnsi="Times New Roman"/>
                <w:sz w:val="24"/>
                <w:szCs w:val="24"/>
              </w:rPr>
            </w:rPrChange>
          </w:rPr>
          <w:t>Y</w:t>
        </w:r>
      </w:ins>
      <w:ins w:id="9088" w:author="Britt Collins" w:date="2021-09-30T14:58:00Z">
        <w:r w:rsidRPr="00163DCF">
          <w:rPr>
            <w:szCs w:val="21"/>
            <w:rPrChange w:id="9089" w:author="David" w:date="2022-08-17T16:58:00Z">
              <w:rPr>
                <w:rFonts w:ascii="Times New Roman" w:hAnsi="Times New Roman"/>
                <w:sz w:val="24"/>
                <w:szCs w:val="24"/>
              </w:rPr>
            </w:rPrChange>
          </w:rPr>
          <w:t>es, we</w:t>
        </w:r>
      </w:ins>
      <w:ins w:id="9090" w:author="Britt Collins" w:date="2021-10-04T18:17:00Z">
        <w:r w:rsidR="00B91E52" w:rsidRPr="00163DCF">
          <w:rPr>
            <w:szCs w:val="21"/>
            <w:rPrChange w:id="9091" w:author="David" w:date="2022-08-17T16:58:00Z">
              <w:rPr>
                <w:rFonts w:ascii="Times New Roman" w:hAnsi="Times New Roman"/>
                <w:sz w:val="24"/>
                <w:szCs w:val="24"/>
              </w:rPr>
            </w:rPrChange>
          </w:rPr>
          <w:t>’</w:t>
        </w:r>
      </w:ins>
      <w:ins w:id="9092" w:author="Britt Collins" w:date="2021-09-30T14:58:00Z">
        <w:r w:rsidRPr="00163DCF">
          <w:rPr>
            <w:szCs w:val="21"/>
            <w:rPrChange w:id="9093" w:author="David" w:date="2022-08-17T16:58:00Z">
              <w:rPr>
                <w:rFonts w:ascii="Times New Roman" w:hAnsi="Times New Roman"/>
                <w:sz w:val="24"/>
                <w:szCs w:val="24"/>
              </w:rPr>
            </w:rPrChange>
          </w:rPr>
          <w:t>ve met. Welcome to the British ex-pat community. Grab yourself a drink at the bar over there. When you return, I’ll introduce you to the rest of the gang.</w:t>
        </w:r>
      </w:ins>
      <w:ins w:id="9094" w:author="Britt Collins" w:date="2021-10-04T18:17:00Z">
        <w:r w:rsidR="00B91E52" w:rsidRPr="00163DCF">
          <w:rPr>
            <w:szCs w:val="21"/>
            <w:rPrChange w:id="9095" w:author="David" w:date="2022-08-17T16:58:00Z">
              <w:rPr>
                <w:rFonts w:ascii="Times New Roman" w:hAnsi="Times New Roman"/>
                <w:sz w:val="24"/>
                <w:szCs w:val="24"/>
              </w:rPr>
            </w:rPrChange>
          </w:rPr>
          <w:t>”</w:t>
        </w:r>
      </w:ins>
    </w:p>
    <w:p w14:paraId="6EDDEDD8" w14:textId="40EC4481" w:rsidR="006F31F6" w:rsidRPr="00163DCF" w:rsidRDefault="006F31F6">
      <w:pPr>
        <w:spacing w:line="276" w:lineRule="auto"/>
        <w:ind w:left="-5" w:right="15" w:firstLine="725"/>
        <w:rPr>
          <w:ins w:id="9096" w:author="Britt Collins" w:date="2021-09-30T14:58:00Z"/>
          <w:szCs w:val="21"/>
          <w:rPrChange w:id="9097" w:author="David" w:date="2022-08-17T16:58:00Z">
            <w:rPr>
              <w:ins w:id="9098" w:author="Britt Collins" w:date="2021-09-30T14:58:00Z"/>
              <w:rFonts w:ascii="Times New Roman" w:hAnsi="Times New Roman"/>
              <w:sz w:val="24"/>
              <w:szCs w:val="24"/>
            </w:rPr>
          </w:rPrChange>
        </w:rPr>
        <w:pPrChange w:id="9099" w:author="David" w:date="2022-08-17T17:01:00Z">
          <w:pPr>
            <w:spacing w:after="17"/>
            <w:ind w:left="-5" w:right="15"/>
          </w:pPr>
        </w:pPrChange>
      </w:pPr>
      <w:ins w:id="9100" w:author="Britt Collins" w:date="2021-09-30T14:58:00Z">
        <w:r w:rsidRPr="00163DCF">
          <w:rPr>
            <w:szCs w:val="21"/>
            <w:rPrChange w:id="9101" w:author="David" w:date="2022-08-17T16:58:00Z">
              <w:rPr>
                <w:rFonts w:ascii="Times New Roman" w:hAnsi="Times New Roman"/>
                <w:sz w:val="24"/>
                <w:szCs w:val="24"/>
              </w:rPr>
            </w:rPrChange>
          </w:rPr>
          <w:t>The h</w:t>
        </w:r>
      </w:ins>
      <w:ins w:id="9102" w:author="Britt Collins" w:date="2021-10-04T18:18:00Z">
        <w:r w:rsidR="00B91E52" w:rsidRPr="00163DCF">
          <w:rPr>
            <w:szCs w:val="21"/>
            <w:rPrChange w:id="9103" w:author="David" w:date="2022-08-17T16:58:00Z">
              <w:rPr>
                <w:rFonts w:ascii="Times New Roman" w:hAnsi="Times New Roman"/>
                <w:sz w:val="24"/>
                <w:szCs w:val="24"/>
              </w:rPr>
            </w:rPrChange>
          </w:rPr>
          <w:t>omey</w:t>
        </w:r>
      </w:ins>
      <w:ins w:id="9104" w:author="Britt Collins" w:date="2021-09-30T14:58:00Z">
        <w:r w:rsidRPr="00163DCF">
          <w:rPr>
            <w:szCs w:val="21"/>
            <w:rPrChange w:id="9105" w:author="David" w:date="2022-08-17T16:58:00Z">
              <w:rPr>
                <w:rFonts w:ascii="Times New Roman" w:hAnsi="Times New Roman"/>
                <w:sz w:val="24"/>
                <w:szCs w:val="24"/>
              </w:rPr>
            </w:rPrChange>
          </w:rPr>
          <w:t xml:space="preserve"> outdoor bar was situated in front of the beautiful calm Manly seascape. Having seen what others were drinking, and wanting to fit in, I ordered a Toohey’s New. The barman took a schooner (425ml) glass out of the fridge</w:t>
        </w:r>
      </w:ins>
      <w:ins w:id="9106" w:author="Britt Collins" w:date="2021-10-04T18:18:00Z">
        <w:r w:rsidR="00B91E52" w:rsidRPr="00163DCF">
          <w:rPr>
            <w:szCs w:val="21"/>
            <w:rPrChange w:id="9107" w:author="David" w:date="2022-08-17T16:58:00Z">
              <w:rPr>
                <w:rFonts w:ascii="Times New Roman" w:hAnsi="Times New Roman"/>
                <w:sz w:val="24"/>
                <w:szCs w:val="24"/>
              </w:rPr>
            </w:rPrChange>
          </w:rPr>
          <w:t xml:space="preserve">, </w:t>
        </w:r>
      </w:ins>
      <w:ins w:id="9108" w:author="Britt Collins" w:date="2021-09-30T14:58:00Z">
        <w:r w:rsidRPr="00163DCF">
          <w:rPr>
            <w:szCs w:val="21"/>
            <w:rPrChange w:id="9109" w:author="David" w:date="2022-08-17T16:58:00Z">
              <w:rPr>
                <w:rFonts w:ascii="Times New Roman" w:hAnsi="Times New Roman"/>
                <w:sz w:val="24"/>
                <w:szCs w:val="24"/>
              </w:rPr>
            </w:rPrChange>
          </w:rPr>
          <w:t>a common practice to keep the drink ice cold</w:t>
        </w:r>
      </w:ins>
      <w:ins w:id="9110" w:author="Britt Collins" w:date="2021-10-04T18:18:00Z">
        <w:r w:rsidR="00B91E52" w:rsidRPr="00163DCF">
          <w:rPr>
            <w:szCs w:val="21"/>
            <w:rPrChange w:id="9111" w:author="David" w:date="2022-08-17T16:58:00Z">
              <w:rPr>
                <w:rFonts w:ascii="Times New Roman" w:hAnsi="Times New Roman"/>
                <w:sz w:val="24"/>
                <w:szCs w:val="24"/>
              </w:rPr>
            </w:rPrChange>
          </w:rPr>
          <w:t>,</w:t>
        </w:r>
      </w:ins>
      <w:ins w:id="9112" w:author="Britt Collins" w:date="2021-09-30T14:58:00Z">
        <w:r w:rsidRPr="00163DCF">
          <w:rPr>
            <w:szCs w:val="21"/>
            <w:rPrChange w:id="9113" w:author="David" w:date="2022-08-17T16:58:00Z">
              <w:rPr>
                <w:rFonts w:ascii="Times New Roman" w:hAnsi="Times New Roman"/>
                <w:sz w:val="24"/>
                <w:szCs w:val="24"/>
              </w:rPr>
            </w:rPrChange>
          </w:rPr>
          <w:t xml:space="preserve"> and began pouring. I returned to Carl. He took a sip of his drink before beginning the introductions. The group included Andy, Johnny, </w:t>
        </w:r>
        <w:proofErr w:type="gramStart"/>
        <w:r w:rsidRPr="00163DCF">
          <w:rPr>
            <w:szCs w:val="21"/>
            <w:rPrChange w:id="9114" w:author="David" w:date="2022-08-17T16:58:00Z">
              <w:rPr>
                <w:rFonts w:ascii="Times New Roman" w:hAnsi="Times New Roman"/>
                <w:sz w:val="24"/>
                <w:szCs w:val="24"/>
              </w:rPr>
            </w:rPrChange>
          </w:rPr>
          <w:t>Pete</w:t>
        </w:r>
        <w:proofErr w:type="gramEnd"/>
        <w:r w:rsidRPr="00163DCF">
          <w:rPr>
            <w:szCs w:val="21"/>
            <w:rPrChange w:id="9115" w:author="David" w:date="2022-08-17T16:58:00Z">
              <w:rPr>
                <w:rFonts w:ascii="Times New Roman" w:hAnsi="Times New Roman"/>
                <w:sz w:val="24"/>
                <w:szCs w:val="24"/>
              </w:rPr>
            </w:rPrChange>
          </w:rPr>
          <w:t xml:space="preserve"> </w:t>
        </w:r>
      </w:ins>
      <w:ins w:id="9116" w:author="Britt Collins" w:date="2021-10-04T18:18:00Z">
        <w:r w:rsidR="00B91E52" w:rsidRPr="00163DCF">
          <w:rPr>
            <w:szCs w:val="21"/>
            <w:rPrChange w:id="9117" w:author="David" w:date="2022-08-17T16:58:00Z">
              <w:rPr>
                <w:rFonts w:ascii="Times New Roman" w:hAnsi="Times New Roman"/>
                <w:sz w:val="24"/>
                <w:szCs w:val="24"/>
              </w:rPr>
            </w:rPrChange>
          </w:rPr>
          <w:t>and</w:t>
        </w:r>
      </w:ins>
      <w:ins w:id="9118" w:author="Britt Collins" w:date="2021-09-30T14:58:00Z">
        <w:r w:rsidRPr="00163DCF">
          <w:rPr>
            <w:szCs w:val="21"/>
            <w:rPrChange w:id="9119" w:author="David" w:date="2022-08-17T16:58:00Z">
              <w:rPr>
                <w:rFonts w:ascii="Times New Roman" w:hAnsi="Times New Roman"/>
                <w:sz w:val="24"/>
                <w:szCs w:val="24"/>
              </w:rPr>
            </w:rPrChange>
          </w:rPr>
          <w:t xml:space="preserve"> Dan. It was great socialising with a group of </w:t>
        </w:r>
      </w:ins>
      <w:ins w:id="9120" w:author="Britt Collins" w:date="2021-10-04T18:18:00Z">
        <w:r w:rsidR="00B91E52" w:rsidRPr="00163DCF">
          <w:rPr>
            <w:szCs w:val="21"/>
            <w:rPrChange w:id="9121" w:author="David" w:date="2022-08-17T16:58:00Z">
              <w:rPr>
                <w:rFonts w:ascii="Times New Roman" w:hAnsi="Times New Roman"/>
                <w:sz w:val="24"/>
                <w:szCs w:val="24"/>
              </w:rPr>
            </w:rPrChange>
          </w:rPr>
          <w:t>Brits</w:t>
        </w:r>
      </w:ins>
      <w:ins w:id="9122" w:author="Britt Collins" w:date="2021-09-30T14:58:00Z">
        <w:r w:rsidRPr="00163DCF">
          <w:rPr>
            <w:szCs w:val="21"/>
            <w:rPrChange w:id="9123" w:author="David" w:date="2022-08-17T16:58:00Z">
              <w:rPr>
                <w:rFonts w:ascii="Times New Roman" w:hAnsi="Times New Roman"/>
                <w:sz w:val="24"/>
                <w:szCs w:val="24"/>
              </w:rPr>
            </w:rPrChange>
          </w:rPr>
          <w:t>, my age, from similar backgrounds.</w:t>
        </w:r>
      </w:ins>
      <w:ins w:id="9124" w:author="Britt Collins" w:date="2021-10-04T18:19:00Z">
        <w:r w:rsidR="00B91E52" w:rsidRPr="00163DCF">
          <w:rPr>
            <w:szCs w:val="21"/>
            <w:rPrChange w:id="9125" w:author="David" w:date="2022-08-17T16:58:00Z">
              <w:rPr>
                <w:rFonts w:ascii="Times New Roman" w:hAnsi="Times New Roman"/>
                <w:sz w:val="24"/>
                <w:szCs w:val="24"/>
              </w:rPr>
            </w:rPrChange>
          </w:rPr>
          <w:t xml:space="preserve"> </w:t>
        </w:r>
      </w:ins>
      <w:ins w:id="9126" w:author="Britt Collins" w:date="2021-09-30T14:58:00Z">
        <w:r w:rsidRPr="00163DCF">
          <w:rPr>
            <w:szCs w:val="21"/>
            <w:rPrChange w:id="9127" w:author="David" w:date="2022-08-17T16:58:00Z">
              <w:rPr>
                <w:rFonts w:ascii="Times New Roman" w:hAnsi="Times New Roman"/>
                <w:sz w:val="24"/>
                <w:szCs w:val="24"/>
              </w:rPr>
            </w:rPrChange>
          </w:rPr>
          <w:t>My time in Australia made me question all aspects of my life</w:t>
        </w:r>
      </w:ins>
      <w:ins w:id="9128" w:author="Britt Collins" w:date="2021-10-04T18:19:00Z">
        <w:r w:rsidR="00B91E52" w:rsidRPr="00163DCF">
          <w:rPr>
            <w:szCs w:val="21"/>
            <w:rPrChange w:id="9129" w:author="David" w:date="2022-08-17T16:58:00Z">
              <w:rPr>
                <w:rFonts w:ascii="Times New Roman" w:hAnsi="Times New Roman"/>
                <w:sz w:val="24"/>
                <w:szCs w:val="24"/>
              </w:rPr>
            </w:rPrChange>
          </w:rPr>
          <w:t xml:space="preserve">. </w:t>
        </w:r>
      </w:ins>
      <w:ins w:id="9130" w:author="Britt Collins" w:date="2021-09-30T14:58:00Z">
        <w:r w:rsidRPr="00163DCF">
          <w:rPr>
            <w:szCs w:val="21"/>
            <w:rPrChange w:id="9131" w:author="David" w:date="2022-08-17T16:58:00Z">
              <w:rPr>
                <w:rFonts w:ascii="Times New Roman" w:hAnsi="Times New Roman"/>
                <w:sz w:val="24"/>
                <w:szCs w:val="24"/>
              </w:rPr>
            </w:rPrChange>
          </w:rPr>
          <w:t>I didn’t realise it at the time, social drinking was a massive part of my life back home and here in Australia.</w:t>
        </w:r>
      </w:ins>
    </w:p>
    <w:p w14:paraId="52FA7C8A" w14:textId="31652C08" w:rsidR="006F31F6" w:rsidRPr="00163DCF" w:rsidRDefault="00B91E52">
      <w:pPr>
        <w:spacing w:line="276" w:lineRule="auto"/>
        <w:ind w:left="-5" w:right="15"/>
        <w:rPr>
          <w:ins w:id="9132" w:author="Britt Collins" w:date="2021-09-30T14:58:00Z"/>
          <w:szCs w:val="21"/>
          <w:rPrChange w:id="9133" w:author="David" w:date="2022-08-17T16:58:00Z">
            <w:rPr>
              <w:ins w:id="9134" w:author="Britt Collins" w:date="2021-09-30T14:58:00Z"/>
              <w:rFonts w:ascii="Times New Roman" w:hAnsi="Times New Roman"/>
              <w:sz w:val="24"/>
              <w:szCs w:val="24"/>
            </w:rPr>
          </w:rPrChange>
        </w:rPr>
        <w:pPrChange w:id="9135" w:author="David" w:date="2022-08-17T17:01:00Z">
          <w:pPr>
            <w:ind w:left="-5" w:right="15"/>
          </w:pPr>
        </w:pPrChange>
      </w:pPr>
      <w:ins w:id="9136" w:author="Britt Collins" w:date="2021-10-04T18:19:00Z">
        <w:r w:rsidRPr="00163DCF">
          <w:rPr>
            <w:b/>
            <w:szCs w:val="21"/>
            <w:rPrChange w:id="9137" w:author="David" w:date="2022-08-17T16:58:00Z">
              <w:rPr>
                <w:rFonts w:ascii="Times New Roman" w:hAnsi="Times New Roman"/>
                <w:sz w:val="24"/>
                <w:szCs w:val="24"/>
              </w:rPr>
            </w:rPrChange>
          </w:rPr>
          <w:t>THIS DOESN’T ADD ANYTHING TO THE STORY</w:t>
        </w:r>
      </w:ins>
      <w:ins w:id="9138" w:author="Britt Collins" w:date="2021-10-04T18:20:00Z">
        <w:r w:rsidR="008E01B8" w:rsidRPr="00163DCF">
          <w:rPr>
            <w:b/>
            <w:szCs w:val="21"/>
            <w:rPrChange w:id="9139" w:author="David" w:date="2022-08-17T16:58:00Z">
              <w:rPr>
                <w:rFonts w:ascii="Times New Roman" w:hAnsi="Times New Roman"/>
                <w:b/>
                <w:sz w:val="24"/>
                <w:szCs w:val="24"/>
              </w:rPr>
            </w:rPrChange>
          </w:rPr>
          <w:t>, SOMETHING REFLECTIVE WOULD BE MORE ENGAGING</w:t>
        </w:r>
        <w:r w:rsidR="008E01B8" w:rsidRPr="00163DCF">
          <w:rPr>
            <w:szCs w:val="21"/>
            <w:rPrChange w:id="9140" w:author="David" w:date="2022-08-17T16:58:00Z">
              <w:rPr>
                <w:rFonts w:ascii="Times New Roman" w:hAnsi="Times New Roman"/>
                <w:sz w:val="24"/>
                <w:szCs w:val="24"/>
              </w:rPr>
            </w:rPrChange>
          </w:rPr>
          <w:t xml:space="preserve"> </w:t>
        </w:r>
      </w:ins>
      <w:ins w:id="9141" w:author="Britt Collins" w:date="2021-09-30T14:58:00Z">
        <w:r w:rsidR="006F31F6" w:rsidRPr="00163DCF">
          <w:rPr>
            <w:szCs w:val="21"/>
            <w:rPrChange w:id="9142" w:author="David" w:date="2022-08-17T16:58:00Z">
              <w:rPr>
                <w:rFonts w:ascii="Times New Roman" w:hAnsi="Times New Roman"/>
                <w:sz w:val="24"/>
                <w:szCs w:val="24"/>
              </w:rPr>
            </w:rPrChange>
          </w:rPr>
          <w:t xml:space="preserve">This was due to </w:t>
        </w:r>
        <w:proofErr w:type="gramStart"/>
        <w:r w:rsidR="006F31F6" w:rsidRPr="00163DCF">
          <w:rPr>
            <w:szCs w:val="21"/>
            <w:rPrChange w:id="9143" w:author="David" w:date="2022-08-17T16:58:00Z">
              <w:rPr>
                <w:rFonts w:ascii="Times New Roman" w:hAnsi="Times New Roman"/>
                <w:sz w:val="24"/>
                <w:szCs w:val="24"/>
              </w:rPr>
            </w:rPrChange>
          </w:rPr>
          <w:t>a number of</w:t>
        </w:r>
        <w:proofErr w:type="gramEnd"/>
        <w:r w:rsidR="006F31F6" w:rsidRPr="00163DCF">
          <w:rPr>
            <w:szCs w:val="21"/>
            <w:rPrChange w:id="9144" w:author="David" w:date="2022-08-17T16:58:00Z">
              <w:rPr>
                <w:rFonts w:ascii="Times New Roman" w:hAnsi="Times New Roman"/>
                <w:sz w:val="24"/>
                <w:szCs w:val="24"/>
              </w:rPr>
            </w:rPrChange>
          </w:rPr>
          <w:t xml:space="preserve"> factors:</w:t>
        </w:r>
      </w:ins>
    </w:p>
    <w:p w14:paraId="6E88AABF" w14:textId="77777777" w:rsidR="006F31F6" w:rsidRPr="00163DCF" w:rsidRDefault="006F31F6">
      <w:pPr>
        <w:spacing w:after="17" w:line="276" w:lineRule="auto"/>
        <w:ind w:left="355" w:right="15"/>
        <w:rPr>
          <w:ins w:id="9145" w:author="Britt Collins" w:date="2021-09-30T14:58:00Z"/>
          <w:szCs w:val="21"/>
          <w:rPrChange w:id="9146" w:author="David" w:date="2022-08-17T16:58:00Z">
            <w:rPr>
              <w:ins w:id="9147" w:author="Britt Collins" w:date="2021-09-30T14:58:00Z"/>
              <w:rFonts w:ascii="Times New Roman" w:hAnsi="Times New Roman"/>
              <w:sz w:val="24"/>
              <w:szCs w:val="24"/>
            </w:rPr>
          </w:rPrChange>
        </w:rPr>
        <w:pPrChange w:id="9148" w:author="David" w:date="2022-08-17T17:01:00Z">
          <w:pPr>
            <w:spacing w:after="17"/>
            <w:ind w:left="355" w:right="15"/>
          </w:pPr>
        </w:pPrChange>
      </w:pPr>
      <w:ins w:id="9149" w:author="Britt Collins" w:date="2021-09-30T14:58:00Z">
        <w:r w:rsidRPr="00163DCF">
          <w:rPr>
            <w:rFonts w:eastAsia="Calibri"/>
            <w:noProof/>
            <w:szCs w:val="21"/>
            <w:rPrChange w:id="9150" w:author="David" w:date="2022-08-17T16:58:00Z">
              <w:rPr>
                <w:rFonts w:ascii="Times New Roman" w:eastAsia="Calibri" w:hAnsi="Times New Roman" w:cs="Calibri"/>
                <w:noProof/>
                <w:sz w:val="24"/>
                <w:szCs w:val="24"/>
              </w:rPr>
            </w:rPrChange>
          </w:rPr>
          <mc:AlternateContent>
            <mc:Choice Requires="wpg">
              <w:drawing>
                <wp:anchor distT="0" distB="0" distL="114300" distR="114300" simplePos="0" relativeHeight="251678720" behindDoc="0" locked="0" layoutInCell="1" allowOverlap="1" wp14:anchorId="7C6E4FED" wp14:editId="2EFD2EE9">
                  <wp:simplePos x="0" y="0"/>
                  <wp:positionH relativeFrom="column">
                    <wp:posOffset>219075</wp:posOffset>
                  </wp:positionH>
                  <wp:positionV relativeFrom="paragraph">
                    <wp:posOffset>20935</wp:posOffset>
                  </wp:positionV>
                  <wp:extent cx="47625" cy="466725"/>
                  <wp:effectExtent l="0" t="0" r="0" b="0"/>
                  <wp:wrapSquare wrapText="bothSides"/>
                  <wp:docPr id="73016" name="Group 73016"/>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581" name="Shape 2581"/>
                          <wps:cNvSpPr/>
                          <wps:spPr>
                            <a:xfrm>
                              <a:off x="0" y="0"/>
                              <a:ext cx="47625" cy="47625"/>
                            </a:xfrm>
                            <a:custGeom>
                              <a:avLst/>
                              <a:gdLst/>
                              <a:ahLst/>
                              <a:cxnLst/>
                              <a:rect l="0" t="0" r="0" b="0"/>
                              <a:pathLst>
                                <a:path w="47625" h="47625">
                                  <a:moveTo>
                                    <a:pt x="23813" y="0"/>
                                  </a:moveTo>
                                  <a:cubicBezTo>
                                    <a:pt x="26970" y="0"/>
                                    <a:pt x="30008" y="595"/>
                                    <a:pt x="32925" y="1736"/>
                                  </a:cubicBezTo>
                                  <a:cubicBezTo>
                                    <a:pt x="35842" y="2977"/>
                                    <a:pt x="38418" y="4713"/>
                                    <a:pt x="40650" y="6945"/>
                                  </a:cubicBezTo>
                                  <a:cubicBezTo>
                                    <a:pt x="42883" y="9178"/>
                                    <a:pt x="44604" y="11708"/>
                                    <a:pt x="45812" y="14635"/>
                                  </a:cubicBezTo>
                                  <a:cubicBezTo>
                                    <a:pt x="47021" y="17562"/>
                                    <a:pt x="47625" y="20638"/>
                                    <a:pt x="47625" y="23813"/>
                                  </a:cubicBezTo>
                                  <a:cubicBezTo>
                                    <a:pt x="47625" y="26938"/>
                                    <a:pt x="47021" y="29964"/>
                                    <a:pt x="45812" y="3284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91"/>
                                  </a:cubicBezTo>
                                  <a:cubicBezTo>
                                    <a:pt x="604" y="29964"/>
                                    <a:pt x="0" y="26938"/>
                                    <a:pt x="0" y="23813"/>
                                  </a:cubicBezTo>
                                  <a:cubicBezTo>
                                    <a:pt x="0" y="20638"/>
                                    <a:pt x="604" y="17611"/>
                                    <a:pt x="1813" y="14684"/>
                                  </a:cubicBezTo>
                                  <a:cubicBezTo>
                                    <a:pt x="3021" y="11757"/>
                                    <a:pt x="4742" y="9178"/>
                                    <a:pt x="6975" y="6945"/>
                                  </a:cubicBezTo>
                                  <a:cubicBezTo>
                                    <a:pt x="9207" y="4713"/>
                                    <a:pt x="11782" y="2977"/>
                                    <a:pt x="14700" y="173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83" name="Shape 2583"/>
                          <wps:cNvSpPr/>
                          <wps:spPr>
                            <a:xfrm>
                              <a:off x="0" y="209550"/>
                              <a:ext cx="47625" cy="47625"/>
                            </a:xfrm>
                            <a:custGeom>
                              <a:avLst/>
                              <a:gdLst/>
                              <a:ahLst/>
                              <a:cxnLst/>
                              <a:rect l="0" t="0" r="0" b="0"/>
                              <a:pathLst>
                                <a:path w="47625" h="47625">
                                  <a:moveTo>
                                    <a:pt x="23813" y="0"/>
                                  </a:moveTo>
                                  <a:cubicBezTo>
                                    <a:pt x="26970" y="0"/>
                                    <a:pt x="30008" y="595"/>
                                    <a:pt x="32925" y="1736"/>
                                  </a:cubicBezTo>
                                  <a:cubicBezTo>
                                    <a:pt x="35842" y="2977"/>
                                    <a:pt x="38418" y="4713"/>
                                    <a:pt x="40650" y="6945"/>
                                  </a:cubicBezTo>
                                  <a:cubicBezTo>
                                    <a:pt x="42883" y="9128"/>
                                    <a:pt x="44604" y="11708"/>
                                    <a:pt x="45812" y="14684"/>
                                  </a:cubicBezTo>
                                  <a:cubicBezTo>
                                    <a:pt x="47021" y="17562"/>
                                    <a:pt x="47625" y="20638"/>
                                    <a:pt x="47625" y="23813"/>
                                  </a:cubicBezTo>
                                  <a:cubicBezTo>
                                    <a:pt x="47625" y="26938"/>
                                    <a:pt x="47021" y="29964"/>
                                    <a:pt x="45812" y="3284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41"/>
                                  </a:cubicBezTo>
                                  <a:cubicBezTo>
                                    <a:pt x="604" y="29964"/>
                                    <a:pt x="0" y="26938"/>
                                    <a:pt x="0" y="23813"/>
                                  </a:cubicBezTo>
                                  <a:cubicBezTo>
                                    <a:pt x="0" y="20638"/>
                                    <a:pt x="604" y="17562"/>
                                    <a:pt x="1813" y="14684"/>
                                  </a:cubicBezTo>
                                  <a:cubicBezTo>
                                    <a:pt x="3021" y="11708"/>
                                    <a:pt x="4742" y="9128"/>
                                    <a:pt x="6975" y="6945"/>
                                  </a:cubicBezTo>
                                  <a:cubicBezTo>
                                    <a:pt x="9207" y="4713"/>
                                    <a:pt x="11782" y="3026"/>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85" name="Shape 2585"/>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26"/>
                                    <a:pt x="38418" y="4713"/>
                                    <a:pt x="40650" y="6945"/>
                                  </a:cubicBezTo>
                                  <a:cubicBezTo>
                                    <a:pt x="42883" y="9178"/>
                                    <a:pt x="44604" y="11708"/>
                                    <a:pt x="45812" y="14684"/>
                                  </a:cubicBezTo>
                                  <a:cubicBezTo>
                                    <a:pt x="47021" y="17611"/>
                                    <a:pt x="47625" y="20638"/>
                                    <a:pt x="47625" y="23813"/>
                                  </a:cubicBezTo>
                                  <a:cubicBezTo>
                                    <a:pt x="47625" y="26938"/>
                                    <a:pt x="47021" y="29964"/>
                                    <a:pt x="45812" y="3289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41"/>
                                  </a:cubicBezTo>
                                  <a:cubicBezTo>
                                    <a:pt x="604" y="29964"/>
                                    <a:pt x="0" y="26938"/>
                                    <a:pt x="0" y="23813"/>
                                  </a:cubicBezTo>
                                  <a:cubicBezTo>
                                    <a:pt x="0" y="20638"/>
                                    <a:pt x="604" y="17611"/>
                                    <a:pt x="1813" y="14684"/>
                                  </a:cubicBezTo>
                                  <a:cubicBezTo>
                                    <a:pt x="3021" y="11708"/>
                                    <a:pt x="4742" y="9178"/>
                                    <a:pt x="6975" y="6945"/>
                                  </a:cubicBezTo>
                                  <a:cubicBezTo>
                                    <a:pt x="9207" y="4713"/>
                                    <a:pt x="11782" y="3026"/>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F8B953" id="Group 73016" o:spid="_x0000_s1026" style="position:absolute;margin-left:17.25pt;margin-top:1.65pt;width:3.75pt;height:36.75pt;z-index:251678720" coordsize="4762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">
                  <v:shape id="Shape 258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" path="m23813,v3157,,6195,595,9112,1736c35842,2977,38418,4713,40650,6945v2233,2233,3954,4763,5162,7690c47021,17562,47625,20638,47625,23813v,3125,-604,6151,-1813,9028c44604,35818,42883,38348,40650,40630v-2232,2183,-4808,3919,-7725,5159c30008,46980,26970,47575,23813,47625v-3158,-50,-6196,-645,-9113,-1836c11782,44549,9207,42813,6975,40630,4742,38348,3021,35818,1813,32891,604,29964,,26938,,23813,,20638,604,17611,1813,14684,3021,11757,4742,9178,6975,6945,9207,4713,11782,2977,14700,1736,17617,595,20655,,23813,xe" fillcolor="black" stroked="f" strokeweight="0">
                    <v:stroke miterlimit="1" joinstyle="miter"/>
                    <v:path arrowok="t" textboxrect="0,0,47625,47625"/>
                  </v:shape>
                  <v:shape id="Shape 2583"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" path="m23813,v3157,,6195,595,9112,1736c35842,2977,38418,4713,40650,6945v2233,2183,3954,4763,5162,7739c47021,17562,47625,20638,47625,23813v,3125,-604,6151,-1813,9028c44604,35818,42883,38348,40650,40630v-2232,2183,-4808,3919,-7725,5159c30008,46980,26970,47575,23813,47625v-3158,-50,-6196,-645,-9113,-1836c11782,44549,9207,42813,6975,40630,4742,38348,3021,35818,1813,32841,604,29964,,26938,,23813,,20638,604,17562,1813,14684,3021,11708,4742,9128,6975,6945,9207,4713,11782,3026,14700,1786,17617,595,20655,,23813,xe" fillcolor="black" stroked="f" strokeweight="0">
                    <v:stroke miterlimit="1" joinstyle="miter"/>
                    <v:path arrowok="t" textboxrect="0,0,47625,47625"/>
                  </v:shape>
                  <v:shape id="Shape 2585" o:spid="_x0000_s1029" style="position:absolute;top:4191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" path="m23813,v3157,,6195,595,9112,1786c35842,3026,38418,4713,40650,6945v2233,2233,3954,4763,5162,7739c47021,17611,47625,20638,47625,23813v,3125,-604,6151,-1813,9078c44604,35818,42883,38348,40650,40630v-2232,2183,-4808,3919,-7725,5159c30008,46980,26970,47575,23813,47625v-3158,-50,-6196,-645,-9113,-1836c11782,44549,9207,42813,6975,40630,4742,38348,3021,35818,1813,32841,604,29964,,26938,,23813,,20638,604,17611,1813,14684,3021,11708,4742,9178,6975,6945,9207,4713,11782,3026,14700,1786,17617,595,20655,,23813,xe" fillcolor="black" stroked="f" strokeweight="0">
                    <v:stroke miterlimit="1" joinstyle="miter"/>
                    <v:path arrowok="t" textboxrect="0,0,47625,47625"/>
                  </v:shape>
                  <w10:wrap type="square"/>
                </v:group>
              </w:pict>
            </mc:Fallback>
          </mc:AlternateContent>
        </w:r>
        <w:r w:rsidRPr="00163DCF">
          <w:rPr>
            <w:szCs w:val="21"/>
            <w:rPrChange w:id="9151" w:author="David" w:date="2022-08-17T16:58:00Z">
              <w:rPr>
                <w:rFonts w:ascii="Times New Roman" w:hAnsi="Times New Roman"/>
                <w:sz w:val="24"/>
                <w:szCs w:val="24"/>
              </w:rPr>
            </w:rPrChange>
          </w:rPr>
          <w:t>I loved the taste of beer.</w:t>
        </w:r>
      </w:ins>
    </w:p>
    <w:p w14:paraId="0C0B61D1" w14:textId="77777777" w:rsidR="006F31F6" w:rsidRPr="00163DCF" w:rsidRDefault="006F31F6">
      <w:pPr>
        <w:spacing w:after="17" w:line="276" w:lineRule="auto"/>
        <w:ind w:left="355" w:right="15"/>
        <w:rPr>
          <w:ins w:id="9152" w:author="Britt Collins" w:date="2021-09-30T14:58:00Z"/>
          <w:szCs w:val="21"/>
          <w:rPrChange w:id="9153" w:author="David" w:date="2022-08-17T16:58:00Z">
            <w:rPr>
              <w:ins w:id="9154" w:author="Britt Collins" w:date="2021-09-30T14:58:00Z"/>
              <w:rFonts w:ascii="Times New Roman" w:hAnsi="Times New Roman"/>
              <w:sz w:val="24"/>
              <w:szCs w:val="24"/>
            </w:rPr>
          </w:rPrChange>
        </w:rPr>
        <w:pPrChange w:id="9155" w:author="David" w:date="2022-08-17T17:01:00Z">
          <w:pPr>
            <w:spacing w:after="17"/>
            <w:ind w:left="355" w:right="15"/>
          </w:pPr>
        </w:pPrChange>
      </w:pPr>
      <w:ins w:id="9156" w:author="Britt Collins" w:date="2021-09-30T14:58:00Z">
        <w:r w:rsidRPr="00163DCF">
          <w:rPr>
            <w:szCs w:val="21"/>
            <w:rPrChange w:id="9157" w:author="David" w:date="2022-08-17T16:58:00Z">
              <w:rPr>
                <w:rFonts w:ascii="Times New Roman" w:hAnsi="Times New Roman"/>
                <w:sz w:val="24"/>
                <w:szCs w:val="24"/>
              </w:rPr>
            </w:rPrChange>
          </w:rPr>
          <w:t>Pubs were comfortable, extensions of a person's home. Hosting was left to the bar staff.</w:t>
        </w:r>
      </w:ins>
    </w:p>
    <w:p w14:paraId="2BB44F4A" w14:textId="77777777" w:rsidR="006F31F6" w:rsidRPr="00163DCF" w:rsidRDefault="006F31F6">
      <w:pPr>
        <w:spacing w:line="276" w:lineRule="auto"/>
        <w:ind w:left="355" w:right="15"/>
        <w:rPr>
          <w:ins w:id="9158" w:author="Britt Collins" w:date="2021-09-30T14:58:00Z"/>
          <w:szCs w:val="21"/>
          <w:rPrChange w:id="9159" w:author="David" w:date="2022-08-17T16:58:00Z">
            <w:rPr>
              <w:ins w:id="9160" w:author="Britt Collins" w:date="2021-09-30T14:58:00Z"/>
              <w:rFonts w:ascii="Times New Roman" w:hAnsi="Times New Roman"/>
              <w:sz w:val="24"/>
              <w:szCs w:val="24"/>
            </w:rPr>
          </w:rPrChange>
        </w:rPr>
        <w:pPrChange w:id="9161" w:author="David" w:date="2022-08-17T17:01:00Z">
          <w:pPr>
            <w:ind w:left="355" w:right="15"/>
          </w:pPr>
        </w:pPrChange>
      </w:pPr>
      <w:ins w:id="9162" w:author="Britt Collins" w:date="2021-09-30T14:58:00Z">
        <w:r w:rsidRPr="00163DCF">
          <w:rPr>
            <w:szCs w:val="21"/>
            <w:rPrChange w:id="9163" w:author="David" w:date="2022-08-17T16:58:00Z">
              <w:rPr>
                <w:rFonts w:ascii="Times New Roman" w:hAnsi="Times New Roman"/>
                <w:sz w:val="24"/>
                <w:szCs w:val="24"/>
              </w:rPr>
            </w:rPrChange>
          </w:rPr>
          <w:t>People are more open to talk about their lives after a drink. Unfortunately, quality of conversation decreases as quantity consumed is increased.</w:t>
        </w:r>
      </w:ins>
    </w:p>
    <w:p w14:paraId="3F52A4D9" w14:textId="7F4A083A" w:rsidR="006F31F6" w:rsidRPr="00163DCF" w:rsidRDefault="006F31F6">
      <w:pPr>
        <w:spacing w:line="276" w:lineRule="auto"/>
        <w:ind w:left="-5" w:right="15" w:firstLine="350"/>
        <w:rPr>
          <w:ins w:id="9164" w:author="Britt Collins" w:date="2021-09-30T14:58:00Z"/>
          <w:szCs w:val="21"/>
          <w:rPrChange w:id="9165" w:author="David" w:date="2022-08-17T16:58:00Z">
            <w:rPr>
              <w:ins w:id="9166" w:author="Britt Collins" w:date="2021-09-30T14:58:00Z"/>
              <w:rFonts w:ascii="Times New Roman" w:hAnsi="Times New Roman"/>
              <w:sz w:val="24"/>
              <w:szCs w:val="24"/>
            </w:rPr>
          </w:rPrChange>
        </w:rPr>
        <w:pPrChange w:id="9167" w:author="David" w:date="2022-08-17T17:01:00Z">
          <w:pPr>
            <w:ind w:left="-5" w:right="15"/>
          </w:pPr>
        </w:pPrChange>
      </w:pPr>
      <w:ins w:id="9168" w:author="Britt Collins" w:date="2021-09-30T14:58:00Z">
        <w:r w:rsidRPr="00163DCF">
          <w:rPr>
            <w:szCs w:val="21"/>
            <w:rPrChange w:id="9169" w:author="David" w:date="2022-08-17T16:58:00Z">
              <w:rPr>
                <w:rFonts w:ascii="Times New Roman" w:hAnsi="Times New Roman"/>
                <w:sz w:val="24"/>
                <w:szCs w:val="24"/>
              </w:rPr>
            </w:rPrChange>
          </w:rPr>
          <w:t xml:space="preserve">Australian bars showed a range of local sports all day on big screens. Rugby League was Sydney's main sport. Australian league rugby was arguably of higher quality that found </w:t>
        </w:r>
      </w:ins>
      <w:ins w:id="9170" w:author="Britt Collins" w:date="2021-10-04T18:21:00Z">
        <w:r w:rsidR="008E01B8" w:rsidRPr="00163DCF">
          <w:rPr>
            <w:szCs w:val="21"/>
            <w:rPrChange w:id="9171" w:author="David" w:date="2022-08-17T16:58:00Z">
              <w:rPr>
                <w:rFonts w:ascii="Times New Roman" w:hAnsi="Times New Roman"/>
                <w:sz w:val="24"/>
                <w:szCs w:val="24"/>
              </w:rPr>
            </w:rPrChange>
          </w:rPr>
          <w:t>back home</w:t>
        </w:r>
      </w:ins>
      <w:ins w:id="9172" w:author="Britt Collins" w:date="2021-09-30T14:58:00Z">
        <w:r w:rsidRPr="00163DCF">
          <w:rPr>
            <w:szCs w:val="21"/>
            <w:rPrChange w:id="9173" w:author="David" w:date="2022-08-17T16:58:00Z">
              <w:rPr>
                <w:rFonts w:ascii="Times New Roman" w:hAnsi="Times New Roman"/>
                <w:sz w:val="24"/>
                <w:szCs w:val="24"/>
              </w:rPr>
            </w:rPrChange>
          </w:rPr>
          <w:t>. The Roosters and Rabbitohs were the top two Sydney teams. Outdoor sports heavily influenced the Sydney culture.</w:t>
        </w:r>
      </w:ins>
    </w:p>
    <w:p w14:paraId="608ADFF0" w14:textId="2507D7F5" w:rsidR="006F31F6" w:rsidRPr="00163DCF" w:rsidRDefault="006F31F6">
      <w:pPr>
        <w:spacing w:line="276" w:lineRule="auto"/>
        <w:ind w:left="-5" w:right="15" w:firstLine="350"/>
        <w:rPr>
          <w:ins w:id="9174" w:author="Britt Collins" w:date="2021-09-30T14:58:00Z"/>
          <w:szCs w:val="21"/>
          <w:rPrChange w:id="9175" w:author="David" w:date="2022-08-17T16:58:00Z">
            <w:rPr>
              <w:ins w:id="9176" w:author="Britt Collins" w:date="2021-09-30T14:58:00Z"/>
              <w:rFonts w:ascii="Times New Roman" w:hAnsi="Times New Roman"/>
              <w:sz w:val="24"/>
              <w:szCs w:val="24"/>
            </w:rPr>
          </w:rPrChange>
        </w:rPr>
        <w:pPrChange w:id="9177" w:author="David" w:date="2022-08-17T17:01:00Z">
          <w:pPr>
            <w:ind w:left="-5" w:right="15"/>
          </w:pPr>
        </w:pPrChange>
      </w:pPr>
      <w:ins w:id="9178" w:author="Britt Collins" w:date="2021-09-30T14:58:00Z">
        <w:r w:rsidRPr="00163DCF">
          <w:rPr>
            <w:szCs w:val="21"/>
            <w:rPrChange w:id="9179" w:author="David" w:date="2022-08-17T16:58:00Z">
              <w:rPr>
                <w:rFonts w:ascii="Times New Roman" w:hAnsi="Times New Roman"/>
                <w:sz w:val="24"/>
                <w:szCs w:val="24"/>
              </w:rPr>
            </w:rPrChange>
          </w:rPr>
          <w:t xml:space="preserve">I loved the </w:t>
        </w:r>
      </w:ins>
      <w:ins w:id="9180" w:author="Britt Collins" w:date="2021-10-04T18:21:00Z">
        <w:r w:rsidR="008E01B8" w:rsidRPr="00163DCF">
          <w:rPr>
            <w:szCs w:val="21"/>
            <w:rPrChange w:id="9181" w:author="David" w:date="2022-08-17T16:58:00Z">
              <w:rPr>
                <w:rFonts w:ascii="Times New Roman" w:hAnsi="Times New Roman"/>
                <w:sz w:val="24"/>
                <w:szCs w:val="24"/>
              </w:rPr>
            </w:rPrChange>
          </w:rPr>
          <w:t xml:space="preserve">warm, balmy </w:t>
        </w:r>
      </w:ins>
      <w:ins w:id="9182" w:author="Britt Collins" w:date="2021-09-30T14:58:00Z">
        <w:r w:rsidRPr="00163DCF">
          <w:rPr>
            <w:szCs w:val="21"/>
            <w:rPrChange w:id="9183" w:author="David" w:date="2022-08-17T16:58:00Z">
              <w:rPr>
                <w:rFonts w:ascii="Times New Roman" w:hAnsi="Times New Roman"/>
                <w:sz w:val="24"/>
                <w:szCs w:val="24"/>
              </w:rPr>
            </w:rPrChange>
          </w:rPr>
          <w:t>weather on the evenings. When the sun set the temperature was perfect. The humidity helped the heat linger</w:t>
        </w:r>
      </w:ins>
      <w:ins w:id="9184" w:author="Britt Collins" w:date="2021-10-05T15:49:00Z">
        <w:r w:rsidR="002270DF" w:rsidRPr="00163DCF">
          <w:rPr>
            <w:szCs w:val="21"/>
            <w:rPrChange w:id="9185" w:author="David" w:date="2022-08-17T16:58:00Z">
              <w:rPr>
                <w:rFonts w:ascii="Times New Roman" w:hAnsi="Times New Roman"/>
                <w:sz w:val="24"/>
                <w:szCs w:val="24"/>
              </w:rPr>
            </w:rPrChange>
          </w:rPr>
          <w:t>, but t</w:t>
        </w:r>
      </w:ins>
      <w:ins w:id="9186" w:author="Britt Collins" w:date="2021-10-04T18:21:00Z">
        <w:r w:rsidR="008E01B8" w:rsidRPr="00163DCF">
          <w:rPr>
            <w:szCs w:val="21"/>
            <w:rPrChange w:id="9187" w:author="David" w:date="2022-08-17T16:58:00Z">
              <w:rPr>
                <w:rFonts w:ascii="Times New Roman" w:hAnsi="Times New Roman"/>
                <w:sz w:val="24"/>
                <w:szCs w:val="24"/>
              </w:rPr>
            </w:rPrChange>
          </w:rPr>
          <w:t xml:space="preserve">he downside was the </w:t>
        </w:r>
      </w:ins>
      <w:ins w:id="9188" w:author="Britt Collins" w:date="2021-09-30T14:58:00Z">
        <w:r w:rsidRPr="00163DCF">
          <w:rPr>
            <w:szCs w:val="21"/>
            <w:rPrChange w:id="9189" w:author="David" w:date="2022-08-17T16:58:00Z">
              <w:rPr>
                <w:rFonts w:ascii="Times New Roman" w:hAnsi="Times New Roman"/>
                <w:sz w:val="24"/>
                <w:szCs w:val="24"/>
              </w:rPr>
            </w:rPrChange>
          </w:rPr>
          <w:t xml:space="preserve">mosquitos. The clandestine critters were rarely bit an Aussie. The mosquitos seemed to treat an Australian as one of their own. It was common for Australians to mock </w:t>
        </w:r>
      </w:ins>
      <w:ins w:id="9190" w:author="Britt Collins" w:date="2021-10-04T18:22:00Z">
        <w:r w:rsidR="008E01B8" w:rsidRPr="00163DCF">
          <w:rPr>
            <w:szCs w:val="21"/>
            <w:rPrChange w:id="9191" w:author="David" w:date="2022-08-17T16:58:00Z">
              <w:rPr>
                <w:rFonts w:ascii="Times New Roman" w:hAnsi="Times New Roman"/>
                <w:sz w:val="24"/>
                <w:szCs w:val="24"/>
              </w:rPr>
            </w:rPrChange>
          </w:rPr>
          <w:t>a Brit’s</w:t>
        </w:r>
      </w:ins>
      <w:ins w:id="9192" w:author="Britt Collins" w:date="2021-09-30T14:58:00Z">
        <w:r w:rsidRPr="00163DCF">
          <w:rPr>
            <w:szCs w:val="21"/>
            <w:rPrChange w:id="9193" w:author="David" w:date="2022-08-17T16:58:00Z">
              <w:rPr>
                <w:rFonts w:ascii="Times New Roman" w:hAnsi="Times New Roman"/>
                <w:sz w:val="24"/>
                <w:szCs w:val="24"/>
              </w:rPr>
            </w:rPrChange>
          </w:rPr>
          <w:t xml:space="preserve"> lack of immunity to mosquito bites.</w:t>
        </w:r>
      </w:ins>
    </w:p>
    <w:p w14:paraId="4ABDE27D" w14:textId="2968990A" w:rsidR="006F31F6" w:rsidRPr="00163DCF" w:rsidRDefault="006F31F6">
      <w:pPr>
        <w:spacing w:line="276" w:lineRule="auto"/>
        <w:ind w:left="-5" w:right="15" w:firstLine="350"/>
        <w:rPr>
          <w:ins w:id="9194" w:author="Britt Collins" w:date="2021-09-30T14:58:00Z"/>
          <w:szCs w:val="21"/>
          <w:rPrChange w:id="9195" w:author="David" w:date="2022-08-17T16:58:00Z">
            <w:rPr>
              <w:ins w:id="9196" w:author="Britt Collins" w:date="2021-09-30T14:58:00Z"/>
              <w:rFonts w:ascii="Times New Roman" w:hAnsi="Times New Roman"/>
              <w:sz w:val="24"/>
              <w:szCs w:val="24"/>
            </w:rPr>
          </w:rPrChange>
        </w:rPr>
        <w:pPrChange w:id="9197" w:author="David" w:date="2022-08-17T17:01:00Z">
          <w:pPr>
            <w:ind w:left="-5" w:right="15"/>
          </w:pPr>
        </w:pPrChange>
      </w:pPr>
      <w:ins w:id="9198" w:author="Britt Collins" w:date="2021-09-30T14:58:00Z">
        <w:r w:rsidRPr="00163DCF">
          <w:rPr>
            <w:szCs w:val="21"/>
            <w:rPrChange w:id="9199" w:author="David" w:date="2022-08-17T16:58:00Z">
              <w:rPr>
                <w:rFonts w:ascii="Times New Roman" w:hAnsi="Times New Roman"/>
                <w:sz w:val="24"/>
                <w:szCs w:val="24"/>
              </w:rPr>
            </w:rPrChange>
          </w:rPr>
          <w:t xml:space="preserve">Being a social drinker was a great excuse to be outdoors in </w:t>
        </w:r>
      </w:ins>
      <w:ins w:id="9200" w:author="Britt Collins" w:date="2021-10-04T18:22:00Z">
        <w:r w:rsidR="008E01B8" w:rsidRPr="00163DCF">
          <w:rPr>
            <w:szCs w:val="21"/>
            <w:rPrChange w:id="9201" w:author="David" w:date="2022-08-17T16:58:00Z">
              <w:rPr>
                <w:rFonts w:ascii="Times New Roman" w:hAnsi="Times New Roman"/>
                <w:sz w:val="24"/>
                <w:szCs w:val="24"/>
              </w:rPr>
            </w:rPrChange>
          </w:rPr>
          <w:t>the city</w:t>
        </w:r>
      </w:ins>
      <w:ins w:id="9202" w:author="Britt Collins" w:date="2021-09-30T14:58:00Z">
        <w:r w:rsidRPr="00163DCF">
          <w:rPr>
            <w:szCs w:val="21"/>
            <w:rPrChange w:id="9203" w:author="David" w:date="2022-08-17T16:58:00Z">
              <w:rPr>
                <w:rFonts w:ascii="Times New Roman" w:hAnsi="Times New Roman"/>
                <w:sz w:val="24"/>
                <w:szCs w:val="24"/>
              </w:rPr>
            </w:rPrChange>
          </w:rPr>
          <w:t>. The average Sydney bar catered handsomely for those choosing to drink outside. UK pubs catered for outdoor drinking with a beer garden and benches. Sydney bars took the experience to a new level, given the more clement weather. The Australians literally took the roof off the pub and added more TV screens. If the entertainment was poor and/or the beer tasted bad, there were plenty of alternative bars to head to.</w:t>
        </w:r>
      </w:ins>
    </w:p>
    <w:p w14:paraId="409D2181" w14:textId="77777777" w:rsidR="008E01B8" w:rsidRPr="00163DCF" w:rsidRDefault="006F31F6">
      <w:pPr>
        <w:spacing w:after="325" w:line="276" w:lineRule="auto"/>
        <w:ind w:left="-5" w:right="15" w:firstLine="350"/>
        <w:rPr>
          <w:ins w:id="9204" w:author="Britt Collins" w:date="2021-10-04T18:23:00Z"/>
          <w:szCs w:val="21"/>
          <w:rPrChange w:id="9205" w:author="David" w:date="2022-08-17T16:58:00Z">
            <w:rPr>
              <w:ins w:id="9206" w:author="Britt Collins" w:date="2021-10-04T18:23:00Z"/>
              <w:rFonts w:ascii="Times New Roman" w:hAnsi="Times New Roman"/>
              <w:sz w:val="24"/>
              <w:szCs w:val="24"/>
            </w:rPr>
          </w:rPrChange>
        </w:rPr>
        <w:pPrChange w:id="9207" w:author="David" w:date="2022-08-17T17:01:00Z">
          <w:pPr>
            <w:spacing w:after="325" w:line="480" w:lineRule="auto"/>
            <w:ind w:left="-5" w:right="15" w:firstLine="350"/>
          </w:pPr>
        </w:pPrChange>
      </w:pPr>
      <w:ins w:id="9208" w:author="Britt Collins" w:date="2021-09-30T14:58:00Z">
        <w:r w:rsidRPr="00163DCF">
          <w:rPr>
            <w:szCs w:val="21"/>
            <w:rPrChange w:id="9209" w:author="David" w:date="2022-08-17T16:58:00Z">
              <w:rPr>
                <w:rFonts w:ascii="Times New Roman" w:hAnsi="Times New Roman"/>
                <w:sz w:val="24"/>
                <w:szCs w:val="24"/>
              </w:rPr>
            </w:rPrChange>
          </w:rPr>
          <w:t xml:space="preserve">The amassed group of Brits at </w:t>
        </w:r>
      </w:ins>
      <w:ins w:id="9210" w:author="Britt Collins" w:date="2021-10-04T18:23:00Z">
        <w:r w:rsidR="008E01B8" w:rsidRPr="00163DCF">
          <w:rPr>
            <w:szCs w:val="21"/>
            <w:rPrChange w:id="9211" w:author="David" w:date="2022-08-17T16:58:00Z">
              <w:rPr>
                <w:rFonts w:ascii="Times New Roman" w:hAnsi="Times New Roman"/>
                <w:sz w:val="24"/>
                <w:szCs w:val="24"/>
              </w:rPr>
            </w:rPrChange>
          </w:rPr>
          <w:t>t</w:t>
        </w:r>
      </w:ins>
      <w:ins w:id="9212" w:author="Britt Collins" w:date="2021-09-30T14:58:00Z">
        <w:r w:rsidRPr="00163DCF">
          <w:rPr>
            <w:szCs w:val="21"/>
            <w:rPrChange w:id="9213" w:author="David" w:date="2022-08-17T16:58:00Z">
              <w:rPr>
                <w:rFonts w:ascii="Times New Roman" w:hAnsi="Times New Roman"/>
                <w:sz w:val="24"/>
                <w:szCs w:val="24"/>
              </w:rPr>
            </w:rPrChange>
          </w:rPr>
          <w:t>he Manly Bar were looking more at their watches than the next drinking venue. It suited me. I was happy to stay. Home was a two-block walk. The first of the watch-watchers was Dan. He’d barely touched his drink. It was obvious he didn’t want to be there. The supposed text from his wife was an excellent excuse for him to begin his hour</w:t>
        </w:r>
      </w:ins>
      <w:ins w:id="9214" w:author="Britt Collins" w:date="2021-10-04T18:23:00Z">
        <w:r w:rsidR="008E01B8" w:rsidRPr="00163DCF">
          <w:rPr>
            <w:szCs w:val="21"/>
            <w:rPrChange w:id="9215" w:author="David" w:date="2022-08-17T16:58:00Z">
              <w:rPr>
                <w:rFonts w:ascii="Times New Roman" w:hAnsi="Times New Roman"/>
                <w:sz w:val="24"/>
                <w:szCs w:val="24"/>
              </w:rPr>
            </w:rPrChange>
          </w:rPr>
          <w:t>-</w:t>
        </w:r>
      </w:ins>
      <w:ins w:id="9216" w:author="Britt Collins" w:date="2021-09-30T14:58:00Z">
        <w:r w:rsidRPr="00163DCF">
          <w:rPr>
            <w:szCs w:val="21"/>
            <w:rPrChange w:id="9217" w:author="David" w:date="2022-08-17T16:58:00Z">
              <w:rPr>
                <w:rFonts w:ascii="Times New Roman" w:hAnsi="Times New Roman"/>
                <w:sz w:val="24"/>
                <w:szCs w:val="24"/>
              </w:rPr>
            </w:rPrChange>
          </w:rPr>
          <w:t xml:space="preserve">plus journey home. </w:t>
        </w:r>
      </w:ins>
    </w:p>
    <w:p w14:paraId="71A6A941" w14:textId="23C2E2CA" w:rsidR="006F31F6" w:rsidRPr="00163DCF" w:rsidRDefault="006F31F6">
      <w:pPr>
        <w:spacing w:after="325" w:line="276" w:lineRule="auto"/>
        <w:ind w:left="-5" w:right="15" w:firstLine="350"/>
        <w:rPr>
          <w:ins w:id="9218" w:author="Britt Collins" w:date="2021-09-30T14:58:00Z"/>
          <w:szCs w:val="21"/>
          <w:rPrChange w:id="9219" w:author="David" w:date="2022-08-17T16:58:00Z">
            <w:rPr>
              <w:ins w:id="9220" w:author="Britt Collins" w:date="2021-09-30T14:58:00Z"/>
              <w:rFonts w:ascii="Times New Roman" w:hAnsi="Times New Roman"/>
              <w:sz w:val="24"/>
              <w:szCs w:val="24"/>
            </w:rPr>
          </w:rPrChange>
        </w:rPr>
        <w:pPrChange w:id="9221" w:author="David" w:date="2022-08-17T17:01:00Z">
          <w:pPr>
            <w:spacing w:after="325"/>
            <w:ind w:left="-5" w:right="15"/>
          </w:pPr>
        </w:pPrChange>
      </w:pPr>
      <w:ins w:id="9222" w:author="Britt Collins" w:date="2021-09-30T14:58:00Z">
        <w:r w:rsidRPr="00163DCF">
          <w:rPr>
            <w:szCs w:val="21"/>
            <w:rPrChange w:id="9223" w:author="David" w:date="2022-08-17T16:58:00Z">
              <w:rPr>
                <w:rFonts w:ascii="Times New Roman" w:hAnsi="Times New Roman"/>
                <w:sz w:val="24"/>
                <w:szCs w:val="24"/>
              </w:rPr>
            </w:rPrChange>
          </w:rPr>
          <w:t xml:space="preserve">I continued my conversation with Carl. He had plenty of tips about the flat and living with </w:t>
        </w:r>
        <w:proofErr w:type="spellStart"/>
        <w:r w:rsidRPr="00163DCF">
          <w:rPr>
            <w:szCs w:val="21"/>
            <w:rPrChange w:id="9224" w:author="David" w:date="2022-08-17T16:58:00Z">
              <w:rPr>
                <w:rFonts w:ascii="Times New Roman" w:hAnsi="Times New Roman"/>
                <w:sz w:val="24"/>
                <w:szCs w:val="24"/>
              </w:rPr>
            </w:rPrChange>
          </w:rPr>
          <w:t>Becs</w:t>
        </w:r>
        <w:proofErr w:type="spellEnd"/>
        <w:r w:rsidRPr="00163DCF">
          <w:rPr>
            <w:szCs w:val="21"/>
            <w:rPrChange w:id="9225" w:author="David" w:date="2022-08-17T16:58:00Z">
              <w:rPr>
                <w:rFonts w:ascii="Times New Roman" w:hAnsi="Times New Roman"/>
                <w:sz w:val="24"/>
                <w:szCs w:val="24"/>
              </w:rPr>
            </w:rPrChange>
          </w:rPr>
          <w:t>, my new flatmate.</w:t>
        </w:r>
      </w:ins>
      <w:ins w:id="9226" w:author="Britt Collins" w:date="2021-10-04T18:23:00Z">
        <w:r w:rsidR="008E01B8" w:rsidRPr="00163DCF">
          <w:rPr>
            <w:szCs w:val="21"/>
            <w:rPrChange w:id="9227" w:author="David" w:date="2022-08-17T16:58:00Z">
              <w:rPr>
                <w:rFonts w:ascii="Times New Roman" w:hAnsi="Times New Roman"/>
                <w:sz w:val="24"/>
                <w:szCs w:val="24"/>
              </w:rPr>
            </w:rPrChange>
          </w:rPr>
          <w:t xml:space="preserve"> </w:t>
        </w:r>
        <w:r w:rsidR="008E01B8" w:rsidRPr="00163DCF">
          <w:rPr>
            <w:b/>
            <w:szCs w:val="21"/>
            <w:rPrChange w:id="9228" w:author="David" w:date="2022-08-17T16:58:00Z">
              <w:rPr>
                <w:rFonts w:ascii="Times New Roman" w:hAnsi="Times New Roman"/>
                <w:sz w:val="24"/>
                <w:szCs w:val="24"/>
              </w:rPr>
            </w:rPrChange>
          </w:rPr>
          <w:t>YOU COULD MAKE THIS</w:t>
        </w:r>
      </w:ins>
      <w:ins w:id="9229" w:author="Britt Collins" w:date="2021-10-04T18:24:00Z">
        <w:r w:rsidR="008E01B8" w:rsidRPr="00163DCF">
          <w:rPr>
            <w:b/>
            <w:szCs w:val="21"/>
            <w:rPrChange w:id="9230" w:author="David" w:date="2022-08-17T16:58:00Z">
              <w:rPr>
                <w:rFonts w:ascii="Times New Roman" w:hAnsi="Times New Roman"/>
                <w:sz w:val="24"/>
                <w:szCs w:val="24"/>
              </w:rPr>
            </w:rPrChange>
          </w:rPr>
          <w:t xml:space="preserve"> </w:t>
        </w:r>
      </w:ins>
      <w:ins w:id="9231" w:author="Britt Collins" w:date="2021-10-04T18:26:00Z">
        <w:r w:rsidR="008E01B8" w:rsidRPr="00163DCF">
          <w:rPr>
            <w:b/>
            <w:szCs w:val="21"/>
            <w:rPrChange w:id="9232" w:author="David" w:date="2022-08-17T16:58:00Z">
              <w:rPr>
                <w:rFonts w:ascii="Times New Roman" w:hAnsi="Times New Roman"/>
                <w:b/>
                <w:sz w:val="24"/>
                <w:szCs w:val="24"/>
              </w:rPr>
            </w:rPrChange>
          </w:rPr>
          <w:t xml:space="preserve">CHAPTER ENDING </w:t>
        </w:r>
      </w:ins>
      <w:ins w:id="9233" w:author="Britt Collins" w:date="2021-10-04T18:24:00Z">
        <w:r w:rsidR="008E01B8" w:rsidRPr="00163DCF">
          <w:rPr>
            <w:b/>
            <w:szCs w:val="21"/>
            <w:rPrChange w:id="9234" w:author="David" w:date="2022-08-17T16:58:00Z">
              <w:rPr>
                <w:rFonts w:ascii="Times New Roman" w:hAnsi="Times New Roman"/>
                <w:sz w:val="24"/>
                <w:szCs w:val="24"/>
              </w:rPr>
            </w:rPrChange>
          </w:rPr>
          <w:t>MORE INTRIGUING BY LEAVING IT WITH CARL TELLING YOU ABOUT LIVING IN THE FLAT WITH BECS.</w:t>
        </w:r>
      </w:ins>
    </w:p>
    <w:p w14:paraId="22EC7A27" w14:textId="2EAB94E4" w:rsidR="008E01B8" w:rsidRPr="00163DCF" w:rsidRDefault="008E01B8">
      <w:pPr>
        <w:pStyle w:val="Heading1"/>
        <w:spacing w:line="276" w:lineRule="auto"/>
        <w:ind w:left="-5"/>
        <w:rPr>
          <w:ins w:id="9235" w:author="Britt Collins" w:date="2021-10-04T18:28:00Z"/>
          <w:b/>
          <w:sz w:val="21"/>
          <w:szCs w:val="21"/>
          <w:rPrChange w:id="9236" w:author="David" w:date="2022-08-17T16:58:00Z">
            <w:rPr>
              <w:ins w:id="9237" w:author="Britt Collins" w:date="2021-10-04T18:28:00Z"/>
              <w:rFonts w:ascii="Times New Roman" w:hAnsi="Times New Roman"/>
              <w:b/>
              <w:sz w:val="24"/>
              <w:szCs w:val="24"/>
            </w:rPr>
          </w:rPrChange>
        </w:rPr>
        <w:pPrChange w:id="9238" w:author="David" w:date="2022-08-17T17:01:00Z">
          <w:pPr>
            <w:pStyle w:val="Heading1"/>
            <w:spacing w:line="480" w:lineRule="auto"/>
            <w:ind w:left="-6" w:hanging="11"/>
            <w:jc w:val="center"/>
          </w:pPr>
        </w:pPrChange>
      </w:pPr>
      <w:ins w:id="9239" w:author="Britt Collins" w:date="2021-10-04T18:25:00Z">
        <w:r w:rsidRPr="00163DCF">
          <w:rPr>
            <w:b/>
            <w:sz w:val="21"/>
            <w:szCs w:val="21"/>
            <w:rPrChange w:id="9240" w:author="David" w:date="2022-08-17T16:58:00Z">
              <w:rPr>
                <w:rFonts w:ascii="Times New Roman" w:hAnsi="Times New Roman"/>
                <w:b/>
                <w:sz w:val="24"/>
                <w:szCs w:val="24"/>
              </w:rPr>
            </w:rPrChange>
          </w:rPr>
          <w:lastRenderedPageBreak/>
          <w:br/>
        </w:r>
      </w:ins>
    </w:p>
    <w:p w14:paraId="21B80645" w14:textId="2225E5C5" w:rsidR="006F31F6" w:rsidRPr="00163DCF" w:rsidRDefault="006F31F6">
      <w:pPr>
        <w:pStyle w:val="Heading1"/>
        <w:spacing w:line="276" w:lineRule="auto"/>
        <w:ind w:left="-6" w:hanging="11"/>
        <w:jc w:val="center"/>
        <w:rPr>
          <w:ins w:id="9241" w:author="Britt Collins" w:date="2021-09-30T14:58:00Z"/>
          <w:b/>
          <w:sz w:val="21"/>
          <w:szCs w:val="21"/>
          <w:rPrChange w:id="9242" w:author="David" w:date="2022-08-17T16:58:00Z">
            <w:rPr>
              <w:ins w:id="9243" w:author="Britt Collins" w:date="2021-09-30T14:58:00Z"/>
              <w:rFonts w:ascii="Times New Roman" w:hAnsi="Times New Roman"/>
              <w:sz w:val="24"/>
              <w:szCs w:val="24"/>
            </w:rPr>
          </w:rPrChange>
        </w:rPr>
        <w:pPrChange w:id="9244" w:author="David" w:date="2022-08-17T17:01:00Z">
          <w:pPr>
            <w:pStyle w:val="Heading1"/>
            <w:ind w:left="-5"/>
          </w:pPr>
        </w:pPrChange>
      </w:pPr>
      <w:ins w:id="9245" w:author="Britt Collins" w:date="2021-09-30T14:58:00Z">
        <w:r w:rsidRPr="00163DCF">
          <w:rPr>
            <w:b/>
            <w:sz w:val="21"/>
            <w:szCs w:val="21"/>
            <w:rPrChange w:id="9246" w:author="David" w:date="2022-08-17T16:58:00Z">
              <w:rPr>
                <w:rFonts w:ascii="Times New Roman" w:hAnsi="Times New Roman"/>
                <w:sz w:val="24"/>
                <w:szCs w:val="24"/>
              </w:rPr>
            </w:rPrChange>
          </w:rPr>
          <w:t>9</w:t>
        </w:r>
      </w:ins>
    </w:p>
    <w:p w14:paraId="2BD54F06" w14:textId="4A4B1CC1" w:rsidR="006F31F6" w:rsidRPr="00163DCF" w:rsidRDefault="006F31F6">
      <w:pPr>
        <w:pStyle w:val="Heading2"/>
        <w:spacing w:line="276" w:lineRule="auto"/>
        <w:ind w:left="-6" w:hanging="11"/>
        <w:jc w:val="center"/>
        <w:rPr>
          <w:ins w:id="9247" w:author="Britt Collins" w:date="2021-09-30T14:58:00Z"/>
          <w:b/>
          <w:sz w:val="21"/>
          <w:szCs w:val="21"/>
          <w:rPrChange w:id="9248" w:author="David" w:date="2022-08-17T16:58:00Z">
            <w:rPr>
              <w:ins w:id="9249" w:author="Britt Collins" w:date="2021-09-30T14:58:00Z"/>
              <w:rFonts w:ascii="Times New Roman" w:hAnsi="Times New Roman"/>
              <w:sz w:val="24"/>
              <w:szCs w:val="24"/>
            </w:rPr>
          </w:rPrChange>
        </w:rPr>
        <w:pPrChange w:id="9250" w:author="David" w:date="2022-08-17T17:01:00Z">
          <w:pPr>
            <w:pStyle w:val="Heading2"/>
            <w:ind w:left="-5"/>
          </w:pPr>
        </w:pPrChange>
      </w:pPr>
      <w:ins w:id="9251" w:author="Britt Collins" w:date="2021-09-30T14:58:00Z">
        <w:r w:rsidRPr="00163DCF">
          <w:rPr>
            <w:b/>
            <w:sz w:val="21"/>
            <w:szCs w:val="21"/>
            <w:rPrChange w:id="9252" w:author="David" w:date="2022-08-17T16:58:00Z">
              <w:rPr>
                <w:rFonts w:ascii="Times New Roman" w:hAnsi="Times New Roman"/>
                <w:sz w:val="24"/>
                <w:szCs w:val="24"/>
              </w:rPr>
            </w:rPrChange>
          </w:rPr>
          <w:t>A</w:t>
        </w:r>
      </w:ins>
      <w:ins w:id="9253" w:author="Britt Collins" w:date="2021-10-04T18:24:00Z">
        <w:r w:rsidR="008E01B8" w:rsidRPr="00163DCF">
          <w:rPr>
            <w:b/>
            <w:sz w:val="21"/>
            <w:szCs w:val="21"/>
            <w:rPrChange w:id="9254" w:author="David" w:date="2022-08-17T16:58:00Z">
              <w:rPr>
                <w:rFonts w:ascii="Times New Roman" w:hAnsi="Times New Roman"/>
                <w:b/>
                <w:sz w:val="24"/>
                <w:szCs w:val="24"/>
              </w:rPr>
            </w:rPrChange>
          </w:rPr>
          <w:t>n</w:t>
        </w:r>
      </w:ins>
      <w:ins w:id="9255" w:author="Britt Collins" w:date="2021-09-30T14:58:00Z">
        <w:r w:rsidRPr="00163DCF">
          <w:rPr>
            <w:b/>
            <w:sz w:val="21"/>
            <w:szCs w:val="21"/>
            <w:rPrChange w:id="9256" w:author="David" w:date="2022-08-17T16:58:00Z">
              <w:rPr>
                <w:rFonts w:ascii="Times New Roman" w:hAnsi="Times New Roman"/>
                <w:sz w:val="24"/>
                <w:szCs w:val="24"/>
              </w:rPr>
            </w:rPrChange>
          </w:rPr>
          <w:t xml:space="preserve"> </w:t>
        </w:r>
      </w:ins>
      <w:ins w:id="9257" w:author="Britt Collins" w:date="2021-10-04T18:25:00Z">
        <w:r w:rsidR="008E01B8" w:rsidRPr="00163DCF">
          <w:rPr>
            <w:b/>
            <w:sz w:val="21"/>
            <w:szCs w:val="21"/>
            <w:rPrChange w:id="9258" w:author="David" w:date="2022-08-17T16:58:00Z">
              <w:rPr>
                <w:rFonts w:ascii="Times New Roman" w:hAnsi="Times New Roman"/>
                <w:b/>
                <w:sz w:val="24"/>
                <w:szCs w:val="24"/>
              </w:rPr>
            </w:rPrChange>
          </w:rPr>
          <w:t xml:space="preserve">English </w:t>
        </w:r>
      </w:ins>
      <w:ins w:id="9259" w:author="Britt Collins" w:date="2021-09-30T14:58:00Z">
        <w:r w:rsidRPr="00163DCF">
          <w:rPr>
            <w:b/>
            <w:sz w:val="21"/>
            <w:szCs w:val="21"/>
            <w:rPrChange w:id="9260" w:author="David" w:date="2022-08-17T16:58:00Z">
              <w:rPr>
                <w:rFonts w:ascii="Times New Roman" w:hAnsi="Times New Roman"/>
                <w:sz w:val="24"/>
                <w:szCs w:val="24"/>
              </w:rPr>
            </w:rPrChange>
          </w:rPr>
          <w:t>rose</w:t>
        </w:r>
      </w:ins>
    </w:p>
    <w:p w14:paraId="3145575F" w14:textId="5C9A6B9C" w:rsidR="006F31F6" w:rsidRPr="00163DCF" w:rsidRDefault="008E01B8">
      <w:pPr>
        <w:spacing w:line="276" w:lineRule="auto"/>
        <w:ind w:left="-5" w:right="15"/>
        <w:rPr>
          <w:ins w:id="9261" w:author="Britt Collins" w:date="2021-10-04T18:38:00Z"/>
          <w:szCs w:val="21"/>
          <w:rPrChange w:id="9262" w:author="David" w:date="2022-08-17T16:58:00Z">
            <w:rPr>
              <w:ins w:id="9263" w:author="Britt Collins" w:date="2021-10-04T18:38:00Z"/>
              <w:rFonts w:ascii="Times New Roman" w:hAnsi="Times New Roman"/>
              <w:sz w:val="24"/>
              <w:szCs w:val="24"/>
            </w:rPr>
          </w:rPrChange>
        </w:rPr>
        <w:pPrChange w:id="9264" w:author="David" w:date="2022-08-17T17:01:00Z">
          <w:pPr>
            <w:spacing w:line="480" w:lineRule="auto"/>
            <w:ind w:left="-5" w:right="15"/>
          </w:pPr>
        </w:pPrChange>
      </w:pPr>
      <w:ins w:id="9265" w:author="Britt Collins" w:date="2021-10-04T18:27:00Z">
        <w:r w:rsidRPr="00163DCF">
          <w:rPr>
            <w:b/>
            <w:szCs w:val="21"/>
            <w:rPrChange w:id="9266" w:author="David" w:date="2022-08-17T16:58:00Z">
              <w:rPr>
                <w:rFonts w:ascii="Times New Roman" w:hAnsi="Times New Roman"/>
                <w:sz w:val="24"/>
                <w:szCs w:val="24"/>
              </w:rPr>
            </w:rPrChange>
          </w:rPr>
          <w:t>THIS IS NOT A COMPELLING CHAPTER OPENER</w:t>
        </w:r>
      </w:ins>
      <w:ins w:id="9267" w:author="Britt Collins" w:date="2021-10-04T18:34:00Z">
        <w:r w:rsidR="000D7821" w:rsidRPr="00163DCF">
          <w:rPr>
            <w:b/>
            <w:szCs w:val="21"/>
            <w:rPrChange w:id="9268" w:author="David" w:date="2022-08-17T16:58:00Z">
              <w:rPr>
                <w:rFonts w:ascii="Times New Roman" w:hAnsi="Times New Roman"/>
                <w:b/>
                <w:sz w:val="24"/>
                <w:szCs w:val="24"/>
              </w:rPr>
            </w:rPrChange>
          </w:rPr>
          <w:t xml:space="preserve">. </w:t>
        </w:r>
      </w:ins>
      <w:ins w:id="9269" w:author="Britt Collins" w:date="2021-10-04T18:35:00Z">
        <w:r w:rsidR="000D7821" w:rsidRPr="00163DCF">
          <w:rPr>
            <w:b/>
            <w:szCs w:val="21"/>
            <w:rPrChange w:id="9270" w:author="David" w:date="2022-08-17T16:58:00Z">
              <w:rPr>
                <w:rFonts w:ascii="Times New Roman" w:hAnsi="Times New Roman"/>
                <w:b/>
                <w:sz w:val="24"/>
                <w:szCs w:val="24"/>
              </w:rPr>
            </w:rPrChange>
          </w:rPr>
          <w:t>CHAPTER BEGINNINGS AND ENDINGS ARE ESSENTIAL BRIDGES THAT LEAD THE CHARACTER FROM ONE SCENE</w:t>
        </w:r>
      </w:ins>
      <w:ins w:id="9271" w:author="Britt Collins" w:date="2021-10-04T18:36:00Z">
        <w:r w:rsidR="000D7821" w:rsidRPr="00163DCF">
          <w:rPr>
            <w:b/>
            <w:szCs w:val="21"/>
            <w:rPrChange w:id="9272" w:author="David" w:date="2022-08-17T16:58:00Z">
              <w:rPr>
                <w:rFonts w:ascii="Times New Roman" w:hAnsi="Times New Roman"/>
                <w:b/>
                <w:sz w:val="24"/>
                <w:szCs w:val="24"/>
              </w:rPr>
            </w:rPrChange>
          </w:rPr>
          <w:t xml:space="preserve"> OR THOUGHT</w:t>
        </w:r>
      </w:ins>
      <w:ins w:id="9273" w:author="Britt Collins" w:date="2021-10-04T18:35:00Z">
        <w:r w:rsidR="000D7821" w:rsidRPr="00163DCF">
          <w:rPr>
            <w:b/>
            <w:szCs w:val="21"/>
            <w:rPrChange w:id="9274" w:author="David" w:date="2022-08-17T16:58:00Z">
              <w:rPr>
                <w:rFonts w:ascii="Times New Roman" w:hAnsi="Times New Roman"/>
                <w:b/>
                <w:sz w:val="24"/>
                <w:szCs w:val="24"/>
              </w:rPr>
            </w:rPrChange>
          </w:rPr>
          <w:t xml:space="preserve"> TO THE NEXT.</w:t>
        </w:r>
      </w:ins>
      <w:ins w:id="9275" w:author="Britt Collins" w:date="2021-10-04T18:27:00Z">
        <w:r w:rsidRPr="00163DCF">
          <w:rPr>
            <w:b/>
            <w:szCs w:val="21"/>
            <w:rPrChange w:id="9276" w:author="David" w:date="2022-08-17T16:58:00Z">
              <w:rPr>
                <w:rFonts w:ascii="Times New Roman" w:hAnsi="Times New Roman"/>
                <w:sz w:val="24"/>
                <w:szCs w:val="24"/>
              </w:rPr>
            </w:rPrChange>
          </w:rPr>
          <w:t xml:space="preserve"> </w:t>
        </w:r>
      </w:ins>
      <w:ins w:id="9277" w:author="Britt Collins" w:date="2021-10-04T18:36:00Z">
        <w:r w:rsidR="000D7821" w:rsidRPr="00163DCF">
          <w:rPr>
            <w:b/>
            <w:szCs w:val="21"/>
            <w:rPrChange w:id="9278" w:author="David" w:date="2022-08-17T16:58:00Z">
              <w:rPr>
                <w:rFonts w:ascii="Times New Roman" w:hAnsi="Times New Roman"/>
                <w:b/>
                <w:sz w:val="24"/>
                <w:szCs w:val="24"/>
              </w:rPr>
            </w:rPrChange>
          </w:rPr>
          <w:t>UNLESS THESE TRANSITIONS ARE SOLID AND INTERESTING, THE READER WILL PUT THE BOOK DOWN</w:t>
        </w:r>
      </w:ins>
      <w:ins w:id="9279" w:author="Britt Collins" w:date="2021-10-04T18:37:00Z">
        <w:r w:rsidR="000D7821" w:rsidRPr="00163DCF">
          <w:rPr>
            <w:b/>
            <w:szCs w:val="21"/>
            <w:rPrChange w:id="9280" w:author="David" w:date="2022-08-17T16:58:00Z">
              <w:rPr>
                <w:rFonts w:ascii="Times New Roman" w:hAnsi="Times New Roman"/>
                <w:b/>
                <w:sz w:val="24"/>
                <w:szCs w:val="24"/>
              </w:rPr>
            </w:rPrChange>
          </w:rPr>
          <w:t xml:space="preserve"> AND POSSIBLY NOT PICK IT UP AGAIN. </w:t>
        </w:r>
      </w:ins>
      <w:ins w:id="9281" w:author="Britt Collins" w:date="2021-09-30T14:58:00Z">
        <w:r w:rsidR="006F31F6" w:rsidRPr="00163DCF">
          <w:rPr>
            <w:szCs w:val="21"/>
            <w:rPrChange w:id="9282" w:author="David" w:date="2022-08-17T16:58:00Z">
              <w:rPr>
                <w:rFonts w:ascii="Times New Roman" w:hAnsi="Times New Roman"/>
                <w:sz w:val="24"/>
                <w:szCs w:val="24"/>
              </w:rPr>
            </w:rPrChange>
          </w:rPr>
          <w:t>I was so happy to be moving. The cost of rent was more, but I was gaining an improved quality of life</w:t>
        </w:r>
      </w:ins>
      <w:ins w:id="9283" w:author="Britt Collins" w:date="2021-10-04T18:37:00Z">
        <w:r w:rsidR="000D7821" w:rsidRPr="00163DCF">
          <w:rPr>
            <w:szCs w:val="21"/>
            <w:rPrChange w:id="9284" w:author="David" w:date="2022-08-17T16:58:00Z">
              <w:rPr>
                <w:rFonts w:ascii="Times New Roman" w:hAnsi="Times New Roman"/>
                <w:sz w:val="24"/>
                <w:szCs w:val="24"/>
              </w:rPr>
            </w:rPrChange>
          </w:rPr>
          <w:t>.</w:t>
        </w:r>
      </w:ins>
    </w:p>
    <w:p w14:paraId="2B1F39E2" w14:textId="18E65318" w:rsidR="000D7821" w:rsidRPr="00163DCF" w:rsidRDefault="000D7821">
      <w:pPr>
        <w:spacing w:line="276" w:lineRule="auto"/>
        <w:ind w:left="-5" w:right="15"/>
        <w:rPr>
          <w:ins w:id="9285" w:author="Britt Collins" w:date="2021-09-30T14:58:00Z"/>
          <w:szCs w:val="21"/>
          <w:rPrChange w:id="9286" w:author="David" w:date="2022-08-17T16:58:00Z">
            <w:rPr>
              <w:ins w:id="9287" w:author="Britt Collins" w:date="2021-09-30T14:58:00Z"/>
              <w:rFonts w:ascii="Times New Roman" w:hAnsi="Times New Roman"/>
              <w:sz w:val="24"/>
              <w:szCs w:val="24"/>
            </w:rPr>
          </w:rPrChange>
        </w:rPr>
        <w:pPrChange w:id="9288" w:author="David" w:date="2022-08-17T17:01:00Z">
          <w:pPr>
            <w:ind w:left="-5" w:right="15"/>
          </w:pPr>
        </w:pPrChange>
      </w:pPr>
      <w:ins w:id="9289" w:author="Britt Collins" w:date="2021-10-04T18:38:00Z">
        <w:r w:rsidRPr="00163DCF">
          <w:rPr>
            <w:b/>
            <w:szCs w:val="21"/>
            <w:rPrChange w:id="9290" w:author="David" w:date="2022-08-17T16:58:00Z">
              <w:rPr>
                <w:rFonts w:ascii="Times New Roman" w:hAnsi="Times New Roman"/>
                <w:b/>
                <w:sz w:val="24"/>
                <w:szCs w:val="24"/>
              </w:rPr>
            </w:rPrChange>
          </w:rPr>
          <w:t>THESE BULLE</w:t>
        </w:r>
      </w:ins>
      <w:ins w:id="9291" w:author="Britt Collins" w:date="2021-10-04T18:39:00Z">
        <w:r w:rsidRPr="00163DCF">
          <w:rPr>
            <w:b/>
            <w:szCs w:val="21"/>
            <w:rPrChange w:id="9292" w:author="David" w:date="2022-08-17T16:58:00Z">
              <w:rPr>
                <w:rFonts w:ascii="Times New Roman" w:hAnsi="Times New Roman"/>
                <w:b/>
                <w:sz w:val="24"/>
                <w:szCs w:val="24"/>
              </w:rPr>
            </w:rPrChange>
          </w:rPr>
          <w:t>T POINTS ARE ODD AND DON’T REALLY WORK IN A NON-FICTION OR FICTIONAL NARRATIVE, UNLESS IT’S ACADEMIC OR INSTRUCTION</w:t>
        </w:r>
      </w:ins>
    </w:p>
    <w:p w14:paraId="4C35A836" w14:textId="77777777" w:rsidR="006F31F6" w:rsidRPr="00163DCF" w:rsidRDefault="006F31F6">
      <w:pPr>
        <w:spacing w:after="10" w:line="276" w:lineRule="auto"/>
        <w:ind w:left="355" w:right="15"/>
        <w:rPr>
          <w:ins w:id="9293" w:author="Britt Collins" w:date="2021-09-30T14:58:00Z"/>
          <w:szCs w:val="21"/>
          <w:rPrChange w:id="9294" w:author="David" w:date="2022-08-17T16:58:00Z">
            <w:rPr>
              <w:ins w:id="9295" w:author="Britt Collins" w:date="2021-09-30T14:58:00Z"/>
              <w:rFonts w:ascii="Times New Roman" w:hAnsi="Times New Roman"/>
              <w:sz w:val="24"/>
              <w:szCs w:val="24"/>
            </w:rPr>
          </w:rPrChange>
        </w:rPr>
        <w:pPrChange w:id="9296" w:author="David" w:date="2022-08-17T17:01:00Z">
          <w:pPr>
            <w:spacing w:after="10"/>
            <w:ind w:left="355" w:right="15"/>
          </w:pPr>
        </w:pPrChange>
      </w:pPr>
      <w:ins w:id="9297" w:author="Britt Collins" w:date="2021-09-30T14:58:00Z">
        <w:r w:rsidRPr="00163DCF">
          <w:rPr>
            <w:rFonts w:eastAsia="Calibri"/>
            <w:noProof/>
            <w:szCs w:val="21"/>
            <w:rPrChange w:id="9298" w:author="David" w:date="2022-08-17T16:58:00Z">
              <w:rPr>
                <w:rFonts w:ascii="Times New Roman" w:eastAsia="Calibri" w:hAnsi="Times New Roman" w:cs="Calibri"/>
                <w:noProof/>
                <w:sz w:val="24"/>
                <w:szCs w:val="24"/>
              </w:rPr>
            </w:rPrChange>
          </w:rPr>
          <mc:AlternateContent>
            <mc:Choice Requires="wpg">
              <w:drawing>
                <wp:anchor distT="0" distB="0" distL="114300" distR="114300" simplePos="0" relativeHeight="251679744" behindDoc="0" locked="0" layoutInCell="1" allowOverlap="1" wp14:anchorId="41FD6534" wp14:editId="31205D73">
                  <wp:simplePos x="0" y="0"/>
                  <wp:positionH relativeFrom="column">
                    <wp:posOffset>219075</wp:posOffset>
                  </wp:positionH>
                  <wp:positionV relativeFrom="paragraph">
                    <wp:posOffset>20935</wp:posOffset>
                  </wp:positionV>
                  <wp:extent cx="47625" cy="1304925"/>
                  <wp:effectExtent l="0" t="0" r="0" b="0"/>
                  <wp:wrapSquare wrapText="bothSides"/>
                  <wp:docPr id="72679" name="Group 72679"/>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2617" name="Shape 2617"/>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713"/>
                                    <a:pt x="40650" y="6945"/>
                                  </a:cubicBezTo>
                                  <a:cubicBezTo>
                                    <a:pt x="42883" y="9178"/>
                                    <a:pt x="44604" y="11757"/>
                                    <a:pt x="45812" y="14684"/>
                                  </a:cubicBezTo>
                                  <a:cubicBezTo>
                                    <a:pt x="47021" y="17611"/>
                                    <a:pt x="47625" y="20638"/>
                                    <a:pt x="47625" y="23813"/>
                                  </a:cubicBezTo>
                                  <a:cubicBezTo>
                                    <a:pt x="47625" y="26888"/>
                                    <a:pt x="47021" y="29914"/>
                                    <a:pt x="45812" y="32841"/>
                                  </a:cubicBezTo>
                                  <a:cubicBezTo>
                                    <a:pt x="44604" y="3576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768"/>
                                    <a:pt x="1813" y="32891"/>
                                  </a:cubicBezTo>
                                  <a:cubicBezTo>
                                    <a:pt x="604" y="29964"/>
                                    <a:pt x="0" y="26888"/>
                                    <a:pt x="0" y="23813"/>
                                  </a:cubicBezTo>
                                  <a:cubicBezTo>
                                    <a:pt x="0" y="20638"/>
                                    <a:pt x="604" y="17611"/>
                                    <a:pt x="1813" y="14684"/>
                                  </a:cubicBezTo>
                                  <a:cubicBezTo>
                                    <a:pt x="3021" y="11757"/>
                                    <a:pt x="4742" y="9178"/>
                                    <a:pt x="6975" y="6945"/>
                                  </a:cubicBezTo>
                                  <a:cubicBezTo>
                                    <a:pt x="9207" y="4713"/>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 name="Shape 2620"/>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2977"/>
                                    <a:pt x="38418" y="4713"/>
                                    <a:pt x="40650" y="6945"/>
                                  </a:cubicBezTo>
                                  <a:cubicBezTo>
                                    <a:pt x="42883" y="9178"/>
                                    <a:pt x="44604" y="11708"/>
                                    <a:pt x="45812" y="14684"/>
                                  </a:cubicBezTo>
                                  <a:cubicBezTo>
                                    <a:pt x="47021" y="17562"/>
                                    <a:pt x="47625" y="20638"/>
                                    <a:pt x="47625" y="23813"/>
                                  </a:cubicBezTo>
                                  <a:cubicBezTo>
                                    <a:pt x="47625" y="26938"/>
                                    <a:pt x="47021" y="29964"/>
                                    <a:pt x="45812" y="32841"/>
                                  </a:cubicBezTo>
                                  <a:cubicBezTo>
                                    <a:pt x="44604" y="35818"/>
                                    <a:pt x="42883" y="38348"/>
                                    <a:pt x="40650" y="4058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580"/>
                                  </a:cubicBezTo>
                                  <a:cubicBezTo>
                                    <a:pt x="4742" y="38348"/>
                                    <a:pt x="3021" y="35818"/>
                                    <a:pt x="1813" y="32841"/>
                                  </a:cubicBezTo>
                                  <a:cubicBezTo>
                                    <a:pt x="604" y="29964"/>
                                    <a:pt x="0" y="26938"/>
                                    <a:pt x="0" y="23813"/>
                                  </a:cubicBezTo>
                                  <a:cubicBezTo>
                                    <a:pt x="0" y="20638"/>
                                    <a:pt x="604" y="17562"/>
                                    <a:pt x="1813" y="14684"/>
                                  </a:cubicBezTo>
                                  <a:cubicBezTo>
                                    <a:pt x="3021" y="11708"/>
                                    <a:pt x="4742" y="9178"/>
                                    <a:pt x="6975" y="6945"/>
                                  </a:cubicBezTo>
                                  <a:cubicBezTo>
                                    <a:pt x="9207" y="4713"/>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 name="Shape 2623"/>
                          <wps:cNvSpPr/>
                          <wps:spPr>
                            <a:xfrm>
                              <a:off x="0" y="838200"/>
                              <a:ext cx="47625" cy="47625"/>
                            </a:xfrm>
                            <a:custGeom>
                              <a:avLst/>
                              <a:gdLst/>
                              <a:ahLst/>
                              <a:cxnLst/>
                              <a:rect l="0" t="0" r="0" b="0"/>
                              <a:pathLst>
                                <a:path w="47625" h="47625">
                                  <a:moveTo>
                                    <a:pt x="23813" y="0"/>
                                  </a:moveTo>
                                  <a:cubicBezTo>
                                    <a:pt x="26970" y="0"/>
                                    <a:pt x="30008" y="595"/>
                                    <a:pt x="32925" y="1736"/>
                                  </a:cubicBezTo>
                                  <a:cubicBezTo>
                                    <a:pt x="35842" y="2927"/>
                                    <a:pt x="38418" y="4663"/>
                                    <a:pt x="40650" y="6945"/>
                                  </a:cubicBezTo>
                                  <a:cubicBezTo>
                                    <a:pt x="42883" y="9178"/>
                                    <a:pt x="44604" y="11708"/>
                                    <a:pt x="45812" y="14635"/>
                                  </a:cubicBezTo>
                                  <a:cubicBezTo>
                                    <a:pt x="47021" y="17562"/>
                                    <a:pt x="47625" y="20638"/>
                                    <a:pt x="47625" y="23813"/>
                                  </a:cubicBezTo>
                                  <a:cubicBezTo>
                                    <a:pt x="47625" y="26988"/>
                                    <a:pt x="47021" y="30014"/>
                                    <a:pt x="45812" y="32891"/>
                                  </a:cubicBezTo>
                                  <a:cubicBezTo>
                                    <a:pt x="44604" y="35818"/>
                                    <a:pt x="42883" y="38398"/>
                                    <a:pt x="40650" y="40630"/>
                                  </a:cubicBezTo>
                                  <a:cubicBezTo>
                                    <a:pt x="38418" y="42813"/>
                                    <a:pt x="35842" y="44549"/>
                                    <a:pt x="32925" y="45789"/>
                                  </a:cubicBezTo>
                                  <a:cubicBezTo>
                                    <a:pt x="30008" y="46980"/>
                                    <a:pt x="26970" y="47575"/>
                                    <a:pt x="23813" y="47625"/>
                                  </a:cubicBezTo>
                                  <a:cubicBezTo>
                                    <a:pt x="20655" y="47575"/>
                                    <a:pt x="17617" y="46980"/>
                                    <a:pt x="14700" y="45740"/>
                                  </a:cubicBezTo>
                                  <a:cubicBezTo>
                                    <a:pt x="11782" y="44500"/>
                                    <a:pt x="9207" y="42813"/>
                                    <a:pt x="6975" y="40630"/>
                                  </a:cubicBezTo>
                                  <a:cubicBezTo>
                                    <a:pt x="4742" y="38398"/>
                                    <a:pt x="3021" y="35818"/>
                                    <a:pt x="1813" y="32841"/>
                                  </a:cubicBezTo>
                                  <a:cubicBezTo>
                                    <a:pt x="604" y="30014"/>
                                    <a:pt x="0" y="26988"/>
                                    <a:pt x="0" y="23813"/>
                                  </a:cubicBezTo>
                                  <a:cubicBezTo>
                                    <a:pt x="0" y="20638"/>
                                    <a:pt x="604" y="17512"/>
                                    <a:pt x="1813" y="14585"/>
                                  </a:cubicBezTo>
                                  <a:cubicBezTo>
                                    <a:pt x="3021" y="11708"/>
                                    <a:pt x="4742" y="9178"/>
                                    <a:pt x="6975" y="6945"/>
                                  </a:cubicBezTo>
                                  <a:cubicBezTo>
                                    <a:pt x="9207" y="4663"/>
                                    <a:pt x="11782" y="2927"/>
                                    <a:pt x="14700" y="173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5" name="Shape 2625"/>
                          <wps:cNvSpPr/>
                          <wps:spPr>
                            <a:xfrm>
                              <a:off x="0" y="1047750"/>
                              <a:ext cx="47625" cy="47625"/>
                            </a:xfrm>
                            <a:custGeom>
                              <a:avLst/>
                              <a:gdLst/>
                              <a:ahLst/>
                              <a:cxnLst/>
                              <a:rect l="0" t="0" r="0" b="0"/>
                              <a:pathLst>
                                <a:path w="47625" h="47625">
                                  <a:moveTo>
                                    <a:pt x="23813" y="0"/>
                                  </a:moveTo>
                                  <a:cubicBezTo>
                                    <a:pt x="26970" y="0"/>
                                    <a:pt x="30008" y="595"/>
                                    <a:pt x="32925" y="1836"/>
                                  </a:cubicBezTo>
                                  <a:cubicBezTo>
                                    <a:pt x="35842" y="3026"/>
                                    <a:pt x="38418" y="4713"/>
                                    <a:pt x="40650" y="6945"/>
                                  </a:cubicBezTo>
                                  <a:cubicBezTo>
                                    <a:pt x="42883" y="9178"/>
                                    <a:pt x="44604" y="11708"/>
                                    <a:pt x="45812" y="14684"/>
                                  </a:cubicBezTo>
                                  <a:cubicBezTo>
                                    <a:pt x="47021" y="17562"/>
                                    <a:pt x="47625" y="20638"/>
                                    <a:pt x="47625" y="23813"/>
                                  </a:cubicBezTo>
                                  <a:cubicBezTo>
                                    <a:pt x="47625" y="26938"/>
                                    <a:pt x="47021" y="29964"/>
                                    <a:pt x="45812" y="3284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41"/>
                                  </a:cubicBezTo>
                                  <a:cubicBezTo>
                                    <a:pt x="604" y="29964"/>
                                    <a:pt x="0" y="26938"/>
                                    <a:pt x="0" y="23813"/>
                                  </a:cubicBezTo>
                                  <a:cubicBezTo>
                                    <a:pt x="0" y="20638"/>
                                    <a:pt x="604" y="17562"/>
                                    <a:pt x="1813" y="14684"/>
                                  </a:cubicBezTo>
                                  <a:cubicBezTo>
                                    <a:pt x="3021" y="11708"/>
                                    <a:pt x="4742" y="9178"/>
                                    <a:pt x="6975" y="6945"/>
                                  </a:cubicBezTo>
                                  <a:cubicBezTo>
                                    <a:pt x="9207" y="4713"/>
                                    <a:pt x="11782" y="3026"/>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7" name="Shape 2627"/>
                          <wps:cNvSpPr/>
                          <wps:spPr>
                            <a:xfrm>
                              <a:off x="0" y="1257300"/>
                              <a:ext cx="47625" cy="47625"/>
                            </a:xfrm>
                            <a:custGeom>
                              <a:avLst/>
                              <a:gdLst/>
                              <a:ahLst/>
                              <a:cxnLst/>
                              <a:rect l="0" t="0" r="0" b="0"/>
                              <a:pathLst>
                                <a:path w="47625" h="47625">
                                  <a:moveTo>
                                    <a:pt x="23813" y="0"/>
                                  </a:moveTo>
                                  <a:cubicBezTo>
                                    <a:pt x="26970" y="0"/>
                                    <a:pt x="30008" y="595"/>
                                    <a:pt x="32925" y="1786"/>
                                  </a:cubicBezTo>
                                  <a:cubicBezTo>
                                    <a:pt x="35842" y="2977"/>
                                    <a:pt x="38418" y="4713"/>
                                    <a:pt x="40650" y="6945"/>
                                  </a:cubicBezTo>
                                  <a:cubicBezTo>
                                    <a:pt x="42883" y="9178"/>
                                    <a:pt x="44604" y="11708"/>
                                    <a:pt x="45812" y="14635"/>
                                  </a:cubicBezTo>
                                  <a:cubicBezTo>
                                    <a:pt x="47021" y="17562"/>
                                    <a:pt x="47625" y="20638"/>
                                    <a:pt x="47625" y="23813"/>
                                  </a:cubicBezTo>
                                  <a:cubicBezTo>
                                    <a:pt x="47625" y="26938"/>
                                    <a:pt x="47021" y="29964"/>
                                    <a:pt x="45812" y="32891"/>
                                  </a:cubicBezTo>
                                  <a:cubicBezTo>
                                    <a:pt x="44604" y="35818"/>
                                    <a:pt x="42883" y="38348"/>
                                    <a:pt x="40650" y="40630"/>
                                  </a:cubicBezTo>
                                  <a:cubicBezTo>
                                    <a:pt x="38418" y="42813"/>
                                    <a:pt x="35842" y="44549"/>
                                    <a:pt x="32925" y="45789"/>
                                  </a:cubicBezTo>
                                  <a:cubicBezTo>
                                    <a:pt x="30008" y="46980"/>
                                    <a:pt x="26970" y="47575"/>
                                    <a:pt x="23813" y="47625"/>
                                  </a:cubicBezTo>
                                  <a:cubicBezTo>
                                    <a:pt x="20655" y="47575"/>
                                    <a:pt x="17617" y="46980"/>
                                    <a:pt x="14700" y="45789"/>
                                  </a:cubicBezTo>
                                  <a:cubicBezTo>
                                    <a:pt x="11782" y="44549"/>
                                    <a:pt x="9207" y="42813"/>
                                    <a:pt x="6975" y="40630"/>
                                  </a:cubicBezTo>
                                  <a:cubicBezTo>
                                    <a:pt x="4742" y="38348"/>
                                    <a:pt x="3021" y="35818"/>
                                    <a:pt x="1813" y="32891"/>
                                  </a:cubicBezTo>
                                  <a:cubicBezTo>
                                    <a:pt x="604" y="29964"/>
                                    <a:pt x="0" y="26938"/>
                                    <a:pt x="0" y="23813"/>
                                  </a:cubicBezTo>
                                  <a:cubicBezTo>
                                    <a:pt x="0" y="20638"/>
                                    <a:pt x="604" y="17611"/>
                                    <a:pt x="1813" y="14684"/>
                                  </a:cubicBezTo>
                                  <a:cubicBezTo>
                                    <a:pt x="3021" y="11708"/>
                                    <a:pt x="4742" y="9178"/>
                                    <a:pt x="6975" y="6945"/>
                                  </a:cubicBezTo>
                                  <a:cubicBezTo>
                                    <a:pt x="9207" y="4713"/>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3324BA" id="Group 72679" o:spid="_x0000_s1026" style="position:absolute;margin-left:17.25pt;margin-top:1.65pt;width:3.75pt;height:102.75pt;z-index:251679744" coordsize="476,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">
                  <v:shape id="Shape 2617"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" path="m23813,v3157,,6195,595,9112,1786c35842,2977,38418,4713,40650,6945v2233,2233,3954,4812,5162,7739c47021,17611,47625,20638,47625,23813v,3075,-604,6101,-1813,9028c44604,35768,42883,38348,40650,40630v-2232,2183,-4808,3919,-7725,5159c30008,46980,26970,47575,23813,47625v-3158,-50,-6196,-645,-9113,-1836c11782,44549,9207,42813,6975,40630,4742,38348,3021,35768,1813,32891,604,29964,,26888,,23813,,20638,604,17611,1813,14684,3021,11757,4742,9178,6975,6945,9207,4713,11782,2977,14700,1786,17617,595,20655,,23813,xe" fillcolor="black" stroked="f" strokeweight="0">
                    <v:stroke miterlimit="83231f" joinstyle="miter"/>
                    <v:path arrowok="t" textboxrect="0,0,47625,47625"/>
                  </v:shape>
                  <v:shape id="Shape 2620" o:spid="_x0000_s1028"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" path="m23813,v3157,,6195,595,9112,1786c35842,2977,38418,4713,40650,6945v2233,2233,3954,4763,5162,7739c47021,17562,47625,20638,47625,23813v,3125,-604,6151,-1813,9028c44604,35818,42883,38348,40650,40580v-2232,2233,-4808,3969,-7725,5209c30008,46980,26970,47575,23813,47625v-3158,-50,-6196,-645,-9113,-1836c11782,44549,9207,42813,6975,40580,4742,38348,3021,35818,1813,32841,604,29964,,26938,,23813,,20638,604,17562,1813,14684,3021,11708,4742,9178,6975,6945,9207,4713,11782,2977,14700,1786,17617,595,20655,,23813,xe" fillcolor="black" stroked="f" strokeweight="0">
                    <v:stroke miterlimit="83231f" joinstyle="miter"/>
                    <v:path arrowok="t" textboxrect="0,0,47625,47625"/>
                  </v:shape>
                  <v:shape id="Shape 2623" o:spid="_x0000_s1029"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" path="m23813,v3157,,6195,595,9112,1736c35842,2927,38418,4663,40650,6945v2233,2233,3954,4763,5162,7690c47021,17562,47625,20638,47625,23813v,3175,-604,6201,-1813,9078c44604,35818,42883,38398,40650,40630v-2232,2183,-4808,3919,-7725,5159c30008,46980,26970,47575,23813,47625v-3158,-50,-6196,-645,-9113,-1885c11782,44500,9207,42813,6975,40630,4742,38398,3021,35818,1813,32841,604,30014,,26988,,23813,,20638,604,17512,1813,14585,3021,11708,4742,9178,6975,6945,9207,4663,11782,2927,14700,1736,17617,595,20655,,23813,xe" fillcolor="black" stroked="f" strokeweight="0">
                    <v:stroke miterlimit="83231f" joinstyle="miter"/>
                    <v:path arrowok="t" textboxrect="0,0,47625,47625"/>
                  </v:shape>
                  <v:shape id="Shape 2625" o:spid="_x0000_s1030" style="position:absolute;top:10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" path="m23813,v3157,,6195,595,9112,1836c35842,3026,38418,4713,40650,6945v2233,2233,3954,4763,5162,7739c47021,17562,47625,20638,47625,23813v,3125,-604,6151,-1813,9028c44604,35818,42883,38348,40650,40630v-2232,2183,-4808,3919,-7725,5159c30008,46980,26970,47575,23813,47625v-3158,-50,-6196,-645,-9113,-1836c11782,44549,9207,42813,6975,40630,4742,38348,3021,35818,1813,32841,604,29964,,26938,,23813,,20638,604,17562,1813,14684,3021,11708,4742,9178,6975,6945,9207,4713,11782,3026,14700,1786,17617,595,20655,,23813,xe" fillcolor="black" stroked="f" strokeweight="0">
                    <v:stroke miterlimit="83231f" joinstyle="miter"/>
                    <v:path arrowok="t" textboxrect="0,0,47625,47625"/>
                  </v:shape>
                  <v:shape id="Shape 2627" o:spid="_x0000_s1031" style="position:absolute;top:1257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" path="m23813,v3157,,6195,595,9112,1786c35842,2977,38418,4713,40650,6945v2233,2233,3954,4763,5162,7690c47021,17562,47625,20638,47625,23813v,3125,-604,6151,-1813,9078c44604,35818,42883,38348,40650,40630v-2232,2183,-4808,3919,-7725,5159c30008,46980,26970,47575,23813,47625v-3158,-50,-6196,-645,-9113,-1836c11782,44549,9207,42813,6975,40630,4742,38348,3021,35818,1813,32891,604,29964,,26938,,23813,,20638,604,17611,1813,14684,3021,11708,4742,9178,6975,6945,9207,4713,11782,2977,14700,1786,17617,595,20655,,23813,xe" fillcolor="black" stroked="f" strokeweight="0">
                    <v:stroke miterlimit="83231f" joinstyle="miter"/>
                    <v:path arrowok="t" textboxrect="0,0,47625,47625"/>
                  </v:shape>
                  <w10:wrap type="square"/>
                </v:group>
              </w:pict>
            </mc:Fallback>
          </mc:AlternateContent>
        </w:r>
        <w:r w:rsidRPr="00163DCF">
          <w:rPr>
            <w:szCs w:val="21"/>
            <w:rPrChange w:id="9299" w:author="David" w:date="2022-08-17T16:58:00Z">
              <w:rPr>
                <w:rFonts w:ascii="Times New Roman" w:hAnsi="Times New Roman"/>
                <w:sz w:val="24"/>
                <w:szCs w:val="24"/>
              </w:rPr>
            </w:rPrChange>
          </w:rPr>
          <w:t xml:space="preserve">Conversation with </w:t>
        </w:r>
        <w:proofErr w:type="spellStart"/>
        <w:r w:rsidRPr="00163DCF">
          <w:rPr>
            <w:szCs w:val="21"/>
            <w:rPrChange w:id="9300" w:author="David" w:date="2022-08-17T16:58:00Z">
              <w:rPr>
                <w:rFonts w:ascii="Times New Roman" w:hAnsi="Times New Roman"/>
                <w:sz w:val="24"/>
                <w:szCs w:val="24"/>
              </w:rPr>
            </w:rPrChange>
          </w:rPr>
          <w:t>Becs</w:t>
        </w:r>
        <w:proofErr w:type="spellEnd"/>
        <w:r w:rsidRPr="00163DCF">
          <w:rPr>
            <w:szCs w:val="21"/>
            <w:rPrChange w:id="9301" w:author="David" w:date="2022-08-17T16:58:00Z">
              <w:rPr>
                <w:rFonts w:ascii="Times New Roman" w:hAnsi="Times New Roman"/>
                <w:sz w:val="24"/>
                <w:szCs w:val="24"/>
              </w:rPr>
            </w:rPrChange>
          </w:rPr>
          <w:t xml:space="preserve"> was going to be easy. A fellow Englishman, I would be able to use British cultural references without pretexting the context.</w:t>
        </w:r>
      </w:ins>
    </w:p>
    <w:p w14:paraId="4182EB25" w14:textId="77777777" w:rsidR="006F31F6" w:rsidRPr="00163DCF" w:rsidRDefault="006F31F6">
      <w:pPr>
        <w:spacing w:after="10" w:line="276" w:lineRule="auto"/>
        <w:ind w:left="355" w:right="15"/>
        <w:rPr>
          <w:ins w:id="9302" w:author="Britt Collins" w:date="2021-09-30T14:58:00Z"/>
          <w:szCs w:val="21"/>
          <w:rPrChange w:id="9303" w:author="David" w:date="2022-08-17T16:58:00Z">
            <w:rPr>
              <w:ins w:id="9304" w:author="Britt Collins" w:date="2021-09-30T14:58:00Z"/>
              <w:rFonts w:ascii="Times New Roman" w:hAnsi="Times New Roman"/>
              <w:sz w:val="24"/>
              <w:szCs w:val="24"/>
            </w:rPr>
          </w:rPrChange>
        </w:rPr>
        <w:pPrChange w:id="9305" w:author="David" w:date="2022-08-17T17:01:00Z">
          <w:pPr>
            <w:spacing w:after="10"/>
            <w:ind w:left="355" w:right="15"/>
          </w:pPr>
        </w:pPrChange>
      </w:pPr>
      <w:ins w:id="9306" w:author="Britt Collins" w:date="2021-09-30T14:58:00Z">
        <w:r w:rsidRPr="00163DCF">
          <w:rPr>
            <w:szCs w:val="21"/>
            <w:rPrChange w:id="9307" w:author="David" w:date="2022-08-17T16:58:00Z">
              <w:rPr>
                <w:rFonts w:ascii="Times New Roman" w:hAnsi="Times New Roman"/>
                <w:sz w:val="24"/>
                <w:szCs w:val="24"/>
              </w:rPr>
            </w:rPrChange>
          </w:rPr>
          <w:t>The flat was going to be devoid of fleas. Rent included the cost of professional home cleaning service once a week.</w:t>
        </w:r>
      </w:ins>
    </w:p>
    <w:p w14:paraId="5683C7E0" w14:textId="77777777" w:rsidR="006F31F6" w:rsidRPr="00163DCF" w:rsidRDefault="006F31F6">
      <w:pPr>
        <w:spacing w:after="17" w:line="276" w:lineRule="auto"/>
        <w:ind w:left="355" w:right="15"/>
        <w:rPr>
          <w:ins w:id="9308" w:author="Britt Collins" w:date="2021-09-30T14:58:00Z"/>
          <w:szCs w:val="21"/>
          <w:rPrChange w:id="9309" w:author="David" w:date="2022-08-17T16:58:00Z">
            <w:rPr>
              <w:ins w:id="9310" w:author="Britt Collins" w:date="2021-09-30T14:58:00Z"/>
              <w:rFonts w:ascii="Times New Roman" w:hAnsi="Times New Roman"/>
              <w:sz w:val="24"/>
              <w:szCs w:val="24"/>
            </w:rPr>
          </w:rPrChange>
        </w:rPr>
        <w:pPrChange w:id="9311" w:author="David" w:date="2022-08-17T17:01:00Z">
          <w:pPr>
            <w:spacing w:after="17"/>
            <w:ind w:left="355" w:right="15"/>
          </w:pPr>
        </w:pPrChange>
      </w:pPr>
      <w:ins w:id="9312" w:author="Britt Collins" w:date="2021-09-30T14:58:00Z">
        <w:r w:rsidRPr="00163DCF">
          <w:rPr>
            <w:szCs w:val="21"/>
            <w:rPrChange w:id="9313" w:author="David" w:date="2022-08-17T16:58:00Z">
              <w:rPr>
                <w:rFonts w:ascii="Times New Roman" w:hAnsi="Times New Roman"/>
                <w:sz w:val="24"/>
                <w:szCs w:val="24"/>
              </w:rPr>
            </w:rPrChange>
          </w:rPr>
          <w:t>I'd have an improved view.</w:t>
        </w:r>
      </w:ins>
    </w:p>
    <w:p w14:paraId="1897C9A0" w14:textId="77777777" w:rsidR="006F31F6" w:rsidRPr="00163DCF" w:rsidRDefault="006F31F6">
      <w:pPr>
        <w:spacing w:after="17" w:line="276" w:lineRule="auto"/>
        <w:ind w:left="355" w:right="15"/>
        <w:rPr>
          <w:ins w:id="9314" w:author="Britt Collins" w:date="2021-09-30T14:58:00Z"/>
          <w:szCs w:val="21"/>
          <w:rPrChange w:id="9315" w:author="David" w:date="2022-08-17T16:58:00Z">
            <w:rPr>
              <w:ins w:id="9316" w:author="Britt Collins" w:date="2021-09-30T14:58:00Z"/>
              <w:rFonts w:ascii="Times New Roman" w:hAnsi="Times New Roman"/>
              <w:sz w:val="24"/>
              <w:szCs w:val="24"/>
            </w:rPr>
          </w:rPrChange>
        </w:rPr>
        <w:pPrChange w:id="9317" w:author="David" w:date="2022-08-17T17:01:00Z">
          <w:pPr>
            <w:spacing w:after="17"/>
            <w:ind w:left="355" w:right="15"/>
          </w:pPr>
        </w:pPrChange>
      </w:pPr>
      <w:ins w:id="9318" w:author="Britt Collins" w:date="2021-09-30T14:58:00Z">
        <w:r w:rsidRPr="00163DCF">
          <w:rPr>
            <w:szCs w:val="21"/>
            <w:rPrChange w:id="9319" w:author="David" w:date="2022-08-17T16:58:00Z">
              <w:rPr>
                <w:rFonts w:ascii="Times New Roman" w:hAnsi="Times New Roman"/>
                <w:sz w:val="24"/>
                <w:szCs w:val="24"/>
              </w:rPr>
            </w:rPrChange>
          </w:rPr>
          <w:t>There were no cats.</w:t>
        </w:r>
      </w:ins>
    </w:p>
    <w:p w14:paraId="121EAC29" w14:textId="77777777" w:rsidR="006F31F6" w:rsidRPr="00163DCF" w:rsidRDefault="006F31F6">
      <w:pPr>
        <w:spacing w:line="276" w:lineRule="auto"/>
        <w:ind w:left="355" w:right="15"/>
        <w:rPr>
          <w:ins w:id="9320" w:author="Britt Collins" w:date="2021-09-30T14:58:00Z"/>
          <w:szCs w:val="21"/>
          <w:rPrChange w:id="9321" w:author="David" w:date="2022-08-17T16:58:00Z">
            <w:rPr>
              <w:ins w:id="9322" w:author="Britt Collins" w:date="2021-09-30T14:58:00Z"/>
              <w:rFonts w:ascii="Times New Roman" w:hAnsi="Times New Roman"/>
              <w:sz w:val="24"/>
              <w:szCs w:val="24"/>
            </w:rPr>
          </w:rPrChange>
        </w:rPr>
        <w:pPrChange w:id="9323" w:author="David" w:date="2022-08-17T17:01:00Z">
          <w:pPr>
            <w:ind w:left="355" w:right="15"/>
          </w:pPr>
        </w:pPrChange>
      </w:pPr>
      <w:ins w:id="9324" w:author="Britt Collins" w:date="2021-09-30T14:58:00Z">
        <w:r w:rsidRPr="00163DCF">
          <w:rPr>
            <w:szCs w:val="21"/>
            <w:rPrChange w:id="9325" w:author="David" w:date="2022-08-17T16:58:00Z">
              <w:rPr>
                <w:rFonts w:ascii="Times New Roman" w:hAnsi="Times New Roman"/>
                <w:sz w:val="24"/>
                <w:szCs w:val="24"/>
              </w:rPr>
            </w:rPrChange>
          </w:rPr>
          <w:t>I didn't have to face a French female named Flo.</w:t>
        </w:r>
      </w:ins>
    </w:p>
    <w:p w14:paraId="3DBF5ABD" w14:textId="44C1152A" w:rsidR="006F31F6" w:rsidRPr="00163DCF" w:rsidRDefault="006F31F6">
      <w:pPr>
        <w:spacing w:line="276" w:lineRule="auto"/>
        <w:ind w:left="-5" w:right="15" w:firstLine="350"/>
        <w:rPr>
          <w:ins w:id="9326" w:author="Britt Collins" w:date="2021-09-30T14:58:00Z"/>
          <w:szCs w:val="21"/>
          <w:rPrChange w:id="9327" w:author="David" w:date="2022-08-17T16:58:00Z">
            <w:rPr>
              <w:ins w:id="9328" w:author="Britt Collins" w:date="2021-09-30T14:58:00Z"/>
              <w:rFonts w:ascii="Times New Roman" w:hAnsi="Times New Roman"/>
              <w:sz w:val="24"/>
              <w:szCs w:val="24"/>
            </w:rPr>
          </w:rPrChange>
        </w:rPr>
        <w:pPrChange w:id="9329" w:author="David" w:date="2022-08-17T17:01:00Z">
          <w:pPr>
            <w:ind w:left="-5" w:right="15"/>
          </w:pPr>
        </w:pPrChange>
      </w:pPr>
      <w:ins w:id="9330" w:author="Britt Collins" w:date="2021-09-30T14:58:00Z">
        <w:r w:rsidRPr="00163DCF">
          <w:rPr>
            <w:szCs w:val="21"/>
            <w:rPrChange w:id="9331" w:author="David" w:date="2022-08-17T16:58:00Z">
              <w:rPr>
                <w:rFonts w:ascii="Times New Roman" w:hAnsi="Times New Roman"/>
                <w:sz w:val="24"/>
                <w:szCs w:val="24"/>
              </w:rPr>
            </w:rPrChange>
          </w:rPr>
          <w:t xml:space="preserve">The initial issue facing me was the lack of bedroom furniture. I was </w:t>
        </w:r>
      </w:ins>
      <w:ins w:id="9332" w:author="Britt Collins" w:date="2021-10-04T18:42:00Z">
        <w:r w:rsidR="000D7821" w:rsidRPr="00163DCF">
          <w:rPr>
            <w:szCs w:val="21"/>
            <w:rPrChange w:id="9333" w:author="David" w:date="2022-08-17T16:58:00Z">
              <w:rPr>
                <w:rFonts w:ascii="Times New Roman" w:hAnsi="Times New Roman"/>
                <w:sz w:val="24"/>
                <w:szCs w:val="24"/>
              </w:rPr>
            </w:rPrChange>
          </w:rPr>
          <w:t>tol</w:t>
        </w:r>
      </w:ins>
      <w:ins w:id="9334" w:author="Britt Collins" w:date="2021-09-30T14:58:00Z">
        <w:r w:rsidRPr="00163DCF">
          <w:rPr>
            <w:szCs w:val="21"/>
            <w:rPrChange w:id="9335" w:author="David" w:date="2022-08-17T16:58:00Z">
              <w:rPr>
                <w:rFonts w:ascii="Times New Roman" w:hAnsi="Times New Roman"/>
                <w:sz w:val="24"/>
                <w:szCs w:val="24"/>
              </w:rPr>
            </w:rPrChange>
          </w:rPr>
          <w:t xml:space="preserve">d the bedroom would be unfurnished before I moved in. </w:t>
        </w:r>
      </w:ins>
      <w:ins w:id="9336" w:author="Britt Collins" w:date="2021-10-04T18:42:00Z">
        <w:r w:rsidR="000D7821" w:rsidRPr="00163DCF">
          <w:rPr>
            <w:szCs w:val="21"/>
            <w:rPrChange w:id="9337" w:author="David" w:date="2022-08-17T16:58:00Z">
              <w:rPr>
                <w:rFonts w:ascii="Times New Roman" w:hAnsi="Times New Roman"/>
                <w:sz w:val="24"/>
                <w:szCs w:val="24"/>
              </w:rPr>
            </w:rPrChange>
          </w:rPr>
          <w:t xml:space="preserve">After </w:t>
        </w:r>
      </w:ins>
      <w:ins w:id="9338" w:author="Britt Collins" w:date="2021-09-30T14:58:00Z">
        <w:r w:rsidRPr="00163DCF">
          <w:rPr>
            <w:szCs w:val="21"/>
            <w:rPrChange w:id="9339" w:author="David" w:date="2022-08-17T16:58:00Z">
              <w:rPr>
                <w:rFonts w:ascii="Times New Roman" w:hAnsi="Times New Roman"/>
                <w:sz w:val="24"/>
                <w:szCs w:val="24"/>
              </w:rPr>
            </w:rPrChange>
          </w:rPr>
          <w:t>listen</w:t>
        </w:r>
      </w:ins>
      <w:ins w:id="9340" w:author="Britt Collins" w:date="2021-10-04T18:42:00Z">
        <w:r w:rsidR="000D7821" w:rsidRPr="00163DCF">
          <w:rPr>
            <w:szCs w:val="21"/>
            <w:rPrChange w:id="9341" w:author="David" w:date="2022-08-17T16:58:00Z">
              <w:rPr>
                <w:rFonts w:ascii="Times New Roman" w:hAnsi="Times New Roman"/>
                <w:sz w:val="24"/>
                <w:szCs w:val="24"/>
              </w:rPr>
            </w:rPrChange>
          </w:rPr>
          <w:t>ing</w:t>
        </w:r>
      </w:ins>
      <w:ins w:id="9342" w:author="Britt Collins" w:date="2021-09-30T14:58:00Z">
        <w:r w:rsidRPr="00163DCF">
          <w:rPr>
            <w:szCs w:val="21"/>
            <w:rPrChange w:id="9343" w:author="David" w:date="2022-08-17T16:58:00Z">
              <w:rPr>
                <w:rFonts w:ascii="Times New Roman" w:hAnsi="Times New Roman"/>
                <w:sz w:val="24"/>
                <w:szCs w:val="24"/>
              </w:rPr>
            </w:rPrChange>
          </w:rPr>
          <w:t xml:space="preserve"> to Carl's tips at the Manly social, I had the foresight to buy a bed </w:t>
        </w:r>
      </w:ins>
      <w:ins w:id="9344" w:author="Britt Collins" w:date="2021-10-04T18:40:00Z">
        <w:r w:rsidR="000D7821" w:rsidRPr="00163DCF">
          <w:rPr>
            <w:szCs w:val="21"/>
            <w:rPrChange w:id="9345" w:author="David" w:date="2022-08-17T16:58:00Z">
              <w:rPr>
                <w:rFonts w:ascii="Times New Roman" w:hAnsi="Times New Roman"/>
                <w:sz w:val="24"/>
                <w:szCs w:val="24"/>
              </w:rPr>
            </w:rPrChange>
          </w:rPr>
          <w:t>before</w:t>
        </w:r>
      </w:ins>
      <w:ins w:id="9346" w:author="Britt Collins" w:date="2021-09-30T14:58:00Z">
        <w:r w:rsidRPr="00163DCF">
          <w:rPr>
            <w:szCs w:val="21"/>
            <w:rPrChange w:id="9347" w:author="David" w:date="2022-08-17T16:58:00Z">
              <w:rPr>
                <w:rFonts w:ascii="Times New Roman" w:hAnsi="Times New Roman"/>
                <w:sz w:val="24"/>
                <w:szCs w:val="24"/>
              </w:rPr>
            </w:rPrChange>
          </w:rPr>
          <w:t xml:space="preserve"> moving in. </w:t>
        </w:r>
      </w:ins>
      <w:ins w:id="9348" w:author="Britt Collins" w:date="2021-10-04T18:40:00Z">
        <w:r w:rsidR="000D7821" w:rsidRPr="00163DCF">
          <w:rPr>
            <w:szCs w:val="21"/>
            <w:rPrChange w:id="9349" w:author="David" w:date="2022-08-17T16:58:00Z">
              <w:rPr>
                <w:rFonts w:ascii="Times New Roman" w:hAnsi="Times New Roman"/>
                <w:sz w:val="24"/>
                <w:szCs w:val="24"/>
              </w:rPr>
            </w:rPrChange>
          </w:rPr>
          <w:t>But it was</w:t>
        </w:r>
      </w:ins>
      <w:ins w:id="9350" w:author="Britt Collins" w:date="2021-09-30T14:58:00Z">
        <w:r w:rsidRPr="00163DCF">
          <w:rPr>
            <w:szCs w:val="21"/>
            <w:rPrChange w:id="9351" w:author="David" w:date="2022-08-17T16:58:00Z">
              <w:rPr>
                <w:rFonts w:ascii="Times New Roman" w:hAnsi="Times New Roman"/>
                <w:sz w:val="24"/>
                <w:szCs w:val="24"/>
              </w:rPr>
            </w:rPrChange>
          </w:rPr>
          <w:t xml:space="preserve"> going to be delivered </w:t>
        </w:r>
      </w:ins>
      <w:ins w:id="9352" w:author="Britt Collins" w:date="2021-10-04T18:40:00Z">
        <w:r w:rsidR="000D7821" w:rsidRPr="00163DCF">
          <w:rPr>
            <w:szCs w:val="21"/>
            <w:rPrChange w:id="9353" w:author="David" w:date="2022-08-17T16:58:00Z">
              <w:rPr>
                <w:rFonts w:ascii="Times New Roman" w:hAnsi="Times New Roman"/>
                <w:sz w:val="24"/>
                <w:szCs w:val="24"/>
              </w:rPr>
            </w:rPrChange>
          </w:rPr>
          <w:t>three</w:t>
        </w:r>
      </w:ins>
      <w:ins w:id="9354" w:author="Britt Collins" w:date="2021-09-30T14:58:00Z">
        <w:r w:rsidRPr="00163DCF">
          <w:rPr>
            <w:szCs w:val="21"/>
            <w:rPrChange w:id="9355" w:author="David" w:date="2022-08-17T16:58:00Z">
              <w:rPr>
                <w:rFonts w:ascii="Times New Roman" w:hAnsi="Times New Roman"/>
                <w:sz w:val="24"/>
                <w:szCs w:val="24"/>
              </w:rPr>
            </w:rPrChange>
          </w:rPr>
          <w:t xml:space="preserve"> days after I arrived. In the meantime, I needed bedding. </w:t>
        </w:r>
      </w:ins>
      <w:ins w:id="9356" w:author="Britt Collins" w:date="2021-10-04T18:43:00Z">
        <w:r w:rsidR="000D7821" w:rsidRPr="00163DCF">
          <w:rPr>
            <w:b/>
            <w:szCs w:val="21"/>
            <w:rPrChange w:id="9357" w:author="David" w:date="2022-08-17T16:58:00Z">
              <w:rPr>
                <w:rFonts w:ascii="Times New Roman" w:hAnsi="Times New Roman"/>
                <w:sz w:val="24"/>
                <w:szCs w:val="24"/>
              </w:rPr>
            </w:rPrChange>
          </w:rPr>
          <w:t>THIS IS UNNECC</w:t>
        </w:r>
      </w:ins>
      <w:ins w:id="9358" w:author="Britt Collins" w:date="2021-10-05T15:51:00Z">
        <w:r w:rsidR="002270DF" w:rsidRPr="00163DCF">
          <w:rPr>
            <w:b/>
            <w:szCs w:val="21"/>
            <w:rPrChange w:id="9359" w:author="David" w:date="2022-08-17T16:58:00Z">
              <w:rPr>
                <w:rFonts w:ascii="Times New Roman" w:hAnsi="Times New Roman"/>
                <w:b/>
                <w:sz w:val="24"/>
                <w:szCs w:val="24"/>
              </w:rPr>
            </w:rPrChange>
          </w:rPr>
          <w:t>ESS</w:t>
        </w:r>
      </w:ins>
      <w:ins w:id="9360" w:author="Britt Collins" w:date="2021-10-04T18:43:00Z">
        <w:r w:rsidR="000D7821" w:rsidRPr="00163DCF">
          <w:rPr>
            <w:b/>
            <w:szCs w:val="21"/>
            <w:rPrChange w:id="9361" w:author="David" w:date="2022-08-17T16:58:00Z">
              <w:rPr>
                <w:rFonts w:ascii="Times New Roman" w:hAnsi="Times New Roman"/>
                <w:sz w:val="24"/>
                <w:szCs w:val="24"/>
              </w:rPr>
            </w:rPrChange>
          </w:rPr>
          <w:t>ARY DETAIL</w:t>
        </w:r>
        <w:r w:rsidR="000D7821" w:rsidRPr="00163DCF">
          <w:rPr>
            <w:szCs w:val="21"/>
            <w:rPrChange w:id="9362" w:author="David" w:date="2022-08-17T16:58:00Z">
              <w:rPr>
                <w:rFonts w:ascii="Times New Roman" w:hAnsi="Times New Roman"/>
                <w:sz w:val="24"/>
                <w:szCs w:val="24"/>
              </w:rPr>
            </w:rPrChange>
          </w:rPr>
          <w:t xml:space="preserve"> </w:t>
        </w:r>
      </w:ins>
      <w:ins w:id="9363" w:author="Britt Collins" w:date="2021-10-05T15:51:00Z">
        <w:r w:rsidR="002270DF" w:rsidRPr="00163DCF">
          <w:rPr>
            <w:b/>
            <w:szCs w:val="21"/>
            <w:rPrChange w:id="9364" w:author="David" w:date="2022-08-17T16:58:00Z">
              <w:rPr>
                <w:rFonts w:ascii="Times New Roman" w:hAnsi="Times New Roman"/>
                <w:sz w:val="24"/>
                <w:szCs w:val="24"/>
              </w:rPr>
            </w:rPrChange>
          </w:rPr>
          <w:t>AND COULD DO WITH SERIOUS CUTTING.</w:t>
        </w:r>
        <w:r w:rsidR="002270DF" w:rsidRPr="00163DCF">
          <w:rPr>
            <w:szCs w:val="21"/>
            <w:rPrChange w:id="9365" w:author="David" w:date="2022-08-17T16:58:00Z">
              <w:rPr>
                <w:rFonts w:ascii="Times New Roman" w:hAnsi="Times New Roman"/>
                <w:sz w:val="24"/>
                <w:szCs w:val="24"/>
              </w:rPr>
            </w:rPrChange>
          </w:rPr>
          <w:t xml:space="preserve"> </w:t>
        </w:r>
      </w:ins>
      <w:ins w:id="9366" w:author="Britt Collins" w:date="2021-09-30T14:58:00Z">
        <w:r w:rsidRPr="00163DCF">
          <w:rPr>
            <w:szCs w:val="21"/>
            <w:rPrChange w:id="9367" w:author="David" w:date="2022-08-17T16:58:00Z">
              <w:rPr>
                <w:rFonts w:ascii="Times New Roman" w:hAnsi="Times New Roman"/>
                <w:sz w:val="24"/>
                <w:szCs w:val="24"/>
              </w:rPr>
            </w:rPrChange>
          </w:rPr>
          <w:t xml:space="preserve">Where could I </w:t>
        </w:r>
      </w:ins>
      <w:ins w:id="9368" w:author="Britt Collins" w:date="2021-10-04T18:42:00Z">
        <w:r w:rsidR="000D7821" w:rsidRPr="00163DCF">
          <w:rPr>
            <w:szCs w:val="21"/>
            <w:rPrChange w:id="9369" w:author="David" w:date="2022-08-17T16:58:00Z">
              <w:rPr>
                <w:rFonts w:ascii="Times New Roman" w:hAnsi="Times New Roman"/>
                <w:sz w:val="24"/>
                <w:szCs w:val="24"/>
              </w:rPr>
            </w:rPrChange>
          </w:rPr>
          <w:t>buy decent-</w:t>
        </w:r>
      </w:ins>
      <w:ins w:id="9370" w:author="Britt Collins" w:date="2021-09-30T14:58:00Z">
        <w:r w:rsidRPr="00163DCF">
          <w:rPr>
            <w:szCs w:val="21"/>
            <w:rPrChange w:id="9371" w:author="David" w:date="2022-08-17T16:58:00Z">
              <w:rPr>
                <w:rFonts w:ascii="Times New Roman" w:hAnsi="Times New Roman"/>
                <w:sz w:val="24"/>
                <w:szCs w:val="24"/>
              </w:rPr>
            </w:rPrChange>
          </w:rPr>
          <w:t xml:space="preserve">quality bedding to complement the refined Rose Bay apartment? There were </w:t>
        </w:r>
      </w:ins>
      <w:ins w:id="9372" w:author="Britt Collins" w:date="2021-10-05T15:51:00Z">
        <w:r w:rsidR="002270DF" w:rsidRPr="00163DCF">
          <w:rPr>
            <w:szCs w:val="21"/>
            <w:rPrChange w:id="9373" w:author="David" w:date="2022-08-17T16:58:00Z">
              <w:rPr>
                <w:rFonts w:ascii="Times New Roman" w:hAnsi="Times New Roman"/>
                <w:sz w:val="24"/>
                <w:szCs w:val="24"/>
              </w:rPr>
            </w:rPrChange>
          </w:rPr>
          <w:t>TWP</w:t>
        </w:r>
      </w:ins>
      <w:ins w:id="9374" w:author="Britt Collins" w:date="2021-09-30T14:58:00Z">
        <w:r w:rsidRPr="00163DCF">
          <w:rPr>
            <w:szCs w:val="21"/>
            <w:rPrChange w:id="9375" w:author="David" w:date="2022-08-17T16:58:00Z">
              <w:rPr>
                <w:rFonts w:ascii="Times New Roman" w:hAnsi="Times New Roman"/>
                <w:sz w:val="24"/>
                <w:szCs w:val="24"/>
              </w:rPr>
            </w:rPrChange>
          </w:rPr>
          <w:t xml:space="preserve"> high-quality department stores that came to mind: Myer and David Jones. Myer was arguably the higher quality of the two. A light doona (duvet), bedsheet and soft bed cushions were required to smother my body with feathery kisses. A cost north of $100, was the amount I paid at the Myer checkout.</w:t>
        </w:r>
      </w:ins>
      <w:ins w:id="9376" w:author="Britt Collins" w:date="2021-10-04T18:43:00Z">
        <w:r w:rsidR="000D7821" w:rsidRPr="00163DCF">
          <w:rPr>
            <w:szCs w:val="21"/>
            <w:rPrChange w:id="9377" w:author="David" w:date="2022-08-17T16:58:00Z">
              <w:rPr>
                <w:rFonts w:ascii="Times New Roman" w:hAnsi="Times New Roman"/>
                <w:sz w:val="24"/>
                <w:szCs w:val="24"/>
              </w:rPr>
            </w:rPrChange>
          </w:rPr>
          <w:t xml:space="preserve"> </w:t>
        </w:r>
      </w:ins>
    </w:p>
    <w:p w14:paraId="7108E730" w14:textId="0B6BDD40" w:rsidR="006F31F6" w:rsidRPr="00163DCF" w:rsidRDefault="002270DF">
      <w:pPr>
        <w:spacing w:line="276" w:lineRule="auto"/>
        <w:ind w:left="-5" w:right="15" w:firstLine="350"/>
        <w:rPr>
          <w:ins w:id="9378" w:author="Britt Collins" w:date="2021-09-30T14:58:00Z"/>
          <w:szCs w:val="21"/>
          <w:rPrChange w:id="9379" w:author="David" w:date="2022-08-17T16:58:00Z">
            <w:rPr>
              <w:ins w:id="9380" w:author="Britt Collins" w:date="2021-09-30T14:58:00Z"/>
              <w:rFonts w:ascii="Times New Roman" w:hAnsi="Times New Roman"/>
              <w:sz w:val="24"/>
              <w:szCs w:val="24"/>
            </w:rPr>
          </w:rPrChange>
        </w:rPr>
        <w:pPrChange w:id="9381" w:author="David" w:date="2022-08-17T17:01:00Z">
          <w:pPr>
            <w:ind w:left="-5" w:right="15"/>
          </w:pPr>
        </w:pPrChange>
      </w:pPr>
      <w:ins w:id="9382" w:author="Britt Collins" w:date="2021-10-05T15:51:00Z">
        <w:r w:rsidRPr="00163DCF">
          <w:rPr>
            <w:b/>
            <w:szCs w:val="21"/>
            <w:rPrChange w:id="9383" w:author="David" w:date="2022-08-17T16:58:00Z">
              <w:rPr>
                <w:rFonts w:ascii="Times New Roman" w:hAnsi="Times New Roman"/>
                <w:sz w:val="24"/>
                <w:szCs w:val="24"/>
              </w:rPr>
            </w:rPrChange>
          </w:rPr>
          <w:t>CONDENSE THIS TOO, AS IT DOESN’T MOVE THE STORY ALONG</w:t>
        </w:r>
      </w:ins>
      <w:ins w:id="9384" w:author="Britt Collins" w:date="2021-10-05T15:52:00Z">
        <w:r w:rsidRPr="00163DCF">
          <w:rPr>
            <w:b/>
            <w:szCs w:val="21"/>
            <w:rPrChange w:id="9385" w:author="David" w:date="2022-08-17T16:58:00Z">
              <w:rPr>
                <w:rFonts w:ascii="Times New Roman" w:hAnsi="Times New Roman"/>
                <w:b/>
                <w:sz w:val="24"/>
                <w:szCs w:val="24"/>
              </w:rPr>
            </w:rPrChange>
          </w:rPr>
          <w:t>. ALL THIS ABOUT THE BEDDING AND INTERNET COULD BE COMPACTED INTO A SHORT SNAPPY PARAGRAPH</w:t>
        </w:r>
      </w:ins>
      <w:ins w:id="9386" w:author="Britt Collins" w:date="2021-10-05T15:51:00Z">
        <w:r w:rsidRPr="00163DCF">
          <w:rPr>
            <w:szCs w:val="21"/>
            <w:rPrChange w:id="9387" w:author="David" w:date="2022-08-17T16:58:00Z">
              <w:rPr>
                <w:rFonts w:ascii="Times New Roman" w:hAnsi="Times New Roman"/>
                <w:sz w:val="24"/>
                <w:szCs w:val="24"/>
              </w:rPr>
            </w:rPrChange>
          </w:rPr>
          <w:t xml:space="preserve"> </w:t>
        </w:r>
      </w:ins>
      <w:ins w:id="9388" w:author="Britt Collins" w:date="2021-09-30T14:58:00Z">
        <w:r w:rsidR="006F31F6" w:rsidRPr="00163DCF">
          <w:rPr>
            <w:szCs w:val="21"/>
            <w:rPrChange w:id="9389" w:author="David" w:date="2022-08-17T16:58:00Z">
              <w:rPr>
                <w:rFonts w:ascii="Times New Roman" w:hAnsi="Times New Roman"/>
                <w:sz w:val="24"/>
                <w:szCs w:val="24"/>
              </w:rPr>
            </w:rPrChange>
          </w:rPr>
          <w:t xml:space="preserve">Another mistake I made before moving in was not </w:t>
        </w:r>
      </w:ins>
      <w:ins w:id="9390" w:author="Britt Collins" w:date="2021-10-04T18:43:00Z">
        <w:r w:rsidR="000D7821" w:rsidRPr="00163DCF">
          <w:rPr>
            <w:szCs w:val="21"/>
            <w:rPrChange w:id="9391" w:author="David" w:date="2022-08-17T16:58:00Z">
              <w:rPr>
                <w:rFonts w:ascii="Times New Roman" w:hAnsi="Times New Roman"/>
                <w:sz w:val="24"/>
                <w:szCs w:val="24"/>
              </w:rPr>
            </w:rPrChange>
          </w:rPr>
          <w:t>ask</w:t>
        </w:r>
      </w:ins>
      <w:ins w:id="9392" w:author="Britt Collins" w:date="2021-09-30T14:58:00Z">
        <w:r w:rsidR="006F31F6" w:rsidRPr="00163DCF">
          <w:rPr>
            <w:szCs w:val="21"/>
            <w:rPrChange w:id="9393" w:author="David" w:date="2022-08-17T16:58:00Z">
              <w:rPr>
                <w:rFonts w:ascii="Times New Roman" w:hAnsi="Times New Roman"/>
                <w:sz w:val="24"/>
                <w:szCs w:val="24"/>
              </w:rPr>
            </w:rPrChange>
          </w:rPr>
          <w:t>ing about home internet. I</w:t>
        </w:r>
      </w:ins>
      <w:ins w:id="9394" w:author="Britt Collins" w:date="2021-10-04T18:44:00Z">
        <w:r w:rsidR="000D7821" w:rsidRPr="00163DCF">
          <w:rPr>
            <w:szCs w:val="21"/>
            <w:rPrChange w:id="9395" w:author="David" w:date="2022-08-17T16:58:00Z">
              <w:rPr>
                <w:rFonts w:ascii="Times New Roman" w:hAnsi="Times New Roman"/>
                <w:sz w:val="24"/>
                <w:szCs w:val="24"/>
              </w:rPr>
            </w:rPrChange>
          </w:rPr>
          <w:t>’</w:t>
        </w:r>
      </w:ins>
      <w:ins w:id="9396" w:author="Britt Collins" w:date="2021-09-30T14:58:00Z">
        <w:r w:rsidR="006F31F6" w:rsidRPr="00163DCF">
          <w:rPr>
            <w:szCs w:val="21"/>
            <w:rPrChange w:id="9397" w:author="David" w:date="2022-08-17T16:58:00Z">
              <w:rPr>
                <w:rFonts w:ascii="Times New Roman" w:hAnsi="Times New Roman"/>
                <w:sz w:val="24"/>
                <w:szCs w:val="24"/>
              </w:rPr>
            </w:rPrChange>
          </w:rPr>
          <w:t>m an adopter of technology and a big internet user. Internet in the Rose Bay flat was accessed via a USB dongle with a mobile phone SIM card. This was 3G mobile technology, which was very slow at the time. On first use I searched, slowly, for superfast internet deals. Carl had described why the apartment had a mobile internet set</w:t>
        </w:r>
      </w:ins>
      <w:ins w:id="9398" w:author="Britt Collins" w:date="2021-10-04T18:44:00Z">
        <w:r w:rsidR="000D7821" w:rsidRPr="00163DCF">
          <w:rPr>
            <w:szCs w:val="21"/>
            <w:rPrChange w:id="9399" w:author="David" w:date="2022-08-17T16:58:00Z">
              <w:rPr>
                <w:rFonts w:ascii="Times New Roman" w:hAnsi="Times New Roman"/>
                <w:sz w:val="24"/>
                <w:szCs w:val="24"/>
              </w:rPr>
            </w:rPrChange>
          </w:rPr>
          <w:t>-</w:t>
        </w:r>
      </w:ins>
      <w:ins w:id="9400" w:author="Britt Collins" w:date="2021-09-30T14:58:00Z">
        <w:r w:rsidR="006F31F6" w:rsidRPr="00163DCF">
          <w:rPr>
            <w:szCs w:val="21"/>
            <w:rPrChange w:id="9401" w:author="David" w:date="2022-08-17T16:58:00Z">
              <w:rPr>
                <w:rFonts w:ascii="Times New Roman" w:hAnsi="Times New Roman"/>
                <w:sz w:val="24"/>
                <w:szCs w:val="24"/>
              </w:rPr>
            </w:rPrChange>
          </w:rPr>
          <w:t>up. It was to accommodate Becks’ need for a ho</w:t>
        </w:r>
      </w:ins>
      <w:ins w:id="9402" w:author="Britt Collins" w:date="2021-10-04T18:45:00Z">
        <w:r w:rsidR="000D7821" w:rsidRPr="00163DCF">
          <w:rPr>
            <w:szCs w:val="21"/>
            <w:rPrChange w:id="9403" w:author="David" w:date="2022-08-17T16:58:00Z">
              <w:rPr>
                <w:rFonts w:ascii="Times New Roman" w:hAnsi="Times New Roman"/>
                <w:sz w:val="24"/>
                <w:szCs w:val="24"/>
              </w:rPr>
            </w:rPrChange>
          </w:rPr>
          <w:t>m</w:t>
        </w:r>
      </w:ins>
      <w:ins w:id="9404" w:author="Britt Collins" w:date="2021-09-30T14:58:00Z">
        <w:r w:rsidR="006F31F6" w:rsidRPr="00163DCF">
          <w:rPr>
            <w:szCs w:val="21"/>
            <w:rPrChange w:id="9405" w:author="David" w:date="2022-08-17T16:58:00Z">
              <w:rPr>
                <w:rFonts w:ascii="Times New Roman" w:hAnsi="Times New Roman"/>
                <w:sz w:val="24"/>
                <w:szCs w:val="24"/>
              </w:rPr>
            </w:rPrChange>
          </w:rPr>
          <w:t xml:space="preserve">e line to call her family in the UK. I found a </w:t>
        </w:r>
      </w:ins>
      <w:ins w:id="9406" w:author="Britt Collins" w:date="2021-10-04T18:44:00Z">
        <w:r w:rsidR="000D7821" w:rsidRPr="00163DCF">
          <w:rPr>
            <w:szCs w:val="21"/>
            <w:rPrChange w:id="9407" w:author="David" w:date="2022-08-17T16:58:00Z">
              <w:rPr>
                <w:rFonts w:ascii="Times New Roman" w:hAnsi="Times New Roman"/>
                <w:sz w:val="24"/>
                <w:szCs w:val="24"/>
              </w:rPr>
            </w:rPrChange>
          </w:rPr>
          <w:t xml:space="preserve">cheaper </w:t>
        </w:r>
      </w:ins>
      <w:ins w:id="9408" w:author="Britt Collins" w:date="2021-09-30T14:58:00Z">
        <w:r w:rsidR="006F31F6" w:rsidRPr="00163DCF">
          <w:rPr>
            <w:szCs w:val="21"/>
            <w:rPrChange w:id="9409" w:author="David" w:date="2022-08-17T16:58:00Z">
              <w:rPr>
                <w:rFonts w:ascii="Times New Roman" w:hAnsi="Times New Roman"/>
                <w:sz w:val="24"/>
                <w:szCs w:val="24"/>
              </w:rPr>
            </w:rPrChange>
          </w:rPr>
          <w:t xml:space="preserve">deal than the current mobile contract. I discussed it with </w:t>
        </w:r>
        <w:proofErr w:type="spellStart"/>
        <w:r w:rsidR="006F31F6" w:rsidRPr="00163DCF">
          <w:rPr>
            <w:szCs w:val="21"/>
            <w:rPrChange w:id="9410" w:author="David" w:date="2022-08-17T16:58:00Z">
              <w:rPr>
                <w:rFonts w:ascii="Times New Roman" w:hAnsi="Times New Roman"/>
                <w:sz w:val="24"/>
                <w:szCs w:val="24"/>
              </w:rPr>
            </w:rPrChange>
          </w:rPr>
          <w:t>Becs</w:t>
        </w:r>
        <w:proofErr w:type="spellEnd"/>
        <w:r w:rsidR="006F31F6" w:rsidRPr="00163DCF">
          <w:rPr>
            <w:szCs w:val="21"/>
            <w:rPrChange w:id="9411" w:author="David" w:date="2022-08-17T16:58:00Z">
              <w:rPr>
                <w:rFonts w:ascii="Times New Roman" w:hAnsi="Times New Roman"/>
                <w:sz w:val="24"/>
                <w:szCs w:val="24"/>
              </w:rPr>
            </w:rPrChange>
          </w:rPr>
          <w:t xml:space="preserve">, who hesitantly agreed to make the switch. A big improvement, so I thought. Improvement number two, again technology related. There was a noticeable space on the TV stand which needed to be amended as a matter of urgency. After a brief chat with </w:t>
        </w:r>
        <w:proofErr w:type="spellStart"/>
        <w:r w:rsidR="006F31F6" w:rsidRPr="00163DCF">
          <w:rPr>
            <w:szCs w:val="21"/>
            <w:rPrChange w:id="9412" w:author="David" w:date="2022-08-17T16:58:00Z">
              <w:rPr>
                <w:rFonts w:ascii="Times New Roman" w:hAnsi="Times New Roman"/>
                <w:sz w:val="24"/>
                <w:szCs w:val="24"/>
              </w:rPr>
            </w:rPrChange>
          </w:rPr>
          <w:t>Becs</w:t>
        </w:r>
        <w:proofErr w:type="spellEnd"/>
        <w:r w:rsidR="006F31F6" w:rsidRPr="00163DCF">
          <w:rPr>
            <w:szCs w:val="21"/>
            <w:rPrChange w:id="9413" w:author="David" w:date="2022-08-17T16:58:00Z">
              <w:rPr>
                <w:rFonts w:ascii="Times New Roman" w:hAnsi="Times New Roman"/>
                <w:sz w:val="24"/>
                <w:szCs w:val="24"/>
              </w:rPr>
            </w:rPrChange>
          </w:rPr>
          <w:t xml:space="preserve">, we decided a big-screen TV would fill the gap nicely. In the interim we made do with a small TV </w:t>
        </w:r>
        <w:proofErr w:type="spellStart"/>
        <w:r w:rsidR="006F31F6" w:rsidRPr="00163DCF">
          <w:rPr>
            <w:szCs w:val="21"/>
            <w:rPrChange w:id="9414" w:author="David" w:date="2022-08-17T16:58:00Z">
              <w:rPr>
                <w:rFonts w:ascii="Times New Roman" w:hAnsi="Times New Roman"/>
                <w:sz w:val="24"/>
                <w:szCs w:val="24"/>
              </w:rPr>
            </w:rPrChange>
          </w:rPr>
          <w:t>Becs</w:t>
        </w:r>
        <w:proofErr w:type="spellEnd"/>
        <w:r w:rsidR="006F31F6" w:rsidRPr="00163DCF">
          <w:rPr>
            <w:szCs w:val="21"/>
            <w:rPrChange w:id="9415" w:author="David" w:date="2022-08-17T16:58:00Z">
              <w:rPr>
                <w:rFonts w:ascii="Times New Roman" w:hAnsi="Times New Roman"/>
                <w:sz w:val="24"/>
                <w:szCs w:val="24"/>
              </w:rPr>
            </w:rPrChange>
          </w:rPr>
          <w:t xml:space="preserve"> borrowed from her bedroom. It was a matter of time before this first world problem was rectified with a visit to Dick Smith.</w:t>
        </w:r>
      </w:ins>
    </w:p>
    <w:p w14:paraId="7D9A172B" w14:textId="2909DD4A" w:rsidR="006F31F6" w:rsidRPr="00163DCF" w:rsidRDefault="006F31F6">
      <w:pPr>
        <w:spacing w:line="276" w:lineRule="auto"/>
        <w:ind w:left="-5" w:right="15" w:firstLine="350"/>
        <w:rPr>
          <w:ins w:id="9416" w:author="Britt Collins" w:date="2021-09-30T14:58:00Z"/>
          <w:szCs w:val="21"/>
          <w:rPrChange w:id="9417" w:author="David" w:date="2022-08-17T16:58:00Z">
            <w:rPr>
              <w:ins w:id="9418" w:author="Britt Collins" w:date="2021-09-30T14:58:00Z"/>
              <w:rFonts w:ascii="Times New Roman" w:hAnsi="Times New Roman"/>
              <w:sz w:val="24"/>
              <w:szCs w:val="24"/>
            </w:rPr>
          </w:rPrChange>
        </w:rPr>
        <w:pPrChange w:id="9419" w:author="David" w:date="2022-08-17T17:01:00Z">
          <w:pPr>
            <w:ind w:left="-5" w:right="15"/>
          </w:pPr>
        </w:pPrChange>
      </w:pPr>
      <w:ins w:id="9420" w:author="Britt Collins" w:date="2021-09-30T14:58:00Z">
        <w:r w:rsidRPr="00163DCF">
          <w:rPr>
            <w:szCs w:val="21"/>
            <w:rPrChange w:id="9421" w:author="David" w:date="2022-08-17T16:58:00Z">
              <w:rPr>
                <w:rFonts w:ascii="Times New Roman" w:hAnsi="Times New Roman"/>
                <w:sz w:val="24"/>
                <w:szCs w:val="24"/>
              </w:rPr>
            </w:rPrChange>
          </w:rPr>
          <w:t>The average British person is unaware of ANZAC Day. Ask any Australian about the day and they will educate you on its significance. Wikipedia reveals, in 1915 25th April, the British</w:t>
        </w:r>
      </w:ins>
      <w:ins w:id="9422" w:author="Britt Collins" w:date="2021-10-04T18:46:00Z">
        <w:r w:rsidR="000D7821" w:rsidRPr="00163DCF">
          <w:rPr>
            <w:szCs w:val="21"/>
            <w:rPrChange w:id="9423" w:author="David" w:date="2022-08-17T16:58:00Z">
              <w:rPr>
                <w:rFonts w:ascii="Times New Roman" w:hAnsi="Times New Roman"/>
                <w:sz w:val="24"/>
                <w:szCs w:val="24"/>
              </w:rPr>
            </w:rPrChange>
          </w:rPr>
          <w:t>-</w:t>
        </w:r>
      </w:ins>
      <w:ins w:id="9424" w:author="Britt Collins" w:date="2021-09-30T14:58:00Z">
        <w:r w:rsidRPr="00163DCF">
          <w:rPr>
            <w:szCs w:val="21"/>
            <w:rPrChange w:id="9425" w:author="David" w:date="2022-08-17T16:58:00Z">
              <w:rPr>
                <w:rFonts w:ascii="Times New Roman" w:hAnsi="Times New Roman"/>
                <w:sz w:val="24"/>
                <w:szCs w:val="24"/>
              </w:rPr>
            </w:rPrChange>
          </w:rPr>
          <w:t xml:space="preserve">led Australian and New Zealand Army Corps (ANZAC) on a death march over in Gallipoli, Turkey. They were outnumbered, </w:t>
        </w:r>
        <w:proofErr w:type="gramStart"/>
        <w:r w:rsidRPr="00163DCF">
          <w:rPr>
            <w:szCs w:val="21"/>
            <w:rPrChange w:id="9426" w:author="David" w:date="2022-08-17T16:58:00Z">
              <w:rPr>
                <w:rFonts w:ascii="Times New Roman" w:hAnsi="Times New Roman"/>
                <w:sz w:val="24"/>
                <w:szCs w:val="24"/>
              </w:rPr>
            </w:rPrChange>
          </w:rPr>
          <w:t>outgunned</w:t>
        </w:r>
        <w:proofErr w:type="gramEnd"/>
        <w:r w:rsidRPr="00163DCF">
          <w:rPr>
            <w:szCs w:val="21"/>
            <w:rPrChange w:id="9427" w:author="David" w:date="2022-08-17T16:58:00Z">
              <w:rPr>
                <w:rFonts w:ascii="Times New Roman" w:hAnsi="Times New Roman"/>
                <w:sz w:val="24"/>
                <w:szCs w:val="24"/>
              </w:rPr>
            </w:rPrChange>
          </w:rPr>
          <w:t xml:space="preserve"> and were disadvantaged by their poorer strategic position. It was the only war the Turkish forces won during </w:t>
        </w:r>
        <w:r w:rsidRPr="00163DCF">
          <w:rPr>
            <w:szCs w:val="21"/>
            <w:rPrChange w:id="9428" w:author="David" w:date="2022-08-17T16:58:00Z">
              <w:rPr>
                <w:rFonts w:ascii="Times New Roman" w:hAnsi="Times New Roman"/>
                <w:sz w:val="24"/>
                <w:szCs w:val="24"/>
              </w:rPr>
            </w:rPrChange>
          </w:rPr>
          <w:lastRenderedPageBreak/>
          <w:t>WWI. After this education and a subsequent information about America’s role</w:t>
        </w:r>
      </w:ins>
      <w:ins w:id="9429" w:author="Britt Collins" w:date="2021-10-04T18:46:00Z">
        <w:r w:rsidR="000D7821" w:rsidRPr="00163DCF">
          <w:rPr>
            <w:szCs w:val="21"/>
            <w:rPrChange w:id="9430" w:author="David" w:date="2022-08-17T16:58:00Z">
              <w:rPr>
                <w:rFonts w:ascii="Times New Roman" w:hAnsi="Times New Roman"/>
                <w:sz w:val="24"/>
                <w:szCs w:val="24"/>
              </w:rPr>
            </w:rPrChange>
          </w:rPr>
          <w:t xml:space="preserve"> – </w:t>
        </w:r>
      </w:ins>
      <w:ins w:id="9431" w:author="Britt Collins" w:date="2021-09-30T14:58:00Z">
        <w:r w:rsidRPr="00163DCF">
          <w:rPr>
            <w:szCs w:val="21"/>
            <w:rPrChange w:id="9432" w:author="David" w:date="2022-08-17T16:58:00Z">
              <w:rPr>
                <w:rFonts w:ascii="Times New Roman" w:hAnsi="Times New Roman"/>
                <w:sz w:val="24"/>
                <w:szCs w:val="24"/>
              </w:rPr>
            </w:rPrChange>
          </w:rPr>
          <w:t>America rescued Australia from a Japanese offensive in the WWII fight in the Pacific</w:t>
        </w:r>
      </w:ins>
      <w:ins w:id="9433" w:author="Britt Collins" w:date="2021-10-04T18:46:00Z">
        <w:r w:rsidR="000D7821" w:rsidRPr="00163DCF">
          <w:rPr>
            <w:szCs w:val="21"/>
            <w:rPrChange w:id="9434" w:author="David" w:date="2022-08-17T16:58:00Z">
              <w:rPr>
                <w:rFonts w:ascii="Times New Roman" w:hAnsi="Times New Roman"/>
                <w:sz w:val="24"/>
                <w:szCs w:val="24"/>
              </w:rPr>
            </w:rPrChange>
          </w:rPr>
          <w:t xml:space="preserve"> – i</w:t>
        </w:r>
      </w:ins>
      <w:ins w:id="9435" w:author="Britt Collins" w:date="2021-09-30T14:58:00Z">
        <w:r w:rsidRPr="00163DCF">
          <w:rPr>
            <w:szCs w:val="21"/>
            <w:rPrChange w:id="9436" w:author="David" w:date="2022-08-17T16:58:00Z">
              <w:rPr>
                <w:rFonts w:ascii="Times New Roman" w:hAnsi="Times New Roman"/>
                <w:sz w:val="24"/>
                <w:szCs w:val="24"/>
              </w:rPr>
            </w:rPrChange>
          </w:rPr>
          <w:t>t became clear why Australians</w:t>
        </w:r>
      </w:ins>
      <w:ins w:id="9437" w:author="Britt Collins" w:date="2021-10-04T18:46:00Z">
        <w:r w:rsidR="000D7821" w:rsidRPr="00163DCF">
          <w:rPr>
            <w:szCs w:val="21"/>
            <w:rPrChange w:id="9438" w:author="David" w:date="2022-08-17T16:58:00Z">
              <w:rPr>
                <w:rFonts w:ascii="Times New Roman" w:hAnsi="Times New Roman"/>
                <w:sz w:val="24"/>
                <w:szCs w:val="24"/>
              </w:rPr>
            </w:rPrChange>
          </w:rPr>
          <w:t xml:space="preserve"> </w:t>
        </w:r>
      </w:ins>
      <w:ins w:id="9439" w:author="Britt Collins" w:date="2021-09-30T14:58:00Z">
        <w:r w:rsidRPr="00163DCF">
          <w:rPr>
            <w:szCs w:val="21"/>
            <w:rPrChange w:id="9440" w:author="David" w:date="2022-08-17T16:58:00Z">
              <w:rPr>
                <w:rFonts w:ascii="Times New Roman" w:hAnsi="Times New Roman"/>
                <w:sz w:val="24"/>
                <w:szCs w:val="24"/>
              </w:rPr>
            </w:rPrChange>
          </w:rPr>
          <w:t>can feel resentment towards the British.</w:t>
        </w:r>
      </w:ins>
    </w:p>
    <w:p w14:paraId="1B77BAD8" w14:textId="064F4BDC" w:rsidR="006F31F6" w:rsidRPr="00163DCF" w:rsidRDefault="006F31F6">
      <w:pPr>
        <w:spacing w:line="276" w:lineRule="auto"/>
        <w:ind w:left="-5" w:right="15" w:firstLine="350"/>
        <w:rPr>
          <w:ins w:id="9441" w:author="Britt Collins" w:date="2021-09-30T14:58:00Z"/>
          <w:szCs w:val="21"/>
          <w:rPrChange w:id="9442" w:author="David" w:date="2022-08-17T16:58:00Z">
            <w:rPr>
              <w:ins w:id="9443" w:author="Britt Collins" w:date="2021-09-30T14:58:00Z"/>
              <w:rFonts w:ascii="Times New Roman" w:hAnsi="Times New Roman"/>
              <w:sz w:val="24"/>
              <w:szCs w:val="24"/>
            </w:rPr>
          </w:rPrChange>
        </w:rPr>
        <w:pPrChange w:id="9444" w:author="David" w:date="2022-08-17T17:01:00Z">
          <w:pPr>
            <w:ind w:left="-5" w:right="15"/>
          </w:pPr>
        </w:pPrChange>
      </w:pPr>
      <w:ins w:id="9445" w:author="Britt Collins" w:date="2021-09-30T14:58:00Z">
        <w:r w:rsidRPr="00163DCF">
          <w:rPr>
            <w:szCs w:val="21"/>
            <w:rPrChange w:id="9446" w:author="David" w:date="2022-08-17T16:58:00Z">
              <w:rPr>
                <w:rFonts w:ascii="Times New Roman" w:hAnsi="Times New Roman"/>
                <w:sz w:val="24"/>
                <w:szCs w:val="24"/>
              </w:rPr>
            </w:rPrChange>
          </w:rPr>
          <w:t xml:space="preserve">April 25th is a public holiday in Australia and New Zealand. </w:t>
        </w:r>
        <w:proofErr w:type="gramStart"/>
        <w:r w:rsidRPr="00163DCF">
          <w:rPr>
            <w:szCs w:val="21"/>
            <w:rPrChange w:id="9447" w:author="David" w:date="2022-08-17T16:58:00Z">
              <w:rPr>
                <w:rFonts w:ascii="Times New Roman" w:hAnsi="Times New Roman"/>
                <w:sz w:val="24"/>
                <w:szCs w:val="24"/>
              </w:rPr>
            </w:rPrChange>
          </w:rPr>
          <w:t>ANZAC day,</w:t>
        </w:r>
        <w:proofErr w:type="gramEnd"/>
        <w:r w:rsidRPr="00163DCF">
          <w:rPr>
            <w:szCs w:val="21"/>
            <w:rPrChange w:id="9448" w:author="David" w:date="2022-08-17T16:58:00Z">
              <w:rPr>
                <w:rFonts w:ascii="Times New Roman" w:hAnsi="Times New Roman"/>
                <w:sz w:val="24"/>
                <w:szCs w:val="24"/>
              </w:rPr>
            </w:rPrChange>
          </w:rPr>
          <w:t xml:space="preserve"> commemorates the Battle of Gallipoli in WWI. The day unites </w:t>
        </w:r>
      </w:ins>
      <w:ins w:id="9449" w:author="Britt Collins" w:date="2021-10-04T18:47:00Z">
        <w:r w:rsidR="000D7821" w:rsidRPr="00163DCF">
          <w:rPr>
            <w:szCs w:val="21"/>
            <w:rPrChange w:id="9450" w:author="David" w:date="2022-08-17T16:58:00Z">
              <w:rPr>
                <w:rFonts w:ascii="Times New Roman" w:hAnsi="Times New Roman"/>
                <w:sz w:val="24"/>
                <w:szCs w:val="24"/>
              </w:rPr>
            </w:rPrChange>
          </w:rPr>
          <w:t>antipodean</w:t>
        </w:r>
      </w:ins>
      <w:ins w:id="9451" w:author="Britt Collins" w:date="2021-09-30T14:58:00Z">
        <w:r w:rsidRPr="00163DCF">
          <w:rPr>
            <w:szCs w:val="21"/>
            <w:rPrChange w:id="9452" w:author="David" w:date="2022-08-17T16:58:00Z">
              <w:rPr>
                <w:rFonts w:ascii="Times New Roman" w:hAnsi="Times New Roman"/>
                <w:sz w:val="24"/>
                <w:szCs w:val="24"/>
              </w:rPr>
            </w:rPrChange>
          </w:rPr>
          <w:t>s. The equivalent day in Britain is Armistice Day, commemorated on November 11th. There is more to ANZAC day than commemorations. A simple betting game, Two-Up, is made legal on ANZAC day at drinking establishments across the country. A well organised version of the game is something I would recommend experiencing. Remember, gamble responsibly.</w:t>
        </w:r>
      </w:ins>
    </w:p>
    <w:p w14:paraId="5B47AB70" w14:textId="29AC7EE0" w:rsidR="006F31F6" w:rsidRPr="00163DCF" w:rsidRDefault="002270DF">
      <w:pPr>
        <w:spacing w:line="276" w:lineRule="auto"/>
        <w:ind w:left="-5" w:right="15"/>
        <w:rPr>
          <w:ins w:id="9453" w:author="Britt Collins" w:date="2021-09-30T14:58:00Z"/>
          <w:szCs w:val="21"/>
          <w:rPrChange w:id="9454" w:author="David" w:date="2022-08-17T16:58:00Z">
            <w:rPr>
              <w:ins w:id="9455" w:author="Britt Collins" w:date="2021-09-30T14:58:00Z"/>
              <w:rFonts w:ascii="Times New Roman" w:hAnsi="Times New Roman"/>
              <w:sz w:val="24"/>
              <w:szCs w:val="24"/>
            </w:rPr>
          </w:rPrChange>
        </w:rPr>
        <w:pPrChange w:id="9456" w:author="David" w:date="2022-08-17T17:01:00Z">
          <w:pPr>
            <w:ind w:left="-5" w:right="15"/>
          </w:pPr>
        </w:pPrChange>
      </w:pPr>
      <w:ins w:id="9457" w:author="Britt Collins" w:date="2021-10-05T15:52:00Z">
        <w:r w:rsidRPr="00163DCF">
          <w:rPr>
            <w:b/>
            <w:szCs w:val="21"/>
            <w:rPrChange w:id="9458" w:author="David" w:date="2022-08-17T16:58:00Z">
              <w:rPr>
                <w:rFonts w:ascii="Times New Roman" w:hAnsi="Times New Roman"/>
                <w:sz w:val="24"/>
                <w:szCs w:val="24"/>
              </w:rPr>
            </w:rPrChange>
          </w:rPr>
          <w:t>NEED A L</w:t>
        </w:r>
      </w:ins>
      <w:ins w:id="9459" w:author="Britt Collins" w:date="2021-10-05T15:53:00Z">
        <w:r w:rsidRPr="00163DCF">
          <w:rPr>
            <w:b/>
            <w:szCs w:val="21"/>
            <w:rPrChange w:id="9460" w:author="David" w:date="2022-08-17T16:58:00Z">
              <w:rPr>
                <w:rFonts w:ascii="Times New Roman" w:hAnsi="Times New Roman"/>
                <w:sz w:val="24"/>
                <w:szCs w:val="24"/>
              </w:rPr>
            </w:rPrChange>
          </w:rPr>
          <w:t>ITTLE MORE OF A SCENE TRANSITION. SOMETHING LIKE:</w:t>
        </w:r>
        <w:r w:rsidRPr="00163DCF">
          <w:rPr>
            <w:szCs w:val="21"/>
            <w:rPrChange w:id="9461" w:author="David" w:date="2022-08-17T16:58:00Z">
              <w:rPr>
                <w:rFonts w:ascii="Times New Roman" w:hAnsi="Times New Roman"/>
                <w:sz w:val="24"/>
                <w:szCs w:val="24"/>
              </w:rPr>
            </w:rPrChange>
          </w:rPr>
          <w:t xml:space="preserve"> </w:t>
        </w:r>
        <w:r w:rsidRPr="00163DCF">
          <w:rPr>
            <w:b/>
            <w:szCs w:val="21"/>
            <w:rPrChange w:id="9462" w:author="David" w:date="2022-08-17T16:58:00Z">
              <w:rPr>
                <w:rFonts w:ascii="Times New Roman" w:hAnsi="Times New Roman"/>
                <w:sz w:val="24"/>
                <w:szCs w:val="24"/>
              </w:rPr>
            </w:rPrChange>
          </w:rPr>
          <w:t xml:space="preserve">One </w:t>
        </w:r>
      </w:ins>
      <w:ins w:id="9463" w:author="Britt Collins" w:date="2021-09-30T14:58:00Z">
        <w:r w:rsidR="006F31F6" w:rsidRPr="00163DCF">
          <w:rPr>
            <w:b/>
            <w:szCs w:val="21"/>
            <w:rPrChange w:id="9464" w:author="David" w:date="2022-08-17T16:58:00Z">
              <w:rPr>
                <w:rFonts w:ascii="Times New Roman" w:hAnsi="Times New Roman"/>
                <w:sz w:val="24"/>
                <w:szCs w:val="24"/>
              </w:rPr>
            </w:rPrChange>
          </w:rPr>
          <w:t>warm</w:t>
        </w:r>
      </w:ins>
      <w:ins w:id="9465" w:author="Britt Collins" w:date="2021-10-05T15:53:00Z">
        <w:r w:rsidRPr="00163DCF">
          <w:rPr>
            <w:b/>
            <w:szCs w:val="21"/>
            <w:rPrChange w:id="9466" w:author="David" w:date="2022-08-17T16:58:00Z">
              <w:rPr>
                <w:rFonts w:ascii="Times New Roman" w:hAnsi="Times New Roman"/>
                <w:sz w:val="24"/>
                <w:szCs w:val="24"/>
              </w:rPr>
            </w:rPrChange>
          </w:rPr>
          <w:t xml:space="preserve"> and balmy</w:t>
        </w:r>
      </w:ins>
      <w:ins w:id="9467" w:author="Britt Collins" w:date="2021-10-05T15:54:00Z">
        <w:r w:rsidRPr="00163DCF">
          <w:rPr>
            <w:b/>
            <w:szCs w:val="21"/>
            <w:rPrChange w:id="9468" w:author="David" w:date="2022-08-17T16:58:00Z">
              <w:rPr>
                <w:rFonts w:ascii="Times New Roman" w:hAnsi="Times New Roman"/>
                <w:sz w:val="24"/>
                <w:szCs w:val="24"/>
              </w:rPr>
            </w:rPrChange>
          </w:rPr>
          <w:t xml:space="preserve"> January</w:t>
        </w:r>
      </w:ins>
      <w:ins w:id="9469" w:author="Britt Collins" w:date="2021-09-30T14:58:00Z">
        <w:r w:rsidR="006F31F6" w:rsidRPr="00163DCF">
          <w:rPr>
            <w:b/>
            <w:szCs w:val="21"/>
            <w:rPrChange w:id="9470" w:author="David" w:date="2022-08-17T16:58:00Z">
              <w:rPr>
                <w:rFonts w:ascii="Times New Roman" w:hAnsi="Times New Roman"/>
                <w:sz w:val="24"/>
                <w:szCs w:val="24"/>
              </w:rPr>
            </w:rPrChange>
          </w:rPr>
          <w:t xml:space="preserve"> evening</w:t>
        </w:r>
      </w:ins>
      <w:ins w:id="9471" w:author="Britt Collins" w:date="2021-10-05T15:54:00Z">
        <w:r w:rsidRPr="00163DCF">
          <w:rPr>
            <w:b/>
            <w:szCs w:val="21"/>
            <w:rPrChange w:id="9472" w:author="David" w:date="2022-08-17T16:58:00Z">
              <w:rPr>
                <w:rFonts w:ascii="Times New Roman" w:hAnsi="Times New Roman"/>
                <w:sz w:val="24"/>
                <w:szCs w:val="24"/>
              </w:rPr>
            </w:rPrChange>
          </w:rPr>
          <w:t>,</w:t>
        </w:r>
      </w:ins>
      <w:ins w:id="9473" w:author="Britt Collins" w:date="2021-09-30T14:58:00Z">
        <w:r w:rsidR="006F31F6" w:rsidRPr="00163DCF">
          <w:rPr>
            <w:szCs w:val="21"/>
            <w:rPrChange w:id="9474" w:author="David" w:date="2022-08-17T16:58:00Z">
              <w:rPr>
                <w:rFonts w:ascii="Times New Roman" w:hAnsi="Times New Roman"/>
                <w:sz w:val="24"/>
                <w:szCs w:val="24"/>
              </w:rPr>
            </w:rPrChange>
          </w:rPr>
          <w:t xml:space="preserve"> I had managed to arrange a social drink with the British expats and NZ Andi, my old Queenscliff flatmate</w:t>
        </w:r>
      </w:ins>
      <w:ins w:id="9475" w:author="Britt Collins" w:date="2021-10-05T15:54:00Z">
        <w:r w:rsidRPr="00163DCF">
          <w:rPr>
            <w:szCs w:val="21"/>
            <w:rPrChange w:id="9476" w:author="David" w:date="2022-08-17T16:58:00Z">
              <w:rPr>
                <w:rFonts w:ascii="Times New Roman" w:hAnsi="Times New Roman"/>
                <w:sz w:val="24"/>
                <w:szCs w:val="24"/>
              </w:rPr>
            </w:rPrChange>
          </w:rPr>
          <w:t xml:space="preserve"> over in </w:t>
        </w:r>
        <w:proofErr w:type="spellStart"/>
        <w:r w:rsidRPr="00163DCF">
          <w:rPr>
            <w:szCs w:val="21"/>
            <w:rPrChange w:id="9477" w:author="David" w:date="2022-08-17T16:58:00Z">
              <w:rPr>
                <w:rFonts w:ascii="Times New Roman" w:hAnsi="Times New Roman"/>
                <w:sz w:val="24"/>
                <w:szCs w:val="24"/>
              </w:rPr>
            </w:rPrChange>
          </w:rPr>
          <w:t>Coogee</w:t>
        </w:r>
        <w:proofErr w:type="spellEnd"/>
        <w:r w:rsidRPr="00163DCF">
          <w:rPr>
            <w:szCs w:val="21"/>
            <w:rPrChange w:id="9478" w:author="David" w:date="2022-08-17T16:58:00Z">
              <w:rPr>
                <w:rFonts w:ascii="Times New Roman" w:hAnsi="Times New Roman"/>
                <w:sz w:val="24"/>
                <w:szCs w:val="24"/>
              </w:rPr>
            </w:rPrChange>
          </w:rPr>
          <w:t>, Sydney</w:t>
        </w:r>
      </w:ins>
      <w:ins w:id="9479" w:author="Britt Collins" w:date="2021-09-30T14:58:00Z">
        <w:r w:rsidR="006F31F6" w:rsidRPr="00163DCF">
          <w:rPr>
            <w:szCs w:val="21"/>
            <w:rPrChange w:id="9480" w:author="David" w:date="2022-08-17T16:58:00Z">
              <w:rPr>
                <w:rFonts w:ascii="Times New Roman" w:hAnsi="Times New Roman"/>
                <w:sz w:val="24"/>
                <w:szCs w:val="24"/>
              </w:rPr>
            </w:rPrChange>
          </w:rPr>
          <w:t xml:space="preserve">. The meeting place, the infamous </w:t>
        </w:r>
        <w:proofErr w:type="spellStart"/>
        <w:r w:rsidR="006F31F6" w:rsidRPr="00163DCF">
          <w:rPr>
            <w:szCs w:val="21"/>
            <w:rPrChange w:id="9481" w:author="David" w:date="2022-08-17T16:58:00Z">
              <w:rPr>
                <w:rFonts w:ascii="Times New Roman" w:hAnsi="Times New Roman"/>
                <w:sz w:val="24"/>
                <w:szCs w:val="24"/>
              </w:rPr>
            </w:rPrChange>
          </w:rPr>
          <w:t>Coogee</w:t>
        </w:r>
        <w:proofErr w:type="spellEnd"/>
        <w:r w:rsidR="006F31F6" w:rsidRPr="00163DCF">
          <w:rPr>
            <w:szCs w:val="21"/>
            <w:rPrChange w:id="9482" w:author="David" w:date="2022-08-17T16:58:00Z">
              <w:rPr>
                <w:rFonts w:ascii="Times New Roman" w:hAnsi="Times New Roman"/>
                <w:sz w:val="24"/>
                <w:szCs w:val="24"/>
              </w:rPr>
            </w:rPrChange>
          </w:rPr>
          <w:t xml:space="preserve"> Bay Hotel (CBH). I say infamous, the Sydney news press linked it to drunken disorderly behaviour. </w:t>
        </w:r>
      </w:ins>
      <w:ins w:id="9483" w:author="Britt Collins" w:date="2021-10-05T16:00:00Z">
        <w:r w:rsidR="00DC40C7" w:rsidRPr="00163DCF">
          <w:rPr>
            <w:b/>
            <w:szCs w:val="21"/>
            <w:rPrChange w:id="9484" w:author="David" w:date="2022-08-17T16:58:00Z">
              <w:rPr>
                <w:rFonts w:ascii="Times New Roman" w:hAnsi="Times New Roman"/>
                <w:sz w:val="24"/>
                <w:szCs w:val="24"/>
              </w:rPr>
            </w:rPrChange>
          </w:rPr>
          <w:t xml:space="preserve">WHY… WHAT HAPPENED THAT IT HAD THIS REPUTATION? </w:t>
        </w:r>
      </w:ins>
      <w:ins w:id="9485" w:author="Britt Collins" w:date="2021-10-05T15:59:00Z">
        <w:r w:rsidR="00DC40C7" w:rsidRPr="00163DCF">
          <w:rPr>
            <w:b/>
            <w:szCs w:val="21"/>
            <w:rPrChange w:id="9486" w:author="David" w:date="2022-08-17T16:58:00Z">
              <w:rPr>
                <w:rFonts w:ascii="Times New Roman" w:hAnsi="Times New Roman"/>
                <w:sz w:val="24"/>
                <w:szCs w:val="24"/>
              </w:rPr>
            </w:rPrChange>
          </w:rPr>
          <w:t xml:space="preserve">NEEDS CLARITY </w:t>
        </w:r>
      </w:ins>
      <w:ins w:id="9487" w:author="Britt Collins" w:date="2021-09-30T14:58:00Z">
        <w:r w:rsidR="006F31F6" w:rsidRPr="00163DCF">
          <w:rPr>
            <w:szCs w:val="21"/>
            <w:rPrChange w:id="9488" w:author="David" w:date="2022-08-17T16:58:00Z">
              <w:rPr>
                <w:rFonts w:ascii="Times New Roman" w:hAnsi="Times New Roman"/>
                <w:sz w:val="24"/>
                <w:szCs w:val="24"/>
              </w:rPr>
            </w:rPrChange>
          </w:rPr>
          <w:t xml:space="preserve">The CBH had a monumental outdoor seating area. I was soon to find out it had an immense indoor area too. I went to the effort to look my best that night. I wanted to avoid looking like a </w:t>
        </w:r>
      </w:ins>
      <w:ins w:id="9489" w:author="Britt Collins" w:date="2021-10-04T18:48:00Z">
        <w:r w:rsidR="000D7821" w:rsidRPr="00163DCF">
          <w:rPr>
            <w:szCs w:val="21"/>
            <w:rPrChange w:id="9490" w:author="David" w:date="2022-08-17T16:58:00Z">
              <w:rPr>
                <w:rFonts w:ascii="Times New Roman" w:hAnsi="Times New Roman"/>
                <w:sz w:val="24"/>
                <w:szCs w:val="24"/>
              </w:rPr>
            </w:rPrChange>
          </w:rPr>
          <w:t>‘</w:t>
        </w:r>
      </w:ins>
      <w:proofErr w:type="spellStart"/>
      <w:ins w:id="9491" w:author="Britt Collins" w:date="2021-09-30T14:58:00Z">
        <w:r w:rsidR="006F31F6" w:rsidRPr="00163DCF">
          <w:rPr>
            <w:szCs w:val="21"/>
            <w:rPrChange w:id="9492" w:author="David" w:date="2022-08-17T16:58:00Z">
              <w:rPr>
                <w:rFonts w:ascii="Times New Roman" w:hAnsi="Times New Roman"/>
                <w:sz w:val="24"/>
                <w:szCs w:val="24"/>
              </w:rPr>
            </w:rPrChange>
          </w:rPr>
          <w:t>dero</w:t>
        </w:r>
      </w:ins>
      <w:proofErr w:type="spellEnd"/>
      <w:ins w:id="9493" w:author="Britt Collins" w:date="2021-10-04T18:48:00Z">
        <w:r w:rsidR="000D7821" w:rsidRPr="00163DCF">
          <w:rPr>
            <w:szCs w:val="21"/>
            <w:rPrChange w:id="9494" w:author="David" w:date="2022-08-17T16:58:00Z">
              <w:rPr>
                <w:rFonts w:ascii="Times New Roman" w:hAnsi="Times New Roman"/>
                <w:sz w:val="24"/>
                <w:szCs w:val="24"/>
              </w:rPr>
            </w:rPrChange>
          </w:rPr>
          <w:t>’</w:t>
        </w:r>
      </w:ins>
      <w:ins w:id="9495" w:author="Britt Collins" w:date="2021-09-30T14:58:00Z">
        <w:r w:rsidR="006F31F6" w:rsidRPr="00163DCF">
          <w:rPr>
            <w:szCs w:val="21"/>
            <w:rPrChange w:id="9496" w:author="David" w:date="2022-08-17T16:58:00Z">
              <w:rPr>
                <w:rFonts w:ascii="Times New Roman" w:hAnsi="Times New Roman"/>
                <w:sz w:val="24"/>
                <w:szCs w:val="24"/>
              </w:rPr>
            </w:rPrChange>
          </w:rPr>
          <w:t xml:space="preserve">. </w:t>
        </w:r>
      </w:ins>
      <w:ins w:id="9497" w:author="Britt Collins" w:date="2021-10-04T18:48:00Z">
        <w:r w:rsidR="000D7821" w:rsidRPr="00163DCF">
          <w:rPr>
            <w:szCs w:val="21"/>
            <w:rPrChange w:id="9498" w:author="David" w:date="2022-08-17T16:58:00Z">
              <w:rPr>
                <w:rFonts w:ascii="Times New Roman" w:hAnsi="Times New Roman"/>
                <w:sz w:val="24"/>
                <w:szCs w:val="24"/>
              </w:rPr>
            </w:rPrChange>
          </w:rPr>
          <w:t>A</w:t>
        </w:r>
      </w:ins>
      <w:ins w:id="9499" w:author="Britt Collins" w:date="2021-09-30T14:58:00Z">
        <w:r w:rsidR="006F31F6" w:rsidRPr="00163DCF">
          <w:rPr>
            <w:szCs w:val="21"/>
            <w:rPrChange w:id="9500" w:author="David" w:date="2022-08-17T16:58:00Z">
              <w:rPr>
                <w:rFonts w:ascii="Times New Roman" w:hAnsi="Times New Roman"/>
                <w:sz w:val="24"/>
                <w:szCs w:val="24"/>
              </w:rPr>
            </w:rPrChange>
          </w:rPr>
          <w:t>rriv</w:t>
        </w:r>
      </w:ins>
      <w:ins w:id="9501" w:author="Britt Collins" w:date="2021-10-04T18:48:00Z">
        <w:r w:rsidR="000D7821" w:rsidRPr="00163DCF">
          <w:rPr>
            <w:szCs w:val="21"/>
            <w:rPrChange w:id="9502" w:author="David" w:date="2022-08-17T16:58:00Z">
              <w:rPr>
                <w:rFonts w:ascii="Times New Roman" w:hAnsi="Times New Roman"/>
                <w:sz w:val="24"/>
                <w:szCs w:val="24"/>
              </w:rPr>
            </w:rPrChange>
          </w:rPr>
          <w:t>ing</w:t>
        </w:r>
      </w:ins>
      <w:ins w:id="9503" w:author="Britt Collins" w:date="2021-09-30T14:58:00Z">
        <w:r w:rsidR="006F31F6" w:rsidRPr="00163DCF">
          <w:rPr>
            <w:szCs w:val="21"/>
            <w:rPrChange w:id="9504" w:author="David" w:date="2022-08-17T16:58:00Z">
              <w:rPr>
                <w:rFonts w:ascii="Times New Roman" w:hAnsi="Times New Roman"/>
                <w:sz w:val="24"/>
                <w:szCs w:val="24"/>
              </w:rPr>
            </w:rPrChange>
          </w:rPr>
          <w:t xml:space="preserve"> to the CBH</w:t>
        </w:r>
      </w:ins>
      <w:ins w:id="9505" w:author="Britt Collins" w:date="2021-10-04T18:48:00Z">
        <w:r w:rsidR="000D7821" w:rsidRPr="00163DCF">
          <w:rPr>
            <w:szCs w:val="21"/>
            <w:rPrChange w:id="9506" w:author="David" w:date="2022-08-17T16:58:00Z">
              <w:rPr>
                <w:rFonts w:ascii="Times New Roman" w:hAnsi="Times New Roman"/>
                <w:sz w:val="24"/>
                <w:szCs w:val="24"/>
              </w:rPr>
            </w:rPrChange>
          </w:rPr>
          <w:t>,</w:t>
        </w:r>
      </w:ins>
      <w:ins w:id="9507" w:author="Britt Collins" w:date="2021-09-30T14:58:00Z">
        <w:r w:rsidR="006F31F6" w:rsidRPr="00163DCF">
          <w:rPr>
            <w:szCs w:val="21"/>
            <w:rPrChange w:id="9508" w:author="David" w:date="2022-08-17T16:58:00Z">
              <w:rPr>
                <w:rFonts w:ascii="Times New Roman" w:hAnsi="Times New Roman"/>
                <w:sz w:val="24"/>
                <w:szCs w:val="24"/>
              </w:rPr>
            </w:rPrChange>
          </w:rPr>
          <w:t xml:space="preserve"> I recognised some of the British expats</w:t>
        </w:r>
      </w:ins>
      <w:ins w:id="9509" w:author="Britt Collins" w:date="2021-10-04T18:48:00Z">
        <w:r w:rsidR="000D7821" w:rsidRPr="00163DCF">
          <w:rPr>
            <w:szCs w:val="21"/>
            <w:rPrChange w:id="9510" w:author="David" w:date="2022-08-17T16:58:00Z">
              <w:rPr>
                <w:rFonts w:ascii="Times New Roman" w:hAnsi="Times New Roman"/>
                <w:sz w:val="24"/>
                <w:szCs w:val="24"/>
              </w:rPr>
            </w:rPrChange>
          </w:rPr>
          <w:t>, who</w:t>
        </w:r>
      </w:ins>
      <w:ins w:id="9511" w:author="Britt Collins" w:date="2021-09-30T14:58:00Z">
        <w:r w:rsidR="006F31F6" w:rsidRPr="00163DCF">
          <w:rPr>
            <w:szCs w:val="21"/>
            <w:rPrChange w:id="9512" w:author="David" w:date="2022-08-17T16:58:00Z">
              <w:rPr>
                <w:rFonts w:ascii="Times New Roman" w:hAnsi="Times New Roman"/>
                <w:sz w:val="24"/>
                <w:szCs w:val="24"/>
              </w:rPr>
            </w:rPrChange>
          </w:rPr>
          <w:t xml:space="preserve"> formed part of a far larger group, the size of a small village. The numbers of British women exceeded the number of men. I approached, people who recognised me began to smile and offered to shake my hand. Cullen, a girlfriend of an expat Andy (not to get confused with NZ Andi), went above and beyond to make me feel welcome. She presented me to everyone, even people I had met before in Manly. It felt great to be accepted at a time when I was becoming homesick. Little did I know at the time, over the next </w:t>
        </w:r>
      </w:ins>
      <w:ins w:id="9513" w:author="Britt Collins" w:date="2021-10-04T18:49:00Z">
        <w:r w:rsidR="000D7821" w:rsidRPr="00163DCF">
          <w:rPr>
            <w:szCs w:val="21"/>
            <w:rPrChange w:id="9514" w:author="David" w:date="2022-08-17T16:58:00Z">
              <w:rPr>
                <w:rFonts w:ascii="Times New Roman" w:hAnsi="Times New Roman"/>
                <w:sz w:val="24"/>
                <w:szCs w:val="24"/>
              </w:rPr>
            </w:rPrChange>
          </w:rPr>
          <w:t>six</w:t>
        </w:r>
      </w:ins>
      <w:ins w:id="9515" w:author="Britt Collins" w:date="2021-09-30T14:58:00Z">
        <w:r w:rsidR="006F31F6" w:rsidRPr="00163DCF">
          <w:rPr>
            <w:szCs w:val="21"/>
            <w:rPrChange w:id="9516" w:author="David" w:date="2022-08-17T16:58:00Z">
              <w:rPr>
                <w:rFonts w:ascii="Times New Roman" w:hAnsi="Times New Roman"/>
                <w:sz w:val="24"/>
                <w:szCs w:val="24"/>
              </w:rPr>
            </w:rPrChange>
          </w:rPr>
          <w:t xml:space="preserve"> months, they were going to be my rock.</w:t>
        </w:r>
      </w:ins>
    </w:p>
    <w:p w14:paraId="6788BFA7" w14:textId="77777777" w:rsidR="006F31F6" w:rsidRPr="00163DCF" w:rsidRDefault="006F31F6">
      <w:pPr>
        <w:spacing w:line="276" w:lineRule="auto"/>
        <w:ind w:left="-5" w:right="15" w:firstLine="725"/>
        <w:rPr>
          <w:ins w:id="9517" w:author="Britt Collins" w:date="2021-09-30T14:58:00Z"/>
          <w:szCs w:val="21"/>
          <w:rPrChange w:id="9518" w:author="David" w:date="2022-08-17T16:58:00Z">
            <w:rPr>
              <w:ins w:id="9519" w:author="Britt Collins" w:date="2021-09-30T14:58:00Z"/>
              <w:rFonts w:ascii="Times New Roman" w:hAnsi="Times New Roman"/>
              <w:sz w:val="24"/>
              <w:szCs w:val="24"/>
            </w:rPr>
          </w:rPrChange>
        </w:rPr>
        <w:pPrChange w:id="9520" w:author="David" w:date="2022-08-17T17:01:00Z">
          <w:pPr>
            <w:ind w:left="-5" w:right="15"/>
          </w:pPr>
        </w:pPrChange>
      </w:pPr>
      <w:ins w:id="9521" w:author="Britt Collins" w:date="2021-09-30T14:58:00Z">
        <w:r w:rsidRPr="00163DCF">
          <w:rPr>
            <w:szCs w:val="21"/>
            <w:rPrChange w:id="9522" w:author="David" w:date="2022-08-17T16:58:00Z">
              <w:rPr>
                <w:rFonts w:ascii="Times New Roman" w:hAnsi="Times New Roman"/>
                <w:sz w:val="24"/>
                <w:szCs w:val="24"/>
              </w:rPr>
            </w:rPrChange>
          </w:rPr>
          <w:t xml:space="preserve">Something I did question about the group was its size. How could so many people belong to one social group? Further analysis of its hierarchy revealed it was formed of three subgroups: Andy’s, </w:t>
        </w:r>
        <w:proofErr w:type="gramStart"/>
        <w:r w:rsidRPr="00163DCF">
          <w:rPr>
            <w:szCs w:val="21"/>
            <w:rPrChange w:id="9523" w:author="David" w:date="2022-08-17T16:58:00Z">
              <w:rPr>
                <w:rFonts w:ascii="Times New Roman" w:hAnsi="Times New Roman"/>
                <w:sz w:val="24"/>
                <w:szCs w:val="24"/>
              </w:rPr>
            </w:rPrChange>
          </w:rPr>
          <w:t>Carl’s</w:t>
        </w:r>
        <w:proofErr w:type="gramEnd"/>
        <w:r w:rsidRPr="00163DCF">
          <w:rPr>
            <w:szCs w:val="21"/>
            <w:rPrChange w:id="9524" w:author="David" w:date="2022-08-17T16:58:00Z">
              <w:rPr>
                <w:rFonts w:ascii="Times New Roman" w:hAnsi="Times New Roman"/>
                <w:sz w:val="24"/>
                <w:szCs w:val="24"/>
              </w:rPr>
            </w:rPrChange>
          </w:rPr>
          <w:t xml:space="preserve"> and Johnny’s friends. These fine gents excelled at interacting with people from all walks of life. Unfortunately, it was clear there was an undercurrent of mounting tension between the 3 groups.</w:t>
        </w:r>
      </w:ins>
    </w:p>
    <w:p w14:paraId="6010087A" w14:textId="77777777" w:rsidR="008F3920" w:rsidRPr="00163DCF" w:rsidRDefault="006F31F6">
      <w:pPr>
        <w:spacing w:line="276" w:lineRule="auto"/>
        <w:ind w:left="-5" w:right="15" w:firstLine="725"/>
        <w:rPr>
          <w:ins w:id="9525" w:author="Britt Collins" w:date="2021-10-04T18:54:00Z"/>
          <w:szCs w:val="21"/>
          <w:rPrChange w:id="9526" w:author="David" w:date="2022-08-17T16:58:00Z">
            <w:rPr>
              <w:ins w:id="9527" w:author="Britt Collins" w:date="2021-10-04T18:54:00Z"/>
              <w:rFonts w:ascii="Times New Roman" w:hAnsi="Times New Roman"/>
              <w:sz w:val="24"/>
              <w:szCs w:val="24"/>
            </w:rPr>
          </w:rPrChange>
        </w:rPr>
        <w:pPrChange w:id="9528" w:author="David" w:date="2022-08-17T17:01:00Z">
          <w:pPr>
            <w:spacing w:line="480" w:lineRule="auto"/>
            <w:ind w:left="-5" w:right="15" w:firstLine="725"/>
          </w:pPr>
        </w:pPrChange>
      </w:pPr>
      <w:ins w:id="9529" w:author="Britt Collins" w:date="2021-09-30T14:58:00Z">
        <w:r w:rsidRPr="00163DCF">
          <w:rPr>
            <w:szCs w:val="21"/>
            <w:rPrChange w:id="9530" w:author="David" w:date="2022-08-17T16:58:00Z">
              <w:rPr>
                <w:rFonts w:ascii="Times New Roman" w:hAnsi="Times New Roman"/>
                <w:sz w:val="24"/>
                <w:szCs w:val="24"/>
              </w:rPr>
            </w:rPrChange>
          </w:rPr>
          <w:t xml:space="preserve">NZ Andi finally arrived. She looked stunning, taller than I remembered, </w:t>
        </w:r>
      </w:ins>
      <w:ins w:id="9531" w:author="Britt Collins" w:date="2021-10-04T18:49:00Z">
        <w:r w:rsidR="000D7821" w:rsidRPr="00163DCF">
          <w:rPr>
            <w:szCs w:val="21"/>
            <w:rPrChange w:id="9532" w:author="David" w:date="2022-08-17T16:58:00Z">
              <w:rPr>
                <w:rFonts w:ascii="Times New Roman" w:hAnsi="Times New Roman"/>
                <w:sz w:val="24"/>
                <w:szCs w:val="24"/>
              </w:rPr>
            </w:rPrChange>
          </w:rPr>
          <w:t>six-foot</w:t>
        </w:r>
      </w:ins>
      <w:ins w:id="9533" w:author="Britt Collins" w:date="2021-09-30T14:58:00Z">
        <w:r w:rsidRPr="00163DCF">
          <w:rPr>
            <w:szCs w:val="21"/>
            <w:rPrChange w:id="9534" w:author="David" w:date="2022-08-17T16:58:00Z">
              <w:rPr>
                <w:rFonts w:ascii="Times New Roman" w:hAnsi="Times New Roman"/>
                <w:sz w:val="24"/>
                <w:szCs w:val="24"/>
              </w:rPr>
            </w:rPrChange>
          </w:rPr>
          <w:t xml:space="preserve"> in heels. She wore a </w:t>
        </w:r>
      </w:ins>
      <w:ins w:id="9535" w:author="Britt Collins" w:date="2021-10-04T18:54:00Z">
        <w:r w:rsidR="000D7821" w:rsidRPr="00163DCF">
          <w:rPr>
            <w:szCs w:val="21"/>
            <w:rPrChange w:id="9536" w:author="David" w:date="2022-08-17T16:58:00Z">
              <w:rPr>
                <w:rFonts w:ascii="Times New Roman" w:hAnsi="Times New Roman"/>
                <w:sz w:val="24"/>
                <w:szCs w:val="24"/>
              </w:rPr>
            </w:rPrChange>
          </w:rPr>
          <w:t>gorgeous, figure-</w:t>
        </w:r>
      </w:ins>
      <w:ins w:id="9537" w:author="Britt Collins" w:date="2021-09-30T14:58:00Z">
        <w:r w:rsidRPr="00163DCF">
          <w:rPr>
            <w:szCs w:val="21"/>
            <w:rPrChange w:id="9538" w:author="David" w:date="2022-08-17T16:58:00Z">
              <w:rPr>
                <w:rFonts w:ascii="Times New Roman" w:hAnsi="Times New Roman"/>
                <w:sz w:val="24"/>
                <w:szCs w:val="24"/>
              </w:rPr>
            </w:rPrChange>
          </w:rPr>
          <w:t>hugg</w:t>
        </w:r>
      </w:ins>
      <w:ins w:id="9539" w:author="Britt Collins" w:date="2021-10-04T18:54:00Z">
        <w:r w:rsidR="000D7821" w:rsidRPr="00163DCF">
          <w:rPr>
            <w:szCs w:val="21"/>
            <w:rPrChange w:id="9540" w:author="David" w:date="2022-08-17T16:58:00Z">
              <w:rPr>
                <w:rFonts w:ascii="Times New Roman" w:hAnsi="Times New Roman"/>
                <w:sz w:val="24"/>
                <w:szCs w:val="24"/>
              </w:rPr>
            </w:rPrChange>
          </w:rPr>
          <w:t>ing</w:t>
        </w:r>
      </w:ins>
      <w:ins w:id="9541" w:author="Britt Collins" w:date="2021-09-30T14:58:00Z">
        <w:r w:rsidRPr="00163DCF">
          <w:rPr>
            <w:szCs w:val="21"/>
            <w:rPrChange w:id="9542" w:author="David" w:date="2022-08-17T16:58:00Z">
              <w:rPr>
                <w:rFonts w:ascii="Times New Roman" w:hAnsi="Times New Roman"/>
                <w:sz w:val="24"/>
                <w:szCs w:val="24"/>
              </w:rPr>
            </w:rPrChange>
          </w:rPr>
          <w:t xml:space="preserve"> red dress. </w:t>
        </w:r>
      </w:ins>
      <w:ins w:id="9543" w:author="Britt Collins" w:date="2021-10-04T18:54:00Z">
        <w:r w:rsidR="008F3920" w:rsidRPr="00163DCF">
          <w:rPr>
            <w:szCs w:val="21"/>
            <w:rPrChange w:id="9544" w:author="David" w:date="2022-08-17T16:58:00Z">
              <w:rPr>
                <w:rFonts w:ascii="Times New Roman" w:hAnsi="Times New Roman"/>
                <w:sz w:val="24"/>
                <w:szCs w:val="24"/>
              </w:rPr>
            </w:rPrChange>
          </w:rPr>
          <w:t>“</w:t>
        </w:r>
      </w:ins>
      <w:ins w:id="9545" w:author="Britt Collins" w:date="2021-09-30T14:58:00Z">
        <w:r w:rsidRPr="00163DCF">
          <w:rPr>
            <w:szCs w:val="21"/>
            <w:rPrChange w:id="9546" w:author="David" w:date="2022-08-17T16:58:00Z">
              <w:rPr>
                <w:rFonts w:ascii="Times New Roman" w:hAnsi="Times New Roman"/>
                <w:sz w:val="24"/>
                <w:szCs w:val="24"/>
              </w:rPr>
            </w:rPrChange>
          </w:rPr>
          <w:t>Dave</w:t>
        </w:r>
      </w:ins>
      <w:ins w:id="9547" w:author="Britt Collins" w:date="2021-10-04T18:54:00Z">
        <w:r w:rsidR="008F3920" w:rsidRPr="00163DCF">
          <w:rPr>
            <w:szCs w:val="21"/>
            <w:rPrChange w:id="9548" w:author="David" w:date="2022-08-17T16:58:00Z">
              <w:rPr>
                <w:rFonts w:ascii="Times New Roman" w:hAnsi="Times New Roman"/>
                <w:sz w:val="24"/>
                <w:szCs w:val="24"/>
              </w:rPr>
            </w:rPrChange>
          </w:rPr>
          <w:t>!”</w:t>
        </w:r>
      </w:ins>
      <w:ins w:id="9549" w:author="Britt Collins" w:date="2021-09-30T14:58:00Z">
        <w:r w:rsidRPr="00163DCF">
          <w:rPr>
            <w:szCs w:val="21"/>
            <w:rPrChange w:id="9550" w:author="David" w:date="2022-08-17T16:58:00Z">
              <w:rPr>
                <w:rFonts w:ascii="Times New Roman" w:hAnsi="Times New Roman"/>
                <w:sz w:val="24"/>
                <w:szCs w:val="24"/>
              </w:rPr>
            </w:rPrChange>
          </w:rPr>
          <w:t xml:space="preserve"> she shouted. </w:t>
        </w:r>
      </w:ins>
    </w:p>
    <w:p w14:paraId="042D4CF4" w14:textId="0DC52B05" w:rsidR="006F31F6" w:rsidRPr="00163DCF" w:rsidRDefault="006F31F6">
      <w:pPr>
        <w:spacing w:line="276" w:lineRule="auto"/>
        <w:ind w:left="-5" w:right="15" w:firstLine="725"/>
        <w:rPr>
          <w:ins w:id="9551" w:author="Britt Collins" w:date="2021-09-30T14:58:00Z"/>
          <w:b/>
          <w:szCs w:val="21"/>
          <w:rPrChange w:id="9552" w:author="David" w:date="2022-08-17T16:58:00Z">
            <w:rPr>
              <w:ins w:id="9553" w:author="Britt Collins" w:date="2021-09-30T14:58:00Z"/>
              <w:rFonts w:ascii="Times New Roman" w:hAnsi="Times New Roman"/>
              <w:sz w:val="24"/>
              <w:szCs w:val="24"/>
            </w:rPr>
          </w:rPrChange>
        </w:rPr>
        <w:pPrChange w:id="9554" w:author="David" w:date="2022-08-17T17:01:00Z">
          <w:pPr>
            <w:ind w:left="-5" w:right="15"/>
          </w:pPr>
        </w:pPrChange>
      </w:pPr>
      <w:ins w:id="9555" w:author="Britt Collins" w:date="2021-09-30T14:58:00Z">
        <w:r w:rsidRPr="00163DCF">
          <w:rPr>
            <w:szCs w:val="21"/>
            <w:rPrChange w:id="9556" w:author="David" w:date="2022-08-17T16:58:00Z">
              <w:rPr>
                <w:rFonts w:ascii="Times New Roman" w:hAnsi="Times New Roman"/>
                <w:sz w:val="24"/>
                <w:szCs w:val="24"/>
              </w:rPr>
            </w:rPrChange>
          </w:rPr>
          <w:t xml:space="preserve">I turned around. My jaw dropped. Many men and women at the CBH were appreciating her too. I was a little embarrassed as she approached. The unwanted attention was now drawn towards me. I nervously smiled. Andi was gracious in presenting herself to the group. She was not too brash as to embarrass and not too dull as to tarnish her natural sparkle. As the group settled and the appreciators retreated, I began to feel comfortable. I was happy being in Andi’s company again. She was such a positive personality. I even thought, </w:t>
        </w:r>
        <w:r w:rsidRPr="00163DCF">
          <w:rPr>
            <w:i/>
            <w:szCs w:val="21"/>
            <w:rPrChange w:id="9557" w:author="David" w:date="2022-08-17T16:58:00Z">
              <w:rPr>
                <w:rFonts w:ascii="Times New Roman" w:hAnsi="Times New Roman"/>
                <w:sz w:val="24"/>
                <w:szCs w:val="24"/>
              </w:rPr>
            </w:rPrChange>
          </w:rPr>
          <w:t>imagine if she was my girlfriend?</w:t>
        </w:r>
        <w:r w:rsidRPr="00163DCF">
          <w:rPr>
            <w:szCs w:val="21"/>
            <w:rPrChange w:id="9558" w:author="David" w:date="2022-08-17T16:58:00Z">
              <w:rPr>
                <w:rFonts w:ascii="Times New Roman" w:hAnsi="Times New Roman"/>
                <w:sz w:val="24"/>
                <w:szCs w:val="24"/>
              </w:rPr>
            </w:rPrChange>
          </w:rPr>
          <w:t xml:space="preserve"> </w:t>
        </w:r>
        <w:r w:rsidRPr="00163DCF">
          <w:rPr>
            <w:b/>
            <w:szCs w:val="21"/>
            <w:rPrChange w:id="9559" w:author="David" w:date="2022-08-17T16:58:00Z">
              <w:rPr>
                <w:rFonts w:ascii="Times New Roman" w:hAnsi="Times New Roman"/>
                <w:sz w:val="24"/>
                <w:szCs w:val="24"/>
              </w:rPr>
            </w:rPrChange>
          </w:rPr>
          <w:t>How jealous would people be of me?</w:t>
        </w:r>
      </w:ins>
    </w:p>
    <w:p w14:paraId="6F862AA7" w14:textId="2EBC477D" w:rsidR="008F3920" w:rsidRPr="00163DCF" w:rsidRDefault="008F3920">
      <w:pPr>
        <w:spacing w:line="276" w:lineRule="auto"/>
        <w:ind w:left="-5" w:right="15" w:firstLine="725"/>
        <w:rPr>
          <w:ins w:id="9560" w:author="Britt Collins" w:date="2021-10-04T18:57:00Z"/>
          <w:szCs w:val="21"/>
          <w:rPrChange w:id="9561" w:author="David" w:date="2022-08-17T16:58:00Z">
            <w:rPr>
              <w:ins w:id="9562" w:author="Britt Collins" w:date="2021-10-04T18:57:00Z"/>
              <w:rFonts w:ascii="Times New Roman" w:hAnsi="Times New Roman"/>
              <w:sz w:val="24"/>
              <w:szCs w:val="24"/>
            </w:rPr>
          </w:rPrChange>
        </w:rPr>
        <w:pPrChange w:id="9563" w:author="David" w:date="2022-08-17T17:01:00Z">
          <w:pPr>
            <w:spacing w:line="480" w:lineRule="auto"/>
            <w:ind w:left="-5" w:right="15" w:firstLine="725"/>
          </w:pPr>
        </w:pPrChange>
      </w:pPr>
      <w:ins w:id="9564" w:author="Britt Collins" w:date="2021-10-04T18:55:00Z">
        <w:r w:rsidRPr="00163DCF">
          <w:rPr>
            <w:b/>
            <w:szCs w:val="21"/>
            <w:rPrChange w:id="9565" w:author="David" w:date="2022-08-17T16:58:00Z">
              <w:rPr>
                <w:rFonts w:ascii="Times New Roman" w:hAnsi="Times New Roman"/>
                <w:sz w:val="24"/>
                <w:szCs w:val="24"/>
              </w:rPr>
            </w:rPrChange>
          </w:rPr>
          <w:t>NEED TO CUT OUT ALL THESE INT</w:t>
        </w:r>
      </w:ins>
      <w:ins w:id="9566" w:author="Britt Collins" w:date="2021-10-04T18:56:00Z">
        <w:r w:rsidRPr="00163DCF">
          <w:rPr>
            <w:b/>
            <w:szCs w:val="21"/>
            <w:rPrChange w:id="9567" w:author="David" w:date="2022-08-17T16:58:00Z">
              <w:rPr>
                <w:rFonts w:ascii="Times New Roman" w:hAnsi="Times New Roman"/>
                <w:sz w:val="24"/>
                <w:szCs w:val="24"/>
              </w:rPr>
            </w:rPrChange>
          </w:rPr>
          <w:t xml:space="preserve">RODUCTIONS, VERY REPITIVE AND </w:t>
        </w:r>
      </w:ins>
      <w:ins w:id="9568" w:author="Britt Collins" w:date="2021-10-05T16:01:00Z">
        <w:r w:rsidR="00DC40C7" w:rsidRPr="00163DCF">
          <w:rPr>
            <w:b/>
            <w:szCs w:val="21"/>
            <w:rPrChange w:id="9569" w:author="David" w:date="2022-08-17T16:58:00Z">
              <w:rPr>
                <w:rFonts w:ascii="Times New Roman" w:hAnsi="Times New Roman"/>
                <w:b/>
                <w:sz w:val="24"/>
                <w:szCs w:val="24"/>
              </w:rPr>
            </w:rPrChange>
          </w:rPr>
          <w:t xml:space="preserve">CLUNKY AND </w:t>
        </w:r>
      </w:ins>
      <w:ins w:id="9570" w:author="Britt Collins" w:date="2021-10-04T18:56:00Z">
        <w:r w:rsidRPr="00163DCF">
          <w:rPr>
            <w:b/>
            <w:szCs w:val="21"/>
            <w:rPrChange w:id="9571" w:author="David" w:date="2022-08-17T16:58:00Z">
              <w:rPr>
                <w:rFonts w:ascii="Times New Roman" w:hAnsi="Times New Roman"/>
                <w:sz w:val="24"/>
                <w:szCs w:val="24"/>
              </w:rPr>
            </w:rPrChange>
          </w:rPr>
          <w:t>UNINTERESTING FOR READERS</w:t>
        </w:r>
        <w:r w:rsidRPr="00163DCF">
          <w:rPr>
            <w:szCs w:val="21"/>
            <w:rPrChange w:id="9572" w:author="David" w:date="2022-08-17T16:58:00Z">
              <w:rPr>
                <w:rFonts w:ascii="Times New Roman" w:hAnsi="Times New Roman"/>
                <w:sz w:val="24"/>
                <w:szCs w:val="24"/>
              </w:rPr>
            </w:rPrChange>
          </w:rPr>
          <w:t xml:space="preserve"> </w:t>
        </w:r>
      </w:ins>
      <w:ins w:id="9573" w:author="Britt Collins" w:date="2021-09-30T14:58:00Z">
        <w:r w:rsidR="006F31F6" w:rsidRPr="00163DCF">
          <w:rPr>
            <w:szCs w:val="21"/>
            <w:rPrChange w:id="9574" w:author="David" w:date="2022-08-17T16:58:00Z">
              <w:rPr>
                <w:rFonts w:ascii="Times New Roman" w:hAnsi="Times New Roman"/>
                <w:sz w:val="24"/>
                <w:szCs w:val="24"/>
              </w:rPr>
            </w:rPrChange>
          </w:rPr>
          <w:t xml:space="preserve">After a big hug, I introduced Andi to my impressed British expat friends. After the introductions, Andi turned her attentions back to me. She indicated she wasn’t here just to see </w:t>
        </w:r>
        <w:proofErr w:type="gramStart"/>
        <w:r w:rsidR="006F31F6" w:rsidRPr="00163DCF">
          <w:rPr>
            <w:szCs w:val="21"/>
            <w:rPrChange w:id="9575" w:author="David" w:date="2022-08-17T16:58:00Z">
              <w:rPr>
                <w:rFonts w:ascii="Times New Roman" w:hAnsi="Times New Roman"/>
                <w:sz w:val="24"/>
                <w:szCs w:val="24"/>
              </w:rPr>
            </w:rPrChange>
          </w:rPr>
          <w:t>me,</w:t>
        </w:r>
        <w:proofErr w:type="gramEnd"/>
        <w:r w:rsidR="006F31F6" w:rsidRPr="00163DCF">
          <w:rPr>
            <w:szCs w:val="21"/>
            <w:rPrChange w:id="9576" w:author="David" w:date="2022-08-17T16:58:00Z">
              <w:rPr>
                <w:rFonts w:ascii="Times New Roman" w:hAnsi="Times New Roman"/>
                <w:sz w:val="24"/>
                <w:szCs w:val="24"/>
              </w:rPr>
            </w:rPrChange>
          </w:rPr>
          <w:t xml:space="preserve"> her other friends were located inside. </w:t>
        </w:r>
      </w:ins>
    </w:p>
    <w:p w14:paraId="0CD18C14" w14:textId="6D669921" w:rsidR="008F3920" w:rsidRPr="00163DCF" w:rsidRDefault="006F31F6">
      <w:pPr>
        <w:spacing w:line="276" w:lineRule="auto"/>
        <w:ind w:left="-5" w:right="15" w:firstLine="725"/>
        <w:rPr>
          <w:ins w:id="9577" w:author="Britt Collins" w:date="2021-10-04T18:57:00Z"/>
          <w:szCs w:val="21"/>
          <w:rPrChange w:id="9578" w:author="David" w:date="2022-08-17T16:58:00Z">
            <w:rPr>
              <w:ins w:id="9579" w:author="Britt Collins" w:date="2021-10-04T18:57:00Z"/>
              <w:rFonts w:ascii="Times New Roman" w:hAnsi="Times New Roman"/>
              <w:sz w:val="24"/>
              <w:szCs w:val="24"/>
            </w:rPr>
          </w:rPrChange>
        </w:rPr>
        <w:pPrChange w:id="9580" w:author="David" w:date="2022-08-17T17:01:00Z">
          <w:pPr>
            <w:spacing w:line="480" w:lineRule="auto"/>
            <w:ind w:left="-5" w:right="15" w:firstLine="725"/>
          </w:pPr>
        </w:pPrChange>
      </w:pPr>
      <w:ins w:id="9581" w:author="Britt Collins" w:date="2021-09-30T14:58:00Z">
        <w:r w:rsidRPr="00163DCF">
          <w:rPr>
            <w:szCs w:val="21"/>
            <w:rPrChange w:id="9582" w:author="David" w:date="2022-08-17T16:58:00Z">
              <w:rPr>
                <w:rFonts w:ascii="Times New Roman" w:hAnsi="Times New Roman"/>
                <w:sz w:val="24"/>
                <w:szCs w:val="24"/>
              </w:rPr>
            </w:rPrChange>
          </w:rPr>
          <w:t xml:space="preserve">Andi generously made her excuses to </w:t>
        </w:r>
        <w:proofErr w:type="gramStart"/>
        <w:r w:rsidRPr="00163DCF">
          <w:rPr>
            <w:szCs w:val="21"/>
            <w:rPrChange w:id="9583" w:author="David" w:date="2022-08-17T16:58:00Z">
              <w:rPr>
                <w:rFonts w:ascii="Times New Roman" w:hAnsi="Times New Roman"/>
                <w:sz w:val="24"/>
                <w:szCs w:val="24"/>
              </w:rPr>
            </w:rPrChange>
          </w:rPr>
          <w:t>leave, but</w:t>
        </w:r>
        <w:proofErr w:type="gramEnd"/>
        <w:r w:rsidRPr="00163DCF">
          <w:rPr>
            <w:szCs w:val="21"/>
            <w:rPrChange w:id="9584" w:author="David" w:date="2022-08-17T16:58:00Z">
              <w:rPr>
                <w:rFonts w:ascii="Times New Roman" w:hAnsi="Times New Roman"/>
                <w:sz w:val="24"/>
                <w:szCs w:val="24"/>
              </w:rPr>
            </w:rPrChange>
          </w:rPr>
          <w:t xml:space="preserve"> left an open invitation to me. </w:t>
        </w:r>
      </w:ins>
      <w:ins w:id="9585" w:author="Britt Collins" w:date="2021-10-04T18:57:00Z">
        <w:r w:rsidR="008F3920" w:rsidRPr="00163DCF">
          <w:rPr>
            <w:szCs w:val="21"/>
            <w:rPrChange w:id="9586" w:author="David" w:date="2022-08-17T16:58:00Z">
              <w:rPr>
                <w:rFonts w:ascii="Times New Roman" w:hAnsi="Times New Roman"/>
                <w:sz w:val="24"/>
                <w:szCs w:val="24"/>
              </w:rPr>
            </w:rPrChange>
          </w:rPr>
          <w:t>“</w:t>
        </w:r>
      </w:ins>
      <w:ins w:id="9587" w:author="Britt Collins" w:date="2021-09-30T14:58:00Z">
        <w:r w:rsidRPr="00163DCF">
          <w:rPr>
            <w:szCs w:val="21"/>
            <w:rPrChange w:id="9588" w:author="David" w:date="2022-08-17T16:58:00Z">
              <w:rPr>
                <w:rFonts w:ascii="Times New Roman" w:hAnsi="Times New Roman"/>
                <w:sz w:val="24"/>
                <w:szCs w:val="24"/>
              </w:rPr>
            </w:rPrChange>
          </w:rPr>
          <w:t>Hey Dave</w:t>
        </w:r>
      </w:ins>
      <w:ins w:id="9589" w:author="Britt Collins" w:date="2021-10-04T18:57:00Z">
        <w:r w:rsidR="008F3920" w:rsidRPr="00163DCF">
          <w:rPr>
            <w:szCs w:val="21"/>
            <w:rPrChange w:id="9590" w:author="David" w:date="2022-08-17T16:58:00Z">
              <w:rPr>
                <w:rFonts w:ascii="Times New Roman" w:hAnsi="Times New Roman"/>
                <w:sz w:val="24"/>
                <w:szCs w:val="24"/>
              </w:rPr>
            </w:rPrChange>
          </w:rPr>
          <w:t>,</w:t>
        </w:r>
      </w:ins>
      <w:ins w:id="9591" w:author="Britt Collins" w:date="2021-09-30T14:58:00Z">
        <w:r w:rsidRPr="00163DCF">
          <w:rPr>
            <w:szCs w:val="21"/>
            <w:rPrChange w:id="9592" w:author="David" w:date="2022-08-17T16:58:00Z">
              <w:rPr>
                <w:rFonts w:ascii="Times New Roman" w:hAnsi="Times New Roman"/>
                <w:sz w:val="24"/>
                <w:szCs w:val="24"/>
              </w:rPr>
            </w:rPrChange>
          </w:rPr>
          <w:t xml:space="preserve"> I’ll be inside if you want to meet up later.</w:t>
        </w:r>
      </w:ins>
      <w:ins w:id="9593" w:author="Britt Collins" w:date="2021-10-04T18:57:00Z">
        <w:r w:rsidR="008F3920" w:rsidRPr="00163DCF">
          <w:rPr>
            <w:szCs w:val="21"/>
            <w:rPrChange w:id="9594" w:author="David" w:date="2022-08-17T16:58:00Z">
              <w:rPr>
                <w:rFonts w:ascii="Times New Roman" w:hAnsi="Times New Roman"/>
                <w:sz w:val="24"/>
                <w:szCs w:val="24"/>
              </w:rPr>
            </w:rPrChange>
          </w:rPr>
          <w:t>”</w:t>
        </w:r>
      </w:ins>
      <w:ins w:id="9595" w:author="Britt Collins" w:date="2021-09-30T14:58:00Z">
        <w:r w:rsidRPr="00163DCF">
          <w:rPr>
            <w:szCs w:val="21"/>
            <w:rPrChange w:id="9596" w:author="David" w:date="2022-08-17T16:58:00Z">
              <w:rPr>
                <w:rFonts w:ascii="Times New Roman" w:hAnsi="Times New Roman"/>
                <w:sz w:val="24"/>
                <w:szCs w:val="24"/>
              </w:rPr>
            </w:rPrChange>
          </w:rPr>
          <w:t xml:space="preserve"> </w:t>
        </w:r>
      </w:ins>
    </w:p>
    <w:p w14:paraId="58EDD39A" w14:textId="42D46003" w:rsidR="006F31F6" w:rsidRPr="00163DCF" w:rsidRDefault="008F3920">
      <w:pPr>
        <w:spacing w:line="276" w:lineRule="auto"/>
        <w:ind w:left="-5" w:right="15" w:firstLine="725"/>
        <w:rPr>
          <w:ins w:id="9597" w:author="Britt Collins" w:date="2021-09-30T14:58:00Z"/>
          <w:szCs w:val="21"/>
          <w:rPrChange w:id="9598" w:author="David" w:date="2022-08-17T16:58:00Z">
            <w:rPr>
              <w:ins w:id="9599" w:author="Britt Collins" w:date="2021-09-30T14:58:00Z"/>
              <w:rFonts w:ascii="Times New Roman" w:hAnsi="Times New Roman"/>
              <w:sz w:val="24"/>
              <w:szCs w:val="24"/>
            </w:rPr>
          </w:rPrChange>
        </w:rPr>
        <w:pPrChange w:id="9600" w:author="David" w:date="2022-08-17T17:01:00Z">
          <w:pPr>
            <w:ind w:left="-5" w:right="15"/>
          </w:pPr>
        </w:pPrChange>
      </w:pPr>
      <w:ins w:id="9601" w:author="Britt Collins" w:date="2021-10-04T18:57:00Z">
        <w:r w:rsidRPr="00163DCF">
          <w:rPr>
            <w:szCs w:val="21"/>
            <w:rPrChange w:id="9602" w:author="David" w:date="2022-08-17T16:58:00Z">
              <w:rPr>
                <w:rFonts w:ascii="Times New Roman" w:hAnsi="Times New Roman"/>
                <w:sz w:val="24"/>
                <w:szCs w:val="24"/>
              </w:rPr>
            </w:rPrChange>
          </w:rPr>
          <w:t>“</w:t>
        </w:r>
      </w:ins>
      <w:ins w:id="9603" w:author="Britt Collins" w:date="2021-09-30T14:58:00Z">
        <w:r w:rsidR="006F31F6" w:rsidRPr="00163DCF">
          <w:rPr>
            <w:szCs w:val="21"/>
            <w:rPrChange w:id="9604" w:author="David" w:date="2022-08-17T16:58:00Z">
              <w:rPr>
                <w:rFonts w:ascii="Times New Roman" w:hAnsi="Times New Roman"/>
                <w:sz w:val="24"/>
                <w:szCs w:val="24"/>
              </w:rPr>
            </w:rPrChange>
          </w:rPr>
          <w:t>Cool</w:t>
        </w:r>
      </w:ins>
      <w:ins w:id="9605" w:author="Britt Collins" w:date="2021-10-04T18:57:00Z">
        <w:r w:rsidRPr="00163DCF">
          <w:rPr>
            <w:szCs w:val="21"/>
            <w:rPrChange w:id="9606" w:author="David" w:date="2022-08-17T16:58:00Z">
              <w:rPr>
                <w:rFonts w:ascii="Times New Roman" w:hAnsi="Times New Roman"/>
                <w:sz w:val="24"/>
                <w:szCs w:val="24"/>
              </w:rPr>
            </w:rPrChange>
          </w:rPr>
          <w:t>.”</w:t>
        </w:r>
      </w:ins>
      <w:ins w:id="9607" w:author="Britt Collins" w:date="2021-09-30T14:58:00Z">
        <w:r w:rsidR="006F31F6" w:rsidRPr="00163DCF">
          <w:rPr>
            <w:szCs w:val="21"/>
            <w:rPrChange w:id="9608" w:author="David" w:date="2022-08-17T16:58:00Z">
              <w:rPr>
                <w:rFonts w:ascii="Times New Roman" w:hAnsi="Times New Roman"/>
                <w:sz w:val="24"/>
                <w:szCs w:val="24"/>
              </w:rPr>
            </w:rPrChange>
          </w:rPr>
          <w:t xml:space="preserve"> Given the lack of a group plan, and the slow dispersal of the three sub-groups, it would be a short time before I would see Andi again. Most of the British expat group had been lingering around CBH for </w:t>
        </w:r>
        <w:r w:rsidR="006F31F6" w:rsidRPr="00163DCF">
          <w:rPr>
            <w:szCs w:val="21"/>
            <w:rPrChange w:id="9609" w:author="David" w:date="2022-08-17T16:58:00Z">
              <w:rPr>
                <w:rFonts w:ascii="Times New Roman" w:hAnsi="Times New Roman"/>
                <w:sz w:val="24"/>
                <w:szCs w:val="24"/>
              </w:rPr>
            </w:rPrChange>
          </w:rPr>
          <w:lastRenderedPageBreak/>
          <w:t xml:space="preserve">the whole day. As the sun </w:t>
        </w:r>
        <w:proofErr w:type="gramStart"/>
        <w:r w:rsidR="006F31F6" w:rsidRPr="00163DCF">
          <w:rPr>
            <w:szCs w:val="21"/>
            <w:rPrChange w:id="9610" w:author="David" w:date="2022-08-17T16:58:00Z">
              <w:rPr>
                <w:rFonts w:ascii="Times New Roman" w:hAnsi="Times New Roman"/>
                <w:sz w:val="24"/>
                <w:szCs w:val="24"/>
              </w:rPr>
            </w:rPrChange>
          </w:rPr>
          <w:t>dipped</w:t>
        </w:r>
        <w:proofErr w:type="gramEnd"/>
        <w:r w:rsidR="006F31F6" w:rsidRPr="00163DCF">
          <w:rPr>
            <w:szCs w:val="21"/>
            <w:rPrChange w:id="9611" w:author="David" w:date="2022-08-17T16:58:00Z">
              <w:rPr>
                <w:rFonts w:ascii="Times New Roman" w:hAnsi="Times New Roman"/>
                <w:sz w:val="24"/>
                <w:szCs w:val="24"/>
              </w:rPr>
            </w:rPrChange>
          </w:rPr>
          <w:t xml:space="preserve"> I was one of only a handful of expats still </w:t>
        </w:r>
      </w:ins>
      <w:ins w:id="9612" w:author="Britt Collins" w:date="2021-10-04T18:58:00Z">
        <w:r w:rsidRPr="00163DCF">
          <w:rPr>
            <w:szCs w:val="21"/>
            <w:rPrChange w:id="9613" w:author="David" w:date="2022-08-17T16:58:00Z">
              <w:rPr>
                <w:rFonts w:ascii="Times New Roman" w:hAnsi="Times New Roman"/>
                <w:sz w:val="24"/>
                <w:szCs w:val="24"/>
              </w:rPr>
            </w:rPrChange>
          </w:rPr>
          <w:t>there</w:t>
        </w:r>
      </w:ins>
      <w:ins w:id="9614" w:author="Britt Collins" w:date="2021-09-30T14:58:00Z">
        <w:r w:rsidR="006F31F6" w:rsidRPr="00163DCF">
          <w:rPr>
            <w:szCs w:val="21"/>
            <w:rPrChange w:id="9615" w:author="David" w:date="2022-08-17T16:58:00Z">
              <w:rPr>
                <w:rFonts w:ascii="Times New Roman" w:hAnsi="Times New Roman"/>
                <w:sz w:val="24"/>
                <w:szCs w:val="24"/>
              </w:rPr>
            </w:rPrChange>
          </w:rPr>
          <w:t>. I was the only one still with a drink in hand. Being in a sociable mood, I was prepared to stay on into the wee hours.</w:t>
        </w:r>
      </w:ins>
    </w:p>
    <w:p w14:paraId="47D3ECD3" w14:textId="77777777" w:rsidR="008F3920" w:rsidRPr="00163DCF" w:rsidRDefault="006F31F6">
      <w:pPr>
        <w:spacing w:line="276" w:lineRule="auto"/>
        <w:ind w:left="-5" w:right="15" w:firstLine="725"/>
        <w:rPr>
          <w:ins w:id="9616" w:author="Britt Collins" w:date="2021-10-04T18:59:00Z"/>
          <w:szCs w:val="21"/>
          <w:rPrChange w:id="9617" w:author="David" w:date="2022-08-17T16:58:00Z">
            <w:rPr>
              <w:ins w:id="9618" w:author="Britt Collins" w:date="2021-10-04T18:59:00Z"/>
              <w:rFonts w:ascii="Times New Roman" w:hAnsi="Times New Roman"/>
              <w:sz w:val="24"/>
              <w:szCs w:val="24"/>
            </w:rPr>
          </w:rPrChange>
        </w:rPr>
        <w:pPrChange w:id="9619" w:author="David" w:date="2022-08-17T17:01:00Z">
          <w:pPr>
            <w:spacing w:line="480" w:lineRule="auto"/>
            <w:ind w:left="-5" w:right="15" w:firstLine="725"/>
          </w:pPr>
        </w:pPrChange>
      </w:pPr>
      <w:ins w:id="9620" w:author="Britt Collins" w:date="2021-09-30T14:58:00Z">
        <w:r w:rsidRPr="00163DCF">
          <w:rPr>
            <w:szCs w:val="21"/>
            <w:rPrChange w:id="9621" w:author="David" w:date="2022-08-17T16:58:00Z">
              <w:rPr>
                <w:rFonts w:ascii="Times New Roman" w:hAnsi="Times New Roman"/>
                <w:sz w:val="24"/>
                <w:szCs w:val="24"/>
              </w:rPr>
            </w:rPrChange>
          </w:rPr>
          <w:t xml:space="preserve">I </w:t>
        </w:r>
      </w:ins>
      <w:ins w:id="9622" w:author="Britt Collins" w:date="2021-10-04T18:58:00Z">
        <w:r w:rsidR="008F3920" w:rsidRPr="00163DCF">
          <w:rPr>
            <w:szCs w:val="21"/>
            <w:rPrChange w:id="9623" w:author="David" w:date="2022-08-17T16:58:00Z">
              <w:rPr>
                <w:rFonts w:ascii="Times New Roman" w:hAnsi="Times New Roman"/>
                <w:sz w:val="24"/>
                <w:szCs w:val="24"/>
              </w:rPr>
            </w:rPrChange>
          </w:rPr>
          <w:t>waved</w:t>
        </w:r>
      </w:ins>
      <w:ins w:id="9624" w:author="Britt Collins" w:date="2021-09-30T14:58:00Z">
        <w:r w:rsidRPr="00163DCF">
          <w:rPr>
            <w:szCs w:val="21"/>
            <w:rPrChange w:id="9625" w:author="David" w:date="2022-08-17T16:58:00Z">
              <w:rPr>
                <w:rFonts w:ascii="Times New Roman" w:hAnsi="Times New Roman"/>
                <w:sz w:val="24"/>
                <w:szCs w:val="24"/>
              </w:rPr>
            </w:rPrChange>
          </w:rPr>
          <w:t xml:space="preserve"> to the few group members</w:t>
        </w:r>
      </w:ins>
      <w:ins w:id="9626" w:author="Britt Collins" w:date="2021-10-04T18:58:00Z">
        <w:r w:rsidR="008F3920" w:rsidRPr="00163DCF">
          <w:rPr>
            <w:szCs w:val="21"/>
            <w:rPrChange w:id="9627" w:author="David" w:date="2022-08-17T16:58:00Z">
              <w:rPr>
                <w:rFonts w:ascii="Times New Roman" w:hAnsi="Times New Roman"/>
                <w:sz w:val="24"/>
                <w:szCs w:val="24"/>
              </w:rPr>
            </w:rPrChange>
          </w:rPr>
          <w:t xml:space="preserve"> and</w:t>
        </w:r>
      </w:ins>
      <w:ins w:id="9628" w:author="Britt Collins" w:date="2021-09-30T14:58:00Z">
        <w:r w:rsidRPr="00163DCF">
          <w:rPr>
            <w:szCs w:val="21"/>
            <w:rPrChange w:id="9629" w:author="David" w:date="2022-08-17T16:58:00Z">
              <w:rPr>
                <w:rFonts w:ascii="Times New Roman" w:hAnsi="Times New Roman"/>
                <w:sz w:val="24"/>
                <w:szCs w:val="24"/>
              </w:rPr>
            </w:rPrChange>
          </w:rPr>
          <w:t xml:space="preserve"> made my way to indoors to </w:t>
        </w:r>
      </w:ins>
      <w:ins w:id="9630" w:author="Britt Collins" w:date="2021-10-04T18:58:00Z">
        <w:r w:rsidR="008F3920" w:rsidRPr="00163DCF">
          <w:rPr>
            <w:szCs w:val="21"/>
            <w:rPrChange w:id="9631" w:author="David" w:date="2022-08-17T16:58:00Z">
              <w:rPr>
                <w:rFonts w:ascii="Times New Roman" w:hAnsi="Times New Roman"/>
                <w:sz w:val="24"/>
                <w:szCs w:val="24"/>
              </w:rPr>
            </w:rPrChange>
          </w:rPr>
          <w:t>find</w:t>
        </w:r>
      </w:ins>
      <w:ins w:id="9632" w:author="Britt Collins" w:date="2021-09-30T14:58:00Z">
        <w:r w:rsidRPr="00163DCF">
          <w:rPr>
            <w:szCs w:val="21"/>
            <w:rPrChange w:id="9633" w:author="David" w:date="2022-08-17T16:58:00Z">
              <w:rPr>
                <w:rFonts w:ascii="Times New Roman" w:hAnsi="Times New Roman"/>
                <w:sz w:val="24"/>
                <w:szCs w:val="24"/>
              </w:rPr>
            </w:rPrChange>
          </w:rPr>
          <w:t xml:space="preserve"> Andi. Inside it was shoulder to-shoulder. I circ</w:t>
        </w:r>
      </w:ins>
      <w:ins w:id="9634" w:author="Britt Collins" w:date="2021-10-04T18:59:00Z">
        <w:r w:rsidR="008F3920" w:rsidRPr="00163DCF">
          <w:rPr>
            <w:szCs w:val="21"/>
            <w:rPrChange w:id="9635" w:author="David" w:date="2022-08-17T16:58:00Z">
              <w:rPr>
                <w:rFonts w:ascii="Times New Roman" w:hAnsi="Times New Roman"/>
                <w:sz w:val="24"/>
                <w:szCs w:val="24"/>
              </w:rPr>
            </w:rPrChange>
          </w:rPr>
          <w:t>l</w:t>
        </w:r>
      </w:ins>
      <w:ins w:id="9636" w:author="Britt Collins" w:date="2021-09-30T14:58:00Z">
        <w:r w:rsidRPr="00163DCF">
          <w:rPr>
            <w:szCs w:val="21"/>
            <w:rPrChange w:id="9637" w:author="David" w:date="2022-08-17T16:58:00Z">
              <w:rPr>
                <w:rFonts w:ascii="Times New Roman" w:hAnsi="Times New Roman"/>
                <w:sz w:val="24"/>
                <w:szCs w:val="24"/>
              </w:rPr>
            </w:rPrChange>
          </w:rPr>
          <w:t xml:space="preserve">ed the bar repeatedly, but I couldn’t see </w:t>
        </w:r>
      </w:ins>
      <w:ins w:id="9638" w:author="Britt Collins" w:date="2021-10-04T18:58:00Z">
        <w:r w:rsidR="008F3920" w:rsidRPr="00163DCF">
          <w:rPr>
            <w:szCs w:val="21"/>
            <w:rPrChange w:id="9639" w:author="David" w:date="2022-08-17T16:58:00Z">
              <w:rPr>
                <w:rFonts w:ascii="Times New Roman" w:hAnsi="Times New Roman"/>
                <w:sz w:val="24"/>
                <w:szCs w:val="24"/>
              </w:rPr>
            </w:rPrChange>
          </w:rPr>
          <w:t>her</w:t>
        </w:r>
      </w:ins>
      <w:ins w:id="9640" w:author="Britt Collins" w:date="2021-09-30T14:58:00Z">
        <w:r w:rsidRPr="00163DCF">
          <w:rPr>
            <w:szCs w:val="21"/>
            <w:rPrChange w:id="9641" w:author="David" w:date="2022-08-17T16:58:00Z">
              <w:rPr>
                <w:rFonts w:ascii="Times New Roman" w:hAnsi="Times New Roman"/>
                <w:sz w:val="24"/>
                <w:szCs w:val="24"/>
              </w:rPr>
            </w:rPrChange>
          </w:rPr>
          <w:t xml:space="preserve">. As I took my final lap, I heard Andi’s laugh above the bar noise. </w:t>
        </w:r>
      </w:ins>
    </w:p>
    <w:p w14:paraId="643F6FA0" w14:textId="41365F8E" w:rsidR="008F3920" w:rsidRPr="00163DCF" w:rsidRDefault="008F3920">
      <w:pPr>
        <w:spacing w:line="276" w:lineRule="auto"/>
        <w:ind w:left="-5" w:right="15" w:firstLine="725"/>
        <w:rPr>
          <w:ins w:id="9642" w:author="Britt Collins" w:date="2021-10-04T18:59:00Z"/>
          <w:szCs w:val="21"/>
          <w:rPrChange w:id="9643" w:author="David" w:date="2022-08-17T16:58:00Z">
            <w:rPr>
              <w:ins w:id="9644" w:author="Britt Collins" w:date="2021-10-04T18:59:00Z"/>
              <w:rFonts w:ascii="Times New Roman" w:hAnsi="Times New Roman"/>
              <w:sz w:val="24"/>
              <w:szCs w:val="24"/>
            </w:rPr>
          </w:rPrChange>
        </w:rPr>
        <w:pPrChange w:id="9645" w:author="David" w:date="2022-08-17T17:01:00Z">
          <w:pPr>
            <w:spacing w:line="480" w:lineRule="auto"/>
            <w:ind w:left="-5" w:right="15" w:firstLine="725"/>
          </w:pPr>
        </w:pPrChange>
      </w:pPr>
      <w:ins w:id="9646" w:author="Britt Collins" w:date="2021-10-04T18:59:00Z">
        <w:r w:rsidRPr="00163DCF">
          <w:rPr>
            <w:szCs w:val="21"/>
            <w:rPrChange w:id="9647" w:author="David" w:date="2022-08-17T16:58:00Z">
              <w:rPr>
                <w:rFonts w:ascii="Times New Roman" w:hAnsi="Times New Roman"/>
                <w:sz w:val="24"/>
                <w:szCs w:val="24"/>
              </w:rPr>
            </w:rPrChange>
          </w:rPr>
          <w:t>“</w:t>
        </w:r>
      </w:ins>
      <w:ins w:id="9648" w:author="Britt Collins" w:date="2021-09-30T14:58:00Z">
        <w:r w:rsidR="006F31F6" w:rsidRPr="00163DCF">
          <w:rPr>
            <w:szCs w:val="21"/>
            <w:rPrChange w:id="9649" w:author="David" w:date="2022-08-17T16:58:00Z">
              <w:rPr>
                <w:rFonts w:ascii="Times New Roman" w:hAnsi="Times New Roman"/>
                <w:sz w:val="24"/>
                <w:szCs w:val="24"/>
              </w:rPr>
            </w:rPrChange>
          </w:rPr>
          <w:t>Dave! We’re over here!</w:t>
        </w:r>
      </w:ins>
      <w:ins w:id="9650" w:author="Britt Collins" w:date="2021-10-04T18:59:00Z">
        <w:r w:rsidRPr="00163DCF">
          <w:rPr>
            <w:szCs w:val="21"/>
            <w:rPrChange w:id="9651" w:author="David" w:date="2022-08-17T16:58:00Z">
              <w:rPr>
                <w:rFonts w:ascii="Times New Roman" w:hAnsi="Times New Roman"/>
                <w:sz w:val="24"/>
                <w:szCs w:val="24"/>
              </w:rPr>
            </w:rPrChange>
          </w:rPr>
          <w:t>”</w:t>
        </w:r>
      </w:ins>
      <w:ins w:id="9652" w:author="Britt Collins" w:date="2021-09-30T14:58:00Z">
        <w:r w:rsidR="006F31F6" w:rsidRPr="00163DCF">
          <w:rPr>
            <w:szCs w:val="21"/>
            <w:rPrChange w:id="9653" w:author="David" w:date="2022-08-17T16:58:00Z">
              <w:rPr>
                <w:rFonts w:ascii="Times New Roman" w:hAnsi="Times New Roman"/>
                <w:sz w:val="24"/>
                <w:szCs w:val="24"/>
              </w:rPr>
            </w:rPrChange>
          </w:rPr>
          <w:t xml:space="preserve"> Andi </w:t>
        </w:r>
      </w:ins>
      <w:ins w:id="9654" w:author="Britt Collins" w:date="2021-10-05T16:01:00Z">
        <w:r w:rsidR="00DC40C7" w:rsidRPr="00163DCF">
          <w:rPr>
            <w:szCs w:val="21"/>
            <w:rPrChange w:id="9655" w:author="David" w:date="2022-08-17T16:58:00Z">
              <w:rPr>
                <w:rFonts w:ascii="Times New Roman" w:hAnsi="Times New Roman"/>
                <w:sz w:val="24"/>
                <w:szCs w:val="24"/>
              </w:rPr>
            </w:rPrChange>
          </w:rPr>
          <w:t>called out</w:t>
        </w:r>
      </w:ins>
      <w:ins w:id="9656" w:author="Britt Collins" w:date="2021-09-30T14:58:00Z">
        <w:r w:rsidR="006F31F6" w:rsidRPr="00163DCF">
          <w:rPr>
            <w:szCs w:val="21"/>
            <w:rPrChange w:id="9657" w:author="David" w:date="2022-08-17T16:58:00Z">
              <w:rPr>
                <w:rFonts w:ascii="Times New Roman" w:hAnsi="Times New Roman"/>
                <w:sz w:val="24"/>
                <w:szCs w:val="24"/>
              </w:rPr>
            </w:rPrChange>
          </w:rPr>
          <w:t xml:space="preserve">. </w:t>
        </w:r>
      </w:ins>
    </w:p>
    <w:p w14:paraId="36DBA62B" w14:textId="5DFCAF4A" w:rsidR="006F31F6" w:rsidRPr="00163DCF" w:rsidRDefault="006F31F6">
      <w:pPr>
        <w:spacing w:line="276" w:lineRule="auto"/>
        <w:ind w:left="-5" w:right="15" w:firstLine="725"/>
        <w:rPr>
          <w:ins w:id="9658" w:author="Britt Collins" w:date="2021-09-30T14:58:00Z"/>
          <w:szCs w:val="21"/>
          <w:rPrChange w:id="9659" w:author="David" w:date="2022-08-17T16:58:00Z">
            <w:rPr>
              <w:ins w:id="9660" w:author="Britt Collins" w:date="2021-09-30T14:58:00Z"/>
              <w:rFonts w:ascii="Times New Roman" w:hAnsi="Times New Roman"/>
              <w:sz w:val="24"/>
              <w:szCs w:val="24"/>
            </w:rPr>
          </w:rPrChange>
        </w:rPr>
        <w:pPrChange w:id="9661" w:author="David" w:date="2022-08-17T17:01:00Z">
          <w:pPr>
            <w:ind w:left="-5" w:right="15"/>
          </w:pPr>
        </w:pPrChange>
      </w:pPr>
      <w:ins w:id="9662" w:author="Britt Collins" w:date="2021-09-30T14:58:00Z">
        <w:r w:rsidRPr="00163DCF">
          <w:rPr>
            <w:szCs w:val="21"/>
            <w:rPrChange w:id="9663" w:author="David" w:date="2022-08-17T16:58:00Z">
              <w:rPr>
                <w:rFonts w:ascii="Times New Roman" w:hAnsi="Times New Roman"/>
                <w:sz w:val="24"/>
                <w:szCs w:val="24"/>
              </w:rPr>
            </w:rPrChange>
          </w:rPr>
          <w:t xml:space="preserve">I smiled when I saw her by a table with her </w:t>
        </w:r>
      </w:ins>
      <w:ins w:id="9664" w:author="Britt Collins" w:date="2021-10-04T18:59:00Z">
        <w:r w:rsidR="008F3920" w:rsidRPr="00163DCF">
          <w:rPr>
            <w:szCs w:val="21"/>
            <w:rPrChange w:id="9665" w:author="David" w:date="2022-08-17T16:58:00Z">
              <w:rPr>
                <w:rFonts w:ascii="Times New Roman" w:hAnsi="Times New Roman"/>
                <w:sz w:val="24"/>
                <w:szCs w:val="24"/>
              </w:rPr>
            </w:rPrChange>
          </w:rPr>
          <w:t xml:space="preserve">three </w:t>
        </w:r>
      </w:ins>
      <w:ins w:id="9666" w:author="Britt Collins" w:date="2021-09-30T14:58:00Z">
        <w:r w:rsidRPr="00163DCF">
          <w:rPr>
            <w:szCs w:val="21"/>
            <w:rPrChange w:id="9667" w:author="David" w:date="2022-08-17T16:58:00Z">
              <w:rPr>
                <w:rFonts w:ascii="Times New Roman" w:hAnsi="Times New Roman"/>
                <w:sz w:val="24"/>
                <w:szCs w:val="24"/>
              </w:rPr>
            </w:rPrChange>
          </w:rPr>
          <w:t>friends. I hoped the group were planning to stay on. Listening in on their conversation, this was going to be the case. Andi’s friend Steve said, "What do you guys think about visiting the hall and playing a game of Two-Up?"</w:t>
        </w:r>
      </w:ins>
    </w:p>
    <w:p w14:paraId="238296B1" w14:textId="77777777" w:rsidR="006F31F6" w:rsidRPr="00163DCF" w:rsidRDefault="006F31F6">
      <w:pPr>
        <w:spacing w:line="276" w:lineRule="auto"/>
        <w:ind w:left="-5" w:right="15" w:firstLine="725"/>
        <w:rPr>
          <w:ins w:id="9668" w:author="Britt Collins" w:date="2021-09-30T14:58:00Z"/>
          <w:szCs w:val="21"/>
          <w:rPrChange w:id="9669" w:author="David" w:date="2022-08-17T16:58:00Z">
            <w:rPr>
              <w:ins w:id="9670" w:author="Britt Collins" w:date="2021-09-30T14:58:00Z"/>
              <w:rFonts w:ascii="Times New Roman" w:hAnsi="Times New Roman"/>
              <w:sz w:val="24"/>
              <w:szCs w:val="24"/>
            </w:rPr>
          </w:rPrChange>
        </w:rPr>
        <w:pPrChange w:id="9671" w:author="David" w:date="2022-08-17T17:01:00Z">
          <w:pPr>
            <w:ind w:left="-5" w:right="15"/>
          </w:pPr>
        </w:pPrChange>
      </w:pPr>
      <w:ins w:id="9672" w:author="Britt Collins" w:date="2021-09-30T14:58:00Z">
        <w:r w:rsidRPr="00163DCF">
          <w:rPr>
            <w:szCs w:val="21"/>
            <w:rPrChange w:id="9673" w:author="David" w:date="2022-08-17T16:58:00Z">
              <w:rPr>
                <w:rFonts w:ascii="Times New Roman" w:hAnsi="Times New Roman"/>
                <w:sz w:val="24"/>
                <w:szCs w:val="24"/>
              </w:rPr>
            </w:rPrChange>
          </w:rPr>
          <w:t>At the time I knew little of the Two-Up. With legal restrictions lifted on ANZAC day, it was a great time to play it. We walked from the CBH bar to what only could be described as a cavernous, dark hall. Given the amount of space occupied by the outdoor drinking area and indoor bar, I was surprised there was floor space for a hall.</w:t>
        </w:r>
      </w:ins>
    </w:p>
    <w:p w14:paraId="64CE2507" w14:textId="77777777" w:rsidR="00DC40C7" w:rsidRPr="00163DCF" w:rsidRDefault="006F31F6">
      <w:pPr>
        <w:spacing w:line="276" w:lineRule="auto"/>
        <w:ind w:left="-5" w:right="15" w:firstLine="395"/>
        <w:rPr>
          <w:ins w:id="9674" w:author="Britt Collins" w:date="2021-10-05T16:03:00Z"/>
          <w:szCs w:val="21"/>
          <w:rPrChange w:id="9675" w:author="David" w:date="2022-08-17T16:58:00Z">
            <w:rPr>
              <w:ins w:id="9676" w:author="Britt Collins" w:date="2021-10-05T16:03:00Z"/>
              <w:rFonts w:ascii="Times New Roman" w:hAnsi="Times New Roman"/>
              <w:sz w:val="24"/>
              <w:szCs w:val="24"/>
            </w:rPr>
          </w:rPrChange>
        </w:rPr>
        <w:pPrChange w:id="9677" w:author="David" w:date="2022-08-17T17:01:00Z">
          <w:pPr>
            <w:spacing w:line="480" w:lineRule="auto"/>
            <w:ind w:left="-5" w:right="15" w:firstLine="395"/>
          </w:pPr>
        </w:pPrChange>
      </w:pPr>
      <w:ins w:id="9678" w:author="Britt Collins" w:date="2021-09-30T14:58:00Z">
        <w:r w:rsidRPr="00163DCF">
          <w:rPr>
            <w:szCs w:val="21"/>
            <w:rPrChange w:id="9679" w:author="David" w:date="2022-08-17T16:58:00Z">
              <w:rPr>
                <w:rFonts w:ascii="Times New Roman" w:hAnsi="Times New Roman"/>
                <w:sz w:val="24"/>
                <w:szCs w:val="24"/>
              </w:rPr>
            </w:rPrChange>
          </w:rPr>
          <w:t>It took a few moments for my eyes to adjust to the low</w:t>
        </w:r>
      </w:ins>
      <w:ins w:id="9680" w:author="Britt Collins" w:date="2021-10-05T16:03:00Z">
        <w:r w:rsidR="00DC40C7" w:rsidRPr="00163DCF">
          <w:rPr>
            <w:szCs w:val="21"/>
            <w:rPrChange w:id="9681" w:author="David" w:date="2022-08-17T16:58:00Z">
              <w:rPr>
                <w:rFonts w:ascii="Times New Roman" w:hAnsi="Times New Roman"/>
                <w:sz w:val="24"/>
                <w:szCs w:val="24"/>
              </w:rPr>
            </w:rPrChange>
          </w:rPr>
          <w:t>-</w:t>
        </w:r>
      </w:ins>
      <w:ins w:id="9682" w:author="Britt Collins" w:date="2021-09-30T14:58:00Z">
        <w:r w:rsidRPr="00163DCF">
          <w:rPr>
            <w:szCs w:val="21"/>
            <w:rPrChange w:id="9683" w:author="David" w:date="2022-08-17T16:58:00Z">
              <w:rPr>
                <w:rFonts w:ascii="Times New Roman" w:hAnsi="Times New Roman"/>
                <w:sz w:val="24"/>
                <w:szCs w:val="24"/>
              </w:rPr>
            </w:rPrChange>
          </w:rPr>
          <w:t xml:space="preserve">light levels. Steve, </w:t>
        </w:r>
        <w:proofErr w:type="gramStart"/>
        <w:r w:rsidRPr="00163DCF">
          <w:rPr>
            <w:szCs w:val="21"/>
            <w:rPrChange w:id="9684" w:author="David" w:date="2022-08-17T16:58:00Z">
              <w:rPr>
                <w:rFonts w:ascii="Times New Roman" w:hAnsi="Times New Roman"/>
                <w:sz w:val="24"/>
                <w:szCs w:val="24"/>
              </w:rPr>
            </w:rPrChange>
          </w:rPr>
          <w:t>Andi</w:t>
        </w:r>
        <w:proofErr w:type="gramEnd"/>
        <w:r w:rsidRPr="00163DCF">
          <w:rPr>
            <w:szCs w:val="21"/>
            <w:rPrChange w:id="9685" w:author="David" w:date="2022-08-17T16:58:00Z">
              <w:rPr>
                <w:rFonts w:ascii="Times New Roman" w:hAnsi="Times New Roman"/>
                <w:sz w:val="24"/>
                <w:szCs w:val="24"/>
              </w:rPr>
            </w:rPrChange>
          </w:rPr>
          <w:t xml:space="preserve"> and I approached a large gathering of people holding aloft their money. We stopped and observed the action from a comfortable distance to listen and learn. We could see </w:t>
        </w:r>
      </w:ins>
      <w:ins w:id="9686" w:author="Britt Collins" w:date="2021-10-05T16:03:00Z">
        <w:r w:rsidR="00DC40C7" w:rsidRPr="00163DCF">
          <w:rPr>
            <w:szCs w:val="21"/>
            <w:rPrChange w:id="9687" w:author="David" w:date="2022-08-17T16:58:00Z">
              <w:rPr>
                <w:rFonts w:ascii="Times New Roman" w:hAnsi="Times New Roman"/>
                <w:sz w:val="24"/>
                <w:szCs w:val="24"/>
              </w:rPr>
            </w:rPrChange>
          </w:rPr>
          <w:t>two</w:t>
        </w:r>
      </w:ins>
      <w:ins w:id="9688" w:author="Britt Collins" w:date="2021-09-30T14:58:00Z">
        <w:r w:rsidRPr="00163DCF">
          <w:rPr>
            <w:szCs w:val="21"/>
            <w:rPrChange w:id="9689" w:author="David" w:date="2022-08-17T16:58:00Z">
              <w:rPr>
                <w:rFonts w:ascii="Times New Roman" w:hAnsi="Times New Roman"/>
                <w:sz w:val="24"/>
                <w:szCs w:val="24"/>
              </w:rPr>
            </w:rPrChange>
          </w:rPr>
          <w:t xml:space="preserve"> officials with coin paddles, stood in a court surrounded by a crowd on their feet. </w:t>
        </w:r>
      </w:ins>
    </w:p>
    <w:p w14:paraId="63DBBA52" w14:textId="329CBE91" w:rsidR="006F31F6" w:rsidRPr="00163DCF" w:rsidRDefault="006F31F6">
      <w:pPr>
        <w:spacing w:line="276" w:lineRule="auto"/>
        <w:ind w:left="-5" w:right="15" w:firstLine="395"/>
        <w:rPr>
          <w:ins w:id="9690" w:author="Britt Collins" w:date="2021-09-30T14:58:00Z"/>
          <w:szCs w:val="21"/>
          <w:rPrChange w:id="9691" w:author="David" w:date="2022-08-17T16:58:00Z">
            <w:rPr>
              <w:ins w:id="9692" w:author="Britt Collins" w:date="2021-09-30T14:58:00Z"/>
              <w:rFonts w:ascii="Times New Roman" w:hAnsi="Times New Roman"/>
              <w:sz w:val="24"/>
              <w:szCs w:val="24"/>
            </w:rPr>
          </w:rPrChange>
        </w:rPr>
        <w:pPrChange w:id="9693" w:author="David" w:date="2022-08-17T17:01:00Z">
          <w:pPr>
            <w:ind w:left="-5" w:right="15"/>
          </w:pPr>
        </w:pPrChange>
      </w:pPr>
      <w:ins w:id="9694" w:author="Britt Collins" w:date="2021-09-30T14:58:00Z">
        <w:r w:rsidRPr="00163DCF">
          <w:rPr>
            <w:szCs w:val="21"/>
            <w:rPrChange w:id="9695" w:author="David" w:date="2022-08-17T16:58:00Z">
              <w:rPr>
                <w:rFonts w:ascii="Times New Roman" w:hAnsi="Times New Roman"/>
                <w:sz w:val="24"/>
                <w:szCs w:val="24"/>
              </w:rPr>
            </w:rPrChange>
          </w:rPr>
          <w:t xml:space="preserve">"What were they doing?" I </w:t>
        </w:r>
      </w:ins>
      <w:proofErr w:type="spellStart"/>
      <w:ins w:id="9696" w:author="Britt Collins" w:date="2021-10-05T16:03:00Z">
        <w:r w:rsidR="00DC40C7" w:rsidRPr="00163DCF">
          <w:rPr>
            <w:szCs w:val="21"/>
            <w:rPrChange w:id="9697" w:author="David" w:date="2022-08-17T16:58:00Z">
              <w:rPr>
                <w:rFonts w:ascii="Times New Roman" w:hAnsi="Times New Roman"/>
                <w:sz w:val="24"/>
                <w:szCs w:val="24"/>
              </w:rPr>
            </w:rPrChange>
          </w:rPr>
          <w:t>aske</w:t>
        </w:r>
      </w:ins>
      <w:proofErr w:type="spellEnd"/>
      <w:ins w:id="9698" w:author="Britt Collins" w:date="2021-09-30T14:58:00Z">
        <w:r w:rsidRPr="00163DCF">
          <w:rPr>
            <w:szCs w:val="21"/>
            <w:rPrChange w:id="9699" w:author="David" w:date="2022-08-17T16:58:00Z">
              <w:rPr>
                <w:rFonts w:ascii="Times New Roman" w:hAnsi="Times New Roman"/>
                <w:sz w:val="24"/>
                <w:szCs w:val="24"/>
              </w:rPr>
            </w:rPrChange>
          </w:rPr>
          <w:t xml:space="preserve"> Steve. The penny literally dropped, we were witnessing a game of heads and tails on steroids. The general rules were:</w:t>
        </w:r>
      </w:ins>
    </w:p>
    <w:p w14:paraId="7F87DA90" w14:textId="77777777" w:rsidR="006F31F6" w:rsidRPr="00163DCF" w:rsidRDefault="006F31F6">
      <w:pPr>
        <w:numPr>
          <w:ilvl w:val="0"/>
          <w:numId w:val="10"/>
        </w:numPr>
        <w:spacing w:after="17" w:line="276" w:lineRule="auto"/>
        <w:ind w:right="15" w:hanging="210"/>
        <w:rPr>
          <w:ins w:id="9700" w:author="Britt Collins" w:date="2021-09-30T14:58:00Z"/>
          <w:szCs w:val="21"/>
          <w:rPrChange w:id="9701" w:author="David" w:date="2022-08-17T16:58:00Z">
            <w:rPr>
              <w:ins w:id="9702" w:author="Britt Collins" w:date="2021-09-30T14:58:00Z"/>
              <w:rFonts w:ascii="Times New Roman" w:hAnsi="Times New Roman"/>
              <w:sz w:val="24"/>
              <w:szCs w:val="24"/>
            </w:rPr>
          </w:rPrChange>
        </w:rPr>
        <w:pPrChange w:id="9703" w:author="David" w:date="2022-08-17T17:01:00Z">
          <w:pPr>
            <w:numPr>
              <w:numId w:val="10"/>
            </w:numPr>
            <w:spacing w:after="17"/>
            <w:ind w:left="600" w:right="15" w:hanging="210"/>
          </w:pPr>
        </w:pPrChange>
      </w:pPr>
      <w:ins w:id="9704" w:author="Britt Collins" w:date="2021-09-30T14:58:00Z">
        <w:r w:rsidRPr="00163DCF">
          <w:rPr>
            <w:szCs w:val="21"/>
            <w:rPrChange w:id="9705" w:author="David" w:date="2022-08-17T16:58:00Z">
              <w:rPr>
                <w:rFonts w:ascii="Times New Roman" w:hAnsi="Times New Roman"/>
                <w:sz w:val="24"/>
                <w:szCs w:val="24"/>
              </w:rPr>
            </w:rPrChange>
          </w:rPr>
          <w:t>Wait for the previous game to end.</w:t>
        </w:r>
      </w:ins>
    </w:p>
    <w:p w14:paraId="19D8D368" w14:textId="77777777" w:rsidR="006F31F6" w:rsidRPr="00163DCF" w:rsidRDefault="006F31F6">
      <w:pPr>
        <w:numPr>
          <w:ilvl w:val="0"/>
          <w:numId w:val="10"/>
        </w:numPr>
        <w:spacing w:after="17" w:line="276" w:lineRule="auto"/>
        <w:ind w:right="15" w:hanging="210"/>
        <w:rPr>
          <w:ins w:id="9706" w:author="Britt Collins" w:date="2021-09-30T14:58:00Z"/>
          <w:szCs w:val="21"/>
          <w:rPrChange w:id="9707" w:author="David" w:date="2022-08-17T16:58:00Z">
            <w:rPr>
              <w:ins w:id="9708" w:author="Britt Collins" w:date="2021-09-30T14:58:00Z"/>
              <w:rFonts w:ascii="Times New Roman" w:hAnsi="Times New Roman"/>
              <w:sz w:val="24"/>
              <w:szCs w:val="24"/>
            </w:rPr>
          </w:rPrChange>
        </w:rPr>
        <w:pPrChange w:id="9709" w:author="David" w:date="2022-08-17T17:01:00Z">
          <w:pPr>
            <w:numPr>
              <w:numId w:val="10"/>
            </w:numPr>
            <w:spacing w:after="17"/>
            <w:ind w:left="600" w:right="15" w:hanging="210"/>
          </w:pPr>
        </w:pPrChange>
      </w:pPr>
      <w:ins w:id="9710" w:author="Britt Collins" w:date="2021-09-30T14:58:00Z">
        <w:r w:rsidRPr="00163DCF">
          <w:rPr>
            <w:szCs w:val="21"/>
            <w:rPrChange w:id="9711" w:author="David" w:date="2022-08-17T16:58:00Z">
              <w:rPr>
                <w:rFonts w:ascii="Times New Roman" w:hAnsi="Times New Roman"/>
                <w:sz w:val="24"/>
                <w:szCs w:val="24"/>
              </w:rPr>
            </w:rPrChange>
          </w:rPr>
          <w:t>Shout "HEADS" or "TAILS".</w:t>
        </w:r>
      </w:ins>
    </w:p>
    <w:p w14:paraId="2E32F175" w14:textId="77777777" w:rsidR="006F31F6" w:rsidRPr="00163DCF" w:rsidRDefault="006F31F6">
      <w:pPr>
        <w:numPr>
          <w:ilvl w:val="0"/>
          <w:numId w:val="10"/>
        </w:numPr>
        <w:spacing w:after="10" w:line="276" w:lineRule="auto"/>
        <w:ind w:right="15" w:hanging="210"/>
        <w:rPr>
          <w:ins w:id="9712" w:author="Britt Collins" w:date="2021-09-30T14:58:00Z"/>
          <w:szCs w:val="21"/>
          <w:rPrChange w:id="9713" w:author="David" w:date="2022-08-17T16:58:00Z">
            <w:rPr>
              <w:ins w:id="9714" w:author="Britt Collins" w:date="2021-09-30T14:58:00Z"/>
              <w:rFonts w:ascii="Times New Roman" w:hAnsi="Times New Roman"/>
              <w:sz w:val="24"/>
              <w:szCs w:val="24"/>
            </w:rPr>
          </w:rPrChange>
        </w:rPr>
        <w:pPrChange w:id="9715" w:author="David" w:date="2022-08-17T17:01:00Z">
          <w:pPr>
            <w:numPr>
              <w:numId w:val="10"/>
            </w:numPr>
            <w:spacing w:after="10"/>
            <w:ind w:left="600" w:right="15" w:hanging="210"/>
          </w:pPr>
        </w:pPrChange>
      </w:pPr>
      <w:ins w:id="9716" w:author="Britt Collins" w:date="2021-09-30T14:58:00Z">
        <w:r w:rsidRPr="00163DCF">
          <w:rPr>
            <w:szCs w:val="21"/>
            <w:rPrChange w:id="9717" w:author="David" w:date="2022-08-17T16:58:00Z">
              <w:rPr>
                <w:rFonts w:ascii="Times New Roman" w:hAnsi="Times New Roman"/>
                <w:sz w:val="24"/>
                <w:szCs w:val="24"/>
              </w:rPr>
            </w:rPrChange>
          </w:rPr>
          <w:t>Find a fellow gambler who shouted "TAILS" to your "HEADS" or vice versa and wants to wager the same amount of cash.</w:t>
        </w:r>
      </w:ins>
    </w:p>
    <w:p w14:paraId="7365E394" w14:textId="77777777" w:rsidR="006F31F6" w:rsidRPr="00163DCF" w:rsidRDefault="006F31F6">
      <w:pPr>
        <w:numPr>
          <w:ilvl w:val="0"/>
          <w:numId w:val="10"/>
        </w:numPr>
        <w:spacing w:after="17" w:line="276" w:lineRule="auto"/>
        <w:ind w:right="15" w:hanging="210"/>
        <w:rPr>
          <w:ins w:id="9718" w:author="Britt Collins" w:date="2021-09-30T14:58:00Z"/>
          <w:szCs w:val="21"/>
          <w:rPrChange w:id="9719" w:author="David" w:date="2022-08-17T16:58:00Z">
            <w:rPr>
              <w:ins w:id="9720" w:author="Britt Collins" w:date="2021-09-30T14:58:00Z"/>
              <w:rFonts w:ascii="Times New Roman" w:hAnsi="Times New Roman"/>
              <w:sz w:val="24"/>
              <w:szCs w:val="24"/>
            </w:rPr>
          </w:rPrChange>
        </w:rPr>
        <w:pPrChange w:id="9721" w:author="David" w:date="2022-08-17T17:01:00Z">
          <w:pPr>
            <w:numPr>
              <w:numId w:val="10"/>
            </w:numPr>
            <w:spacing w:after="17"/>
            <w:ind w:left="600" w:right="15" w:hanging="210"/>
          </w:pPr>
        </w:pPrChange>
      </w:pPr>
      <w:ins w:id="9722" w:author="Britt Collins" w:date="2021-09-30T14:58:00Z">
        <w:r w:rsidRPr="00163DCF">
          <w:rPr>
            <w:szCs w:val="21"/>
            <w:rPrChange w:id="9723" w:author="David" w:date="2022-08-17T16:58:00Z">
              <w:rPr>
                <w:rFonts w:ascii="Times New Roman" w:hAnsi="Times New Roman"/>
                <w:sz w:val="24"/>
                <w:szCs w:val="24"/>
              </w:rPr>
            </w:rPrChange>
          </w:rPr>
          <w:t>Wait for the officials to release the coins and announced "HEADS" or "TAILS".</w:t>
        </w:r>
      </w:ins>
    </w:p>
    <w:p w14:paraId="26D888F2" w14:textId="77777777" w:rsidR="006F31F6" w:rsidRPr="00163DCF" w:rsidRDefault="006F31F6">
      <w:pPr>
        <w:numPr>
          <w:ilvl w:val="0"/>
          <w:numId w:val="10"/>
        </w:numPr>
        <w:spacing w:line="276" w:lineRule="auto"/>
        <w:ind w:right="15" w:hanging="210"/>
        <w:rPr>
          <w:ins w:id="9724" w:author="Britt Collins" w:date="2021-09-30T14:58:00Z"/>
          <w:szCs w:val="21"/>
          <w:rPrChange w:id="9725" w:author="David" w:date="2022-08-17T16:58:00Z">
            <w:rPr>
              <w:ins w:id="9726" w:author="Britt Collins" w:date="2021-09-30T14:58:00Z"/>
              <w:rFonts w:ascii="Times New Roman" w:hAnsi="Times New Roman"/>
              <w:sz w:val="24"/>
              <w:szCs w:val="24"/>
            </w:rPr>
          </w:rPrChange>
        </w:rPr>
        <w:pPrChange w:id="9727" w:author="David" w:date="2022-08-17T17:01:00Z">
          <w:pPr>
            <w:numPr>
              <w:numId w:val="10"/>
            </w:numPr>
            <w:ind w:left="600" w:right="15" w:hanging="210"/>
          </w:pPr>
        </w:pPrChange>
      </w:pPr>
      <w:ins w:id="9728" w:author="Britt Collins" w:date="2021-09-30T14:58:00Z">
        <w:r w:rsidRPr="00163DCF">
          <w:rPr>
            <w:szCs w:val="21"/>
            <w:rPrChange w:id="9729" w:author="David" w:date="2022-08-17T16:58:00Z">
              <w:rPr>
                <w:rFonts w:ascii="Times New Roman" w:hAnsi="Times New Roman"/>
                <w:sz w:val="24"/>
                <w:szCs w:val="24"/>
              </w:rPr>
            </w:rPrChange>
          </w:rPr>
          <w:t>Won? Claim your winnings from fellow gambler. Lost? Hand over your losses to fellow gambler.</w:t>
        </w:r>
      </w:ins>
    </w:p>
    <w:p w14:paraId="5C0A8035" w14:textId="522B1762" w:rsidR="006F31F6" w:rsidRPr="00163DCF" w:rsidRDefault="006F31F6">
      <w:pPr>
        <w:spacing w:line="276" w:lineRule="auto"/>
        <w:ind w:left="-5" w:right="15" w:firstLine="395"/>
        <w:rPr>
          <w:ins w:id="9730" w:author="Britt Collins" w:date="2021-09-30T14:58:00Z"/>
          <w:szCs w:val="21"/>
          <w:rPrChange w:id="9731" w:author="David" w:date="2022-08-17T16:58:00Z">
            <w:rPr>
              <w:ins w:id="9732" w:author="Britt Collins" w:date="2021-09-30T14:58:00Z"/>
              <w:rFonts w:ascii="Times New Roman" w:hAnsi="Times New Roman"/>
              <w:sz w:val="24"/>
              <w:szCs w:val="24"/>
            </w:rPr>
          </w:rPrChange>
        </w:rPr>
        <w:pPrChange w:id="9733" w:author="David" w:date="2022-08-17T17:01:00Z">
          <w:pPr>
            <w:ind w:left="-5" w:right="15"/>
          </w:pPr>
        </w:pPrChange>
      </w:pPr>
      <w:ins w:id="9734" w:author="Britt Collins" w:date="2021-09-30T14:58:00Z">
        <w:r w:rsidRPr="00163DCF">
          <w:rPr>
            <w:szCs w:val="21"/>
            <w:rPrChange w:id="9735" w:author="David" w:date="2022-08-17T16:58:00Z">
              <w:rPr>
                <w:rFonts w:ascii="Times New Roman" w:hAnsi="Times New Roman"/>
                <w:sz w:val="24"/>
                <w:szCs w:val="24"/>
              </w:rPr>
            </w:rPrChange>
          </w:rPr>
          <w:t xml:space="preserve">After an hour of walking between the </w:t>
        </w:r>
      </w:ins>
      <w:ins w:id="9736" w:author="Britt Collins" w:date="2021-10-05T16:04:00Z">
        <w:r w:rsidR="00DC40C7" w:rsidRPr="00163DCF">
          <w:rPr>
            <w:szCs w:val="21"/>
            <w:rPrChange w:id="9737" w:author="David" w:date="2022-08-17T16:58:00Z">
              <w:rPr>
                <w:rFonts w:ascii="Times New Roman" w:hAnsi="Times New Roman"/>
                <w:sz w:val="24"/>
                <w:szCs w:val="24"/>
              </w:rPr>
            </w:rPrChange>
          </w:rPr>
          <w:t>two</w:t>
        </w:r>
      </w:ins>
      <w:ins w:id="9738" w:author="Britt Collins" w:date="2021-09-30T14:58:00Z">
        <w:r w:rsidRPr="00163DCF">
          <w:rPr>
            <w:szCs w:val="21"/>
            <w:rPrChange w:id="9739" w:author="David" w:date="2022-08-17T16:58:00Z">
              <w:rPr>
                <w:rFonts w:ascii="Times New Roman" w:hAnsi="Times New Roman"/>
                <w:sz w:val="24"/>
                <w:szCs w:val="24"/>
              </w:rPr>
            </w:rPrChange>
          </w:rPr>
          <w:t xml:space="preserve"> Two-Up betting pits, I had broken even. At that point I stopped all gambling activities and watched the action in the larger pit. The highlight of the evening was seeing Andi join the officials in the main pit to throw a set of coins. Much like her approach to life, she gave it her all. Unfortunately, the coins rolled out-of-bounds, much to the crowd's amusement. As midnight approached</w:t>
        </w:r>
      </w:ins>
      <w:ins w:id="9740" w:author="Britt Collins" w:date="2021-10-05T16:04:00Z">
        <w:r w:rsidR="00DC40C7" w:rsidRPr="00163DCF">
          <w:rPr>
            <w:szCs w:val="21"/>
            <w:rPrChange w:id="9741" w:author="David" w:date="2022-08-17T16:58:00Z">
              <w:rPr>
                <w:rFonts w:ascii="Times New Roman" w:hAnsi="Times New Roman"/>
                <w:sz w:val="24"/>
                <w:szCs w:val="24"/>
              </w:rPr>
            </w:rPrChange>
          </w:rPr>
          <w:t>,</w:t>
        </w:r>
      </w:ins>
      <w:ins w:id="9742" w:author="Britt Collins" w:date="2021-09-30T14:58:00Z">
        <w:r w:rsidRPr="00163DCF">
          <w:rPr>
            <w:szCs w:val="21"/>
            <w:rPrChange w:id="9743" w:author="David" w:date="2022-08-17T16:58:00Z">
              <w:rPr>
                <w:rFonts w:ascii="Times New Roman" w:hAnsi="Times New Roman"/>
                <w:sz w:val="24"/>
                <w:szCs w:val="24"/>
              </w:rPr>
            </w:rPrChange>
          </w:rPr>
          <w:t xml:space="preserve"> I was happy to head home. It was comforting knowing I only had a short journey to the flat in Rose Bay.</w:t>
        </w:r>
      </w:ins>
    </w:p>
    <w:p w14:paraId="49F22D9B" w14:textId="36F7639A" w:rsidR="006F31F6" w:rsidRPr="00163DCF" w:rsidRDefault="006F31F6">
      <w:pPr>
        <w:spacing w:after="10" w:line="276" w:lineRule="auto"/>
        <w:ind w:left="-5" w:right="15" w:firstLine="395"/>
        <w:rPr>
          <w:ins w:id="9744" w:author="Britt Collins" w:date="2021-09-30T14:58:00Z"/>
          <w:szCs w:val="21"/>
          <w:rPrChange w:id="9745" w:author="David" w:date="2022-08-17T16:58:00Z">
            <w:rPr>
              <w:ins w:id="9746" w:author="Britt Collins" w:date="2021-09-30T14:58:00Z"/>
              <w:rFonts w:ascii="Times New Roman" w:hAnsi="Times New Roman"/>
              <w:sz w:val="24"/>
              <w:szCs w:val="24"/>
            </w:rPr>
          </w:rPrChange>
        </w:rPr>
        <w:pPrChange w:id="9747" w:author="David" w:date="2022-08-17T17:01:00Z">
          <w:pPr>
            <w:ind w:left="-5" w:right="15"/>
          </w:pPr>
        </w:pPrChange>
      </w:pPr>
      <w:ins w:id="9748" w:author="Britt Collins" w:date="2021-09-30T14:58:00Z">
        <w:r w:rsidRPr="00163DCF">
          <w:rPr>
            <w:szCs w:val="21"/>
            <w:rPrChange w:id="9749" w:author="David" w:date="2022-08-17T16:58:00Z">
              <w:rPr>
                <w:rFonts w:ascii="Times New Roman" w:hAnsi="Times New Roman"/>
                <w:sz w:val="24"/>
                <w:szCs w:val="24"/>
              </w:rPr>
            </w:rPrChange>
          </w:rPr>
          <w:t>I skim read an email I received from who I thought was NZ Andi. Nope, it was one of the ex-pat group leaders, UK Andy. Coincidentally, they both shared the same last name. Why did Andy want to contact me? I had spoken with him. I felt honoured to have impressed my personality upon him. Andy looked like Paul</w:t>
        </w:r>
      </w:ins>
      <w:ins w:id="9750" w:author="Britt Collins" w:date="2021-10-05T16:05:00Z">
        <w:r w:rsidR="00DC40C7" w:rsidRPr="00163DCF">
          <w:rPr>
            <w:szCs w:val="21"/>
            <w:rPrChange w:id="9751" w:author="David" w:date="2022-08-17T16:58:00Z">
              <w:rPr>
                <w:rFonts w:ascii="Times New Roman" w:hAnsi="Times New Roman"/>
                <w:sz w:val="24"/>
                <w:szCs w:val="24"/>
              </w:rPr>
            </w:rPrChange>
          </w:rPr>
          <w:t xml:space="preserve"> </w:t>
        </w:r>
      </w:ins>
      <w:ins w:id="9752" w:author="Britt Collins" w:date="2021-09-30T14:58:00Z">
        <w:r w:rsidRPr="00163DCF">
          <w:rPr>
            <w:szCs w:val="21"/>
            <w:rPrChange w:id="9753" w:author="David" w:date="2022-08-17T16:58:00Z">
              <w:rPr>
                <w:rFonts w:ascii="Times New Roman" w:hAnsi="Times New Roman"/>
                <w:sz w:val="24"/>
                <w:szCs w:val="24"/>
              </w:rPr>
            </w:rPrChange>
          </w:rPr>
          <w:t>McCartney</w:t>
        </w:r>
      </w:ins>
      <w:ins w:id="9754" w:author="Britt Collins" w:date="2021-10-05T16:05:00Z">
        <w:r w:rsidR="00DC40C7" w:rsidRPr="00163DCF">
          <w:rPr>
            <w:szCs w:val="21"/>
            <w:rPrChange w:id="9755" w:author="David" w:date="2022-08-17T16:58:00Z">
              <w:rPr>
                <w:rFonts w:ascii="Times New Roman" w:hAnsi="Times New Roman"/>
                <w:sz w:val="24"/>
                <w:szCs w:val="24"/>
              </w:rPr>
            </w:rPrChange>
          </w:rPr>
          <w:t>,</w:t>
        </w:r>
      </w:ins>
      <w:ins w:id="9756" w:author="Britt Collins" w:date="2021-09-30T14:58:00Z">
        <w:r w:rsidRPr="00163DCF">
          <w:rPr>
            <w:szCs w:val="21"/>
            <w:rPrChange w:id="9757" w:author="David" w:date="2022-08-17T16:58:00Z">
              <w:rPr>
                <w:rFonts w:ascii="Times New Roman" w:hAnsi="Times New Roman"/>
                <w:sz w:val="24"/>
                <w:szCs w:val="24"/>
              </w:rPr>
            </w:rPrChange>
          </w:rPr>
          <w:t xml:space="preserve"> similar in height to the legend, but more athletic in physique. </w:t>
        </w:r>
      </w:ins>
      <w:ins w:id="9758" w:author="Britt Collins" w:date="2021-10-05T16:05:00Z">
        <w:r w:rsidR="00DC40C7" w:rsidRPr="00163DCF">
          <w:rPr>
            <w:szCs w:val="21"/>
            <w:rPrChange w:id="9759" w:author="David" w:date="2022-08-17T16:58:00Z">
              <w:rPr>
                <w:rFonts w:ascii="Times New Roman" w:hAnsi="Times New Roman"/>
                <w:sz w:val="24"/>
                <w:szCs w:val="24"/>
              </w:rPr>
            </w:rPrChange>
          </w:rPr>
          <w:t>A</w:t>
        </w:r>
      </w:ins>
      <w:ins w:id="9760" w:author="Britt Collins" w:date="2021-09-30T14:58:00Z">
        <w:r w:rsidRPr="00163DCF">
          <w:rPr>
            <w:szCs w:val="21"/>
            <w:rPrChange w:id="9761" w:author="David" w:date="2022-08-17T16:58:00Z">
              <w:rPr>
                <w:rFonts w:ascii="Times New Roman" w:hAnsi="Times New Roman"/>
                <w:sz w:val="24"/>
                <w:szCs w:val="24"/>
              </w:rPr>
            </w:rPrChange>
          </w:rPr>
          <w:t xml:space="preserve"> sports enthusiast</w:t>
        </w:r>
      </w:ins>
      <w:ins w:id="9762" w:author="Britt Collins" w:date="2021-10-05T16:05:00Z">
        <w:r w:rsidR="00DC40C7" w:rsidRPr="00163DCF">
          <w:rPr>
            <w:szCs w:val="21"/>
            <w:rPrChange w:id="9763" w:author="David" w:date="2022-08-17T16:58:00Z">
              <w:rPr>
                <w:rFonts w:ascii="Times New Roman" w:hAnsi="Times New Roman"/>
                <w:sz w:val="24"/>
                <w:szCs w:val="24"/>
              </w:rPr>
            </w:rPrChange>
          </w:rPr>
          <w:t>, h</w:t>
        </w:r>
      </w:ins>
      <w:ins w:id="9764" w:author="Britt Collins" w:date="2021-09-30T14:58:00Z">
        <w:r w:rsidRPr="00163DCF">
          <w:rPr>
            <w:szCs w:val="21"/>
            <w:rPrChange w:id="9765" w:author="David" w:date="2022-08-17T16:58:00Z">
              <w:rPr>
                <w:rFonts w:ascii="Times New Roman" w:hAnsi="Times New Roman"/>
                <w:sz w:val="24"/>
                <w:szCs w:val="24"/>
              </w:rPr>
            </w:rPrChange>
          </w:rPr>
          <w:t xml:space="preserve">e </w:t>
        </w:r>
      </w:ins>
      <w:ins w:id="9766" w:author="Britt Collins" w:date="2021-10-05T16:05:00Z">
        <w:r w:rsidR="00DC40C7" w:rsidRPr="00163DCF">
          <w:rPr>
            <w:szCs w:val="21"/>
            <w:rPrChange w:id="9767" w:author="David" w:date="2022-08-17T16:58:00Z">
              <w:rPr>
                <w:rFonts w:ascii="Times New Roman" w:hAnsi="Times New Roman"/>
                <w:sz w:val="24"/>
                <w:szCs w:val="24"/>
              </w:rPr>
            </w:rPrChange>
          </w:rPr>
          <w:t>led a</w:t>
        </w:r>
      </w:ins>
      <w:ins w:id="9768" w:author="Britt Collins" w:date="2021-10-05T16:06:00Z">
        <w:r w:rsidR="00DC40C7" w:rsidRPr="00163DCF">
          <w:rPr>
            <w:szCs w:val="21"/>
            <w:rPrChange w:id="9769" w:author="David" w:date="2022-08-17T16:58:00Z">
              <w:rPr>
                <w:rFonts w:ascii="Times New Roman" w:hAnsi="Times New Roman"/>
                <w:sz w:val="24"/>
                <w:szCs w:val="24"/>
              </w:rPr>
            </w:rPrChange>
          </w:rPr>
          <w:t xml:space="preserve">n adventurous life and </w:t>
        </w:r>
      </w:ins>
      <w:ins w:id="9770" w:author="Britt Collins" w:date="2021-09-30T14:58:00Z">
        <w:r w:rsidRPr="00163DCF">
          <w:rPr>
            <w:szCs w:val="21"/>
            <w:rPrChange w:id="9771" w:author="David" w:date="2022-08-17T16:58:00Z">
              <w:rPr>
                <w:rFonts w:ascii="Times New Roman" w:hAnsi="Times New Roman"/>
                <w:sz w:val="24"/>
                <w:szCs w:val="24"/>
              </w:rPr>
            </w:rPrChange>
          </w:rPr>
          <w:t xml:space="preserve">could talk endlessly about surfing, swimming, running, snowboarding. I </w:t>
        </w:r>
      </w:ins>
      <w:ins w:id="9772" w:author="Britt Collins" w:date="2021-10-05T16:06:00Z">
        <w:r w:rsidR="00DC40C7" w:rsidRPr="00163DCF">
          <w:rPr>
            <w:szCs w:val="21"/>
            <w:rPrChange w:id="9773" w:author="David" w:date="2022-08-17T16:58:00Z">
              <w:rPr>
                <w:rFonts w:ascii="Times New Roman" w:hAnsi="Times New Roman"/>
                <w:sz w:val="24"/>
                <w:szCs w:val="24"/>
              </w:rPr>
            </w:rPrChange>
          </w:rPr>
          <w:t>wrote back</w:t>
        </w:r>
      </w:ins>
      <w:ins w:id="9774" w:author="Britt Collins" w:date="2021-09-30T14:58:00Z">
        <w:r w:rsidRPr="00163DCF">
          <w:rPr>
            <w:szCs w:val="21"/>
            <w:rPrChange w:id="9775" w:author="David" w:date="2022-08-17T16:58:00Z">
              <w:rPr>
                <w:rFonts w:ascii="Times New Roman" w:hAnsi="Times New Roman"/>
                <w:sz w:val="24"/>
                <w:szCs w:val="24"/>
              </w:rPr>
            </w:rPrChange>
          </w:rPr>
          <w:t xml:space="preserve"> with enthusiasm. Andy was quick to reply</w:t>
        </w:r>
      </w:ins>
      <w:ins w:id="9776" w:author="Britt Collins" w:date="2021-10-05T16:06:00Z">
        <w:r w:rsidR="00DC40C7" w:rsidRPr="00163DCF">
          <w:rPr>
            <w:szCs w:val="21"/>
            <w:rPrChange w:id="9777" w:author="David" w:date="2022-08-17T16:58:00Z">
              <w:rPr>
                <w:rFonts w:ascii="Times New Roman" w:hAnsi="Times New Roman"/>
                <w:sz w:val="24"/>
                <w:szCs w:val="24"/>
              </w:rPr>
            </w:rPrChange>
          </w:rPr>
          <w:t xml:space="preserve"> and</w:t>
        </w:r>
      </w:ins>
      <w:ins w:id="9778" w:author="Britt Collins" w:date="2021-09-30T14:58:00Z">
        <w:r w:rsidRPr="00163DCF">
          <w:rPr>
            <w:szCs w:val="21"/>
            <w:rPrChange w:id="9779" w:author="David" w:date="2022-08-17T16:58:00Z">
              <w:rPr>
                <w:rFonts w:ascii="Times New Roman" w:hAnsi="Times New Roman"/>
                <w:sz w:val="24"/>
                <w:szCs w:val="24"/>
              </w:rPr>
            </w:rPrChange>
          </w:rPr>
          <w:t xml:space="preserve"> suggested we meet at Luna Park, on the other side of Sydney Harbour Bridge. The meet up was a day out organised for his girlfriend's mom. He was planning to be there with girlfriend Cullen and </w:t>
        </w:r>
      </w:ins>
      <w:ins w:id="9780" w:author="Britt Collins" w:date="2021-10-05T16:06:00Z">
        <w:r w:rsidR="00DC40C7" w:rsidRPr="00163DCF">
          <w:rPr>
            <w:szCs w:val="21"/>
            <w:rPrChange w:id="9781" w:author="David" w:date="2022-08-17T16:58:00Z">
              <w:rPr>
                <w:rFonts w:ascii="Times New Roman" w:hAnsi="Times New Roman"/>
                <w:sz w:val="24"/>
                <w:szCs w:val="24"/>
              </w:rPr>
            </w:rPrChange>
          </w:rPr>
          <w:t xml:space="preserve">her </w:t>
        </w:r>
      </w:ins>
      <w:ins w:id="9782" w:author="Britt Collins" w:date="2021-09-30T14:58:00Z">
        <w:r w:rsidRPr="00163DCF">
          <w:rPr>
            <w:szCs w:val="21"/>
            <w:rPrChange w:id="9783" w:author="David" w:date="2022-08-17T16:58:00Z">
              <w:rPr>
                <w:rFonts w:ascii="Times New Roman" w:hAnsi="Times New Roman"/>
                <w:sz w:val="24"/>
                <w:szCs w:val="24"/>
              </w:rPr>
            </w:rPrChange>
          </w:rPr>
          <w:t xml:space="preserve">mother, on Saturday, 26th April. He mentioned that </w:t>
        </w:r>
        <w:proofErr w:type="spellStart"/>
        <w:r w:rsidRPr="00163DCF">
          <w:rPr>
            <w:szCs w:val="21"/>
            <w:rPrChange w:id="9784" w:author="David" w:date="2022-08-17T16:58:00Z">
              <w:rPr>
                <w:rFonts w:ascii="Times New Roman" w:hAnsi="Times New Roman"/>
                <w:sz w:val="24"/>
                <w:szCs w:val="24"/>
              </w:rPr>
            </w:rPrChange>
          </w:rPr>
          <w:t>Becs</w:t>
        </w:r>
        <w:proofErr w:type="spellEnd"/>
        <w:r w:rsidRPr="00163DCF">
          <w:rPr>
            <w:szCs w:val="21"/>
            <w:rPrChange w:id="9785" w:author="David" w:date="2022-08-17T16:58:00Z">
              <w:rPr>
                <w:rFonts w:ascii="Times New Roman" w:hAnsi="Times New Roman"/>
                <w:sz w:val="24"/>
                <w:szCs w:val="24"/>
              </w:rPr>
            </w:rPrChange>
          </w:rPr>
          <w:t>, my new flatmate was coming along too. Cullen’s mo</w:t>
        </w:r>
      </w:ins>
      <w:ins w:id="9786" w:author="Britt Collins" w:date="2021-10-05T16:07:00Z">
        <w:r w:rsidR="00DC40C7" w:rsidRPr="00163DCF">
          <w:rPr>
            <w:szCs w:val="21"/>
            <w:rPrChange w:id="9787" w:author="David" w:date="2022-08-17T16:58:00Z">
              <w:rPr>
                <w:rFonts w:ascii="Times New Roman" w:hAnsi="Times New Roman"/>
                <w:sz w:val="24"/>
                <w:szCs w:val="24"/>
              </w:rPr>
            </w:rPrChange>
          </w:rPr>
          <w:t>ther</w:t>
        </w:r>
      </w:ins>
      <w:ins w:id="9788" w:author="Britt Collins" w:date="2021-09-30T14:58:00Z">
        <w:r w:rsidRPr="00163DCF">
          <w:rPr>
            <w:szCs w:val="21"/>
            <w:rPrChange w:id="9789" w:author="David" w:date="2022-08-17T16:58:00Z">
              <w:rPr>
                <w:rFonts w:ascii="Times New Roman" w:hAnsi="Times New Roman"/>
                <w:sz w:val="24"/>
                <w:szCs w:val="24"/>
              </w:rPr>
            </w:rPrChange>
          </w:rPr>
          <w:t xml:space="preserve"> had arrived recently from the UK and was temporarily occupying the spare room at Andy and Cullen's flat in </w:t>
        </w:r>
        <w:proofErr w:type="spellStart"/>
        <w:r w:rsidRPr="00163DCF">
          <w:rPr>
            <w:szCs w:val="21"/>
            <w:rPrChange w:id="9790" w:author="David" w:date="2022-08-17T16:58:00Z">
              <w:rPr>
                <w:rFonts w:ascii="Times New Roman" w:hAnsi="Times New Roman"/>
                <w:sz w:val="24"/>
                <w:szCs w:val="24"/>
              </w:rPr>
            </w:rPrChange>
          </w:rPr>
          <w:t>Coogee</w:t>
        </w:r>
        <w:proofErr w:type="spellEnd"/>
        <w:r w:rsidRPr="00163DCF">
          <w:rPr>
            <w:szCs w:val="21"/>
            <w:rPrChange w:id="9791" w:author="David" w:date="2022-08-17T16:58:00Z">
              <w:rPr>
                <w:rFonts w:ascii="Times New Roman" w:hAnsi="Times New Roman"/>
                <w:sz w:val="24"/>
                <w:szCs w:val="24"/>
              </w:rPr>
            </w:rPrChange>
          </w:rPr>
          <w:t xml:space="preserve">. Andy was counting down the </w:t>
        </w:r>
        <w:proofErr w:type="gramStart"/>
        <w:r w:rsidRPr="00163DCF">
          <w:rPr>
            <w:szCs w:val="21"/>
            <w:rPrChange w:id="9792" w:author="David" w:date="2022-08-17T16:58:00Z">
              <w:rPr>
                <w:rFonts w:ascii="Times New Roman" w:hAnsi="Times New Roman"/>
                <w:sz w:val="24"/>
                <w:szCs w:val="24"/>
              </w:rPr>
            </w:rPrChange>
          </w:rPr>
          <w:t>day's</w:t>
        </w:r>
        <w:proofErr w:type="gramEnd"/>
        <w:r w:rsidRPr="00163DCF">
          <w:rPr>
            <w:szCs w:val="21"/>
            <w:rPrChange w:id="9793" w:author="David" w:date="2022-08-17T16:58:00Z">
              <w:rPr>
                <w:rFonts w:ascii="Times New Roman" w:hAnsi="Times New Roman"/>
                <w:sz w:val="24"/>
                <w:szCs w:val="24"/>
              </w:rPr>
            </w:rPrChange>
          </w:rPr>
          <w:t xml:space="preserve"> until</w:t>
        </w:r>
      </w:ins>
      <w:ins w:id="9794" w:author="Britt Collins" w:date="2021-10-05T16:07:00Z">
        <w:r w:rsidR="00DC40C7" w:rsidRPr="00163DCF">
          <w:rPr>
            <w:szCs w:val="21"/>
            <w:rPrChange w:id="9795" w:author="David" w:date="2022-08-17T16:58:00Z">
              <w:rPr>
                <w:rFonts w:ascii="Times New Roman" w:hAnsi="Times New Roman"/>
                <w:sz w:val="24"/>
                <w:szCs w:val="24"/>
              </w:rPr>
            </w:rPrChange>
          </w:rPr>
          <w:t xml:space="preserve"> </w:t>
        </w:r>
      </w:ins>
      <w:ins w:id="9796" w:author="Britt Collins" w:date="2021-09-30T14:58:00Z">
        <w:r w:rsidRPr="00163DCF">
          <w:rPr>
            <w:szCs w:val="21"/>
            <w:rPrChange w:id="9797" w:author="David" w:date="2022-08-17T16:58:00Z">
              <w:rPr>
                <w:rFonts w:ascii="Times New Roman" w:hAnsi="Times New Roman"/>
                <w:sz w:val="24"/>
                <w:szCs w:val="24"/>
              </w:rPr>
            </w:rPrChange>
          </w:rPr>
          <w:t>Cullen's mom got on the plane home. She had no home skills and expected to be waited on hand and foot.</w:t>
        </w:r>
      </w:ins>
    </w:p>
    <w:p w14:paraId="6ACC5CA9" w14:textId="12122EA9" w:rsidR="006F31F6" w:rsidRPr="00163DCF" w:rsidRDefault="006F31F6">
      <w:pPr>
        <w:spacing w:line="276" w:lineRule="auto"/>
        <w:ind w:left="-5" w:right="15" w:firstLine="395"/>
        <w:rPr>
          <w:ins w:id="9798" w:author="Britt Collins" w:date="2021-09-30T14:58:00Z"/>
          <w:szCs w:val="21"/>
          <w:rPrChange w:id="9799" w:author="David" w:date="2022-08-17T16:58:00Z">
            <w:rPr>
              <w:ins w:id="9800" w:author="Britt Collins" w:date="2021-09-30T14:58:00Z"/>
              <w:rFonts w:ascii="Times New Roman" w:hAnsi="Times New Roman"/>
              <w:sz w:val="24"/>
              <w:szCs w:val="24"/>
            </w:rPr>
          </w:rPrChange>
        </w:rPr>
        <w:pPrChange w:id="9801" w:author="David" w:date="2022-08-17T17:01:00Z">
          <w:pPr>
            <w:ind w:left="-5" w:right="15"/>
          </w:pPr>
        </w:pPrChange>
      </w:pPr>
      <w:ins w:id="9802" w:author="Britt Collins" w:date="2021-09-30T14:58:00Z">
        <w:r w:rsidRPr="00163DCF">
          <w:rPr>
            <w:szCs w:val="21"/>
            <w:rPrChange w:id="9803" w:author="David" w:date="2022-08-17T16:58:00Z">
              <w:rPr>
                <w:rFonts w:ascii="Times New Roman" w:hAnsi="Times New Roman"/>
                <w:sz w:val="24"/>
                <w:szCs w:val="24"/>
              </w:rPr>
            </w:rPrChange>
          </w:rPr>
          <w:lastRenderedPageBreak/>
          <w:t>Luna Park drew memories of yesteryear. A 1930s fairground, refurbished in 2004 to cater for tourism related to the Olympics games. On meet</w:t>
        </w:r>
      </w:ins>
      <w:ins w:id="9804" w:author="Britt Collins" w:date="2021-10-05T16:13:00Z">
        <w:r w:rsidR="00CF4E14" w:rsidRPr="00163DCF">
          <w:rPr>
            <w:szCs w:val="21"/>
            <w:rPrChange w:id="9805" w:author="David" w:date="2022-08-17T16:58:00Z">
              <w:rPr>
                <w:rFonts w:ascii="Times New Roman" w:hAnsi="Times New Roman"/>
                <w:sz w:val="24"/>
                <w:szCs w:val="24"/>
              </w:rPr>
            </w:rPrChange>
          </w:rPr>
          <w:t>-</w:t>
        </w:r>
      </w:ins>
      <w:ins w:id="9806" w:author="Britt Collins" w:date="2021-09-30T14:58:00Z">
        <w:r w:rsidRPr="00163DCF">
          <w:rPr>
            <w:szCs w:val="21"/>
            <w:rPrChange w:id="9807" w:author="David" w:date="2022-08-17T16:58:00Z">
              <w:rPr>
                <w:rFonts w:ascii="Times New Roman" w:hAnsi="Times New Roman"/>
                <w:sz w:val="24"/>
                <w:szCs w:val="24"/>
              </w:rPr>
            </w:rPrChange>
          </w:rPr>
          <w:t xml:space="preserve">up day, </w:t>
        </w:r>
        <w:proofErr w:type="spellStart"/>
        <w:r w:rsidRPr="00163DCF">
          <w:rPr>
            <w:szCs w:val="21"/>
            <w:rPrChange w:id="9808" w:author="David" w:date="2022-08-17T16:58:00Z">
              <w:rPr>
                <w:rFonts w:ascii="Times New Roman" w:hAnsi="Times New Roman"/>
                <w:sz w:val="24"/>
                <w:szCs w:val="24"/>
              </w:rPr>
            </w:rPrChange>
          </w:rPr>
          <w:t>Becs</w:t>
        </w:r>
        <w:proofErr w:type="spellEnd"/>
        <w:r w:rsidRPr="00163DCF">
          <w:rPr>
            <w:szCs w:val="21"/>
            <w:rPrChange w:id="9809" w:author="David" w:date="2022-08-17T16:58:00Z">
              <w:rPr>
                <w:rFonts w:ascii="Times New Roman" w:hAnsi="Times New Roman"/>
                <w:sz w:val="24"/>
                <w:szCs w:val="24"/>
              </w:rPr>
            </w:rPrChange>
          </w:rPr>
          <w:t xml:space="preserve"> insisted on driving me to Luna Park. Andy, </w:t>
        </w:r>
        <w:proofErr w:type="gramStart"/>
        <w:r w:rsidRPr="00163DCF">
          <w:rPr>
            <w:szCs w:val="21"/>
            <w:rPrChange w:id="9810" w:author="David" w:date="2022-08-17T16:58:00Z">
              <w:rPr>
                <w:rFonts w:ascii="Times New Roman" w:hAnsi="Times New Roman"/>
                <w:sz w:val="24"/>
                <w:szCs w:val="24"/>
              </w:rPr>
            </w:rPrChange>
          </w:rPr>
          <w:t>Cullen</w:t>
        </w:r>
        <w:proofErr w:type="gramEnd"/>
        <w:r w:rsidRPr="00163DCF">
          <w:rPr>
            <w:szCs w:val="21"/>
            <w:rPrChange w:id="9811" w:author="David" w:date="2022-08-17T16:58:00Z">
              <w:rPr>
                <w:rFonts w:ascii="Times New Roman" w:hAnsi="Times New Roman"/>
                <w:sz w:val="24"/>
                <w:szCs w:val="24"/>
              </w:rPr>
            </w:rPrChange>
          </w:rPr>
          <w:t xml:space="preserve"> and </w:t>
        </w:r>
      </w:ins>
      <w:ins w:id="9812" w:author="Britt Collins" w:date="2021-10-05T16:13:00Z">
        <w:r w:rsidR="00CF4E14" w:rsidRPr="00163DCF">
          <w:rPr>
            <w:szCs w:val="21"/>
            <w:rPrChange w:id="9813" w:author="David" w:date="2022-08-17T16:58:00Z">
              <w:rPr>
                <w:rFonts w:ascii="Times New Roman" w:hAnsi="Times New Roman"/>
                <w:sz w:val="24"/>
                <w:szCs w:val="24"/>
              </w:rPr>
            </w:rPrChange>
          </w:rPr>
          <w:t>her</w:t>
        </w:r>
      </w:ins>
      <w:ins w:id="9814" w:author="Britt Collins" w:date="2021-09-30T14:58:00Z">
        <w:r w:rsidRPr="00163DCF">
          <w:rPr>
            <w:szCs w:val="21"/>
            <w:rPrChange w:id="9815" w:author="David" w:date="2022-08-17T16:58:00Z">
              <w:rPr>
                <w:rFonts w:ascii="Times New Roman" w:hAnsi="Times New Roman"/>
                <w:sz w:val="24"/>
                <w:szCs w:val="24"/>
              </w:rPr>
            </w:rPrChange>
          </w:rPr>
          <w:t xml:space="preserve"> mom </w:t>
        </w:r>
      </w:ins>
      <w:ins w:id="9816" w:author="Britt Collins" w:date="2021-10-05T16:13:00Z">
        <w:r w:rsidR="00CF4E14" w:rsidRPr="00163DCF">
          <w:rPr>
            <w:szCs w:val="21"/>
            <w:rPrChange w:id="9817" w:author="David" w:date="2022-08-17T16:58:00Z">
              <w:rPr>
                <w:rFonts w:ascii="Times New Roman" w:hAnsi="Times New Roman"/>
                <w:sz w:val="24"/>
                <w:szCs w:val="24"/>
              </w:rPr>
            </w:rPrChange>
          </w:rPr>
          <w:t>plann</w:t>
        </w:r>
      </w:ins>
      <w:ins w:id="9818" w:author="Britt Collins" w:date="2021-09-30T14:58:00Z">
        <w:r w:rsidRPr="00163DCF">
          <w:rPr>
            <w:szCs w:val="21"/>
            <w:rPrChange w:id="9819" w:author="David" w:date="2022-08-17T16:58:00Z">
              <w:rPr>
                <w:rFonts w:ascii="Times New Roman" w:hAnsi="Times New Roman"/>
                <w:sz w:val="24"/>
                <w:szCs w:val="24"/>
              </w:rPr>
            </w:rPrChange>
          </w:rPr>
          <w:t xml:space="preserve">ed to meet us at the entrance. It was a gorgeous, warm, blue sky </w:t>
        </w:r>
      </w:ins>
      <w:ins w:id="9820" w:author="Britt Collins" w:date="2021-10-05T16:13:00Z">
        <w:r w:rsidR="00CF4E14" w:rsidRPr="00163DCF">
          <w:rPr>
            <w:szCs w:val="21"/>
            <w:rPrChange w:id="9821" w:author="David" w:date="2022-08-17T16:58:00Z">
              <w:rPr>
                <w:rFonts w:ascii="Times New Roman" w:hAnsi="Times New Roman"/>
                <w:sz w:val="24"/>
                <w:szCs w:val="24"/>
              </w:rPr>
            </w:rPrChange>
          </w:rPr>
          <w:t>a</w:t>
        </w:r>
      </w:ins>
      <w:ins w:id="9822" w:author="Britt Collins" w:date="2021-09-30T14:58:00Z">
        <w:r w:rsidRPr="00163DCF">
          <w:rPr>
            <w:szCs w:val="21"/>
            <w:rPrChange w:id="9823" w:author="David" w:date="2022-08-17T16:58:00Z">
              <w:rPr>
                <w:rFonts w:ascii="Times New Roman" w:hAnsi="Times New Roman"/>
                <w:sz w:val="24"/>
                <w:szCs w:val="24"/>
              </w:rPr>
            </w:rPrChange>
          </w:rPr>
          <w:t xml:space="preserve">utumn day. </w:t>
        </w:r>
        <w:proofErr w:type="spellStart"/>
        <w:r w:rsidRPr="00163DCF">
          <w:rPr>
            <w:szCs w:val="21"/>
            <w:rPrChange w:id="9824" w:author="David" w:date="2022-08-17T16:58:00Z">
              <w:rPr>
                <w:rFonts w:ascii="Times New Roman" w:hAnsi="Times New Roman"/>
                <w:sz w:val="24"/>
                <w:szCs w:val="24"/>
              </w:rPr>
            </w:rPrChange>
          </w:rPr>
          <w:t>Becs</w:t>
        </w:r>
        <w:proofErr w:type="spellEnd"/>
        <w:r w:rsidRPr="00163DCF">
          <w:rPr>
            <w:szCs w:val="21"/>
            <w:rPrChange w:id="9825" w:author="David" w:date="2022-08-17T16:58:00Z">
              <w:rPr>
                <w:rFonts w:ascii="Times New Roman" w:hAnsi="Times New Roman"/>
                <w:sz w:val="24"/>
                <w:szCs w:val="24"/>
              </w:rPr>
            </w:rPrChange>
          </w:rPr>
          <w:t xml:space="preserve"> and I parked nearby and walked through the ornate, circus</w:t>
        </w:r>
      </w:ins>
      <w:ins w:id="9826" w:author="Britt Collins" w:date="2021-10-05T16:14:00Z">
        <w:r w:rsidR="00CF4E14" w:rsidRPr="00163DCF">
          <w:rPr>
            <w:szCs w:val="21"/>
            <w:rPrChange w:id="9827" w:author="David" w:date="2022-08-17T16:58:00Z">
              <w:rPr>
                <w:rFonts w:ascii="Times New Roman" w:hAnsi="Times New Roman"/>
                <w:sz w:val="24"/>
                <w:szCs w:val="24"/>
              </w:rPr>
            </w:rPrChange>
          </w:rPr>
          <w:t>-</w:t>
        </w:r>
      </w:ins>
      <w:ins w:id="9828" w:author="Britt Collins" w:date="2021-09-30T14:58:00Z">
        <w:r w:rsidRPr="00163DCF">
          <w:rPr>
            <w:szCs w:val="21"/>
            <w:rPrChange w:id="9829" w:author="David" w:date="2022-08-17T16:58:00Z">
              <w:rPr>
                <w:rFonts w:ascii="Times New Roman" w:hAnsi="Times New Roman"/>
                <w:sz w:val="24"/>
                <w:szCs w:val="24"/>
              </w:rPr>
            </w:rPrChange>
          </w:rPr>
          <w:t>studded Luna Park entrance. We reached the p</w:t>
        </w:r>
      </w:ins>
      <w:ins w:id="9830" w:author="Britt Collins" w:date="2021-10-05T16:14:00Z">
        <w:r w:rsidR="00CF4E14" w:rsidRPr="00163DCF">
          <w:rPr>
            <w:szCs w:val="21"/>
            <w:rPrChange w:id="9831" w:author="David" w:date="2022-08-17T16:58:00Z">
              <w:rPr>
                <w:rFonts w:ascii="Times New Roman" w:hAnsi="Times New Roman"/>
                <w:sz w:val="24"/>
                <w:szCs w:val="24"/>
              </w:rPr>
            </w:rPrChange>
          </w:rPr>
          <w:t>ie</w:t>
        </w:r>
      </w:ins>
      <w:ins w:id="9832" w:author="Britt Collins" w:date="2021-09-30T14:58:00Z">
        <w:r w:rsidRPr="00163DCF">
          <w:rPr>
            <w:szCs w:val="21"/>
            <w:rPrChange w:id="9833" w:author="David" w:date="2022-08-17T16:58:00Z">
              <w:rPr>
                <w:rFonts w:ascii="Times New Roman" w:hAnsi="Times New Roman"/>
                <w:sz w:val="24"/>
                <w:szCs w:val="24"/>
              </w:rPr>
            </w:rPrChange>
          </w:rPr>
          <w:t xml:space="preserve">r. </w:t>
        </w:r>
        <w:proofErr w:type="spellStart"/>
        <w:r w:rsidRPr="00163DCF">
          <w:rPr>
            <w:szCs w:val="21"/>
            <w:rPrChange w:id="9834" w:author="David" w:date="2022-08-17T16:58:00Z">
              <w:rPr>
                <w:rFonts w:ascii="Times New Roman" w:hAnsi="Times New Roman"/>
                <w:sz w:val="24"/>
                <w:szCs w:val="24"/>
              </w:rPr>
            </w:rPrChange>
          </w:rPr>
          <w:t>Becs</w:t>
        </w:r>
        <w:proofErr w:type="spellEnd"/>
        <w:r w:rsidRPr="00163DCF">
          <w:rPr>
            <w:szCs w:val="21"/>
            <w:rPrChange w:id="9835" w:author="David" w:date="2022-08-17T16:58:00Z">
              <w:rPr>
                <w:rFonts w:ascii="Times New Roman" w:hAnsi="Times New Roman"/>
                <w:sz w:val="24"/>
                <w:szCs w:val="24"/>
              </w:rPr>
            </w:rPrChange>
          </w:rPr>
          <w:t xml:space="preserve"> took her phone out and </w:t>
        </w:r>
      </w:ins>
      <w:ins w:id="9836" w:author="Britt Collins" w:date="2021-10-05T16:15:00Z">
        <w:r w:rsidR="00CF4E14" w:rsidRPr="00163DCF">
          <w:rPr>
            <w:szCs w:val="21"/>
            <w:rPrChange w:id="9837" w:author="David" w:date="2022-08-17T16:58:00Z">
              <w:rPr>
                <w:rFonts w:ascii="Times New Roman" w:hAnsi="Times New Roman"/>
                <w:sz w:val="24"/>
                <w:szCs w:val="24"/>
              </w:rPr>
            </w:rPrChange>
          </w:rPr>
          <w:t xml:space="preserve">called </w:t>
        </w:r>
      </w:ins>
      <w:ins w:id="9838" w:author="Britt Collins" w:date="2021-09-30T14:58:00Z">
        <w:r w:rsidRPr="00163DCF">
          <w:rPr>
            <w:szCs w:val="21"/>
            <w:rPrChange w:id="9839" w:author="David" w:date="2022-08-17T16:58:00Z">
              <w:rPr>
                <w:rFonts w:ascii="Times New Roman" w:hAnsi="Times New Roman"/>
                <w:sz w:val="24"/>
                <w:szCs w:val="24"/>
              </w:rPr>
            </w:rPrChange>
          </w:rPr>
          <w:t>Andy</w:t>
        </w:r>
      </w:ins>
      <w:ins w:id="9840" w:author="Britt Collins" w:date="2021-10-05T16:15:00Z">
        <w:r w:rsidR="00CF4E14" w:rsidRPr="00163DCF">
          <w:rPr>
            <w:szCs w:val="21"/>
            <w:rPrChange w:id="9841" w:author="David" w:date="2022-08-17T16:58:00Z">
              <w:rPr>
                <w:rFonts w:ascii="Times New Roman" w:hAnsi="Times New Roman"/>
                <w:sz w:val="24"/>
                <w:szCs w:val="24"/>
              </w:rPr>
            </w:rPrChange>
          </w:rPr>
          <w:t>.</w:t>
        </w:r>
      </w:ins>
      <w:ins w:id="9842" w:author="Britt Collins" w:date="2021-09-30T14:58:00Z">
        <w:r w:rsidRPr="00163DCF">
          <w:rPr>
            <w:szCs w:val="21"/>
            <w:rPrChange w:id="9843" w:author="David" w:date="2022-08-17T16:58:00Z">
              <w:rPr>
                <w:rFonts w:ascii="Times New Roman" w:hAnsi="Times New Roman"/>
                <w:sz w:val="24"/>
                <w:szCs w:val="24"/>
              </w:rPr>
            </w:rPrChange>
          </w:rPr>
          <w:t xml:space="preserve"> She slowly turned, looked towards the </w:t>
        </w:r>
        <w:proofErr w:type="gramStart"/>
        <w:r w:rsidRPr="00163DCF">
          <w:rPr>
            <w:szCs w:val="21"/>
            <w:rPrChange w:id="9844" w:author="David" w:date="2022-08-17T16:58:00Z">
              <w:rPr>
                <w:rFonts w:ascii="Times New Roman" w:hAnsi="Times New Roman"/>
                <w:sz w:val="24"/>
                <w:szCs w:val="24"/>
              </w:rPr>
            </w:rPrChange>
          </w:rPr>
          <w:t>entrance</w:t>
        </w:r>
        <w:proofErr w:type="gramEnd"/>
        <w:r w:rsidRPr="00163DCF">
          <w:rPr>
            <w:szCs w:val="21"/>
            <w:rPrChange w:id="9845" w:author="David" w:date="2022-08-17T16:58:00Z">
              <w:rPr>
                <w:rFonts w:ascii="Times New Roman" w:hAnsi="Times New Roman"/>
                <w:sz w:val="24"/>
                <w:szCs w:val="24"/>
              </w:rPr>
            </w:rPrChange>
          </w:rPr>
          <w:t xml:space="preserve"> and smiled. I followed the direction of her gaze. I recognised the enthusiastic duo, </w:t>
        </w:r>
        <w:proofErr w:type="gramStart"/>
        <w:r w:rsidRPr="00163DCF">
          <w:rPr>
            <w:szCs w:val="21"/>
            <w:rPrChange w:id="9846" w:author="David" w:date="2022-08-17T16:58:00Z">
              <w:rPr>
                <w:rFonts w:ascii="Times New Roman" w:hAnsi="Times New Roman"/>
                <w:sz w:val="24"/>
                <w:szCs w:val="24"/>
              </w:rPr>
            </w:rPrChange>
          </w:rPr>
          <w:t>Andy</w:t>
        </w:r>
        <w:proofErr w:type="gramEnd"/>
        <w:r w:rsidRPr="00163DCF">
          <w:rPr>
            <w:szCs w:val="21"/>
            <w:rPrChange w:id="9847" w:author="David" w:date="2022-08-17T16:58:00Z">
              <w:rPr>
                <w:rFonts w:ascii="Times New Roman" w:hAnsi="Times New Roman"/>
                <w:sz w:val="24"/>
                <w:szCs w:val="24"/>
              </w:rPr>
            </w:rPrChange>
          </w:rPr>
          <w:t xml:space="preserve"> and Cullen. </w:t>
        </w:r>
      </w:ins>
      <w:proofErr w:type="gramStart"/>
      <w:ins w:id="9848" w:author="Britt Collins" w:date="2021-10-05T16:15:00Z">
        <w:r w:rsidR="00CF4E14" w:rsidRPr="00163DCF">
          <w:rPr>
            <w:szCs w:val="21"/>
            <w:rPrChange w:id="9849" w:author="David" w:date="2022-08-17T16:58:00Z">
              <w:rPr>
                <w:rFonts w:ascii="Times New Roman" w:hAnsi="Times New Roman"/>
                <w:sz w:val="24"/>
                <w:szCs w:val="24"/>
              </w:rPr>
            </w:rPrChange>
          </w:rPr>
          <w:t>Her</w:t>
        </w:r>
      </w:ins>
      <w:ins w:id="9850" w:author="Britt Collins" w:date="2021-09-30T14:58:00Z">
        <w:r w:rsidRPr="00163DCF">
          <w:rPr>
            <w:szCs w:val="21"/>
            <w:rPrChange w:id="9851" w:author="David" w:date="2022-08-17T16:58:00Z">
              <w:rPr>
                <w:rFonts w:ascii="Times New Roman" w:hAnsi="Times New Roman"/>
                <w:sz w:val="24"/>
                <w:szCs w:val="24"/>
              </w:rPr>
            </w:rPrChange>
          </w:rPr>
          <w:t xml:space="preserve"> </w:t>
        </w:r>
      </w:ins>
      <w:ins w:id="9852" w:author="Britt Collins" w:date="2021-10-05T16:15:00Z">
        <w:r w:rsidR="00CF4E14" w:rsidRPr="00163DCF">
          <w:rPr>
            <w:szCs w:val="21"/>
            <w:rPrChange w:id="9853" w:author="David" w:date="2022-08-17T16:58:00Z">
              <w:rPr>
                <w:rFonts w:ascii="Times New Roman" w:hAnsi="Times New Roman"/>
                <w:sz w:val="24"/>
                <w:szCs w:val="24"/>
              </w:rPr>
            </w:rPrChange>
          </w:rPr>
          <w:t>m</w:t>
        </w:r>
      </w:ins>
      <w:ins w:id="9854" w:author="Britt Collins" w:date="2021-09-30T14:58:00Z">
        <w:r w:rsidRPr="00163DCF">
          <w:rPr>
            <w:szCs w:val="21"/>
            <w:rPrChange w:id="9855" w:author="David" w:date="2022-08-17T16:58:00Z">
              <w:rPr>
                <w:rFonts w:ascii="Times New Roman" w:hAnsi="Times New Roman"/>
                <w:sz w:val="24"/>
                <w:szCs w:val="24"/>
              </w:rPr>
            </w:rPrChange>
          </w:rPr>
          <w:t>other,</w:t>
        </w:r>
        <w:proofErr w:type="gramEnd"/>
        <w:r w:rsidRPr="00163DCF">
          <w:rPr>
            <w:szCs w:val="21"/>
            <w:rPrChange w:id="9856" w:author="David" w:date="2022-08-17T16:58:00Z">
              <w:rPr>
                <w:rFonts w:ascii="Times New Roman" w:hAnsi="Times New Roman"/>
                <w:sz w:val="24"/>
                <w:szCs w:val="24"/>
              </w:rPr>
            </w:rPrChange>
          </w:rPr>
          <w:t xml:space="preserve"> had a stiff upper lip and a pale complexion. </w:t>
        </w:r>
      </w:ins>
      <w:ins w:id="9857" w:author="Britt Collins" w:date="2021-10-05T16:16:00Z">
        <w:r w:rsidR="00CF4E14" w:rsidRPr="00163DCF">
          <w:rPr>
            <w:szCs w:val="21"/>
            <w:rPrChange w:id="9858" w:author="David" w:date="2022-08-17T16:58:00Z">
              <w:rPr>
                <w:rFonts w:ascii="Times New Roman" w:hAnsi="Times New Roman"/>
                <w:sz w:val="24"/>
                <w:szCs w:val="24"/>
              </w:rPr>
            </w:rPrChange>
          </w:rPr>
          <w:t>They strode</w:t>
        </w:r>
      </w:ins>
      <w:ins w:id="9859" w:author="Britt Collins" w:date="2021-09-30T14:58:00Z">
        <w:r w:rsidRPr="00163DCF">
          <w:rPr>
            <w:szCs w:val="21"/>
            <w:rPrChange w:id="9860" w:author="David" w:date="2022-08-17T16:58:00Z">
              <w:rPr>
                <w:rFonts w:ascii="Times New Roman" w:hAnsi="Times New Roman"/>
                <w:sz w:val="24"/>
                <w:szCs w:val="24"/>
              </w:rPr>
            </w:rPrChange>
          </w:rPr>
          <w:t xml:space="preserve"> towards me and </w:t>
        </w:r>
        <w:proofErr w:type="spellStart"/>
        <w:r w:rsidRPr="00163DCF">
          <w:rPr>
            <w:szCs w:val="21"/>
            <w:rPrChange w:id="9861" w:author="David" w:date="2022-08-17T16:58:00Z">
              <w:rPr>
                <w:rFonts w:ascii="Times New Roman" w:hAnsi="Times New Roman"/>
                <w:sz w:val="24"/>
                <w:szCs w:val="24"/>
              </w:rPr>
            </w:rPrChange>
          </w:rPr>
          <w:t>Becs</w:t>
        </w:r>
        <w:proofErr w:type="spellEnd"/>
        <w:r w:rsidRPr="00163DCF">
          <w:rPr>
            <w:szCs w:val="21"/>
            <w:rPrChange w:id="9862" w:author="David" w:date="2022-08-17T16:58:00Z">
              <w:rPr>
                <w:rFonts w:ascii="Times New Roman" w:hAnsi="Times New Roman"/>
                <w:sz w:val="24"/>
                <w:szCs w:val="24"/>
              </w:rPr>
            </w:rPrChange>
          </w:rPr>
          <w:t xml:space="preserve"> smiling, with arms open wide. I shook Andy’s hand. I embraced Cullen and her mom with a half-hearted hug.</w:t>
        </w:r>
      </w:ins>
    </w:p>
    <w:p w14:paraId="611D5E1F" w14:textId="77777777" w:rsidR="00CF4E14" w:rsidRPr="00163DCF" w:rsidRDefault="006F31F6">
      <w:pPr>
        <w:spacing w:line="276" w:lineRule="auto"/>
        <w:ind w:left="-5" w:right="15" w:firstLine="395"/>
        <w:rPr>
          <w:ins w:id="9863" w:author="Britt Collins" w:date="2021-10-05T16:17:00Z"/>
          <w:szCs w:val="21"/>
          <w:rPrChange w:id="9864" w:author="David" w:date="2022-08-17T16:58:00Z">
            <w:rPr>
              <w:ins w:id="9865" w:author="Britt Collins" w:date="2021-10-05T16:17:00Z"/>
              <w:rFonts w:ascii="Times New Roman" w:hAnsi="Times New Roman"/>
              <w:sz w:val="24"/>
              <w:szCs w:val="24"/>
            </w:rPr>
          </w:rPrChange>
        </w:rPr>
        <w:pPrChange w:id="9866" w:author="David" w:date="2022-08-17T17:01:00Z">
          <w:pPr>
            <w:spacing w:line="480" w:lineRule="auto"/>
            <w:ind w:left="-5" w:right="15" w:firstLine="395"/>
          </w:pPr>
        </w:pPrChange>
      </w:pPr>
      <w:ins w:id="9867" w:author="Britt Collins" w:date="2021-09-30T14:58:00Z">
        <w:r w:rsidRPr="00163DCF">
          <w:rPr>
            <w:szCs w:val="21"/>
            <w:rPrChange w:id="9868" w:author="David" w:date="2022-08-17T16:58:00Z">
              <w:rPr>
                <w:rFonts w:ascii="Times New Roman" w:hAnsi="Times New Roman"/>
                <w:sz w:val="24"/>
                <w:szCs w:val="24"/>
              </w:rPr>
            </w:rPrChange>
          </w:rPr>
          <w:t>The love they shared was in warm contrast to my touch</w:t>
        </w:r>
      </w:ins>
      <w:ins w:id="9869" w:author="Britt Collins" w:date="2021-10-05T16:16:00Z">
        <w:r w:rsidR="00CF4E14" w:rsidRPr="00163DCF">
          <w:rPr>
            <w:szCs w:val="21"/>
            <w:rPrChange w:id="9870" w:author="David" w:date="2022-08-17T16:58:00Z">
              <w:rPr>
                <w:rFonts w:ascii="Times New Roman" w:hAnsi="Times New Roman"/>
                <w:sz w:val="24"/>
                <w:szCs w:val="24"/>
              </w:rPr>
            </w:rPrChange>
          </w:rPr>
          <w:t>-</w:t>
        </w:r>
      </w:ins>
      <w:ins w:id="9871" w:author="Britt Collins" w:date="2021-09-30T14:58:00Z">
        <w:r w:rsidRPr="00163DCF">
          <w:rPr>
            <w:szCs w:val="21"/>
            <w:rPrChange w:id="9872" w:author="David" w:date="2022-08-17T16:58:00Z">
              <w:rPr>
                <w:rFonts w:ascii="Times New Roman" w:hAnsi="Times New Roman"/>
                <w:sz w:val="24"/>
                <w:szCs w:val="24"/>
              </w:rPr>
            </w:rPrChange>
          </w:rPr>
          <w:t>starved life. Cullen’s mom behaved more in line with my upbringing</w:t>
        </w:r>
      </w:ins>
      <w:ins w:id="9873" w:author="Britt Collins" w:date="2021-10-05T16:16:00Z">
        <w:r w:rsidR="00CF4E14" w:rsidRPr="00163DCF">
          <w:rPr>
            <w:szCs w:val="21"/>
            <w:rPrChange w:id="9874" w:author="David" w:date="2022-08-17T16:58:00Z">
              <w:rPr>
                <w:rFonts w:ascii="Times New Roman" w:hAnsi="Times New Roman"/>
                <w:sz w:val="24"/>
                <w:szCs w:val="24"/>
              </w:rPr>
            </w:rPrChange>
          </w:rPr>
          <w:t>:</w:t>
        </w:r>
      </w:ins>
      <w:ins w:id="9875" w:author="Britt Collins" w:date="2021-09-30T14:58:00Z">
        <w:r w:rsidRPr="00163DCF">
          <w:rPr>
            <w:szCs w:val="21"/>
            <w:rPrChange w:id="9876" w:author="David" w:date="2022-08-17T16:58:00Z">
              <w:rPr>
                <w:rFonts w:ascii="Times New Roman" w:hAnsi="Times New Roman"/>
                <w:sz w:val="24"/>
                <w:szCs w:val="24"/>
              </w:rPr>
            </w:rPrChange>
          </w:rPr>
          <w:t xml:space="preserve"> don't show your emotion and don't touch. I was a reserved person, even by British standards.</w:t>
        </w:r>
      </w:ins>
      <w:ins w:id="9877" w:author="Britt Collins" w:date="2021-10-05T16:17:00Z">
        <w:r w:rsidR="00CF4E14" w:rsidRPr="00163DCF">
          <w:rPr>
            <w:szCs w:val="21"/>
            <w:rPrChange w:id="9878" w:author="David" w:date="2022-08-17T16:58:00Z">
              <w:rPr>
                <w:rFonts w:ascii="Times New Roman" w:hAnsi="Times New Roman"/>
                <w:sz w:val="24"/>
                <w:szCs w:val="24"/>
              </w:rPr>
            </w:rPrChange>
          </w:rPr>
          <w:t xml:space="preserve"> </w:t>
        </w:r>
      </w:ins>
      <w:ins w:id="9879" w:author="Britt Collins" w:date="2021-09-30T14:58:00Z">
        <w:r w:rsidRPr="00163DCF">
          <w:rPr>
            <w:szCs w:val="21"/>
            <w:rPrChange w:id="9880" w:author="David" w:date="2022-08-17T16:58:00Z">
              <w:rPr>
                <w:rFonts w:ascii="Times New Roman" w:hAnsi="Times New Roman"/>
                <w:sz w:val="24"/>
                <w:szCs w:val="24"/>
              </w:rPr>
            </w:rPrChange>
          </w:rPr>
          <w:t xml:space="preserve">The women went their separate ways, leaving me and Andy to chat. </w:t>
        </w:r>
      </w:ins>
    </w:p>
    <w:p w14:paraId="50AAB7C8" w14:textId="77777777" w:rsidR="00CF4E14" w:rsidRPr="00163DCF" w:rsidRDefault="00CF4E14">
      <w:pPr>
        <w:spacing w:line="276" w:lineRule="auto"/>
        <w:ind w:left="-5" w:right="15" w:firstLine="395"/>
        <w:rPr>
          <w:ins w:id="9881" w:author="Britt Collins" w:date="2021-10-05T16:17:00Z"/>
          <w:szCs w:val="21"/>
          <w:rPrChange w:id="9882" w:author="David" w:date="2022-08-17T16:58:00Z">
            <w:rPr>
              <w:ins w:id="9883" w:author="Britt Collins" w:date="2021-10-05T16:17:00Z"/>
              <w:rFonts w:ascii="Times New Roman" w:hAnsi="Times New Roman"/>
              <w:sz w:val="24"/>
              <w:szCs w:val="24"/>
            </w:rPr>
          </w:rPrChange>
        </w:rPr>
        <w:pPrChange w:id="9884" w:author="David" w:date="2022-08-17T17:01:00Z">
          <w:pPr>
            <w:spacing w:line="480" w:lineRule="auto"/>
            <w:ind w:left="-5" w:right="15" w:firstLine="395"/>
          </w:pPr>
        </w:pPrChange>
      </w:pPr>
      <w:ins w:id="9885" w:author="Britt Collins" w:date="2021-10-05T16:17:00Z">
        <w:r w:rsidRPr="00163DCF">
          <w:rPr>
            <w:szCs w:val="21"/>
            <w:rPrChange w:id="9886" w:author="David" w:date="2022-08-17T16:58:00Z">
              <w:rPr>
                <w:rFonts w:ascii="Times New Roman" w:hAnsi="Times New Roman"/>
                <w:sz w:val="24"/>
                <w:szCs w:val="24"/>
              </w:rPr>
            </w:rPrChange>
          </w:rPr>
          <w:t>H</w:t>
        </w:r>
      </w:ins>
      <w:ins w:id="9887" w:author="Britt Collins" w:date="2021-09-30T14:58:00Z">
        <w:r w:rsidR="006F31F6" w:rsidRPr="00163DCF">
          <w:rPr>
            <w:szCs w:val="21"/>
            <w:rPrChange w:id="9888" w:author="David" w:date="2022-08-17T16:58:00Z">
              <w:rPr>
                <w:rFonts w:ascii="Times New Roman" w:hAnsi="Times New Roman"/>
                <w:sz w:val="24"/>
                <w:szCs w:val="24"/>
              </w:rPr>
            </w:rPrChange>
          </w:rPr>
          <w:t xml:space="preserve">earing Andy’s strong southern accent, I engaged my Birmingham accent. </w:t>
        </w:r>
      </w:ins>
    </w:p>
    <w:p w14:paraId="0B9A9CD5" w14:textId="3E50B1C7" w:rsidR="00CF4E14" w:rsidRPr="00163DCF" w:rsidRDefault="00CF4E14">
      <w:pPr>
        <w:spacing w:line="276" w:lineRule="auto"/>
        <w:ind w:left="-5" w:right="15" w:firstLine="395"/>
        <w:rPr>
          <w:ins w:id="9889" w:author="Britt Collins" w:date="2021-10-05T16:18:00Z"/>
          <w:szCs w:val="21"/>
          <w:rPrChange w:id="9890" w:author="David" w:date="2022-08-17T16:58:00Z">
            <w:rPr>
              <w:ins w:id="9891" w:author="Britt Collins" w:date="2021-10-05T16:18:00Z"/>
              <w:rFonts w:ascii="Times New Roman" w:hAnsi="Times New Roman"/>
              <w:sz w:val="24"/>
              <w:szCs w:val="24"/>
            </w:rPr>
          </w:rPrChange>
        </w:rPr>
        <w:pPrChange w:id="9892" w:author="David" w:date="2022-08-17T17:01:00Z">
          <w:pPr>
            <w:spacing w:line="480" w:lineRule="auto"/>
            <w:ind w:left="-5" w:right="15" w:firstLine="395"/>
          </w:pPr>
        </w:pPrChange>
      </w:pPr>
      <w:ins w:id="9893" w:author="Britt Collins" w:date="2021-10-05T16:18:00Z">
        <w:r w:rsidRPr="00163DCF">
          <w:rPr>
            <w:b/>
            <w:szCs w:val="21"/>
            <w:rPrChange w:id="9894" w:author="David" w:date="2022-08-17T16:58:00Z">
              <w:rPr>
                <w:rFonts w:ascii="Times New Roman" w:hAnsi="Times New Roman"/>
                <w:sz w:val="22"/>
                <w:szCs w:val="24"/>
              </w:rPr>
            </w:rPrChange>
          </w:rPr>
          <w:t>I SUGGEST CUTTING</w:t>
        </w:r>
      </w:ins>
      <w:ins w:id="9895" w:author="Britt Collins" w:date="2021-10-05T16:17:00Z">
        <w:r w:rsidRPr="00163DCF">
          <w:rPr>
            <w:b/>
            <w:szCs w:val="21"/>
            <w:rPrChange w:id="9896" w:author="David" w:date="2022-08-17T16:58:00Z">
              <w:rPr>
                <w:rFonts w:ascii="Times New Roman" w:hAnsi="Times New Roman"/>
                <w:sz w:val="22"/>
                <w:szCs w:val="24"/>
              </w:rPr>
            </w:rPrChange>
          </w:rPr>
          <w:t xml:space="preserve"> </w:t>
        </w:r>
      </w:ins>
      <w:ins w:id="9897" w:author="Britt Collins" w:date="2021-10-05T16:18:00Z">
        <w:r w:rsidRPr="00163DCF">
          <w:rPr>
            <w:b/>
            <w:szCs w:val="21"/>
            <w:rPrChange w:id="9898" w:author="David" w:date="2022-08-17T16:58:00Z">
              <w:rPr>
                <w:rFonts w:ascii="Times New Roman" w:hAnsi="Times New Roman"/>
                <w:sz w:val="22"/>
                <w:szCs w:val="24"/>
              </w:rPr>
            </w:rPrChange>
          </w:rPr>
          <w:t>THIS</w:t>
        </w:r>
      </w:ins>
      <w:ins w:id="9899" w:author="Britt Collins" w:date="2021-10-05T16:17:00Z">
        <w:r w:rsidRPr="00163DCF">
          <w:rPr>
            <w:b/>
            <w:szCs w:val="21"/>
            <w:rPrChange w:id="9900" w:author="David" w:date="2022-08-17T16:58:00Z">
              <w:rPr>
                <w:rFonts w:ascii="Times New Roman" w:hAnsi="Times New Roman"/>
                <w:sz w:val="22"/>
                <w:szCs w:val="24"/>
              </w:rPr>
            </w:rPrChange>
          </w:rPr>
          <w:t xml:space="preserve"> EMPTY</w:t>
        </w:r>
      </w:ins>
      <w:ins w:id="9901" w:author="Britt Collins" w:date="2021-10-05T16:18:00Z">
        <w:r w:rsidRPr="00163DCF">
          <w:rPr>
            <w:b/>
            <w:szCs w:val="21"/>
            <w:rPrChange w:id="9902" w:author="David" w:date="2022-08-17T16:58:00Z">
              <w:rPr>
                <w:rFonts w:ascii="Times New Roman" w:hAnsi="Times New Roman"/>
                <w:sz w:val="22"/>
                <w:szCs w:val="24"/>
              </w:rPr>
            </w:rPrChange>
          </w:rPr>
          <w:t xml:space="preserve"> TRIVIAL DIALOGUE</w:t>
        </w:r>
        <w:r w:rsidRPr="00163DCF">
          <w:rPr>
            <w:szCs w:val="21"/>
            <w:rPrChange w:id="9903" w:author="David" w:date="2022-08-17T16:58:00Z">
              <w:rPr>
                <w:rFonts w:ascii="Times New Roman" w:hAnsi="Times New Roman"/>
                <w:sz w:val="22"/>
                <w:szCs w:val="24"/>
              </w:rPr>
            </w:rPrChange>
          </w:rPr>
          <w:t xml:space="preserve"> </w:t>
        </w:r>
      </w:ins>
      <w:ins w:id="9904" w:author="Britt Collins" w:date="2021-10-05T16:17:00Z">
        <w:r w:rsidRPr="00163DCF">
          <w:rPr>
            <w:szCs w:val="21"/>
            <w:rPrChange w:id="9905" w:author="David" w:date="2022-08-17T16:58:00Z">
              <w:rPr>
                <w:rFonts w:ascii="Times New Roman" w:hAnsi="Times New Roman"/>
                <w:sz w:val="22"/>
                <w:szCs w:val="24"/>
              </w:rPr>
            </w:rPrChange>
          </w:rPr>
          <w:t>“</w:t>
        </w:r>
      </w:ins>
      <w:ins w:id="9906" w:author="Britt Collins" w:date="2021-09-30T14:58:00Z">
        <w:r w:rsidR="006F31F6" w:rsidRPr="00163DCF">
          <w:rPr>
            <w:szCs w:val="21"/>
            <w:rPrChange w:id="9907" w:author="David" w:date="2022-08-17T16:58:00Z">
              <w:rPr>
                <w:rFonts w:ascii="Times New Roman" w:hAnsi="Times New Roman"/>
                <w:sz w:val="24"/>
                <w:szCs w:val="24"/>
              </w:rPr>
            </w:rPrChange>
          </w:rPr>
          <w:t>How’s it going?", I said. "Yeah, not bad, not bad.", he replied. The tone of his voice was upbeat. It was refreshing hearing a British style response. The Australians amplified adjectives, which like Americanisms, stifled the extremes of the English language. Andy began to chat about his love for Australian outdoor activities. I thought I loved health and fitness. Andy's enthusiasm for fitness far exceeded mine.</w:t>
        </w:r>
      </w:ins>
      <w:ins w:id="9908" w:author="Britt Collins" w:date="2021-10-05T16:18:00Z">
        <w:r w:rsidRPr="00163DCF">
          <w:rPr>
            <w:szCs w:val="21"/>
            <w:rPrChange w:id="9909" w:author="David" w:date="2022-08-17T16:58:00Z">
              <w:rPr>
                <w:rFonts w:ascii="Times New Roman" w:hAnsi="Times New Roman"/>
                <w:sz w:val="24"/>
                <w:szCs w:val="24"/>
              </w:rPr>
            </w:rPrChange>
          </w:rPr>
          <w:t xml:space="preserve"> </w:t>
        </w:r>
      </w:ins>
      <w:ins w:id="9910" w:author="Britt Collins" w:date="2021-09-30T14:58:00Z">
        <w:r w:rsidR="006F31F6" w:rsidRPr="00163DCF">
          <w:rPr>
            <w:szCs w:val="21"/>
            <w:rPrChange w:id="9911" w:author="David" w:date="2022-08-17T16:58:00Z">
              <w:rPr>
                <w:rFonts w:ascii="Times New Roman" w:hAnsi="Times New Roman"/>
                <w:sz w:val="24"/>
                <w:szCs w:val="24"/>
              </w:rPr>
            </w:rPrChange>
          </w:rPr>
          <w:t xml:space="preserve">He mentioned snowboarding in passing. A sport he knew well, which he'd taken up recently in Australia. </w:t>
        </w:r>
      </w:ins>
    </w:p>
    <w:p w14:paraId="5ABB6635" w14:textId="3A186F7F" w:rsidR="00CF4E14" w:rsidRPr="00163DCF" w:rsidRDefault="00CF4E14">
      <w:pPr>
        <w:spacing w:line="276" w:lineRule="auto"/>
        <w:ind w:left="-5" w:right="15" w:firstLine="395"/>
        <w:rPr>
          <w:ins w:id="9912" w:author="Britt Collins" w:date="2021-10-05T16:19:00Z"/>
          <w:szCs w:val="21"/>
          <w:rPrChange w:id="9913" w:author="David" w:date="2022-08-17T16:58:00Z">
            <w:rPr>
              <w:ins w:id="9914" w:author="Britt Collins" w:date="2021-10-05T16:19:00Z"/>
              <w:rFonts w:ascii="Times New Roman" w:hAnsi="Times New Roman"/>
              <w:sz w:val="24"/>
              <w:szCs w:val="24"/>
            </w:rPr>
          </w:rPrChange>
        </w:rPr>
        <w:pPrChange w:id="9915" w:author="David" w:date="2022-08-17T17:01:00Z">
          <w:pPr>
            <w:spacing w:line="480" w:lineRule="auto"/>
            <w:ind w:left="-5" w:right="15" w:firstLine="395"/>
          </w:pPr>
        </w:pPrChange>
      </w:pPr>
      <w:ins w:id="9916" w:author="Britt Collins" w:date="2021-10-05T16:19:00Z">
        <w:r w:rsidRPr="00163DCF">
          <w:rPr>
            <w:szCs w:val="21"/>
            <w:rPrChange w:id="9917" w:author="David" w:date="2022-08-17T16:58:00Z">
              <w:rPr>
                <w:rFonts w:ascii="Times New Roman" w:hAnsi="Times New Roman"/>
                <w:sz w:val="24"/>
                <w:szCs w:val="24"/>
              </w:rPr>
            </w:rPrChange>
          </w:rPr>
          <w:t>“</w:t>
        </w:r>
      </w:ins>
      <w:ins w:id="9918" w:author="Britt Collins" w:date="2021-09-30T14:58:00Z">
        <w:r w:rsidR="006F31F6" w:rsidRPr="00163DCF">
          <w:rPr>
            <w:szCs w:val="21"/>
            <w:rPrChange w:id="9919" w:author="David" w:date="2022-08-17T16:58:00Z">
              <w:rPr>
                <w:rFonts w:ascii="Times New Roman" w:hAnsi="Times New Roman"/>
                <w:sz w:val="24"/>
                <w:szCs w:val="24"/>
              </w:rPr>
            </w:rPrChange>
          </w:rPr>
          <w:t>Where can you snowboard in Australia?</w:t>
        </w:r>
      </w:ins>
      <w:ins w:id="9920" w:author="Britt Collins" w:date="2021-10-05T16:19:00Z">
        <w:r w:rsidRPr="00163DCF">
          <w:rPr>
            <w:szCs w:val="21"/>
            <w:rPrChange w:id="9921" w:author="David" w:date="2022-08-17T16:58:00Z">
              <w:rPr>
                <w:rFonts w:ascii="Times New Roman" w:hAnsi="Times New Roman"/>
                <w:sz w:val="24"/>
                <w:szCs w:val="24"/>
              </w:rPr>
            </w:rPrChange>
          </w:rPr>
          <w:t>”</w:t>
        </w:r>
      </w:ins>
      <w:ins w:id="9922" w:author="Britt Collins" w:date="2021-09-30T14:58:00Z">
        <w:r w:rsidR="006F31F6" w:rsidRPr="00163DCF">
          <w:rPr>
            <w:szCs w:val="21"/>
            <w:rPrChange w:id="9923" w:author="David" w:date="2022-08-17T16:58:00Z">
              <w:rPr>
                <w:rFonts w:ascii="Times New Roman" w:hAnsi="Times New Roman"/>
                <w:sz w:val="24"/>
                <w:szCs w:val="24"/>
              </w:rPr>
            </w:rPrChange>
          </w:rPr>
          <w:t xml:space="preserve"> I asked. </w:t>
        </w:r>
      </w:ins>
    </w:p>
    <w:p w14:paraId="26120156" w14:textId="77777777" w:rsidR="00FF7069" w:rsidRPr="00163DCF" w:rsidRDefault="00CF4E14">
      <w:pPr>
        <w:spacing w:line="276" w:lineRule="auto"/>
        <w:ind w:left="-5" w:right="15" w:firstLine="395"/>
        <w:rPr>
          <w:ins w:id="9924" w:author="Britt Collins" w:date="2021-10-05T16:19:00Z"/>
          <w:szCs w:val="21"/>
          <w:rPrChange w:id="9925" w:author="David" w:date="2022-08-17T16:58:00Z">
            <w:rPr>
              <w:ins w:id="9926" w:author="Britt Collins" w:date="2021-10-05T16:19:00Z"/>
              <w:rFonts w:ascii="Times New Roman" w:hAnsi="Times New Roman"/>
              <w:sz w:val="24"/>
              <w:szCs w:val="24"/>
            </w:rPr>
          </w:rPrChange>
        </w:rPr>
        <w:pPrChange w:id="9927" w:author="David" w:date="2022-08-17T17:01:00Z">
          <w:pPr>
            <w:spacing w:line="480" w:lineRule="auto"/>
            <w:ind w:left="-5" w:right="15" w:firstLine="395"/>
          </w:pPr>
        </w:pPrChange>
      </w:pPr>
      <w:ins w:id="9928" w:author="Britt Collins" w:date="2021-10-05T16:19:00Z">
        <w:r w:rsidRPr="00163DCF">
          <w:rPr>
            <w:szCs w:val="21"/>
            <w:rPrChange w:id="9929" w:author="David" w:date="2022-08-17T16:58:00Z">
              <w:rPr>
                <w:rFonts w:ascii="Times New Roman" w:hAnsi="Times New Roman"/>
                <w:sz w:val="24"/>
                <w:szCs w:val="24"/>
              </w:rPr>
            </w:rPrChange>
          </w:rPr>
          <w:t>“</w:t>
        </w:r>
      </w:ins>
      <w:ins w:id="9930" w:author="Britt Collins" w:date="2021-09-30T14:58:00Z">
        <w:r w:rsidR="006F31F6" w:rsidRPr="00163DCF">
          <w:rPr>
            <w:szCs w:val="21"/>
            <w:rPrChange w:id="9931" w:author="David" w:date="2022-08-17T16:58:00Z">
              <w:rPr>
                <w:rFonts w:ascii="Times New Roman" w:hAnsi="Times New Roman"/>
                <w:sz w:val="24"/>
                <w:szCs w:val="24"/>
              </w:rPr>
            </w:rPrChange>
          </w:rPr>
          <w:t>Do you snowboard?</w:t>
        </w:r>
      </w:ins>
      <w:ins w:id="9932" w:author="Britt Collins" w:date="2021-10-05T16:19:00Z">
        <w:r w:rsidR="00FF7069" w:rsidRPr="00163DCF">
          <w:rPr>
            <w:szCs w:val="21"/>
            <w:rPrChange w:id="9933" w:author="David" w:date="2022-08-17T16:58:00Z">
              <w:rPr>
                <w:rFonts w:ascii="Times New Roman" w:hAnsi="Times New Roman"/>
                <w:sz w:val="24"/>
                <w:szCs w:val="24"/>
              </w:rPr>
            </w:rPrChange>
          </w:rPr>
          <w:t xml:space="preserve">” </w:t>
        </w:r>
      </w:ins>
    </w:p>
    <w:p w14:paraId="6C0A9E93" w14:textId="77777777" w:rsidR="00FF7069" w:rsidRPr="00163DCF" w:rsidRDefault="00FF7069">
      <w:pPr>
        <w:spacing w:line="276" w:lineRule="auto"/>
        <w:ind w:left="-5" w:right="15" w:firstLine="395"/>
        <w:rPr>
          <w:ins w:id="9934" w:author="Britt Collins" w:date="2021-10-05T16:20:00Z"/>
          <w:szCs w:val="21"/>
          <w:rPrChange w:id="9935" w:author="David" w:date="2022-08-17T16:58:00Z">
            <w:rPr>
              <w:ins w:id="9936" w:author="Britt Collins" w:date="2021-10-05T16:20:00Z"/>
              <w:rFonts w:ascii="Times New Roman" w:hAnsi="Times New Roman"/>
              <w:sz w:val="24"/>
              <w:szCs w:val="24"/>
            </w:rPr>
          </w:rPrChange>
        </w:rPr>
        <w:pPrChange w:id="9937" w:author="David" w:date="2022-08-17T17:01:00Z">
          <w:pPr>
            <w:spacing w:line="480" w:lineRule="auto"/>
            <w:ind w:left="-5" w:right="15" w:firstLine="395"/>
          </w:pPr>
        </w:pPrChange>
      </w:pPr>
      <w:ins w:id="9938" w:author="Britt Collins" w:date="2021-10-05T16:19:00Z">
        <w:r w:rsidRPr="00163DCF">
          <w:rPr>
            <w:szCs w:val="21"/>
            <w:rPrChange w:id="9939" w:author="David" w:date="2022-08-17T16:58:00Z">
              <w:rPr>
                <w:rFonts w:ascii="Times New Roman" w:hAnsi="Times New Roman"/>
                <w:sz w:val="24"/>
                <w:szCs w:val="24"/>
              </w:rPr>
            </w:rPrChange>
          </w:rPr>
          <w:t>“</w:t>
        </w:r>
      </w:ins>
      <w:ins w:id="9940" w:author="Britt Collins" w:date="2021-09-30T14:58:00Z">
        <w:r w:rsidR="006F31F6" w:rsidRPr="00163DCF">
          <w:rPr>
            <w:szCs w:val="21"/>
            <w:rPrChange w:id="9941" w:author="David" w:date="2022-08-17T16:58:00Z">
              <w:rPr>
                <w:rFonts w:ascii="Times New Roman" w:hAnsi="Times New Roman"/>
                <w:sz w:val="24"/>
                <w:szCs w:val="24"/>
              </w:rPr>
            </w:rPrChange>
          </w:rPr>
          <w:t>Yeah, I’ve been on a couple of snowboarding holidays. Austria, the other in Andorra.</w:t>
        </w:r>
      </w:ins>
      <w:ins w:id="9942" w:author="Britt Collins" w:date="2021-10-05T16:19:00Z">
        <w:r w:rsidRPr="00163DCF">
          <w:rPr>
            <w:szCs w:val="21"/>
            <w:rPrChange w:id="9943" w:author="David" w:date="2022-08-17T16:58:00Z">
              <w:rPr>
                <w:rFonts w:ascii="Times New Roman" w:hAnsi="Times New Roman"/>
                <w:sz w:val="24"/>
                <w:szCs w:val="24"/>
              </w:rPr>
            </w:rPrChange>
          </w:rPr>
          <w:t>”</w:t>
        </w:r>
      </w:ins>
      <w:ins w:id="9944" w:author="Britt Collins" w:date="2021-09-30T14:58:00Z">
        <w:r w:rsidR="006F31F6" w:rsidRPr="00163DCF">
          <w:rPr>
            <w:szCs w:val="21"/>
            <w:rPrChange w:id="9945" w:author="David" w:date="2022-08-17T16:58:00Z">
              <w:rPr>
                <w:rFonts w:ascii="Times New Roman" w:hAnsi="Times New Roman"/>
                <w:sz w:val="24"/>
                <w:szCs w:val="24"/>
              </w:rPr>
            </w:rPrChange>
          </w:rPr>
          <w:t xml:space="preserve">. </w:t>
        </w:r>
        <w:proofErr w:type="gramStart"/>
        <w:r w:rsidR="006F31F6" w:rsidRPr="00163DCF">
          <w:rPr>
            <w:szCs w:val="21"/>
            <w:rPrChange w:id="9946" w:author="David" w:date="2022-08-17T16:58:00Z">
              <w:rPr>
                <w:rFonts w:ascii="Times New Roman" w:hAnsi="Times New Roman"/>
                <w:sz w:val="24"/>
                <w:szCs w:val="24"/>
              </w:rPr>
            </w:rPrChange>
          </w:rPr>
          <w:t>In reality, I</w:t>
        </w:r>
        <w:proofErr w:type="gramEnd"/>
        <w:r w:rsidR="006F31F6" w:rsidRPr="00163DCF">
          <w:rPr>
            <w:szCs w:val="21"/>
            <w:rPrChange w:id="9947" w:author="David" w:date="2022-08-17T16:58:00Z">
              <w:rPr>
                <w:rFonts w:ascii="Times New Roman" w:hAnsi="Times New Roman"/>
                <w:sz w:val="24"/>
                <w:szCs w:val="24"/>
              </w:rPr>
            </w:rPrChange>
          </w:rPr>
          <w:t xml:space="preserve"> had spent most of time learning how to snowboard at my local Tamworth Snowdome. Out of embarrassment, I stopped my chapter and verse. I looked over to Andy, his eyes were the size of saucers.</w:t>
        </w:r>
      </w:ins>
    </w:p>
    <w:p w14:paraId="311593C9" w14:textId="59A16BAE" w:rsidR="002D5881" w:rsidRPr="00163DCF" w:rsidRDefault="006F31F6">
      <w:pPr>
        <w:spacing w:line="276" w:lineRule="auto"/>
        <w:ind w:left="-5" w:right="15" w:firstLine="395"/>
        <w:rPr>
          <w:ins w:id="9948" w:author="Britt Collins" w:date="2021-10-05T17:08:00Z"/>
          <w:szCs w:val="21"/>
          <w:rPrChange w:id="9949" w:author="David" w:date="2022-08-17T16:58:00Z">
            <w:rPr>
              <w:ins w:id="9950" w:author="Britt Collins" w:date="2021-10-05T17:08:00Z"/>
              <w:rFonts w:ascii="Times New Roman" w:hAnsi="Times New Roman"/>
              <w:sz w:val="24"/>
              <w:szCs w:val="24"/>
            </w:rPr>
          </w:rPrChange>
        </w:rPr>
        <w:pPrChange w:id="9951" w:author="David" w:date="2022-08-17T17:01:00Z">
          <w:pPr>
            <w:spacing w:line="480" w:lineRule="auto"/>
            <w:ind w:left="-5" w:right="15" w:firstLine="395"/>
          </w:pPr>
        </w:pPrChange>
      </w:pPr>
      <w:ins w:id="9952" w:author="Britt Collins" w:date="2021-09-30T14:58:00Z">
        <w:r w:rsidRPr="00163DCF">
          <w:rPr>
            <w:szCs w:val="21"/>
            <w:rPrChange w:id="9953" w:author="David" w:date="2022-08-17T16:58:00Z">
              <w:rPr>
                <w:rFonts w:ascii="Times New Roman" w:hAnsi="Times New Roman"/>
                <w:sz w:val="24"/>
                <w:szCs w:val="24"/>
              </w:rPr>
            </w:rPrChange>
          </w:rPr>
          <w:t xml:space="preserve">“Do you fancy heading over to </w:t>
        </w:r>
        <w:proofErr w:type="spellStart"/>
        <w:r w:rsidRPr="00163DCF">
          <w:rPr>
            <w:szCs w:val="21"/>
            <w:rPrChange w:id="9954" w:author="David" w:date="2022-08-17T16:58:00Z">
              <w:rPr>
                <w:rFonts w:ascii="Times New Roman" w:hAnsi="Times New Roman"/>
                <w:sz w:val="24"/>
                <w:szCs w:val="24"/>
              </w:rPr>
            </w:rPrChange>
          </w:rPr>
          <w:t>Thredbo</w:t>
        </w:r>
        <w:proofErr w:type="spellEnd"/>
        <w:r w:rsidRPr="00163DCF">
          <w:rPr>
            <w:szCs w:val="21"/>
            <w:rPrChange w:id="9955" w:author="David" w:date="2022-08-17T16:58:00Z">
              <w:rPr>
                <w:rFonts w:ascii="Times New Roman" w:hAnsi="Times New Roman"/>
                <w:sz w:val="24"/>
                <w:szCs w:val="24"/>
              </w:rPr>
            </w:rPrChange>
          </w:rPr>
          <w:t xml:space="preserve">?” he asked. </w:t>
        </w:r>
      </w:ins>
      <w:ins w:id="9956" w:author="Britt Collins" w:date="2021-10-05T17:06:00Z">
        <w:r w:rsidR="002D5881" w:rsidRPr="00163DCF">
          <w:rPr>
            <w:szCs w:val="21"/>
            <w:rPrChange w:id="9957" w:author="David" w:date="2022-08-17T16:58:00Z">
              <w:rPr>
                <w:rFonts w:ascii="Times New Roman" w:hAnsi="Times New Roman"/>
                <w:sz w:val="24"/>
                <w:szCs w:val="24"/>
              </w:rPr>
            </w:rPrChange>
          </w:rPr>
          <w:t>“</w:t>
        </w:r>
      </w:ins>
      <w:ins w:id="9958" w:author="Britt Collins" w:date="2021-09-30T14:58:00Z">
        <w:r w:rsidRPr="00163DCF">
          <w:rPr>
            <w:szCs w:val="21"/>
            <w:rPrChange w:id="9959" w:author="David" w:date="2022-08-17T16:58:00Z">
              <w:rPr>
                <w:rFonts w:ascii="Times New Roman" w:hAnsi="Times New Roman"/>
                <w:sz w:val="24"/>
                <w:szCs w:val="24"/>
              </w:rPr>
            </w:rPrChange>
          </w:rPr>
          <w:t>I’ve had a look at the weather recently. There is supposed to be a few inches of snow on the slopes. Failing that, they do have snow blowers to add a covering.</w:t>
        </w:r>
      </w:ins>
      <w:ins w:id="9960" w:author="Britt Collins" w:date="2021-10-05T17:06:00Z">
        <w:r w:rsidR="002D5881" w:rsidRPr="00163DCF">
          <w:rPr>
            <w:szCs w:val="21"/>
            <w:rPrChange w:id="9961" w:author="David" w:date="2022-08-17T16:58:00Z">
              <w:rPr>
                <w:rFonts w:ascii="Times New Roman" w:hAnsi="Times New Roman"/>
                <w:sz w:val="24"/>
                <w:szCs w:val="24"/>
              </w:rPr>
            </w:rPrChange>
          </w:rPr>
          <w:t xml:space="preserve">” </w:t>
        </w:r>
      </w:ins>
      <w:ins w:id="9962" w:author="Britt Collins" w:date="2021-09-30T14:58:00Z">
        <w:r w:rsidRPr="00163DCF">
          <w:rPr>
            <w:szCs w:val="21"/>
            <w:rPrChange w:id="9963" w:author="David" w:date="2022-08-17T16:58:00Z">
              <w:rPr>
                <w:rFonts w:ascii="Times New Roman" w:hAnsi="Times New Roman"/>
                <w:sz w:val="24"/>
                <w:szCs w:val="24"/>
              </w:rPr>
            </w:rPrChange>
          </w:rPr>
          <w:t>What a friendly and trusting bloke. I barely knew him</w:t>
        </w:r>
      </w:ins>
      <w:ins w:id="9964" w:author="Britt Collins" w:date="2021-10-05T17:07:00Z">
        <w:r w:rsidR="002D5881" w:rsidRPr="00163DCF">
          <w:rPr>
            <w:szCs w:val="21"/>
            <w:rPrChange w:id="9965" w:author="David" w:date="2022-08-17T16:58:00Z">
              <w:rPr>
                <w:rFonts w:ascii="Times New Roman" w:hAnsi="Times New Roman"/>
                <w:sz w:val="24"/>
                <w:szCs w:val="24"/>
              </w:rPr>
            </w:rPrChange>
          </w:rPr>
          <w:t>, yet for him</w:t>
        </w:r>
      </w:ins>
      <w:ins w:id="9966" w:author="Britt Collins" w:date="2021-09-30T14:58:00Z">
        <w:r w:rsidRPr="00163DCF">
          <w:rPr>
            <w:szCs w:val="21"/>
            <w:rPrChange w:id="9967" w:author="David" w:date="2022-08-17T16:58:00Z">
              <w:rPr>
                <w:rFonts w:ascii="Times New Roman" w:hAnsi="Times New Roman"/>
                <w:sz w:val="24"/>
                <w:szCs w:val="24"/>
              </w:rPr>
            </w:rPrChange>
          </w:rPr>
          <w:t xml:space="preserve"> to invite me and </w:t>
        </w:r>
        <w:proofErr w:type="spellStart"/>
        <w:r w:rsidRPr="00163DCF">
          <w:rPr>
            <w:szCs w:val="21"/>
            <w:rPrChange w:id="9968" w:author="David" w:date="2022-08-17T16:58:00Z">
              <w:rPr>
                <w:rFonts w:ascii="Times New Roman" w:hAnsi="Times New Roman"/>
                <w:sz w:val="24"/>
                <w:szCs w:val="24"/>
              </w:rPr>
            </w:rPrChange>
          </w:rPr>
          <w:t>Becs</w:t>
        </w:r>
        <w:proofErr w:type="spellEnd"/>
        <w:r w:rsidRPr="00163DCF">
          <w:rPr>
            <w:szCs w:val="21"/>
            <w:rPrChange w:id="9969" w:author="David" w:date="2022-08-17T16:58:00Z">
              <w:rPr>
                <w:rFonts w:ascii="Times New Roman" w:hAnsi="Times New Roman"/>
                <w:sz w:val="24"/>
                <w:szCs w:val="24"/>
              </w:rPr>
            </w:rPrChange>
          </w:rPr>
          <w:t xml:space="preserve"> to Luna Park was going out the way. For Andy to invite me, a stranger, on a snowboarding trip in Australia. To put it lightly, I was overwhelmed. </w:t>
        </w:r>
      </w:ins>
    </w:p>
    <w:p w14:paraId="20ACD0FF" w14:textId="618BB79E" w:rsidR="002D5881" w:rsidRPr="00163DCF" w:rsidRDefault="002D5881">
      <w:pPr>
        <w:spacing w:line="276" w:lineRule="auto"/>
        <w:ind w:left="-5" w:right="15" w:firstLine="395"/>
        <w:rPr>
          <w:ins w:id="9970" w:author="Britt Collins" w:date="2021-10-05T17:07:00Z"/>
          <w:szCs w:val="21"/>
          <w:rPrChange w:id="9971" w:author="David" w:date="2022-08-17T16:58:00Z">
            <w:rPr>
              <w:ins w:id="9972" w:author="Britt Collins" w:date="2021-10-05T17:07:00Z"/>
              <w:rFonts w:ascii="Times New Roman" w:hAnsi="Times New Roman"/>
              <w:sz w:val="24"/>
              <w:szCs w:val="24"/>
            </w:rPr>
          </w:rPrChange>
        </w:rPr>
        <w:pPrChange w:id="9973" w:author="David" w:date="2022-08-17T17:01:00Z">
          <w:pPr>
            <w:spacing w:line="480" w:lineRule="auto"/>
            <w:ind w:left="-5" w:right="15" w:firstLine="395"/>
          </w:pPr>
        </w:pPrChange>
      </w:pPr>
      <w:ins w:id="9974" w:author="Britt Collins" w:date="2021-10-05T17:08:00Z">
        <w:r w:rsidRPr="00163DCF">
          <w:rPr>
            <w:szCs w:val="21"/>
            <w:rPrChange w:id="9975" w:author="David" w:date="2022-08-17T16:58:00Z">
              <w:rPr>
                <w:rFonts w:ascii="Times New Roman" w:hAnsi="Times New Roman"/>
                <w:sz w:val="24"/>
                <w:szCs w:val="24"/>
              </w:rPr>
            </w:rPrChange>
          </w:rPr>
          <w:t>“Yeah, perfect.”</w:t>
        </w:r>
      </w:ins>
    </w:p>
    <w:p w14:paraId="0A33E07B" w14:textId="082525B1" w:rsidR="006F31F6" w:rsidRPr="00163DCF" w:rsidRDefault="002D5881">
      <w:pPr>
        <w:spacing w:line="276" w:lineRule="auto"/>
        <w:ind w:left="-5" w:right="15" w:firstLine="395"/>
        <w:rPr>
          <w:ins w:id="9976" w:author="Britt Collins" w:date="2021-09-30T14:58:00Z"/>
          <w:szCs w:val="21"/>
          <w:rPrChange w:id="9977" w:author="David" w:date="2022-08-17T16:58:00Z">
            <w:rPr>
              <w:ins w:id="9978" w:author="Britt Collins" w:date="2021-09-30T14:58:00Z"/>
              <w:rFonts w:ascii="Times New Roman" w:hAnsi="Times New Roman"/>
              <w:sz w:val="24"/>
              <w:szCs w:val="24"/>
            </w:rPr>
          </w:rPrChange>
        </w:rPr>
        <w:pPrChange w:id="9979" w:author="David" w:date="2022-08-17T17:01:00Z">
          <w:pPr>
            <w:ind w:left="-5" w:right="15"/>
          </w:pPr>
        </w:pPrChange>
      </w:pPr>
      <w:ins w:id="9980" w:author="Britt Collins" w:date="2021-10-05T17:07:00Z">
        <w:r w:rsidRPr="00163DCF">
          <w:rPr>
            <w:szCs w:val="21"/>
            <w:rPrChange w:id="9981" w:author="David" w:date="2022-08-17T16:58:00Z">
              <w:rPr>
                <w:rFonts w:ascii="Times New Roman" w:hAnsi="Times New Roman"/>
                <w:sz w:val="24"/>
                <w:szCs w:val="24"/>
              </w:rPr>
            </w:rPrChange>
          </w:rPr>
          <w:t>“</w:t>
        </w:r>
      </w:ins>
      <w:ins w:id="9982" w:author="Britt Collins" w:date="2021-10-05T17:08:00Z">
        <w:r w:rsidRPr="00163DCF">
          <w:rPr>
            <w:szCs w:val="21"/>
            <w:rPrChange w:id="9983" w:author="David" w:date="2022-08-17T16:58:00Z">
              <w:rPr>
                <w:rFonts w:ascii="Times New Roman" w:hAnsi="Times New Roman"/>
                <w:sz w:val="24"/>
                <w:szCs w:val="24"/>
              </w:rPr>
            </w:rPrChange>
          </w:rPr>
          <w:t>C</w:t>
        </w:r>
      </w:ins>
      <w:ins w:id="9984" w:author="Britt Collins" w:date="2021-09-30T14:58:00Z">
        <w:r w:rsidR="006F31F6" w:rsidRPr="00163DCF">
          <w:rPr>
            <w:szCs w:val="21"/>
            <w:rPrChange w:id="9985" w:author="David" w:date="2022-08-17T16:58:00Z">
              <w:rPr>
                <w:rFonts w:ascii="Times New Roman" w:hAnsi="Times New Roman"/>
                <w:sz w:val="24"/>
                <w:szCs w:val="24"/>
              </w:rPr>
            </w:rPrChange>
          </w:rPr>
          <w:t>ool</w:t>
        </w:r>
      </w:ins>
      <w:ins w:id="9986" w:author="Britt Collins" w:date="2021-10-05T17:07:00Z">
        <w:r w:rsidRPr="00163DCF">
          <w:rPr>
            <w:szCs w:val="21"/>
            <w:rPrChange w:id="9987" w:author="David" w:date="2022-08-17T16:58:00Z">
              <w:rPr>
                <w:rFonts w:ascii="Times New Roman" w:hAnsi="Times New Roman"/>
                <w:sz w:val="24"/>
                <w:szCs w:val="24"/>
              </w:rPr>
            </w:rPrChange>
          </w:rPr>
          <w:t>. W</w:t>
        </w:r>
      </w:ins>
      <w:ins w:id="9988" w:author="Britt Collins" w:date="2021-09-30T14:58:00Z">
        <w:r w:rsidR="006F31F6" w:rsidRPr="00163DCF">
          <w:rPr>
            <w:szCs w:val="21"/>
            <w:rPrChange w:id="9989" w:author="David" w:date="2022-08-17T16:58:00Z">
              <w:rPr>
                <w:rFonts w:ascii="Times New Roman" w:hAnsi="Times New Roman"/>
                <w:sz w:val="24"/>
                <w:szCs w:val="24"/>
              </w:rPr>
            </w:rPrChange>
          </w:rPr>
          <w:t>hat’s your mobile number? I’ll text you when I find out more.</w:t>
        </w:r>
      </w:ins>
      <w:ins w:id="9990" w:author="Britt Collins" w:date="2021-10-05T17:08:00Z">
        <w:r w:rsidRPr="00163DCF">
          <w:rPr>
            <w:szCs w:val="21"/>
            <w:rPrChange w:id="9991" w:author="David" w:date="2022-08-17T16:58:00Z">
              <w:rPr>
                <w:rFonts w:ascii="Times New Roman" w:hAnsi="Times New Roman"/>
                <w:sz w:val="24"/>
                <w:szCs w:val="24"/>
              </w:rPr>
            </w:rPrChange>
          </w:rPr>
          <w:t>”</w:t>
        </w:r>
      </w:ins>
    </w:p>
    <w:p w14:paraId="3A15E68A" w14:textId="77777777" w:rsidR="002D5881" w:rsidRPr="00163DCF" w:rsidRDefault="006F31F6">
      <w:pPr>
        <w:spacing w:line="276" w:lineRule="auto"/>
        <w:ind w:left="-5" w:right="15" w:firstLine="395"/>
        <w:rPr>
          <w:ins w:id="9992" w:author="Britt Collins" w:date="2021-10-05T17:09:00Z"/>
          <w:szCs w:val="21"/>
          <w:rPrChange w:id="9993" w:author="David" w:date="2022-08-17T16:58:00Z">
            <w:rPr>
              <w:ins w:id="9994" w:author="Britt Collins" w:date="2021-10-05T17:09:00Z"/>
              <w:rFonts w:ascii="Times New Roman" w:hAnsi="Times New Roman"/>
              <w:sz w:val="24"/>
              <w:szCs w:val="24"/>
            </w:rPr>
          </w:rPrChange>
        </w:rPr>
        <w:pPrChange w:id="9995" w:author="David" w:date="2022-08-17T17:01:00Z">
          <w:pPr>
            <w:spacing w:line="480" w:lineRule="auto"/>
            <w:ind w:left="-5" w:right="15" w:firstLine="395"/>
          </w:pPr>
        </w:pPrChange>
      </w:pPr>
      <w:ins w:id="9996" w:author="Britt Collins" w:date="2021-09-30T14:58:00Z">
        <w:r w:rsidRPr="00163DCF">
          <w:rPr>
            <w:szCs w:val="21"/>
            <w:rPrChange w:id="9997" w:author="David" w:date="2022-08-17T16:58:00Z">
              <w:rPr>
                <w:rFonts w:ascii="Times New Roman" w:hAnsi="Times New Roman"/>
                <w:sz w:val="24"/>
                <w:szCs w:val="24"/>
              </w:rPr>
            </w:rPrChange>
          </w:rPr>
          <w:t xml:space="preserve">Andy and I, having shown disregard to Cullen, the mom and </w:t>
        </w:r>
        <w:proofErr w:type="spellStart"/>
        <w:r w:rsidRPr="00163DCF">
          <w:rPr>
            <w:szCs w:val="21"/>
            <w:rPrChange w:id="9998" w:author="David" w:date="2022-08-17T16:58:00Z">
              <w:rPr>
                <w:rFonts w:ascii="Times New Roman" w:hAnsi="Times New Roman"/>
                <w:sz w:val="24"/>
                <w:szCs w:val="24"/>
              </w:rPr>
            </w:rPrChange>
          </w:rPr>
          <w:t>Becs</w:t>
        </w:r>
        <w:proofErr w:type="spellEnd"/>
        <w:r w:rsidRPr="00163DCF">
          <w:rPr>
            <w:szCs w:val="21"/>
            <w:rPrChange w:id="9999" w:author="David" w:date="2022-08-17T16:58:00Z">
              <w:rPr>
                <w:rFonts w:ascii="Times New Roman" w:hAnsi="Times New Roman"/>
                <w:sz w:val="24"/>
                <w:szCs w:val="24"/>
              </w:rPr>
            </w:rPrChange>
          </w:rPr>
          <w:t xml:space="preserve">, walked over to see how they were. Cullen's mom had a rush of nostalgia when she saw a multi-coloured, multi-laned, undulating slide. Cullen began to smile, feeding off her mother’s excitement. </w:t>
        </w:r>
      </w:ins>
    </w:p>
    <w:p w14:paraId="4F8F0BD1" w14:textId="77777777" w:rsidR="002D5881" w:rsidRPr="00163DCF" w:rsidRDefault="002D5881">
      <w:pPr>
        <w:spacing w:line="276" w:lineRule="auto"/>
        <w:ind w:left="-5" w:right="15" w:firstLine="395"/>
        <w:rPr>
          <w:ins w:id="10000" w:author="Britt Collins" w:date="2021-10-05T17:09:00Z"/>
          <w:szCs w:val="21"/>
          <w:rPrChange w:id="10001" w:author="David" w:date="2022-08-17T16:58:00Z">
            <w:rPr>
              <w:ins w:id="10002" w:author="Britt Collins" w:date="2021-10-05T17:09:00Z"/>
              <w:rFonts w:ascii="Times New Roman" w:hAnsi="Times New Roman"/>
              <w:sz w:val="24"/>
              <w:szCs w:val="24"/>
            </w:rPr>
          </w:rPrChange>
        </w:rPr>
        <w:pPrChange w:id="10003" w:author="David" w:date="2022-08-17T17:01:00Z">
          <w:pPr>
            <w:spacing w:line="480" w:lineRule="auto"/>
            <w:ind w:left="-5" w:right="15" w:firstLine="395"/>
          </w:pPr>
        </w:pPrChange>
      </w:pPr>
      <w:ins w:id="10004" w:author="Britt Collins" w:date="2021-10-05T17:09:00Z">
        <w:r w:rsidRPr="00163DCF">
          <w:rPr>
            <w:szCs w:val="21"/>
            <w:rPrChange w:id="10005" w:author="David" w:date="2022-08-17T16:58:00Z">
              <w:rPr>
                <w:rFonts w:ascii="Times New Roman" w:hAnsi="Times New Roman"/>
                <w:sz w:val="24"/>
                <w:szCs w:val="24"/>
              </w:rPr>
            </w:rPrChange>
          </w:rPr>
          <w:t>–</w:t>
        </w:r>
      </w:ins>
      <w:ins w:id="10006" w:author="Britt Collins" w:date="2021-09-30T14:58:00Z">
        <w:r w:rsidR="006F31F6" w:rsidRPr="00163DCF">
          <w:rPr>
            <w:szCs w:val="21"/>
            <w:rPrChange w:id="10007" w:author="David" w:date="2022-08-17T16:58:00Z">
              <w:rPr>
                <w:rFonts w:ascii="Times New Roman" w:hAnsi="Times New Roman"/>
                <w:sz w:val="24"/>
                <w:szCs w:val="24"/>
              </w:rPr>
            </w:rPrChange>
          </w:rPr>
          <w:t>Come on, shall we have a go?</w:t>
        </w:r>
      </w:ins>
      <w:ins w:id="10008" w:author="Britt Collins" w:date="2021-10-05T17:09:00Z">
        <w:r w:rsidRPr="00163DCF">
          <w:rPr>
            <w:szCs w:val="21"/>
            <w:rPrChange w:id="10009" w:author="David" w:date="2022-08-17T16:58:00Z">
              <w:rPr>
                <w:rFonts w:ascii="Times New Roman" w:hAnsi="Times New Roman"/>
                <w:sz w:val="24"/>
                <w:szCs w:val="24"/>
              </w:rPr>
            </w:rPrChange>
          </w:rPr>
          <w:t>”</w:t>
        </w:r>
      </w:ins>
      <w:ins w:id="10010" w:author="Britt Collins" w:date="2021-09-30T14:58:00Z">
        <w:r w:rsidR="006F31F6" w:rsidRPr="00163DCF">
          <w:rPr>
            <w:szCs w:val="21"/>
            <w:rPrChange w:id="10011" w:author="David" w:date="2022-08-17T16:58:00Z">
              <w:rPr>
                <w:rFonts w:ascii="Times New Roman" w:hAnsi="Times New Roman"/>
                <w:sz w:val="24"/>
                <w:szCs w:val="24"/>
              </w:rPr>
            </w:rPrChange>
          </w:rPr>
          <w:t xml:space="preserve"> Cullen said eagerly. </w:t>
        </w:r>
      </w:ins>
    </w:p>
    <w:p w14:paraId="03377354" w14:textId="471DD3D3" w:rsidR="006F31F6" w:rsidRPr="00163DCF" w:rsidRDefault="006F31F6">
      <w:pPr>
        <w:spacing w:line="276" w:lineRule="auto"/>
        <w:ind w:left="-5" w:right="15" w:firstLine="395"/>
        <w:rPr>
          <w:ins w:id="10012" w:author="Britt Collins" w:date="2021-09-30T14:58:00Z"/>
          <w:szCs w:val="21"/>
          <w:rPrChange w:id="10013" w:author="David" w:date="2022-08-17T16:58:00Z">
            <w:rPr>
              <w:ins w:id="10014" w:author="Britt Collins" w:date="2021-09-30T14:58:00Z"/>
              <w:rFonts w:ascii="Times New Roman" w:hAnsi="Times New Roman"/>
              <w:sz w:val="24"/>
              <w:szCs w:val="24"/>
            </w:rPr>
          </w:rPrChange>
        </w:rPr>
        <w:pPrChange w:id="10015" w:author="David" w:date="2022-08-17T17:01:00Z">
          <w:pPr>
            <w:ind w:left="-5" w:right="15"/>
          </w:pPr>
        </w:pPrChange>
      </w:pPr>
      <w:ins w:id="10016" w:author="Britt Collins" w:date="2021-09-30T14:58:00Z">
        <w:r w:rsidRPr="00163DCF">
          <w:rPr>
            <w:szCs w:val="21"/>
            <w:rPrChange w:id="10017" w:author="David" w:date="2022-08-17T16:58:00Z">
              <w:rPr>
                <w:rFonts w:ascii="Times New Roman" w:hAnsi="Times New Roman"/>
                <w:sz w:val="24"/>
                <w:szCs w:val="24"/>
              </w:rPr>
            </w:rPrChange>
          </w:rPr>
          <w:t xml:space="preserve">Andy laughed and shrugged his shoulders. </w:t>
        </w:r>
      </w:ins>
      <w:ins w:id="10018" w:author="Britt Collins" w:date="2021-10-05T17:09:00Z">
        <w:r w:rsidR="002D5881" w:rsidRPr="00163DCF">
          <w:rPr>
            <w:szCs w:val="21"/>
            <w:rPrChange w:id="10019" w:author="David" w:date="2022-08-17T16:58:00Z">
              <w:rPr>
                <w:rFonts w:ascii="Times New Roman" w:hAnsi="Times New Roman"/>
                <w:sz w:val="24"/>
                <w:szCs w:val="24"/>
              </w:rPr>
            </w:rPrChange>
          </w:rPr>
          <w:t>“</w:t>
        </w:r>
      </w:ins>
      <w:ins w:id="10020" w:author="Britt Collins" w:date="2021-09-30T14:58:00Z">
        <w:r w:rsidRPr="00163DCF">
          <w:rPr>
            <w:szCs w:val="21"/>
            <w:rPrChange w:id="10021" w:author="David" w:date="2022-08-17T16:58:00Z">
              <w:rPr>
                <w:rFonts w:ascii="Times New Roman" w:hAnsi="Times New Roman"/>
                <w:sz w:val="24"/>
                <w:szCs w:val="24"/>
              </w:rPr>
            </w:rPrChange>
          </w:rPr>
          <w:t>Why not, you only live once.</w:t>
        </w:r>
      </w:ins>
      <w:ins w:id="10022" w:author="Britt Collins" w:date="2021-10-05T17:09:00Z">
        <w:r w:rsidR="002D5881" w:rsidRPr="00163DCF">
          <w:rPr>
            <w:szCs w:val="21"/>
            <w:rPrChange w:id="10023" w:author="David" w:date="2022-08-17T16:58:00Z">
              <w:rPr>
                <w:rFonts w:ascii="Times New Roman" w:hAnsi="Times New Roman"/>
                <w:sz w:val="24"/>
                <w:szCs w:val="24"/>
              </w:rPr>
            </w:rPrChange>
          </w:rPr>
          <w:t>”</w:t>
        </w:r>
      </w:ins>
      <w:ins w:id="10024" w:author="Britt Collins" w:date="2021-09-30T14:58:00Z">
        <w:r w:rsidRPr="00163DCF">
          <w:rPr>
            <w:szCs w:val="21"/>
            <w:rPrChange w:id="10025" w:author="David" w:date="2022-08-17T16:58:00Z">
              <w:rPr>
                <w:rFonts w:ascii="Times New Roman" w:hAnsi="Times New Roman"/>
                <w:sz w:val="24"/>
                <w:szCs w:val="24"/>
              </w:rPr>
            </w:rPrChange>
          </w:rPr>
          <w:t xml:space="preserve"> It was a motto that defined </w:t>
        </w:r>
      </w:ins>
      <w:ins w:id="10026" w:author="Britt Collins" w:date="2021-10-05T17:09:00Z">
        <w:r w:rsidR="002D5881" w:rsidRPr="00163DCF">
          <w:rPr>
            <w:szCs w:val="21"/>
            <w:rPrChange w:id="10027" w:author="David" w:date="2022-08-17T16:58:00Z">
              <w:rPr>
                <w:rFonts w:ascii="Times New Roman" w:hAnsi="Times New Roman"/>
                <w:sz w:val="24"/>
                <w:szCs w:val="24"/>
              </w:rPr>
            </w:rPrChange>
          </w:rPr>
          <w:t>that had</w:t>
        </w:r>
      </w:ins>
      <w:ins w:id="10028" w:author="Britt Collins" w:date="2021-09-30T14:58:00Z">
        <w:r w:rsidRPr="00163DCF">
          <w:rPr>
            <w:szCs w:val="21"/>
            <w:rPrChange w:id="10029" w:author="David" w:date="2022-08-17T16:58:00Z">
              <w:rPr>
                <w:rFonts w:ascii="Times New Roman" w:hAnsi="Times New Roman"/>
                <w:sz w:val="24"/>
                <w:szCs w:val="24"/>
              </w:rPr>
            </w:rPrChange>
          </w:rPr>
          <w:t xml:space="preserve"> given his already</w:t>
        </w:r>
      </w:ins>
      <w:ins w:id="10030" w:author="Britt Collins" w:date="2021-10-05T17:09:00Z">
        <w:r w:rsidR="002D5881" w:rsidRPr="00163DCF">
          <w:rPr>
            <w:szCs w:val="21"/>
            <w:rPrChange w:id="10031" w:author="David" w:date="2022-08-17T16:58:00Z">
              <w:rPr>
                <w:rFonts w:ascii="Times New Roman" w:hAnsi="Times New Roman"/>
                <w:sz w:val="24"/>
                <w:szCs w:val="24"/>
              </w:rPr>
            </w:rPrChange>
          </w:rPr>
          <w:t>-</w:t>
        </w:r>
      </w:ins>
      <w:ins w:id="10032" w:author="Britt Collins" w:date="2021-09-30T14:58:00Z">
        <w:r w:rsidRPr="00163DCF">
          <w:rPr>
            <w:szCs w:val="21"/>
            <w:rPrChange w:id="10033" w:author="David" w:date="2022-08-17T16:58:00Z">
              <w:rPr>
                <w:rFonts w:ascii="Times New Roman" w:hAnsi="Times New Roman"/>
                <w:sz w:val="24"/>
                <w:szCs w:val="24"/>
              </w:rPr>
            </w:rPrChange>
          </w:rPr>
          <w:t>stellar life experience.</w:t>
        </w:r>
      </w:ins>
    </w:p>
    <w:p w14:paraId="621D3A01" w14:textId="77777777" w:rsidR="002D5881" w:rsidRPr="00163DCF" w:rsidRDefault="006F31F6">
      <w:pPr>
        <w:spacing w:line="276" w:lineRule="auto"/>
        <w:ind w:left="-5" w:right="15" w:firstLine="395"/>
        <w:rPr>
          <w:ins w:id="10034" w:author="Britt Collins" w:date="2021-10-05T17:11:00Z"/>
          <w:szCs w:val="21"/>
          <w:rPrChange w:id="10035" w:author="David" w:date="2022-08-17T16:58:00Z">
            <w:rPr>
              <w:ins w:id="10036" w:author="Britt Collins" w:date="2021-10-05T17:11:00Z"/>
              <w:rFonts w:ascii="Times New Roman" w:hAnsi="Times New Roman"/>
              <w:sz w:val="24"/>
              <w:szCs w:val="24"/>
            </w:rPr>
          </w:rPrChange>
        </w:rPr>
        <w:pPrChange w:id="10037" w:author="David" w:date="2022-08-17T17:01:00Z">
          <w:pPr>
            <w:spacing w:line="480" w:lineRule="auto"/>
            <w:ind w:left="-5" w:right="15" w:firstLine="395"/>
          </w:pPr>
        </w:pPrChange>
      </w:pPr>
      <w:ins w:id="10038" w:author="Britt Collins" w:date="2021-09-30T14:58:00Z">
        <w:r w:rsidRPr="00163DCF">
          <w:rPr>
            <w:szCs w:val="21"/>
            <w:rPrChange w:id="10039" w:author="David" w:date="2022-08-17T16:58:00Z">
              <w:rPr>
                <w:rFonts w:ascii="Times New Roman" w:hAnsi="Times New Roman"/>
                <w:sz w:val="24"/>
                <w:szCs w:val="24"/>
              </w:rPr>
            </w:rPrChange>
          </w:rPr>
          <w:lastRenderedPageBreak/>
          <w:t>At the top of the slide</w:t>
        </w:r>
      </w:ins>
      <w:ins w:id="10040" w:author="Britt Collins" w:date="2021-10-05T17:10:00Z">
        <w:r w:rsidR="002D5881" w:rsidRPr="00163DCF">
          <w:rPr>
            <w:szCs w:val="21"/>
            <w:rPrChange w:id="10041" w:author="David" w:date="2022-08-17T16:58:00Z">
              <w:rPr>
                <w:rFonts w:ascii="Times New Roman" w:hAnsi="Times New Roman"/>
                <w:sz w:val="24"/>
                <w:szCs w:val="24"/>
              </w:rPr>
            </w:rPrChange>
          </w:rPr>
          <w:t>,</w:t>
        </w:r>
      </w:ins>
      <w:ins w:id="10042" w:author="Britt Collins" w:date="2021-09-30T14:58:00Z">
        <w:r w:rsidRPr="00163DCF">
          <w:rPr>
            <w:szCs w:val="21"/>
            <w:rPrChange w:id="10043" w:author="David" w:date="2022-08-17T16:58:00Z">
              <w:rPr>
                <w:rFonts w:ascii="Times New Roman" w:hAnsi="Times New Roman"/>
                <w:sz w:val="24"/>
                <w:szCs w:val="24"/>
              </w:rPr>
            </w:rPrChange>
          </w:rPr>
          <w:t xml:space="preserve"> we realised there weren’t enough lanes to fit all </w:t>
        </w:r>
      </w:ins>
      <w:ins w:id="10044" w:author="Britt Collins" w:date="2021-10-05T17:10:00Z">
        <w:r w:rsidR="002D5881" w:rsidRPr="00163DCF">
          <w:rPr>
            <w:szCs w:val="21"/>
            <w:rPrChange w:id="10045" w:author="David" w:date="2022-08-17T16:58:00Z">
              <w:rPr>
                <w:rFonts w:ascii="Times New Roman" w:hAnsi="Times New Roman"/>
                <w:sz w:val="24"/>
                <w:szCs w:val="24"/>
              </w:rPr>
            </w:rPrChange>
          </w:rPr>
          <w:t>five</w:t>
        </w:r>
      </w:ins>
      <w:ins w:id="10046" w:author="Britt Collins" w:date="2021-09-30T14:58:00Z">
        <w:r w:rsidRPr="00163DCF">
          <w:rPr>
            <w:szCs w:val="21"/>
            <w:rPrChange w:id="10047" w:author="David" w:date="2022-08-17T16:58:00Z">
              <w:rPr>
                <w:rFonts w:ascii="Times New Roman" w:hAnsi="Times New Roman"/>
                <w:sz w:val="24"/>
                <w:szCs w:val="24"/>
              </w:rPr>
            </w:rPrChange>
          </w:rPr>
          <w:t xml:space="preserve"> of us</w:t>
        </w:r>
      </w:ins>
      <w:ins w:id="10048" w:author="Britt Collins" w:date="2021-10-05T17:10:00Z">
        <w:r w:rsidR="002D5881" w:rsidRPr="00163DCF">
          <w:rPr>
            <w:szCs w:val="21"/>
            <w:rPrChange w:id="10049" w:author="David" w:date="2022-08-17T16:58:00Z">
              <w:rPr>
                <w:rFonts w:ascii="Times New Roman" w:hAnsi="Times New Roman"/>
                <w:sz w:val="24"/>
                <w:szCs w:val="24"/>
              </w:rPr>
            </w:rPrChange>
          </w:rPr>
          <w:t>, so we</w:t>
        </w:r>
      </w:ins>
      <w:ins w:id="10050" w:author="Britt Collins" w:date="2021-09-30T14:58:00Z">
        <w:r w:rsidRPr="00163DCF">
          <w:rPr>
            <w:szCs w:val="21"/>
            <w:rPrChange w:id="10051" w:author="David" w:date="2022-08-17T16:58:00Z">
              <w:rPr>
                <w:rFonts w:ascii="Times New Roman" w:hAnsi="Times New Roman"/>
                <w:sz w:val="24"/>
                <w:szCs w:val="24"/>
              </w:rPr>
            </w:rPrChange>
          </w:rPr>
          <w:t xml:space="preserve"> split</w:t>
        </w:r>
      </w:ins>
      <w:ins w:id="10052" w:author="Britt Collins" w:date="2021-10-05T17:10:00Z">
        <w:r w:rsidR="002D5881" w:rsidRPr="00163DCF">
          <w:rPr>
            <w:szCs w:val="21"/>
            <w:rPrChange w:id="10053" w:author="David" w:date="2022-08-17T16:58:00Z">
              <w:rPr>
                <w:rFonts w:ascii="Times New Roman" w:hAnsi="Times New Roman"/>
                <w:sz w:val="24"/>
                <w:szCs w:val="24"/>
              </w:rPr>
            </w:rPrChange>
          </w:rPr>
          <w:t xml:space="preserve"> up</w:t>
        </w:r>
      </w:ins>
      <w:ins w:id="10054" w:author="Britt Collins" w:date="2021-09-30T14:58:00Z">
        <w:r w:rsidRPr="00163DCF">
          <w:rPr>
            <w:szCs w:val="21"/>
            <w:rPrChange w:id="10055" w:author="David" w:date="2022-08-17T16:58:00Z">
              <w:rPr>
                <w:rFonts w:ascii="Times New Roman" w:hAnsi="Times New Roman"/>
                <w:sz w:val="24"/>
                <w:szCs w:val="24"/>
              </w:rPr>
            </w:rPrChange>
          </w:rPr>
          <w:t xml:space="preserve"> again</w:t>
        </w:r>
      </w:ins>
      <w:ins w:id="10056" w:author="Britt Collins" w:date="2021-10-05T17:10:00Z">
        <w:r w:rsidR="002D5881" w:rsidRPr="00163DCF">
          <w:rPr>
            <w:szCs w:val="21"/>
            <w:rPrChange w:id="10057" w:author="David" w:date="2022-08-17T16:58:00Z">
              <w:rPr>
                <w:rFonts w:ascii="Times New Roman" w:hAnsi="Times New Roman"/>
                <w:sz w:val="24"/>
                <w:szCs w:val="24"/>
              </w:rPr>
            </w:rPrChange>
          </w:rPr>
          <w:t>, with</w:t>
        </w:r>
      </w:ins>
      <w:ins w:id="10058" w:author="Britt Collins" w:date="2021-09-30T14:58:00Z">
        <w:r w:rsidRPr="00163DCF">
          <w:rPr>
            <w:szCs w:val="21"/>
            <w:rPrChange w:id="10059" w:author="David" w:date="2022-08-17T16:58:00Z">
              <w:rPr>
                <w:rFonts w:ascii="Times New Roman" w:hAnsi="Times New Roman"/>
                <w:sz w:val="24"/>
                <w:szCs w:val="24"/>
              </w:rPr>
            </w:rPrChange>
          </w:rPr>
          <w:t xml:space="preserve"> Andy and I t</w:t>
        </w:r>
      </w:ins>
      <w:ins w:id="10060" w:author="Britt Collins" w:date="2021-10-05T17:10:00Z">
        <w:r w:rsidR="002D5881" w:rsidRPr="00163DCF">
          <w:rPr>
            <w:szCs w:val="21"/>
            <w:rPrChange w:id="10061" w:author="David" w:date="2022-08-17T16:58:00Z">
              <w:rPr>
                <w:rFonts w:ascii="Times New Roman" w:hAnsi="Times New Roman"/>
                <w:sz w:val="24"/>
                <w:szCs w:val="24"/>
              </w:rPr>
            </w:rPrChange>
          </w:rPr>
          <w:t xml:space="preserve">aking </w:t>
        </w:r>
      </w:ins>
      <w:ins w:id="10062" w:author="Britt Collins" w:date="2021-10-05T17:11:00Z">
        <w:r w:rsidR="002D5881" w:rsidRPr="00163DCF">
          <w:rPr>
            <w:szCs w:val="21"/>
            <w:rPrChange w:id="10063" w:author="David" w:date="2022-08-17T16:58:00Z">
              <w:rPr>
                <w:rFonts w:ascii="Times New Roman" w:hAnsi="Times New Roman"/>
                <w:sz w:val="24"/>
                <w:szCs w:val="24"/>
              </w:rPr>
            </w:rPrChange>
          </w:rPr>
          <w:t>to</w:t>
        </w:r>
      </w:ins>
      <w:ins w:id="10064" w:author="Britt Collins" w:date="2021-09-30T14:58:00Z">
        <w:r w:rsidRPr="00163DCF">
          <w:rPr>
            <w:szCs w:val="21"/>
            <w:rPrChange w:id="10065" w:author="David" w:date="2022-08-17T16:58:00Z">
              <w:rPr>
                <w:rFonts w:ascii="Times New Roman" w:hAnsi="Times New Roman"/>
                <w:sz w:val="24"/>
                <w:szCs w:val="24"/>
              </w:rPr>
            </w:rPrChange>
          </w:rPr>
          <w:t xml:space="preserve"> slide. Andy asked the carny (slide operator), what technique delivered the best experience. </w:t>
        </w:r>
      </w:ins>
    </w:p>
    <w:p w14:paraId="7DD519BA" w14:textId="77777777" w:rsidR="002D5881" w:rsidRPr="00163DCF" w:rsidRDefault="002D5881">
      <w:pPr>
        <w:spacing w:line="276" w:lineRule="auto"/>
        <w:ind w:left="-5" w:right="15" w:firstLine="395"/>
        <w:rPr>
          <w:ins w:id="10066" w:author="Britt Collins" w:date="2021-10-05T17:11:00Z"/>
          <w:szCs w:val="21"/>
          <w:rPrChange w:id="10067" w:author="David" w:date="2022-08-17T16:58:00Z">
            <w:rPr>
              <w:ins w:id="10068" w:author="Britt Collins" w:date="2021-10-05T17:11:00Z"/>
              <w:rFonts w:ascii="Times New Roman" w:hAnsi="Times New Roman"/>
              <w:sz w:val="24"/>
              <w:szCs w:val="24"/>
            </w:rPr>
          </w:rPrChange>
        </w:rPr>
        <w:pPrChange w:id="10069" w:author="David" w:date="2022-08-17T17:01:00Z">
          <w:pPr>
            <w:spacing w:line="480" w:lineRule="auto"/>
            <w:ind w:left="-5" w:right="15" w:firstLine="395"/>
          </w:pPr>
        </w:pPrChange>
      </w:pPr>
      <w:ins w:id="10070" w:author="Britt Collins" w:date="2021-10-05T17:11:00Z">
        <w:r w:rsidRPr="00163DCF">
          <w:rPr>
            <w:szCs w:val="21"/>
            <w:rPrChange w:id="10071" w:author="David" w:date="2022-08-17T16:58:00Z">
              <w:rPr>
                <w:rFonts w:ascii="Times New Roman" w:hAnsi="Times New Roman"/>
                <w:sz w:val="24"/>
                <w:szCs w:val="24"/>
              </w:rPr>
            </w:rPrChange>
          </w:rPr>
          <w:t>“</w:t>
        </w:r>
      </w:ins>
      <w:proofErr w:type="gramStart"/>
      <w:ins w:id="10072" w:author="Britt Collins" w:date="2021-09-30T14:58:00Z">
        <w:r w:rsidR="006F31F6" w:rsidRPr="00163DCF">
          <w:rPr>
            <w:szCs w:val="21"/>
            <w:rPrChange w:id="10073" w:author="David" w:date="2022-08-17T16:58:00Z">
              <w:rPr>
                <w:rFonts w:ascii="Times New Roman" w:hAnsi="Times New Roman"/>
                <w:sz w:val="24"/>
                <w:szCs w:val="24"/>
              </w:rPr>
            </w:rPrChange>
          </w:rPr>
          <w:t>Head first</w:t>
        </w:r>
        <w:proofErr w:type="gramEnd"/>
        <w:r w:rsidR="006F31F6" w:rsidRPr="00163DCF">
          <w:rPr>
            <w:szCs w:val="21"/>
            <w:rPrChange w:id="10074" w:author="David" w:date="2022-08-17T16:58:00Z">
              <w:rPr>
                <w:rFonts w:ascii="Times New Roman" w:hAnsi="Times New Roman"/>
                <w:sz w:val="24"/>
                <w:szCs w:val="24"/>
              </w:rPr>
            </w:rPrChange>
          </w:rPr>
          <w:t xml:space="preserve"> mate</w:t>
        </w:r>
      </w:ins>
      <w:ins w:id="10075" w:author="Britt Collins" w:date="2021-10-05T17:11:00Z">
        <w:r w:rsidRPr="00163DCF">
          <w:rPr>
            <w:szCs w:val="21"/>
            <w:rPrChange w:id="10076" w:author="David" w:date="2022-08-17T16:58:00Z">
              <w:rPr>
                <w:rFonts w:ascii="Times New Roman" w:hAnsi="Times New Roman"/>
                <w:sz w:val="24"/>
                <w:szCs w:val="24"/>
              </w:rPr>
            </w:rPrChange>
          </w:rPr>
          <w:t xml:space="preserve">,” </w:t>
        </w:r>
      </w:ins>
      <w:ins w:id="10077" w:author="Britt Collins" w:date="2021-09-30T14:58:00Z">
        <w:r w:rsidR="006F31F6" w:rsidRPr="00163DCF">
          <w:rPr>
            <w:szCs w:val="21"/>
            <w:rPrChange w:id="10078" w:author="David" w:date="2022-08-17T16:58:00Z">
              <w:rPr>
                <w:rFonts w:ascii="Times New Roman" w:hAnsi="Times New Roman"/>
                <w:sz w:val="24"/>
                <w:szCs w:val="24"/>
              </w:rPr>
            </w:rPrChange>
          </w:rPr>
          <w:t xml:space="preserve">he said. </w:t>
        </w:r>
      </w:ins>
    </w:p>
    <w:p w14:paraId="0CA2C3BF" w14:textId="77777777" w:rsidR="002D5881" w:rsidRPr="00163DCF" w:rsidRDefault="006F31F6">
      <w:pPr>
        <w:spacing w:line="276" w:lineRule="auto"/>
        <w:ind w:left="-5" w:right="15" w:firstLine="395"/>
        <w:rPr>
          <w:ins w:id="10079" w:author="Britt Collins" w:date="2021-10-05T17:12:00Z"/>
          <w:szCs w:val="21"/>
          <w:rPrChange w:id="10080" w:author="David" w:date="2022-08-17T16:58:00Z">
            <w:rPr>
              <w:ins w:id="10081" w:author="Britt Collins" w:date="2021-10-05T17:12:00Z"/>
              <w:rFonts w:ascii="Times New Roman" w:hAnsi="Times New Roman"/>
              <w:sz w:val="24"/>
              <w:szCs w:val="24"/>
            </w:rPr>
          </w:rPrChange>
        </w:rPr>
        <w:pPrChange w:id="10082" w:author="David" w:date="2022-08-17T17:01:00Z">
          <w:pPr>
            <w:spacing w:line="480" w:lineRule="auto"/>
            <w:ind w:left="-5" w:right="15" w:firstLine="395"/>
          </w:pPr>
        </w:pPrChange>
      </w:pPr>
      <w:ins w:id="10083" w:author="Britt Collins" w:date="2021-09-30T14:58:00Z">
        <w:r w:rsidRPr="00163DCF">
          <w:rPr>
            <w:szCs w:val="21"/>
            <w:rPrChange w:id="10084" w:author="David" w:date="2022-08-17T16:58:00Z">
              <w:rPr>
                <w:rFonts w:ascii="Times New Roman" w:hAnsi="Times New Roman"/>
                <w:sz w:val="24"/>
                <w:szCs w:val="24"/>
              </w:rPr>
            </w:rPrChange>
          </w:rPr>
          <w:t>As Andy went missionary, in the adjacent lane, I lay on my back. I contorted my body to be as aerodynamic as possible. Andy began to cackle as he lay chest down on his hessian matt. He turned to the women</w:t>
        </w:r>
      </w:ins>
      <w:ins w:id="10085" w:author="Britt Collins" w:date="2021-10-05T17:11:00Z">
        <w:r w:rsidR="002D5881" w:rsidRPr="00163DCF">
          <w:rPr>
            <w:szCs w:val="21"/>
            <w:rPrChange w:id="10086" w:author="David" w:date="2022-08-17T16:58:00Z">
              <w:rPr>
                <w:rFonts w:ascii="Times New Roman" w:hAnsi="Times New Roman"/>
                <w:sz w:val="24"/>
                <w:szCs w:val="24"/>
              </w:rPr>
            </w:rPrChange>
          </w:rPr>
          <w:t>,</w:t>
        </w:r>
      </w:ins>
      <w:ins w:id="10087" w:author="Britt Collins" w:date="2021-09-30T14:58:00Z">
        <w:r w:rsidRPr="00163DCF">
          <w:rPr>
            <w:szCs w:val="21"/>
            <w:rPrChange w:id="10088" w:author="David" w:date="2022-08-17T16:58:00Z">
              <w:rPr>
                <w:rFonts w:ascii="Times New Roman" w:hAnsi="Times New Roman"/>
                <w:sz w:val="24"/>
                <w:szCs w:val="24"/>
              </w:rPr>
            </w:rPrChange>
          </w:rPr>
          <w:t xml:space="preserve"> </w:t>
        </w:r>
      </w:ins>
      <w:ins w:id="10089" w:author="Britt Collins" w:date="2021-10-05T17:11:00Z">
        <w:r w:rsidR="002D5881" w:rsidRPr="00163DCF">
          <w:rPr>
            <w:szCs w:val="21"/>
            <w:rPrChange w:id="10090" w:author="David" w:date="2022-08-17T16:58:00Z">
              <w:rPr>
                <w:rFonts w:ascii="Times New Roman" w:hAnsi="Times New Roman"/>
                <w:sz w:val="24"/>
                <w:szCs w:val="24"/>
              </w:rPr>
            </w:rPrChange>
          </w:rPr>
          <w:t>“</w:t>
        </w:r>
      </w:ins>
      <w:ins w:id="10091" w:author="Britt Collins" w:date="2021-09-30T14:58:00Z">
        <w:r w:rsidRPr="00163DCF">
          <w:rPr>
            <w:szCs w:val="21"/>
            <w:rPrChange w:id="10092" w:author="David" w:date="2022-08-17T16:58:00Z">
              <w:rPr>
                <w:rFonts w:ascii="Times New Roman" w:hAnsi="Times New Roman"/>
                <w:sz w:val="24"/>
                <w:szCs w:val="24"/>
              </w:rPr>
            </w:rPrChange>
          </w:rPr>
          <w:t>Right</w:t>
        </w:r>
      </w:ins>
      <w:ins w:id="10093" w:author="Britt Collins" w:date="2021-10-05T17:12:00Z">
        <w:r w:rsidR="002D5881" w:rsidRPr="00163DCF">
          <w:rPr>
            <w:szCs w:val="21"/>
            <w:rPrChange w:id="10094" w:author="David" w:date="2022-08-17T16:58:00Z">
              <w:rPr>
                <w:rFonts w:ascii="Times New Roman" w:hAnsi="Times New Roman"/>
                <w:sz w:val="24"/>
                <w:szCs w:val="24"/>
              </w:rPr>
            </w:rPrChange>
          </w:rPr>
          <w:t>,</w:t>
        </w:r>
      </w:ins>
      <w:ins w:id="10095" w:author="Britt Collins" w:date="2021-09-30T14:58:00Z">
        <w:r w:rsidRPr="00163DCF">
          <w:rPr>
            <w:szCs w:val="21"/>
            <w:rPrChange w:id="10096" w:author="David" w:date="2022-08-17T16:58:00Z">
              <w:rPr>
                <w:rFonts w:ascii="Times New Roman" w:hAnsi="Times New Roman"/>
                <w:sz w:val="24"/>
                <w:szCs w:val="24"/>
              </w:rPr>
            </w:rPrChange>
          </w:rPr>
          <w:t xml:space="preserve"> could you girls give me a push on </w:t>
        </w:r>
      </w:ins>
      <w:ins w:id="10097" w:author="Britt Collins" w:date="2021-10-05T17:12:00Z">
        <w:r w:rsidR="002D5881" w:rsidRPr="00163DCF">
          <w:rPr>
            <w:szCs w:val="21"/>
            <w:rPrChange w:id="10098" w:author="David" w:date="2022-08-17T16:58:00Z">
              <w:rPr>
                <w:rFonts w:ascii="Times New Roman" w:hAnsi="Times New Roman"/>
                <w:sz w:val="24"/>
                <w:szCs w:val="24"/>
              </w:rPr>
            </w:rPrChange>
          </w:rPr>
          <w:t>three</w:t>
        </w:r>
      </w:ins>
      <w:ins w:id="10099" w:author="Britt Collins" w:date="2021-09-30T14:58:00Z">
        <w:r w:rsidRPr="00163DCF">
          <w:rPr>
            <w:szCs w:val="21"/>
            <w:rPrChange w:id="10100" w:author="David" w:date="2022-08-17T16:58:00Z">
              <w:rPr>
                <w:rFonts w:ascii="Times New Roman" w:hAnsi="Times New Roman"/>
                <w:sz w:val="24"/>
                <w:szCs w:val="24"/>
              </w:rPr>
            </w:rPrChange>
          </w:rPr>
          <w:t>?</w:t>
        </w:r>
      </w:ins>
      <w:ins w:id="10101" w:author="Britt Collins" w:date="2021-10-05T17:12:00Z">
        <w:r w:rsidR="002D5881" w:rsidRPr="00163DCF">
          <w:rPr>
            <w:szCs w:val="21"/>
            <w:rPrChange w:id="10102" w:author="David" w:date="2022-08-17T16:58:00Z">
              <w:rPr>
                <w:rFonts w:ascii="Times New Roman" w:hAnsi="Times New Roman"/>
                <w:sz w:val="24"/>
                <w:szCs w:val="24"/>
              </w:rPr>
            </w:rPrChange>
          </w:rPr>
          <w:t>”</w:t>
        </w:r>
      </w:ins>
      <w:ins w:id="10103" w:author="Britt Collins" w:date="2021-09-30T14:58:00Z">
        <w:r w:rsidRPr="00163DCF">
          <w:rPr>
            <w:szCs w:val="21"/>
            <w:rPrChange w:id="10104" w:author="David" w:date="2022-08-17T16:58:00Z">
              <w:rPr>
                <w:rFonts w:ascii="Times New Roman" w:hAnsi="Times New Roman"/>
                <w:sz w:val="24"/>
                <w:szCs w:val="24"/>
              </w:rPr>
            </w:rPrChange>
          </w:rPr>
          <w:t xml:space="preserve"> </w:t>
        </w:r>
      </w:ins>
    </w:p>
    <w:p w14:paraId="4474D014" w14:textId="77777777" w:rsidR="002D5881" w:rsidRPr="00163DCF" w:rsidRDefault="006F31F6">
      <w:pPr>
        <w:spacing w:line="276" w:lineRule="auto"/>
        <w:ind w:left="-5" w:right="15" w:firstLine="395"/>
        <w:rPr>
          <w:ins w:id="10105" w:author="Britt Collins" w:date="2021-10-05T17:13:00Z"/>
          <w:szCs w:val="21"/>
          <w:rPrChange w:id="10106" w:author="David" w:date="2022-08-17T16:58:00Z">
            <w:rPr>
              <w:ins w:id="10107" w:author="Britt Collins" w:date="2021-10-05T17:13:00Z"/>
              <w:rFonts w:ascii="Times New Roman" w:hAnsi="Times New Roman"/>
              <w:sz w:val="24"/>
              <w:szCs w:val="24"/>
            </w:rPr>
          </w:rPrChange>
        </w:rPr>
        <w:pPrChange w:id="10108" w:author="David" w:date="2022-08-17T17:01:00Z">
          <w:pPr>
            <w:spacing w:line="480" w:lineRule="auto"/>
            <w:ind w:left="-5" w:right="15" w:firstLine="395"/>
          </w:pPr>
        </w:pPrChange>
      </w:pPr>
      <w:ins w:id="10109" w:author="Britt Collins" w:date="2021-09-30T14:58:00Z">
        <w:r w:rsidRPr="00163DCF">
          <w:rPr>
            <w:szCs w:val="21"/>
            <w:rPrChange w:id="10110" w:author="David" w:date="2022-08-17T16:58:00Z">
              <w:rPr>
                <w:rFonts w:ascii="Times New Roman" w:hAnsi="Times New Roman"/>
                <w:sz w:val="24"/>
                <w:szCs w:val="24"/>
              </w:rPr>
            </w:rPrChange>
          </w:rPr>
          <w:t xml:space="preserve">The ambers of competitive Dave </w:t>
        </w:r>
        <w:proofErr w:type="gramStart"/>
        <w:r w:rsidRPr="00163DCF">
          <w:rPr>
            <w:szCs w:val="21"/>
            <w:rPrChange w:id="10111" w:author="David" w:date="2022-08-17T16:58:00Z">
              <w:rPr>
                <w:rFonts w:ascii="Times New Roman" w:hAnsi="Times New Roman"/>
                <w:sz w:val="24"/>
                <w:szCs w:val="24"/>
              </w:rPr>
            </w:rPrChange>
          </w:rPr>
          <w:t>had been were</w:t>
        </w:r>
        <w:proofErr w:type="gramEnd"/>
        <w:r w:rsidRPr="00163DCF">
          <w:rPr>
            <w:szCs w:val="21"/>
            <w:rPrChange w:id="10112" w:author="David" w:date="2022-08-17T16:58:00Z">
              <w:rPr>
                <w:rFonts w:ascii="Times New Roman" w:hAnsi="Times New Roman"/>
                <w:sz w:val="24"/>
                <w:szCs w:val="24"/>
              </w:rPr>
            </w:rPrChange>
          </w:rPr>
          <w:t xml:space="preserve"> stoked</w:t>
        </w:r>
      </w:ins>
      <w:ins w:id="10113" w:author="Britt Collins" w:date="2021-10-05T17:12:00Z">
        <w:r w:rsidR="002D5881" w:rsidRPr="00163DCF">
          <w:rPr>
            <w:szCs w:val="21"/>
            <w:rPrChange w:id="10114" w:author="David" w:date="2022-08-17T16:58:00Z">
              <w:rPr>
                <w:rFonts w:ascii="Times New Roman" w:hAnsi="Times New Roman"/>
                <w:sz w:val="24"/>
                <w:szCs w:val="24"/>
              </w:rPr>
            </w:rPrChange>
          </w:rPr>
          <w:t>.</w:t>
        </w:r>
      </w:ins>
      <w:ins w:id="10115" w:author="Britt Collins" w:date="2021-09-30T14:58:00Z">
        <w:r w:rsidRPr="00163DCF">
          <w:rPr>
            <w:szCs w:val="21"/>
            <w:rPrChange w:id="10116" w:author="David" w:date="2022-08-17T16:58:00Z">
              <w:rPr>
                <w:rFonts w:ascii="Times New Roman" w:hAnsi="Times New Roman"/>
                <w:sz w:val="24"/>
                <w:szCs w:val="24"/>
              </w:rPr>
            </w:rPrChange>
          </w:rPr>
          <w:t xml:space="preserve"> I waited for the countdown. Andy and I began fast and furiously. The missionary was proving inferior to back-to-mat. I accelerated</w:t>
        </w:r>
      </w:ins>
      <w:ins w:id="10117" w:author="Britt Collins" w:date="2021-10-05T17:12:00Z">
        <w:r w:rsidR="002D5881" w:rsidRPr="00163DCF">
          <w:rPr>
            <w:szCs w:val="21"/>
            <w:rPrChange w:id="10118" w:author="David" w:date="2022-08-17T16:58:00Z">
              <w:rPr>
                <w:rFonts w:ascii="Times New Roman" w:hAnsi="Times New Roman"/>
                <w:sz w:val="24"/>
                <w:szCs w:val="24"/>
              </w:rPr>
            </w:rPrChange>
          </w:rPr>
          <w:t>, while</w:t>
        </w:r>
      </w:ins>
      <w:ins w:id="10119" w:author="Britt Collins" w:date="2021-09-30T14:58:00Z">
        <w:r w:rsidRPr="00163DCF">
          <w:rPr>
            <w:szCs w:val="21"/>
            <w:rPrChange w:id="10120" w:author="David" w:date="2022-08-17T16:58:00Z">
              <w:rPr>
                <w:rFonts w:ascii="Times New Roman" w:hAnsi="Times New Roman"/>
                <w:sz w:val="24"/>
                <w:szCs w:val="24"/>
              </w:rPr>
            </w:rPrChange>
          </w:rPr>
          <w:t xml:space="preserve"> Andy lost control and giggled frantically. He managed to spin himself and the mat a full 360 degrees. I glided in a textbook fashion to the huge black breaking matts at the bottom. I didn’t outwardly celebrate the win. But mentally I could have kissed the sky. Andy eventually arrived, laughing. </w:t>
        </w:r>
      </w:ins>
    </w:p>
    <w:p w14:paraId="7F042FA4" w14:textId="77777777" w:rsidR="002D5881" w:rsidRPr="00163DCF" w:rsidRDefault="006F31F6">
      <w:pPr>
        <w:spacing w:line="276" w:lineRule="auto"/>
        <w:ind w:left="-5" w:right="15" w:firstLine="395"/>
        <w:rPr>
          <w:ins w:id="10121" w:author="Britt Collins" w:date="2021-10-05T17:13:00Z"/>
          <w:szCs w:val="21"/>
          <w:rPrChange w:id="10122" w:author="David" w:date="2022-08-17T16:58:00Z">
            <w:rPr>
              <w:ins w:id="10123" w:author="Britt Collins" w:date="2021-10-05T17:13:00Z"/>
              <w:rFonts w:ascii="Times New Roman" w:hAnsi="Times New Roman"/>
              <w:sz w:val="24"/>
              <w:szCs w:val="24"/>
            </w:rPr>
          </w:rPrChange>
        </w:rPr>
        <w:pPrChange w:id="10124" w:author="David" w:date="2022-08-17T17:01:00Z">
          <w:pPr>
            <w:spacing w:line="480" w:lineRule="auto"/>
            <w:ind w:left="-5" w:right="15" w:firstLine="395"/>
          </w:pPr>
        </w:pPrChange>
      </w:pPr>
      <w:ins w:id="10125" w:author="Britt Collins" w:date="2021-09-30T14:58:00Z">
        <w:r w:rsidRPr="00163DCF">
          <w:rPr>
            <w:szCs w:val="21"/>
            <w:rPrChange w:id="10126" w:author="David" w:date="2022-08-17T16:58:00Z">
              <w:rPr>
                <w:rFonts w:ascii="Times New Roman" w:hAnsi="Times New Roman"/>
                <w:sz w:val="24"/>
                <w:szCs w:val="24"/>
              </w:rPr>
            </w:rPrChange>
          </w:rPr>
          <w:t xml:space="preserve">Cullen shouted from the top of the slide, </w:t>
        </w:r>
      </w:ins>
      <w:ins w:id="10127" w:author="Britt Collins" w:date="2021-10-05T17:13:00Z">
        <w:r w:rsidR="002D5881" w:rsidRPr="00163DCF">
          <w:rPr>
            <w:szCs w:val="21"/>
            <w:rPrChange w:id="10128" w:author="David" w:date="2022-08-17T16:58:00Z">
              <w:rPr>
                <w:rFonts w:ascii="Times New Roman" w:hAnsi="Times New Roman"/>
                <w:sz w:val="24"/>
                <w:szCs w:val="24"/>
              </w:rPr>
            </w:rPrChange>
          </w:rPr>
          <w:t>“</w:t>
        </w:r>
      </w:ins>
      <w:ins w:id="10129" w:author="Britt Collins" w:date="2021-09-30T14:58:00Z">
        <w:r w:rsidRPr="00163DCF">
          <w:rPr>
            <w:szCs w:val="21"/>
            <w:rPrChange w:id="10130" w:author="David" w:date="2022-08-17T16:58:00Z">
              <w:rPr>
                <w:rFonts w:ascii="Times New Roman" w:hAnsi="Times New Roman"/>
                <w:sz w:val="24"/>
                <w:szCs w:val="24"/>
              </w:rPr>
            </w:rPrChange>
          </w:rPr>
          <w:t>Are you all right</w:t>
        </w:r>
      </w:ins>
      <w:ins w:id="10131" w:author="Britt Collins" w:date="2021-10-05T17:13:00Z">
        <w:r w:rsidR="002D5881" w:rsidRPr="00163DCF">
          <w:rPr>
            <w:szCs w:val="21"/>
            <w:rPrChange w:id="10132" w:author="David" w:date="2022-08-17T16:58:00Z">
              <w:rPr>
                <w:rFonts w:ascii="Times New Roman" w:hAnsi="Times New Roman"/>
                <w:sz w:val="24"/>
                <w:szCs w:val="24"/>
              </w:rPr>
            </w:rPrChange>
          </w:rPr>
          <w:t>,</w:t>
        </w:r>
      </w:ins>
      <w:ins w:id="10133" w:author="Britt Collins" w:date="2021-09-30T14:58:00Z">
        <w:r w:rsidRPr="00163DCF">
          <w:rPr>
            <w:szCs w:val="21"/>
            <w:rPrChange w:id="10134" w:author="David" w:date="2022-08-17T16:58:00Z">
              <w:rPr>
                <w:rFonts w:ascii="Times New Roman" w:hAnsi="Times New Roman"/>
                <w:sz w:val="24"/>
                <w:szCs w:val="24"/>
              </w:rPr>
            </w:rPrChange>
          </w:rPr>
          <w:t xml:space="preserve"> love?</w:t>
        </w:r>
      </w:ins>
      <w:ins w:id="10135" w:author="Britt Collins" w:date="2021-10-05T17:13:00Z">
        <w:r w:rsidR="002D5881" w:rsidRPr="00163DCF">
          <w:rPr>
            <w:szCs w:val="21"/>
            <w:rPrChange w:id="10136" w:author="David" w:date="2022-08-17T16:58:00Z">
              <w:rPr>
                <w:rFonts w:ascii="Times New Roman" w:hAnsi="Times New Roman"/>
                <w:sz w:val="24"/>
                <w:szCs w:val="24"/>
              </w:rPr>
            </w:rPrChange>
          </w:rPr>
          <w:t>”</w:t>
        </w:r>
      </w:ins>
      <w:ins w:id="10137" w:author="Britt Collins" w:date="2021-09-30T14:58:00Z">
        <w:r w:rsidRPr="00163DCF">
          <w:rPr>
            <w:szCs w:val="21"/>
            <w:rPrChange w:id="10138" w:author="David" w:date="2022-08-17T16:58:00Z">
              <w:rPr>
                <w:rFonts w:ascii="Times New Roman" w:hAnsi="Times New Roman"/>
                <w:sz w:val="24"/>
                <w:szCs w:val="24"/>
              </w:rPr>
            </w:rPrChange>
          </w:rPr>
          <w:t xml:space="preserve"> </w:t>
        </w:r>
      </w:ins>
    </w:p>
    <w:p w14:paraId="7CF3C83F" w14:textId="2F560203" w:rsidR="002D5881" w:rsidRPr="00163DCF" w:rsidRDefault="002D5881">
      <w:pPr>
        <w:spacing w:line="276" w:lineRule="auto"/>
        <w:ind w:left="-5" w:right="15" w:firstLine="395"/>
        <w:rPr>
          <w:ins w:id="10139" w:author="Britt Collins" w:date="2021-10-05T17:13:00Z"/>
          <w:szCs w:val="21"/>
          <w:rPrChange w:id="10140" w:author="David" w:date="2022-08-17T16:58:00Z">
            <w:rPr>
              <w:ins w:id="10141" w:author="Britt Collins" w:date="2021-10-05T17:13:00Z"/>
              <w:rFonts w:ascii="Times New Roman" w:hAnsi="Times New Roman"/>
              <w:sz w:val="24"/>
              <w:szCs w:val="24"/>
            </w:rPr>
          </w:rPrChange>
        </w:rPr>
        <w:pPrChange w:id="10142" w:author="David" w:date="2022-08-17T17:01:00Z">
          <w:pPr>
            <w:spacing w:line="480" w:lineRule="auto"/>
            <w:ind w:left="-5" w:right="15" w:firstLine="395"/>
          </w:pPr>
        </w:pPrChange>
      </w:pPr>
      <w:ins w:id="10143" w:author="Britt Collins" w:date="2021-10-05T17:13:00Z">
        <w:r w:rsidRPr="00163DCF">
          <w:rPr>
            <w:szCs w:val="21"/>
            <w:rPrChange w:id="10144" w:author="David" w:date="2022-08-17T16:58:00Z">
              <w:rPr>
                <w:rFonts w:ascii="Times New Roman" w:hAnsi="Times New Roman"/>
                <w:sz w:val="24"/>
                <w:szCs w:val="24"/>
              </w:rPr>
            </w:rPrChange>
          </w:rPr>
          <w:t>“A</w:t>
        </w:r>
      </w:ins>
      <w:ins w:id="10145" w:author="Britt Collins" w:date="2021-09-30T14:58:00Z">
        <w:r w:rsidR="006F31F6" w:rsidRPr="00163DCF">
          <w:rPr>
            <w:szCs w:val="21"/>
            <w:rPrChange w:id="10146" w:author="David" w:date="2022-08-17T16:58:00Z">
              <w:rPr>
                <w:rFonts w:ascii="Times New Roman" w:hAnsi="Times New Roman"/>
                <w:sz w:val="24"/>
                <w:szCs w:val="24"/>
              </w:rPr>
            </w:rPrChange>
          </w:rPr>
          <w:t>ll good</w:t>
        </w:r>
      </w:ins>
      <w:ins w:id="10147" w:author="Britt Collins" w:date="2021-10-05T17:13:00Z">
        <w:r w:rsidRPr="00163DCF">
          <w:rPr>
            <w:szCs w:val="21"/>
            <w:rPrChange w:id="10148" w:author="David" w:date="2022-08-17T16:58:00Z">
              <w:rPr>
                <w:rFonts w:ascii="Times New Roman" w:hAnsi="Times New Roman"/>
                <w:sz w:val="24"/>
                <w:szCs w:val="24"/>
              </w:rPr>
            </w:rPrChange>
          </w:rPr>
          <w:t>…</w:t>
        </w:r>
      </w:ins>
      <w:ins w:id="10149" w:author="Britt Collins" w:date="2021-09-30T14:58:00Z">
        <w:r w:rsidR="006F31F6" w:rsidRPr="00163DCF">
          <w:rPr>
            <w:szCs w:val="21"/>
            <w:rPrChange w:id="10150" w:author="David" w:date="2022-08-17T16:58:00Z">
              <w:rPr>
                <w:rFonts w:ascii="Times New Roman" w:hAnsi="Times New Roman"/>
                <w:sz w:val="24"/>
                <w:szCs w:val="24"/>
              </w:rPr>
            </w:rPrChange>
          </w:rPr>
          <w:t xml:space="preserve"> just a few mat burns</w:t>
        </w:r>
      </w:ins>
      <w:ins w:id="10151" w:author="Britt Collins" w:date="2021-10-05T17:13:00Z">
        <w:r w:rsidRPr="00163DCF">
          <w:rPr>
            <w:szCs w:val="21"/>
            <w:rPrChange w:id="10152" w:author="David" w:date="2022-08-17T16:58:00Z">
              <w:rPr>
                <w:rFonts w:ascii="Times New Roman" w:hAnsi="Times New Roman"/>
                <w:sz w:val="24"/>
                <w:szCs w:val="24"/>
              </w:rPr>
            </w:rPrChange>
          </w:rPr>
          <w:t>.”</w:t>
        </w:r>
      </w:ins>
      <w:ins w:id="10153" w:author="Britt Collins" w:date="2021-09-30T14:58:00Z">
        <w:r w:rsidR="006F31F6" w:rsidRPr="00163DCF">
          <w:rPr>
            <w:szCs w:val="21"/>
            <w:rPrChange w:id="10154" w:author="David" w:date="2022-08-17T16:58:00Z">
              <w:rPr>
                <w:rFonts w:ascii="Times New Roman" w:hAnsi="Times New Roman"/>
                <w:sz w:val="24"/>
                <w:szCs w:val="24"/>
              </w:rPr>
            </w:rPrChange>
          </w:rPr>
          <w:t xml:space="preserve"> </w:t>
        </w:r>
      </w:ins>
    </w:p>
    <w:p w14:paraId="01500A2D" w14:textId="4D8185B8" w:rsidR="006F31F6" w:rsidRPr="00163DCF" w:rsidRDefault="006F31F6">
      <w:pPr>
        <w:spacing w:line="276" w:lineRule="auto"/>
        <w:ind w:left="-5" w:right="15" w:firstLine="395"/>
        <w:rPr>
          <w:ins w:id="10155" w:author="Britt Collins" w:date="2021-09-30T14:58:00Z"/>
          <w:szCs w:val="21"/>
          <w:rPrChange w:id="10156" w:author="David" w:date="2022-08-17T16:58:00Z">
            <w:rPr>
              <w:ins w:id="10157" w:author="Britt Collins" w:date="2021-09-30T14:58:00Z"/>
              <w:rFonts w:ascii="Times New Roman" w:hAnsi="Times New Roman"/>
              <w:sz w:val="24"/>
              <w:szCs w:val="24"/>
            </w:rPr>
          </w:rPrChange>
        </w:rPr>
        <w:pPrChange w:id="10158" w:author="David" w:date="2022-08-17T17:01:00Z">
          <w:pPr>
            <w:ind w:left="-5" w:right="15"/>
          </w:pPr>
        </w:pPrChange>
      </w:pPr>
      <w:ins w:id="10159" w:author="Britt Collins" w:date="2021-09-30T14:58:00Z">
        <w:r w:rsidRPr="00163DCF">
          <w:rPr>
            <w:szCs w:val="21"/>
            <w:rPrChange w:id="10160" w:author="David" w:date="2022-08-17T16:58:00Z">
              <w:rPr>
                <w:rFonts w:ascii="Times New Roman" w:hAnsi="Times New Roman"/>
                <w:sz w:val="24"/>
                <w:szCs w:val="24"/>
              </w:rPr>
            </w:rPrChange>
          </w:rPr>
          <w:t xml:space="preserve">It was the ladies turn. They all ignored the carny’s advice. They chose bum-to-mat, </w:t>
        </w:r>
        <w:proofErr w:type="gramStart"/>
        <w:r w:rsidRPr="00163DCF">
          <w:rPr>
            <w:szCs w:val="21"/>
            <w:rPrChange w:id="10161" w:author="David" w:date="2022-08-17T16:58:00Z">
              <w:rPr>
                <w:rFonts w:ascii="Times New Roman" w:hAnsi="Times New Roman"/>
                <w:sz w:val="24"/>
                <w:szCs w:val="24"/>
              </w:rPr>
            </w:rPrChange>
          </w:rPr>
          <w:t>grip</w:t>
        </w:r>
        <w:proofErr w:type="gramEnd"/>
        <w:r w:rsidRPr="00163DCF">
          <w:rPr>
            <w:szCs w:val="21"/>
            <w:rPrChange w:id="10162" w:author="David" w:date="2022-08-17T16:58:00Z">
              <w:rPr>
                <w:rFonts w:ascii="Times New Roman" w:hAnsi="Times New Roman"/>
                <w:sz w:val="24"/>
                <w:szCs w:val="24"/>
              </w:rPr>
            </w:rPrChange>
          </w:rPr>
          <w:t xml:space="preserve"> and glide. From the huge grins on their faces, it was clear they were having a blast as they slowly descended. All were laughing as they picked themselves and their mats up at the end.</w:t>
        </w:r>
      </w:ins>
    </w:p>
    <w:p w14:paraId="76A31DB7" w14:textId="4BDB0ED5" w:rsidR="006F31F6" w:rsidRPr="00163DCF" w:rsidRDefault="006F31F6">
      <w:pPr>
        <w:spacing w:line="276" w:lineRule="auto"/>
        <w:ind w:left="-5" w:right="15" w:firstLine="395"/>
        <w:rPr>
          <w:ins w:id="10163" w:author="Britt Collins" w:date="2021-09-30T14:58:00Z"/>
          <w:b/>
          <w:szCs w:val="21"/>
          <w:rPrChange w:id="10164" w:author="David" w:date="2022-08-17T16:58:00Z">
            <w:rPr>
              <w:ins w:id="10165" w:author="Britt Collins" w:date="2021-09-30T14:58:00Z"/>
              <w:rFonts w:ascii="Times New Roman" w:hAnsi="Times New Roman"/>
              <w:sz w:val="24"/>
              <w:szCs w:val="24"/>
            </w:rPr>
          </w:rPrChange>
        </w:rPr>
        <w:pPrChange w:id="10166" w:author="David" w:date="2022-08-17T17:01:00Z">
          <w:pPr>
            <w:ind w:left="-5" w:right="15"/>
          </w:pPr>
        </w:pPrChange>
      </w:pPr>
      <w:ins w:id="10167" w:author="Britt Collins" w:date="2021-09-30T14:58:00Z">
        <w:r w:rsidRPr="00163DCF">
          <w:rPr>
            <w:szCs w:val="21"/>
            <w:rPrChange w:id="10168" w:author="David" w:date="2022-08-17T16:58:00Z">
              <w:rPr>
                <w:rFonts w:ascii="Times New Roman" w:hAnsi="Times New Roman"/>
                <w:sz w:val="24"/>
                <w:szCs w:val="24"/>
              </w:rPr>
            </w:rPrChange>
          </w:rPr>
          <w:t xml:space="preserve">We continued our Luna Park tour, experiencing some of the more traditional rides. The dodgems and </w:t>
        </w:r>
        <w:proofErr w:type="spellStart"/>
        <w:r w:rsidRPr="00163DCF">
          <w:rPr>
            <w:szCs w:val="21"/>
            <w:rPrChange w:id="10169" w:author="David" w:date="2022-08-17T16:58:00Z">
              <w:rPr>
                <w:rFonts w:ascii="Times New Roman" w:hAnsi="Times New Roman"/>
                <w:sz w:val="24"/>
                <w:szCs w:val="24"/>
              </w:rPr>
            </w:rPrChange>
          </w:rPr>
          <w:t>waltzers</w:t>
        </w:r>
        <w:proofErr w:type="spellEnd"/>
        <w:r w:rsidRPr="00163DCF">
          <w:rPr>
            <w:szCs w:val="21"/>
            <w:rPrChange w:id="10170" w:author="David" w:date="2022-08-17T16:58:00Z">
              <w:rPr>
                <w:rFonts w:ascii="Times New Roman" w:hAnsi="Times New Roman"/>
                <w:sz w:val="24"/>
                <w:szCs w:val="24"/>
              </w:rPr>
            </w:rPrChange>
          </w:rPr>
          <w:t xml:space="preserve"> were some of the more memorable. An unforgettable, fun day in Australia, complemented by a British setting, in the company of British folk.</w:t>
        </w:r>
      </w:ins>
      <w:ins w:id="10171" w:author="Britt Collins" w:date="2021-10-05T17:14:00Z">
        <w:r w:rsidR="002D5881" w:rsidRPr="00163DCF">
          <w:rPr>
            <w:szCs w:val="21"/>
            <w:rPrChange w:id="10172" w:author="David" w:date="2022-08-17T16:58:00Z">
              <w:rPr>
                <w:rFonts w:ascii="Times New Roman" w:hAnsi="Times New Roman"/>
                <w:sz w:val="24"/>
                <w:szCs w:val="24"/>
              </w:rPr>
            </w:rPrChange>
          </w:rPr>
          <w:t xml:space="preserve"> </w:t>
        </w:r>
        <w:r w:rsidR="002D5881" w:rsidRPr="00163DCF">
          <w:rPr>
            <w:b/>
            <w:szCs w:val="21"/>
            <w:rPrChange w:id="10173" w:author="David" w:date="2022-08-17T16:58:00Z">
              <w:rPr>
                <w:rFonts w:ascii="Times New Roman" w:hAnsi="Times New Roman"/>
                <w:sz w:val="24"/>
                <w:szCs w:val="24"/>
              </w:rPr>
            </w:rPrChange>
          </w:rPr>
          <w:t>BRINGING UP ENG</w:t>
        </w:r>
      </w:ins>
      <w:ins w:id="10174" w:author="Britt Collins" w:date="2021-10-05T17:15:00Z">
        <w:r w:rsidR="002D5881" w:rsidRPr="00163DCF">
          <w:rPr>
            <w:b/>
            <w:szCs w:val="21"/>
            <w:rPrChange w:id="10175" w:author="David" w:date="2022-08-17T16:58:00Z">
              <w:rPr>
                <w:rFonts w:ascii="Times New Roman" w:hAnsi="Times New Roman"/>
                <w:sz w:val="24"/>
                <w:szCs w:val="24"/>
              </w:rPr>
            </w:rPrChange>
          </w:rPr>
          <w:t>LAND CONSTANTLY GET REPTITIVE.</w:t>
        </w:r>
      </w:ins>
    </w:p>
    <w:p w14:paraId="6AB7DD3F" w14:textId="3879445B" w:rsidR="006F31F6" w:rsidRPr="00163DCF" w:rsidRDefault="006F31F6">
      <w:pPr>
        <w:spacing w:line="276" w:lineRule="auto"/>
        <w:ind w:left="-5" w:right="15" w:firstLine="395"/>
        <w:rPr>
          <w:ins w:id="10176" w:author="Britt Collins" w:date="2021-09-30T14:58:00Z"/>
          <w:szCs w:val="21"/>
          <w:rPrChange w:id="10177" w:author="David" w:date="2022-08-17T16:58:00Z">
            <w:rPr>
              <w:ins w:id="10178" w:author="Britt Collins" w:date="2021-09-30T14:58:00Z"/>
              <w:rFonts w:ascii="Times New Roman" w:hAnsi="Times New Roman"/>
              <w:sz w:val="24"/>
              <w:szCs w:val="24"/>
            </w:rPr>
          </w:rPrChange>
        </w:rPr>
        <w:pPrChange w:id="10179" w:author="David" w:date="2022-08-17T17:01:00Z">
          <w:pPr>
            <w:ind w:left="-5" w:right="15"/>
          </w:pPr>
        </w:pPrChange>
      </w:pPr>
      <w:ins w:id="10180" w:author="Britt Collins" w:date="2021-09-30T14:58:00Z">
        <w:r w:rsidRPr="00163DCF">
          <w:rPr>
            <w:szCs w:val="21"/>
            <w:rPrChange w:id="10181" w:author="David" w:date="2022-08-17T16:58:00Z">
              <w:rPr>
                <w:rFonts w:ascii="Times New Roman" w:hAnsi="Times New Roman"/>
                <w:sz w:val="24"/>
                <w:szCs w:val="24"/>
              </w:rPr>
            </w:rPrChange>
          </w:rPr>
          <w:t xml:space="preserve">Before buying a car, you don’t think about how many of that model is on the road. The same can be said for Canadians. Mr Bradford was the first Canadian I had met in Australia. I knew little of his extensive homeland. I discovered that Canadians are </w:t>
        </w:r>
      </w:ins>
      <w:ins w:id="10182" w:author="Britt Collins" w:date="2021-10-05T17:15:00Z">
        <w:r w:rsidR="002D5881" w:rsidRPr="00163DCF">
          <w:rPr>
            <w:szCs w:val="21"/>
            <w:rPrChange w:id="10183" w:author="David" w:date="2022-08-17T16:58:00Z">
              <w:rPr>
                <w:rFonts w:ascii="Times New Roman" w:hAnsi="Times New Roman"/>
                <w:sz w:val="24"/>
                <w:szCs w:val="24"/>
              </w:rPr>
            </w:rPrChange>
          </w:rPr>
          <w:t xml:space="preserve">extremely </w:t>
        </w:r>
      </w:ins>
      <w:ins w:id="10184" w:author="Britt Collins" w:date="2021-09-30T14:58:00Z">
        <w:r w:rsidRPr="00163DCF">
          <w:rPr>
            <w:szCs w:val="21"/>
            <w:rPrChange w:id="10185" w:author="David" w:date="2022-08-17T16:58:00Z">
              <w:rPr>
                <w:rFonts w:ascii="Times New Roman" w:hAnsi="Times New Roman"/>
                <w:sz w:val="24"/>
                <w:szCs w:val="24"/>
              </w:rPr>
            </w:rPrChange>
          </w:rPr>
          <w:t xml:space="preserve">proud. Their cultural heritage is celebrated wherever </w:t>
        </w:r>
      </w:ins>
      <w:ins w:id="10186" w:author="Britt Collins" w:date="2021-10-05T17:15:00Z">
        <w:r w:rsidR="000C393C" w:rsidRPr="00163DCF">
          <w:rPr>
            <w:szCs w:val="21"/>
            <w:rPrChange w:id="10187" w:author="David" w:date="2022-08-17T16:58:00Z">
              <w:rPr>
                <w:rFonts w:ascii="Times New Roman" w:hAnsi="Times New Roman"/>
                <w:sz w:val="24"/>
                <w:szCs w:val="24"/>
              </w:rPr>
            </w:rPrChange>
          </w:rPr>
          <w:t xml:space="preserve">they are </w:t>
        </w:r>
      </w:ins>
      <w:ins w:id="10188" w:author="Britt Collins" w:date="2021-09-30T14:58:00Z">
        <w:r w:rsidRPr="00163DCF">
          <w:rPr>
            <w:szCs w:val="21"/>
            <w:rPrChange w:id="10189" w:author="David" w:date="2022-08-17T16:58:00Z">
              <w:rPr>
                <w:rFonts w:ascii="Times New Roman" w:hAnsi="Times New Roman"/>
                <w:sz w:val="24"/>
                <w:szCs w:val="24"/>
              </w:rPr>
            </w:rPrChange>
          </w:rPr>
          <w:t>in the world. That day is aptly named Canada Day. There were lots of Canadians in Sydney thanks to Australia’s close links with other Commonwealth countries. Canada Day celebrations were advertised at many of Sydney's pubs.</w:t>
        </w:r>
      </w:ins>
    </w:p>
    <w:p w14:paraId="2AAFBCF0" w14:textId="2315180A" w:rsidR="006F31F6" w:rsidRPr="00163DCF" w:rsidRDefault="006F31F6">
      <w:pPr>
        <w:spacing w:line="276" w:lineRule="auto"/>
        <w:ind w:left="-5" w:right="15" w:firstLine="395"/>
        <w:rPr>
          <w:ins w:id="10190" w:author="Britt Collins" w:date="2021-09-30T14:58:00Z"/>
          <w:szCs w:val="21"/>
          <w:rPrChange w:id="10191" w:author="David" w:date="2022-08-17T16:58:00Z">
            <w:rPr>
              <w:ins w:id="10192" w:author="Britt Collins" w:date="2021-09-30T14:58:00Z"/>
              <w:rFonts w:ascii="Times New Roman" w:hAnsi="Times New Roman"/>
              <w:sz w:val="24"/>
              <w:szCs w:val="24"/>
            </w:rPr>
          </w:rPrChange>
        </w:rPr>
        <w:pPrChange w:id="10193" w:author="David" w:date="2022-08-17T17:01:00Z">
          <w:pPr>
            <w:ind w:left="-5" w:right="15"/>
          </w:pPr>
        </w:pPrChange>
      </w:pPr>
      <w:ins w:id="10194" w:author="Britt Collins" w:date="2021-09-30T14:58:00Z">
        <w:r w:rsidRPr="00163DCF">
          <w:rPr>
            <w:szCs w:val="21"/>
            <w:rPrChange w:id="10195" w:author="David" w:date="2022-08-17T16:58:00Z">
              <w:rPr>
                <w:rFonts w:ascii="Times New Roman" w:hAnsi="Times New Roman"/>
                <w:sz w:val="24"/>
                <w:szCs w:val="24"/>
              </w:rPr>
            </w:rPrChange>
          </w:rPr>
          <w:t xml:space="preserve">Andi was the first female friend I socialised with on a </w:t>
        </w:r>
      </w:ins>
      <w:ins w:id="10196" w:author="Britt Collins" w:date="2021-10-05T17:16:00Z">
        <w:r w:rsidR="000C393C" w:rsidRPr="00163DCF">
          <w:rPr>
            <w:szCs w:val="21"/>
            <w:rPrChange w:id="10197" w:author="David" w:date="2022-08-17T16:58:00Z">
              <w:rPr>
                <w:rFonts w:ascii="Times New Roman" w:hAnsi="Times New Roman"/>
                <w:sz w:val="24"/>
                <w:szCs w:val="24"/>
              </w:rPr>
            </w:rPrChange>
          </w:rPr>
          <w:t>one</w:t>
        </w:r>
      </w:ins>
      <w:ins w:id="10198" w:author="Britt Collins" w:date="2021-09-30T14:58:00Z">
        <w:r w:rsidRPr="00163DCF">
          <w:rPr>
            <w:szCs w:val="21"/>
            <w:rPrChange w:id="10199" w:author="David" w:date="2022-08-17T16:58:00Z">
              <w:rPr>
                <w:rFonts w:ascii="Times New Roman" w:hAnsi="Times New Roman"/>
                <w:sz w:val="24"/>
                <w:szCs w:val="24"/>
              </w:rPr>
            </w:rPrChange>
          </w:rPr>
          <w:t>-to-</w:t>
        </w:r>
      </w:ins>
      <w:ins w:id="10200" w:author="Britt Collins" w:date="2021-10-05T17:16:00Z">
        <w:r w:rsidR="000C393C" w:rsidRPr="00163DCF">
          <w:rPr>
            <w:szCs w:val="21"/>
            <w:rPrChange w:id="10201" w:author="David" w:date="2022-08-17T16:58:00Z">
              <w:rPr>
                <w:rFonts w:ascii="Times New Roman" w:hAnsi="Times New Roman"/>
                <w:sz w:val="24"/>
                <w:szCs w:val="24"/>
              </w:rPr>
            </w:rPrChange>
          </w:rPr>
          <w:t>one</w:t>
        </w:r>
      </w:ins>
      <w:ins w:id="10202" w:author="Britt Collins" w:date="2021-09-30T14:58:00Z">
        <w:r w:rsidRPr="00163DCF">
          <w:rPr>
            <w:szCs w:val="21"/>
            <w:rPrChange w:id="10203" w:author="David" w:date="2022-08-17T16:58:00Z">
              <w:rPr>
                <w:rFonts w:ascii="Times New Roman" w:hAnsi="Times New Roman"/>
                <w:sz w:val="24"/>
                <w:szCs w:val="24"/>
              </w:rPr>
            </w:rPrChange>
          </w:rPr>
          <w:t xml:space="preserve"> basis. She, like her male UK counterpart, was </w:t>
        </w:r>
      </w:ins>
      <w:ins w:id="10204" w:author="Britt Collins" w:date="2021-10-05T17:16:00Z">
        <w:r w:rsidR="000C393C" w:rsidRPr="00163DCF">
          <w:rPr>
            <w:szCs w:val="21"/>
            <w:rPrChange w:id="10205" w:author="David" w:date="2022-08-17T16:58:00Z">
              <w:rPr>
                <w:rFonts w:ascii="Times New Roman" w:hAnsi="Times New Roman"/>
                <w:sz w:val="24"/>
                <w:szCs w:val="24"/>
              </w:rPr>
            </w:rPrChange>
          </w:rPr>
          <w:t>very</w:t>
        </w:r>
      </w:ins>
      <w:ins w:id="10206" w:author="Britt Collins" w:date="2021-09-30T14:58:00Z">
        <w:r w:rsidRPr="00163DCF">
          <w:rPr>
            <w:szCs w:val="21"/>
            <w:rPrChange w:id="10207" w:author="David" w:date="2022-08-17T16:58:00Z">
              <w:rPr>
                <w:rFonts w:ascii="Times New Roman" w:hAnsi="Times New Roman"/>
                <w:sz w:val="24"/>
                <w:szCs w:val="24"/>
              </w:rPr>
            </w:rPrChange>
          </w:rPr>
          <w:t xml:space="preserve"> trusting. After splitting with boyfriend Glen, she happily included me in her social invites. I think she enjoyed my </w:t>
        </w:r>
      </w:ins>
      <w:proofErr w:type="spellStart"/>
      <w:ins w:id="10208" w:author="Britt Collins" w:date="2021-10-05T17:16:00Z">
        <w:r w:rsidR="000C393C" w:rsidRPr="00163DCF">
          <w:rPr>
            <w:szCs w:val="21"/>
            <w:rPrChange w:id="10209" w:author="David" w:date="2022-08-17T16:58:00Z">
              <w:rPr>
                <w:rFonts w:ascii="Times New Roman" w:hAnsi="Times New Roman"/>
                <w:sz w:val="24"/>
                <w:szCs w:val="24"/>
              </w:rPr>
            </w:rPrChange>
          </w:rPr>
          <w:t>easygo</w:t>
        </w:r>
      </w:ins>
      <w:ins w:id="10210" w:author="Britt Collins" w:date="2021-10-05T17:17:00Z">
        <w:r w:rsidR="000C393C" w:rsidRPr="00163DCF">
          <w:rPr>
            <w:szCs w:val="21"/>
            <w:rPrChange w:id="10211" w:author="David" w:date="2022-08-17T16:58:00Z">
              <w:rPr>
                <w:rFonts w:ascii="Times New Roman" w:hAnsi="Times New Roman"/>
                <w:sz w:val="24"/>
                <w:szCs w:val="24"/>
              </w:rPr>
            </w:rPrChange>
          </w:rPr>
          <w:t>ing</w:t>
        </w:r>
      </w:ins>
      <w:proofErr w:type="spellEnd"/>
      <w:ins w:id="10212" w:author="Britt Collins" w:date="2021-09-30T14:58:00Z">
        <w:r w:rsidRPr="00163DCF">
          <w:rPr>
            <w:szCs w:val="21"/>
            <w:rPrChange w:id="10213" w:author="David" w:date="2022-08-17T16:58:00Z">
              <w:rPr>
                <w:rFonts w:ascii="Times New Roman" w:hAnsi="Times New Roman"/>
                <w:sz w:val="24"/>
                <w:szCs w:val="24"/>
              </w:rPr>
            </w:rPrChange>
          </w:rPr>
          <w:t xml:space="preserve"> personality and carefree drinking exploits. On Canada Day, Andi was heading to a pub located near St. James’s Park, Sydney CBD, with friend Mel. With it being June, the already short days were becoming shorter. On that day in Sydney, by Canadian standards, the weather was a beauty.</w:t>
        </w:r>
      </w:ins>
    </w:p>
    <w:p w14:paraId="3ECD5BC7" w14:textId="3913B817" w:rsidR="006F31F6" w:rsidRPr="00163DCF" w:rsidRDefault="006F31F6">
      <w:pPr>
        <w:spacing w:after="17" w:line="276" w:lineRule="auto"/>
        <w:ind w:left="-5" w:right="15" w:firstLine="395"/>
        <w:rPr>
          <w:ins w:id="10214" w:author="Britt Collins" w:date="2021-09-30T14:58:00Z"/>
          <w:szCs w:val="21"/>
          <w:rPrChange w:id="10215" w:author="David" w:date="2022-08-17T16:58:00Z">
            <w:rPr>
              <w:ins w:id="10216" w:author="Britt Collins" w:date="2021-09-30T14:58:00Z"/>
              <w:rFonts w:ascii="Times New Roman" w:hAnsi="Times New Roman"/>
              <w:sz w:val="24"/>
              <w:szCs w:val="24"/>
            </w:rPr>
          </w:rPrChange>
        </w:rPr>
        <w:pPrChange w:id="10217" w:author="David" w:date="2022-08-17T17:01:00Z">
          <w:pPr>
            <w:ind w:left="-5" w:right="15"/>
          </w:pPr>
        </w:pPrChange>
      </w:pPr>
      <w:ins w:id="10218" w:author="Britt Collins" w:date="2021-09-30T14:58:00Z">
        <w:r w:rsidRPr="00163DCF">
          <w:rPr>
            <w:szCs w:val="21"/>
            <w:rPrChange w:id="10219" w:author="David" w:date="2022-08-17T16:58:00Z">
              <w:rPr>
                <w:rFonts w:ascii="Times New Roman" w:hAnsi="Times New Roman"/>
                <w:sz w:val="24"/>
                <w:szCs w:val="24"/>
              </w:rPr>
            </w:rPrChange>
          </w:rPr>
          <w:t xml:space="preserve">I made my way to the bar Andi </w:t>
        </w:r>
      </w:ins>
      <w:ins w:id="10220" w:author="Britt Collins" w:date="2021-10-05T17:17:00Z">
        <w:r w:rsidR="000C393C" w:rsidRPr="00163DCF">
          <w:rPr>
            <w:szCs w:val="21"/>
            <w:rPrChange w:id="10221" w:author="David" w:date="2022-08-17T16:58:00Z">
              <w:rPr>
                <w:rFonts w:ascii="Times New Roman" w:hAnsi="Times New Roman"/>
                <w:sz w:val="24"/>
                <w:szCs w:val="24"/>
              </w:rPr>
            </w:rPrChange>
          </w:rPr>
          <w:t>suggested</w:t>
        </w:r>
      </w:ins>
      <w:ins w:id="10222" w:author="Britt Collins" w:date="2021-09-30T14:58:00Z">
        <w:r w:rsidRPr="00163DCF">
          <w:rPr>
            <w:szCs w:val="21"/>
            <w:rPrChange w:id="10223" w:author="David" w:date="2022-08-17T16:58:00Z">
              <w:rPr>
                <w:rFonts w:ascii="Times New Roman" w:hAnsi="Times New Roman"/>
                <w:sz w:val="24"/>
                <w:szCs w:val="24"/>
              </w:rPr>
            </w:rPrChange>
          </w:rPr>
          <w:t>. Its theme was heavily influenced by Bavaria and</w:t>
        </w:r>
      </w:ins>
      <w:ins w:id="10224" w:author="Britt Collins" w:date="2021-10-05T17:17:00Z">
        <w:r w:rsidR="000C393C" w:rsidRPr="00163DCF">
          <w:rPr>
            <w:szCs w:val="21"/>
            <w:rPrChange w:id="10225" w:author="David" w:date="2022-08-17T16:58:00Z">
              <w:rPr>
                <w:rFonts w:ascii="Times New Roman" w:hAnsi="Times New Roman"/>
                <w:sz w:val="24"/>
                <w:szCs w:val="24"/>
              </w:rPr>
            </w:rPrChange>
          </w:rPr>
          <w:t xml:space="preserve"> </w:t>
        </w:r>
      </w:ins>
      <w:ins w:id="10226" w:author="Britt Collins" w:date="2021-09-30T14:58:00Z">
        <w:r w:rsidRPr="00163DCF">
          <w:rPr>
            <w:szCs w:val="21"/>
            <w:rPrChange w:id="10227" w:author="David" w:date="2022-08-17T16:58:00Z">
              <w:rPr>
                <w:rFonts w:ascii="Times New Roman" w:hAnsi="Times New Roman"/>
                <w:sz w:val="24"/>
                <w:szCs w:val="24"/>
              </w:rPr>
            </w:rPrChange>
          </w:rPr>
          <w:t xml:space="preserve">North America. </w:t>
        </w:r>
      </w:ins>
      <w:ins w:id="10228" w:author="Britt Collins" w:date="2021-10-05T17:18:00Z">
        <w:r w:rsidR="000C393C" w:rsidRPr="00163DCF">
          <w:rPr>
            <w:szCs w:val="21"/>
            <w:rPrChange w:id="10229" w:author="David" w:date="2022-08-17T16:58:00Z">
              <w:rPr>
                <w:rFonts w:ascii="Times New Roman" w:hAnsi="Times New Roman"/>
                <w:sz w:val="24"/>
                <w:szCs w:val="24"/>
              </w:rPr>
            </w:rPrChange>
          </w:rPr>
          <w:t>I</w:t>
        </w:r>
      </w:ins>
      <w:ins w:id="10230" w:author="Britt Collins" w:date="2021-09-30T14:58:00Z">
        <w:r w:rsidRPr="00163DCF">
          <w:rPr>
            <w:szCs w:val="21"/>
            <w:rPrChange w:id="10231" w:author="David" w:date="2022-08-17T16:58:00Z">
              <w:rPr>
                <w:rFonts w:ascii="Times New Roman" w:hAnsi="Times New Roman"/>
                <w:sz w:val="24"/>
                <w:szCs w:val="24"/>
              </w:rPr>
            </w:rPrChange>
          </w:rPr>
          <w:t>nside, big screen TVs covered the walls</w:t>
        </w:r>
      </w:ins>
      <w:ins w:id="10232" w:author="Britt Collins" w:date="2021-10-05T17:18:00Z">
        <w:r w:rsidR="000C393C" w:rsidRPr="00163DCF">
          <w:rPr>
            <w:szCs w:val="21"/>
            <w:rPrChange w:id="10233" w:author="David" w:date="2022-08-17T16:58:00Z">
              <w:rPr>
                <w:rFonts w:ascii="Times New Roman" w:hAnsi="Times New Roman"/>
                <w:sz w:val="24"/>
                <w:szCs w:val="24"/>
              </w:rPr>
            </w:rPrChange>
          </w:rPr>
          <w:t>, all</w:t>
        </w:r>
      </w:ins>
      <w:ins w:id="10234" w:author="Britt Collins" w:date="2021-09-30T14:58:00Z">
        <w:r w:rsidRPr="00163DCF">
          <w:rPr>
            <w:szCs w:val="21"/>
            <w:rPrChange w:id="10235" w:author="David" w:date="2022-08-17T16:58:00Z">
              <w:rPr>
                <w:rFonts w:ascii="Times New Roman" w:hAnsi="Times New Roman"/>
                <w:sz w:val="24"/>
                <w:szCs w:val="24"/>
              </w:rPr>
            </w:rPrChange>
          </w:rPr>
          <w:t xml:space="preserve"> showing classic Canadian hockey games. Small, blue, ice buckets</w:t>
        </w:r>
      </w:ins>
      <w:ins w:id="10236" w:author="Britt Collins" w:date="2021-10-05T17:18:00Z">
        <w:r w:rsidR="000C393C" w:rsidRPr="00163DCF">
          <w:rPr>
            <w:szCs w:val="21"/>
            <w:rPrChange w:id="10237" w:author="David" w:date="2022-08-17T16:58:00Z">
              <w:rPr>
                <w:rFonts w:ascii="Times New Roman" w:hAnsi="Times New Roman"/>
                <w:sz w:val="24"/>
                <w:szCs w:val="24"/>
              </w:rPr>
            </w:rPrChange>
          </w:rPr>
          <w:t xml:space="preserve"> filled with Canadian beer</w:t>
        </w:r>
      </w:ins>
      <w:ins w:id="10238" w:author="Britt Collins" w:date="2021-09-30T14:58:00Z">
        <w:r w:rsidRPr="00163DCF">
          <w:rPr>
            <w:szCs w:val="21"/>
            <w:rPrChange w:id="10239" w:author="David" w:date="2022-08-17T16:58:00Z">
              <w:rPr>
                <w:rFonts w:ascii="Times New Roman" w:hAnsi="Times New Roman"/>
                <w:sz w:val="24"/>
                <w:szCs w:val="24"/>
              </w:rPr>
            </w:rPrChange>
          </w:rPr>
          <w:t xml:space="preserve"> surrounded the bar counter. I saw Andi perched on the bar wearing a Canadian NHL top. She wore it well, given her svelte figure. </w:t>
        </w:r>
      </w:ins>
      <w:ins w:id="10240" w:author="Britt Collins" w:date="2021-10-05T17:19:00Z">
        <w:r w:rsidR="000C393C" w:rsidRPr="00163DCF">
          <w:rPr>
            <w:szCs w:val="21"/>
            <w:rPrChange w:id="10241" w:author="David" w:date="2022-08-17T16:58:00Z">
              <w:rPr>
                <w:rFonts w:ascii="Times New Roman" w:hAnsi="Times New Roman"/>
                <w:sz w:val="24"/>
                <w:szCs w:val="24"/>
              </w:rPr>
            </w:rPrChange>
          </w:rPr>
          <w:t xml:space="preserve">Her northern English friend Mel stood </w:t>
        </w:r>
      </w:ins>
      <w:ins w:id="10242" w:author="Britt Collins" w:date="2021-10-05T17:20:00Z">
        <w:r w:rsidR="000C393C" w:rsidRPr="00163DCF">
          <w:rPr>
            <w:szCs w:val="21"/>
            <w:rPrChange w:id="10243" w:author="David" w:date="2022-08-17T16:58:00Z">
              <w:rPr>
                <w:rFonts w:ascii="Times New Roman" w:hAnsi="Times New Roman"/>
                <w:sz w:val="24"/>
                <w:szCs w:val="24"/>
              </w:rPr>
            </w:rPrChange>
          </w:rPr>
          <w:t>b</w:t>
        </w:r>
      </w:ins>
      <w:ins w:id="10244" w:author="Britt Collins" w:date="2021-09-30T14:58:00Z">
        <w:r w:rsidRPr="00163DCF">
          <w:rPr>
            <w:szCs w:val="21"/>
            <w:rPrChange w:id="10245" w:author="David" w:date="2022-08-17T16:58:00Z">
              <w:rPr>
                <w:rFonts w:ascii="Times New Roman" w:hAnsi="Times New Roman"/>
                <w:sz w:val="24"/>
                <w:szCs w:val="24"/>
              </w:rPr>
            </w:rPrChange>
          </w:rPr>
          <w:t>eside her</w:t>
        </w:r>
      </w:ins>
      <w:ins w:id="10246" w:author="Britt Collins" w:date="2021-10-05T17:20:00Z">
        <w:r w:rsidR="000C393C" w:rsidRPr="00163DCF">
          <w:rPr>
            <w:szCs w:val="21"/>
            <w:rPrChange w:id="10247" w:author="David" w:date="2022-08-17T16:58:00Z">
              <w:rPr>
                <w:rFonts w:ascii="Times New Roman" w:hAnsi="Times New Roman"/>
                <w:sz w:val="24"/>
                <w:szCs w:val="24"/>
              </w:rPr>
            </w:rPrChange>
          </w:rPr>
          <w:t>.</w:t>
        </w:r>
      </w:ins>
      <w:ins w:id="10248" w:author="Britt Collins" w:date="2021-09-30T14:58:00Z">
        <w:r w:rsidRPr="00163DCF">
          <w:rPr>
            <w:szCs w:val="21"/>
            <w:rPrChange w:id="10249" w:author="David" w:date="2022-08-17T16:58:00Z">
              <w:rPr>
                <w:rFonts w:ascii="Times New Roman" w:hAnsi="Times New Roman"/>
                <w:sz w:val="24"/>
                <w:szCs w:val="24"/>
              </w:rPr>
            </w:rPrChange>
          </w:rPr>
          <w:t xml:space="preserve"> </w:t>
        </w:r>
      </w:ins>
      <w:ins w:id="10250" w:author="Britt Collins" w:date="2021-10-05T17:20:00Z">
        <w:r w:rsidR="000C393C" w:rsidRPr="00163DCF">
          <w:rPr>
            <w:szCs w:val="21"/>
            <w:rPrChange w:id="10251" w:author="David" w:date="2022-08-17T16:58:00Z">
              <w:rPr>
                <w:rFonts w:ascii="Times New Roman" w:hAnsi="Times New Roman"/>
                <w:sz w:val="24"/>
                <w:szCs w:val="24"/>
              </w:rPr>
            </w:rPrChange>
          </w:rPr>
          <w:t>A</w:t>
        </w:r>
      </w:ins>
      <w:ins w:id="10252" w:author="Britt Collins" w:date="2021-09-30T14:58:00Z">
        <w:r w:rsidRPr="00163DCF">
          <w:rPr>
            <w:szCs w:val="21"/>
            <w:rPrChange w:id="10253" w:author="David" w:date="2022-08-17T16:58:00Z">
              <w:rPr>
                <w:rFonts w:ascii="Times New Roman" w:hAnsi="Times New Roman"/>
                <w:sz w:val="24"/>
                <w:szCs w:val="24"/>
              </w:rPr>
            </w:rPrChange>
          </w:rPr>
          <w:t xml:space="preserve">t </w:t>
        </w:r>
      </w:ins>
      <w:ins w:id="10254" w:author="Britt Collins" w:date="2021-10-05T17:20:00Z">
        <w:r w:rsidR="000C393C" w:rsidRPr="00163DCF">
          <w:rPr>
            <w:szCs w:val="21"/>
            <w:rPrChange w:id="10255" w:author="David" w:date="2022-08-17T16:58:00Z">
              <w:rPr>
                <w:rFonts w:ascii="Times New Roman" w:hAnsi="Times New Roman"/>
                <w:sz w:val="24"/>
                <w:szCs w:val="24"/>
              </w:rPr>
            </w:rPrChange>
          </w:rPr>
          <w:t xml:space="preserve">five-foot-ten, </w:t>
        </w:r>
      </w:ins>
      <w:ins w:id="10256" w:author="Britt Collins" w:date="2021-09-30T14:58:00Z">
        <w:r w:rsidRPr="00163DCF">
          <w:rPr>
            <w:szCs w:val="21"/>
            <w:rPrChange w:id="10257" w:author="David" w:date="2022-08-17T16:58:00Z">
              <w:rPr>
                <w:rFonts w:ascii="Times New Roman" w:hAnsi="Times New Roman"/>
                <w:sz w:val="24"/>
                <w:szCs w:val="24"/>
              </w:rPr>
            </w:rPrChange>
          </w:rPr>
          <w:t xml:space="preserve">Mel was blonde, </w:t>
        </w:r>
        <w:proofErr w:type="gramStart"/>
        <w:r w:rsidRPr="00163DCF">
          <w:rPr>
            <w:szCs w:val="21"/>
            <w:rPrChange w:id="10258" w:author="David" w:date="2022-08-17T16:58:00Z">
              <w:rPr>
                <w:rFonts w:ascii="Times New Roman" w:hAnsi="Times New Roman"/>
                <w:sz w:val="24"/>
                <w:szCs w:val="24"/>
              </w:rPr>
            </w:rPrChange>
          </w:rPr>
          <w:t>cute</w:t>
        </w:r>
        <w:proofErr w:type="gramEnd"/>
        <w:r w:rsidRPr="00163DCF">
          <w:rPr>
            <w:szCs w:val="21"/>
            <w:rPrChange w:id="10259" w:author="David" w:date="2022-08-17T16:58:00Z">
              <w:rPr>
                <w:rFonts w:ascii="Times New Roman" w:hAnsi="Times New Roman"/>
                <w:sz w:val="24"/>
                <w:szCs w:val="24"/>
              </w:rPr>
            </w:rPrChange>
          </w:rPr>
          <w:t xml:space="preserve"> </w:t>
        </w:r>
      </w:ins>
      <w:ins w:id="10260" w:author="Britt Collins" w:date="2021-10-05T17:20:00Z">
        <w:r w:rsidR="000C393C" w:rsidRPr="00163DCF">
          <w:rPr>
            <w:szCs w:val="21"/>
            <w:rPrChange w:id="10261" w:author="David" w:date="2022-08-17T16:58:00Z">
              <w:rPr>
                <w:rFonts w:ascii="Times New Roman" w:hAnsi="Times New Roman"/>
                <w:sz w:val="24"/>
                <w:szCs w:val="24"/>
              </w:rPr>
            </w:rPrChange>
          </w:rPr>
          <w:t xml:space="preserve">and </w:t>
        </w:r>
      </w:ins>
      <w:ins w:id="10262" w:author="Britt Collins" w:date="2021-09-30T14:58:00Z">
        <w:r w:rsidRPr="00163DCF">
          <w:rPr>
            <w:szCs w:val="21"/>
            <w:rPrChange w:id="10263" w:author="David" w:date="2022-08-17T16:58:00Z">
              <w:rPr>
                <w:rFonts w:ascii="Times New Roman" w:hAnsi="Times New Roman"/>
                <w:sz w:val="24"/>
                <w:szCs w:val="24"/>
              </w:rPr>
            </w:rPrChange>
          </w:rPr>
          <w:t>as svelte as Andi. She was the same age as Andi too, but still looked young</w:t>
        </w:r>
      </w:ins>
      <w:ins w:id="10264" w:author="Britt Collins" w:date="2021-10-05T17:20:00Z">
        <w:r w:rsidR="000C393C" w:rsidRPr="00163DCF">
          <w:rPr>
            <w:szCs w:val="21"/>
            <w:rPrChange w:id="10265" w:author="David" w:date="2022-08-17T16:58:00Z">
              <w:rPr>
                <w:rFonts w:ascii="Times New Roman" w:hAnsi="Times New Roman"/>
                <w:sz w:val="24"/>
                <w:szCs w:val="24"/>
              </w:rPr>
            </w:rPrChange>
          </w:rPr>
          <w:t>er</w:t>
        </w:r>
      </w:ins>
      <w:ins w:id="10266" w:author="Britt Collins" w:date="2021-09-30T14:58:00Z">
        <w:r w:rsidRPr="00163DCF">
          <w:rPr>
            <w:szCs w:val="21"/>
            <w:rPrChange w:id="10267" w:author="David" w:date="2022-08-17T16:58:00Z">
              <w:rPr>
                <w:rFonts w:ascii="Times New Roman" w:hAnsi="Times New Roman"/>
                <w:sz w:val="24"/>
                <w:szCs w:val="24"/>
              </w:rPr>
            </w:rPrChange>
          </w:rPr>
          <w:t xml:space="preserve"> than 37. I was magnetised to her</w:t>
        </w:r>
      </w:ins>
      <w:ins w:id="10268" w:author="Britt Collins" w:date="2021-10-05T17:21:00Z">
        <w:r w:rsidR="000C393C" w:rsidRPr="00163DCF">
          <w:rPr>
            <w:szCs w:val="21"/>
            <w:rPrChange w:id="10269" w:author="David" w:date="2022-08-17T16:58:00Z">
              <w:rPr>
                <w:rFonts w:ascii="Times New Roman" w:hAnsi="Times New Roman"/>
                <w:sz w:val="24"/>
                <w:szCs w:val="24"/>
              </w:rPr>
            </w:rPrChange>
          </w:rPr>
          <w:t>, but sad</w:t>
        </w:r>
      </w:ins>
      <w:ins w:id="10270" w:author="Britt Collins" w:date="2021-09-30T14:58:00Z">
        <w:r w:rsidRPr="00163DCF">
          <w:rPr>
            <w:szCs w:val="21"/>
            <w:rPrChange w:id="10271" w:author="David" w:date="2022-08-17T16:58:00Z">
              <w:rPr>
                <w:rFonts w:ascii="Times New Roman" w:hAnsi="Times New Roman"/>
                <w:sz w:val="24"/>
                <w:szCs w:val="24"/>
              </w:rPr>
            </w:rPrChange>
          </w:rPr>
          <w:t>ly she wasn’t interested</w:t>
        </w:r>
      </w:ins>
      <w:ins w:id="10272" w:author="Britt Collins" w:date="2021-10-05T17:21:00Z">
        <w:r w:rsidR="000C393C" w:rsidRPr="00163DCF">
          <w:rPr>
            <w:szCs w:val="21"/>
            <w:rPrChange w:id="10273" w:author="David" w:date="2022-08-17T16:58:00Z">
              <w:rPr>
                <w:rFonts w:ascii="Times New Roman" w:hAnsi="Times New Roman"/>
                <w:sz w:val="24"/>
                <w:szCs w:val="24"/>
              </w:rPr>
            </w:rPrChange>
          </w:rPr>
          <w:t xml:space="preserve"> in me</w:t>
        </w:r>
      </w:ins>
      <w:ins w:id="10274" w:author="Britt Collins" w:date="2021-09-30T14:58:00Z">
        <w:r w:rsidRPr="00163DCF">
          <w:rPr>
            <w:szCs w:val="21"/>
            <w:rPrChange w:id="10275" w:author="David" w:date="2022-08-17T16:58:00Z">
              <w:rPr>
                <w:rFonts w:ascii="Times New Roman" w:hAnsi="Times New Roman"/>
                <w:sz w:val="24"/>
                <w:szCs w:val="24"/>
              </w:rPr>
            </w:rPrChange>
          </w:rPr>
          <w:t xml:space="preserve">. The Canadians, like the Australians, </w:t>
        </w:r>
      </w:ins>
      <w:ins w:id="10276" w:author="Britt Collins" w:date="2021-10-05T17:21:00Z">
        <w:r w:rsidR="000C393C" w:rsidRPr="00163DCF">
          <w:rPr>
            <w:szCs w:val="21"/>
            <w:rPrChange w:id="10277" w:author="David" w:date="2022-08-17T16:58:00Z">
              <w:rPr>
                <w:rFonts w:ascii="Times New Roman" w:hAnsi="Times New Roman"/>
                <w:sz w:val="24"/>
                <w:szCs w:val="24"/>
              </w:rPr>
            </w:rPrChange>
          </w:rPr>
          <w:t>we</w:t>
        </w:r>
      </w:ins>
      <w:ins w:id="10278" w:author="Britt Collins" w:date="2021-09-30T14:58:00Z">
        <w:r w:rsidRPr="00163DCF">
          <w:rPr>
            <w:szCs w:val="21"/>
            <w:rPrChange w:id="10279" w:author="David" w:date="2022-08-17T16:58:00Z">
              <w:rPr>
                <w:rFonts w:ascii="Times New Roman" w:hAnsi="Times New Roman"/>
                <w:sz w:val="24"/>
                <w:szCs w:val="24"/>
              </w:rPr>
            </w:rPrChange>
          </w:rPr>
          <w:t xml:space="preserve">re </w:t>
        </w:r>
      </w:ins>
      <w:ins w:id="10280" w:author="Britt Collins" w:date="2021-10-05T17:22:00Z">
        <w:r w:rsidR="000C393C" w:rsidRPr="00163DCF">
          <w:rPr>
            <w:szCs w:val="21"/>
            <w:rPrChange w:id="10281" w:author="David" w:date="2022-08-17T16:58:00Z">
              <w:rPr>
                <w:rFonts w:ascii="Times New Roman" w:hAnsi="Times New Roman"/>
                <w:sz w:val="24"/>
                <w:szCs w:val="24"/>
              </w:rPr>
            </w:rPrChange>
          </w:rPr>
          <w:t xml:space="preserve">warm and </w:t>
        </w:r>
      </w:ins>
      <w:ins w:id="10282" w:author="Britt Collins" w:date="2021-10-05T17:21:00Z">
        <w:r w:rsidR="000C393C" w:rsidRPr="00163DCF">
          <w:rPr>
            <w:szCs w:val="21"/>
            <w:rPrChange w:id="10283" w:author="David" w:date="2022-08-17T16:58:00Z">
              <w:rPr>
                <w:rFonts w:ascii="Times New Roman" w:hAnsi="Times New Roman"/>
                <w:sz w:val="24"/>
                <w:szCs w:val="24"/>
              </w:rPr>
            </w:rPrChange>
          </w:rPr>
          <w:t>hugely</w:t>
        </w:r>
      </w:ins>
      <w:ins w:id="10284" w:author="Britt Collins" w:date="2021-09-30T14:58:00Z">
        <w:r w:rsidRPr="00163DCF">
          <w:rPr>
            <w:szCs w:val="21"/>
            <w:rPrChange w:id="10285" w:author="David" w:date="2022-08-17T16:58:00Z">
              <w:rPr>
                <w:rFonts w:ascii="Times New Roman" w:hAnsi="Times New Roman"/>
                <w:sz w:val="24"/>
                <w:szCs w:val="24"/>
              </w:rPr>
            </w:rPrChange>
          </w:rPr>
          <w:t xml:space="preserve"> accommodating</w:t>
        </w:r>
      </w:ins>
      <w:ins w:id="10286" w:author="Britt Collins" w:date="2021-10-05T17:22:00Z">
        <w:r w:rsidR="000C393C" w:rsidRPr="00163DCF">
          <w:rPr>
            <w:szCs w:val="21"/>
            <w:rPrChange w:id="10287" w:author="David" w:date="2022-08-17T16:58:00Z">
              <w:rPr>
                <w:rFonts w:ascii="Times New Roman" w:hAnsi="Times New Roman"/>
                <w:sz w:val="24"/>
                <w:szCs w:val="24"/>
              </w:rPr>
            </w:rPrChange>
          </w:rPr>
          <w:t xml:space="preserve">, </w:t>
        </w:r>
      </w:ins>
      <w:ins w:id="10288" w:author="Britt Collins" w:date="2021-09-30T14:58:00Z">
        <w:r w:rsidRPr="00163DCF">
          <w:rPr>
            <w:szCs w:val="21"/>
            <w:rPrChange w:id="10289" w:author="David" w:date="2022-08-17T16:58:00Z">
              <w:rPr>
                <w:rFonts w:ascii="Times New Roman" w:hAnsi="Times New Roman"/>
                <w:sz w:val="24"/>
                <w:szCs w:val="24"/>
              </w:rPr>
            </w:rPrChange>
          </w:rPr>
          <w:t>happy to share their beers.</w:t>
        </w:r>
      </w:ins>
    </w:p>
    <w:p w14:paraId="6746BDC1" w14:textId="34529247" w:rsidR="006F31F6" w:rsidRPr="00163DCF" w:rsidRDefault="006F31F6">
      <w:pPr>
        <w:spacing w:after="10" w:line="276" w:lineRule="auto"/>
        <w:ind w:left="-5" w:right="15"/>
        <w:rPr>
          <w:ins w:id="10290" w:author="Britt Collins" w:date="2021-09-30T14:58:00Z"/>
          <w:szCs w:val="21"/>
          <w:rPrChange w:id="10291" w:author="David" w:date="2022-08-17T16:58:00Z">
            <w:rPr>
              <w:ins w:id="10292" w:author="Britt Collins" w:date="2021-09-30T14:58:00Z"/>
              <w:rFonts w:ascii="Times New Roman" w:hAnsi="Times New Roman"/>
              <w:sz w:val="24"/>
              <w:szCs w:val="24"/>
            </w:rPr>
          </w:rPrChange>
        </w:rPr>
        <w:pPrChange w:id="10293" w:author="David" w:date="2022-08-17T17:01:00Z">
          <w:pPr>
            <w:spacing w:after="10"/>
            <w:ind w:left="-5" w:right="15"/>
          </w:pPr>
        </w:pPrChange>
      </w:pPr>
      <w:ins w:id="10294" w:author="Britt Collins" w:date="2021-09-30T14:58:00Z">
        <w:r w:rsidRPr="00163DCF">
          <w:rPr>
            <w:szCs w:val="21"/>
            <w:rPrChange w:id="10295" w:author="David" w:date="2022-08-17T16:58:00Z">
              <w:rPr>
                <w:rFonts w:ascii="Times New Roman" w:hAnsi="Times New Roman"/>
                <w:sz w:val="24"/>
                <w:szCs w:val="24"/>
              </w:rPr>
            </w:rPrChange>
          </w:rPr>
          <w:t>Andy was becoming a good friend of mine. He was comfortable talking about his personal life</w:t>
        </w:r>
      </w:ins>
      <w:ins w:id="10296" w:author="Britt Collins" w:date="2021-10-05T17:23:00Z">
        <w:r w:rsidR="000C393C" w:rsidRPr="00163DCF">
          <w:rPr>
            <w:szCs w:val="21"/>
            <w:rPrChange w:id="10297" w:author="David" w:date="2022-08-17T16:58:00Z">
              <w:rPr>
                <w:rFonts w:ascii="Times New Roman" w:hAnsi="Times New Roman"/>
                <w:sz w:val="24"/>
                <w:szCs w:val="24"/>
              </w:rPr>
            </w:rPrChange>
          </w:rPr>
          <w:t xml:space="preserve"> and in particular</w:t>
        </w:r>
      </w:ins>
      <w:ins w:id="10298" w:author="Britt Collins" w:date="2021-09-30T14:58:00Z">
        <w:r w:rsidRPr="00163DCF">
          <w:rPr>
            <w:szCs w:val="21"/>
            <w:rPrChange w:id="10299" w:author="David" w:date="2022-08-17T16:58:00Z">
              <w:rPr>
                <w:rFonts w:ascii="Times New Roman" w:hAnsi="Times New Roman"/>
                <w:sz w:val="24"/>
                <w:szCs w:val="24"/>
              </w:rPr>
            </w:rPrChange>
          </w:rPr>
          <w:t xml:space="preserve"> his relationship with girlfriend Cullen. Even though their relationship </w:t>
        </w:r>
      </w:ins>
      <w:ins w:id="10300" w:author="Britt Collins" w:date="2021-10-05T17:23:00Z">
        <w:r w:rsidR="000C393C" w:rsidRPr="00163DCF">
          <w:rPr>
            <w:szCs w:val="21"/>
            <w:rPrChange w:id="10301" w:author="David" w:date="2022-08-17T16:58:00Z">
              <w:rPr>
                <w:rFonts w:ascii="Times New Roman" w:hAnsi="Times New Roman"/>
                <w:sz w:val="24"/>
                <w:szCs w:val="24"/>
              </w:rPr>
            </w:rPrChange>
          </w:rPr>
          <w:t>seemed</w:t>
        </w:r>
      </w:ins>
      <w:ins w:id="10302" w:author="Britt Collins" w:date="2021-09-30T14:58:00Z">
        <w:r w:rsidRPr="00163DCF">
          <w:rPr>
            <w:szCs w:val="21"/>
            <w:rPrChange w:id="10303" w:author="David" w:date="2022-08-17T16:58:00Z">
              <w:rPr>
                <w:rFonts w:ascii="Times New Roman" w:hAnsi="Times New Roman"/>
                <w:sz w:val="24"/>
                <w:szCs w:val="24"/>
              </w:rPr>
            </w:rPrChange>
          </w:rPr>
          <w:t xml:space="preserve"> healthy, </w:t>
        </w:r>
      </w:ins>
      <w:ins w:id="10304" w:author="Britt Collins" w:date="2021-10-05T17:23:00Z">
        <w:r w:rsidR="000C393C" w:rsidRPr="00163DCF">
          <w:rPr>
            <w:szCs w:val="21"/>
            <w:rPrChange w:id="10305" w:author="David" w:date="2022-08-17T16:58:00Z">
              <w:rPr>
                <w:rFonts w:ascii="Times New Roman" w:hAnsi="Times New Roman"/>
                <w:sz w:val="24"/>
                <w:szCs w:val="24"/>
              </w:rPr>
            </w:rPrChange>
          </w:rPr>
          <w:t>he</w:t>
        </w:r>
      </w:ins>
      <w:ins w:id="10306" w:author="Britt Collins" w:date="2021-09-30T14:58:00Z">
        <w:r w:rsidRPr="00163DCF">
          <w:rPr>
            <w:szCs w:val="21"/>
            <w:rPrChange w:id="10307" w:author="David" w:date="2022-08-17T16:58:00Z">
              <w:rPr>
                <w:rFonts w:ascii="Times New Roman" w:hAnsi="Times New Roman"/>
                <w:sz w:val="24"/>
                <w:szCs w:val="24"/>
              </w:rPr>
            </w:rPrChange>
          </w:rPr>
          <w:t xml:space="preserve"> was having </w:t>
        </w:r>
        <w:r w:rsidRPr="00163DCF">
          <w:rPr>
            <w:szCs w:val="21"/>
            <w:rPrChange w:id="10308" w:author="David" w:date="2022-08-17T16:58:00Z">
              <w:rPr>
                <w:rFonts w:ascii="Times New Roman" w:hAnsi="Times New Roman"/>
                <w:sz w:val="24"/>
                <w:szCs w:val="24"/>
              </w:rPr>
            </w:rPrChange>
          </w:rPr>
          <w:lastRenderedPageBreak/>
          <w:t xml:space="preserve">second thoughts. Cullen was an attractive, </w:t>
        </w:r>
        <w:proofErr w:type="gramStart"/>
        <w:r w:rsidRPr="00163DCF">
          <w:rPr>
            <w:szCs w:val="21"/>
            <w:rPrChange w:id="10309" w:author="David" w:date="2022-08-17T16:58:00Z">
              <w:rPr>
                <w:rFonts w:ascii="Times New Roman" w:hAnsi="Times New Roman"/>
                <w:sz w:val="24"/>
                <w:szCs w:val="24"/>
              </w:rPr>
            </w:rPrChange>
          </w:rPr>
          <w:t>articulate</w:t>
        </w:r>
        <w:proofErr w:type="gramEnd"/>
        <w:r w:rsidRPr="00163DCF">
          <w:rPr>
            <w:szCs w:val="21"/>
            <w:rPrChange w:id="10310" w:author="David" w:date="2022-08-17T16:58:00Z">
              <w:rPr>
                <w:rFonts w:ascii="Times New Roman" w:hAnsi="Times New Roman"/>
                <w:sz w:val="24"/>
                <w:szCs w:val="24"/>
              </w:rPr>
            </w:rPrChange>
          </w:rPr>
          <w:t xml:space="preserve"> </w:t>
        </w:r>
      </w:ins>
      <w:ins w:id="10311" w:author="Britt Collins" w:date="2021-10-05T17:23:00Z">
        <w:r w:rsidR="000C393C" w:rsidRPr="00163DCF">
          <w:rPr>
            <w:szCs w:val="21"/>
            <w:rPrChange w:id="10312" w:author="David" w:date="2022-08-17T16:58:00Z">
              <w:rPr>
                <w:rFonts w:ascii="Times New Roman" w:hAnsi="Times New Roman"/>
                <w:sz w:val="24"/>
                <w:szCs w:val="24"/>
              </w:rPr>
            </w:rPrChange>
          </w:rPr>
          <w:t>and</w:t>
        </w:r>
      </w:ins>
      <w:ins w:id="10313" w:author="Britt Collins" w:date="2021-09-30T14:58:00Z">
        <w:r w:rsidRPr="00163DCF">
          <w:rPr>
            <w:szCs w:val="21"/>
            <w:rPrChange w:id="10314" w:author="David" w:date="2022-08-17T16:58:00Z">
              <w:rPr>
                <w:rFonts w:ascii="Times New Roman" w:hAnsi="Times New Roman"/>
                <w:sz w:val="24"/>
                <w:szCs w:val="24"/>
              </w:rPr>
            </w:rPrChange>
          </w:rPr>
          <w:t xml:space="preserve"> great listener. She trusted few of the ex-pat group members, but she trusted me</w:t>
        </w:r>
      </w:ins>
      <w:ins w:id="10315" w:author="Britt Collins" w:date="2021-10-05T17:24:00Z">
        <w:r w:rsidR="000C393C" w:rsidRPr="00163DCF">
          <w:rPr>
            <w:szCs w:val="21"/>
            <w:rPrChange w:id="10316" w:author="David" w:date="2022-08-17T16:58:00Z">
              <w:rPr>
                <w:rFonts w:ascii="Times New Roman" w:hAnsi="Times New Roman"/>
                <w:sz w:val="24"/>
                <w:szCs w:val="24"/>
              </w:rPr>
            </w:rPrChange>
          </w:rPr>
          <w:t>,</w:t>
        </w:r>
      </w:ins>
      <w:ins w:id="10317" w:author="Britt Collins" w:date="2021-09-30T14:58:00Z">
        <w:r w:rsidRPr="00163DCF">
          <w:rPr>
            <w:szCs w:val="21"/>
            <w:rPrChange w:id="10318" w:author="David" w:date="2022-08-17T16:58:00Z">
              <w:rPr>
                <w:rFonts w:ascii="Times New Roman" w:hAnsi="Times New Roman"/>
                <w:sz w:val="24"/>
                <w:szCs w:val="24"/>
              </w:rPr>
            </w:rPrChange>
          </w:rPr>
          <w:t xml:space="preserve"> enough to allow me and Andy to have a weekend of snowboarding in Mount Buller. Andy just wanted to get away. We both loved our experience of</w:t>
        </w:r>
      </w:ins>
    </w:p>
    <w:p w14:paraId="00840EBF" w14:textId="3FBF7052" w:rsidR="006F31F6" w:rsidRPr="00163DCF" w:rsidRDefault="006F31F6">
      <w:pPr>
        <w:spacing w:line="276" w:lineRule="auto"/>
        <w:ind w:left="-5" w:right="15" w:firstLine="725"/>
        <w:rPr>
          <w:ins w:id="10319" w:author="Britt Collins" w:date="2021-09-30T14:58:00Z"/>
          <w:szCs w:val="21"/>
          <w:rPrChange w:id="10320" w:author="David" w:date="2022-08-17T16:58:00Z">
            <w:rPr>
              <w:ins w:id="10321" w:author="Britt Collins" w:date="2021-09-30T14:58:00Z"/>
              <w:rFonts w:ascii="Times New Roman" w:hAnsi="Times New Roman"/>
              <w:sz w:val="24"/>
              <w:szCs w:val="24"/>
            </w:rPr>
          </w:rPrChange>
        </w:rPr>
        <w:pPrChange w:id="10322" w:author="David" w:date="2022-08-17T17:01:00Z">
          <w:pPr>
            <w:ind w:left="-5" w:right="15"/>
          </w:pPr>
        </w:pPrChange>
      </w:pPr>
      <w:ins w:id="10323" w:author="Britt Collins" w:date="2021-09-30T14:58:00Z">
        <w:r w:rsidRPr="00163DCF">
          <w:rPr>
            <w:szCs w:val="21"/>
            <w:rPrChange w:id="10324" w:author="David" w:date="2022-08-17T16:58:00Z">
              <w:rPr>
                <w:rFonts w:ascii="Times New Roman" w:hAnsi="Times New Roman"/>
                <w:sz w:val="24"/>
                <w:szCs w:val="24"/>
              </w:rPr>
            </w:rPrChange>
          </w:rPr>
          <w:t>Australia's slushy slopes. After the trip we agreed, we should experience the best slopes in the Southern Hemisphere. Queenstown</w:t>
        </w:r>
      </w:ins>
      <w:ins w:id="10325" w:author="Britt Collins" w:date="2021-10-05T17:25:00Z">
        <w:r w:rsidR="000C393C" w:rsidRPr="00163DCF">
          <w:rPr>
            <w:szCs w:val="21"/>
            <w:rPrChange w:id="10326" w:author="David" w:date="2022-08-17T16:58:00Z">
              <w:rPr>
                <w:rFonts w:ascii="Times New Roman" w:hAnsi="Times New Roman"/>
                <w:sz w:val="24"/>
                <w:szCs w:val="24"/>
              </w:rPr>
            </w:rPrChange>
          </w:rPr>
          <w:t xml:space="preserve"> in South Island</w:t>
        </w:r>
      </w:ins>
      <w:ins w:id="10327" w:author="Britt Collins" w:date="2021-09-30T14:58:00Z">
        <w:r w:rsidRPr="00163DCF">
          <w:rPr>
            <w:szCs w:val="21"/>
            <w:rPrChange w:id="10328" w:author="David" w:date="2022-08-17T16:58:00Z">
              <w:rPr>
                <w:rFonts w:ascii="Times New Roman" w:hAnsi="Times New Roman"/>
                <w:sz w:val="24"/>
                <w:szCs w:val="24"/>
              </w:rPr>
            </w:rPrChange>
          </w:rPr>
          <w:t xml:space="preserve"> was New Zealand's outdoor sports </w:t>
        </w:r>
      </w:ins>
      <w:ins w:id="10329" w:author="Britt Collins" w:date="2021-10-05T17:25:00Z">
        <w:r w:rsidR="000C393C" w:rsidRPr="00163DCF">
          <w:rPr>
            <w:szCs w:val="21"/>
            <w:rPrChange w:id="10330" w:author="David" w:date="2022-08-17T16:58:00Z">
              <w:rPr>
                <w:rFonts w:ascii="Times New Roman" w:hAnsi="Times New Roman"/>
                <w:sz w:val="24"/>
                <w:szCs w:val="24"/>
              </w:rPr>
            </w:rPrChange>
          </w:rPr>
          <w:t>m</w:t>
        </w:r>
      </w:ins>
      <w:ins w:id="10331" w:author="Britt Collins" w:date="2021-09-30T14:58:00Z">
        <w:r w:rsidRPr="00163DCF">
          <w:rPr>
            <w:szCs w:val="21"/>
            <w:rPrChange w:id="10332" w:author="David" w:date="2022-08-17T16:58:00Z">
              <w:rPr>
                <w:rFonts w:ascii="Times New Roman" w:hAnsi="Times New Roman"/>
                <w:sz w:val="24"/>
                <w:szCs w:val="24"/>
              </w:rPr>
            </w:rPrChange>
          </w:rPr>
          <w:t xml:space="preserve">ecca. Andy and I set about organising a trip to there. </w:t>
        </w:r>
      </w:ins>
      <w:ins w:id="10333" w:author="Britt Collins" w:date="2021-10-05T17:25:00Z">
        <w:r w:rsidR="000C393C" w:rsidRPr="00163DCF">
          <w:rPr>
            <w:szCs w:val="21"/>
            <w:rPrChange w:id="10334" w:author="David" w:date="2022-08-17T16:58:00Z">
              <w:rPr>
                <w:rFonts w:ascii="Times New Roman" w:hAnsi="Times New Roman"/>
                <w:sz w:val="24"/>
                <w:szCs w:val="24"/>
              </w:rPr>
            </w:rPrChange>
          </w:rPr>
          <w:t xml:space="preserve">Since </w:t>
        </w:r>
      </w:ins>
      <w:ins w:id="10335" w:author="Britt Collins" w:date="2021-09-30T14:58:00Z">
        <w:r w:rsidRPr="00163DCF">
          <w:rPr>
            <w:szCs w:val="21"/>
            <w:rPrChange w:id="10336" w:author="David" w:date="2022-08-17T16:58:00Z">
              <w:rPr>
                <w:rFonts w:ascii="Times New Roman" w:hAnsi="Times New Roman"/>
                <w:sz w:val="24"/>
                <w:szCs w:val="24"/>
              </w:rPr>
            </w:rPrChange>
          </w:rPr>
          <w:t>we couldn't get the same time off work</w:t>
        </w:r>
      </w:ins>
      <w:ins w:id="10337" w:author="Britt Collins" w:date="2021-10-05T17:26:00Z">
        <w:r w:rsidR="000C393C" w:rsidRPr="00163DCF">
          <w:rPr>
            <w:szCs w:val="21"/>
            <w:rPrChange w:id="10338" w:author="David" w:date="2022-08-17T16:58:00Z">
              <w:rPr>
                <w:rFonts w:ascii="Times New Roman" w:hAnsi="Times New Roman"/>
                <w:sz w:val="24"/>
                <w:szCs w:val="24"/>
              </w:rPr>
            </w:rPrChange>
          </w:rPr>
          <w:t>, we</w:t>
        </w:r>
      </w:ins>
      <w:ins w:id="10339" w:author="Britt Collins" w:date="2021-09-30T14:58:00Z">
        <w:r w:rsidRPr="00163DCF">
          <w:rPr>
            <w:szCs w:val="21"/>
            <w:rPrChange w:id="10340" w:author="David" w:date="2022-08-17T16:58:00Z">
              <w:rPr>
                <w:rFonts w:ascii="Times New Roman" w:hAnsi="Times New Roman"/>
                <w:sz w:val="24"/>
                <w:szCs w:val="24"/>
              </w:rPr>
            </w:rPrChange>
          </w:rPr>
          <w:t xml:space="preserve"> ma</w:t>
        </w:r>
      </w:ins>
      <w:ins w:id="10341" w:author="Britt Collins" w:date="2021-10-05T17:26:00Z">
        <w:r w:rsidR="000C393C" w:rsidRPr="00163DCF">
          <w:rPr>
            <w:szCs w:val="21"/>
            <w:rPrChange w:id="10342" w:author="David" w:date="2022-08-17T16:58:00Z">
              <w:rPr>
                <w:rFonts w:ascii="Times New Roman" w:hAnsi="Times New Roman"/>
                <w:sz w:val="24"/>
                <w:szCs w:val="24"/>
              </w:rPr>
            </w:rPrChange>
          </w:rPr>
          <w:t>d</w:t>
        </w:r>
      </w:ins>
      <w:ins w:id="10343" w:author="Britt Collins" w:date="2021-09-30T14:58:00Z">
        <w:r w:rsidRPr="00163DCF">
          <w:rPr>
            <w:szCs w:val="21"/>
            <w:rPrChange w:id="10344" w:author="David" w:date="2022-08-17T16:58:00Z">
              <w:rPr>
                <w:rFonts w:ascii="Times New Roman" w:hAnsi="Times New Roman"/>
                <w:sz w:val="24"/>
                <w:szCs w:val="24"/>
              </w:rPr>
            </w:rPrChange>
          </w:rPr>
          <w:t xml:space="preserve">e our own way there. Andy, having an eye for original plans, thought it would be a great idea to fly-drive. </w:t>
        </w:r>
      </w:ins>
      <w:ins w:id="10345" w:author="Britt Collins" w:date="2021-10-05T17:26:00Z">
        <w:r w:rsidR="000C393C" w:rsidRPr="00163DCF">
          <w:rPr>
            <w:szCs w:val="21"/>
            <w:rPrChange w:id="10346" w:author="David" w:date="2022-08-17T16:58:00Z">
              <w:rPr>
                <w:rFonts w:ascii="Times New Roman" w:hAnsi="Times New Roman"/>
                <w:sz w:val="24"/>
                <w:szCs w:val="24"/>
              </w:rPr>
            </w:rPrChange>
          </w:rPr>
          <w:t>He</w:t>
        </w:r>
      </w:ins>
      <w:ins w:id="10347" w:author="Britt Collins" w:date="2021-09-30T14:58:00Z">
        <w:r w:rsidRPr="00163DCF">
          <w:rPr>
            <w:szCs w:val="21"/>
            <w:rPrChange w:id="10348" w:author="David" w:date="2022-08-17T16:58:00Z">
              <w:rPr>
                <w:rFonts w:ascii="Times New Roman" w:hAnsi="Times New Roman"/>
                <w:sz w:val="24"/>
                <w:szCs w:val="24"/>
              </w:rPr>
            </w:rPrChange>
          </w:rPr>
          <w:t xml:space="preserve"> found a car hire company that offered the oldest hire cars available in NZ. The company prided itself on offering the driver, the </w:t>
        </w:r>
        <w:proofErr w:type="spellStart"/>
        <w:r w:rsidRPr="00163DCF">
          <w:rPr>
            <w:szCs w:val="21"/>
            <w:rPrChange w:id="10349" w:author="David" w:date="2022-08-17T16:58:00Z">
              <w:rPr>
                <w:rFonts w:ascii="Times New Roman" w:hAnsi="Times New Roman"/>
                <w:sz w:val="24"/>
                <w:szCs w:val="24"/>
              </w:rPr>
            </w:rPrChange>
          </w:rPr>
          <w:t>shitbox</w:t>
        </w:r>
        <w:proofErr w:type="spellEnd"/>
        <w:r w:rsidRPr="00163DCF">
          <w:rPr>
            <w:szCs w:val="21"/>
            <w:rPrChange w:id="10350" w:author="David" w:date="2022-08-17T16:58:00Z">
              <w:rPr>
                <w:rFonts w:ascii="Times New Roman" w:hAnsi="Times New Roman"/>
                <w:sz w:val="24"/>
                <w:szCs w:val="24"/>
              </w:rPr>
            </w:rPrChange>
          </w:rPr>
          <w:t xml:space="preserve"> experience. He organised the visit to coincide with the arrival of Aussie friends. </w:t>
        </w:r>
      </w:ins>
    </w:p>
    <w:p w14:paraId="65366A5C" w14:textId="358942FB" w:rsidR="006F31F6" w:rsidRPr="00163DCF" w:rsidRDefault="000C393C">
      <w:pPr>
        <w:spacing w:line="276" w:lineRule="auto"/>
        <w:ind w:left="-5" w:right="15" w:firstLine="725"/>
        <w:rPr>
          <w:ins w:id="10351" w:author="Britt Collins" w:date="2021-09-30T14:58:00Z"/>
          <w:szCs w:val="21"/>
          <w:rPrChange w:id="10352" w:author="David" w:date="2022-08-17T16:58:00Z">
            <w:rPr>
              <w:ins w:id="10353" w:author="Britt Collins" w:date="2021-09-30T14:58:00Z"/>
              <w:rFonts w:ascii="Times New Roman" w:hAnsi="Times New Roman"/>
              <w:sz w:val="24"/>
              <w:szCs w:val="24"/>
            </w:rPr>
          </w:rPrChange>
        </w:rPr>
        <w:pPrChange w:id="10354" w:author="David" w:date="2022-08-17T17:01:00Z">
          <w:pPr>
            <w:ind w:left="-5" w:right="15"/>
          </w:pPr>
        </w:pPrChange>
      </w:pPr>
      <w:ins w:id="10355" w:author="Britt Collins" w:date="2021-10-05T17:26:00Z">
        <w:r w:rsidRPr="00163DCF">
          <w:rPr>
            <w:b/>
            <w:szCs w:val="21"/>
            <w:rPrChange w:id="10356" w:author="David" w:date="2022-08-17T16:58:00Z">
              <w:rPr>
                <w:rFonts w:ascii="Times New Roman" w:hAnsi="Times New Roman"/>
                <w:sz w:val="24"/>
                <w:szCs w:val="24"/>
              </w:rPr>
            </w:rPrChange>
          </w:rPr>
          <w:t>AGAIN, DON’T DOCUMENT EVERY STEP OF YOUR</w:t>
        </w:r>
      </w:ins>
      <w:ins w:id="10357" w:author="Britt Collins" w:date="2021-10-05T17:27:00Z">
        <w:r w:rsidRPr="00163DCF">
          <w:rPr>
            <w:b/>
            <w:szCs w:val="21"/>
            <w:rPrChange w:id="10358" w:author="David" w:date="2022-08-17T16:58:00Z">
              <w:rPr>
                <w:rFonts w:ascii="Times New Roman" w:hAnsi="Times New Roman"/>
                <w:sz w:val="24"/>
                <w:szCs w:val="24"/>
              </w:rPr>
            </w:rPrChange>
          </w:rPr>
          <w:t xml:space="preserve"> JOURN</w:t>
        </w:r>
        <w:r w:rsidR="004C64A9" w:rsidRPr="00163DCF">
          <w:rPr>
            <w:b/>
            <w:szCs w:val="21"/>
            <w:rPrChange w:id="10359" w:author="David" w:date="2022-08-17T16:58:00Z">
              <w:rPr>
                <w:rFonts w:ascii="Times New Roman" w:hAnsi="Times New Roman"/>
                <w:sz w:val="24"/>
                <w:szCs w:val="24"/>
              </w:rPr>
            </w:rPrChange>
          </w:rPr>
          <w:t>EY</w:t>
        </w:r>
      </w:ins>
      <w:ins w:id="10360" w:author="Britt Collins" w:date="2021-10-05T17:28:00Z">
        <w:r w:rsidR="004C64A9" w:rsidRPr="00163DCF">
          <w:rPr>
            <w:b/>
            <w:szCs w:val="21"/>
            <w:rPrChange w:id="10361" w:author="David" w:date="2022-08-17T16:58:00Z">
              <w:rPr>
                <w:rFonts w:ascii="Times New Roman" w:hAnsi="Times New Roman"/>
                <w:b/>
                <w:sz w:val="24"/>
                <w:szCs w:val="24"/>
              </w:rPr>
            </w:rPrChange>
          </w:rPr>
          <w:t>. UNLESS IT’S CRUCIAL TO THE STORY OR E</w:t>
        </w:r>
      </w:ins>
      <w:ins w:id="10362" w:author="Britt Collins" w:date="2021-10-05T17:29:00Z">
        <w:r w:rsidR="004C64A9" w:rsidRPr="00163DCF">
          <w:rPr>
            <w:b/>
            <w:szCs w:val="21"/>
            <w:rPrChange w:id="10363" w:author="David" w:date="2022-08-17T16:58:00Z">
              <w:rPr>
                <w:rFonts w:ascii="Times New Roman" w:hAnsi="Times New Roman"/>
                <w:b/>
                <w:sz w:val="24"/>
                <w:szCs w:val="24"/>
              </w:rPr>
            </w:rPrChange>
          </w:rPr>
          <w:t>NTERTAINING, IT’S POINTLESS</w:t>
        </w:r>
      </w:ins>
      <w:ins w:id="10364" w:author="Britt Collins" w:date="2021-10-05T17:28:00Z">
        <w:r w:rsidR="004C64A9" w:rsidRPr="00163DCF">
          <w:rPr>
            <w:b/>
            <w:szCs w:val="21"/>
            <w:rPrChange w:id="10365" w:author="David" w:date="2022-08-17T16:58:00Z">
              <w:rPr>
                <w:rFonts w:ascii="Times New Roman" w:hAnsi="Times New Roman"/>
                <w:b/>
                <w:sz w:val="24"/>
                <w:szCs w:val="24"/>
              </w:rPr>
            </w:rPrChange>
          </w:rPr>
          <w:t xml:space="preserve"> WRITING ABOUT THE AIPORT</w:t>
        </w:r>
      </w:ins>
      <w:ins w:id="10366" w:author="Britt Collins" w:date="2021-10-05T17:29:00Z">
        <w:r w:rsidR="004C64A9" w:rsidRPr="00163DCF">
          <w:rPr>
            <w:b/>
            <w:szCs w:val="21"/>
            <w:rPrChange w:id="10367" w:author="David" w:date="2022-08-17T16:58:00Z">
              <w:rPr>
                <w:rFonts w:ascii="Times New Roman" w:hAnsi="Times New Roman"/>
                <w:b/>
                <w:sz w:val="24"/>
                <w:szCs w:val="24"/>
              </w:rPr>
            </w:rPrChange>
          </w:rPr>
          <w:t xml:space="preserve"> ETC</w:t>
        </w:r>
      </w:ins>
      <w:ins w:id="10368" w:author="Britt Collins" w:date="2021-10-05T17:27:00Z">
        <w:r w:rsidR="004C64A9" w:rsidRPr="00163DCF">
          <w:rPr>
            <w:b/>
            <w:szCs w:val="21"/>
            <w:rPrChange w:id="10369" w:author="David" w:date="2022-08-17T16:58:00Z">
              <w:rPr>
                <w:rFonts w:ascii="Times New Roman" w:hAnsi="Times New Roman"/>
                <w:sz w:val="24"/>
                <w:szCs w:val="24"/>
              </w:rPr>
            </w:rPrChange>
          </w:rPr>
          <w:t>. SET THE SCENE WITH BEING THERE AND SNOWBOARDING.</w:t>
        </w:r>
        <w:r w:rsidR="004C64A9" w:rsidRPr="00163DCF">
          <w:rPr>
            <w:szCs w:val="21"/>
            <w:rPrChange w:id="10370" w:author="David" w:date="2022-08-17T16:58:00Z">
              <w:rPr>
                <w:rFonts w:ascii="Times New Roman" w:hAnsi="Times New Roman"/>
                <w:sz w:val="24"/>
                <w:szCs w:val="24"/>
              </w:rPr>
            </w:rPrChange>
          </w:rPr>
          <w:t xml:space="preserve"> </w:t>
        </w:r>
      </w:ins>
      <w:ins w:id="10371" w:author="Britt Collins" w:date="2021-09-30T14:58:00Z">
        <w:r w:rsidR="006F31F6" w:rsidRPr="00163DCF">
          <w:rPr>
            <w:szCs w:val="21"/>
            <w:rPrChange w:id="10372" w:author="David" w:date="2022-08-17T16:58:00Z">
              <w:rPr>
                <w:rFonts w:ascii="Times New Roman" w:hAnsi="Times New Roman"/>
                <w:sz w:val="24"/>
                <w:szCs w:val="24"/>
              </w:rPr>
            </w:rPrChange>
          </w:rPr>
          <w:t>I stood in Sydney Airport's Terminal 1. My dusty snowboarding gear, freshly arrived from the UK, was packed away in a huge bag and equally immense holdall. This gear had to be taken straight to the oversized luggage desk. It was going to my first time flying with Air New Zealand. I was really looking forward to it, having read about their excellent level of service. Their inflight safety videos were deemed to be the most humorous of any airline.</w:t>
        </w:r>
      </w:ins>
    </w:p>
    <w:p w14:paraId="739B355E" w14:textId="476D14B1" w:rsidR="006F31F6" w:rsidRPr="00163DCF" w:rsidRDefault="006F31F6">
      <w:pPr>
        <w:spacing w:line="276" w:lineRule="auto"/>
        <w:ind w:left="-5" w:right="15" w:firstLine="725"/>
        <w:rPr>
          <w:ins w:id="10373" w:author="Britt Collins" w:date="2021-09-30T14:58:00Z"/>
          <w:szCs w:val="21"/>
          <w:rPrChange w:id="10374" w:author="David" w:date="2022-08-17T16:58:00Z">
            <w:rPr>
              <w:ins w:id="10375" w:author="Britt Collins" w:date="2021-09-30T14:58:00Z"/>
              <w:rFonts w:ascii="Times New Roman" w:hAnsi="Times New Roman"/>
              <w:sz w:val="24"/>
              <w:szCs w:val="24"/>
            </w:rPr>
          </w:rPrChange>
        </w:rPr>
        <w:pPrChange w:id="10376" w:author="David" w:date="2022-08-17T17:01:00Z">
          <w:pPr>
            <w:ind w:left="-5" w:right="15"/>
          </w:pPr>
        </w:pPrChange>
      </w:pPr>
      <w:ins w:id="10377" w:author="Britt Collins" w:date="2021-09-30T14:58:00Z">
        <w:r w:rsidRPr="00163DCF">
          <w:rPr>
            <w:szCs w:val="21"/>
            <w:rPrChange w:id="10378" w:author="David" w:date="2022-08-17T16:58:00Z">
              <w:rPr>
                <w:rFonts w:ascii="Times New Roman" w:hAnsi="Times New Roman"/>
                <w:sz w:val="24"/>
                <w:szCs w:val="24"/>
              </w:rPr>
            </w:rPrChange>
          </w:rPr>
          <w:t>On board, buckled up, the staff began plane safety procedures. Small screens dropped down from above. The 2010 Rugby World Cup team inspired safety video began. I was captivated. By the end of the safety briefing</w:t>
        </w:r>
      </w:ins>
      <w:ins w:id="10379" w:author="Britt Collins" w:date="2021-10-06T09:44:00Z">
        <w:r w:rsidR="005B7635" w:rsidRPr="00163DCF">
          <w:rPr>
            <w:szCs w:val="21"/>
            <w:rPrChange w:id="10380" w:author="David" w:date="2022-08-17T16:58:00Z">
              <w:rPr>
                <w:rFonts w:ascii="Times New Roman" w:hAnsi="Times New Roman"/>
                <w:sz w:val="24"/>
                <w:szCs w:val="24"/>
              </w:rPr>
            </w:rPrChange>
          </w:rPr>
          <w:t>,</w:t>
        </w:r>
      </w:ins>
      <w:ins w:id="10381" w:author="Britt Collins" w:date="2021-09-30T14:58:00Z">
        <w:r w:rsidRPr="00163DCF">
          <w:rPr>
            <w:szCs w:val="21"/>
            <w:rPrChange w:id="10382" w:author="David" w:date="2022-08-17T16:58:00Z">
              <w:rPr>
                <w:rFonts w:ascii="Times New Roman" w:hAnsi="Times New Roman"/>
                <w:sz w:val="24"/>
                <w:szCs w:val="24"/>
              </w:rPr>
            </w:rPrChange>
          </w:rPr>
          <w:t xml:space="preserve"> I had a huge grin on my face. </w:t>
        </w:r>
      </w:ins>
      <w:proofErr w:type="gramStart"/>
      <w:ins w:id="10383" w:author="Britt Collins" w:date="2021-10-06T09:44:00Z">
        <w:r w:rsidR="005B7635" w:rsidRPr="00163DCF">
          <w:rPr>
            <w:b/>
            <w:szCs w:val="21"/>
            <w:rPrChange w:id="10384" w:author="David" w:date="2022-08-17T16:58:00Z">
              <w:rPr>
                <w:rFonts w:ascii="Times New Roman" w:hAnsi="Times New Roman"/>
                <w:sz w:val="24"/>
                <w:szCs w:val="24"/>
              </w:rPr>
            </w:rPrChange>
          </w:rPr>
          <w:t>AGAIN</w:t>
        </w:r>
        <w:proofErr w:type="gramEnd"/>
        <w:r w:rsidR="005B7635" w:rsidRPr="00163DCF">
          <w:rPr>
            <w:b/>
            <w:szCs w:val="21"/>
            <w:rPrChange w:id="10385" w:author="David" w:date="2022-08-17T16:58:00Z">
              <w:rPr>
                <w:rFonts w:ascii="Times New Roman" w:hAnsi="Times New Roman"/>
                <w:sz w:val="24"/>
                <w:szCs w:val="24"/>
              </w:rPr>
            </w:rPrChange>
          </w:rPr>
          <w:t xml:space="preserve"> THIS IS TRIVIAL, UNNECESSARY DETAIL WHICH ONL</w:t>
        </w:r>
      </w:ins>
      <w:ins w:id="10386" w:author="Britt Collins" w:date="2021-10-06T09:45:00Z">
        <w:r w:rsidR="005B7635" w:rsidRPr="00163DCF">
          <w:rPr>
            <w:b/>
            <w:szCs w:val="21"/>
            <w:rPrChange w:id="10387" w:author="David" w:date="2022-08-17T16:58:00Z">
              <w:rPr>
                <w:rFonts w:ascii="Times New Roman" w:hAnsi="Times New Roman"/>
                <w:sz w:val="24"/>
                <w:szCs w:val="24"/>
              </w:rPr>
            </w:rPrChange>
          </w:rPr>
          <w:t>Y BLOATS THE STORY</w:t>
        </w:r>
        <w:r w:rsidR="005B7635" w:rsidRPr="00163DCF">
          <w:rPr>
            <w:szCs w:val="21"/>
            <w:rPrChange w:id="10388" w:author="David" w:date="2022-08-17T16:58:00Z">
              <w:rPr>
                <w:rFonts w:ascii="Times New Roman" w:hAnsi="Times New Roman"/>
                <w:sz w:val="24"/>
                <w:szCs w:val="24"/>
              </w:rPr>
            </w:rPrChange>
          </w:rPr>
          <w:t xml:space="preserve"> </w:t>
        </w:r>
      </w:ins>
      <w:ins w:id="10389" w:author="Britt Collins" w:date="2021-09-30T14:58:00Z">
        <w:r w:rsidRPr="00163DCF">
          <w:rPr>
            <w:szCs w:val="21"/>
            <w:rPrChange w:id="10390" w:author="David" w:date="2022-08-17T16:58:00Z">
              <w:rPr>
                <w:rFonts w:ascii="Times New Roman" w:hAnsi="Times New Roman"/>
                <w:sz w:val="24"/>
                <w:szCs w:val="24"/>
              </w:rPr>
            </w:rPrChange>
          </w:rPr>
          <w:t>The video met all expectations. I was in a positive relaxed mood, set for the 7+ hour, 1-stop journey ahead. The smaller connecting flight from Auckland, NZ to Queenstown was memorable. I’m not one for passenger window watching. The approach to Queenstown airport can only be described as epically beautiful. There was a small amount of turbulence as the mountain air buffeted underside of the aircraft. As the mountains came into view, I could hear the passengers gasp with awe.</w:t>
        </w:r>
      </w:ins>
    </w:p>
    <w:p w14:paraId="245B5CAC" w14:textId="77777777" w:rsidR="006F31F6" w:rsidRPr="00163DCF" w:rsidRDefault="006F31F6">
      <w:pPr>
        <w:spacing w:after="10" w:line="276" w:lineRule="auto"/>
        <w:ind w:left="-5" w:right="15" w:firstLine="725"/>
        <w:rPr>
          <w:ins w:id="10391" w:author="Britt Collins" w:date="2021-09-30T14:58:00Z"/>
          <w:szCs w:val="21"/>
          <w:rPrChange w:id="10392" w:author="David" w:date="2022-08-17T16:58:00Z">
            <w:rPr>
              <w:ins w:id="10393" w:author="Britt Collins" w:date="2021-09-30T14:58:00Z"/>
              <w:rFonts w:ascii="Times New Roman" w:hAnsi="Times New Roman"/>
              <w:sz w:val="24"/>
              <w:szCs w:val="24"/>
            </w:rPr>
          </w:rPrChange>
        </w:rPr>
        <w:pPrChange w:id="10394" w:author="David" w:date="2022-08-17T17:01:00Z">
          <w:pPr>
            <w:spacing w:after="10"/>
            <w:ind w:left="-5" w:right="15"/>
          </w:pPr>
        </w:pPrChange>
      </w:pPr>
      <w:ins w:id="10395" w:author="Britt Collins" w:date="2021-09-30T14:58:00Z">
        <w:r w:rsidRPr="00163DCF">
          <w:rPr>
            <w:szCs w:val="21"/>
            <w:rPrChange w:id="10396" w:author="David" w:date="2022-08-17T16:58:00Z">
              <w:rPr>
                <w:rFonts w:ascii="Times New Roman" w:hAnsi="Times New Roman"/>
                <w:sz w:val="24"/>
                <w:szCs w:val="24"/>
              </w:rPr>
            </w:rPrChange>
          </w:rPr>
          <w:t xml:space="preserve">Queenstown airport was a good size airport, given it served a town of few locals. It was only a ten-minute car journey from the town centre. I opted to take a taxi. The taxi driver, like many in the western world, hailed from abroad. My driver was from South America. It was a stunning drive. The road twisted and turned its way around the mountains. Tourist style laybys were located on road corners. They allowed tourists to admire views of Lake </w:t>
        </w:r>
        <w:proofErr w:type="spellStart"/>
        <w:r w:rsidRPr="00163DCF">
          <w:rPr>
            <w:szCs w:val="21"/>
            <w:rPrChange w:id="10397" w:author="David" w:date="2022-08-17T16:58:00Z">
              <w:rPr>
                <w:rFonts w:ascii="Times New Roman" w:hAnsi="Times New Roman"/>
                <w:sz w:val="24"/>
                <w:szCs w:val="24"/>
              </w:rPr>
            </w:rPrChange>
          </w:rPr>
          <w:t>Wakapitu</w:t>
        </w:r>
        <w:proofErr w:type="spellEnd"/>
        <w:r w:rsidRPr="00163DCF">
          <w:rPr>
            <w:szCs w:val="21"/>
            <w:rPrChange w:id="10398" w:author="David" w:date="2022-08-17T16:58:00Z">
              <w:rPr>
                <w:rFonts w:ascii="Times New Roman" w:hAnsi="Times New Roman"/>
                <w:sz w:val="24"/>
                <w:szCs w:val="24"/>
              </w:rPr>
            </w:rPrChange>
          </w:rPr>
          <w:t>, a monstrous body of water over 75km long. I didn't tempt the driver to stop for photos. I was too focussed on our conversation. One of the best aspects of travelling is talking to random people about life. In this case, the conversation focussed on New Zealand culture and Liverpool Football Club.</w:t>
        </w:r>
      </w:ins>
    </w:p>
    <w:p w14:paraId="5FFF0055" w14:textId="77777777" w:rsidR="006F31F6" w:rsidRPr="00163DCF" w:rsidRDefault="006F31F6">
      <w:pPr>
        <w:spacing w:line="276" w:lineRule="auto"/>
        <w:ind w:left="-5" w:right="15"/>
        <w:rPr>
          <w:ins w:id="10399" w:author="Britt Collins" w:date="2021-09-30T14:58:00Z"/>
          <w:szCs w:val="21"/>
          <w:rPrChange w:id="10400" w:author="David" w:date="2022-08-17T16:58:00Z">
            <w:rPr>
              <w:ins w:id="10401" w:author="Britt Collins" w:date="2021-09-30T14:58:00Z"/>
              <w:rFonts w:ascii="Times New Roman" w:hAnsi="Times New Roman"/>
              <w:sz w:val="24"/>
              <w:szCs w:val="24"/>
            </w:rPr>
          </w:rPrChange>
        </w:rPr>
        <w:pPrChange w:id="10402" w:author="David" w:date="2022-08-17T17:01:00Z">
          <w:pPr>
            <w:ind w:left="-5" w:right="15"/>
          </w:pPr>
        </w:pPrChange>
      </w:pPr>
      <w:ins w:id="10403" w:author="Britt Collins" w:date="2021-09-30T14:58:00Z">
        <w:r w:rsidRPr="00163DCF">
          <w:rPr>
            <w:szCs w:val="21"/>
            <w:rPrChange w:id="10404" w:author="David" w:date="2022-08-17T16:58:00Z">
              <w:rPr>
                <w:rFonts w:ascii="Times New Roman" w:hAnsi="Times New Roman"/>
                <w:sz w:val="24"/>
                <w:szCs w:val="24"/>
              </w:rPr>
            </w:rPrChange>
          </w:rPr>
          <w:t>Originating from South America, he loved football. Why support Liverpool F C? Why not.</w:t>
        </w:r>
      </w:ins>
    </w:p>
    <w:p w14:paraId="54BCB284" w14:textId="238D0E69" w:rsidR="006F31F6" w:rsidRPr="00163DCF" w:rsidRDefault="004C64A9">
      <w:pPr>
        <w:spacing w:line="276" w:lineRule="auto"/>
        <w:ind w:left="-5" w:right="15" w:firstLine="725"/>
        <w:rPr>
          <w:ins w:id="10405" w:author="Britt Collins" w:date="2021-09-30T14:58:00Z"/>
          <w:szCs w:val="21"/>
          <w:rPrChange w:id="10406" w:author="David" w:date="2022-08-17T16:58:00Z">
            <w:rPr>
              <w:ins w:id="10407" w:author="Britt Collins" w:date="2021-09-30T14:58:00Z"/>
              <w:rFonts w:ascii="Times New Roman" w:hAnsi="Times New Roman"/>
              <w:sz w:val="24"/>
              <w:szCs w:val="24"/>
            </w:rPr>
          </w:rPrChange>
        </w:rPr>
        <w:pPrChange w:id="10408" w:author="David" w:date="2022-08-17T17:01:00Z">
          <w:pPr>
            <w:ind w:left="-5" w:right="15"/>
          </w:pPr>
        </w:pPrChange>
      </w:pPr>
      <w:ins w:id="10409" w:author="Britt Collins" w:date="2021-10-05T17:30:00Z">
        <w:r w:rsidRPr="00163DCF">
          <w:rPr>
            <w:b/>
            <w:szCs w:val="21"/>
            <w:rPrChange w:id="10410" w:author="David" w:date="2022-08-17T16:58:00Z">
              <w:rPr>
                <w:rFonts w:ascii="Times New Roman" w:hAnsi="Times New Roman"/>
                <w:sz w:val="24"/>
                <w:szCs w:val="24"/>
              </w:rPr>
            </w:rPrChange>
          </w:rPr>
          <w:t xml:space="preserve">YOU SHOULD CUT OUT ALL THE ABOVE SET THE SCENE HERE AND START BY </w:t>
        </w:r>
      </w:ins>
      <w:ins w:id="10411" w:author="Britt Collins" w:date="2021-10-05T17:31:00Z">
        <w:r w:rsidRPr="00163DCF">
          <w:rPr>
            <w:b/>
            <w:szCs w:val="21"/>
            <w:rPrChange w:id="10412" w:author="David" w:date="2022-08-17T16:58:00Z">
              <w:rPr>
                <w:rFonts w:ascii="Times New Roman" w:hAnsi="Times New Roman"/>
                <w:sz w:val="24"/>
                <w:szCs w:val="24"/>
              </w:rPr>
            </w:rPrChange>
          </w:rPr>
          <w:t>GLIMPSING LAKE WAKAPITU</w:t>
        </w:r>
        <w:r w:rsidRPr="00163DCF">
          <w:rPr>
            <w:szCs w:val="21"/>
            <w:rPrChange w:id="10413" w:author="David" w:date="2022-08-17T16:58:00Z">
              <w:rPr>
                <w:rFonts w:ascii="Times New Roman" w:hAnsi="Times New Roman"/>
                <w:sz w:val="24"/>
                <w:szCs w:val="24"/>
              </w:rPr>
            </w:rPrChange>
          </w:rPr>
          <w:t xml:space="preserve"> </w:t>
        </w:r>
      </w:ins>
      <w:ins w:id="10414" w:author="Britt Collins" w:date="2021-10-05T17:30:00Z">
        <w:r w:rsidRPr="00163DCF">
          <w:rPr>
            <w:szCs w:val="21"/>
            <w:rPrChange w:id="10415" w:author="David" w:date="2022-08-17T16:58:00Z">
              <w:rPr>
                <w:rFonts w:ascii="Times New Roman" w:hAnsi="Times New Roman"/>
                <w:sz w:val="24"/>
                <w:szCs w:val="24"/>
              </w:rPr>
            </w:rPrChange>
          </w:rPr>
          <w:t>A</w:t>
        </w:r>
      </w:ins>
      <w:ins w:id="10416" w:author="Britt Collins" w:date="2021-09-30T14:58:00Z">
        <w:r w:rsidR="006F31F6" w:rsidRPr="00163DCF">
          <w:rPr>
            <w:szCs w:val="21"/>
            <w:rPrChange w:id="10417" w:author="David" w:date="2022-08-17T16:58:00Z">
              <w:rPr>
                <w:rFonts w:ascii="Times New Roman" w:hAnsi="Times New Roman"/>
                <w:sz w:val="24"/>
                <w:szCs w:val="24"/>
              </w:rPr>
            </w:rPrChange>
          </w:rPr>
          <w:t>rriv</w:t>
        </w:r>
      </w:ins>
      <w:ins w:id="10418" w:author="Britt Collins" w:date="2021-10-06T09:35:00Z">
        <w:r w:rsidR="005B7635" w:rsidRPr="00163DCF">
          <w:rPr>
            <w:szCs w:val="21"/>
            <w:rPrChange w:id="10419" w:author="David" w:date="2022-08-17T16:58:00Z">
              <w:rPr>
                <w:rFonts w:ascii="Times New Roman" w:hAnsi="Times New Roman"/>
                <w:sz w:val="24"/>
                <w:szCs w:val="24"/>
              </w:rPr>
            </w:rPrChange>
          </w:rPr>
          <w:t>ing</w:t>
        </w:r>
      </w:ins>
      <w:ins w:id="10420" w:author="Britt Collins" w:date="2021-09-30T14:58:00Z">
        <w:r w:rsidR="006F31F6" w:rsidRPr="00163DCF">
          <w:rPr>
            <w:szCs w:val="21"/>
            <w:rPrChange w:id="10421" w:author="David" w:date="2022-08-17T16:58:00Z">
              <w:rPr>
                <w:rFonts w:ascii="Times New Roman" w:hAnsi="Times New Roman"/>
                <w:sz w:val="24"/>
                <w:szCs w:val="24"/>
              </w:rPr>
            </w:rPrChange>
          </w:rPr>
          <w:t xml:space="preserve"> in Queenstown</w:t>
        </w:r>
      </w:ins>
      <w:ins w:id="10422" w:author="Britt Collins" w:date="2021-10-05T17:31:00Z">
        <w:r w:rsidRPr="00163DCF">
          <w:rPr>
            <w:b/>
            <w:szCs w:val="21"/>
            <w:rPrChange w:id="10423" w:author="David" w:date="2022-08-17T16:58:00Z">
              <w:rPr>
                <w:rFonts w:ascii="Times New Roman" w:hAnsi="Times New Roman"/>
                <w:sz w:val="24"/>
                <w:szCs w:val="24"/>
              </w:rPr>
            </w:rPrChange>
          </w:rPr>
          <w:t>,</w:t>
        </w:r>
      </w:ins>
      <w:ins w:id="10424" w:author="Britt Collins" w:date="2021-09-30T14:58:00Z">
        <w:r w:rsidR="006F31F6" w:rsidRPr="00163DCF">
          <w:rPr>
            <w:b/>
            <w:szCs w:val="21"/>
            <w:rPrChange w:id="10425" w:author="David" w:date="2022-08-17T16:58:00Z">
              <w:rPr>
                <w:rFonts w:ascii="Times New Roman" w:hAnsi="Times New Roman"/>
                <w:sz w:val="24"/>
                <w:szCs w:val="24"/>
              </w:rPr>
            </w:rPrChange>
          </w:rPr>
          <w:t xml:space="preserve"> </w:t>
        </w:r>
      </w:ins>
      <w:ins w:id="10426" w:author="Britt Collins" w:date="2021-10-06T11:56:00Z">
        <w:r w:rsidR="007F1F09" w:rsidRPr="00163DCF">
          <w:rPr>
            <w:b/>
            <w:szCs w:val="21"/>
            <w:rPrChange w:id="10427" w:author="David" w:date="2022-08-17T16:58:00Z">
              <w:rPr>
                <w:rFonts w:ascii="Times New Roman" w:hAnsi="Times New Roman"/>
                <w:sz w:val="24"/>
                <w:szCs w:val="24"/>
              </w:rPr>
            </w:rPrChange>
          </w:rPr>
          <w:t>the adventure capital of the world</w:t>
        </w:r>
        <w:r w:rsidR="0003268B" w:rsidRPr="00163DCF">
          <w:rPr>
            <w:b/>
            <w:szCs w:val="21"/>
            <w:rPrChange w:id="10428" w:author="David" w:date="2022-08-17T16:58:00Z">
              <w:rPr>
                <w:rFonts w:ascii="Times New Roman" w:hAnsi="Times New Roman"/>
                <w:sz w:val="24"/>
                <w:szCs w:val="24"/>
              </w:rPr>
            </w:rPrChange>
          </w:rPr>
          <w:t>, as the locals called</w:t>
        </w:r>
      </w:ins>
      <w:ins w:id="10429" w:author="Britt Collins" w:date="2021-10-06T11:57:00Z">
        <w:r w:rsidR="0003268B" w:rsidRPr="00163DCF">
          <w:rPr>
            <w:b/>
            <w:szCs w:val="21"/>
            <w:rPrChange w:id="10430" w:author="David" w:date="2022-08-17T16:58:00Z">
              <w:rPr>
                <w:rFonts w:ascii="Times New Roman" w:hAnsi="Times New Roman"/>
                <w:sz w:val="24"/>
                <w:szCs w:val="24"/>
              </w:rPr>
            </w:rPrChange>
          </w:rPr>
          <w:t xml:space="preserve"> it, </w:t>
        </w:r>
      </w:ins>
      <w:ins w:id="10431" w:author="Britt Collins" w:date="2021-09-30T14:58:00Z">
        <w:r w:rsidR="006F31F6" w:rsidRPr="00163DCF">
          <w:rPr>
            <w:szCs w:val="21"/>
            <w:rPrChange w:id="10432" w:author="David" w:date="2022-08-17T16:58:00Z">
              <w:rPr>
                <w:rFonts w:ascii="Times New Roman" w:hAnsi="Times New Roman"/>
                <w:sz w:val="24"/>
                <w:szCs w:val="24"/>
              </w:rPr>
            </w:rPrChange>
          </w:rPr>
          <w:t>I was initially underwhelmed</w:t>
        </w:r>
        <w:r w:rsidR="006F31F6" w:rsidRPr="00163DCF">
          <w:rPr>
            <w:b/>
            <w:szCs w:val="21"/>
            <w:rPrChange w:id="10433" w:author="David" w:date="2022-08-17T16:58:00Z">
              <w:rPr>
                <w:rFonts w:ascii="Times New Roman" w:hAnsi="Times New Roman"/>
                <w:sz w:val="24"/>
                <w:szCs w:val="24"/>
              </w:rPr>
            </w:rPrChange>
          </w:rPr>
          <w:t xml:space="preserve">. </w:t>
        </w:r>
      </w:ins>
      <w:ins w:id="10434" w:author="Britt Collins" w:date="2021-10-06T11:59:00Z">
        <w:r w:rsidR="0003268B" w:rsidRPr="00163DCF">
          <w:rPr>
            <w:b/>
            <w:szCs w:val="21"/>
            <w:rPrChange w:id="10435" w:author="David" w:date="2022-08-17T16:58:00Z">
              <w:rPr>
                <w:rFonts w:ascii="Times New Roman" w:hAnsi="Times New Roman"/>
                <w:sz w:val="24"/>
                <w:szCs w:val="24"/>
              </w:rPr>
            </w:rPrChange>
          </w:rPr>
          <w:t xml:space="preserve">The town centre </w:t>
        </w:r>
      </w:ins>
      <w:ins w:id="10436" w:author="Britt Collins" w:date="2021-09-30T14:58:00Z">
        <w:r w:rsidR="006F31F6" w:rsidRPr="00163DCF">
          <w:rPr>
            <w:b/>
            <w:szCs w:val="21"/>
            <w:rPrChange w:id="10437" w:author="David" w:date="2022-08-17T16:58:00Z">
              <w:rPr>
                <w:rFonts w:ascii="Times New Roman" w:hAnsi="Times New Roman"/>
                <w:sz w:val="24"/>
                <w:szCs w:val="24"/>
              </w:rPr>
            </w:rPrChange>
          </w:rPr>
          <w:t>was humble</w:t>
        </w:r>
      </w:ins>
      <w:ins w:id="10438" w:author="Britt Collins" w:date="2021-10-06T11:59:00Z">
        <w:r w:rsidR="0003268B" w:rsidRPr="00163DCF">
          <w:rPr>
            <w:b/>
            <w:szCs w:val="21"/>
            <w:rPrChange w:id="10439" w:author="David" w:date="2022-08-17T16:58:00Z">
              <w:rPr>
                <w:rFonts w:ascii="Times New Roman" w:hAnsi="Times New Roman"/>
                <w:sz w:val="24"/>
                <w:szCs w:val="24"/>
              </w:rPr>
            </w:rPrChange>
          </w:rPr>
          <w:t xml:space="preserve"> but</w:t>
        </w:r>
      </w:ins>
      <w:ins w:id="10440" w:author="Britt Collins" w:date="2021-09-30T14:58:00Z">
        <w:r w:rsidR="006F31F6" w:rsidRPr="00163DCF">
          <w:rPr>
            <w:b/>
            <w:szCs w:val="21"/>
            <w:rPrChange w:id="10441" w:author="David" w:date="2022-08-17T16:58:00Z">
              <w:rPr>
                <w:rFonts w:ascii="Times New Roman" w:hAnsi="Times New Roman"/>
                <w:sz w:val="24"/>
                <w:szCs w:val="24"/>
              </w:rPr>
            </w:rPrChange>
          </w:rPr>
          <w:t xml:space="preserve"> did pack a lot into its quaint estate</w:t>
        </w:r>
      </w:ins>
      <w:ins w:id="10442" w:author="Britt Collins" w:date="2021-10-06T11:57:00Z">
        <w:r w:rsidR="0003268B" w:rsidRPr="00163DCF">
          <w:rPr>
            <w:b/>
            <w:szCs w:val="21"/>
            <w:rPrChange w:id="10443" w:author="David" w:date="2022-08-17T16:58:00Z">
              <w:rPr>
                <w:rFonts w:ascii="Times New Roman" w:hAnsi="Times New Roman"/>
                <w:sz w:val="24"/>
                <w:szCs w:val="24"/>
              </w:rPr>
            </w:rPrChange>
          </w:rPr>
          <w:t xml:space="preserve">, with </w:t>
        </w:r>
      </w:ins>
      <w:ins w:id="10444" w:author="Britt Collins" w:date="2021-10-06T11:59:00Z">
        <w:r w:rsidR="0003268B" w:rsidRPr="00163DCF">
          <w:rPr>
            <w:b/>
            <w:szCs w:val="21"/>
            <w:rPrChange w:id="10445" w:author="David" w:date="2022-08-17T16:58:00Z">
              <w:rPr>
                <w:rFonts w:ascii="Times New Roman" w:hAnsi="Times New Roman"/>
                <w:b/>
                <w:sz w:val="24"/>
                <w:szCs w:val="24"/>
              </w:rPr>
            </w:rPrChange>
          </w:rPr>
          <w:t xml:space="preserve">sports shops, hostels and </w:t>
        </w:r>
      </w:ins>
      <w:ins w:id="10446" w:author="Britt Collins" w:date="2021-10-06T11:57:00Z">
        <w:r w:rsidR="0003268B" w:rsidRPr="00163DCF">
          <w:rPr>
            <w:b/>
            <w:szCs w:val="21"/>
            <w:rPrChange w:id="10447" w:author="David" w:date="2022-08-17T16:58:00Z">
              <w:rPr>
                <w:rFonts w:ascii="Times New Roman" w:hAnsi="Times New Roman"/>
                <w:sz w:val="24"/>
                <w:szCs w:val="24"/>
              </w:rPr>
            </w:rPrChange>
          </w:rPr>
          <w:t>adventure companies offering</w:t>
        </w:r>
      </w:ins>
      <w:ins w:id="10448" w:author="Britt Collins" w:date="2021-10-06T11:58:00Z">
        <w:r w:rsidR="0003268B" w:rsidRPr="00163DCF">
          <w:rPr>
            <w:b/>
            <w:szCs w:val="21"/>
            <w:rPrChange w:id="10449" w:author="David" w:date="2022-08-17T16:58:00Z">
              <w:rPr>
                <w:rFonts w:ascii="Times New Roman" w:hAnsi="Times New Roman"/>
                <w:sz w:val="24"/>
                <w:szCs w:val="24"/>
              </w:rPr>
            </w:rPrChange>
          </w:rPr>
          <w:t xml:space="preserve"> everything from ziplining to skiing and snowboarding</w:t>
        </w:r>
      </w:ins>
      <w:ins w:id="10450" w:author="Britt Collins" w:date="2021-09-30T14:58:00Z">
        <w:r w:rsidR="006F31F6" w:rsidRPr="00163DCF">
          <w:rPr>
            <w:b/>
            <w:szCs w:val="21"/>
            <w:rPrChange w:id="10451" w:author="David" w:date="2022-08-17T16:58:00Z">
              <w:rPr>
                <w:rFonts w:ascii="Times New Roman" w:hAnsi="Times New Roman"/>
                <w:sz w:val="24"/>
                <w:szCs w:val="24"/>
              </w:rPr>
            </w:rPrChange>
          </w:rPr>
          <w:t>.</w:t>
        </w:r>
        <w:r w:rsidR="006F31F6" w:rsidRPr="00163DCF">
          <w:rPr>
            <w:szCs w:val="21"/>
            <w:rPrChange w:id="10452" w:author="David" w:date="2022-08-17T16:58:00Z">
              <w:rPr>
                <w:rFonts w:ascii="Times New Roman" w:hAnsi="Times New Roman"/>
                <w:sz w:val="24"/>
                <w:szCs w:val="24"/>
              </w:rPr>
            </w:rPrChange>
          </w:rPr>
          <w:t xml:space="preserve"> The largest buildings accommodated the youth hostels, or backpackers, as they were known here. I was booked into Nomads </w:t>
        </w:r>
      </w:ins>
      <w:ins w:id="10453" w:author="Britt Collins" w:date="2021-10-06T09:36:00Z">
        <w:r w:rsidR="005B7635" w:rsidRPr="00163DCF">
          <w:rPr>
            <w:szCs w:val="21"/>
            <w:rPrChange w:id="10454" w:author="David" w:date="2022-08-17T16:58:00Z">
              <w:rPr>
                <w:rFonts w:ascii="Times New Roman" w:hAnsi="Times New Roman"/>
                <w:sz w:val="24"/>
                <w:szCs w:val="24"/>
              </w:rPr>
            </w:rPrChange>
          </w:rPr>
          <w:t>B</w:t>
        </w:r>
      </w:ins>
      <w:ins w:id="10455" w:author="Britt Collins" w:date="2021-09-30T14:58:00Z">
        <w:r w:rsidR="006F31F6" w:rsidRPr="00163DCF">
          <w:rPr>
            <w:szCs w:val="21"/>
            <w:rPrChange w:id="10456" w:author="David" w:date="2022-08-17T16:58:00Z">
              <w:rPr>
                <w:rFonts w:ascii="Times New Roman" w:hAnsi="Times New Roman"/>
                <w:sz w:val="24"/>
                <w:szCs w:val="24"/>
              </w:rPr>
            </w:rPrChange>
          </w:rPr>
          <w:t>ackpackers. Hostels had become the travel accommodation of choice since arriving in Australia. Each hostel was a shared living space including a toilet, kitchen and sleeping quarters. They were by far the cheapest accommodation in the city.</w:t>
        </w:r>
      </w:ins>
    </w:p>
    <w:p w14:paraId="66195289" w14:textId="65CDE03C" w:rsidR="006F31F6" w:rsidRPr="00163DCF" w:rsidRDefault="004C64A9">
      <w:pPr>
        <w:spacing w:line="276" w:lineRule="auto"/>
        <w:ind w:left="-5" w:right="15" w:firstLine="725"/>
        <w:rPr>
          <w:ins w:id="10457" w:author="Britt Collins" w:date="2021-09-30T14:58:00Z"/>
          <w:szCs w:val="21"/>
          <w:rPrChange w:id="10458" w:author="David" w:date="2022-08-17T16:58:00Z">
            <w:rPr>
              <w:ins w:id="10459" w:author="Britt Collins" w:date="2021-09-30T14:58:00Z"/>
              <w:rFonts w:ascii="Times New Roman" w:hAnsi="Times New Roman"/>
              <w:sz w:val="24"/>
              <w:szCs w:val="24"/>
            </w:rPr>
          </w:rPrChange>
        </w:rPr>
        <w:pPrChange w:id="10460" w:author="David" w:date="2022-08-17T17:01:00Z">
          <w:pPr>
            <w:ind w:left="-5" w:right="15"/>
          </w:pPr>
        </w:pPrChange>
      </w:pPr>
      <w:ins w:id="10461" w:author="Britt Collins" w:date="2021-10-05T17:32:00Z">
        <w:r w:rsidRPr="00163DCF">
          <w:rPr>
            <w:b/>
            <w:szCs w:val="21"/>
            <w:rPrChange w:id="10462" w:author="David" w:date="2022-08-17T16:58:00Z">
              <w:rPr>
                <w:rFonts w:ascii="Times New Roman" w:hAnsi="Times New Roman"/>
                <w:sz w:val="24"/>
                <w:szCs w:val="24"/>
              </w:rPr>
            </w:rPrChange>
          </w:rPr>
          <w:t>THIS COULD BE REDUCED TO A COUPLE SENTENCES.</w:t>
        </w:r>
        <w:r w:rsidRPr="00163DCF">
          <w:rPr>
            <w:szCs w:val="21"/>
            <w:rPrChange w:id="10463" w:author="David" w:date="2022-08-17T16:58:00Z">
              <w:rPr>
                <w:rFonts w:ascii="Times New Roman" w:hAnsi="Times New Roman"/>
                <w:sz w:val="24"/>
                <w:szCs w:val="24"/>
              </w:rPr>
            </w:rPrChange>
          </w:rPr>
          <w:t xml:space="preserve"> </w:t>
        </w:r>
      </w:ins>
      <w:ins w:id="10464" w:author="Britt Collins" w:date="2021-09-30T14:58:00Z">
        <w:r w:rsidR="006F31F6" w:rsidRPr="00163DCF">
          <w:rPr>
            <w:szCs w:val="21"/>
            <w:rPrChange w:id="10465" w:author="David" w:date="2022-08-17T16:58:00Z">
              <w:rPr>
                <w:rFonts w:ascii="Times New Roman" w:hAnsi="Times New Roman"/>
                <w:sz w:val="24"/>
                <w:szCs w:val="24"/>
              </w:rPr>
            </w:rPrChange>
          </w:rPr>
          <w:t xml:space="preserve">I checked in at reception. The backpackers provided me with a set of bed sheets and </w:t>
        </w:r>
        <w:proofErr w:type="gramStart"/>
        <w:r w:rsidR="006F31F6" w:rsidRPr="00163DCF">
          <w:rPr>
            <w:szCs w:val="21"/>
            <w:rPrChange w:id="10466" w:author="David" w:date="2022-08-17T16:58:00Z">
              <w:rPr>
                <w:rFonts w:ascii="Times New Roman" w:hAnsi="Times New Roman"/>
                <w:sz w:val="24"/>
                <w:szCs w:val="24"/>
              </w:rPr>
            </w:rPrChange>
          </w:rPr>
          <w:t>pillow cases</w:t>
        </w:r>
        <w:proofErr w:type="gramEnd"/>
        <w:r w:rsidR="006F31F6" w:rsidRPr="00163DCF">
          <w:rPr>
            <w:szCs w:val="21"/>
            <w:rPrChange w:id="10467" w:author="David" w:date="2022-08-17T16:58:00Z">
              <w:rPr>
                <w:rFonts w:ascii="Times New Roman" w:hAnsi="Times New Roman"/>
                <w:sz w:val="24"/>
                <w:szCs w:val="24"/>
              </w:rPr>
            </w:rPrChange>
          </w:rPr>
          <w:t>. I was assigned the lower bunk of a bed in a six-person room</w:t>
        </w:r>
      </w:ins>
      <w:ins w:id="10468" w:author="Britt Collins" w:date="2021-10-05T17:33:00Z">
        <w:r w:rsidRPr="00163DCF">
          <w:rPr>
            <w:szCs w:val="21"/>
            <w:rPrChange w:id="10469" w:author="David" w:date="2022-08-17T16:58:00Z">
              <w:rPr>
                <w:rFonts w:ascii="Times New Roman" w:hAnsi="Times New Roman"/>
                <w:sz w:val="24"/>
                <w:szCs w:val="24"/>
              </w:rPr>
            </w:rPrChange>
          </w:rPr>
          <w:t xml:space="preserve"> </w:t>
        </w:r>
      </w:ins>
      <w:ins w:id="10470" w:author="Britt Collins" w:date="2021-09-30T14:58:00Z">
        <w:r w:rsidR="006F31F6" w:rsidRPr="00163DCF">
          <w:rPr>
            <w:szCs w:val="21"/>
            <w:rPrChange w:id="10471" w:author="David" w:date="2022-08-17T16:58:00Z">
              <w:rPr>
                <w:rFonts w:ascii="Times New Roman" w:hAnsi="Times New Roman"/>
                <w:sz w:val="24"/>
                <w:szCs w:val="24"/>
              </w:rPr>
            </w:rPrChange>
          </w:rPr>
          <w:t xml:space="preserve">share. There were </w:t>
        </w:r>
      </w:ins>
      <w:ins w:id="10472" w:author="Britt Collins" w:date="2021-10-05T17:33:00Z">
        <w:r w:rsidRPr="00163DCF">
          <w:rPr>
            <w:szCs w:val="21"/>
            <w:rPrChange w:id="10473" w:author="David" w:date="2022-08-17T16:58:00Z">
              <w:rPr>
                <w:rFonts w:ascii="Times New Roman" w:hAnsi="Times New Roman"/>
                <w:sz w:val="24"/>
                <w:szCs w:val="24"/>
              </w:rPr>
            </w:rPrChange>
          </w:rPr>
          <w:t>three</w:t>
        </w:r>
      </w:ins>
      <w:ins w:id="10474" w:author="Britt Collins" w:date="2021-09-30T14:58:00Z">
        <w:r w:rsidR="006F31F6" w:rsidRPr="00163DCF">
          <w:rPr>
            <w:szCs w:val="21"/>
            <w:rPrChange w:id="10475" w:author="David" w:date="2022-08-17T16:58:00Z">
              <w:rPr>
                <w:rFonts w:ascii="Times New Roman" w:hAnsi="Times New Roman"/>
                <w:sz w:val="24"/>
                <w:szCs w:val="24"/>
              </w:rPr>
            </w:rPrChange>
          </w:rPr>
          <w:t xml:space="preserve"> bunk beds and enough floor space to swing a mouse. I couldn’t see the </w:t>
        </w:r>
        <w:proofErr w:type="gramStart"/>
        <w:r w:rsidR="006F31F6" w:rsidRPr="00163DCF">
          <w:rPr>
            <w:szCs w:val="21"/>
            <w:rPrChange w:id="10476" w:author="David" w:date="2022-08-17T16:58:00Z">
              <w:rPr>
                <w:rFonts w:ascii="Times New Roman" w:hAnsi="Times New Roman"/>
                <w:sz w:val="24"/>
                <w:szCs w:val="24"/>
              </w:rPr>
            </w:rPrChange>
          </w:rPr>
          <w:t>floor,</w:t>
        </w:r>
        <w:proofErr w:type="gramEnd"/>
        <w:r w:rsidR="006F31F6" w:rsidRPr="00163DCF">
          <w:rPr>
            <w:szCs w:val="21"/>
            <w:rPrChange w:id="10477" w:author="David" w:date="2022-08-17T16:58:00Z">
              <w:rPr>
                <w:rFonts w:ascii="Times New Roman" w:hAnsi="Times New Roman"/>
                <w:sz w:val="24"/>
                <w:szCs w:val="24"/>
              </w:rPr>
            </w:rPrChange>
          </w:rPr>
          <w:t xml:space="preserve"> </w:t>
        </w:r>
        <w:r w:rsidR="006F31F6" w:rsidRPr="00163DCF">
          <w:rPr>
            <w:szCs w:val="21"/>
            <w:rPrChange w:id="10478" w:author="David" w:date="2022-08-17T16:58:00Z">
              <w:rPr>
                <w:rFonts w:ascii="Times New Roman" w:hAnsi="Times New Roman"/>
                <w:sz w:val="24"/>
                <w:szCs w:val="24"/>
              </w:rPr>
            </w:rPrChange>
          </w:rPr>
          <w:lastRenderedPageBreak/>
          <w:t>such was the mess of clothes and hair dryers strewn upon it. I tip-toed my way around the carnage to the vacant bed</w:t>
        </w:r>
      </w:ins>
      <w:ins w:id="10479" w:author="Britt Collins" w:date="2021-10-05T17:33:00Z">
        <w:r w:rsidRPr="00163DCF">
          <w:rPr>
            <w:szCs w:val="21"/>
            <w:rPrChange w:id="10480" w:author="David" w:date="2022-08-17T16:58:00Z">
              <w:rPr>
                <w:rFonts w:ascii="Times New Roman" w:hAnsi="Times New Roman"/>
                <w:sz w:val="24"/>
                <w:szCs w:val="24"/>
              </w:rPr>
            </w:rPrChange>
          </w:rPr>
          <w:t>,</w:t>
        </w:r>
      </w:ins>
      <w:ins w:id="10481" w:author="Britt Collins" w:date="2021-09-30T14:58:00Z">
        <w:r w:rsidR="006F31F6" w:rsidRPr="00163DCF">
          <w:rPr>
            <w:szCs w:val="21"/>
            <w:rPrChange w:id="10482" w:author="David" w:date="2022-08-17T16:58:00Z">
              <w:rPr>
                <w:rFonts w:ascii="Times New Roman" w:hAnsi="Times New Roman"/>
                <w:sz w:val="24"/>
                <w:szCs w:val="24"/>
              </w:rPr>
            </w:rPrChange>
          </w:rPr>
          <w:t xml:space="preserve"> chucked my backpack underneath and headed out.</w:t>
        </w:r>
      </w:ins>
    </w:p>
    <w:p w14:paraId="748030C7" w14:textId="35C4B484" w:rsidR="006F31F6" w:rsidRPr="00163DCF" w:rsidRDefault="006F31F6">
      <w:pPr>
        <w:spacing w:line="276" w:lineRule="auto"/>
        <w:ind w:left="-5" w:right="15" w:firstLine="725"/>
        <w:rPr>
          <w:ins w:id="10483" w:author="Britt Collins" w:date="2021-09-30T14:58:00Z"/>
          <w:szCs w:val="21"/>
          <w:rPrChange w:id="10484" w:author="David" w:date="2022-08-17T16:58:00Z">
            <w:rPr>
              <w:ins w:id="10485" w:author="Britt Collins" w:date="2021-09-30T14:58:00Z"/>
              <w:rFonts w:ascii="Times New Roman" w:hAnsi="Times New Roman"/>
              <w:sz w:val="24"/>
              <w:szCs w:val="24"/>
            </w:rPr>
          </w:rPrChange>
        </w:rPr>
        <w:pPrChange w:id="10486" w:author="David" w:date="2022-08-17T17:01:00Z">
          <w:pPr>
            <w:ind w:left="-5" w:right="15"/>
          </w:pPr>
        </w:pPrChange>
      </w:pPr>
      <w:ins w:id="10487" w:author="Britt Collins" w:date="2021-09-30T14:58:00Z">
        <w:r w:rsidRPr="00163DCF">
          <w:rPr>
            <w:szCs w:val="21"/>
            <w:rPrChange w:id="10488" w:author="David" w:date="2022-08-17T16:58:00Z">
              <w:rPr>
                <w:rFonts w:ascii="Times New Roman" w:hAnsi="Times New Roman"/>
                <w:sz w:val="24"/>
                <w:szCs w:val="24"/>
              </w:rPr>
            </w:rPrChange>
          </w:rPr>
          <w:t xml:space="preserve">Andy text me to mention he had landed in Christchurch. He had picked up the </w:t>
        </w:r>
        <w:proofErr w:type="spellStart"/>
        <w:r w:rsidRPr="00163DCF">
          <w:rPr>
            <w:szCs w:val="21"/>
            <w:rPrChange w:id="10489" w:author="David" w:date="2022-08-17T16:58:00Z">
              <w:rPr>
                <w:rFonts w:ascii="Times New Roman" w:hAnsi="Times New Roman"/>
                <w:sz w:val="24"/>
                <w:szCs w:val="24"/>
              </w:rPr>
            </w:rPrChange>
          </w:rPr>
          <w:t>shitbox</w:t>
        </w:r>
        <w:proofErr w:type="spellEnd"/>
        <w:r w:rsidRPr="00163DCF">
          <w:rPr>
            <w:szCs w:val="21"/>
            <w:rPrChange w:id="10490" w:author="David" w:date="2022-08-17T16:58:00Z">
              <w:rPr>
                <w:rFonts w:ascii="Times New Roman" w:hAnsi="Times New Roman"/>
                <w:sz w:val="24"/>
                <w:szCs w:val="24"/>
              </w:rPr>
            </w:rPrChange>
          </w:rPr>
          <w:t xml:space="preserve"> rental vehicle and was half</w:t>
        </w:r>
      </w:ins>
      <w:ins w:id="10491" w:author="Britt Collins" w:date="2021-10-05T17:33:00Z">
        <w:r w:rsidR="004C64A9" w:rsidRPr="00163DCF">
          <w:rPr>
            <w:szCs w:val="21"/>
            <w:rPrChange w:id="10492" w:author="David" w:date="2022-08-17T16:58:00Z">
              <w:rPr>
                <w:rFonts w:ascii="Times New Roman" w:hAnsi="Times New Roman"/>
                <w:sz w:val="24"/>
                <w:szCs w:val="24"/>
              </w:rPr>
            </w:rPrChange>
          </w:rPr>
          <w:t>-</w:t>
        </w:r>
      </w:ins>
      <w:ins w:id="10493" w:author="Britt Collins" w:date="2021-09-30T14:58:00Z">
        <w:r w:rsidRPr="00163DCF">
          <w:rPr>
            <w:szCs w:val="21"/>
            <w:rPrChange w:id="10494" w:author="David" w:date="2022-08-17T16:58:00Z">
              <w:rPr>
                <w:rFonts w:ascii="Times New Roman" w:hAnsi="Times New Roman"/>
                <w:sz w:val="24"/>
                <w:szCs w:val="24"/>
              </w:rPr>
            </w:rPrChange>
          </w:rPr>
          <w:t xml:space="preserve">day’s travel from Queenstown. Instead of hanging around in the hostel I went into town to explore. The first feature to catch my eye was the stream that ran through the centre. The stream was surrounded by bars; the weirdest and most wonderous was a microbrewery pub for Mac’s Beer, a famous New Zealand brewery. My excitement grew when I entered and saw </w:t>
        </w:r>
      </w:ins>
      <w:ins w:id="10495" w:author="Britt Collins" w:date="2021-10-06T09:45:00Z">
        <w:r w:rsidR="005B7635" w:rsidRPr="00163DCF">
          <w:rPr>
            <w:szCs w:val="21"/>
            <w:rPrChange w:id="10496" w:author="David" w:date="2022-08-17T16:58:00Z">
              <w:rPr>
                <w:rFonts w:ascii="Times New Roman" w:hAnsi="Times New Roman"/>
                <w:sz w:val="24"/>
                <w:szCs w:val="24"/>
              </w:rPr>
            </w:rPrChange>
          </w:rPr>
          <w:t>all the</w:t>
        </w:r>
      </w:ins>
      <w:ins w:id="10497" w:author="Britt Collins" w:date="2021-09-30T14:58:00Z">
        <w:r w:rsidRPr="00163DCF">
          <w:rPr>
            <w:szCs w:val="21"/>
            <w:rPrChange w:id="10498" w:author="David" w:date="2022-08-17T16:58:00Z">
              <w:rPr>
                <w:rFonts w:ascii="Times New Roman" w:hAnsi="Times New Roman"/>
                <w:sz w:val="24"/>
                <w:szCs w:val="24"/>
              </w:rPr>
            </w:rPrChange>
          </w:rPr>
          <w:t xml:space="preserve"> limited-edition winter beers on tap. All the limited editions were dark and very strong.</w:t>
        </w:r>
      </w:ins>
    </w:p>
    <w:p w14:paraId="71EC9AC5" w14:textId="77777777" w:rsidR="005B7635" w:rsidRPr="00163DCF" w:rsidRDefault="006F31F6">
      <w:pPr>
        <w:spacing w:after="10" w:line="276" w:lineRule="auto"/>
        <w:ind w:left="-5" w:right="15" w:firstLine="725"/>
        <w:rPr>
          <w:ins w:id="10499" w:author="Britt Collins" w:date="2021-10-06T09:46:00Z"/>
          <w:szCs w:val="21"/>
          <w:rPrChange w:id="10500" w:author="David" w:date="2022-08-17T16:58:00Z">
            <w:rPr>
              <w:ins w:id="10501" w:author="Britt Collins" w:date="2021-10-06T09:46:00Z"/>
              <w:rFonts w:ascii="Times New Roman" w:hAnsi="Times New Roman"/>
              <w:sz w:val="24"/>
              <w:szCs w:val="24"/>
            </w:rPr>
          </w:rPrChange>
        </w:rPr>
        <w:pPrChange w:id="10502" w:author="David" w:date="2022-08-17T17:01:00Z">
          <w:pPr>
            <w:spacing w:after="10" w:line="480" w:lineRule="auto"/>
            <w:ind w:left="-5" w:right="15" w:firstLine="725"/>
          </w:pPr>
        </w:pPrChange>
      </w:pPr>
      <w:ins w:id="10503" w:author="Britt Collins" w:date="2021-09-30T14:58:00Z">
        <w:r w:rsidRPr="00163DCF">
          <w:rPr>
            <w:szCs w:val="21"/>
            <w:rPrChange w:id="10504" w:author="David" w:date="2022-08-17T16:58:00Z">
              <w:rPr>
                <w:rFonts w:ascii="Times New Roman" w:hAnsi="Times New Roman"/>
                <w:sz w:val="24"/>
                <w:szCs w:val="24"/>
              </w:rPr>
            </w:rPrChange>
          </w:rPr>
          <w:t>Wa</w:t>
        </w:r>
      </w:ins>
      <w:ins w:id="10505" w:author="Britt Collins" w:date="2021-10-06T09:45:00Z">
        <w:r w:rsidR="005B7635" w:rsidRPr="00163DCF">
          <w:rPr>
            <w:szCs w:val="21"/>
            <w:rPrChange w:id="10506" w:author="David" w:date="2022-08-17T16:58:00Z">
              <w:rPr>
                <w:rFonts w:ascii="Times New Roman" w:hAnsi="Times New Roman"/>
                <w:sz w:val="24"/>
                <w:szCs w:val="24"/>
              </w:rPr>
            </w:rPrChange>
          </w:rPr>
          <w:t>nder</w:t>
        </w:r>
      </w:ins>
      <w:ins w:id="10507" w:author="Britt Collins" w:date="2021-09-30T14:58:00Z">
        <w:r w:rsidRPr="00163DCF">
          <w:rPr>
            <w:szCs w:val="21"/>
            <w:rPrChange w:id="10508" w:author="David" w:date="2022-08-17T16:58:00Z">
              <w:rPr>
                <w:rFonts w:ascii="Times New Roman" w:hAnsi="Times New Roman"/>
                <w:sz w:val="24"/>
                <w:szCs w:val="24"/>
              </w:rPr>
            </w:rPrChange>
          </w:rPr>
          <w:t>ing around town</w:t>
        </w:r>
      </w:ins>
      <w:ins w:id="10509" w:author="Britt Collins" w:date="2021-10-06T09:45:00Z">
        <w:r w:rsidR="005B7635" w:rsidRPr="00163DCF">
          <w:rPr>
            <w:szCs w:val="21"/>
            <w:rPrChange w:id="10510" w:author="David" w:date="2022-08-17T16:58:00Z">
              <w:rPr>
                <w:rFonts w:ascii="Times New Roman" w:hAnsi="Times New Roman"/>
                <w:sz w:val="24"/>
                <w:szCs w:val="24"/>
              </w:rPr>
            </w:rPrChange>
          </w:rPr>
          <w:t>,</w:t>
        </w:r>
      </w:ins>
      <w:ins w:id="10511" w:author="Britt Collins" w:date="2021-09-30T14:58:00Z">
        <w:r w:rsidRPr="00163DCF">
          <w:rPr>
            <w:szCs w:val="21"/>
            <w:rPrChange w:id="10512" w:author="David" w:date="2022-08-17T16:58:00Z">
              <w:rPr>
                <w:rFonts w:ascii="Times New Roman" w:hAnsi="Times New Roman"/>
                <w:sz w:val="24"/>
                <w:szCs w:val="24"/>
              </w:rPr>
            </w:rPrChange>
          </w:rPr>
          <w:t xml:space="preserve"> I saw cafés, adventure stores, more </w:t>
        </w:r>
        <w:proofErr w:type="gramStart"/>
        <w:r w:rsidRPr="00163DCF">
          <w:rPr>
            <w:szCs w:val="21"/>
            <w:rPrChange w:id="10513" w:author="David" w:date="2022-08-17T16:58:00Z">
              <w:rPr>
                <w:rFonts w:ascii="Times New Roman" w:hAnsi="Times New Roman"/>
                <w:sz w:val="24"/>
                <w:szCs w:val="24"/>
              </w:rPr>
            </w:rPrChange>
          </w:rPr>
          <w:t>bars</w:t>
        </w:r>
        <w:proofErr w:type="gramEnd"/>
        <w:r w:rsidRPr="00163DCF">
          <w:rPr>
            <w:szCs w:val="21"/>
            <w:rPrChange w:id="10514" w:author="David" w:date="2022-08-17T16:58:00Z">
              <w:rPr>
                <w:rFonts w:ascii="Times New Roman" w:hAnsi="Times New Roman"/>
                <w:sz w:val="24"/>
                <w:szCs w:val="24"/>
              </w:rPr>
            </w:rPrChange>
          </w:rPr>
          <w:t xml:space="preserve"> and a queue of people the length of the high street. I looked at the sign above the entrance, it read </w:t>
        </w:r>
        <w:proofErr w:type="spellStart"/>
        <w:r w:rsidRPr="00163DCF">
          <w:rPr>
            <w:szCs w:val="21"/>
            <w:rPrChange w:id="10515" w:author="David" w:date="2022-08-17T16:58:00Z">
              <w:rPr>
                <w:rFonts w:ascii="Times New Roman" w:hAnsi="Times New Roman"/>
                <w:sz w:val="24"/>
                <w:szCs w:val="24"/>
              </w:rPr>
            </w:rPrChange>
          </w:rPr>
          <w:t>Fergburger</w:t>
        </w:r>
        <w:proofErr w:type="spellEnd"/>
        <w:r w:rsidRPr="00163DCF">
          <w:rPr>
            <w:szCs w:val="21"/>
            <w:rPrChange w:id="10516" w:author="David" w:date="2022-08-17T16:58:00Z">
              <w:rPr>
                <w:rFonts w:ascii="Times New Roman" w:hAnsi="Times New Roman"/>
                <w:sz w:val="24"/>
                <w:szCs w:val="24"/>
              </w:rPr>
            </w:rPrChange>
          </w:rPr>
          <w:t xml:space="preserve">. </w:t>
        </w:r>
      </w:ins>
    </w:p>
    <w:p w14:paraId="7501F72F" w14:textId="77777777" w:rsidR="005B7635" w:rsidRPr="00163DCF" w:rsidRDefault="006F31F6">
      <w:pPr>
        <w:spacing w:after="10" w:line="276" w:lineRule="auto"/>
        <w:ind w:left="-5" w:right="15" w:firstLine="725"/>
        <w:rPr>
          <w:ins w:id="10517" w:author="Britt Collins" w:date="2021-10-06T09:46:00Z"/>
          <w:szCs w:val="21"/>
          <w:rPrChange w:id="10518" w:author="David" w:date="2022-08-17T16:58:00Z">
            <w:rPr>
              <w:ins w:id="10519" w:author="Britt Collins" w:date="2021-10-06T09:46:00Z"/>
              <w:rFonts w:ascii="Times New Roman" w:hAnsi="Times New Roman"/>
              <w:sz w:val="24"/>
              <w:szCs w:val="24"/>
            </w:rPr>
          </w:rPrChange>
        </w:rPr>
        <w:pPrChange w:id="10520" w:author="David" w:date="2022-08-17T17:01:00Z">
          <w:pPr>
            <w:spacing w:after="10" w:line="480" w:lineRule="auto"/>
            <w:ind w:left="-5" w:right="15" w:firstLine="725"/>
          </w:pPr>
        </w:pPrChange>
      </w:pPr>
      <w:ins w:id="10521" w:author="Britt Collins" w:date="2021-09-30T14:58:00Z">
        <w:r w:rsidRPr="00163DCF">
          <w:rPr>
            <w:szCs w:val="21"/>
            <w:rPrChange w:id="10522" w:author="David" w:date="2022-08-17T16:58:00Z">
              <w:rPr>
                <w:rFonts w:ascii="Times New Roman" w:hAnsi="Times New Roman"/>
                <w:sz w:val="24"/>
                <w:szCs w:val="24"/>
              </w:rPr>
            </w:rPrChange>
          </w:rPr>
          <w:t xml:space="preserve">I walked up to a random person in the queue and asked, </w:t>
        </w:r>
      </w:ins>
      <w:ins w:id="10523" w:author="Britt Collins" w:date="2021-10-06T09:46:00Z">
        <w:r w:rsidR="005B7635" w:rsidRPr="00163DCF">
          <w:rPr>
            <w:szCs w:val="21"/>
            <w:rPrChange w:id="10524" w:author="David" w:date="2022-08-17T16:58:00Z">
              <w:rPr>
                <w:rFonts w:ascii="Times New Roman" w:hAnsi="Times New Roman"/>
                <w:sz w:val="24"/>
                <w:szCs w:val="24"/>
              </w:rPr>
            </w:rPrChange>
          </w:rPr>
          <w:t>“W</w:t>
        </w:r>
      </w:ins>
      <w:ins w:id="10525" w:author="Britt Collins" w:date="2021-09-30T14:58:00Z">
        <w:r w:rsidRPr="00163DCF">
          <w:rPr>
            <w:szCs w:val="21"/>
            <w:rPrChange w:id="10526" w:author="David" w:date="2022-08-17T16:58:00Z">
              <w:rPr>
                <w:rFonts w:ascii="Times New Roman" w:hAnsi="Times New Roman"/>
                <w:sz w:val="24"/>
                <w:szCs w:val="24"/>
              </w:rPr>
            </w:rPrChange>
          </w:rPr>
          <w:t>hat's this place then?</w:t>
        </w:r>
      </w:ins>
      <w:ins w:id="10527" w:author="Britt Collins" w:date="2021-10-06T09:46:00Z">
        <w:r w:rsidR="005B7635" w:rsidRPr="00163DCF">
          <w:rPr>
            <w:szCs w:val="21"/>
            <w:rPrChange w:id="10528" w:author="David" w:date="2022-08-17T16:58:00Z">
              <w:rPr>
                <w:rFonts w:ascii="Times New Roman" w:hAnsi="Times New Roman"/>
                <w:sz w:val="24"/>
                <w:szCs w:val="24"/>
              </w:rPr>
            </w:rPrChange>
          </w:rPr>
          <w:t>”</w:t>
        </w:r>
      </w:ins>
      <w:ins w:id="10529" w:author="Britt Collins" w:date="2021-09-30T14:58:00Z">
        <w:r w:rsidRPr="00163DCF">
          <w:rPr>
            <w:szCs w:val="21"/>
            <w:rPrChange w:id="10530" w:author="David" w:date="2022-08-17T16:58:00Z">
              <w:rPr>
                <w:rFonts w:ascii="Times New Roman" w:hAnsi="Times New Roman"/>
                <w:sz w:val="24"/>
                <w:szCs w:val="24"/>
              </w:rPr>
            </w:rPrChange>
          </w:rPr>
          <w:t xml:space="preserve"> </w:t>
        </w:r>
      </w:ins>
    </w:p>
    <w:p w14:paraId="3A1D9553" w14:textId="01345D17" w:rsidR="005B7635" w:rsidRPr="00163DCF" w:rsidRDefault="005B7635">
      <w:pPr>
        <w:spacing w:after="10" w:line="276" w:lineRule="auto"/>
        <w:ind w:left="-5" w:right="15" w:firstLine="725"/>
        <w:rPr>
          <w:ins w:id="10531" w:author="Britt Collins" w:date="2021-10-06T09:47:00Z"/>
          <w:szCs w:val="21"/>
          <w:rPrChange w:id="10532" w:author="David" w:date="2022-08-17T16:58:00Z">
            <w:rPr>
              <w:ins w:id="10533" w:author="Britt Collins" w:date="2021-10-06T09:47:00Z"/>
              <w:rFonts w:ascii="Times New Roman" w:hAnsi="Times New Roman"/>
              <w:sz w:val="24"/>
              <w:szCs w:val="24"/>
            </w:rPr>
          </w:rPrChange>
        </w:rPr>
        <w:pPrChange w:id="10534" w:author="David" w:date="2022-08-17T17:01:00Z">
          <w:pPr>
            <w:spacing w:after="10" w:line="480" w:lineRule="auto"/>
            <w:ind w:left="-5" w:right="15" w:firstLine="725"/>
          </w:pPr>
        </w:pPrChange>
      </w:pPr>
      <w:ins w:id="10535" w:author="Britt Collins" w:date="2021-10-06T09:46:00Z">
        <w:r w:rsidRPr="00163DCF">
          <w:rPr>
            <w:szCs w:val="21"/>
            <w:rPrChange w:id="10536" w:author="David" w:date="2022-08-17T16:58:00Z">
              <w:rPr>
                <w:rFonts w:ascii="Times New Roman" w:hAnsi="Times New Roman"/>
                <w:sz w:val="24"/>
                <w:szCs w:val="24"/>
              </w:rPr>
            </w:rPrChange>
          </w:rPr>
          <w:t>“</w:t>
        </w:r>
      </w:ins>
      <w:ins w:id="10537" w:author="Britt Collins" w:date="2021-09-30T14:58:00Z">
        <w:r w:rsidR="006F31F6" w:rsidRPr="00163DCF">
          <w:rPr>
            <w:szCs w:val="21"/>
            <w:rPrChange w:id="10538" w:author="David" w:date="2022-08-17T16:58:00Z">
              <w:rPr>
                <w:rFonts w:ascii="Times New Roman" w:hAnsi="Times New Roman"/>
                <w:sz w:val="24"/>
                <w:szCs w:val="24"/>
              </w:rPr>
            </w:rPrChange>
          </w:rPr>
          <w:t xml:space="preserve">You've never heard of </w:t>
        </w:r>
        <w:proofErr w:type="spellStart"/>
        <w:r w:rsidR="006F31F6" w:rsidRPr="00163DCF">
          <w:rPr>
            <w:szCs w:val="21"/>
            <w:rPrChange w:id="10539" w:author="David" w:date="2022-08-17T16:58:00Z">
              <w:rPr>
                <w:rFonts w:ascii="Times New Roman" w:hAnsi="Times New Roman"/>
                <w:sz w:val="24"/>
                <w:szCs w:val="24"/>
              </w:rPr>
            </w:rPrChange>
          </w:rPr>
          <w:t>Ferg</w:t>
        </w:r>
        <w:proofErr w:type="spellEnd"/>
        <w:r w:rsidR="006F31F6" w:rsidRPr="00163DCF">
          <w:rPr>
            <w:szCs w:val="21"/>
            <w:rPrChange w:id="10540" w:author="David" w:date="2022-08-17T16:58:00Z">
              <w:rPr>
                <w:rFonts w:ascii="Times New Roman" w:hAnsi="Times New Roman"/>
                <w:sz w:val="24"/>
                <w:szCs w:val="24"/>
              </w:rPr>
            </w:rPrChange>
          </w:rPr>
          <w:t xml:space="preserve"> Burger? It's the best gourmet burger joint in town,</w:t>
        </w:r>
      </w:ins>
      <w:ins w:id="10541" w:author="Britt Collins" w:date="2021-10-06T09:46:00Z">
        <w:r w:rsidRPr="00163DCF">
          <w:rPr>
            <w:szCs w:val="21"/>
            <w:rPrChange w:id="10542" w:author="David" w:date="2022-08-17T16:58:00Z">
              <w:rPr>
                <w:rFonts w:ascii="Times New Roman" w:hAnsi="Times New Roman"/>
                <w:sz w:val="24"/>
                <w:szCs w:val="24"/>
              </w:rPr>
            </w:rPrChange>
          </w:rPr>
          <w:t>”</w:t>
        </w:r>
      </w:ins>
      <w:ins w:id="10543" w:author="Britt Collins" w:date="2021-09-30T14:58:00Z">
        <w:r w:rsidR="006F31F6" w:rsidRPr="00163DCF">
          <w:rPr>
            <w:szCs w:val="21"/>
            <w:rPrChange w:id="10544" w:author="David" w:date="2022-08-17T16:58:00Z">
              <w:rPr>
                <w:rFonts w:ascii="Times New Roman" w:hAnsi="Times New Roman"/>
                <w:sz w:val="24"/>
                <w:szCs w:val="24"/>
              </w:rPr>
            </w:rPrChange>
          </w:rPr>
          <w:t xml:space="preserve"> the </w:t>
        </w:r>
      </w:ins>
      <w:ins w:id="10545" w:author="Britt Collins" w:date="2021-10-06T09:47:00Z">
        <w:r w:rsidRPr="00163DCF">
          <w:rPr>
            <w:szCs w:val="21"/>
            <w:rPrChange w:id="10546" w:author="David" w:date="2022-08-17T16:58:00Z">
              <w:rPr>
                <w:rFonts w:ascii="Times New Roman" w:hAnsi="Times New Roman"/>
                <w:sz w:val="24"/>
                <w:szCs w:val="24"/>
              </w:rPr>
            </w:rPrChange>
          </w:rPr>
          <w:t>guy replied.</w:t>
        </w:r>
      </w:ins>
      <w:ins w:id="10547" w:author="Britt Collins" w:date="2021-09-30T14:58:00Z">
        <w:r w:rsidR="006F31F6" w:rsidRPr="00163DCF">
          <w:rPr>
            <w:szCs w:val="21"/>
            <w:rPrChange w:id="10548" w:author="David" w:date="2022-08-17T16:58:00Z">
              <w:rPr>
                <w:rFonts w:ascii="Times New Roman" w:hAnsi="Times New Roman"/>
                <w:sz w:val="24"/>
                <w:szCs w:val="24"/>
              </w:rPr>
            </w:rPrChange>
          </w:rPr>
          <w:t xml:space="preserve"> </w:t>
        </w:r>
      </w:ins>
    </w:p>
    <w:p w14:paraId="74DC286B" w14:textId="434EF79A" w:rsidR="006F31F6" w:rsidRPr="00163DCF" w:rsidRDefault="006F31F6">
      <w:pPr>
        <w:spacing w:after="10" w:line="276" w:lineRule="auto"/>
        <w:ind w:left="-5" w:right="15" w:firstLine="725"/>
        <w:rPr>
          <w:ins w:id="10549" w:author="Britt Collins" w:date="2021-09-30T14:58:00Z"/>
          <w:szCs w:val="21"/>
          <w:rPrChange w:id="10550" w:author="David" w:date="2022-08-17T16:58:00Z">
            <w:rPr>
              <w:ins w:id="10551" w:author="Britt Collins" w:date="2021-09-30T14:58:00Z"/>
              <w:rFonts w:ascii="Times New Roman" w:hAnsi="Times New Roman"/>
              <w:sz w:val="24"/>
              <w:szCs w:val="24"/>
            </w:rPr>
          </w:rPrChange>
        </w:rPr>
        <w:pPrChange w:id="10552" w:author="David" w:date="2022-08-17T17:01:00Z">
          <w:pPr>
            <w:spacing w:after="10"/>
            <w:ind w:left="-5" w:right="15"/>
          </w:pPr>
        </w:pPrChange>
      </w:pPr>
      <w:ins w:id="10553" w:author="Britt Collins" w:date="2021-09-30T14:58:00Z">
        <w:r w:rsidRPr="00163DCF">
          <w:rPr>
            <w:szCs w:val="21"/>
            <w:rPrChange w:id="10554" w:author="David" w:date="2022-08-17T16:58:00Z">
              <w:rPr>
                <w:rFonts w:ascii="Times New Roman" w:hAnsi="Times New Roman"/>
                <w:sz w:val="24"/>
                <w:szCs w:val="24"/>
              </w:rPr>
            </w:rPrChange>
          </w:rPr>
          <w:t xml:space="preserve">My immediate thoughts were, if it could better Benbry, I would happily leave on the next flight to Sydney. The </w:t>
        </w:r>
      </w:ins>
      <w:ins w:id="10555" w:author="Britt Collins" w:date="2021-10-06T09:47:00Z">
        <w:r w:rsidR="005B7635" w:rsidRPr="00163DCF">
          <w:rPr>
            <w:szCs w:val="21"/>
            <w:rPrChange w:id="10556" w:author="David" w:date="2022-08-17T16:58:00Z">
              <w:rPr>
                <w:rFonts w:ascii="Times New Roman" w:hAnsi="Times New Roman"/>
                <w:sz w:val="24"/>
                <w:szCs w:val="24"/>
              </w:rPr>
            </w:rPrChange>
          </w:rPr>
          <w:t>lin</w:t>
        </w:r>
      </w:ins>
      <w:ins w:id="10557" w:author="Britt Collins" w:date="2021-09-30T14:58:00Z">
        <w:r w:rsidRPr="00163DCF">
          <w:rPr>
            <w:szCs w:val="21"/>
            <w:rPrChange w:id="10558" w:author="David" w:date="2022-08-17T16:58:00Z">
              <w:rPr>
                <w:rFonts w:ascii="Times New Roman" w:hAnsi="Times New Roman"/>
                <w:sz w:val="24"/>
                <w:szCs w:val="24"/>
              </w:rPr>
            </w:rPrChange>
          </w:rPr>
          <w:t xml:space="preserve">e was moving quickly. I was hungry, with </w:t>
        </w:r>
      </w:ins>
      <w:ins w:id="10559" w:author="Britt Collins" w:date="2021-10-06T09:47:00Z">
        <w:r w:rsidR="005B7635" w:rsidRPr="00163DCF">
          <w:rPr>
            <w:szCs w:val="21"/>
            <w:rPrChange w:id="10560" w:author="David" w:date="2022-08-17T16:58:00Z">
              <w:rPr>
                <w:rFonts w:ascii="Times New Roman" w:hAnsi="Times New Roman"/>
                <w:sz w:val="24"/>
                <w:szCs w:val="24"/>
              </w:rPr>
            </w:rPrChange>
          </w:rPr>
          <w:t xml:space="preserve">lots of </w:t>
        </w:r>
      </w:ins>
      <w:ins w:id="10561" w:author="Britt Collins" w:date="2021-09-30T14:58:00Z">
        <w:r w:rsidRPr="00163DCF">
          <w:rPr>
            <w:szCs w:val="21"/>
            <w:rPrChange w:id="10562" w:author="David" w:date="2022-08-17T16:58:00Z">
              <w:rPr>
                <w:rFonts w:ascii="Times New Roman" w:hAnsi="Times New Roman"/>
                <w:sz w:val="24"/>
                <w:szCs w:val="24"/>
              </w:rPr>
            </w:rPrChange>
          </w:rPr>
          <w:t xml:space="preserve">time </w:t>
        </w:r>
      </w:ins>
      <w:ins w:id="10563" w:author="Britt Collins" w:date="2021-10-06T09:47:00Z">
        <w:r w:rsidR="005B7635" w:rsidRPr="00163DCF">
          <w:rPr>
            <w:szCs w:val="21"/>
            <w:rPrChange w:id="10564" w:author="David" w:date="2022-08-17T16:58:00Z">
              <w:rPr>
                <w:rFonts w:ascii="Times New Roman" w:hAnsi="Times New Roman"/>
                <w:sz w:val="24"/>
                <w:szCs w:val="24"/>
              </w:rPr>
            </w:rPrChange>
          </w:rPr>
          <w:t>to kill</w:t>
        </w:r>
      </w:ins>
      <w:ins w:id="10565" w:author="Britt Collins" w:date="2021-09-30T14:58:00Z">
        <w:r w:rsidRPr="00163DCF">
          <w:rPr>
            <w:szCs w:val="21"/>
            <w:rPrChange w:id="10566" w:author="David" w:date="2022-08-17T16:58:00Z">
              <w:rPr>
                <w:rFonts w:ascii="Times New Roman" w:hAnsi="Times New Roman"/>
                <w:sz w:val="24"/>
                <w:szCs w:val="24"/>
              </w:rPr>
            </w:rPrChange>
          </w:rPr>
          <w:t xml:space="preserve">. I joined the queue. 30 minutes later I entered the small diner. There were </w:t>
        </w:r>
        <w:proofErr w:type="gramStart"/>
        <w:r w:rsidRPr="00163DCF">
          <w:rPr>
            <w:szCs w:val="21"/>
            <w:rPrChange w:id="10567" w:author="David" w:date="2022-08-17T16:58:00Z">
              <w:rPr>
                <w:rFonts w:ascii="Times New Roman" w:hAnsi="Times New Roman"/>
                <w:sz w:val="24"/>
                <w:szCs w:val="24"/>
              </w:rPr>
            </w:rPrChange>
          </w:rPr>
          <w:t>a large number of</w:t>
        </w:r>
        <w:proofErr w:type="gramEnd"/>
        <w:r w:rsidRPr="00163DCF">
          <w:rPr>
            <w:szCs w:val="21"/>
            <w:rPrChange w:id="10568" w:author="David" w:date="2022-08-17T16:58:00Z">
              <w:rPr>
                <w:rFonts w:ascii="Times New Roman" w:hAnsi="Times New Roman"/>
                <w:sz w:val="24"/>
                <w:szCs w:val="24"/>
              </w:rPr>
            </w:rPrChange>
          </w:rPr>
          <w:t xml:space="preserve"> staff members working in behind the counter. It was a production line: Cook, fetch, assemble, package and yell. I looked up at the hand-written menu behind the counter. Their standard offerings included the</w:t>
        </w:r>
      </w:ins>
    </w:p>
    <w:p w14:paraId="31CBD521" w14:textId="6C457581" w:rsidR="001751BF" w:rsidRPr="00163DCF" w:rsidRDefault="005B7635">
      <w:pPr>
        <w:spacing w:after="0" w:line="276" w:lineRule="auto"/>
        <w:ind w:left="0" w:firstLine="0"/>
        <w:rPr>
          <w:ins w:id="10569" w:author="Britt Collins" w:date="2021-10-06T10:16:00Z"/>
          <w:rFonts w:eastAsia="Times New Roman"/>
          <w:color w:val="auto"/>
          <w:szCs w:val="21"/>
          <w:lang w:eastAsia="en-US"/>
          <w:rPrChange w:id="10570" w:author="David" w:date="2022-08-17T16:58:00Z">
            <w:rPr>
              <w:ins w:id="10571" w:author="Britt Collins" w:date="2021-10-06T10:16:00Z"/>
              <w:rFonts w:ascii="Times New Roman" w:eastAsia="Times New Roman" w:hAnsi="Times New Roman" w:cs="Times New Roman"/>
              <w:color w:val="auto"/>
              <w:sz w:val="24"/>
              <w:szCs w:val="24"/>
              <w:lang w:eastAsia="en-US"/>
            </w:rPr>
          </w:rPrChange>
        </w:rPr>
        <w:pPrChange w:id="10572" w:author="David" w:date="2022-08-17T17:01:00Z">
          <w:pPr>
            <w:spacing w:after="0" w:line="240" w:lineRule="auto"/>
            <w:ind w:left="0" w:firstLine="0"/>
          </w:pPr>
        </w:pPrChange>
      </w:pPr>
      <w:ins w:id="10573" w:author="Britt Collins" w:date="2021-10-06T09:48:00Z">
        <w:r w:rsidRPr="00163DCF">
          <w:rPr>
            <w:b/>
            <w:szCs w:val="21"/>
            <w:rPrChange w:id="10574" w:author="David" w:date="2022-08-17T16:58:00Z">
              <w:rPr>
                <w:rFonts w:ascii="Times New Roman" w:hAnsi="Times New Roman"/>
                <w:sz w:val="24"/>
                <w:szCs w:val="24"/>
              </w:rPr>
            </w:rPrChange>
          </w:rPr>
          <w:t xml:space="preserve">AGAIN AVOID LISTING MENUS AND WHAT YOU’VE EATEN </w:t>
        </w:r>
      </w:ins>
      <w:ins w:id="10575" w:author="Britt Collins" w:date="2021-10-06T10:02:00Z">
        <w:r w:rsidR="00776E88" w:rsidRPr="00163DCF">
          <w:rPr>
            <w:b/>
            <w:szCs w:val="21"/>
            <w:rPrChange w:id="10576" w:author="David" w:date="2022-08-17T16:58:00Z">
              <w:rPr>
                <w:rFonts w:ascii="Times New Roman" w:hAnsi="Times New Roman"/>
                <w:b/>
                <w:sz w:val="24"/>
                <w:szCs w:val="24"/>
              </w:rPr>
            </w:rPrChange>
          </w:rPr>
          <w:t xml:space="preserve">IN </w:t>
        </w:r>
      </w:ins>
      <w:ins w:id="10577" w:author="Britt Collins" w:date="2021-10-06T09:50:00Z">
        <w:r w:rsidR="00776E88" w:rsidRPr="00163DCF">
          <w:rPr>
            <w:b/>
            <w:szCs w:val="21"/>
            <w:rPrChange w:id="10578" w:author="David" w:date="2022-08-17T16:58:00Z">
              <w:rPr>
                <w:rFonts w:ascii="Times New Roman" w:hAnsi="Times New Roman"/>
                <w:b/>
                <w:sz w:val="24"/>
                <w:szCs w:val="24"/>
              </w:rPr>
            </w:rPrChange>
          </w:rPr>
          <w:t>GENERIC TERMS</w:t>
        </w:r>
      </w:ins>
      <w:ins w:id="10579" w:author="Britt Collins" w:date="2021-10-06T10:09:00Z">
        <w:r w:rsidR="00C443B7" w:rsidRPr="00163DCF">
          <w:rPr>
            <w:b/>
            <w:szCs w:val="21"/>
            <w:rPrChange w:id="10580" w:author="David" w:date="2022-08-17T16:58:00Z">
              <w:rPr>
                <w:rFonts w:ascii="Times New Roman" w:hAnsi="Times New Roman"/>
                <w:b/>
                <w:sz w:val="24"/>
                <w:szCs w:val="24"/>
              </w:rPr>
            </w:rPrChange>
          </w:rPr>
          <w:t xml:space="preserve"> THAT DON’T READ ANYTHING ABOUT THE MEAL</w:t>
        </w:r>
      </w:ins>
      <w:ins w:id="10581" w:author="Britt Collins" w:date="2021-10-06T09:51:00Z">
        <w:r w:rsidR="00776E88" w:rsidRPr="00163DCF">
          <w:rPr>
            <w:b/>
            <w:szCs w:val="21"/>
            <w:rPrChange w:id="10582" w:author="David" w:date="2022-08-17T16:58:00Z">
              <w:rPr>
                <w:rFonts w:ascii="Times New Roman" w:hAnsi="Times New Roman"/>
                <w:b/>
                <w:sz w:val="24"/>
                <w:szCs w:val="24"/>
              </w:rPr>
            </w:rPrChange>
          </w:rPr>
          <w:t xml:space="preserve">; </w:t>
        </w:r>
      </w:ins>
      <w:ins w:id="10583" w:author="Britt Collins" w:date="2021-10-06T10:14:00Z">
        <w:r w:rsidR="00C443B7" w:rsidRPr="00163DCF">
          <w:rPr>
            <w:b/>
            <w:szCs w:val="21"/>
            <w:rPrChange w:id="10584" w:author="David" w:date="2022-08-17T16:58:00Z">
              <w:rPr>
                <w:rFonts w:ascii="Times New Roman" w:hAnsi="Times New Roman"/>
                <w:b/>
                <w:sz w:val="24"/>
                <w:szCs w:val="24"/>
              </w:rPr>
            </w:rPrChange>
          </w:rPr>
          <w:t>EATING IS A SENSORY</w:t>
        </w:r>
        <w:r w:rsidR="001751BF" w:rsidRPr="00163DCF">
          <w:rPr>
            <w:b/>
            <w:szCs w:val="21"/>
            <w:rPrChange w:id="10585" w:author="David" w:date="2022-08-17T16:58:00Z">
              <w:rPr>
                <w:rFonts w:ascii="Times New Roman" w:hAnsi="Times New Roman"/>
                <w:b/>
                <w:sz w:val="24"/>
                <w:szCs w:val="24"/>
              </w:rPr>
            </w:rPrChange>
          </w:rPr>
          <w:t xml:space="preserve"> EXPERIENCE, SO YOU HAVE TO APPEAL TO THE SENSE</w:t>
        </w:r>
      </w:ins>
      <w:ins w:id="10586" w:author="Britt Collins" w:date="2021-10-06T10:15:00Z">
        <w:r w:rsidR="001751BF" w:rsidRPr="00163DCF">
          <w:rPr>
            <w:b/>
            <w:szCs w:val="21"/>
            <w:rPrChange w:id="10587" w:author="David" w:date="2022-08-17T16:58:00Z">
              <w:rPr>
                <w:rFonts w:ascii="Times New Roman" w:hAnsi="Times New Roman"/>
                <w:b/>
                <w:sz w:val="24"/>
                <w:szCs w:val="24"/>
              </w:rPr>
            </w:rPrChange>
          </w:rPr>
          <w:t xml:space="preserve">S, </w:t>
        </w:r>
      </w:ins>
      <w:ins w:id="10588" w:author="Britt Collins" w:date="2021-10-06T09:51:00Z">
        <w:r w:rsidR="00776E88" w:rsidRPr="00163DCF">
          <w:rPr>
            <w:b/>
            <w:szCs w:val="21"/>
            <w:rPrChange w:id="10589" w:author="David" w:date="2022-08-17T16:58:00Z">
              <w:rPr>
                <w:rFonts w:ascii="Times New Roman" w:hAnsi="Times New Roman"/>
                <w:b/>
                <w:sz w:val="24"/>
                <w:szCs w:val="24"/>
              </w:rPr>
            </w:rPrChange>
          </w:rPr>
          <w:t>US</w:t>
        </w:r>
      </w:ins>
      <w:ins w:id="10590" w:author="Britt Collins" w:date="2021-10-06T10:15:00Z">
        <w:r w:rsidR="001751BF" w:rsidRPr="00163DCF">
          <w:rPr>
            <w:b/>
            <w:szCs w:val="21"/>
            <w:rPrChange w:id="10591" w:author="David" w:date="2022-08-17T16:58:00Z">
              <w:rPr>
                <w:rFonts w:ascii="Times New Roman" w:hAnsi="Times New Roman"/>
                <w:b/>
                <w:sz w:val="24"/>
                <w:szCs w:val="24"/>
              </w:rPr>
            </w:rPrChange>
          </w:rPr>
          <w:t>ING</w:t>
        </w:r>
      </w:ins>
      <w:ins w:id="10592" w:author="Britt Collins" w:date="2021-10-06T09:51:00Z">
        <w:r w:rsidR="00776E88" w:rsidRPr="00163DCF">
          <w:rPr>
            <w:b/>
            <w:szCs w:val="21"/>
            <w:rPrChange w:id="10593" w:author="David" w:date="2022-08-17T16:58:00Z">
              <w:rPr>
                <w:rFonts w:ascii="Times New Roman" w:hAnsi="Times New Roman"/>
                <w:b/>
                <w:sz w:val="24"/>
                <w:szCs w:val="24"/>
              </w:rPr>
            </w:rPrChange>
          </w:rPr>
          <w:t xml:space="preserve"> VIVID, SENSUAL LANGU</w:t>
        </w:r>
      </w:ins>
      <w:ins w:id="10594" w:author="Britt Collins" w:date="2021-10-06T09:52:00Z">
        <w:r w:rsidR="00776E88" w:rsidRPr="00163DCF">
          <w:rPr>
            <w:b/>
            <w:szCs w:val="21"/>
            <w:rPrChange w:id="10595" w:author="David" w:date="2022-08-17T16:58:00Z">
              <w:rPr>
                <w:rFonts w:ascii="Times New Roman" w:hAnsi="Times New Roman"/>
                <w:b/>
                <w:sz w:val="24"/>
                <w:szCs w:val="24"/>
              </w:rPr>
            </w:rPrChange>
          </w:rPr>
          <w:t>AGE (HOW IT LOOKS, SMELLS, FEELS, TASTES</w:t>
        </w:r>
      </w:ins>
      <w:ins w:id="10596" w:author="Britt Collins" w:date="2021-10-06T09:54:00Z">
        <w:r w:rsidR="00776E88" w:rsidRPr="00163DCF">
          <w:rPr>
            <w:b/>
            <w:szCs w:val="21"/>
            <w:rPrChange w:id="10597" w:author="David" w:date="2022-08-17T16:58:00Z">
              <w:rPr>
                <w:rFonts w:ascii="Times New Roman" w:hAnsi="Times New Roman"/>
                <w:b/>
                <w:sz w:val="24"/>
                <w:szCs w:val="24"/>
              </w:rPr>
            </w:rPrChange>
          </w:rPr>
          <w:t>, TEXTURES AND EMOTIONS</w:t>
        </w:r>
      </w:ins>
      <w:ins w:id="10598" w:author="Britt Collins" w:date="2021-10-06T09:52:00Z">
        <w:r w:rsidR="00776E88" w:rsidRPr="00163DCF">
          <w:rPr>
            <w:b/>
            <w:szCs w:val="21"/>
            <w:rPrChange w:id="10599" w:author="David" w:date="2022-08-17T16:58:00Z">
              <w:rPr>
                <w:rFonts w:ascii="Times New Roman" w:hAnsi="Times New Roman"/>
                <w:b/>
                <w:sz w:val="24"/>
                <w:szCs w:val="24"/>
              </w:rPr>
            </w:rPrChange>
          </w:rPr>
          <w:t>)</w:t>
        </w:r>
      </w:ins>
      <w:ins w:id="10600" w:author="Britt Collins" w:date="2021-10-06T10:16:00Z">
        <w:r w:rsidR="001751BF" w:rsidRPr="00163DCF">
          <w:rPr>
            <w:b/>
            <w:szCs w:val="21"/>
            <w:rPrChange w:id="10601" w:author="David" w:date="2022-08-17T16:58:00Z">
              <w:rPr>
                <w:rFonts w:ascii="Times New Roman" w:hAnsi="Times New Roman"/>
                <w:b/>
                <w:sz w:val="24"/>
                <w:szCs w:val="24"/>
              </w:rPr>
            </w:rPrChange>
          </w:rPr>
          <w:t xml:space="preserve"> IE WRITE ABOUT THE </w:t>
        </w:r>
      </w:ins>
      <w:ins w:id="10602" w:author="Britt Collins" w:date="2021-10-06T10:18:00Z">
        <w:r w:rsidR="001751BF" w:rsidRPr="00163DCF">
          <w:rPr>
            <w:b/>
            <w:szCs w:val="21"/>
            <w:rPrChange w:id="10603" w:author="David" w:date="2022-08-17T16:58:00Z">
              <w:rPr>
                <w:rFonts w:ascii="Times New Roman" w:hAnsi="Times New Roman"/>
                <w:b/>
                <w:sz w:val="24"/>
                <w:szCs w:val="24"/>
              </w:rPr>
            </w:rPrChange>
          </w:rPr>
          <w:t xml:space="preserve">SIZZLE OF THE BURGER, THE </w:t>
        </w:r>
      </w:ins>
      <w:ins w:id="10604" w:author="Britt Collins" w:date="2021-10-06T10:16:00Z">
        <w:r w:rsidR="001751BF" w:rsidRPr="00163DCF">
          <w:rPr>
            <w:b/>
            <w:szCs w:val="21"/>
            <w:rPrChange w:id="10605" w:author="David" w:date="2022-08-17T16:58:00Z">
              <w:rPr>
                <w:rFonts w:ascii="Times New Roman" w:hAnsi="Times New Roman"/>
                <w:b/>
                <w:sz w:val="24"/>
                <w:szCs w:val="24"/>
              </w:rPr>
            </w:rPrChange>
          </w:rPr>
          <w:t xml:space="preserve">COLOUR OF THE VINE-RIPE TOMATOS, THE </w:t>
        </w:r>
      </w:ins>
      <w:ins w:id="10606" w:author="Britt Collins" w:date="2021-10-06T10:17:00Z">
        <w:r w:rsidR="001751BF" w:rsidRPr="00163DCF">
          <w:rPr>
            <w:b/>
            <w:szCs w:val="21"/>
            <w:rPrChange w:id="10607" w:author="David" w:date="2022-08-17T16:58:00Z">
              <w:rPr>
                <w:rFonts w:ascii="Times New Roman" w:hAnsi="Times New Roman"/>
                <w:b/>
                <w:sz w:val="24"/>
                <w:szCs w:val="24"/>
              </w:rPr>
            </w:rPrChange>
          </w:rPr>
          <w:t>SANDY TEXTURE OF SHORTBREAD, THE TORCHED-SUGAR SMELL OF CRÈME BRULEE, ETC.</w:t>
        </w:r>
      </w:ins>
      <w:ins w:id="10608" w:author="Britt Collins" w:date="2021-10-06T10:16:00Z">
        <w:r w:rsidR="001751BF" w:rsidRPr="00163DCF">
          <w:rPr>
            <w:b/>
            <w:szCs w:val="21"/>
            <w:rPrChange w:id="10609" w:author="David" w:date="2022-08-17T16:58:00Z">
              <w:rPr>
                <w:rFonts w:ascii="Times New Roman" w:hAnsi="Times New Roman"/>
                <w:b/>
                <w:sz w:val="24"/>
                <w:szCs w:val="24"/>
              </w:rPr>
            </w:rPrChange>
          </w:rPr>
          <w:t xml:space="preserve"> </w:t>
        </w:r>
      </w:ins>
    </w:p>
    <w:p w14:paraId="3D0780E4" w14:textId="59E6E4AF" w:rsidR="006F31F6" w:rsidRPr="00163DCF" w:rsidRDefault="00776E88">
      <w:pPr>
        <w:spacing w:line="276" w:lineRule="auto"/>
        <w:ind w:left="0" w:right="15" w:firstLine="0"/>
        <w:rPr>
          <w:ins w:id="10610" w:author="Britt Collins" w:date="2021-09-30T14:58:00Z"/>
          <w:szCs w:val="21"/>
          <w:rPrChange w:id="10611" w:author="David" w:date="2022-08-17T16:58:00Z">
            <w:rPr>
              <w:ins w:id="10612" w:author="Britt Collins" w:date="2021-09-30T14:58:00Z"/>
              <w:rFonts w:ascii="Times New Roman" w:hAnsi="Times New Roman"/>
              <w:sz w:val="24"/>
              <w:szCs w:val="24"/>
            </w:rPr>
          </w:rPrChange>
        </w:rPr>
        <w:pPrChange w:id="10613" w:author="David" w:date="2022-08-17T17:01:00Z">
          <w:pPr>
            <w:ind w:left="-5" w:right="15"/>
          </w:pPr>
        </w:pPrChange>
      </w:pPr>
      <w:ins w:id="10614" w:author="Britt Collins" w:date="2021-10-06T09:53:00Z">
        <w:r w:rsidRPr="00163DCF">
          <w:rPr>
            <w:b/>
            <w:szCs w:val="21"/>
            <w:rPrChange w:id="10615" w:author="David" w:date="2022-08-17T16:58:00Z">
              <w:rPr>
                <w:rFonts w:ascii="Times New Roman" w:hAnsi="Times New Roman"/>
                <w:b/>
                <w:sz w:val="24"/>
                <w:szCs w:val="24"/>
              </w:rPr>
            </w:rPrChange>
          </w:rPr>
          <w:t>WHEN FOOD WRITING</w:t>
        </w:r>
      </w:ins>
      <w:ins w:id="10616" w:author="Britt Collins" w:date="2021-10-06T09:54:00Z">
        <w:r w:rsidRPr="00163DCF">
          <w:rPr>
            <w:b/>
            <w:szCs w:val="21"/>
            <w:rPrChange w:id="10617" w:author="David" w:date="2022-08-17T16:58:00Z">
              <w:rPr>
                <w:rFonts w:ascii="Times New Roman" w:hAnsi="Times New Roman"/>
                <w:b/>
                <w:sz w:val="24"/>
                <w:szCs w:val="24"/>
              </w:rPr>
            </w:rPrChange>
          </w:rPr>
          <w:t xml:space="preserve"> ISN’T EFFECTIVE, IT’S </w:t>
        </w:r>
      </w:ins>
      <w:ins w:id="10618" w:author="Britt Collins" w:date="2021-10-06T10:15:00Z">
        <w:r w:rsidR="001751BF" w:rsidRPr="00163DCF">
          <w:rPr>
            <w:b/>
            <w:szCs w:val="21"/>
            <w:rPrChange w:id="10619" w:author="David" w:date="2022-08-17T16:58:00Z">
              <w:rPr>
                <w:rFonts w:ascii="Times New Roman" w:hAnsi="Times New Roman"/>
                <w:b/>
                <w:sz w:val="24"/>
                <w:szCs w:val="24"/>
              </w:rPr>
            </w:rPrChange>
          </w:rPr>
          <w:t xml:space="preserve">JUST LISTY, </w:t>
        </w:r>
      </w:ins>
      <w:ins w:id="10620" w:author="Britt Collins" w:date="2021-10-06T09:54:00Z">
        <w:r w:rsidRPr="00163DCF">
          <w:rPr>
            <w:b/>
            <w:szCs w:val="21"/>
            <w:rPrChange w:id="10621" w:author="David" w:date="2022-08-17T16:58:00Z">
              <w:rPr>
                <w:rFonts w:ascii="Times New Roman" w:hAnsi="Times New Roman"/>
                <w:b/>
                <w:sz w:val="24"/>
                <w:szCs w:val="24"/>
              </w:rPr>
            </w:rPrChange>
          </w:rPr>
          <w:t>BLAND AND BORING</w:t>
        </w:r>
      </w:ins>
      <w:ins w:id="10622" w:author="Britt Collins" w:date="2021-10-06T10:07:00Z">
        <w:r w:rsidR="00C443B7" w:rsidRPr="00163DCF">
          <w:rPr>
            <w:b/>
            <w:szCs w:val="21"/>
            <w:rPrChange w:id="10623" w:author="David" w:date="2022-08-17T16:58:00Z">
              <w:rPr>
                <w:rFonts w:ascii="Times New Roman" w:hAnsi="Times New Roman"/>
                <w:b/>
                <w:sz w:val="24"/>
                <w:szCs w:val="24"/>
              </w:rPr>
            </w:rPrChange>
          </w:rPr>
          <w:t>.</w:t>
        </w:r>
      </w:ins>
      <w:ins w:id="10624" w:author="Britt Collins" w:date="2021-10-06T09:53:00Z">
        <w:r w:rsidRPr="00163DCF">
          <w:rPr>
            <w:b/>
            <w:szCs w:val="21"/>
            <w:rPrChange w:id="10625" w:author="David" w:date="2022-08-17T16:58:00Z">
              <w:rPr>
                <w:rFonts w:ascii="Times New Roman" w:hAnsi="Times New Roman"/>
                <w:b/>
                <w:sz w:val="24"/>
                <w:szCs w:val="24"/>
              </w:rPr>
            </w:rPrChange>
          </w:rPr>
          <w:t xml:space="preserve"> </w:t>
        </w:r>
      </w:ins>
      <w:ins w:id="10626" w:author="Britt Collins" w:date="2021-10-06T09:48:00Z">
        <w:r w:rsidRPr="00163DCF">
          <w:rPr>
            <w:szCs w:val="21"/>
            <w:rPrChange w:id="10627" w:author="David" w:date="2022-08-17T16:58:00Z">
              <w:rPr>
                <w:rFonts w:ascii="Times New Roman" w:hAnsi="Times New Roman"/>
                <w:sz w:val="24"/>
                <w:szCs w:val="24"/>
              </w:rPr>
            </w:rPrChange>
          </w:rPr>
          <w:t xml:space="preserve"> </w:t>
        </w:r>
      </w:ins>
      <w:proofErr w:type="spellStart"/>
      <w:ins w:id="10628" w:author="Britt Collins" w:date="2021-09-30T14:58:00Z">
        <w:r w:rsidR="006F31F6" w:rsidRPr="00163DCF">
          <w:rPr>
            <w:szCs w:val="21"/>
            <w:rPrChange w:id="10629" w:author="David" w:date="2022-08-17T16:58:00Z">
              <w:rPr>
                <w:rFonts w:ascii="Times New Roman" w:hAnsi="Times New Roman"/>
                <w:sz w:val="24"/>
                <w:szCs w:val="24"/>
              </w:rPr>
            </w:rPrChange>
          </w:rPr>
          <w:t>Fergburger</w:t>
        </w:r>
      </w:ins>
      <w:proofErr w:type="spellEnd"/>
      <w:ins w:id="10630" w:author="Britt Collins" w:date="2021-10-06T09:47:00Z">
        <w:r w:rsidR="005B7635" w:rsidRPr="00163DCF">
          <w:rPr>
            <w:szCs w:val="21"/>
            <w:rPrChange w:id="10631" w:author="David" w:date="2022-08-17T16:58:00Z">
              <w:rPr>
                <w:rFonts w:ascii="Times New Roman" w:hAnsi="Times New Roman"/>
                <w:sz w:val="24"/>
                <w:szCs w:val="24"/>
              </w:rPr>
            </w:rPrChange>
          </w:rPr>
          <w:t xml:space="preserve"> </w:t>
        </w:r>
      </w:ins>
      <w:ins w:id="10632" w:author="Britt Collins" w:date="2021-09-30T14:58:00Z">
        <w:r w:rsidR="006F31F6" w:rsidRPr="00163DCF">
          <w:rPr>
            <w:szCs w:val="21"/>
            <w:rPrChange w:id="10633" w:author="David" w:date="2022-08-17T16:58:00Z">
              <w:rPr>
                <w:rFonts w:ascii="Times New Roman" w:hAnsi="Times New Roman"/>
                <w:sz w:val="24"/>
                <w:szCs w:val="24"/>
              </w:rPr>
            </w:rPrChange>
          </w:rPr>
          <w:t xml:space="preserve">(beef), </w:t>
        </w:r>
        <w:proofErr w:type="spellStart"/>
        <w:r w:rsidR="006F31F6" w:rsidRPr="00163DCF">
          <w:rPr>
            <w:szCs w:val="21"/>
            <w:rPrChange w:id="10634" w:author="David" w:date="2022-08-17T16:58:00Z">
              <w:rPr>
                <w:rFonts w:ascii="Times New Roman" w:hAnsi="Times New Roman"/>
                <w:sz w:val="24"/>
                <w:szCs w:val="24"/>
              </w:rPr>
            </w:rPrChange>
          </w:rPr>
          <w:t>Cockadoodle</w:t>
        </w:r>
        <w:proofErr w:type="spellEnd"/>
        <w:r w:rsidR="006F31F6" w:rsidRPr="00163DCF">
          <w:rPr>
            <w:szCs w:val="21"/>
            <w:rPrChange w:id="10635" w:author="David" w:date="2022-08-17T16:58:00Z">
              <w:rPr>
                <w:rFonts w:ascii="Times New Roman" w:hAnsi="Times New Roman"/>
                <w:sz w:val="24"/>
                <w:szCs w:val="24"/>
              </w:rPr>
            </w:rPrChange>
          </w:rPr>
          <w:t xml:space="preserve"> Oink (chicken and bacon), Bun Laden (Falafel with salad) and The </w:t>
        </w:r>
        <w:proofErr w:type="spellStart"/>
        <w:r w:rsidR="006F31F6" w:rsidRPr="00163DCF">
          <w:rPr>
            <w:szCs w:val="21"/>
            <w:rPrChange w:id="10636" w:author="David" w:date="2022-08-17T16:58:00Z">
              <w:rPr>
                <w:rFonts w:ascii="Times New Roman" w:hAnsi="Times New Roman"/>
                <w:sz w:val="24"/>
                <w:szCs w:val="24"/>
              </w:rPr>
            </w:rPrChange>
          </w:rPr>
          <w:t>Codfather</w:t>
        </w:r>
        <w:proofErr w:type="spellEnd"/>
        <w:r w:rsidR="006F31F6" w:rsidRPr="00163DCF">
          <w:rPr>
            <w:szCs w:val="21"/>
            <w:rPrChange w:id="10637" w:author="David" w:date="2022-08-17T16:58:00Z">
              <w:rPr>
                <w:rFonts w:ascii="Times New Roman" w:hAnsi="Times New Roman"/>
                <w:sz w:val="24"/>
                <w:szCs w:val="24"/>
              </w:rPr>
            </w:rPrChange>
          </w:rPr>
          <w:t xml:space="preserve"> (blue code). Their most extreme burger was the Big Al. He was </w:t>
        </w:r>
      </w:ins>
      <w:ins w:id="10638" w:author="Britt Collins" w:date="2021-10-06T10:18:00Z">
        <w:r w:rsidR="001751BF" w:rsidRPr="00163DCF">
          <w:rPr>
            <w:szCs w:val="21"/>
            <w:rPrChange w:id="10639" w:author="David" w:date="2022-08-17T16:58:00Z">
              <w:rPr>
                <w:rFonts w:ascii="Times New Roman" w:hAnsi="Times New Roman"/>
                <w:sz w:val="24"/>
                <w:szCs w:val="24"/>
              </w:rPr>
            </w:rPrChange>
          </w:rPr>
          <w:t>three-quarter</w:t>
        </w:r>
      </w:ins>
      <w:ins w:id="10640" w:author="Britt Collins" w:date="2021-09-30T14:58:00Z">
        <w:r w:rsidR="006F31F6" w:rsidRPr="00163DCF">
          <w:rPr>
            <w:szCs w:val="21"/>
            <w:rPrChange w:id="10641" w:author="David" w:date="2022-08-17T16:58:00Z">
              <w:rPr>
                <w:rFonts w:ascii="Times New Roman" w:hAnsi="Times New Roman"/>
                <w:sz w:val="24"/>
                <w:szCs w:val="24"/>
              </w:rPr>
            </w:rPrChange>
          </w:rPr>
          <w:t xml:space="preserve"> pound of beef, lashings of bacon, a whole lot of cheese, </w:t>
        </w:r>
      </w:ins>
      <w:ins w:id="10642" w:author="Britt Collins" w:date="2021-10-06T09:48:00Z">
        <w:r w:rsidR="005B7635" w:rsidRPr="00163DCF">
          <w:rPr>
            <w:szCs w:val="21"/>
            <w:rPrChange w:id="10643" w:author="David" w:date="2022-08-17T16:58:00Z">
              <w:rPr>
                <w:rFonts w:ascii="Times New Roman" w:hAnsi="Times New Roman"/>
                <w:sz w:val="24"/>
                <w:szCs w:val="24"/>
              </w:rPr>
            </w:rPrChange>
          </w:rPr>
          <w:t>two</w:t>
        </w:r>
      </w:ins>
      <w:ins w:id="10644" w:author="Britt Collins" w:date="2021-09-30T14:58:00Z">
        <w:r w:rsidR="006F31F6" w:rsidRPr="00163DCF">
          <w:rPr>
            <w:szCs w:val="21"/>
            <w:rPrChange w:id="10645" w:author="David" w:date="2022-08-17T16:58:00Z">
              <w:rPr>
                <w:rFonts w:ascii="Times New Roman" w:hAnsi="Times New Roman"/>
                <w:sz w:val="24"/>
                <w:szCs w:val="24"/>
              </w:rPr>
            </w:rPrChange>
          </w:rPr>
          <w:t xml:space="preserve"> eggs, loads of salad and a big wad of aioli. Fries were at extra cost. When I received my </w:t>
        </w:r>
        <w:proofErr w:type="spellStart"/>
        <w:r w:rsidR="006F31F6" w:rsidRPr="00163DCF">
          <w:rPr>
            <w:szCs w:val="21"/>
            <w:rPrChange w:id="10646" w:author="David" w:date="2022-08-17T16:58:00Z">
              <w:rPr>
                <w:rFonts w:ascii="Times New Roman" w:hAnsi="Times New Roman"/>
                <w:sz w:val="24"/>
                <w:szCs w:val="24"/>
              </w:rPr>
            </w:rPrChange>
          </w:rPr>
          <w:t>Fergburger</w:t>
        </w:r>
        <w:proofErr w:type="spellEnd"/>
        <w:r w:rsidR="006F31F6" w:rsidRPr="00163DCF">
          <w:rPr>
            <w:szCs w:val="21"/>
            <w:rPrChange w:id="10647" w:author="David" w:date="2022-08-17T16:58:00Z">
              <w:rPr>
                <w:rFonts w:ascii="Times New Roman" w:hAnsi="Times New Roman"/>
                <w:sz w:val="24"/>
                <w:szCs w:val="24"/>
              </w:rPr>
            </w:rPrChange>
          </w:rPr>
          <w:t xml:space="preserve"> I did a double take. I could barely hold their standard size burger, given its enormous size. I strategized a plan of attack. Doing what only a fool would attempt. I opened my mouth as wide as I could and took a bite. This was a </w:t>
        </w:r>
        <w:proofErr w:type="gramStart"/>
        <w:r w:rsidR="006F31F6" w:rsidRPr="00163DCF">
          <w:rPr>
            <w:szCs w:val="21"/>
            <w:rPrChange w:id="10648" w:author="David" w:date="2022-08-17T16:58:00Z">
              <w:rPr>
                <w:rFonts w:ascii="Times New Roman" w:hAnsi="Times New Roman"/>
                <w:sz w:val="24"/>
                <w:szCs w:val="24"/>
              </w:rPr>
            </w:rPrChange>
          </w:rPr>
          <w:t>school boy</w:t>
        </w:r>
        <w:proofErr w:type="gramEnd"/>
        <w:r w:rsidR="006F31F6" w:rsidRPr="00163DCF">
          <w:rPr>
            <w:szCs w:val="21"/>
            <w:rPrChange w:id="10649" w:author="David" w:date="2022-08-17T16:58:00Z">
              <w:rPr>
                <w:rFonts w:ascii="Times New Roman" w:hAnsi="Times New Roman"/>
                <w:sz w:val="24"/>
                <w:szCs w:val="24"/>
              </w:rPr>
            </w:rPrChange>
          </w:rPr>
          <w:t xml:space="preserve"> error. By the time I had finished eating, my jaw muscles ached.</w:t>
        </w:r>
      </w:ins>
    </w:p>
    <w:p w14:paraId="63E87395" w14:textId="0EF83F05" w:rsidR="006F31F6" w:rsidRPr="00163DCF" w:rsidRDefault="006F31F6">
      <w:pPr>
        <w:spacing w:line="276" w:lineRule="auto"/>
        <w:ind w:left="-5" w:right="15" w:firstLine="725"/>
        <w:rPr>
          <w:ins w:id="10650" w:author="Britt Collins" w:date="2021-09-30T14:58:00Z"/>
          <w:szCs w:val="21"/>
          <w:rPrChange w:id="10651" w:author="David" w:date="2022-08-17T16:58:00Z">
            <w:rPr>
              <w:ins w:id="10652" w:author="Britt Collins" w:date="2021-09-30T14:58:00Z"/>
              <w:rFonts w:ascii="Times New Roman" w:hAnsi="Times New Roman"/>
              <w:sz w:val="24"/>
              <w:szCs w:val="24"/>
            </w:rPr>
          </w:rPrChange>
        </w:rPr>
        <w:pPrChange w:id="10653" w:author="David" w:date="2022-08-17T17:01:00Z">
          <w:pPr>
            <w:ind w:left="-5" w:right="15"/>
          </w:pPr>
        </w:pPrChange>
      </w:pPr>
      <w:ins w:id="10654" w:author="Britt Collins" w:date="2021-09-30T14:58:00Z">
        <w:r w:rsidRPr="00163DCF">
          <w:rPr>
            <w:szCs w:val="21"/>
            <w:rPrChange w:id="10655" w:author="David" w:date="2022-08-17T16:58:00Z">
              <w:rPr>
                <w:rFonts w:ascii="Times New Roman" w:hAnsi="Times New Roman"/>
                <w:sz w:val="24"/>
                <w:szCs w:val="24"/>
              </w:rPr>
            </w:rPrChange>
          </w:rPr>
          <w:t>The hectic throb of the Queenstown high street made way for the serenity of Lake Waka</w:t>
        </w:r>
      </w:ins>
      <w:ins w:id="10656" w:author="Britt Collins" w:date="2021-10-06T10:13:00Z">
        <w:r w:rsidR="00C443B7" w:rsidRPr="00163DCF">
          <w:rPr>
            <w:szCs w:val="21"/>
            <w:rPrChange w:id="10657" w:author="David" w:date="2022-08-17T16:58:00Z">
              <w:rPr>
                <w:rFonts w:ascii="Times New Roman" w:hAnsi="Times New Roman"/>
                <w:sz w:val="24"/>
                <w:szCs w:val="24"/>
              </w:rPr>
            </w:rPrChange>
          </w:rPr>
          <w:t>tip</w:t>
        </w:r>
      </w:ins>
      <w:ins w:id="10658" w:author="Britt Collins" w:date="2021-09-30T14:58:00Z">
        <w:r w:rsidRPr="00163DCF">
          <w:rPr>
            <w:szCs w:val="21"/>
            <w:rPrChange w:id="10659" w:author="David" w:date="2022-08-17T16:58:00Z">
              <w:rPr>
                <w:rFonts w:ascii="Times New Roman" w:hAnsi="Times New Roman"/>
                <w:sz w:val="24"/>
                <w:szCs w:val="24"/>
              </w:rPr>
            </w:rPrChange>
          </w:rPr>
          <w:t xml:space="preserve">u. </w:t>
        </w:r>
      </w:ins>
      <w:ins w:id="10660" w:author="Britt Collins" w:date="2021-10-05T17:34:00Z">
        <w:r w:rsidR="004C64A9" w:rsidRPr="00163DCF">
          <w:rPr>
            <w:b/>
            <w:szCs w:val="21"/>
            <w:rPrChange w:id="10661" w:author="David" w:date="2022-08-17T16:58:00Z">
              <w:rPr>
                <w:rFonts w:ascii="Times New Roman" w:hAnsi="Times New Roman"/>
                <w:sz w:val="24"/>
                <w:szCs w:val="24"/>
              </w:rPr>
            </w:rPrChange>
          </w:rPr>
          <w:t>DESCRIBE THE LAKE</w:t>
        </w:r>
      </w:ins>
      <w:ins w:id="10662" w:author="Britt Collins" w:date="2021-10-05T17:36:00Z">
        <w:r w:rsidR="004C64A9" w:rsidRPr="00163DCF">
          <w:rPr>
            <w:b/>
            <w:szCs w:val="21"/>
            <w:rPrChange w:id="10663" w:author="David" w:date="2022-08-17T16:58:00Z">
              <w:rPr>
                <w:rFonts w:ascii="Times New Roman" w:hAnsi="Times New Roman"/>
                <w:b/>
                <w:sz w:val="24"/>
                <w:szCs w:val="24"/>
              </w:rPr>
            </w:rPrChange>
          </w:rPr>
          <w:t xml:space="preserve">, IE, a glacial green </w:t>
        </w:r>
        <w:proofErr w:type="gramStart"/>
        <w:r w:rsidR="004C64A9" w:rsidRPr="00163DCF">
          <w:rPr>
            <w:b/>
            <w:szCs w:val="21"/>
            <w:rPrChange w:id="10664" w:author="David" w:date="2022-08-17T16:58:00Z">
              <w:rPr>
                <w:rFonts w:ascii="Times New Roman" w:hAnsi="Times New Roman"/>
                <w:b/>
                <w:sz w:val="24"/>
                <w:szCs w:val="24"/>
              </w:rPr>
            </w:rPrChange>
          </w:rPr>
          <w:t>marvel</w:t>
        </w:r>
        <w:proofErr w:type="gramEnd"/>
        <w:r w:rsidR="004C64A9" w:rsidRPr="00163DCF">
          <w:rPr>
            <w:b/>
            <w:szCs w:val="21"/>
            <w:rPrChange w:id="10665" w:author="David" w:date="2022-08-17T16:58:00Z">
              <w:rPr>
                <w:rFonts w:ascii="Times New Roman" w:hAnsi="Times New Roman"/>
                <w:b/>
                <w:sz w:val="24"/>
                <w:szCs w:val="24"/>
              </w:rPr>
            </w:rPrChange>
          </w:rPr>
          <w:t xml:space="preserve"> or </w:t>
        </w:r>
      </w:ins>
      <w:ins w:id="10666" w:author="Britt Collins" w:date="2021-10-05T17:37:00Z">
        <w:r w:rsidR="004C64A9" w:rsidRPr="00163DCF">
          <w:rPr>
            <w:b/>
            <w:szCs w:val="21"/>
            <w:rPrChange w:id="10667" w:author="David" w:date="2022-08-17T16:58:00Z">
              <w:rPr>
                <w:rFonts w:ascii="Times New Roman" w:hAnsi="Times New Roman"/>
                <w:b/>
                <w:sz w:val="24"/>
                <w:szCs w:val="24"/>
              </w:rPr>
            </w:rPrChange>
          </w:rPr>
          <w:t xml:space="preserve">glacial-green, otherworldly expanse… etc </w:t>
        </w:r>
        <w:proofErr w:type="spellStart"/>
        <w:r w:rsidR="004C64A9" w:rsidRPr="00163DCF">
          <w:rPr>
            <w:b/>
            <w:szCs w:val="21"/>
            <w:rPrChange w:id="10668" w:author="David" w:date="2022-08-17T16:58:00Z">
              <w:rPr>
                <w:rFonts w:ascii="Times New Roman" w:hAnsi="Times New Roman"/>
                <w:b/>
                <w:sz w:val="24"/>
                <w:szCs w:val="24"/>
              </w:rPr>
            </w:rPrChange>
          </w:rPr>
          <w:t>etc</w:t>
        </w:r>
      </w:ins>
      <w:proofErr w:type="spellEnd"/>
      <w:ins w:id="10669" w:author="Britt Collins" w:date="2021-10-05T17:35:00Z">
        <w:r w:rsidR="004C64A9" w:rsidRPr="00163DCF">
          <w:rPr>
            <w:b/>
            <w:szCs w:val="21"/>
            <w:rPrChange w:id="10670" w:author="David" w:date="2022-08-17T16:58:00Z">
              <w:rPr>
                <w:rFonts w:ascii="Times New Roman" w:hAnsi="Times New Roman"/>
                <w:sz w:val="24"/>
                <w:szCs w:val="24"/>
              </w:rPr>
            </w:rPrChange>
          </w:rPr>
          <w:t>.</w:t>
        </w:r>
        <w:r w:rsidR="004C64A9" w:rsidRPr="00163DCF">
          <w:rPr>
            <w:szCs w:val="21"/>
            <w:rPrChange w:id="10671" w:author="David" w:date="2022-08-17T16:58:00Z">
              <w:rPr>
                <w:rFonts w:ascii="Times New Roman" w:hAnsi="Times New Roman"/>
                <w:sz w:val="24"/>
                <w:szCs w:val="24"/>
              </w:rPr>
            </w:rPrChange>
          </w:rPr>
          <w:t xml:space="preserve"> </w:t>
        </w:r>
      </w:ins>
      <w:ins w:id="10672" w:author="Britt Collins" w:date="2021-09-30T14:58:00Z">
        <w:r w:rsidRPr="00163DCF">
          <w:rPr>
            <w:b/>
            <w:szCs w:val="21"/>
            <w:rPrChange w:id="10673" w:author="David" w:date="2022-08-17T16:58:00Z">
              <w:rPr>
                <w:rFonts w:ascii="Times New Roman" w:hAnsi="Times New Roman"/>
                <w:sz w:val="24"/>
                <w:szCs w:val="24"/>
              </w:rPr>
            </w:rPrChange>
          </w:rPr>
          <w:t xml:space="preserve">Boats </w:t>
        </w:r>
      </w:ins>
      <w:ins w:id="10674" w:author="Britt Collins" w:date="2021-10-06T10:10:00Z">
        <w:r w:rsidR="00C443B7" w:rsidRPr="00163DCF">
          <w:rPr>
            <w:b/>
            <w:szCs w:val="21"/>
            <w:rPrChange w:id="10675" w:author="David" w:date="2022-08-17T16:58:00Z">
              <w:rPr>
                <w:rFonts w:ascii="Times New Roman" w:hAnsi="Times New Roman"/>
                <w:sz w:val="24"/>
                <w:szCs w:val="24"/>
              </w:rPr>
            </w:rPrChange>
          </w:rPr>
          <w:t xml:space="preserve">lined </w:t>
        </w:r>
      </w:ins>
      <w:ins w:id="10676" w:author="Britt Collins" w:date="2021-10-06T10:11:00Z">
        <w:r w:rsidR="00C443B7" w:rsidRPr="00163DCF">
          <w:rPr>
            <w:b/>
            <w:szCs w:val="21"/>
            <w:rPrChange w:id="10677" w:author="David" w:date="2022-08-17T16:58:00Z">
              <w:rPr>
                <w:rFonts w:ascii="Times New Roman" w:hAnsi="Times New Roman"/>
                <w:b/>
                <w:sz w:val="24"/>
                <w:szCs w:val="24"/>
              </w:rPr>
            </w:rPrChange>
          </w:rPr>
          <w:t>the</w:t>
        </w:r>
        <w:r w:rsidR="00C443B7" w:rsidRPr="00163DCF">
          <w:rPr>
            <w:b/>
            <w:szCs w:val="21"/>
            <w:rPrChange w:id="10678" w:author="David" w:date="2022-08-17T16:58:00Z">
              <w:rPr>
                <w:rFonts w:ascii="Times New Roman" w:hAnsi="Times New Roman"/>
                <w:sz w:val="24"/>
                <w:szCs w:val="24"/>
              </w:rPr>
            </w:rPrChange>
          </w:rPr>
          <w:t xml:space="preserve"> shores</w:t>
        </w:r>
      </w:ins>
      <w:ins w:id="10679" w:author="Britt Collins" w:date="2021-09-30T14:58:00Z">
        <w:r w:rsidRPr="00163DCF">
          <w:rPr>
            <w:szCs w:val="21"/>
            <w:rPrChange w:id="10680" w:author="David" w:date="2022-08-17T16:58:00Z">
              <w:rPr>
                <w:rFonts w:ascii="Times New Roman" w:hAnsi="Times New Roman"/>
                <w:sz w:val="24"/>
                <w:szCs w:val="24"/>
              </w:rPr>
            </w:rPrChange>
          </w:rPr>
          <w:t xml:space="preserve">, </w:t>
        </w:r>
        <w:r w:rsidRPr="00163DCF">
          <w:rPr>
            <w:b/>
            <w:szCs w:val="21"/>
            <w:rPrChange w:id="10681" w:author="David" w:date="2022-08-17T16:58:00Z">
              <w:rPr>
                <w:rFonts w:ascii="Times New Roman" w:hAnsi="Times New Roman"/>
                <w:sz w:val="24"/>
                <w:szCs w:val="24"/>
              </w:rPr>
            </w:rPrChange>
          </w:rPr>
          <w:t xml:space="preserve">offering tours of </w:t>
        </w:r>
      </w:ins>
      <w:ins w:id="10682" w:author="Britt Collins" w:date="2021-10-06T10:11:00Z">
        <w:r w:rsidR="00C443B7" w:rsidRPr="00163DCF">
          <w:rPr>
            <w:b/>
            <w:szCs w:val="21"/>
            <w:rPrChange w:id="10683" w:author="David" w:date="2022-08-17T16:58:00Z">
              <w:rPr>
                <w:rFonts w:ascii="Times New Roman" w:hAnsi="Times New Roman"/>
                <w:sz w:val="24"/>
                <w:szCs w:val="24"/>
              </w:rPr>
            </w:rPrChange>
          </w:rPr>
          <w:t>its</w:t>
        </w:r>
      </w:ins>
      <w:ins w:id="10684" w:author="Britt Collins" w:date="2021-09-30T14:58:00Z">
        <w:r w:rsidRPr="00163DCF">
          <w:rPr>
            <w:b/>
            <w:szCs w:val="21"/>
            <w:rPrChange w:id="10685" w:author="David" w:date="2022-08-17T16:58:00Z">
              <w:rPr>
                <w:rFonts w:ascii="Times New Roman" w:hAnsi="Times New Roman"/>
                <w:sz w:val="24"/>
                <w:szCs w:val="24"/>
              </w:rPr>
            </w:rPrChange>
          </w:rPr>
          <w:t xml:space="preserve"> serene, </w:t>
        </w:r>
      </w:ins>
      <w:ins w:id="10686" w:author="Britt Collins" w:date="2021-10-06T10:11:00Z">
        <w:r w:rsidR="00C443B7" w:rsidRPr="00163DCF">
          <w:rPr>
            <w:b/>
            <w:szCs w:val="21"/>
            <w:rPrChange w:id="10687" w:author="David" w:date="2022-08-17T16:58:00Z">
              <w:rPr>
                <w:rFonts w:ascii="Times New Roman" w:hAnsi="Times New Roman"/>
                <w:sz w:val="24"/>
                <w:szCs w:val="24"/>
              </w:rPr>
            </w:rPrChange>
          </w:rPr>
          <w:t>green</w:t>
        </w:r>
      </w:ins>
      <w:ins w:id="10688" w:author="Britt Collins" w:date="2021-09-30T14:58:00Z">
        <w:r w:rsidRPr="00163DCF">
          <w:rPr>
            <w:b/>
            <w:szCs w:val="21"/>
            <w:rPrChange w:id="10689" w:author="David" w:date="2022-08-17T16:58:00Z">
              <w:rPr>
                <w:rFonts w:ascii="Times New Roman" w:hAnsi="Times New Roman"/>
                <w:sz w:val="24"/>
                <w:szCs w:val="24"/>
              </w:rPr>
            </w:rPrChange>
          </w:rPr>
          <w:t xml:space="preserve"> water</w:t>
        </w:r>
      </w:ins>
      <w:ins w:id="10690" w:author="Britt Collins" w:date="2021-10-06T10:12:00Z">
        <w:r w:rsidR="00C443B7" w:rsidRPr="00163DCF">
          <w:rPr>
            <w:b/>
            <w:szCs w:val="21"/>
            <w:rPrChange w:id="10691" w:author="David" w:date="2022-08-17T16:58:00Z">
              <w:rPr>
                <w:rFonts w:ascii="Times New Roman" w:hAnsi="Times New Roman"/>
                <w:sz w:val="24"/>
                <w:szCs w:val="24"/>
              </w:rPr>
            </w:rPrChange>
          </w:rPr>
          <w:t>s</w:t>
        </w:r>
      </w:ins>
      <w:ins w:id="10692" w:author="Britt Collins" w:date="2021-09-30T14:58:00Z">
        <w:r w:rsidRPr="00163DCF">
          <w:rPr>
            <w:szCs w:val="21"/>
            <w:rPrChange w:id="10693" w:author="David" w:date="2022-08-17T16:58:00Z">
              <w:rPr>
                <w:rFonts w:ascii="Times New Roman" w:hAnsi="Times New Roman"/>
                <w:sz w:val="24"/>
                <w:szCs w:val="24"/>
              </w:rPr>
            </w:rPrChange>
          </w:rPr>
          <w:t xml:space="preserve">. I paused for a minute, took a deep </w:t>
        </w:r>
        <w:proofErr w:type="gramStart"/>
        <w:r w:rsidRPr="00163DCF">
          <w:rPr>
            <w:szCs w:val="21"/>
            <w:rPrChange w:id="10694" w:author="David" w:date="2022-08-17T16:58:00Z">
              <w:rPr>
                <w:rFonts w:ascii="Times New Roman" w:hAnsi="Times New Roman"/>
                <w:sz w:val="24"/>
                <w:szCs w:val="24"/>
              </w:rPr>
            </w:rPrChange>
          </w:rPr>
          <w:t>breath</w:t>
        </w:r>
        <w:proofErr w:type="gramEnd"/>
        <w:r w:rsidRPr="00163DCF">
          <w:rPr>
            <w:szCs w:val="21"/>
            <w:rPrChange w:id="10695" w:author="David" w:date="2022-08-17T16:58:00Z">
              <w:rPr>
                <w:rFonts w:ascii="Times New Roman" w:hAnsi="Times New Roman"/>
                <w:sz w:val="24"/>
                <w:szCs w:val="24"/>
              </w:rPr>
            </w:rPrChange>
          </w:rPr>
          <w:t xml:space="preserve"> and freed my mind of thoughts. It is no wonder why New Zealanders frequently use epic</w:t>
        </w:r>
      </w:ins>
      <w:ins w:id="10696" w:author="Britt Collins" w:date="2021-10-06T10:21:00Z">
        <w:r w:rsidR="001751BF" w:rsidRPr="00163DCF">
          <w:rPr>
            <w:szCs w:val="21"/>
            <w:rPrChange w:id="10697" w:author="David" w:date="2022-08-17T16:58:00Z">
              <w:rPr>
                <w:rFonts w:ascii="Times New Roman" w:hAnsi="Times New Roman"/>
                <w:sz w:val="24"/>
                <w:szCs w:val="24"/>
              </w:rPr>
            </w:rPrChange>
          </w:rPr>
          <w:t xml:space="preserve"> to describe the</w:t>
        </w:r>
      </w:ins>
      <w:ins w:id="10698" w:author="Britt Collins" w:date="2021-10-06T10:22:00Z">
        <w:r w:rsidR="001751BF" w:rsidRPr="00163DCF">
          <w:rPr>
            <w:szCs w:val="21"/>
            <w:rPrChange w:id="10699" w:author="David" w:date="2022-08-17T16:58:00Z">
              <w:rPr>
                <w:rFonts w:ascii="Times New Roman" w:hAnsi="Times New Roman"/>
                <w:sz w:val="24"/>
                <w:szCs w:val="24"/>
              </w:rPr>
            </w:rPrChange>
          </w:rPr>
          <w:t xml:space="preserve"> place</w:t>
        </w:r>
      </w:ins>
      <w:ins w:id="10700" w:author="Britt Collins" w:date="2021-09-30T14:58:00Z">
        <w:r w:rsidRPr="00163DCF">
          <w:rPr>
            <w:szCs w:val="21"/>
            <w:rPrChange w:id="10701" w:author="David" w:date="2022-08-17T16:58:00Z">
              <w:rPr>
                <w:rFonts w:ascii="Times New Roman" w:hAnsi="Times New Roman"/>
                <w:sz w:val="24"/>
                <w:szCs w:val="24"/>
              </w:rPr>
            </w:rPrChange>
          </w:rPr>
          <w:t>. They are surrounded by so much natural beauty. I broke my gaze of the mountainous backdrop and focussed my attentions back to the throb of town. It was then I noticed the sculpture of the now extinct Moa bird. If only I could have seen this huge animal alive. I took another deep breath and walked towards the hostel.</w:t>
        </w:r>
      </w:ins>
    </w:p>
    <w:p w14:paraId="5E1F00BC" w14:textId="77777777" w:rsidR="001751BF" w:rsidRPr="00163DCF" w:rsidRDefault="001751BF">
      <w:pPr>
        <w:spacing w:line="276" w:lineRule="auto"/>
        <w:ind w:left="-5" w:right="15" w:firstLine="725"/>
        <w:rPr>
          <w:ins w:id="10702" w:author="Britt Collins" w:date="2021-10-06T10:23:00Z"/>
          <w:szCs w:val="21"/>
          <w:rPrChange w:id="10703" w:author="David" w:date="2022-08-17T16:58:00Z">
            <w:rPr>
              <w:ins w:id="10704" w:author="Britt Collins" w:date="2021-10-06T10:23:00Z"/>
              <w:rFonts w:ascii="Times New Roman" w:hAnsi="Times New Roman"/>
              <w:sz w:val="24"/>
              <w:szCs w:val="24"/>
            </w:rPr>
          </w:rPrChange>
        </w:rPr>
        <w:pPrChange w:id="10705" w:author="David" w:date="2022-08-17T17:01:00Z">
          <w:pPr>
            <w:spacing w:line="480" w:lineRule="auto"/>
            <w:ind w:left="-5" w:right="15" w:firstLine="725"/>
          </w:pPr>
        </w:pPrChange>
      </w:pPr>
      <w:ins w:id="10706" w:author="Britt Collins" w:date="2021-10-06T10:22:00Z">
        <w:r w:rsidRPr="00163DCF">
          <w:rPr>
            <w:szCs w:val="21"/>
            <w:rPrChange w:id="10707" w:author="David" w:date="2022-08-17T16:58:00Z">
              <w:rPr>
                <w:rFonts w:ascii="Times New Roman" w:hAnsi="Times New Roman"/>
                <w:sz w:val="24"/>
                <w:szCs w:val="24"/>
              </w:rPr>
            </w:rPrChange>
          </w:rPr>
          <w:t>L</w:t>
        </w:r>
      </w:ins>
      <w:ins w:id="10708" w:author="Britt Collins" w:date="2021-09-30T14:58:00Z">
        <w:r w:rsidR="006F31F6" w:rsidRPr="00163DCF">
          <w:rPr>
            <w:szCs w:val="21"/>
            <w:rPrChange w:id="10709" w:author="David" w:date="2022-08-17T16:58:00Z">
              <w:rPr>
                <w:rFonts w:ascii="Times New Roman" w:hAnsi="Times New Roman"/>
                <w:sz w:val="24"/>
                <w:szCs w:val="24"/>
              </w:rPr>
            </w:rPrChange>
          </w:rPr>
          <w:t xml:space="preserve">ater that </w:t>
        </w:r>
      </w:ins>
      <w:ins w:id="10710" w:author="Britt Collins" w:date="2021-10-06T10:22:00Z">
        <w:r w:rsidRPr="00163DCF">
          <w:rPr>
            <w:szCs w:val="21"/>
            <w:rPrChange w:id="10711" w:author="David" w:date="2022-08-17T16:58:00Z">
              <w:rPr>
                <w:rFonts w:ascii="Times New Roman" w:hAnsi="Times New Roman"/>
                <w:sz w:val="24"/>
                <w:szCs w:val="24"/>
              </w:rPr>
            </w:rPrChange>
          </w:rPr>
          <w:t xml:space="preserve">afternoon, </w:t>
        </w:r>
      </w:ins>
      <w:ins w:id="10712" w:author="Britt Collins" w:date="2021-10-06T10:23:00Z">
        <w:r w:rsidRPr="00163DCF">
          <w:rPr>
            <w:szCs w:val="21"/>
            <w:rPrChange w:id="10713" w:author="David" w:date="2022-08-17T16:58:00Z">
              <w:rPr>
                <w:rFonts w:ascii="Times New Roman" w:hAnsi="Times New Roman"/>
                <w:sz w:val="24"/>
                <w:szCs w:val="24"/>
              </w:rPr>
            </w:rPrChange>
          </w:rPr>
          <w:t>I got call from</w:t>
        </w:r>
      </w:ins>
      <w:ins w:id="10714" w:author="Britt Collins" w:date="2021-09-30T14:58:00Z">
        <w:r w:rsidR="006F31F6" w:rsidRPr="00163DCF">
          <w:rPr>
            <w:szCs w:val="21"/>
            <w:rPrChange w:id="10715" w:author="David" w:date="2022-08-17T16:58:00Z">
              <w:rPr>
                <w:rFonts w:ascii="Times New Roman" w:hAnsi="Times New Roman"/>
                <w:sz w:val="24"/>
                <w:szCs w:val="24"/>
              </w:rPr>
            </w:rPrChange>
          </w:rPr>
          <w:t xml:space="preserve"> Andy</w:t>
        </w:r>
      </w:ins>
      <w:ins w:id="10716" w:author="Britt Collins" w:date="2021-10-06T10:23:00Z">
        <w:r w:rsidRPr="00163DCF">
          <w:rPr>
            <w:szCs w:val="21"/>
            <w:rPrChange w:id="10717" w:author="David" w:date="2022-08-17T16:58:00Z">
              <w:rPr>
                <w:rFonts w:ascii="Times New Roman" w:hAnsi="Times New Roman"/>
                <w:sz w:val="24"/>
                <w:szCs w:val="24"/>
              </w:rPr>
            </w:rPrChange>
          </w:rPr>
          <w:t xml:space="preserve"> to say h</w:t>
        </w:r>
      </w:ins>
      <w:ins w:id="10718" w:author="Britt Collins" w:date="2021-09-30T14:58:00Z">
        <w:r w:rsidR="006F31F6" w:rsidRPr="00163DCF">
          <w:rPr>
            <w:szCs w:val="21"/>
            <w:rPrChange w:id="10719" w:author="David" w:date="2022-08-17T16:58:00Z">
              <w:rPr>
                <w:rFonts w:ascii="Times New Roman" w:hAnsi="Times New Roman"/>
                <w:sz w:val="24"/>
                <w:szCs w:val="24"/>
              </w:rPr>
            </w:rPrChange>
          </w:rPr>
          <w:t xml:space="preserve">e had just arrived in Queenstown, no dramas. He asked me to meet in some obscure car park on the edge of town. As I </w:t>
        </w:r>
        <w:proofErr w:type="gramStart"/>
        <w:r w:rsidR="006F31F6" w:rsidRPr="00163DCF">
          <w:rPr>
            <w:szCs w:val="21"/>
            <w:rPrChange w:id="10720" w:author="David" w:date="2022-08-17T16:58:00Z">
              <w:rPr>
                <w:rFonts w:ascii="Times New Roman" w:hAnsi="Times New Roman"/>
                <w:sz w:val="24"/>
                <w:szCs w:val="24"/>
              </w:rPr>
            </w:rPrChange>
          </w:rPr>
          <w:t>arrived</w:t>
        </w:r>
        <w:proofErr w:type="gramEnd"/>
        <w:r w:rsidR="006F31F6" w:rsidRPr="00163DCF">
          <w:rPr>
            <w:szCs w:val="21"/>
            <w:rPrChange w:id="10721" w:author="David" w:date="2022-08-17T16:58:00Z">
              <w:rPr>
                <w:rFonts w:ascii="Times New Roman" w:hAnsi="Times New Roman"/>
                <w:sz w:val="24"/>
                <w:szCs w:val="24"/>
              </w:rPr>
            </w:rPrChange>
          </w:rPr>
          <w:t xml:space="preserve"> I fixed my eyes on the hire car. What a terrible vehicle</w:t>
        </w:r>
      </w:ins>
      <w:ins w:id="10722" w:author="Britt Collins" w:date="2021-10-06T10:23:00Z">
        <w:r w:rsidRPr="00163DCF">
          <w:rPr>
            <w:szCs w:val="21"/>
            <w:rPrChange w:id="10723" w:author="David" w:date="2022-08-17T16:58:00Z">
              <w:rPr>
                <w:rFonts w:ascii="Times New Roman" w:hAnsi="Times New Roman"/>
                <w:sz w:val="24"/>
                <w:szCs w:val="24"/>
              </w:rPr>
            </w:rPrChange>
          </w:rPr>
          <w:t>, 90s</w:t>
        </w:r>
      </w:ins>
      <w:ins w:id="10724" w:author="Britt Collins" w:date="2021-09-30T14:58:00Z">
        <w:r w:rsidR="006F31F6" w:rsidRPr="00163DCF">
          <w:rPr>
            <w:szCs w:val="21"/>
            <w:rPrChange w:id="10725" w:author="David" w:date="2022-08-17T16:58:00Z">
              <w:rPr>
                <w:rFonts w:ascii="Times New Roman" w:hAnsi="Times New Roman"/>
                <w:sz w:val="24"/>
                <w:szCs w:val="24"/>
              </w:rPr>
            </w:rPrChange>
          </w:rPr>
          <w:t xml:space="preserve"> Nissan </w:t>
        </w:r>
        <w:proofErr w:type="spellStart"/>
        <w:r w:rsidR="006F31F6" w:rsidRPr="00163DCF">
          <w:rPr>
            <w:szCs w:val="21"/>
            <w:rPrChange w:id="10726" w:author="David" w:date="2022-08-17T16:58:00Z">
              <w:rPr>
                <w:rFonts w:ascii="Times New Roman" w:hAnsi="Times New Roman"/>
                <w:sz w:val="24"/>
                <w:szCs w:val="24"/>
              </w:rPr>
            </w:rPrChange>
          </w:rPr>
          <w:t>Fairlady</w:t>
        </w:r>
        <w:proofErr w:type="spellEnd"/>
        <w:r w:rsidR="006F31F6" w:rsidRPr="00163DCF">
          <w:rPr>
            <w:szCs w:val="21"/>
            <w:rPrChange w:id="10727" w:author="David" w:date="2022-08-17T16:58:00Z">
              <w:rPr>
                <w:rFonts w:ascii="Times New Roman" w:hAnsi="Times New Roman"/>
                <w:sz w:val="24"/>
                <w:szCs w:val="24"/>
              </w:rPr>
            </w:rPrChange>
          </w:rPr>
          <w:t xml:space="preserve">. </w:t>
        </w:r>
      </w:ins>
    </w:p>
    <w:p w14:paraId="67A70347" w14:textId="79074FDE" w:rsidR="006F31F6" w:rsidRPr="00163DCF" w:rsidRDefault="006F31F6">
      <w:pPr>
        <w:spacing w:line="276" w:lineRule="auto"/>
        <w:ind w:left="-5" w:right="15" w:firstLine="725"/>
        <w:rPr>
          <w:ins w:id="10728" w:author="Britt Collins" w:date="2021-09-30T14:58:00Z"/>
          <w:szCs w:val="21"/>
          <w:rPrChange w:id="10729" w:author="David" w:date="2022-08-17T16:58:00Z">
            <w:rPr>
              <w:ins w:id="10730" w:author="Britt Collins" w:date="2021-09-30T14:58:00Z"/>
              <w:rFonts w:ascii="Times New Roman" w:hAnsi="Times New Roman"/>
              <w:sz w:val="24"/>
              <w:szCs w:val="24"/>
            </w:rPr>
          </w:rPrChange>
        </w:rPr>
        <w:pPrChange w:id="10731" w:author="David" w:date="2022-08-17T17:01:00Z">
          <w:pPr>
            <w:ind w:left="-5" w:right="15"/>
          </w:pPr>
        </w:pPrChange>
      </w:pPr>
      <w:ins w:id="10732" w:author="Britt Collins" w:date="2021-09-30T14:58:00Z">
        <w:r w:rsidRPr="00163DCF">
          <w:rPr>
            <w:szCs w:val="21"/>
            <w:rPrChange w:id="10733" w:author="David" w:date="2022-08-17T16:58:00Z">
              <w:rPr>
                <w:rFonts w:ascii="Times New Roman" w:hAnsi="Times New Roman"/>
                <w:sz w:val="24"/>
                <w:szCs w:val="24"/>
              </w:rPr>
            </w:rPrChange>
          </w:rPr>
          <w:t xml:space="preserve">Andy laughed. “Let me present our chariot for the week.” After pointing out </w:t>
        </w:r>
      </w:ins>
      <w:ins w:id="10734" w:author="Britt Collins" w:date="2021-10-06T10:24:00Z">
        <w:r w:rsidR="001751BF" w:rsidRPr="00163DCF">
          <w:rPr>
            <w:szCs w:val="21"/>
            <w:rPrChange w:id="10735" w:author="David" w:date="2022-08-17T16:58:00Z">
              <w:rPr>
                <w:rFonts w:ascii="Times New Roman" w:hAnsi="Times New Roman"/>
                <w:sz w:val="24"/>
                <w:szCs w:val="24"/>
              </w:rPr>
            </w:rPrChange>
          </w:rPr>
          <w:t>all its</w:t>
        </w:r>
      </w:ins>
      <w:ins w:id="10736" w:author="Britt Collins" w:date="2021-09-30T14:58:00Z">
        <w:r w:rsidRPr="00163DCF">
          <w:rPr>
            <w:szCs w:val="21"/>
            <w:rPrChange w:id="10737" w:author="David" w:date="2022-08-17T16:58:00Z">
              <w:rPr>
                <w:rFonts w:ascii="Times New Roman" w:hAnsi="Times New Roman"/>
                <w:sz w:val="24"/>
                <w:szCs w:val="24"/>
              </w:rPr>
            </w:rPrChange>
          </w:rPr>
          <w:t xml:space="preserve"> defects, </w:t>
        </w:r>
      </w:ins>
      <w:ins w:id="10738" w:author="Britt Collins" w:date="2021-10-06T10:24:00Z">
        <w:r w:rsidR="001751BF" w:rsidRPr="00163DCF">
          <w:rPr>
            <w:szCs w:val="21"/>
            <w:rPrChange w:id="10739" w:author="David" w:date="2022-08-17T16:58:00Z">
              <w:rPr>
                <w:rFonts w:ascii="Times New Roman" w:hAnsi="Times New Roman"/>
                <w:sz w:val="24"/>
                <w:szCs w:val="24"/>
              </w:rPr>
            </w:rPrChange>
          </w:rPr>
          <w:t>he said, “</w:t>
        </w:r>
      </w:ins>
      <w:ins w:id="10740" w:author="Britt Collins" w:date="2021-09-30T14:58:00Z">
        <w:r w:rsidRPr="00163DCF">
          <w:rPr>
            <w:szCs w:val="21"/>
            <w:rPrChange w:id="10741" w:author="David" w:date="2022-08-17T16:58:00Z">
              <w:rPr>
                <w:rFonts w:ascii="Times New Roman" w:hAnsi="Times New Roman"/>
                <w:sz w:val="24"/>
                <w:szCs w:val="24"/>
              </w:rPr>
            </w:rPrChange>
          </w:rPr>
          <w:t>But she runs like a dream.</w:t>
        </w:r>
      </w:ins>
      <w:ins w:id="10742" w:author="Britt Collins" w:date="2021-10-06T10:24:00Z">
        <w:r w:rsidR="001751BF" w:rsidRPr="00163DCF">
          <w:rPr>
            <w:szCs w:val="21"/>
            <w:rPrChange w:id="10743" w:author="David" w:date="2022-08-17T16:58:00Z">
              <w:rPr>
                <w:rFonts w:ascii="Times New Roman" w:hAnsi="Times New Roman"/>
                <w:sz w:val="24"/>
                <w:szCs w:val="24"/>
              </w:rPr>
            </w:rPrChange>
          </w:rPr>
          <w:t>”</w:t>
        </w:r>
      </w:ins>
      <w:ins w:id="10744" w:author="Britt Collins" w:date="2021-09-30T14:58:00Z">
        <w:r w:rsidRPr="00163DCF">
          <w:rPr>
            <w:szCs w:val="21"/>
            <w:rPrChange w:id="10745" w:author="David" w:date="2022-08-17T16:58:00Z">
              <w:rPr>
                <w:rFonts w:ascii="Times New Roman" w:hAnsi="Times New Roman"/>
                <w:sz w:val="24"/>
                <w:szCs w:val="24"/>
              </w:rPr>
            </w:rPrChange>
          </w:rPr>
          <w:t xml:space="preserve"> I imagined Andy having to manually propel the car along by foot, </w:t>
        </w:r>
        <w:proofErr w:type="gramStart"/>
        <w:r w:rsidRPr="00163DCF">
          <w:rPr>
            <w:szCs w:val="21"/>
            <w:rPrChange w:id="10746" w:author="David" w:date="2022-08-17T16:58:00Z">
              <w:rPr>
                <w:rFonts w:ascii="Times New Roman" w:hAnsi="Times New Roman"/>
                <w:sz w:val="24"/>
                <w:szCs w:val="24"/>
              </w:rPr>
            </w:rPrChange>
          </w:rPr>
          <w:t>Flintstones</w:t>
        </w:r>
        <w:proofErr w:type="gramEnd"/>
        <w:r w:rsidRPr="00163DCF">
          <w:rPr>
            <w:szCs w:val="21"/>
            <w:rPrChange w:id="10747" w:author="David" w:date="2022-08-17T16:58:00Z">
              <w:rPr>
                <w:rFonts w:ascii="Times New Roman" w:hAnsi="Times New Roman"/>
                <w:sz w:val="24"/>
                <w:szCs w:val="24"/>
              </w:rPr>
            </w:rPrChange>
          </w:rPr>
          <w:t xml:space="preserve"> style, via a huge cut-out in the driver side foot</w:t>
        </w:r>
      </w:ins>
      <w:ins w:id="10748" w:author="Britt Collins" w:date="2021-10-06T10:24:00Z">
        <w:r w:rsidR="001751BF" w:rsidRPr="00163DCF">
          <w:rPr>
            <w:szCs w:val="21"/>
            <w:rPrChange w:id="10749" w:author="David" w:date="2022-08-17T16:58:00Z">
              <w:rPr>
                <w:rFonts w:ascii="Times New Roman" w:hAnsi="Times New Roman"/>
                <w:sz w:val="24"/>
                <w:szCs w:val="24"/>
              </w:rPr>
            </w:rPrChange>
          </w:rPr>
          <w:t xml:space="preserve"> </w:t>
        </w:r>
      </w:ins>
      <w:ins w:id="10750" w:author="Britt Collins" w:date="2021-09-30T14:58:00Z">
        <w:r w:rsidRPr="00163DCF">
          <w:rPr>
            <w:szCs w:val="21"/>
            <w:rPrChange w:id="10751" w:author="David" w:date="2022-08-17T16:58:00Z">
              <w:rPr>
                <w:rFonts w:ascii="Times New Roman" w:hAnsi="Times New Roman"/>
                <w:sz w:val="24"/>
                <w:szCs w:val="24"/>
              </w:rPr>
            </w:rPrChange>
          </w:rPr>
          <w:t xml:space="preserve">well. Andy took photos of the lake then grabbed his snowboarding gear out the boot of the car. </w:t>
        </w:r>
      </w:ins>
    </w:p>
    <w:p w14:paraId="0D35A711" w14:textId="2A4AA855" w:rsidR="006F31F6" w:rsidRPr="00163DCF" w:rsidRDefault="001751BF">
      <w:pPr>
        <w:spacing w:line="276" w:lineRule="auto"/>
        <w:ind w:left="-5" w:right="15" w:firstLine="725"/>
        <w:rPr>
          <w:ins w:id="10752" w:author="Britt Collins" w:date="2021-09-30T14:58:00Z"/>
          <w:szCs w:val="21"/>
          <w:rPrChange w:id="10753" w:author="David" w:date="2022-08-17T16:58:00Z">
            <w:rPr>
              <w:ins w:id="10754" w:author="Britt Collins" w:date="2021-09-30T14:58:00Z"/>
              <w:rFonts w:ascii="Times New Roman" w:hAnsi="Times New Roman"/>
              <w:sz w:val="24"/>
              <w:szCs w:val="24"/>
            </w:rPr>
          </w:rPrChange>
        </w:rPr>
        <w:pPrChange w:id="10755" w:author="David" w:date="2022-08-17T17:01:00Z">
          <w:pPr>
            <w:ind w:left="-5" w:right="15"/>
          </w:pPr>
        </w:pPrChange>
      </w:pPr>
      <w:ins w:id="10756" w:author="Britt Collins" w:date="2021-10-06T10:25:00Z">
        <w:r w:rsidRPr="00163DCF">
          <w:rPr>
            <w:b/>
            <w:szCs w:val="21"/>
            <w:rPrChange w:id="10757" w:author="David" w:date="2022-08-17T16:58:00Z">
              <w:rPr>
                <w:rFonts w:ascii="Times New Roman" w:hAnsi="Times New Roman"/>
                <w:sz w:val="24"/>
                <w:szCs w:val="24"/>
              </w:rPr>
            </w:rPrChange>
          </w:rPr>
          <w:lastRenderedPageBreak/>
          <w:t>On the way into town,</w:t>
        </w:r>
        <w:r w:rsidRPr="00163DCF">
          <w:rPr>
            <w:szCs w:val="21"/>
            <w:rPrChange w:id="10758" w:author="David" w:date="2022-08-17T16:58:00Z">
              <w:rPr>
                <w:rFonts w:ascii="Times New Roman" w:hAnsi="Times New Roman"/>
                <w:sz w:val="24"/>
                <w:szCs w:val="24"/>
              </w:rPr>
            </w:rPrChange>
          </w:rPr>
          <w:t xml:space="preserve"> </w:t>
        </w:r>
      </w:ins>
      <w:ins w:id="10759" w:author="Britt Collins" w:date="2021-09-30T14:58:00Z">
        <w:r w:rsidR="006F31F6" w:rsidRPr="00163DCF">
          <w:rPr>
            <w:szCs w:val="21"/>
            <w:rPrChange w:id="10760" w:author="David" w:date="2022-08-17T16:58:00Z">
              <w:rPr>
                <w:rFonts w:ascii="Times New Roman" w:hAnsi="Times New Roman"/>
                <w:sz w:val="24"/>
                <w:szCs w:val="24"/>
              </w:rPr>
            </w:rPrChange>
          </w:rPr>
          <w:t xml:space="preserve">Andy chat about his journey from Christchurch. </w:t>
        </w:r>
      </w:ins>
      <w:ins w:id="10761" w:author="Britt Collins" w:date="2021-10-06T10:26:00Z">
        <w:r w:rsidRPr="00163DCF">
          <w:rPr>
            <w:szCs w:val="21"/>
            <w:rPrChange w:id="10762" w:author="David" w:date="2022-08-17T16:58:00Z">
              <w:rPr>
                <w:rFonts w:ascii="Times New Roman" w:hAnsi="Times New Roman"/>
                <w:sz w:val="24"/>
                <w:szCs w:val="24"/>
              </w:rPr>
            </w:rPrChange>
          </w:rPr>
          <w:t>He was</w:t>
        </w:r>
      </w:ins>
      <w:ins w:id="10763" w:author="Britt Collins" w:date="2021-09-30T14:58:00Z">
        <w:r w:rsidR="006F31F6" w:rsidRPr="00163DCF">
          <w:rPr>
            <w:szCs w:val="21"/>
            <w:rPrChange w:id="10764" w:author="David" w:date="2022-08-17T16:58:00Z">
              <w:rPr>
                <w:rFonts w:ascii="Times New Roman" w:hAnsi="Times New Roman"/>
                <w:sz w:val="24"/>
                <w:szCs w:val="24"/>
              </w:rPr>
            </w:rPrChange>
          </w:rPr>
          <w:t xml:space="preserve"> an avid photographer, captured many photos of his road trip on an SLR </w:t>
        </w:r>
      </w:ins>
      <w:ins w:id="10765" w:author="Britt Collins" w:date="2021-10-06T10:26:00Z">
        <w:r w:rsidRPr="00163DCF">
          <w:rPr>
            <w:szCs w:val="21"/>
            <w:rPrChange w:id="10766" w:author="David" w:date="2022-08-17T16:58:00Z">
              <w:rPr>
                <w:rFonts w:ascii="Times New Roman" w:hAnsi="Times New Roman"/>
                <w:sz w:val="24"/>
                <w:szCs w:val="24"/>
              </w:rPr>
            </w:rPrChange>
          </w:rPr>
          <w:t>d</w:t>
        </w:r>
      </w:ins>
      <w:ins w:id="10767" w:author="Britt Collins" w:date="2021-09-30T14:58:00Z">
        <w:r w:rsidR="006F31F6" w:rsidRPr="00163DCF">
          <w:rPr>
            <w:szCs w:val="21"/>
            <w:rPrChange w:id="10768" w:author="David" w:date="2022-08-17T16:58:00Z">
              <w:rPr>
                <w:rFonts w:ascii="Times New Roman" w:hAnsi="Times New Roman"/>
                <w:sz w:val="24"/>
                <w:szCs w:val="24"/>
              </w:rPr>
            </w:rPrChange>
          </w:rPr>
          <w:t xml:space="preserve">igital </w:t>
        </w:r>
      </w:ins>
      <w:ins w:id="10769" w:author="Britt Collins" w:date="2021-10-06T10:26:00Z">
        <w:r w:rsidRPr="00163DCF">
          <w:rPr>
            <w:szCs w:val="21"/>
            <w:rPrChange w:id="10770" w:author="David" w:date="2022-08-17T16:58:00Z">
              <w:rPr>
                <w:rFonts w:ascii="Times New Roman" w:hAnsi="Times New Roman"/>
                <w:sz w:val="24"/>
                <w:szCs w:val="24"/>
              </w:rPr>
            </w:rPrChange>
          </w:rPr>
          <w:t>c</w:t>
        </w:r>
      </w:ins>
      <w:ins w:id="10771" w:author="Britt Collins" w:date="2021-09-30T14:58:00Z">
        <w:r w:rsidR="006F31F6" w:rsidRPr="00163DCF">
          <w:rPr>
            <w:szCs w:val="21"/>
            <w:rPrChange w:id="10772" w:author="David" w:date="2022-08-17T16:58:00Z">
              <w:rPr>
                <w:rFonts w:ascii="Times New Roman" w:hAnsi="Times New Roman"/>
                <w:sz w:val="24"/>
                <w:szCs w:val="24"/>
              </w:rPr>
            </w:rPrChange>
          </w:rPr>
          <w:t>amera. He showed me a few of his favourites. There was so much wilderness in the central region of the South Island. I was jealous of what I saw, but I wouldn’t have missed that view of the mountain on approach to Queenstown airport for love nor money. We checked him into Nomads Backpackers and agreed to meet in the hostel lobby before grabbing food.</w:t>
        </w:r>
      </w:ins>
    </w:p>
    <w:p w14:paraId="5E56FCB5" w14:textId="46E7F6AA" w:rsidR="006F31F6" w:rsidRPr="00163DCF" w:rsidRDefault="006F31F6">
      <w:pPr>
        <w:spacing w:line="276" w:lineRule="auto"/>
        <w:ind w:left="-5" w:right="15" w:firstLine="725"/>
        <w:rPr>
          <w:ins w:id="10773" w:author="Britt Collins" w:date="2021-09-30T14:58:00Z"/>
          <w:szCs w:val="21"/>
          <w:rPrChange w:id="10774" w:author="David" w:date="2022-08-17T16:58:00Z">
            <w:rPr>
              <w:ins w:id="10775" w:author="Britt Collins" w:date="2021-09-30T14:58:00Z"/>
              <w:rFonts w:ascii="Times New Roman" w:hAnsi="Times New Roman"/>
              <w:sz w:val="24"/>
              <w:szCs w:val="24"/>
            </w:rPr>
          </w:rPrChange>
        </w:rPr>
        <w:pPrChange w:id="10776" w:author="David" w:date="2022-08-17T17:01:00Z">
          <w:pPr>
            <w:ind w:left="-5" w:right="15"/>
          </w:pPr>
        </w:pPrChange>
      </w:pPr>
      <w:ins w:id="10777" w:author="Britt Collins" w:date="2021-09-30T14:58:00Z">
        <w:r w:rsidRPr="00163DCF">
          <w:rPr>
            <w:szCs w:val="21"/>
            <w:rPrChange w:id="10778" w:author="David" w:date="2022-08-17T16:58:00Z">
              <w:rPr>
                <w:rFonts w:ascii="Times New Roman" w:hAnsi="Times New Roman"/>
                <w:sz w:val="24"/>
                <w:szCs w:val="24"/>
              </w:rPr>
            </w:rPrChange>
          </w:rPr>
          <w:t>As we stood in the hostel lobby Andy had a beaming smile</w:t>
        </w:r>
      </w:ins>
      <w:ins w:id="10779" w:author="Britt Collins" w:date="2021-10-06T10:26:00Z">
        <w:r w:rsidR="001751BF" w:rsidRPr="00163DCF">
          <w:rPr>
            <w:szCs w:val="21"/>
            <w:rPrChange w:id="10780" w:author="David" w:date="2022-08-17T16:58:00Z">
              <w:rPr>
                <w:rFonts w:ascii="Times New Roman" w:hAnsi="Times New Roman"/>
                <w:sz w:val="24"/>
                <w:szCs w:val="24"/>
              </w:rPr>
            </w:rPrChange>
          </w:rPr>
          <w:t>.</w:t>
        </w:r>
      </w:ins>
      <w:ins w:id="10781" w:author="Britt Collins" w:date="2021-09-30T14:58:00Z">
        <w:r w:rsidRPr="00163DCF">
          <w:rPr>
            <w:szCs w:val="21"/>
            <w:rPrChange w:id="10782" w:author="David" w:date="2022-08-17T16:58:00Z">
              <w:rPr>
                <w:rFonts w:ascii="Times New Roman" w:hAnsi="Times New Roman"/>
                <w:sz w:val="24"/>
                <w:szCs w:val="24"/>
              </w:rPr>
            </w:rPrChange>
          </w:rPr>
          <w:t xml:space="preserve"> </w:t>
        </w:r>
      </w:ins>
      <w:ins w:id="10783" w:author="Britt Collins" w:date="2021-10-06T10:26:00Z">
        <w:r w:rsidR="001751BF" w:rsidRPr="00163DCF">
          <w:rPr>
            <w:szCs w:val="21"/>
            <w:rPrChange w:id="10784" w:author="David" w:date="2022-08-17T16:58:00Z">
              <w:rPr>
                <w:rFonts w:ascii="Times New Roman" w:hAnsi="Times New Roman"/>
                <w:sz w:val="24"/>
                <w:szCs w:val="24"/>
              </w:rPr>
            </w:rPrChange>
          </w:rPr>
          <w:t>“</w:t>
        </w:r>
      </w:ins>
      <w:ins w:id="10785" w:author="Britt Collins" w:date="2021-09-30T14:58:00Z">
        <w:r w:rsidRPr="00163DCF">
          <w:rPr>
            <w:szCs w:val="21"/>
            <w:rPrChange w:id="10786" w:author="David" w:date="2022-08-17T16:58:00Z">
              <w:rPr>
                <w:rFonts w:ascii="Times New Roman" w:hAnsi="Times New Roman"/>
                <w:sz w:val="24"/>
                <w:szCs w:val="24"/>
              </w:rPr>
            </w:rPrChange>
          </w:rPr>
          <w:t>I'm happy with my room matey. I've got the lower bunk of the bunk</w:t>
        </w:r>
      </w:ins>
      <w:ins w:id="10787" w:author="Britt Collins" w:date="2021-10-06T10:26:00Z">
        <w:r w:rsidR="001751BF" w:rsidRPr="00163DCF">
          <w:rPr>
            <w:szCs w:val="21"/>
            <w:rPrChange w:id="10788" w:author="David" w:date="2022-08-17T16:58:00Z">
              <w:rPr>
                <w:rFonts w:ascii="Times New Roman" w:hAnsi="Times New Roman"/>
                <w:sz w:val="24"/>
                <w:szCs w:val="24"/>
              </w:rPr>
            </w:rPrChange>
          </w:rPr>
          <w:t xml:space="preserve"> </w:t>
        </w:r>
      </w:ins>
      <w:ins w:id="10789" w:author="Britt Collins" w:date="2021-09-30T14:58:00Z">
        <w:r w:rsidRPr="00163DCF">
          <w:rPr>
            <w:szCs w:val="21"/>
            <w:rPrChange w:id="10790" w:author="David" w:date="2022-08-17T16:58:00Z">
              <w:rPr>
                <w:rFonts w:ascii="Times New Roman" w:hAnsi="Times New Roman"/>
                <w:sz w:val="24"/>
                <w:szCs w:val="24"/>
              </w:rPr>
            </w:rPrChange>
          </w:rPr>
          <w:t xml:space="preserve">bed. I just had a quick chat with my </w:t>
        </w:r>
        <w:proofErr w:type="gramStart"/>
        <w:r w:rsidRPr="00163DCF">
          <w:rPr>
            <w:szCs w:val="21"/>
            <w:rPrChange w:id="10791" w:author="David" w:date="2022-08-17T16:58:00Z">
              <w:rPr>
                <w:rFonts w:ascii="Times New Roman" w:hAnsi="Times New Roman"/>
                <w:sz w:val="24"/>
                <w:szCs w:val="24"/>
              </w:rPr>
            </w:rPrChange>
          </w:rPr>
          <w:t>room-mates</w:t>
        </w:r>
        <w:proofErr w:type="gramEnd"/>
        <w:r w:rsidRPr="00163DCF">
          <w:rPr>
            <w:szCs w:val="21"/>
            <w:rPrChange w:id="10792" w:author="David" w:date="2022-08-17T16:58:00Z">
              <w:rPr>
                <w:rFonts w:ascii="Times New Roman" w:hAnsi="Times New Roman"/>
                <w:sz w:val="24"/>
                <w:szCs w:val="24"/>
              </w:rPr>
            </w:rPrChange>
          </w:rPr>
          <w:t>. The girl in the top bunk is dangerously attractive. She</w:t>
        </w:r>
      </w:ins>
      <w:ins w:id="10793" w:author="Britt Collins" w:date="2021-10-06T10:27:00Z">
        <w:r w:rsidR="001751BF" w:rsidRPr="00163DCF">
          <w:rPr>
            <w:szCs w:val="21"/>
            <w:rPrChange w:id="10794" w:author="David" w:date="2022-08-17T16:58:00Z">
              <w:rPr>
                <w:rFonts w:ascii="Times New Roman" w:hAnsi="Times New Roman"/>
                <w:sz w:val="24"/>
                <w:szCs w:val="24"/>
              </w:rPr>
            </w:rPrChange>
          </w:rPr>
          <w:t>’</w:t>
        </w:r>
      </w:ins>
      <w:ins w:id="10795" w:author="Britt Collins" w:date="2021-09-30T14:58:00Z">
        <w:r w:rsidRPr="00163DCF">
          <w:rPr>
            <w:szCs w:val="21"/>
            <w:rPrChange w:id="10796" w:author="David" w:date="2022-08-17T16:58:00Z">
              <w:rPr>
                <w:rFonts w:ascii="Times New Roman" w:hAnsi="Times New Roman"/>
                <w:sz w:val="24"/>
                <w:szCs w:val="24"/>
              </w:rPr>
            </w:rPrChange>
          </w:rPr>
          <w:t>s blonde, fit as a butcher's dog, down</w:t>
        </w:r>
      </w:ins>
      <w:ins w:id="10797" w:author="Britt Collins" w:date="2021-10-06T10:27:00Z">
        <w:r w:rsidR="001751BF" w:rsidRPr="00163DCF">
          <w:rPr>
            <w:szCs w:val="21"/>
            <w:rPrChange w:id="10798" w:author="David" w:date="2022-08-17T16:58:00Z">
              <w:rPr>
                <w:rFonts w:ascii="Times New Roman" w:hAnsi="Times New Roman"/>
                <w:sz w:val="24"/>
                <w:szCs w:val="24"/>
              </w:rPr>
            </w:rPrChange>
          </w:rPr>
          <w:t>-</w:t>
        </w:r>
      </w:ins>
      <w:ins w:id="10799" w:author="Britt Collins" w:date="2021-09-30T14:58:00Z">
        <w:r w:rsidRPr="00163DCF">
          <w:rPr>
            <w:szCs w:val="21"/>
            <w:rPrChange w:id="10800" w:author="David" w:date="2022-08-17T16:58:00Z">
              <w:rPr>
                <w:rFonts w:ascii="Times New Roman" w:hAnsi="Times New Roman"/>
                <w:sz w:val="24"/>
                <w:szCs w:val="24"/>
              </w:rPr>
            </w:rPrChange>
          </w:rPr>
          <w:t>to</w:t>
        </w:r>
      </w:ins>
      <w:ins w:id="10801" w:author="Britt Collins" w:date="2021-10-06T10:27:00Z">
        <w:r w:rsidR="001751BF" w:rsidRPr="00163DCF">
          <w:rPr>
            <w:szCs w:val="21"/>
            <w:rPrChange w:id="10802" w:author="David" w:date="2022-08-17T16:58:00Z">
              <w:rPr>
                <w:rFonts w:ascii="Times New Roman" w:hAnsi="Times New Roman"/>
                <w:sz w:val="24"/>
                <w:szCs w:val="24"/>
              </w:rPr>
            </w:rPrChange>
          </w:rPr>
          <w:t>-</w:t>
        </w:r>
      </w:ins>
      <w:ins w:id="10803" w:author="Britt Collins" w:date="2021-09-30T14:58:00Z">
        <w:r w:rsidRPr="00163DCF">
          <w:rPr>
            <w:szCs w:val="21"/>
            <w:rPrChange w:id="10804" w:author="David" w:date="2022-08-17T16:58:00Z">
              <w:rPr>
                <w:rFonts w:ascii="Times New Roman" w:hAnsi="Times New Roman"/>
                <w:sz w:val="24"/>
                <w:szCs w:val="24"/>
              </w:rPr>
            </w:rPrChange>
          </w:rPr>
          <w:t>earth and from the UK.</w:t>
        </w:r>
      </w:ins>
      <w:ins w:id="10805" w:author="Britt Collins" w:date="2021-10-06T10:27:00Z">
        <w:r w:rsidR="001751BF" w:rsidRPr="00163DCF">
          <w:rPr>
            <w:szCs w:val="21"/>
            <w:rPrChange w:id="10806" w:author="David" w:date="2022-08-17T16:58:00Z">
              <w:rPr>
                <w:rFonts w:ascii="Times New Roman" w:hAnsi="Times New Roman"/>
                <w:sz w:val="24"/>
                <w:szCs w:val="24"/>
              </w:rPr>
            </w:rPrChange>
          </w:rPr>
          <w:t>”</w:t>
        </w:r>
      </w:ins>
      <w:ins w:id="10807" w:author="Britt Collins" w:date="2021-09-30T14:58:00Z">
        <w:r w:rsidRPr="00163DCF">
          <w:rPr>
            <w:szCs w:val="21"/>
            <w:rPrChange w:id="10808" w:author="David" w:date="2022-08-17T16:58:00Z">
              <w:rPr>
                <w:rFonts w:ascii="Times New Roman" w:hAnsi="Times New Roman"/>
                <w:sz w:val="24"/>
                <w:szCs w:val="24"/>
              </w:rPr>
            </w:rPrChange>
          </w:rPr>
          <w:t xml:space="preserve"> He raised </w:t>
        </w:r>
      </w:ins>
      <w:ins w:id="10809" w:author="Britt Collins" w:date="2021-10-06T10:27:00Z">
        <w:r w:rsidR="001751BF" w:rsidRPr="00163DCF">
          <w:rPr>
            <w:szCs w:val="21"/>
            <w:rPrChange w:id="10810" w:author="David" w:date="2022-08-17T16:58:00Z">
              <w:rPr>
                <w:rFonts w:ascii="Times New Roman" w:hAnsi="Times New Roman"/>
                <w:sz w:val="24"/>
                <w:szCs w:val="24"/>
              </w:rPr>
            </w:rPrChange>
          </w:rPr>
          <w:t xml:space="preserve">his </w:t>
        </w:r>
      </w:ins>
      <w:ins w:id="10811" w:author="Britt Collins" w:date="2021-09-30T14:58:00Z">
        <w:r w:rsidRPr="00163DCF">
          <w:rPr>
            <w:szCs w:val="21"/>
            <w:rPrChange w:id="10812" w:author="David" w:date="2022-08-17T16:58:00Z">
              <w:rPr>
                <w:rFonts w:ascii="Times New Roman" w:hAnsi="Times New Roman"/>
                <w:sz w:val="24"/>
                <w:szCs w:val="24"/>
              </w:rPr>
            </w:rPrChange>
          </w:rPr>
          <w:t xml:space="preserve">eyebrows and started to </w:t>
        </w:r>
      </w:ins>
      <w:ins w:id="10813" w:author="Britt Collins" w:date="2021-10-06T10:27:00Z">
        <w:r w:rsidR="001751BF" w:rsidRPr="00163DCF">
          <w:rPr>
            <w:szCs w:val="21"/>
            <w:rPrChange w:id="10814" w:author="David" w:date="2022-08-17T16:58:00Z">
              <w:rPr>
                <w:rFonts w:ascii="Times New Roman" w:hAnsi="Times New Roman"/>
                <w:sz w:val="24"/>
                <w:szCs w:val="24"/>
              </w:rPr>
            </w:rPrChange>
          </w:rPr>
          <w:t>laugh</w:t>
        </w:r>
      </w:ins>
      <w:ins w:id="10815" w:author="Britt Collins" w:date="2021-09-30T14:58:00Z">
        <w:r w:rsidRPr="00163DCF">
          <w:rPr>
            <w:szCs w:val="21"/>
            <w:rPrChange w:id="10816" w:author="David" w:date="2022-08-17T16:58:00Z">
              <w:rPr>
                <w:rFonts w:ascii="Times New Roman" w:hAnsi="Times New Roman"/>
                <w:sz w:val="24"/>
                <w:szCs w:val="24"/>
              </w:rPr>
            </w:rPrChange>
          </w:rPr>
          <w:t xml:space="preserve">. </w:t>
        </w:r>
      </w:ins>
      <w:ins w:id="10817" w:author="Britt Collins" w:date="2021-10-06T10:27:00Z">
        <w:r w:rsidR="001751BF" w:rsidRPr="00163DCF">
          <w:rPr>
            <w:szCs w:val="21"/>
            <w:rPrChange w:id="10818" w:author="David" w:date="2022-08-17T16:58:00Z">
              <w:rPr>
                <w:rFonts w:ascii="Times New Roman" w:hAnsi="Times New Roman"/>
                <w:sz w:val="24"/>
                <w:szCs w:val="24"/>
              </w:rPr>
            </w:rPrChange>
          </w:rPr>
          <w:t>“</w:t>
        </w:r>
      </w:ins>
      <w:ins w:id="10819" w:author="Britt Collins" w:date="2021-09-30T14:58:00Z">
        <w:r w:rsidRPr="00163DCF">
          <w:rPr>
            <w:szCs w:val="21"/>
            <w:rPrChange w:id="10820" w:author="David" w:date="2022-08-17T16:58:00Z">
              <w:rPr>
                <w:rFonts w:ascii="Times New Roman" w:hAnsi="Times New Roman"/>
                <w:sz w:val="24"/>
                <w:szCs w:val="24"/>
              </w:rPr>
            </w:rPrChange>
          </w:rPr>
          <w:t>Right, what shall we eat?</w:t>
        </w:r>
      </w:ins>
      <w:ins w:id="10821" w:author="Britt Collins" w:date="2021-10-06T10:27:00Z">
        <w:r w:rsidR="001751BF" w:rsidRPr="00163DCF">
          <w:rPr>
            <w:szCs w:val="21"/>
            <w:rPrChange w:id="10822" w:author="David" w:date="2022-08-17T16:58:00Z">
              <w:rPr>
                <w:rFonts w:ascii="Times New Roman" w:hAnsi="Times New Roman"/>
                <w:sz w:val="24"/>
                <w:szCs w:val="24"/>
              </w:rPr>
            </w:rPrChange>
          </w:rPr>
          <w:t>”</w:t>
        </w:r>
      </w:ins>
      <w:ins w:id="10823" w:author="Britt Collins" w:date="2021-09-30T14:58:00Z">
        <w:r w:rsidRPr="00163DCF">
          <w:rPr>
            <w:szCs w:val="21"/>
            <w:rPrChange w:id="10824" w:author="David" w:date="2022-08-17T16:58:00Z">
              <w:rPr>
                <w:rFonts w:ascii="Times New Roman" w:hAnsi="Times New Roman"/>
                <w:sz w:val="24"/>
                <w:szCs w:val="24"/>
              </w:rPr>
            </w:rPrChange>
          </w:rPr>
          <w:t xml:space="preserve"> </w:t>
        </w:r>
      </w:ins>
    </w:p>
    <w:p w14:paraId="492CCACA" w14:textId="77777777" w:rsidR="00742CAD" w:rsidRPr="00163DCF" w:rsidRDefault="006F31F6">
      <w:pPr>
        <w:spacing w:line="276" w:lineRule="auto"/>
        <w:ind w:left="-5" w:right="15" w:firstLine="725"/>
        <w:rPr>
          <w:ins w:id="10825" w:author="Britt Collins" w:date="2021-10-06T10:29:00Z"/>
          <w:szCs w:val="21"/>
          <w:rPrChange w:id="10826" w:author="David" w:date="2022-08-17T16:58:00Z">
            <w:rPr>
              <w:ins w:id="10827" w:author="Britt Collins" w:date="2021-10-06T10:29:00Z"/>
              <w:rFonts w:ascii="Times New Roman" w:hAnsi="Times New Roman"/>
              <w:sz w:val="24"/>
              <w:szCs w:val="24"/>
            </w:rPr>
          </w:rPrChange>
        </w:rPr>
        <w:pPrChange w:id="10828" w:author="David" w:date="2022-08-17T17:01:00Z">
          <w:pPr>
            <w:spacing w:line="480" w:lineRule="auto"/>
            <w:ind w:left="-5" w:right="15" w:firstLine="725"/>
          </w:pPr>
        </w:pPrChange>
      </w:pPr>
      <w:ins w:id="10829" w:author="Britt Collins" w:date="2021-09-30T14:58:00Z">
        <w:r w:rsidRPr="00163DCF">
          <w:rPr>
            <w:szCs w:val="21"/>
            <w:rPrChange w:id="10830" w:author="David" w:date="2022-08-17T16:58:00Z">
              <w:rPr>
                <w:rFonts w:ascii="Times New Roman" w:hAnsi="Times New Roman"/>
                <w:sz w:val="24"/>
                <w:szCs w:val="24"/>
              </w:rPr>
            </w:rPrChange>
          </w:rPr>
          <w:t>W</w:t>
        </w:r>
      </w:ins>
      <w:ins w:id="10831" w:author="Britt Collins" w:date="2021-10-06T10:28:00Z">
        <w:r w:rsidR="001751BF" w:rsidRPr="00163DCF">
          <w:rPr>
            <w:szCs w:val="21"/>
            <w:rPrChange w:id="10832" w:author="David" w:date="2022-08-17T16:58:00Z">
              <w:rPr>
                <w:rFonts w:ascii="Times New Roman" w:hAnsi="Times New Roman"/>
                <w:sz w:val="24"/>
                <w:szCs w:val="24"/>
              </w:rPr>
            </w:rPrChange>
          </w:rPr>
          <w:t>hen w</w:t>
        </w:r>
      </w:ins>
      <w:ins w:id="10833" w:author="Britt Collins" w:date="2021-09-30T14:58:00Z">
        <w:r w:rsidRPr="00163DCF">
          <w:rPr>
            <w:szCs w:val="21"/>
            <w:rPrChange w:id="10834" w:author="David" w:date="2022-08-17T16:58:00Z">
              <w:rPr>
                <w:rFonts w:ascii="Times New Roman" w:hAnsi="Times New Roman"/>
                <w:sz w:val="24"/>
                <w:szCs w:val="24"/>
              </w:rPr>
            </w:rPrChange>
          </w:rPr>
          <w:t xml:space="preserve">e </w:t>
        </w:r>
      </w:ins>
      <w:ins w:id="10835" w:author="Britt Collins" w:date="2021-10-06T10:28:00Z">
        <w:r w:rsidR="001751BF" w:rsidRPr="00163DCF">
          <w:rPr>
            <w:szCs w:val="21"/>
            <w:rPrChange w:id="10836" w:author="David" w:date="2022-08-17T16:58:00Z">
              <w:rPr>
                <w:rFonts w:ascii="Times New Roman" w:hAnsi="Times New Roman"/>
                <w:sz w:val="24"/>
                <w:szCs w:val="24"/>
              </w:rPr>
            </w:rPrChange>
          </w:rPr>
          <w:t>walked into</w:t>
        </w:r>
      </w:ins>
      <w:ins w:id="10837" w:author="Britt Collins" w:date="2021-09-30T14:58:00Z">
        <w:r w:rsidRPr="00163DCF">
          <w:rPr>
            <w:szCs w:val="21"/>
            <w:rPrChange w:id="10838" w:author="David" w:date="2022-08-17T16:58:00Z">
              <w:rPr>
                <w:rFonts w:ascii="Times New Roman" w:hAnsi="Times New Roman"/>
                <w:sz w:val="24"/>
                <w:szCs w:val="24"/>
              </w:rPr>
            </w:rPrChange>
          </w:rPr>
          <w:t xml:space="preserve"> </w:t>
        </w:r>
        <w:proofErr w:type="spellStart"/>
        <w:r w:rsidRPr="00163DCF">
          <w:rPr>
            <w:szCs w:val="21"/>
            <w:rPrChange w:id="10839" w:author="David" w:date="2022-08-17T16:58:00Z">
              <w:rPr>
                <w:rFonts w:ascii="Times New Roman" w:hAnsi="Times New Roman"/>
                <w:sz w:val="24"/>
                <w:szCs w:val="24"/>
              </w:rPr>
            </w:rPrChange>
          </w:rPr>
          <w:t>Ferg</w:t>
        </w:r>
        <w:proofErr w:type="spellEnd"/>
        <w:r w:rsidRPr="00163DCF">
          <w:rPr>
            <w:szCs w:val="21"/>
            <w:rPrChange w:id="10840" w:author="David" w:date="2022-08-17T16:58:00Z">
              <w:rPr>
                <w:rFonts w:ascii="Times New Roman" w:hAnsi="Times New Roman"/>
                <w:sz w:val="24"/>
                <w:szCs w:val="24"/>
              </w:rPr>
            </w:rPrChange>
          </w:rPr>
          <w:t xml:space="preserve"> Burger after another </w:t>
        </w:r>
      </w:ins>
      <w:ins w:id="10841" w:author="Britt Collins" w:date="2021-10-06T10:28:00Z">
        <w:r w:rsidR="001751BF" w:rsidRPr="00163DCF">
          <w:rPr>
            <w:szCs w:val="21"/>
            <w:rPrChange w:id="10842" w:author="David" w:date="2022-08-17T16:58:00Z">
              <w:rPr>
                <w:rFonts w:ascii="Times New Roman" w:hAnsi="Times New Roman"/>
                <w:sz w:val="24"/>
                <w:szCs w:val="24"/>
              </w:rPr>
            </w:rPrChange>
          </w:rPr>
          <w:t>a long</w:t>
        </w:r>
      </w:ins>
      <w:ins w:id="10843" w:author="Britt Collins" w:date="2021-09-30T14:58:00Z">
        <w:r w:rsidRPr="00163DCF">
          <w:rPr>
            <w:szCs w:val="21"/>
            <w:rPrChange w:id="10844" w:author="David" w:date="2022-08-17T16:58:00Z">
              <w:rPr>
                <w:rFonts w:ascii="Times New Roman" w:hAnsi="Times New Roman"/>
                <w:sz w:val="24"/>
                <w:szCs w:val="24"/>
              </w:rPr>
            </w:rPrChange>
          </w:rPr>
          <w:t xml:space="preserve"> wait</w:t>
        </w:r>
      </w:ins>
      <w:ins w:id="10845" w:author="Britt Collins" w:date="2021-10-06T10:28:00Z">
        <w:r w:rsidR="001751BF" w:rsidRPr="00163DCF">
          <w:rPr>
            <w:szCs w:val="21"/>
            <w:rPrChange w:id="10846" w:author="David" w:date="2022-08-17T16:58:00Z">
              <w:rPr>
                <w:rFonts w:ascii="Times New Roman" w:hAnsi="Times New Roman"/>
                <w:sz w:val="24"/>
                <w:szCs w:val="24"/>
              </w:rPr>
            </w:rPrChange>
          </w:rPr>
          <w:t>,</w:t>
        </w:r>
      </w:ins>
      <w:ins w:id="10847" w:author="Britt Collins" w:date="2021-09-30T14:58:00Z">
        <w:r w:rsidRPr="00163DCF">
          <w:rPr>
            <w:szCs w:val="21"/>
            <w:rPrChange w:id="10848" w:author="David" w:date="2022-08-17T16:58:00Z">
              <w:rPr>
                <w:rFonts w:ascii="Times New Roman" w:hAnsi="Times New Roman"/>
                <w:sz w:val="24"/>
                <w:szCs w:val="24"/>
              </w:rPr>
            </w:rPrChange>
          </w:rPr>
          <w:t xml:space="preserve"> Andy’s eyes went from viewing the menu to the blonde-haired lady in the queue. Two beautifully crafted, </w:t>
        </w:r>
      </w:ins>
      <w:ins w:id="10849" w:author="Britt Collins" w:date="2021-10-06T10:28:00Z">
        <w:r w:rsidR="00742CAD" w:rsidRPr="00163DCF">
          <w:rPr>
            <w:szCs w:val="21"/>
            <w:rPrChange w:id="10850" w:author="David" w:date="2022-08-17T16:58:00Z">
              <w:rPr>
                <w:rFonts w:ascii="Times New Roman" w:hAnsi="Times New Roman"/>
                <w:sz w:val="24"/>
                <w:szCs w:val="24"/>
              </w:rPr>
            </w:rPrChange>
          </w:rPr>
          <w:t>fl</w:t>
        </w:r>
      </w:ins>
      <w:ins w:id="10851" w:author="Britt Collins" w:date="2021-10-06T10:29:00Z">
        <w:r w:rsidR="00742CAD" w:rsidRPr="00163DCF">
          <w:rPr>
            <w:szCs w:val="21"/>
            <w:rPrChange w:id="10852" w:author="David" w:date="2022-08-17T16:58:00Z">
              <w:rPr>
                <w:rFonts w:ascii="Times New Roman" w:hAnsi="Times New Roman"/>
                <w:sz w:val="24"/>
                <w:szCs w:val="24"/>
              </w:rPr>
            </w:rPrChange>
          </w:rPr>
          <w:t>ower</w:t>
        </w:r>
      </w:ins>
      <w:ins w:id="10853" w:author="Britt Collins" w:date="2021-09-30T14:58:00Z">
        <w:r w:rsidRPr="00163DCF">
          <w:rPr>
            <w:szCs w:val="21"/>
            <w:rPrChange w:id="10854" w:author="David" w:date="2022-08-17T16:58:00Z">
              <w:rPr>
                <w:rFonts w:ascii="Times New Roman" w:hAnsi="Times New Roman"/>
                <w:sz w:val="24"/>
                <w:szCs w:val="24"/>
              </w:rPr>
            </w:rPrChange>
          </w:rPr>
          <w:t xml:space="preserve"> tattoos were exposed on her shoulders. </w:t>
        </w:r>
      </w:ins>
      <w:ins w:id="10855" w:author="Britt Collins" w:date="2021-10-06T10:29:00Z">
        <w:r w:rsidR="00742CAD" w:rsidRPr="00163DCF">
          <w:rPr>
            <w:szCs w:val="21"/>
            <w:rPrChange w:id="10856" w:author="David" w:date="2022-08-17T16:58:00Z">
              <w:rPr>
                <w:rFonts w:ascii="Times New Roman" w:hAnsi="Times New Roman"/>
                <w:sz w:val="24"/>
                <w:szCs w:val="24"/>
              </w:rPr>
            </w:rPrChange>
          </w:rPr>
          <w:t>“</w:t>
        </w:r>
      </w:ins>
      <w:ins w:id="10857" w:author="Britt Collins" w:date="2021-09-30T14:58:00Z">
        <w:r w:rsidRPr="00163DCF">
          <w:rPr>
            <w:szCs w:val="21"/>
            <w:rPrChange w:id="10858" w:author="David" w:date="2022-08-17T16:58:00Z">
              <w:rPr>
                <w:rFonts w:ascii="Times New Roman" w:hAnsi="Times New Roman"/>
                <w:sz w:val="24"/>
                <w:szCs w:val="24"/>
              </w:rPr>
            </w:rPrChange>
          </w:rPr>
          <w:t>Those are a lovely pair of tats,</w:t>
        </w:r>
      </w:ins>
      <w:ins w:id="10859" w:author="Britt Collins" w:date="2021-10-06T10:29:00Z">
        <w:r w:rsidR="00742CAD" w:rsidRPr="00163DCF">
          <w:rPr>
            <w:szCs w:val="21"/>
            <w:rPrChange w:id="10860" w:author="David" w:date="2022-08-17T16:58:00Z">
              <w:rPr>
                <w:rFonts w:ascii="Times New Roman" w:hAnsi="Times New Roman"/>
                <w:sz w:val="24"/>
                <w:szCs w:val="24"/>
              </w:rPr>
            </w:rPrChange>
          </w:rPr>
          <w:t>”</w:t>
        </w:r>
      </w:ins>
      <w:ins w:id="10861" w:author="Britt Collins" w:date="2021-09-30T14:58:00Z">
        <w:r w:rsidRPr="00163DCF">
          <w:rPr>
            <w:szCs w:val="21"/>
            <w:rPrChange w:id="10862" w:author="David" w:date="2022-08-17T16:58:00Z">
              <w:rPr>
                <w:rFonts w:ascii="Times New Roman" w:hAnsi="Times New Roman"/>
                <w:sz w:val="24"/>
                <w:szCs w:val="24"/>
              </w:rPr>
            </w:rPrChange>
          </w:rPr>
          <w:t xml:space="preserve"> he said in a loud southern English tone. </w:t>
        </w:r>
      </w:ins>
    </w:p>
    <w:p w14:paraId="10FFED04" w14:textId="77777777" w:rsidR="00742CAD" w:rsidRPr="00163DCF" w:rsidRDefault="006F31F6">
      <w:pPr>
        <w:spacing w:line="276" w:lineRule="auto"/>
        <w:ind w:left="-5" w:right="15" w:firstLine="725"/>
        <w:rPr>
          <w:ins w:id="10863" w:author="Britt Collins" w:date="2021-10-06T10:30:00Z"/>
          <w:szCs w:val="21"/>
          <w:rPrChange w:id="10864" w:author="David" w:date="2022-08-17T16:58:00Z">
            <w:rPr>
              <w:ins w:id="10865" w:author="Britt Collins" w:date="2021-10-06T10:30:00Z"/>
              <w:rFonts w:ascii="Times New Roman" w:hAnsi="Times New Roman"/>
              <w:sz w:val="24"/>
              <w:szCs w:val="24"/>
            </w:rPr>
          </w:rPrChange>
        </w:rPr>
        <w:pPrChange w:id="10866" w:author="David" w:date="2022-08-17T17:01:00Z">
          <w:pPr>
            <w:spacing w:line="480" w:lineRule="auto"/>
            <w:ind w:left="-5" w:right="15" w:firstLine="725"/>
          </w:pPr>
        </w:pPrChange>
      </w:pPr>
      <w:ins w:id="10867" w:author="Britt Collins" w:date="2021-09-30T14:58:00Z">
        <w:r w:rsidRPr="00163DCF">
          <w:rPr>
            <w:szCs w:val="21"/>
            <w:rPrChange w:id="10868" w:author="David" w:date="2022-08-17T16:58:00Z">
              <w:rPr>
                <w:rFonts w:ascii="Times New Roman" w:hAnsi="Times New Roman"/>
                <w:sz w:val="24"/>
                <w:szCs w:val="24"/>
              </w:rPr>
            </w:rPrChange>
          </w:rPr>
          <w:t xml:space="preserve">The </w:t>
        </w:r>
      </w:ins>
      <w:ins w:id="10869" w:author="Britt Collins" w:date="2021-10-06T10:29:00Z">
        <w:r w:rsidR="00742CAD" w:rsidRPr="00163DCF">
          <w:rPr>
            <w:szCs w:val="21"/>
            <w:rPrChange w:id="10870" w:author="David" w:date="2022-08-17T16:58:00Z">
              <w:rPr>
                <w:rFonts w:ascii="Times New Roman" w:hAnsi="Times New Roman"/>
                <w:sz w:val="24"/>
                <w:szCs w:val="24"/>
              </w:rPr>
            </w:rPrChange>
          </w:rPr>
          <w:t>woman</w:t>
        </w:r>
      </w:ins>
      <w:ins w:id="10871" w:author="Britt Collins" w:date="2021-09-30T14:58:00Z">
        <w:r w:rsidRPr="00163DCF">
          <w:rPr>
            <w:szCs w:val="21"/>
            <w:rPrChange w:id="10872" w:author="David" w:date="2022-08-17T16:58:00Z">
              <w:rPr>
                <w:rFonts w:ascii="Times New Roman" w:hAnsi="Times New Roman"/>
                <w:sz w:val="24"/>
                <w:szCs w:val="24"/>
              </w:rPr>
            </w:rPrChange>
          </w:rPr>
          <w:t xml:space="preserve"> immediately turned around and gave me and Andy the dirtiest of looks. She grabbed her burger and stormed out. We were left bemused. I took a few moments to think about what Andy said</w:t>
        </w:r>
      </w:ins>
      <w:ins w:id="10873" w:author="Britt Collins" w:date="2021-10-06T10:30:00Z">
        <w:r w:rsidR="00742CAD" w:rsidRPr="00163DCF">
          <w:rPr>
            <w:szCs w:val="21"/>
            <w:rPrChange w:id="10874" w:author="David" w:date="2022-08-17T16:58:00Z">
              <w:rPr>
                <w:rFonts w:ascii="Times New Roman" w:hAnsi="Times New Roman"/>
                <w:sz w:val="24"/>
                <w:szCs w:val="24"/>
              </w:rPr>
            </w:rPrChange>
          </w:rPr>
          <w:t>,</w:t>
        </w:r>
      </w:ins>
      <w:ins w:id="10875" w:author="Britt Collins" w:date="2021-09-30T14:58:00Z">
        <w:r w:rsidRPr="00163DCF">
          <w:rPr>
            <w:szCs w:val="21"/>
            <w:rPrChange w:id="10876" w:author="David" w:date="2022-08-17T16:58:00Z">
              <w:rPr>
                <w:rFonts w:ascii="Times New Roman" w:hAnsi="Times New Roman"/>
                <w:sz w:val="24"/>
                <w:szCs w:val="24"/>
              </w:rPr>
            </w:rPrChange>
          </w:rPr>
          <w:t xml:space="preserve"> </w:t>
        </w:r>
      </w:ins>
      <w:ins w:id="10877" w:author="Britt Collins" w:date="2021-10-06T10:30:00Z">
        <w:r w:rsidR="00742CAD" w:rsidRPr="00163DCF">
          <w:rPr>
            <w:szCs w:val="21"/>
            <w:rPrChange w:id="10878" w:author="David" w:date="2022-08-17T16:58:00Z">
              <w:rPr>
                <w:rFonts w:ascii="Times New Roman" w:hAnsi="Times New Roman"/>
                <w:sz w:val="24"/>
                <w:szCs w:val="24"/>
              </w:rPr>
            </w:rPrChange>
          </w:rPr>
          <w:t>wondering h</w:t>
        </w:r>
      </w:ins>
      <w:ins w:id="10879" w:author="Britt Collins" w:date="2021-09-30T14:58:00Z">
        <w:r w:rsidRPr="00163DCF">
          <w:rPr>
            <w:szCs w:val="21"/>
            <w:rPrChange w:id="10880" w:author="David" w:date="2022-08-17T16:58:00Z">
              <w:rPr>
                <w:rFonts w:ascii="Times New Roman" w:hAnsi="Times New Roman"/>
                <w:sz w:val="24"/>
                <w:szCs w:val="24"/>
              </w:rPr>
            </w:rPrChange>
          </w:rPr>
          <w:t xml:space="preserve">ow </w:t>
        </w:r>
        <w:proofErr w:type="gramStart"/>
        <w:r w:rsidRPr="00163DCF">
          <w:rPr>
            <w:szCs w:val="21"/>
            <w:rPrChange w:id="10881" w:author="David" w:date="2022-08-17T16:58:00Z">
              <w:rPr>
                <w:rFonts w:ascii="Times New Roman" w:hAnsi="Times New Roman"/>
                <w:sz w:val="24"/>
                <w:szCs w:val="24"/>
              </w:rPr>
            </w:rPrChange>
          </w:rPr>
          <w:t>could it</w:t>
        </w:r>
        <w:proofErr w:type="gramEnd"/>
        <w:r w:rsidRPr="00163DCF">
          <w:rPr>
            <w:szCs w:val="21"/>
            <w:rPrChange w:id="10882" w:author="David" w:date="2022-08-17T16:58:00Z">
              <w:rPr>
                <w:rFonts w:ascii="Times New Roman" w:hAnsi="Times New Roman"/>
                <w:sz w:val="24"/>
                <w:szCs w:val="24"/>
              </w:rPr>
            </w:rPrChange>
          </w:rPr>
          <w:t xml:space="preserve"> be misinterpreted</w:t>
        </w:r>
      </w:ins>
      <w:ins w:id="10883" w:author="Britt Collins" w:date="2021-10-06T10:30:00Z">
        <w:r w:rsidR="00742CAD" w:rsidRPr="00163DCF">
          <w:rPr>
            <w:szCs w:val="21"/>
            <w:rPrChange w:id="10884" w:author="David" w:date="2022-08-17T16:58:00Z">
              <w:rPr>
                <w:rFonts w:ascii="Times New Roman" w:hAnsi="Times New Roman"/>
                <w:sz w:val="24"/>
                <w:szCs w:val="24"/>
              </w:rPr>
            </w:rPrChange>
          </w:rPr>
          <w:t>.</w:t>
        </w:r>
      </w:ins>
      <w:ins w:id="10885" w:author="Britt Collins" w:date="2021-09-30T14:58:00Z">
        <w:r w:rsidRPr="00163DCF">
          <w:rPr>
            <w:szCs w:val="21"/>
            <w:rPrChange w:id="10886" w:author="David" w:date="2022-08-17T16:58:00Z">
              <w:rPr>
                <w:rFonts w:ascii="Times New Roman" w:hAnsi="Times New Roman"/>
                <w:sz w:val="24"/>
                <w:szCs w:val="24"/>
              </w:rPr>
            </w:rPrChange>
          </w:rPr>
          <w:t xml:space="preserve"> </w:t>
        </w:r>
      </w:ins>
    </w:p>
    <w:p w14:paraId="06DB05C4" w14:textId="77777777" w:rsidR="00742CAD" w:rsidRPr="00163DCF" w:rsidRDefault="00742CAD">
      <w:pPr>
        <w:spacing w:line="276" w:lineRule="auto"/>
        <w:ind w:left="-5" w:right="15" w:firstLine="725"/>
        <w:rPr>
          <w:ins w:id="10887" w:author="Britt Collins" w:date="2021-10-06T10:30:00Z"/>
          <w:szCs w:val="21"/>
          <w:rPrChange w:id="10888" w:author="David" w:date="2022-08-17T16:58:00Z">
            <w:rPr>
              <w:ins w:id="10889" w:author="Britt Collins" w:date="2021-10-06T10:30:00Z"/>
              <w:rFonts w:ascii="Times New Roman" w:hAnsi="Times New Roman"/>
              <w:sz w:val="24"/>
              <w:szCs w:val="24"/>
            </w:rPr>
          </w:rPrChange>
        </w:rPr>
        <w:pPrChange w:id="10890" w:author="David" w:date="2022-08-17T17:01:00Z">
          <w:pPr>
            <w:spacing w:line="480" w:lineRule="auto"/>
            <w:ind w:left="-5" w:right="15" w:firstLine="725"/>
          </w:pPr>
        </w:pPrChange>
      </w:pPr>
      <w:ins w:id="10891" w:author="Britt Collins" w:date="2021-10-06T10:30:00Z">
        <w:r w:rsidRPr="00163DCF">
          <w:rPr>
            <w:szCs w:val="21"/>
            <w:rPrChange w:id="10892" w:author="David" w:date="2022-08-17T16:58:00Z">
              <w:rPr>
                <w:rFonts w:ascii="Times New Roman" w:hAnsi="Times New Roman"/>
                <w:sz w:val="24"/>
                <w:szCs w:val="24"/>
              </w:rPr>
            </w:rPrChange>
          </w:rPr>
          <w:t>“</w:t>
        </w:r>
      </w:ins>
      <w:ins w:id="10893" w:author="Britt Collins" w:date="2021-09-30T14:58:00Z">
        <w:r w:rsidR="006F31F6" w:rsidRPr="00163DCF">
          <w:rPr>
            <w:szCs w:val="21"/>
            <w:rPrChange w:id="10894" w:author="David" w:date="2022-08-17T16:58:00Z">
              <w:rPr>
                <w:rFonts w:ascii="Times New Roman" w:hAnsi="Times New Roman"/>
                <w:sz w:val="24"/>
                <w:szCs w:val="24"/>
              </w:rPr>
            </w:rPrChange>
          </w:rPr>
          <w:t>Do you think she may have misheard the word tats?</w:t>
        </w:r>
      </w:ins>
      <w:ins w:id="10895" w:author="Britt Collins" w:date="2021-10-06T10:30:00Z">
        <w:r w:rsidRPr="00163DCF">
          <w:rPr>
            <w:szCs w:val="21"/>
            <w:rPrChange w:id="10896" w:author="David" w:date="2022-08-17T16:58:00Z">
              <w:rPr>
                <w:rFonts w:ascii="Times New Roman" w:hAnsi="Times New Roman"/>
                <w:sz w:val="24"/>
                <w:szCs w:val="24"/>
              </w:rPr>
            </w:rPrChange>
          </w:rPr>
          <w:t>”</w:t>
        </w:r>
      </w:ins>
      <w:ins w:id="10897" w:author="Britt Collins" w:date="2021-09-30T14:58:00Z">
        <w:r w:rsidR="006F31F6" w:rsidRPr="00163DCF">
          <w:rPr>
            <w:szCs w:val="21"/>
            <w:rPrChange w:id="10898" w:author="David" w:date="2022-08-17T16:58:00Z">
              <w:rPr>
                <w:rFonts w:ascii="Times New Roman" w:hAnsi="Times New Roman"/>
                <w:sz w:val="24"/>
                <w:szCs w:val="24"/>
              </w:rPr>
            </w:rPrChange>
          </w:rPr>
          <w:t xml:space="preserve"> I </w:t>
        </w:r>
        <w:proofErr w:type="gramStart"/>
        <w:r w:rsidR="006F31F6" w:rsidRPr="00163DCF">
          <w:rPr>
            <w:szCs w:val="21"/>
            <w:rPrChange w:id="10899" w:author="David" w:date="2022-08-17T16:58:00Z">
              <w:rPr>
                <w:rFonts w:ascii="Times New Roman" w:hAnsi="Times New Roman"/>
                <w:sz w:val="24"/>
                <w:szCs w:val="24"/>
              </w:rPr>
            </w:rPrChange>
          </w:rPr>
          <w:t>said</w:t>
        </w:r>
        <w:proofErr w:type="gramEnd"/>
        <w:r w:rsidR="006F31F6" w:rsidRPr="00163DCF">
          <w:rPr>
            <w:szCs w:val="21"/>
            <w:rPrChange w:id="10900" w:author="David" w:date="2022-08-17T16:58:00Z">
              <w:rPr>
                <w:rFonts w:ascii="Times New Roman" w:hAnsi="Times New Roman"/>
                <w:sz w:val="24"/>
                <w:szCs w:val="24"/>
              </w:rPr>
            </w:rPrChange>
          </w:rPr>
          <w:t xml:space="preserve">. </w:t>
        </w:r>
      </w:ins>
    </w:p>
    <w:p w14:paraId="4A299B2C" w14:textId="45346A33" w:rsidR="006F31F6" w:rsidRPr="00163DCF" w:rsidRDefault="006F31F6">
      <w:pPr>
        <w:spacing w:line="276" w:lineRule="auto"/>
        <w:ind w:left="-5" w:right="15" w:firstLine="725"/>
        <w:rPr>
          <w:ins w:id="10901" w:author="Britt Collins" w:date="2021-09-30T14:58:00Z"/>
          <w:szCs w:val="21"/>
          <w:rPrChange w:id="10902" w:author="David" w:date="2022-08-17T16:58:00Z">
            <w:rPr>
              <w:ins w:id="10903" w:author="Britt Collins" w:date="2021-09-30T14:58:00Z"/>
              <w:rFonts w:ascii="Times New Roman" w:hAnsi="Times New Roman"/>
              <w:sz w:val="24"/>
              <w:szCs w:val="24"/>
            </w:rPr>
          </w:rPrChange>
        </w:rPr>
        <w:pPrChange w:id="10904" w:author="David" w:date="2022-08-17T17:01:00Z">
          <w:pPr>
            <w:ind w:left="-5" w:right="15"/>
          </w:pPr>
        </w:pPrChange>
      </w:pPr>
      <w:ins w:id="10905" w:author="Britt Collins" w:date="2021-09-30T14:58:00Z">
        <w:r w:rsidRPr="00163DCF">
          <w:rPr>
            <w:szCs w:val="21"/>
            <w:rPrChange w:id="10906" w:author="David" w:date="2022-08-17T16:58:00Z">
              <w:rPr>
                <w:rFonts w:ascii="Times New Roman" w:hAnsi="Times New Roman"/>
                <w:sz w:val="24"/>
                <w:szCs w:val="24"/>
              </w:rPr>
            </w:rPrChange>
          </w:rPr>
          <w:t>We both laughed out loud.</w:t>
        </w:r>
      </w:ins>
    </w:p>
    <w:p w14:paraId="3932C4A5" w14:textId="1A68AEE3" w:rsidR="006F31F6" w:rsidRPr="00163DCF" w:rsidRDefault="006F31F6">
      <w:pPr>
        <w:spacing w:line="276" w:lineRule="auto"/>
        <w:ind w:left="-5" w:right="15" w:firstLine="725"/>
        <w:rPr>
          <w:ins w:id="10907" w:author="Britt Collins" w:date="2021-09-30T14:58:00Z"/>
          <w:szCs w:val="21"/>
          <w:rPrChange w:id="10908" w:author="David" w:date="2022-08-17T16:58:00Z">
            <w:rPr>
              <w:ins w:id="10909" w:author="Britt Collins" w:date="2021-09-30T14:58:00Z"/>
              <w:rFonts w:ascii="Times New Roman" w:hAnsi="Times New Roman"/>
              <w:sz w:val="24"/>
              <w:szCs w:val="24"/>
            </w:rPr>
          </w:rPrChange>
        </w:rPr>
        <w:pPrChange w:id="10910" w:author="David" w:date="2022-08-17T17:01:00Z">
          <w:pPr>
            <w:ind w:left="-5" w:right="15"/>
          </w:pPr>
        </w:pPrChange>
      </w:pPr>
      <w:ins w:id="10911" w:author="Britt Collins" w:date="2021-09-30T14:58:00Z">
        <w:r w:rsidRPr="00163DCF">
          <w:rPr>
            <w:szCs w:val="21"/>
            <w:rPrChange w:id="10912" w:author="David" w:date="2022-08-17T16:58:00Z">
              <w:rPr>
                <w:rFonts w:ascii="Times New Roman" w:hAnsi="Times New Roman"/>
                <w:sz w:val="24"/>
                <w:szCs w:val="24"/>
              </w:rPr>
            </w:rPrChange>
          </w:rPr>
          <w:t>Andy received a text from his Aussie mates. The group were playing pool in an Alpine</w:t>
        </w:r>
      </w:ins>
      <w:ins w:id="10913" w:author="Britt Collins" w:date="2021-10-06T10:30:00Z">
        <w:r w:rsidR="00742CAD" w:rsidRPr="00163DCF">
          <w:rPr>
            <w:szCs w:val="21"/>
            <w:rPrChange w:id="10914" w:author="David" w:date="2022-08-17T16:58:00Z">
              <w:rPr>
                <w:rFonts w:ascii="Times New Roman" w:hAnsi="Times New Roman"/>
                <w:sz w:val="24"/>
                <w:szCs w:val="24"/>
              </w:rPr>
            </w:rPrChange>
          </w:rPr>
          <w:t>-</w:t>
        </w:r>
      </w:ins>
      <w:ins w:id="10915" w:author="Britt Collins" w:date="2021-09-30T14:58:00Z">
        <w:r w:rsidRPr="00163DCF">
          <w:rPr>
            <w:szCs w:val="21"/>
            <w:rPrChange w:id="10916" w:author="David" w:date="2022-08-17T16:58:00Z">
              <w:rPr>
                <w:rFonts w:ascii="Times New Roman" w:hAnsi="Times New Roman"/>
                <w:sz w:val="24"/>
                <w:szCs w:val="24"/>
              </w:rPr>
            </w:rPrChange>
          </w:rPr>
          <w:t xml:space="preserve">style lodge on the edge of town. Anywhere in town was less than a five-minute walk, </w:t>
        </w:r>
      </w:ins>
      <w:ins w:id="10917" w:author="Britt Collins" w:date="2021-10-06T10:31:00Z">
        <w:r w:rsidR="00742CAD" w:rsidRPr="00163DCF">
          <w:rPr>
            <w:szCs w:val="21"/>
            <w:rPrChange w:id="10918" w:author="David" w:date="2022-08-17T16:58:00Z">
              <w:rPr>
                <w:rFonts w:ascii="Times New Roman" w:hAnsi="Times New Roman"/>
                <w:sz w:val="24"/>
                <w:szCs w:val="24"/>
              </w:rPr>
            </w:rPrChange>
          </w:rPr>
          <w:t>so we walked over.</w:t>
        </w:r>
      </w:ins>
      <w:ins w:id="10919" w:author="Britt Collins" w:date="2021-09-30T14:58:00Z">
        <w:r w:rsidRPr="00163DCF">
          <w:rPr>
            <w:szCs w:val="21"/>
            <w:rPrChange w:id="10920" w:author="David" w:date="2022-08-17T16:58:00Z">
              <w:rPr>
                <w:rFonts w:ascii="Times New Roman" w:hAnsi="Times New Roman"/>
                <w:sz w:val="24"/>
                <w:szCs w:val="24"/>
              </w:rPr>
            </w:rPrChange>
          </w:rPr>
          <w:t xml:space="preserve"> The lodge looked authentic from the outside. It was </w:t>
        </w:r>
      </w:ins>
      <w:ins w:id="10921" w:author="Britt Collins" w:date="2021-10-06T10:32:00Z">
        <w:r w:rsidR="00742CAD" w:rsidRPr="00163DCF">
          <w:rPr>
            <w:szCs w:val="21"/>
            <w:rPrChange w:id="10922" w:author="David" w:date="2022-08-17T16:58:00Z">
              <w:rPr>
                <w:rFonts w:ascii="Times New Roman" w:hAnsi="Times New Roman"/>
                <w:sz w:val="24"/>
                <w:szCs w:val="24"/>
              </w:rPr>
            </w:rPrChange>
          </w:rPr>
          <w:t xml:space="preserve">a </w:t>
        </w:r>
      </w:ins>
      <w:ins w:id="10923" w:author="Britt Collins" w:date="2021-09-30T14:58:00Z">
        <w:r w:rsidRPr="00163DCF">
          <w:rPr>
            <w:szCs w:val="21"/>
            <w:rPrChange w:id="10924" w:author="David" w:date="2022-08-17T16:58:00Z">
              <w:rPr>
                <w:rFonts w:ascii="Times New Roman" w:hAnsi="Times New Roman"/>
                <w:sz w:val="24"/>
                <w:szCs w:val="24"/>
              </w:rPr>
            </w:rPrChange>
          </w:rPr>
          <w:t>deceptively large space, sporting loads of indoor bar games</w:t>
        </w:r>
      </w:ins>
      <w:ins w:id="10925" w:author="Britt Collins" w:date="2021-10-06T10:32:00Z">
        <w:r w:rsidR="00742CAD" w:rsidRPr="00163DCF">
          <w:rPr>
            <w:szCs w:val="21"/>
            <w:rPrChange w:id="10926" w:author="David" w:date="2022-08-17T16:58:00Z">
              <w:rPr>
                <w:rFonts w:ascii="Times New Roman" w:hAnsi="Times New Roman"/>
                <w:sz w:val="24"/>
                <w:szCs w:val="24"/>
              </w:rPr>
            </w:rPrChange>
          </w:rPr>
          <w:t>,</w:t>
        </w:r>
      </w:ins>
      <w:ins w:id="10927" w:author="Britt Collins" w:date="2021-09-30T14:58:00Z">
        <w:r w:rsidRPr="00163DCF">
          <w:rPr>
            <w:szCs w:val="21"/>
            <w:rPrChange w:id="10928" w:author="David" w:date="2022-08-17T16:58:00Z">
              <w:rPr>
                <w:rFonts w:ascii="Times New Roman" w:hAnsi="Times New Roman"/>
                <w:sz w:val="24"/>
                <w:szCs w:val="24"/>
              </w:rPr>
            </w:rPrChange>
          </w:rPr>
          <w:t xml:space="preserve"> including a</w:t>
        </w:r>
      </w:ins>
      <w:ins w:id="10929" w:author="Britt Collins" w:date="2021-10-06T10:32:00Z">
        <w:r w:rsidR="00742CAD" w:rsidRPr="00163DCF">
          <w:rPr>
            <w:szCs w:val="21"/>
            <w:rPrChange w:id="10930" w:author="David" w:date="2022-08-17T16:58:00Z">
              <w:rPr>
                <w:rFonts w:ascii="Times New Roman" w:hAnsi="Times New Roman"/>
                <w:sz w:val="24"/>
                <w:szCs w:val="24"/>
              </w:rPr>
            </w:rPrChange>
          </w:rPr>
          <w:t>n</w:t>
        </w:r>
      </w:ins>
      <w:ins w:id="10931" w:author="Britt Collins" w:date="2021-09-30T14:58:00Z">
        <w:r w:rsidRPr="00163DCF">
          <w:rPr>
            <w:szCs w:val="21"/>
            <w:rPrChange w:id="10932" w:author="David" w:date="2022-08-17T16:58:00Z">
              <w:rPr>
                <w:rFonts w:ascii="Times New Roman" w:hAnsi="Times New Roman"/>
                <w:sz w:val="24"/>
                <w:szCs w:val="24"/>
              </w:rPr>
            </w:rPrChange>
          </w:rPr>
          <w:t xml:space="preserve"> American pool tables section. The bar counter was lengthy too. The booty of draught winter dark ales brought a smile to my face. I asked the barmaid for dark, flat ale recommendations. First up was </w:t>
        </w:r>
        <w:proofErr w:type="spellStart"/>
        <w:r w:rsidRPr="00163DCF">
          <w:rPr>
            <w:szCs w:val="21"/>
            <w:rPrChange w:id="10933" w:author="David" w:date="2022-08-17T16:58:00Z">
              <w:rPr>
                <w:rFonts w:ascii="Times New Roman" w:hAnsi="Times New Roman"/>
                <w:sz w:val="24"/>
                <w:szCs w:val="24"/>
              </w:rPr>
            </w:rPrChange>
          </w:rPr>
          <w:t>Montieth’s</w:t>
        </w:r>
        <w:proofErr w:type="spellEnd"/>
        <w:r w:rsidRPr="00163DCF">
          <w:rPr>
            <w:szCs w:val="21"/>
            <w:rPrChange w:id="10934" w:author="David" w:date="2022-08-17T16:58:00Z">
              <w:rPr>
                <w:rFonts w:ascii="Times New Roman" w:hAnsi="Times New Roman"/>
                <w:sz w:val="24"/>
                <w:szCs w:val="24"/>
              </w:rPr>
            </w:rPrChange>
          </w:rPr>
          <w:t>, I had tasted their ‘Black’ version in Sydney. The choice on draught included flavours I'd never heard of</w:t>
        </w:r>
      </w:ins>
      <w:ins w:id="10935" w:author="Britt Collins" w:date="2021-10-06T10:33:00Z">
        <w:r w:rsidR="00742CAD" w:rsidRPr="00163DCF">
          <w:rPr>
            <w:szCs w:val="21"/>
            <w:rPrChange w:id="10936" w:author="David" w:date="2022-08-17T16:58:00Z">
              <w:rPr>
                <w:rFonts w:ascii="Times New Roman" w:hAnsi="Times New Roman"/>
                <w:sz w:val="24"/>
                <w:szCs w:val="24"/>
              </w:rPr>
            </w:rPrChange>
          </w:rPr>
          <w:t xml:space="preserve"> such as</w:t>
        </w:r>
      </w:ins>
      <w:ins w:id="10937" w:author="Britt Collins" w:date="2021-09-30T14:58:00Z">
        <w:r w:rsidRPr="00163DCF">
          <w:rPr>
            <w:szCs w:val="21"/>
            <w:rPrChange w:id="10938" w:author="David" w:date="2022-08-17T16:58:00Z">
              <w:rPr>
                <w:rFonts w:ascii="Times New Roman" w:hAnsi="Times New Roman"/>
                <w:sz w:val="24"/>
                <w:szCs w:val="24"/>
              </w:rPr>
            </w:rPrChange>
          </w:rPr>
          <w:t xml:space="preserve"> the </w:t>
        </w:r>
        <w:proofErr w:type="spellStart"/>
        <w:r w:rsidRPr="00163DCF">
          <w:rPr>
            <w:szCs w:val="21"/>
            <w:rPrChange w:id="10939" w:author="David" w:date="2022-08-17T16:58:00Z">
              <w:rPr>
                <w:rFonts w:ascii="Times New Roman" w:hAnsi="Times New Roman"/>
                <w:sz w:val="24"/>
                <w:szCs w:val="24"/>
              </w:rPr>
            </w:rPrChange>
          </w:rPr>
          <w:t>Dopplebock</w:t>
        </w:r>
        <w:proofErr w:type="spellEnd"/>
        <w:r w:rsidRPr="00163DCF">
          <w:rPr>
            <w:szCs w:val="21"/>
            <w:rPrChange w:id="10940" w:author="David" w:date="2022-08-17T16:58:00Z">
              <w:rPr>
                <w:rFonts w:ascii="Times New Roman" w:hAnsi="Times New Roman"/>
                <w:sz w:val="24"/>
                <w:szCs w:val="24"/>
              </w:rPr>
            </w:rPrChange>
          </w:rPr>
          <w:t xml:space="preserve"> Winter Ale, the Velvet Stout and the </w:t>
        </w:r>
        <w:proofErr w:type="spellStart"/>
        <w:r w:rsidRPr="00163DCF">
          <w:rPr>
            <w:szCs w:val="21"/>
            <w:rPrChange w:id="10941" w:author="David" w:date="2022-08-17T16:58:00Z">
              <w:rPr>
                <w:rFonts w:ascii="Times New Roman" w:hAnsi="Times New Roman"/>
                <w:sz w:val="24"/>
                <w:szCs w:val="24"/>
              </w:rPr>
            </w:rPrChange>
          </w:rPr>
          <w:t>OakAged</w:t>
        </w:r>
        <w:proofErr w:type="spellEnd"/>
        <w:r w:rsidRPr="00163DCF">
          <w:rPr>
            <w:szCs w:val="21"/>
            <w:rPrChange w:id="10942" w:author="David" w:date="2022-08-17T16:58:00Z">
              <w:rPr>
                <w:rFonts w:ascii="Times New Roman" w:hAnsi="Times New Roman"/>
                <w:sz w:val="24"/>
                <w:szCs w:val="24"/>
              </w:rPr>
            </w:rPrChange>
          </w:rPr>
          <w:t xml:space="preserve"> Porter. I asked for a shot glass sample of each. They looked the part i.e., like drain water mixed with peat</w:t>
        </w:r>
      </w:ins>
      <w:ins w:id="10943" w:author="Britt Collins" w:date="2021-10-06T10:33:00Z">
        <w:r w:rsidR="00742CAD" w:rsidRPr="00163DCF">
          <w:rPr>
            <w:szCs w:val="21"/>
            <w:rPrChange w:id="10944" w:author="David" w:date="2022-08-17T16:58:00Z">
              <w:rPr>
                <w:rFonts w:ascii="Times New Roman" w:hAnsi="Times New Roman"/>
                <w:sz w:val="24"/>
                <w:szCs w:val="24"/>
              </w:rPr>
            </w:rPrChange>
          </w:rPr>
          <w:t>, but they</w:t>
        </w:r>
      </w:ins>
      <w:ins w:id="10945" w:author="Britt Collins" w:date="2021-09-30T14:58:00Z">
        <w:r w:rsidRPr="00163DCF">
          <w:rPr>
            <w:szCs w:val="21"/>
            <w:rPrChange w:id="10946" w:author="David" w:date="2022-08-17T16:58:00Z">
              <w:rPr>
                <w:rFonts w:ascii="Times New Roman" w:hAnsi="Times New Roman"/>
                <w:sz w:val="24"/>
                <w:szCs w:val="24"/>
              </w:rPr>
            </w:rPrChange>
          </w:rPr>
          <w:t xml:space="preserve"> lack</w:t>
        </w:r>
      </w:ins>
      <w:ins w:id="10947" w:author="Britt Collins" w:date="2021-10-06T10:33:00Z">
        <w:r w:rsidR="00742CAD" w:rsidRPr="00163DCF">
          <w:rPr>
            <w:szCs w:val="21"/>
            <w:rPrChange w:id="10948" w:author="David" w:date="2022-08-17T16:58:00Z">
              <w:rPr>
                <w:rFonts w:ascii="Times New Roman" w:hAnsi="Times New Roman"/>
                <w:sz w:val="24"/>
                <w:szCs w:val="24"/>
              </w:rPr>
            </w:rPrChange>
          </w:rPr>
          <w:t>ed</w:t>
        </w:r>
      </w:ins>
      <w:ins w:id="10949" w:author="Britt Collins" w:date="2021-09-30T14:58:00Z">
        <w:r w:rsidRPr="00163DCF">
          <w:rPr>
            <w:szCs w:val="21"/>
            <w:rPrChange w:id="10950" w:author="David" w:date="2022-08-17T16:58:00Z">
              <w:rPr>
                <w:rFonts w:ascii="Times New Roman" w:hAnsi="Times New Roman"/>
                <w:sz w:val="24"/>
                <w:szCs w:val="24"/>
              </w:rPr>
            </w:rPrChange>
          </w:rPr>
          <w:t xml:space="preserve"> the deep, sour flavour of </w:t>
        </w:r>
      </w:ins>
      <w:ins w:id="10951" w:author="Britt Collins" w:date="2021-10-06T10:33:00Z">
        <w:r w:rsidR="00742CAD" w:rsidRPr="00163DCF">
          <w:rPr>
            <w:szCs w:val="21"/>
            <w:rPrChange w:id="10952" w:author="David" w:date="2022-08-17T16:58:00Z">
              <w:rPr>
                <w:rFonts w:ascii="Times New Roman" w:hAnsi="Times New Roman"/>
                <w:sz w:val="24"/>
                <w:szCs w:val="24"/>
              </w:rPr>
            </w:rPrChange>
          </w:rPr>
          <w:t>Englis</w:t>
        </w:r>
      </w:ins>
      <w:ins w:id="10953" w:author="Britt Collins" w:date="2021-10-06T10:34:00Z">
        <w:r w:rsidR="00742CAD" w:rsidRPr="00163DCF">
          <w:rPr>
            <w:szCs w:val="21"/>
            <w:rPrChange w:id="10954" w:author="David" w:date="2022-08-17T16:58:00Z">
              <w:rPr>
                <w:rFonts w:ascii="Times New Roman" w:hAnsi="Times New Roman"/>
                <w:sz w:val="24"/>
                <w:szCs w:val="24"/>
              </w:rPr>
            </w:rPrChange>
          </w:rPr>
          <w:t>h</w:t>
        </w:r>
      </w:ins>
      <w:ins w:id="10955" w:author="Britt Collins" w:date="2021-09-30T14:58:00Z">
        <w:r w:rsidRPr="00163DCF">
          <w:rPr>
            <w:szCs w:val="21"/>
            <w:rPrChange w:id="10956" w:author="David" w:date="2022-08-17T16:58:00Z">
              <w:rPr>
                <w:rFonts w:ascii="Times New Roman" w:hAnsi="Times New Roman"/>
                <w:sz w:val="24"/>
                <w:szCs w:val="24"/>
              </w:rPr>
            </w:rPrChange>
          </w:rPr>
          <w:t xml:space="preserve"> dark ales. These beers, like the Mac's beers, had an alcohol content north of </w:t>
        </w:r>
      </w:ins>
      <w:ins w:id="10957" w:author="Britt Collins" w:date="2021-10-06T10:34:00Z">
        <w:r w:rsidR="00742CAD" w:rsidRPr="00163DCF">
          <w:rPr>
            <w:szCs w:val="21"/>
            <w:rPrChange w:id="10958" w:author="David" w:date="2022-08-17T16:58:00Z">
              <w:rPr>
                <w:rFonts w:ascii="Times New Roman" w:hAnsi="Times New Roman"/>
                <w:sz w:val="24"/>
                <w:szCs w:val="24"/>
              </w:rPr>
            </w:rPrChange>
          </w:rPr>
          <w:t>five percent</w:t>
        </w:r>
      </w:ins>
      <w:ins w:id="10959" w:author="Britt Collins" w:date="2021-09-30T14:58:00Z">
        <w:r w:rsidRPr="00163DCF">
          <w:rPr>
            <w:szCs w:val="21"/>
            <w:rPrChange w:id="10960" w:author="David" w:date="2022-08-17T16:58:00Z">
              <w:rPr>
                <w:rFonts w:ascii="Times New Roman" w:hAnsi="Times New Roman"/>
                <w:sz w:val="24"/>
                <w:szCs w:val="24"/>
              </w:rPr>
            </w:rPrChange>
          </w:rPr>
          <w:t>.</w:t>
        </w:r>
      </w:ins>
    </w:p>
    <w:p w14:paraId="3148D109" w14:textId="77777777" w:rsidR="00742CAD" w:rsidRPr="00163DCF" w:rsidRDefault="006F31F6">
      <w:pPr>
        <w:spacing w:line="276" w:lineRule="auto"/>
        <w:ind w:left="-5" w:right="15" w:firstLine="725"/>
        <w:rPr>
          <w:ins w:id="10961" w:author="Britt Collins" w:date="2021-10-06T10:36:00Z"/>
          <w:szCs w:val="21"/>
          <w:rPrChange w:id="10962" w:author="David" w:date="2022-08-17T16:58:00Z">
            <w:rPr>
              <w:ins w:id="10963" w:author="Britt Collins" w:date="2021-10-06T10:36:00Z"/>
              <w:rFonts w:ascii="Times New Roman" w:hAnsi="Times New Roman"/>
              <w:sz w:val="24"/>
              <w:szCs w:val="24"/>
            </w:rPr>
          </w:rPrChange>
        </w:rPr>
        <w:pPrChange w:id="10964" w:author="David" w:date="2022-08-17T17:01:00Z">
          <w:pPr>
            <w:spacing w:line="480" w:lineRule="auto"/>
            <w:ind w:left="-5" w:right="15" w:firstLine="725"/>
          </w:pPr>
        </w:pPrChange>
      </w:pPr>
      <w:ins w:id="10965" w:author="Britt Collins" w:date="2021-09-30T14:58:00Z">
        <w:r w:rsidRPr="00163DCF">
          <w:rPr>
            <w:szCs w:val="21"/>
            <w:rPrChange w:id="10966" w:author="David" w:date="2022-08-17T16:58:00Z">
              <w:rPr>
                <w:rFonts w:ascii="Times New Roman" w:hAnsi="Times New Roman"/>
                <w:sz w:val="24"/>
                <w:szCs w:val="24"/>
              </w:rPr>
            </w:rPrChange>
          </w:rPr>
          <w:t xml:space="preserve">With drink in hand, Andy and I turned to see the action. In a bar dominated by pool tables, the action was related to pool. The tables brimmed with people. The floors couldn’t be seen for because of the sawdust. The bar counter could barely be recognised for the peanut shells. </w:t>
        </w:r>
      </w:ins>
    </w:p>
    <w:p w14:paraId="6BAEC9BA" w14:textId="1D4394DF" w:rsidR="006F31F6" w:rsidRPr="00163DCF" w:rsidRDefault="00DC5271">
      <w:pPr>
        <w:spacing w:line="276" w:lineRule="auto"/>
        <w:ind w:left="-5" w:right="15" w:firstLine="725"/>
        <w:rPr>
          <w:ins w:id="10967" w:author="Britt Collins" w:date="2021-09-30T14:58:00Z"/>
          <w:szCs w:val="21"/>
          <w:rPrChange w:id="10968" w:author="David" w:date="2022-08-17T16:58:00Z">
            <w:rPr>
              <w:ins w:id="10969" w:author="Britt Collins" w:date="2021-09-30T14:58:00Z"/>
              <w:rFonts w:ascii="Times New Roman" w:hAnsi="Times New Roman"/>
              <w:sz w:val="24"/>
              <w:szCs w:val="24"/>
            </w:rPr>
          </w:rPrChange>
        </w:rPr>
        <w:pPrChange w:id="10970" w:author="David" w:date="2022-08-17T17:01:00Z">
          <w:pPr>
            <w:ind w:left="-5" w:right="15"/>
          </w:pPr>
        </w:pPrChange>
      </w:pPr>
      <w:ins w:id="10971" w:author="Britt Collins" w:date="2021-10-06T10:44:00Z">
        <w:r w:rsidRPr="00163DCF">
          <w:rPr>
            <w:b/>
            <w:szCs w:val="21"/>
            <w:rPrChange w:id="10972" w:author="David" w:date="2022-08-17T16:58:00Z">
              <w:rPr>
                <w:rFonts w:ascii="Times New Roman" w:hAnsi="Times New Roman"/>
                <w:sz w:val="24"/>
                <w:szCs w:val="24"/>
              </w:rPr>
            </w:rPrChange>
          </w:rPr>
          <w:t xml:space="preserve">I SUGGEST </w:t>
        </w:r>
      </w:ins>
      <w:ins w:id="10973" w:author="Britt Collins" w:date="2021-10-06T10:42:00Z">
        <w:r w:rsidRPr="00163DCF">
          <w:rPr>
            <w:b/>
            <w:szCs w:val="21"/>
            <w:rPrChange w:id="10974" w:author="David" w:date="2022-08-17T16:58:00Z">
              <w:rPr>
                <w:rFonts w:ascii="Times New Roman" w:hAnsi="Times New Roman"/>
                <w:sz w:val="24"/>
                <w:szCs w:val="24"/>
              </w:rPr>
            </w:rPrChange>
          </w:rPr>
          <w:t>CONDENS</w:t>
        </w:r>
      </w:ins>
      <w:ins w:id="10975" w:author="Britt Collins" w:date="2021-10-06T10:44:00Z">
        <w:r w:rsidRPr="00163DCF">
          <w:rPr>
            <w:b/>
            <w:szCs w:val="21"/>
            <w:rPrChange w:id="10976" w:author="David" w:date="2022-08-17T16:58:00Z">
              <w:rPr>
                <w:rFonts w:ascii="Times New Roman" w:hAnsi="Times New Roman"/>
                <w:sz w:val="24"/>
                <w:szCs w:val="24"/>
              </w:rPr>
            </w:rPrChange>
          </w:rPr>
          <w:t>ING</w:t>
        </w:r>
      </w:ins>
      <w:ins w:id="10977" w:author="Britt Collins" w:date="2021-10-06T10:42:00Z">
        <w:r w:rsidRPr="00163DCF">
          <w:rPr>
            <w:b/>
            <w:szCs w:val="21"/>
            <w:rPrChange w:id="10978" w:author="David" w:date="2022-08-17T16:58:00Z">
              <w:rPr>
                <w:rFonts w:ascii="Times New Roman" w:hAnsi="Times New Roman"/>
                <w:sz w:val="24"/>
                <w:szCs w:val="24"/>
              </w:rPr>
            </w:rPrChange>
          </w:rPr>
          <w:t xml:space="preserve"> THIS</w:t>
        </w:r>
      </w:ins>
      <w:ins w:id="10979" w:author="Britt Collins" w:date="2021-10-06T10:44:00Z">
        <w:r w:rsidRPr="00163DCF">
          <w:rPr>
            <w:b/>
            <w:szCs w:val="21"/>
            <w:rPrChange w:id="10980" w:author="David" w:date="2022-08-17T16:58:00Z">
              <w:rPr>
                <w:rFonts w:ascii="Times New Roman" w:hAnsi="Times New Roman"/>
                <w:sz w:val="24"/>
                <w:szCs w:val="24"/>
              </w:rPr>
            </w:rPrChange>
          </w:rPr>
          <w:t xml:space="preserve"> OR </w:t>
        </w:r>
      </w:ins>
      <w:ins w:id="10981" w:author="Britt Collins" w:date="2021-10-06T10:45:00Z">
        <w:r w:rsidRPr="00163DCF">
          <w:rPr>
            <w:b/>
            <w:szCs w:val="21"/>
            <w:rPrChange w:id="10982" w:author="David" w:date="2022-08-17T16:58:00Z">
              <w:rPr>
                <w:rFonts w:ascii="Times New Roman" w:hAnsi="Times New Roman"/>
                <w:sz w:val="24"/>
                <w:szCs w:val="24"/>
              </w:rPr>
            </w:rPrChange>
          </w:rPr>
          <w:t>CUTTING OUT COMPETELY</w:t>
        </w:r>
      </w:ins>
      <w:ins w:id="10983" w:author="Britt Collins" w:date="2021-10-06T10:42:00Z">
        <w:r w:rsidRPr="00163DCF">
          <w:rPr>
            <w:b/>
            <w:szCs w:val="21"/>
            <w:rPrChange w:id="10984" w:author="David" w:date="2022-08-17T16:58:00Z">
              <w:rPr>
                <w:rFonts w:ascii="Times New Roman" w:hAnsi="Times New Roman"/>
                <w:sz w:val="24"/>
                <w:szCs w:val="24"/>
              </w:rPr>
            </w:rPrChange>
          </w:rPr>
          <w:t xml:space="preserve">… </w:t>
        </w:r>
      </w:ins>
      <w:ins w:id="10985" w:author="Britt Collins" w:date="2021-10-06T10:46:00Z">
        <w:r w:rsidRPr="00163DCF">
          <w:rPr>
            <w:b/>
            <w:szCs w:val="21"/>
            <w:rPrChange w:id="10986" w:author="David" w:date="2022-08-17T16:58:00Z">
              <w:rPr>
                <w:rFonts w:ascii="Times New Roman" w:hAnsi="Times New Roman"/>
                <w:b/>
                <w:sz w:val="24"/>
                <w:szCs w:val="24"/>
              </w:rPr>
            </w:rPrChange>
          </w:rPr>
          <w:t xml:space="preserve">UNLESS SOMETHING HAPPENED, YOU HAD A BAR FIGHT ETC, </w:t>
        </w:r>
      </w:ins>
      <w:ins w:id="10987" w:author="Britt Collins" w:date="2021-10-06T10:47:00Z">
        <w:r w:rsidRPr="00163DCF">
          <w:rPr>
            <w:b/>
            <w:szCs w:val="21"/>
            <w:rPrChange w:id="10988" w:author="David" w:date="2022-08-17T16:58:00Z">
              <w:rPr>
                <w:rFonts w:ascii="Times New Roman" w:hAnsi="Times New Roman"/>
                <w:b/>
                <w:sz w:val="24"/>
                <w:szCs w:val="24"/>
              </w:rPr>
            </w:rPrChange>
          </w:rPr>
          <w:t>TOO MANY FILLER WORDS, GREETING AND INTRODUCTIONS</w:t>
        </w:r>
      </w:ins>
      <w:ins w:id="10989" w:author="Britt Collins" w:date="2021-10-06T10:48:00Z">
        <w:r w:rsidRPr="00163DCF">
          <w:rPr>
            <w:b/>
            <w:szCs w:val="21"/>
            <w:rPrChange w:id="10990" w:author="David" w:date="2022-08-17T16:58:00Z">
              <w:rPr>
                <w:rFonts w:ascii="Times New Roman" w:hAnsi="Times New Roman"/>
                <w:b/>
                <w:sz w:val="24"/>
                <w:szCs w:val="24"/>
              </w:rPr>
            </w:rPrChange>
          </w:rPr>
          <w:t xml:space="preserve">, WHICH SERVE NO PURPOSE, ONLY </w:t>
        </w:r>
      </w:ins>
      <w:ins w:id="10991" w:author="Britt Collins" w:date="2021-10-06T10:47:00Z">
        <w:r w:rsidRPr="00163DCF">
          <w:rPr>
            <w:b/>
            <w:szCs w:val="21"/>
            <w:rPrChange w:id="10992" w:author="David" w:date="2022-08-17T16:58:00Z">
              <w:rPr>
                <w:rFonts w:ascii="Times New Roman" w:hAnsi="Times New Roman"/>
                <w:b/>
                <w:sz w:val="24"/>
                <w:szCs w:val="24"/>
              </w:rPr>
            </w:rPrChange>
          </w:rPr>
          <w:t xml:space="preserve">SLOW AND DRAG DOWN THE STORY. </w:t>
        </w:r>
      </w:ins>
      <w:ins w:id="10993" w:author="Britt Collins" w:date="2021-10-06T10:36:00Z">
        <w:r w:rsidR="00742CAD" w:rsidRPr="00163DCF">
          <w:rPr>
            <w:szCs w:val="21"/>
            <w:rPrChange w:id="10994" w:author="David" w:date="2022-08-17T16:58:00Z">
              <w:rPr>
                <w:rFonts w:ascii="Times New Roman" w:hAnsi="Times New Roman"/>
                <w:sz w:val="24"/>
                <w:szCs w:val="24"/>
              </w:rPr>
            </w:rPrChange>
          </w:rPr>
          <w:t>“</w:t>
        </w:r>
      </w:ins>
      <w:ins w:id="10995" w:author="Britt Collins" w:date="2021-09-30T14:58:00Z">
        <w:r w:rsidR="006F31F6" w:rsidRPr="00163DCF">
          <w:rPr>
            <w:szCs w:val="21"/>
            <w:rPrChange w:id="10996" w:author="David" w:date="2022-08-17T16:58:00Z">
              <w:rPr>
                <w:rFonts w:ascii="Times New Roman" w:hAnsi="Times New Roman"/>
                <w:sz w:val="24"/>
                <w:szCs w:val="24"/>
              </w:rPr>
            </w:rPrChange>
          </w:rPr>
          <w:t>Wait there,</w:t>
        </w:r>
      </w:ins>
      <w:ins w:id="10997" w:author="Britt Collins" w:date="2021-10-06T10:36:00Z">
        <w:r w:rsidR="00742CAD" w:rsidRPr="00163DCF">
          <w:rPr>
            <w:szCs w:val="21"/>
            <w:rPrChange w:id="10998" w:author="David" w:date="2022-08-17T16:58:00Z">
              <w:rPr>
                <w:rFonts w:ascii="Times New Roman" w:hAnsi="Times New Roman"/>
                <w:sz w:val="24"/>
                <w:szCs w:val="24"/>
              </w:rPr>
            </w:rPrChange>
          </w:rPr>
          <w:t>”</w:t>
        </w:r>
      </w:ins>
      <w:ins w:id="10999" w:author="Britt Collins" w:date="2021-09-30T14:58:00Z">
        <w:r w:rsidR="006F31F6" w:rsidRPr="00163DCF">
          <w:rPr>
            <w:szCs w:val="21"/>
            <w:rPrChange w:id="11000" w:author="David" w:date="2022-08-17T16:58:00Z">
              <w:rPr>
                <w:rFonts w:ascii="Times New Roman" w:hAnsi="Times New Roman"/>
                <w:sz w:val="24"/>
                <w:szCs w:val="24"/>
              </w:rPr>
            </w:rPrChange>
          </w:rPr>
          <w:t xml:space="preserve"> Andy said</w:t>
        </w:r>
      </w:ins>
      <w:ins w:id="11001" w:author="Britt Collins" w:date="2021-10-06T10:37:00Z">
        <w:r w:rsidR="00742CAD" w:rsidRPr="00163DCF">
          <w:rPr>
            <w:szCs w:val="21"/>
            <w:rPrChange w:id="11002" w:author="David" w:date="2022-08-17T16:58:00Z">
              <w:rPr>
                <w:rFonts w:ascii="Times New Roman" w:hAnsi="Times New Roman"/>
                <w:sz w:val="24"/>
                <w:szCs w:val="24"/>
              </w:rPr>
            </w:rPrChange>
          </w:rPr>
          <w:t>, and</w:t>
        </w:r>
      </w:ins>
      <w:ins w:id="11003" w:author="Britt Collins" w:date="2021-09-30T14:58:00Z">
        <w:r w:rsidR="006F31F6" w:rsidRPr="00163DCF">
          <w:rPr>
            <w:szCs w:val="21"/>
            <w:rPrChange w:id="11004" w:author="David" w:date="2022-08-17T16:58:00Z">
              <w:rPr>
                <w:rFonts w:ascii="Times New Roman" w:hAnsi="Times New Roman"/>
                <w:sz w:val="24"/>
                <w:szCs w:val="24"/>
              </w:rPr>
            </w:rPrChange>
          </w:rPr>
          <w:t xml:space="preserve"> walked over and shouted to people on one of the pool tables. I could see </w:t>
        </w:r>
      </w:ins>
      <w:ins w:id="11005" w:author="Britt Collins" w:date="2021-10-06T10:37:00Z">
        <w:r w:rsidR="00742CAD" w:rsidRPr="00163DCF">
          <w:rPr>
            <w:szCs w:val="21"/>
            <w:rPrChange w:id="11006" w:author="David" w:date="2022-08-17T16:58:00Z">
              <w:rPr>
                <w:rFonts w:ascii="Times New Roman" w:hAnsi="Times New Roman"/>
                <w:sz w:val="24"/>
                <w:szCs w:val="24"/>
              </w:rPr>
            </w:rPrChange>
          </w:rPr>
          <w:t>he</w:t>
        </w:r>
      </w:ins>
      <w:ins w:id="11007" w:author="Britt Collins" w:date="2021-09-30T14:58:00Z">
        <w:r w:rsidR="006F31F6" w:rsidRPr="00163DCF">
          <w:rPr>
            <w:szCs w:val="21"/>
            <w:rPrChange w:id="11008" w:author="David" w:date="2022-08-17T16:58:00Z">
              <w:rPr>
                <w:rFonts w:ascii="Times New Roman" w:hAnsi="Times New Roman"/>
                <w:sz w:val="24"/>
                <w:szCs w:val="24"/>
              </w:rPr>
            </w:rPrChange>
          </w:rPr>
          <w:t xml:space="preserve"> recognised them. He said, "Hey mate, how’s it going?" to two of them, shaking their hands vigorously. Andy beckoned me and made introductions. "Dave, Steve. Steve, Dave. Dave, </w:t>
        </w:r>
        <w:proofErr w:type="gramStart"/>
        <w:r w:rsidR="006F31F6" w:rsidRPr="00163DCF">
          <w:rPr>
            <w:szCs w:val="21"/>
            <w:rPrChange w:id="11009" w:author="David" w:date="2022-08-17T16:58:00Z">
              <w:rPr>
                <w:rFonts w:ascii="Times New Roman" w:hAnsi="Times New Roman"/>
                <w:sz w:val="24"/>
                <w:szCs w:val="24"/>
              </w:rPr>
            </w:rPrChange>
          </w:rPr>
          <w:t>Jon</w:t>
        </w:r>
        <w:proofErr w:type="gramEnd"/>
        <w:r w:rsidR="006F31F6" w:rsidRPr="00163DCF">
          <w:rPr>
            <w:szCs w:val="21"/>
            <w:rPrChange w:id="11010" w:author="David" w:date="2022-08-17T16:58:00Z">
              <w:rPr>
                <w:rFonts w:ascii="Times New Roman" w:hAnsi="Times New Roman"/>
                <w:sz w:val="24"/>
                <w:szCs w:val="24"/>
              </w:rPr>
            </w:rPrChange>
          </w:rPr>
          <w:t xml:space="preserve"> and the rest I honestly don’t know.", Andy chuckled. "They replied in unison, "Hello Dave!". Andy explained that this group of snowboarding Aussies were Johnny Sayer’s mates. Being Aussies and being of the boarding community, they were cooler than being cool. If these folk were any more laidback, they’d be horizonal. We were going to be joining the </w:t>
        </w:r>
      </w:ins>
      <w:ins w:id="11011" w:author="Britt Collins" w:date="2021-10-06T10:38:00Z">
        <w:r w:rsidR="00742CAD" w:rsidRPr="00163DCF">
          <w:rPr>
            <w:szCs w:val="21"/>
            <w:rPrChange w:id="11012" w:author="David" w:date="2022-08-17T16:58:00Z">
              <w:rPr>
                <w:rFonts w:ascii="Times New Roman" w:hAnsi="Times New Roman"/>
                <w:sz w:val="24"/>
                <w:szCs w:val="24"/>
              </w:rPr>
            </w:rPrChange>
          </w:rPr>
          <w:t>“i</w:t>
        </w:r>
      </w:ins>
      <w:ins w:id="11013" w:author="Britt Collins" w:date="2021-09-30T14:58:00Z">
        <w:r w:rsidR="006F31F6" w:rsidRPr="00163DCF">
          <w:rPr>
            <w:szCs w:val="21"/>
            <w:rPrChange w:id="11014" w:author="David" w:date="2022-08-17T16:58:00Z">
              <w:rPr>
                <w:rFonts w:ascii="Times New Roman" w:hAnsi="Times New Roman"/>
                <w:sz w:val="24"/>
                <w:szCs w:val="24"/>
              </w:rPr>
            </w:rPrChange>
          </w:rPr>
          <w:t xml:space="preserve">ce </w:t>
        </w:r>
      </w:ins>
      <w:ins w:id="11015" w:author="Britt Collins" w:date="2021-10-06T10:39:00Z">
        <w:r w:rsidR="00742CAD" w:rsidRPr="00163DCF">
          <w:rPr>
            <w:szCs w:val="21"/>
            <w:rPrChange w:id="11016" w:author="David" w:date="2022-08-17T16:58:00Z">
              <w:rPr>
                <w:rFonts w:ascii="Times New Roman" w:hAnsi="Times New Roman"/>
                <w:sz w:val="24"/>
                <w:szCs w:val="24"/>
              </w:rPr>
            </w:rPrChange>
          </w:rPr>
          <w:t>c</w:t>
        </w:r>
      </w:ins>
      <w:ins w:id="11017" w:author="Britt Collins" w:date="2021-09-30T14:58:00Z">
        <w:r w:rsidR="006F31F6" w:rsidRPr="00163DCF">
          <w:rPr>
            <w:szCs w:val="21"/>
            <w:rPrChange w:id="11018" w:author="David" w:date="2022-08-17T16:58:00Z">
              <w:rPr>
                <w:rFonts w:ascii="Times New Roman" w:hAnsi="Times New Roman"/>
                <w:sz w:val="24"/>
                <w:szCs w:val="24"/>
              </w:rPr>
            </w:rPrChange>
          </w:rPr>
          <w:t>ol</w:t>
        </w:r>
      </w:ins>
      <w:ins w:id="11019" w:author="Britt Collins" w:date="2021-10-06T10:38:00Z">
        <w:r w:rsidR="00742CAD" w:rsidRPr="00163DCF">
          <w:rPr>
            <w:szCs w:val="21"/>
            <w:rPrChange w:id="11020" w:author="David" w:date="2022-08-17T16:58:00Z">
              <w:rPr>
                <w:rFonts w:ascii="Times New Roman" w:hAnsi="Times New Roman"/>
                <w:sz w:val="24"/>
                <w:szCs w:val="24"/>
              </w:rPr>
            </w:rPrChange>
          </w:rPr>
          <w:t>d”</w:t>
        </w:r>
      </w:ins>
      <w:ins w:id="11021" w:author="Britt Collins" w:date="2021-09-30T14:58:00Z">
        <w:r w:rsidR="006F31F6" w:rsidRPr="00163DCF">
          <w:rPr>
            <w:szCs w:val="21"/>
            <w:rPrChange w:id="11022" w:author="David" w:date="2022-08-17T16:58:00Z">
              <w:rPr>
                <w:rFonts w:ascii="Times New Roman" w:hAnsi="Times New Roman"/>
                <w:sz w:val="24"/>
                <w:szCs w:val="24"/>
              </w:rPr>
            </w:rPrChange>
          </w:rPr>
          <w:t xml:space="preserve"> Australians</w:t>
        </w:r>
      </w:ins>
      <w:ins w:id="11023" w:author="Britt Collins" w:date="2021-10-06T10:38:00Z">
        <w:r w:rsidR="00742CAD" w:rsidRPr="00163DCF">
          <w:rPr>
            <w:szCs w:val="21"/>
            <w:rPrChange w:id="11024" w:author="David" w:date="2022-08-17T16:58:00Z">
              <w:rPr>
                <w:rFonts w:ascii="Times New Roman" w:hAnsi="Times New Roman"/>
                <w:sz w:val="24"/>
                <w:szCs w:val="24"/>
              </w:rPr>
            </w:rPrChange>
          </w:rPr>
          <w:t xml:space="preserve"> the next day</w:t>
        </w:r>
      </w:ins>
      <w:ins w:id="11025" w:author="Britt Collins" w:date="2021-09-30T14:58:00Z">
        <w:r w:rsidR="006F31F6" w:rsidRPr="00163DCF">
          <w:rPr>
            <w:szCs w:val="21"/>
            <w:rPrChange w:id="11026" w:author="David" w:date="2022-08-17T16:58:00Z">
              <w:rPr>
                <w:rFonts w:ascii="Times New Roman" w:hAnsi="Times New Roman"/>
                <w:sz w:val="24"/>
                <w:szCs w:val="24"/>
              </w:rPr>
            </w:rPrChange>
          </w:rPr>
          <w:t>.</w:t>
        </w:r>
      </w:ins>
    </w:p>
    <w:p w14:paraId="1EC43A48" w14:textId="77777777" w:rsidR="00DC5271" w:rsidRPr="00163DCF" w:rsidRDefault="00DC5271">
      <w:pPr>
        <w:spacing w:after="10" w:line="276" w:lineRule="auto"/>
        <w:ind w:left="-5" w:right="15"/>
        <w:rPr>
          <w:ins w:id="11027" w:author="Britt Collins" w:date="2021-10-06T10:48:00Z"/>
          <w:szCs w:val="21"/>
          <w:rPrChange w:id="11028" w:author="David" w:date="2022-08-17T16:58:00Z">
            <w:rPr>
              <w:ins w:id="11029" w:author="Britt Collins" w:date="2021-10-06T10:48:00Z"/>
              <w:rFonts w:ascii="Times New Roman" w:hAnsi="Times New Roman"/>
              <w:sz w:val="24"/>
              <w:szCs w:val="24"/>
            </w:rPr>
          </w:rPrChange>
        </w:rPr>
        <w:pPrChange w:id="11030" w:author="David" w:date="2022-08-17T17:01:00Z">
          <w:pPr>
            <w:spacing w:after="10" w:line="480" w:lineRule="auto"/>
            <w:ind w:left="-5" w:right="15"/>
          </w:pPr>
        </w:pPrChange>
      </w:pPr>
    </w:p>
    <w:p w14:paraId="1A78628C" w14:textId="77777777" w:rsidR="00DC5271" w:rsidRPr="00163DCF" w:rsidRDefault="006F31F6">
      <w:pPr>
        <w:spacing w:after="10" w:line="276" w:lineRule="auto"/>
        <w:ind w:left="-5" w:right="15"/>
        <w:rPr>
          <w:ins w:id="11031" w:author="Britt Collins" w:date="2021-10-06T10:51:00Z"/>
          <w:szCs w:val="21"/>
          <w:rPrChange w:id="11032" w:author="David" w:date="2022-08-17T16:58:00Z">
            <w:rPr>
              <w:ins w:id="11033" w:author="Britt Collins" w:date="2021-10-06T10:51:00Z"/>
              <w:rFonts w:ascii="Times New Roman" w:hAnsi="Times New Roman"/>
              <w:sz w:val="24"/>
              <w:szCs w:val="24"/>
            </w:rPr>
          </w:rPrChange>
        </w:rPr>
        <w:pPrChange w:id="11034" w:author="David" w:date="2022-08-17T17:01:00Z">
          <w:pPr>
            <w:spacing w:after="10" w:line="480" w:lineRule="auto"/>
            <w:ind w:left="-5" w:right="15"/>
          </w:pPr>
        </w:pPrChange>
      </w:pPr>
      <w:ins w:id="11035" w:author="Britt Collins" w:date="2021-09-30T14:58:00Z">
        <w:r w:rsidRPr="00163DCF">
          <w:rPr>
            <w:szCs w:val="21"/>
            <w:rPrChange w:id="11036" w:author="David" w:date="2022-08-17T16:58:00Z">
              <w:rPr>
                <w:rFonts w:ascii="Times New Roman" w:hAnsi="Times New Roman"/>
                <w:sz w:val="24"/>
                <w:szCs w:val="24"/>
              </w:rPr>
            </w:rPrChange>
          </w:rPr>
          <w:lastRenderedPageBreak/>
          <w:t>The hostel has a storeroom where</w:t>
        </w:r>
      </w:ins>
      <w:ins w:id="11037" w:author="Britt Collins" w:date="2021-10-06T10:48:00Z">
        <w:r w:rsidR="00DC5271" w:rsidRPr="00163DCF">
          <w:rPr>
            <w:szCs w:val="21"/>
            <w:rPrChange w:id="11038" w:author="David" w:date="2022-08-17T16:58:00Z">
              <w:rPr>
                <w:rFonts w:ascii="Times New Roman" w:hAnsi="Times New Roman"/>
                <w:sz w:val="24"/>
                <w:szCs w:val="24"/>
              </w:rPr>
            </w:rPrChange>
          </w:rPr>
          <w:t xml:space="preserve"> </w:t>
        </w:r>
      </w:ins>
      <w:ins w:id="11039" w:author="Britt Collins" w:date="2021-09-30T14:58:00Z">
        <w:r w:rsidRPr="00163DCF">
          <w:rPr>
            <w:szCs w:val="21"/>
            <w:rPrChange w:id="11040" w:author="David" w:date="2022-08-17T16:58:00Z">
              <w:rPr>
                <w:rFonts w:ascii="Times New Roman" w:hAnsi="Times New Roman"/>
                <w:sz w:val="24"/>
                <w:szCs w:val="24"/>
              </w:rPr>
            </w:rPrChange>
          </w:rPr>
          <w:t>I picked up my snowboarding gear</w:t>
        </w:r>
      </w:ins>
      <w:ins w:id="11041" w:author="Britt Collins" w:date="2021-10-06T10:48:00Z">
        <w:r w:rsidR="00DC5271" w:rsidRPr="00163DCF">
          <w:rPr>
            <w:szCs w:val="21"/>
            <w:rPrChange w:id="11042" w:author="David" w:date="2022-08-17T16:58:00Z">
              <w:rPr>
                <w:rFonts w:ascii="Times New Roman" w:hAnsi="Times New Roman"/>
                <w:sz w:val="24"/>
                <w:szCs w:val="24"/>
              </w:rPr>
            </w:rPrChange>
          </w:rPr>
          <w:t xml:space="preserve"> the following </w:t>
        </w:r>
        <w:proofErr w:type="gramStart"/>
        <w:r w:rsidR="00DC5271" w:rsidRPr="00163DCF">
          <w:rPr>
            <w:szCs w:val="21"/>
            <w:rPrChange w:id="11043" w:author="David" w:date="2022-08-17T16:58:00Z">
              <w:rPr>
                <w:rFonts w:ascii="Times New Roman" w:hAnsi="Times New Roman"/>
                <w:sz w:val="24"/>
                <w:szCs w:val="24"/>
              </w:rPr>
            </w:rPrChange>
          </w:rPr>
          <w:t>morning,</w:t>
        </w:r>
      </w:ins>
      <w:ins w:id="11044" w:author="Britt Collins" w:date="2021-09-30T14:58:00Z">
        <w:r w:rsidRPr="00163DCF">
          <w:rPr>
            <w:szCs w:val="21"/>
            <w:rPrChange w:id="11045" w:author="David" w:date="2022-08-17T16:58:00Z">
              <w:rPr>
                <w:rFonts w:ascii="Times New Roman" w:hAnsi="Times New Roman"/>
                <w:sz w:val="24"/>
                <w:szCs w:val="24"/>
              </w:rPr>
            </w:rPrChange>
          </w:rPr>
          <w:t>.</w:t>
        </w:r>
        <w:proofErr w:type="gramEnd"/>
        <w:r w:rsidRPr="00163DCF">
          <w:rPr>
            <w:szCs w:val="21"/>
            <w:rPrChange w:id="11046" w:author="David" w:date="2022-08-17T16:58:00Z">
              <w:rPr>
                <w:rFonts w:ascii="Times New Roman" w:hAnsi="Times New Roman"/>
                <w:sz w:val="24"/>
                <w:szCs w:val="24"/>
              </w:rPr>
            </w:rPrChange>
          </w:rPr>
          <w:t xml:space="preserve"> I met Andy in the lobby. He was </w:t>
        </w:r>
        <w:proofErr w:type="spellStart"/>
        <w:r w:rsidRPr="00163DCF">
          <w:rPr>
            <w:szCs w:val="21"/>
            <w:rPrChange w:id="11047" w:author="David" w:date="2022-08-17T16:58:00Z">
              <w:rPr>
                <w:rFonts w:ascii="Times New Roman" w:hAnsi="Times New Roman"/>
                <w:sz w:val="24"/>
                <w:szCs w:val="24"/>
              </w:rPr>
            </w:rPrChange>
          </w:rPr>
          <w:t>boardless</w:t>
        </w:r>
        <w:proofErr w:type="spellEnd"/>
        <w:r w:rsidRPr="00163DCF">
          <w:rPr>
            <w:szCs w:val="21"/>
            <w:rPrChange w:id="11048" w:author="David" w:date="2022-08-17T16:58:00Z">
              <w:rPr>
                <w:rFonts w:ascii="Times New Roman" w:hAnsi="Times New Roman"/>
                <w:sz w:val="24"/>
                <w:szCs w:val="24"/>
              </w:rPr>
            </w:rPrChange>
          </w:rPr>
          <w:t xml:space="preserve">. His equipment was </w:t>
        </w:r>
      </w:ins>
      <w:ins w:id="11049" w:author="Britt Collins" w:date="2021-10-06T10:49:00Z">
        <w:r w:rsidR="00DC5271" w:rsidRPr="00163DCF">
          <w:rPr>
            <w:szCs w:val="21"/>
            <w:rPrChange w:id="11050" w:author="David" w:date="2022-08-17T16:58:00Z">
              <w:rPr>
                <w:rFonts w:ascii="Times New Roman" w:hAnsi="Times New Roman"/>
                <w:sz w:val="24"/>
                <w:szCs w:val="24"/>
              </w:rPr>
            </w:rPrChange>
          </w:rPr>
          <w:t>‘</w:t>
        </w:r>
      </w:ins>
      <w:ins w:id="11051" w:author="Britt Collins" w:date="2021-09-30T14:58:00Z">
        <w:r w:rsidRPr="00163DCF">
          <w:rPr>
            <w:szCs w:val="21"/>
            <w:rPrChange w:id="11052" w:author="David" w:date="2022-08-17T16:58:00Z">
              <w:rPr>
                <w:rFonts w:ascii="Times New Roman" w:hAnsi="Times New Roman"/>
                <w:sz w:val="24"/>
                <w:szCs w:val="24"/>
              </w:rPr>
            </w:rPrChange>
          </w:rPr>
          <w:t>secure</w:t>
        </w:r>
      </w:ins>
      <w:ins w:id="11053" w:author="Britt Collins" w:date="2021-10-06T10:49:00Z">
        <w:r w:rsidR="00DC5271" w:rsidRPr="00163DCF">
          <w:rPr>
            <w:szCs w:val="21"/>
            <w:rPrChange w:id="11054" w:author="David" w:date="2022-08-17T16:58:00Z">
              <w:rPr>
                <w:rFonts w:ascii="Times New Roman" w:hAnsi="Times New Roman"/>
                <w:sz w:val="24"/>
                <w:szCs w:val="24"/>
              </w:rPr>
            </w:rPrChange>
          </w:rPr>
          <w:t>’</w:t>
        </w:r>
      </w:ins>
      <w:ins w:id="11055" w:author="Britt Collins" w:date="2021-09-30T14:58:00Z">
        <w:r w:rsidRPr="00163DCF">
          <w:rPr>
            <w:szCs w:val="21"/>
            <w:rPrChange w:id="11056" w:author="David" w:date="2022-08-17T16:58:00Z">
              <w:rPr>
                <w:rFonts w:ascii="Times New Roman" w:hAnsi="Times New Roman"/>
                <w:sz w:val="24"/>
                <w:szCs w:val="24"/>
              </w:rPr>
            </w:rPrChange>
          </w:rPr>
          <w:t xml:space="preserve"> in the boot of the hire </w:t>
        </w:r>
      </w:ins>
      <w:ins w:id="11057" w:author="Britt Collins" w:date="2021-10-06T10:49:00Z">
        <w:r w:rsidR="00DC5271" w:rsidRPr="00163DCF">
          <w:rPr>
            <w:szCs w:val="21"/>
            <w:rPrChange w:id="11058" w:author="David" w:date="2022-08-17T16:58:00Z">
              <w:rPr>
                <w:rFonts w:ascii="Times New Roman" w:hAnsi="Times New Roman"/>
                <w:sz w:val="24"/>
                <w:szCs w:val="24"/>
              </w:rPr>
            </w:rPrChange>
          </w:rPr>
          <w:t>car</w:t>
        </w:r>
      </w:ins>
      <w:ins w:id="11059" w:author="Britt Collins" w:date="2021-09-30T14:58:00Z">
        <w:r w:rsidRPr="00163DCF">
          <w:rPr>
            <w:szCs w:val="21"/>
            <w:rPrChange w:id="11060" w:author="David" w:date="2022-08-17T16:58:00Z">
              <w:rPr>
                <w:rFonts w:ascii="Times New Roman" w:hAnsi="Times New Roman"/>
                <w:sz w:val="24"/>
                <w:szCs w:val="24"/>
              </w:rPr>
            </w:rPrChange>
          </w:rPr>
          <w:t xml:space="preserve">. </w:t>
        </w:r>
      </w:ins>
      <w:ins w:id="11061" w:author="Britt Collins" w:date="2021-10-06T10:50:00Z">
        <w:r w:rsidR="00DC5271" w:rsidRPr="00163DCF">
          <w:rPr>
            <w:szCs w:val="21"/>
            <w:rPrChange w:id="11062" w:author="David" w:date="2022-08-17T16:58:00Z">
              <w:rPr>
                <w:rFonts w:ascii="Times New Roman" w:hAnsi="Times New Roman"/>
                <w:sz w:val="24"/>
                <w:szCs w:val="24"/>
              </w:rPr>
            </w:rPrChange>
          </w:rPr>
          <w:t>S</w:t>
        </w:r>
      </w:ins>
      <w:ins w:id="11063" w:author="Britt Collins" w:date="2021-09-30T14:58:00Z">
        <w:r w:rsidRPr="00163DCF">
          <w:rPr>
            <w:szCs w:val="21"/>
            <w:rPrChange w:id="11064" w:author="David" w:date="2022-08-17T16:58:00Z">
              <w:rPr>
                <w:rFonts w:ascii="Times New Roman" w:hAnsi="Times New Roman"/>
                <w:sz w:val="24"/>
                <w:szCs w:val="24"/>
              </w:rPr>
            </w:rPrChange>
          </w:rPr>
          <w:t>tepp</w:t>
        </w:r>
      </w:ins>
      <w:ins w:id="11065" w:author="Britt Collins" w:date="2021-10-06T10:50:00Z">
        <w:r w:rsidR="00DC5271" w:rsidRPr="00163DCF">
          <w:rPr>
            <w:szCs w:val="21"/>
            <w:rPrChange w:id="11066" w:author="David" w:date="2022-08-17T16:58:00Z">
              <w:rPr>
                <w:rFonts w:ascii="Times New Roman" w:hAnsi="Times New Roman"/>
                <w:sz w:val="24"/>
                <w:szCs w:val="24"/>
              </w:rPr>
            </w:rPrChange>
          </w:rPr>
          <w:t>ing</w:t>
        </w:r>
      </w:ins>
      <w:ins w:id="11067" w:author="Britt Collins" w:date="2021-09-30T14:58:00Z">
        <w:r w:rsidRPr="00163DCF">
          <w:rPr>
            <w:szCs w:val="21"/>
            <w:rPrChange w:id="11068" w:author="David" w:date="2022-08-17T16:58:00Z">
              <w:rPr>
                <w:rFonts w:ascii="Times New Roman" w:hAnsi="Times New Roman"/>
                <w:sz w:val="24"/>
                <w:szCs w:val="24"/>
              </w:rPr>
            </w:rPrChange>
          </w:rPr>
          <w:t xml:space="preserve"> outside</w:t>
        </w:r>
      </w:ins>
      <w:ins w:id="11069" w:author="Britt Collins" w:date="2021-10-06T10:49:00Z">
        <w:r w:rsidR="00DC5271" w:rsidRPr="00163DCF">
          <w:rPr>
            <w:szCs w:val="21"/>
            <w:rPrChange w:id="11070" w:author="David" w:date="2022-08-17T16:58:00Z">
              <w:rPr>
                <w:rFonts w:ascii="Times New Roman" w:hAnsi="Times New Roman"/>
                <w:sz w:val="24"/>
                <w:szCs w:val="24"/>
              </w:rPr>
            </w:rPrChange>
          </w:rPr>
          <w:t>,</w:t>
        </w:r>
      </w:ins>
      <w:ins w:id="11071" w:author="Britt Collins" w:date="2021-09-30T14:58:00Z">
        <w:r w:rsidRPr="00163DCF">
          <w:rPr>
            <w:szCs w:val="21"/>
            <w:rPrChange w:id="11072" w:author="David" w:date="2022-08-17T16:58:00Z">
              <w:rPr>
                <w:rFonts w:ascii="Times New Roman" w:hAnsi="Times New Roman"/>
                <w:sz w:val="24"/>
                <w:szCs w:val="24"/>
              </w:rPr>
            </w:rPrChange>
          </w:rPr>
          <w:t xml:space="preserve"> </w:t>
        </w:r>
      </w:ins>
      <w:ins w:id="11073" w:author="Britt Collins" w:date="2021-10-06T10:50:00Z">
        <w:r w:rsidR="00DC5271" w:rsidRPr="00163DCF">
          <w:rPr>
            <w:szCs w:val="21"/>
            <w:rPrChange w:id="11074" w:author="David" w:date="2022-08-17T16:58:00Z">
              <w:rPr>
                <w:rFonts w:ascii="Times New Roman" w:hAnsi="Times New Roman"/>
                <w:sz w:val="24"/>
                <w:szCs w:val="24"/>
              </w:rPr>
            </w:rPrChange>
          </w:rPr>
          <w:t xml:space="preserve">we were met by the sight of </w:t>
        </w:r>
      </w:ins>
      <w:ins w:id="11075" w:author="Britt Collins" w:date="2021-09-30T14:58:00Z">
        <w:r w:rsidRPr="00163DCF">
          <w:rPr>
            <w:szCs w:val="21"/>
            <w:rPrChange w:id="11076" w:author="David" w:date="2022-08-17T16:58:00Z">
              <w:rPr>
                <w:rFonts w:ascii="Times New Roman" w:hAnsi="Times New Roman"/>
                <w:sz w:val="24"/>
                <w:szCs w:val="24"/>
              </w:rPr>
            </w:rPrChange>
          </w:rPr>
          <w:t>clear</w:t>
        </w:r>
      </w:ins>
      <w:ins w:id="11077" w:author="Britt Collins" w:date="2021-10-06T10:50:00Z">
        <w:r w:rsidR="00DC5271" w:rsidRPr="00163DCF">
          <w:rPr>
            <w:szCs w:val="21"/>
            <w:rPrChange w:id="11078" w:author="David" w:date="2022-08-17T16:58:00Z">
              <w:rPr>
                <w:rFonts w:ascii="Times New Roman" w:hAnsi="Times New Roman"/>
                <w:sz w:val="24"/>
                <w:szCs w:val="24"/>
              </w:rPr>
            </w:rPrChange>
          </w:rPr>
          <w:t xml:space="preserve"> </w:t>
        </w:r>
      </w:ins>
      <w:ins w:id="11079" w:author="Britt Collins" w:date="2021-09-30T14:58:00Z">
        <w:r w:rsidRPr="00163DCF">
          <w:rPr>
            <w:szCs w:val="21"/>
            <w:rPrChange w:id="11080" w:author="David" w:date="2022-08-17T16:58:00Z">
              <w:rPr>
                <w:rFonts w:ascii="Times New Roman" w:hAnsi="Times New Roman"/>
                <w:sz w:val="24"/>
                <w:szCs w:val="24"/>
              </w:rPr>
            </w:rPrChange>
          </w:rPr>
          <w:t>blue</w:t>
        </w:r>
      </w:ins>
      <w:ins w:id="11081" w:author="Britt Collins" w:date="2021-10-06T10:50:00Z">
        <w:r w:rsidR="00DC5271" w:rsidRPr="00163DCF">
          <w:rPr>
            <w:szCs w:val="21"/>
            <w:rPrChange w:id="11082" w:author="David" w:date="2022-08-17T16:58:00Z">
              <w:rPr>
                <w:rFonts w:ascii="Times New Roman" w:hAnsi="Times New Roman"/>
                <w:sz w:val="24"/>
                <w:szCs w:val="24"/>
              </w:rPr>
            </w:rPrChange>
          </w:rPr>
          <w:t xml:space="preserve"> skies</w:t>
        </w:r>
      </w:ins>
      <w:ins w:id="11083" w:author="Britt Collins" w:date="2021-09-30T14:58:00Z">
        <w:r w:rsidRPr="00163DCF">
          <w:rPr>
            <w:szCs w:val="21"/>
            <w:rPrChange w:id="11084" w:author="David" w:date="2022-08-17T16:58:00Z">
              <w:rPr>
                <w:rFonts w:ascii="Times New Roman" w:hAnsi="Times New Roman"/>
                <w:sz w:val="24"/>
                <w:szCs w:val="24"/>
              </w:rPr>
            </w:rPrChange>
          </w:rPr>
          <w:t xml:space="preserve">, sunlight peering over the mountains and a shimmer on the crystal-clear waters of Lake </w:t>
        </w:r>
        <w:proofErr w:type="spellStart"/>
        <w:r w:rsidRPr="00163DCF">
          <w:rPr>
            <w:szCs w:val="21"/>
            <w:rPrChange w:id="11085" w:author="David" w:date="2022-08-17T16:58:00Z">
              <w:rPr>
                <w:rFonts w:ascii="Times New Roman" w:hAnsi="Times New Roman"/>
                <w:sz w:val="24"/>
                <w:szCs w:val="24"/>
              </w:rPr>
            </w:rPrChange>
          </w:rPr>
          <w:t>Wakapitu</w:t>
        </w:r>
        <w:proofErr w:type="spellEnd"/>
        <w:r w:rsidRPr="00163DCF">
          <w:rPr>
            <w:szCs w:val="21"/>
            <w:rPrChange w:id="11086" w:author="David" w:date="2022-08-17T16:58:00Z">
              <w:rPr>
                <w:rFonts w:ascii="Times New Roman" w:hAnsi="Times New Roman"/>
                <w:sz w:val="24"/>
                <w:szCs w:val="24"/>
              </w:rPr>
            </w:rPrChange>
          </w:rPr>
          <w:t xml:space="preserve">. </w:t>
        </w:r>
      </w:ins>
      <w:ins w:id="11087" w:author="Britt Collins" w:date="2021-10-06T10:51:00Z">
        <w:r w:rsidR="00DC5271" w:rsidRPr="00163DCF">
          <w:rPr>
            <w:b/>
            <w:szCs w:val="21"/>
            <w:rPrChange w:id="11088" w:author="David" w:date="2022-08-17T16:58:00Z">
              <w:rPr>
                <w:rFonts w:ascii="Times New Roman" w:hAnsi="Times New Roman"/>
                <w:sz w:val="24"/>
                <w:szCs w:val="24"/>
              </w:rPr>
            </w:rPrChange>
          </w:rPr>
          <w:t>CONDENSE THIS, IT JUST CLUTTERS THE NARRATIVE</w:t>
        </w:r>
        <w:r w:rsidR="00DC5271" w:rsidRPr="00163DCF">
          <w:rPr>
            <w:szCs w:val="21"/>
            <w:rPrChange w:id="11089" w:author="David" w:date="2022-08-17T16:58:00Z">
              <w:rPr>
                <w:rFonts w:ascii="Times New Roman" w:hAnsi="Times New Roman"/>
                <w:sz w:val="24"/>
                <w:szCs w:val="24"/>
              </w:rPr>
            </w:rPrChange>
          </w:rPr>
          <w:t xml:space="preserve"> </w:t>
        </w:r>
      </w:ins>
      <w:ins w:id="11090" w:author="Britt Collins" w:date="2021-09-30T14:58:00Z">
        <w:r w:rsidRPr="00163DCF">
          <w:rPr>
            <w:szCs w:val="21"/>
            <w:rPrChange w:id="11091" w:author="David" w:date="2022-08-17T16:58:00Z">
              <w:rPr>
                <w:rFonts w:ascii="Times New Roman" w:hAnsi="Times New Roman"/>
                <w:sz w:val="24"/>
                <w:szCs w:val="24"/>
              </w:rPr>
            </w:rPrChange>
          </w:rPr>
          <w:t xml:space="preserve">I got into passenger seat of the car and performed a general assessment of its interior. Andy looked at me quizzically as he tried to locate the ignition. A turn of the car keys put life into the struggling, cold engine. Andy's concern turned to one of delight as the engine roared. </w:t>
        </w:r>
      </w:ins>
    </w:p>
    <w:p w14:paraId="448F5FE5" w14:textId="77777777" w:rsidR="000C4949" w:rsidRPr="00163DCF" w:rsidRDefault="006F31F6">
      <w:pPr>
        <w:spacing w:after="10" w:line="276" w:lineRule="auto"/>
        <w:ind w:left="-5" w:right="15" w:firstLine="725"/>
        <w:rPr>
          <w:ins w:id="11092" w:author="Britt Collins" w:date="2021-10-06T10:53:00Z"/>
          <w:szCs w:val="21"/>
          <w:rPrChange w:id="11093" w:author="David" w:date="2022-08-17T16:58:00Z">
            <w:rPr>
              <w:ins w:id="11094" w:author="Britt Collins" w:date="2021-10-06T10:53:00Z"/>
              <w:rFonts w:ascii="Times New Roman" w:hAnsi="Times New Roman"/>
              <w:sz w:val="24"/>
              <w:szCs w:val="24"/>
            </w:rPr>
          </w:rPrChange>
        </w:rPr>
        <w:pPrChange w:id="11095" w:author="David" w:date="2022-08-17T17:01:00Z">
          <w:pPr>
            <w:spacing w:after="10" w:line="480" w:lineRule="auto"/>
            <w:ind w:left="-5" w:right="15" w:firstLine="725"/>
          </w:pPr>
        </w:pPrChange>
      </w:pPr>
      <w:ins w:id="11096" w:author="Britt Collins" w:date="2021-09-30T14:58:00Z">
        <w:r w:rsidRPr="00163DCF">
          <w:rPr>
            <w:szCs w:val="21"/>
            <w:rPrChange w:id="11097" w:author="David" w:date="2022-08-17T16:58:00Z">
              <w:rPr>
                <w:rFonts w:ascii="Times New Roman" w:hAnsi="Times New Roman"/>
                <w:sz w:val="24"/>
                <w:szCs w:val="24"/>
              </w:rPr>
            </w:rPrChange>
          </w:rPr>
          <w:t>He beat his hands down on the dashboard</w:t>
        </w:r>
      </w:ins>
      <w:ins w:id="11098" w:author="Britt Collins" w:date="2021-10-06T10:51:00Z">
        <w:r w:rsidR="00DC5271" w:rsidRPr="00163DCF">
          <w:rPr>
            <w:szCs w:val="21"/>
            <w:rPrChange w:id="11099" w:author="David" w:date="2022-08-17T16:58:00Z">
              <w:rPr>
                <w:rFonts w:ascii="Times New Roman" w:hAnsi="Times New Roman"/>
                <w:sz w:val="24"/>
                <w:szCs w:val="24"/>
              </w:rPr>
            </w:rPrChange>
          </w:rPr>
          <w:t>.</w:t>
        </w:r>
      </w:ins>
      <w:ins w:id="11100" w:author="Britt Collins" w:date="2021-09-30T14:58:00Z">
        <w:r w:rsidRPr="00163DCF">
          <w:rPr>
            <w:szCs w:val="21"/>
            <w:rPrChange w:id="11101" w:author="David" w:date="2022-08-17T16:58:00Z">
              <w:rPr>
                <w:rFonts w:ascii="Times New Roman" w:hAnsi="Times New Roman"/>
                <w:sz w:val="24"/>
                <w:szCs w:val="24"/>
              </w:rPr>
            </w:rPrChange>
          </w:rPr>
          <w:t xml:space="preserve"> </w:t>
        </w:r>
      </w:ins>
      <w:ins w:id="11102" w:author="Britt Collins" w:date="2021-10-06T10:51:00Z">
        <w:r w:rsidR="00DC5271" w:rsidRPr="00163DCF">
          <w:rPr>
            <w:szCs w:val="21"/>
            <w:rPrChange w:id="11103" w:author="David" w:date="2022-08-17T16:58:00Z">
              <w:rPr>
                <w:rFonts w:ascii="Times New Roman" w:hAnsi="Times New Roman"/>
                <w:sz w:val="24"/>
                <w:szCs w:val="24"/>
              </w:rPr>
            </w:rPrChange>
          </w:rPr>
          <w:t>“</w:t>
        </w:r>
      </w:ins>
      <w:ins w:id="11104" w:author="Britt Collins" w:date="2021-09-30T14:58:00Z">
        <w:r w:rsidRPr="00163DCF">
          <w:rPr>
            <w:szCs w:val="21"/>
            <w:rPrChange w:id="11105" w:author="David" w:date="2022-08-17T16:58:00Z">
              <w:rPr>
                <w:rFonts w:ascii="Times New Roman" w:hAnsi="Times New Roman"/>
                <w:sz w:val="24"/>
                <w:szCs w:val="24"/>
              </w:rPr>
            </w:rPrChange>
          </w:rPr>
          <w:t>Yes!</w:t>
        </w:r>
      </w:ins>
      <w:ins w:id="11106" w:author="Britt Collins" w:date="2021-10-06T10:51:00Z">
        <w:r w:rsidR="00DC5271" w:rsidRPr="00163DCF">
          <w:rPr>
            <w:szCs w:val="21"/>
            <w:rPrChange w:id="11107" w:author="David" w:date="2022-08-17T16:58:00Z">
              <w:rPr>
                <w:rFonts w:ascii="Times New Roman" w:hAnsi="Times New Roman"/>
                <w:sz w:val="24"/>
                <w:szCs w:val="24"/>
              </w:rPr>
            </w:rPrChange>
          </w:rPr>
          <w:t>”</w:t>
        </w:r>
      </w:ins>
      <w:ins w:id="11108" w:author="Britt Collins" w:date="2021-09-30T14:58:00Z">
        <w:r w:rsidRPr="00163DCF">
          <w:rPr>
            <w:szCs w:val="21"/>
            <w:rPrChange w:id="11109" w:author="David" w:date="2022-08-17T16:58:00Z">
              <w:rPr>
                <w:rFonts w:ascii="Times New Roman" w:hAnsi="Times New Roman"/>
                <w:sz w:val="24"/>
                <w:szCs w:val="24"/>
              </w:rPr>
            </w:rPrChange>
          </w:rPr>
          <w:t xml:space="preserve"> he </w:t>
        </w:r>
      </w:ins>
      <w:ins w:id="11110" w:author="Britt Collins" w:date="2021-10-06T10:51:00Z">
        <w:r w:rsidR="00DC5271" w:rsidRPr="00163DCF">
          <w:rPr>
            <w:szCs w:val="21"/>
            <w:rPrChange w:id="11111" w:author="David" w:date="2022-08-17T16:58:00Z">
              <w:rPr>
                <w:rFonts w:ascii="Times New Roman" w:hAnsi="Times New Roman"/>
                <w:sz w:val="24"/>
                <w:szCs w:val="24"/>
              </w:rPr>
            </w:rPrChange>
          </w:rPr>
          <w:t>shout</w:t>
        </w:r>
      </w:ins>
      <w:ins w:id="11112" w:author="Britt Collins" w:date="2021-09-30T14:58:00Z">
        <w:r w:rsidRPr="00163DCF">
          <w:rPr>
            <w:szCs w:val="21"/>
            <w:rPrChange w:id="11113" w:author="David" w:date="2022-08-17T16:58:00Z">
              <w:rPr>
                <w:rFonts w:ascii="Times New Roman" w:hAnsi="Times New Roman"/>
                <w:sz w:val="24"/>
                <w:szCs w:val="24"/>
              </w:rPr>
            </w:rPrChange>
          </w:rPr>
          <w:t xml:space="preserve">ed </w:t>
        </w:r>
      </w:ins>
      <w:ins w:id="11114" w:author="Britt Collins" w:date="2021-10-06T10:52:00Z">
        <w:r w:rsidR="00DC5271" w:rsidRPr="00163DCF">
          <w:rPr>
            <w:szCs w:val="21"/>
            <w:rPrChange w:id="11115" w:author="David" w:date="2022-08-17T16:58:00Z">
              <w:rPr>
                <w:rFonts w:ascii="Times New Roman" w:hAnsi="Times New Roman"/>
                <w:sz w:val="24"/>
                <w:szCs w:val="24"/>
              </w:rPr>
            </w:rPrChange>
          </w:rPr>
          <w:t>out and then</w:t>
        </w:r>
      </w:ins>
      <w:ins w:id="11116" w:author="Britt Collins" w:date="2021-09-30T14:58:00Z">
        <w:r w:rsidRPr="00163DCF">
          <w:rPr>
            <w:szCs w:val="21"/>
            <w:rPrChange w:id="11117" w:author="David" w:date="2022-08-17T16:58:00Z">
              <w:rPr>
                <w:rFonts w:ascii="Times New Roman" w:hAnsi="Times New Roman"/>
                <w:sz w:val="24"/>
                <w:szCs w:val="24"/>
              </w:rPr>
            </w:rPrChange>
          </w:rPr>
          <w:t xml:space="preserve"> turned his attentions to the CD/radio player</w:t>
        </w:r>
      </w:ins>
      <w:ins w:id="11118" w:author="Britt Collins" w:date="2021-10-06T10:52:00Z">
        <w:r w:rsidR="00DC5271" w:rsidRPr="00163DCF">
          <w:rPr>
            <w:szCs w:val="21"/>
            <w:rPrChange w:id="11119" w:author="David" w:date="2022-08-17T16:58:00Z">
              <w:rPr>
                <w:rFonts w:ascii="Times New Roman" w:hAnsi="Times New Roman"/>
                <w:sz w:val="24"/>
                <w:szCs w:val="24"/>
              </w:rPr>
            </w:rPrChange>
          </w:rPr>
          <w:t>.</w:t>
        </w:r>
      </w:ins>
      <w:ins w:id="11120" w:author="Britt Collins" w:date="2021-09-30T14:58:00Z">
        <w:r w:rsidRPr="00163DCF">
          <w:rPr>
            <w:szCs w:val="21"/>
            <w:rPrChange w:id="11121" w:author="David" w:date="2022-08-17T16:58:00Z">
              <w:rPr>
                <w:rFonts w:ascii="Times New Roman" w:hAnsi="Times New Roman"/>
                <w:sz w:val="24"/>
                <w:szCs w:val="24"/>
              </w:rPr>
            </w:rPrChange>
          </w:rPr>
          <w:t xml:space="preserve"> “</w:t>
        </w:r>
      </w:ins>
      <w:ins w:id="11122" w:author="Britt Collins" w:date="2021-10-06T10:52:00Z">
        <w:r w:rsidR="00DC5271" w:rsidRPr="00163DCF">
          <w:rPr>
            <w:szCs w:val="21"/>
            <w:rPrChange w:id="11123" w:author="David" w:date="2022-08-17T16:58:00Z">
              <w:rPr>
                <w:rFonts w:ascii="Times New Roman" w:hAnsi="Times New Roman"/>
                <w:sz w:val="24"/>
                <w:szCs w:val="24"/>
              </w:rPr>
            </w:rPrChange>
          </w:rPr>
          <w:t>T</w:t>
        </w:r>
      </w:ins>
      <w:ins w:id="11124" w:author="Britt Collins" w:date="2021-09-30T14:58:00Z">
        <w:r w:rsidRPr="00163DCF">
          <w:rPr>
            <w:szCs w:val="21"/>
            <w:rPrChange w:id="11125" w:author="David" w:date="2022-08-17T16:58:00Z">
              <w:rPr>
                <w:rFonts w:ascii="Times New Roman" w:hAnsi="Times New Roman"/>
                <w:sz w:val="24"/>
                <w:szCs w:val="24"/>
              </w:rPr>
            </w:rPrChange>
          </w:rPr>
          <w:t xml:space="preserve">he radio </w:t>
        </w:r>
      </w:ins>
      <w:ins w:id="11126" w:author="Britt Collins" w:date="2021-10-06T10:52:00Z">
        <w:r w:rsidR="00DC5271" w:rsidRPr="00163DCF">
          <w:rPr>
            <w:szCs w:val="21"/>
            <w:rPrChange w:id="11127" w:author="David" w:date="2022-08-17T16:58:00Z">
              <w:rPr>
                <w:rFonts w:ascii="Times New Roman" w:hAnsi="Times New Roman"/>
                <w:sz w:val="24"/>
                <w:szCs w:val="24"/>
              </w:rPr>
            </w:rPrChange>
          </w:rPr>
          <w:t>i</w:t>
        </w:r>
      </w:ins>
      <w:ins w:id="11128" w:author="Britt Collins" w:date="2021-09-30T14:58:00Z">
        <w:r w:rsidRPr="00163DCF">
          <w:rPr>
            <w:szCs w:val="21"/>
            <w:rPrChange w:id="11129" w:author="David" w:date="2022-08-17T16:58:00Z">
              <w:rPr>
                <w:rFonts w:ascii="Times New Roman" w:hAnsi="Times New Roman"/>
                <w:sz w:val="24"/>
                <w:szCs w:val="24"/>
              </w:rPr>
            </w:rPrChange>
          </w:rPr>
          <w:t xml:space="preserve">s fucked but the CD player </w:t>
        </w:r>
      </w:ins>
      <w:ins w:id="11130" w:author="Britt Collins" w:date="2021-10-06T10:52:00Z">
        <w:r w:rsidR="00DC5271" w:rsidRPr="00163DCF">
          <w:rPr>
            <w:szCs w:val="21"/>
            <w:rPrChange w:id="11131" w:author="David" w:date="2022-08-17T16:58:00Z">
              <w:rPr>
                <w:rFonts w:ascii="Times New Roman" w:hAnsi="Times New Roman"/>
                <w:sz w:val="24"/>
                <w:szCs w:val="24"/>
              </w:rPr>
            </w:rPrChange>
          </w:rPr>
          <w:t>works</w:t>
        </w:r>
      </w:ins>
      <w:ins w:id="11132" w:author="Britt Collins" w:date="2021-09-30T14:58:00Z">
        <w:r w:rsidRPr="00163DCF">
          <w:rPr>
            <w:szCs w:val="21"/>
            <w:rPrChange w:id="11133" w:author="David" w:date="2022-08-17T16:58:00Z">
              <w:rPr>
                <w:rFonts w:ascii="Times New Roman" w:hAnsi="Times New Roman"/>
                <w:sz w:val="24"/>
                <w:szCs w:val="24"/>
              </w:rPr>
            </w:rPrChange>
          </w:rPr>
          <w:t>.</w:t>
        </w:r>
      </w:ins>
      <w:ins w:id="11134" w:author="Britt Collins" w:date="2021-10-06T10:52:00Z">
        <w:r w:rsidR="00DC5271" w:rsidRPr="00163DCF">
          <w:rPr>
            <w:szCs w:val="21"/>
            <w:rPrChange w:id="11135" w:author="David" w:date="2022-08-17T16:58:00Z">
              <w:rPr>
                <w:rFonts w:ascii="Times New Roman" w:hAnsi="Times New Roman"/>
                <w:sz w:val="24"/>
                <w:szCs w:val="24"/>
              </w:rPr>
            </w:rPrChange>
          </w:rPr>
          <w:t>”</w:t>
        </w:r>
      </w:ins>
      <w:ins w:id="11136" w:author="Britt Collins" w:date="2021-09-30T14:58:00Z">
        <w:r w:rsidRPr="00163DCF">
          <w:rPr>
            <w:szCs w:val="21"/>
            <w:rPrChange w:id="11137" w:author="David" w:date="2022-08-17T16:58:00Z">
              <w:rPr>
                <w:rFonts w:ascii="Times New Roman" w:hAnsi="Times New Roman"/>
                <w:sz w:val="24"/>
                <w:szCs w:val="24"/>
              </w:rPr>
            </w:rPrChange>
          </w:rPr>
          <w:t xml:space="preserve"> </w:t>
        </w:r>
        <w:r w:rsidRPr="00163DCF">
          <w:rPr>
            <w:szCs w:val="21"/>
            <w:rPrChange w:id="11138" w:author="David" w:date="2022-08-17T16:58:00Z">
              <w:rPr>
                <w:rFonts w:ascii="Times New Roman" w:hAnsi="Times New Roman"/>
                <w:i/>
                <w:sz w:val="24"/>
                <w:szCs w:val="24"/>
              </w:rPr>
            </w:rPrChange>
          </w:rPr>
          <w:t xml:space="preserve">The previous customer was kind enough to leave </w:t>
        </w:r>
        <w:proofErr w:type="gramStart"/>
        <w:r w:rsidRPr="00163DCF">
          <w:rPr>
            <w:szCs w:val="21"/>
            <w:rPrChange w:id="11139" w:author="David" w:date="2022-08-17T16:58:00Z">
              <w:rPr>
                <w:rFonts w:ascii="Times New Roman" w:hAnsi="Times New Roman"/>
                <w:i/>
                <w:sz w:val="24"/>
                <w:szCs w:val="24"/>
              </w:rPr>
            </w:rPrChange>
          </w:rPr>
          <w:t>a number of</w:t>
        </w:r>
        <w:proofErr w:type="gramEnd"/>
        <w:r w:rsidRPr="00163DCF">
          <w:rPr>
            <w:szCs w:val="21"/>
            <w:rPrChange w:id="11140" w:author="David" w:date="2022-08-17T16:58:00Z">
              <w:rPr>
                <w:rFonts w:ascii="Times New Roman" w:hAnsi="Times New Roman"/>
                <w:i/>
                <w:sz w:val="24"/>
                <w:szCs w:val="24"/>
              </w:rPr>
            </w:rPrChange>
          </w:rPr>
          <w:t xml:space="preserve"> music compilations. </w:t>
        </w:r>
      </w:ins>
    </w:p>
    <w:p w14:paraId="14ECD211" w14:textId="6163A4F9" w:rsidR="006F31F6" w:rsidRPr="00163DCF" w:rsidRDefault="000C4949">
      <w:pPr>
        <w:spacing w:after="10" w:line="276" w:lineRule="auto"/>
        <w:ind w:left="-5" w:right="15" w:firstLine="725"/>
        <w:rPr>
          <w:ins w:id="11141" w:author="Britt Collins" w:date="2021-09-30T14:58:00Z"/>
          <w:szCs w:val="21"/>
          <w:rPrChange w:id="11142" w:author="David" w:date="2022-08-17T16:58:00Z">
            <w:rPr>
              <w:ins w:id="11143" w:author="Britt Collins" w:date="2021-09-30T14:58:00Z"/>
              <w:rFonts w:ascii="Times New Roman" w:hAnsi="Times New Roman"/>
              <w:sz w:val="24"/>
              <w:szCs w:val="24"/>
            </w:rPr>
          </w:rPrChange>
        </w:rPr>
        <w:pPrChange w:id="11144" w:author="David" w:date="2022-08-17T17:01:00Z">
          <w:pPr>
            <w:ind w:left="-5" w:right="15"/>
          </w:pPr>
        </w:pPrChange>
      </w:pPr>
      <w:ins w:id="11145" w:author="Britt Collins" w:date="2021-10-06T10:53:00Z">
        <w:r w:rsidRPr="00163DCF">
          <w:rPr>
            <w:szCs w:val="21"/>
            <w:rPrChange w:id="11146" w:author="David" w:date="2022-08-17T16:58:00Z">
              <w:rPr>
                <w:rFonts w:ascii="Times New Roman" w:hAnsi="Times New Roman"/>
                <w:sz w:val="24"/>
                <w:szCs w:val="24"/>
              </w:rPr>
            </w:rPrChange>
          </w:rPr>
          <w:t>I</w:t>
        </w:r>
      </w:ins>
      <w:ins w:id="11147" w:author="Britt Collins" w:date="2021-09-30T14:58:00Z">
        <w:r w:rsidR="006F31F6" w:rsidRPr="00163DCF">
          <w:rPr>
            <w:szCs w:val="21"/>
            <w:rPrChange w:id="11148" w:author="David" w:date="2022-08-17T16:58:00Z">
              <w:rPr>
                <w:rFonts w:ascii="Times New Roman" w:hAnsi="Times New Roman"/>
                <w:i/>
                <w:sz w:val="24"/>
                <w:szCs w:val="24"/>
              </w:rPr>
            </w:rPrChange>
          </w:rPr>
          <w:t xml:space="preserve"> chose one</w:t>
        </w:r>
        <w:r w:rsidR="006F31F6" w:rsidRPr="00163DCF">
          <w:rPr>
            <w:i/>
            <w:szCs w:val="21"/>
            <w:rPrChange w:id="11149" w:author="David" w:date="2022-08-17T16:58:00Z">
              <w:rPr>
                <w:rFonts w:ascii="Times New Roman" w:hAnsi="Times New Roman"/>
                <w:i/>
                <w:sz w:val="24"/>
                <w:szCs w:val="24"/>
              </w:rPr>
            </w:rPrChange>
          </w:rPr>
          <w:t xml:space="preserve">. </w:t>
        </w:r>
        <w:r w:rsidR="006F31F6" w:rsidRPr="00163DCF">
          <w:rPr>
            <w:szCs w:val="21"/>
            <w:rPrChange w:id="11150" w:author="David" w:date="2022-08-17T16:58:00Z">
              <w:rPr>
                <w:rFonts w:ascii="Times New Roman" w:hAnsi="Times New Roman"/>
                <w:sz w:val="24"/>
                <w:szCs w:val="24"/>
              </w:rPr>
            </w:rPrChange>
          </w:rPr>
          <w:t xml:space="preserve">Not only was the radio </w:t>
        </w:r>
        <w:proofErr w:type="gramStart"/>
        <w:r w:rsidR="006F31F6" w:rsidRPr="00163DCF">
          <w:rPr>
            <w:szCs w:val="21"/>
            <w:rPrChange w:id="11151" w:author="David" w:date="2022-08-17T16:58:00Z">
              <w:rPr>
                <w:rFonts w:ascii="Times New Roman" w:hAnsi="Times New Roman"/>
                <w:sz w:val="24"/>
                <w:szCs w:val="24"/>
              </w:rPr>
            </w:rPrChange>
          </w:rPr>
          <w:t>fucked</w:t>
        </w:r>
        <w:proofErr w:type="gramEnd"/>
        <w:r w:rsidR="006F31F6" w:rsidRPr="00163DCF">
          <w:rPr>
            <w:szCs w:val="21"/>
            <w:rPrChange w:id="11152" w:author="David" w:date="2022-08-17T16:58:00Z">
              <w:rPr>
                <w:rFonts w:ascii="Times New Roman" w:hAnsi="Times New Roman"/>
                <w:sz w:val="24"/>
                <w:szCs w:val="24"/>
              </w:rPr>
            </w:rPrChange>
          </w:rPr>
          <w:t xml:space="preserve">, but most of the CDs were scratched to fuck too. </w:t>
        </w:r>
      </w:ins>
      <w:ins w:id="11153" w:author="Britt Collins" w:date="2021-10-06T10:54:00Z">
        <w:r w:rsidRPr="00163DCF">
          <w:rPr>
            <w:szCs w:val="21"/>
            <w:rPrChange w:id="11154" w:author="David" w:date="2022-08-17T16:58:00Z">
              <w:rPr>
                <w:rFonts w:ascii="Times New Roman" w:hAnsi="Times New Roman"/>
                <w:sz w:val="24"/>
                <w:szCs w:val="24"/>
              </w:rPr>
            </w:rPrChange>
          </w:rPr>
          <w:t>“</w:t>
        </w:r>
      </w:ins>
      <w:ins w:id="11155" w:author="Britt Collins" w:date="2021-09-30T14:58:00Z">
        <w:r w:rsidR="006F31F6" w:rsidRPr="00163DCF">
          <w:rPr>
            <w:szCs w:val="21"/>
            <w:rPrChange w:id="11156" w:author="David" w:date="2022-08-17T16:58:00Z">
              <w:rPr>
                <w:rFonts w:ascii="Times New Roman" w:hAnsi="Times New Roman"/>
                <w:sz w:val="24"/>
                <w:szCs w:val="24"/>
              </w:rPr>
            </w:rPrChange>
          </w:rPr>
          <w:t>Bingo! We have a winner,</w:t>
        </w:r>
      </w:ins>
      <w:ins w:id="11157" w:author="Britt Collins" w:date="2021-10-06T10:54:00Z">
        <w:r w:rsidRPr="00163DCF">
          <w:rPr>
            <w:szCs w:val="21"/>
            <w:rPrChange w:id="11158" w:author="David" w:date="2022-08-17T16:58:00Z">
              <w:rPr>
                <w:rFonts w:ascii="Times New Roman" w:hAnsi="Times New Roman"/>
                <w:sz w:val="24"/>
                <w:szCs w:val="24"/>
              </w:rPr>
            </w:rPrChange>
          </w:rPr>
          <w:t>”</w:t>
        </w:r>
      </w:ins>
      <w:ins w:id="11159" w:author="Britt Collins" w:date="2021-09-30T14:58:00Z">
        <w:r w:rsidR="006F31F6" w:rsidRPr="00163DCF">
          <w:rPr>
            <w:szCs w:val="21"/>
            <w:rPrChange w:id="11160" w:author="David" w:date="2022-08-17T16:58:00Z">
              <w:rPr>
                <w:rFonts w:ascii="Times New Roman" w:hAnsi="Times New Roman"/>
                <w:sz w:val="24"/>
                <w:szCs w:val="24"/>
              </w:rPr>
            </w:rPrChange>
          </w:rPr>
          <w:t xml:space="preserve"> I said on finding a marginally scraped disc. It inserted into the player with the smoothness of sandpaper. After a range of device related malfunctions, the music played at low volume. The sound was stereo, a combination of one working speaker on the rear passenger side and one on the driver's side. I turned the volume up to eleven. Andy and I </w:t>
        </w:r>
      </w:ins>
      <w:ins w:id="11161" w:author="Britt Collins" w:date="2021-10-06T10:55:00Z">
        <w:r w:rsidRPr="00163DCF">
          <w:rPr>
            <w:szCs w:val="21"/>
            <w:rPrChange w:id="11162" w:author="David" w:date="2022-08-17T16:58:00Z">
              <w:rPr>
                <w:rFonts w:ascii="Times New Roman" w:hAnsi="Times New Roman"/>
                <w:sz w:val="24"/>
                <w:szCs w:val="24"/>
              </w:rPr>
            </w:rPrChange>
          </w:rPr>
          <w:t>glanced at each other</w:t>
        </w:r>
      </w:ins>
      <w:ins w:id="11163" w:author="Britt Collins" w:date="2021-09-30T14:58:00Z">
        <w:r w:rsidR="006F31F6" w:rsidRPr="00163DCF">
          <w:rPr>
            <w:szCs w:val="21"/>
            <w:rPrChange w:id="11164" w:author="David" w:date="2022-08-17T16:58:00Z">
              <w:rPr>
                <w:rFonts w:ascii="Times New Roman" w:hAnsi="Times New Roman"/>
                <w:sz w:val="24"/>
                <w:szCs w:val="24"/>
              </w:rPr>
            </w:rPrChange>
          </w:rPr>
          <w:t xml:space="preserve"> and burst out laughing.</w:t>
        </w:r>
      </w:ins>
      <w:ins w:id="11165" w:author="Britt Collins" w:date="2021-10-06T10:55:00Z">
        <w:r w:rsidRPr="00163DCF">
          <w:rPr>
            <w:szCs w:val="21"/>
            <w:rPrChange w:id="11166" w:author="David" w:date="2022-08-17T16:58:00Z">
              <w:rPr>
                <w:rFonts w:ascii="Times New Roman" w:hAnsi="Times New Roman"/>
                <w:sz w:val="24"/>
                <w:szCs w:val="24"/>
              </w:rPr>
            </w:rPrChange>
          </w:rPr>
          <w:t xml:space="preserve"> </w:t>
        </w:r>
      </w:ins>
      <w:ins w:id="11167" w:author="Britt Collins" w:date="2021-09-30T14:58:00Z">
        <w:r w:rsidR="006F31F6" w:rsidRPr="00163DCF">
          <w:rPr>
            <w:szCs w:val="21"/>
            <w:rPrChange w:id="11168" w:author="David" w:date="2022-08-17T16:58:00Z">
              <w:rPr>
                <w:rFonts w:ascii="Times New Roman" w:hAnsi="Times New Roman"/>
                <w:sz w:val="24"/>
                <w:szCs w:val="24"/>
              </w:rPr>
            </w:rPrChange>
          </w:rPr>
          <w:t xml:space="preserve">Whatever this person’s tastes </w:t>
        </w:r>
        <w:proofErr w:type="gramStart"/>
        <w:r w:rsidR="006F31F6" w:rsidRPr="00163DCF">
          <w:rPr>
            <w:szCs w:val="21"/>
            <w:rPrChange w:id="11169" w:author="David" w:date="2022-08-17T16:58:00Z">
              <w:rPr>
                <w:rFonts w:ascii="Times New Roman" w:hAnsi="Times New Roman"/>
                <w:sz w:val="24"/>
                <w:szCs w:val="24"/>
              </w:rPr>
            </w:rPrChange>
          </w:rPr>
          <w:t>were</w:t>
        </w:r>
        <w:proofErr w:type="gramEnd"/>
        <w:r w:rsidR="006F31F6" w:rsidRPr="00163DCF">
          <w:rPr>
            <w:szCs w:val="21"/>
            <w:rPrChange w:id="11170" w:author="David" w:date="2022-08-17T16:58:00Z">
              <w:rPr>
                <w:rFonts w:ascii="Times New Roman" w:hAnsi="Times New Roman"/>
                <w:sz w:val="24"/>
                <w:szCs w:val="24"/>
              </w:rPr>
            </w:rPrChange>
          </w:rPr>
          <w:t xml:space="preserve"> it wasn’t mainstream, unless mainstream was </w:t>
        </w:r>
      </w:ins>
      <w:ins w:id="11171" w:author="Britt Collins" w:date="2021-10-06T10:55:00Z">
        <w:r w:rsidRPr="00163DCF">
          <w:rPr>
            <w:szCs w:val="21"/>
            <w:rPrChange w:id="11172" w:author="David" w:date="2022-08-17T16:58:00Z">
              <w:rPr>
                <w:rFonts w:ascii="Times New Roman" w:hAnsi="Times New Roman"/>
                <w:sz w:val="24"/>
                <w:szCs w:val="24"/>
              </w:rPr>
            </w:rPrChange>
          </w:rPr>
          <w:t>c</w:t>
        </w:r>
      </w:ins>
      <w:ins w:id="11173" w:author="Britt Collins" w:date="2021-09-30T14:58:00Z">
        <w:r w:rsidR="006F31F6" w:rsidRPr="00163DCF">
          <w:rPr>
            <w:szCs w:val="21"/>
            <w:rPrChange w:id="11174" w:author="David" w:date="2022-08-17T16:58:00Z">
              <w:rPr>
                <w:rFonts w:ascii="Times New Roman" w:hAnsi="Times New Roman"/>
                <w:sz w:val="24"/>
                <w:szCs w:val="24"/>
              </w:rPr>
            </w:rPrChange>
          </w:rPr>
          <w:t xml:space="preserve">ountry and </w:t>
        </w:r>
      </w:ins>
      <w:ins w:id="11175" w:author="Britt Collins" w:date="2021-10-06T10:55:00Z">
        <w:r w:rsidRPr="00163DCF">
          <w:rPr>
            <w:szCs w:val="21"/>
            <w:rPrChange w:id="11176" w:author="David" w:date="2022-08-17T16:58:00Z">
              <w:rPr>
                <w:rFonts w:ascii="Times New Roman" w:hAnsi="Times New Roman"/>
                <w:sz w:val="24"/>
                <w:szCs w:val="24"/>
              </w:rPr>
            </w:rPrChange>
          </w:rPr>
          <w:t>w</w:t>
        </w:r>
      </w:ins>
      <w:ins w:id="11177" w:author="Britt Collins" w:date="2021-09-30T14:58:00Z">
        <w:r w:rsidR="006F31F6" w:rsidRPr="00163DCF">
          <w:rPr>
            <w:szCs w:val="21"/>
            <w:rPrChange w:id="11178" w:author="David" w:date="2022-08-17T16:58:00Z">
              <w:rPr>
                <w:rFonts w:ascii="Times New Roman" w:hAnsi="Times New Roman"/>
                <w:sz w:val="24"/>
                <w:szCs w:val="24"/>
              </w:rPr>
            </w:rPrChange>
          </w:rPr>
          <w:t>estern.</w:t>
        </w:r>
      </w:ins>
    </w:p>
    <w:p w14:paraId="5C4387C7" w14:textId="43F344C4" w:rsidR="006F31F6" w:rsidRPr="00163DCF" w:rsidRDefault="006F31F6">
      <w:pPr>
        <w:spacing w:line="276" w:lineRule="auto"/>
        <w:ind w:left="-5" w:right="15" w:firstLine="725"/>
        <w:rPr>
          <w:ins w:id="11179" w:author="Britt Collins" w:date="2021-09-30T14:58:00Z"/>
          <w:szCs w:val="21"/>
          <w:rPrChange w:id="11180" w:author="David" w:date="2022-08-17T16:58:00Z">
            <w:rPr>
              <w:ins w:id="11181" w:author="Britt Collins" w:date="2021-09-30T14:58:00Z"/>
              <w:rFonts w:ascii="Times New Roman" w:hAnsi="Times New Roman"/>
              <w:sz w:val="24"/>
              <w:szCs w:val="24"/>
            </w:rPr>
          </w:rPrChange>
        </w:rPr>
        <w:pPrChange w:id="11182" w:author="David" w:date="2022-08-17T17:01:00Z">
          <w:pPr>
            <w:ind w:left="-5" w:right="15"/>
          </w:pPr>
        </w:pPrChange>
      </w:pPr>
      <w:ins w:id="11183" w:author="Britt Collins" w:date="2021-09-30T14:58:00Z">
        <w:r w:rsidRPr="00163DCF">
          <w:rPr>
            <w:szCs w:val="21"/>
            <w:rPrChange w:id="11184" w:author="David" w:date="2022-08-17T16:58:00Z">
              <w:rPr>
                <w:rFonts w:ascii="Times New Roman" w:hAnsi="Times New Roman"/>
                <w:sz w:val="24"/>
                <w:szCs w:val="24"/>
              </w:rPr>
            </w:rPrChange>
          </w:rPr>
          <w:t xml:space="preserve">The </w:t>
        </w:r>
        <w:proofErr w:type="spellStart"/>
        <w:r w:rsidRPr="00163DCF">
          <w:rPr>
            <w:szCs w:val="21"/>
            <w:rPrChange w:id="11185" w:author="David" w:date="2022-08-17T16:58:00Z">
              <w:rPr>
                <w:rFonts w:ascii="Times New Roman" w:hAnsi="Times New Roman"/>
                <w:sz w:val="24"/>
                <w:szCs w:val="24"/>
              </w:rPr>
            </w:rPrChange>
          </w:rPr>
          <w:t>shitbox</w:t>
        </w:r>
        <w:proofErr w:type="spellEnd"/>
        <w:r w:rsidRPr="00163DCF">
          <w:rPr>
            <w:szCs w:val="21"/>
            <w:rPrChange w:id="11186" w:author="David" w:date="2022-08-17T16:58:00Z">
              <w:rPr>
                <w:rFonts w:ascii="Times New Roman" w:hAnsi="Times New Roman"/>
                <w:sz w:val="24"/>
                <w:szCs w:val="24"/>
              </w:rPr>
            </w:rPrChange>
          </w:rPr>
          <w:t xml:space="preserve"> was taking to the wintery New Zealand hills like a duck to trees. Andy was using every bit of his adolescent driving skills to get the back end of the car to kick out on the corners. As we took to the uphill road sections, the car was getting precariously close to the sheer drop at the road's edge. It was especially perilous when wider cars wanted to get by on single lane roads. The disbelief turned to tears of joy as we successfully passed the SUVs. With more ascent, there was more snow and ice on the road. It got to the point where the t</w:t>
        </w:r>
      </w:ins>
      <w:ins w:id="11187" w:author="Britt Collins" w:date="2021-10-06T10:56:00Z">
        <w:r w:rsidR="000C4949" w:rsidRPr="00163DCF">
          <w:rPr>
            <w:szCs w:val="21"/>
            <w:rPrChange w:id="11188" w:author="David" w:date="2022-08-17T16:58:00Z">
              <w:rPr>
                <w:rFonts w:ascii="Times New Roman" w:hAnsi="Times New Roman"/>
                <w:sz w:val="24"/>
                <w:szCs w:val="24"/>
              </w:rPr>
            </w:rPrChange>
          </w:rPr>
          <w:t>i</w:t>
        </w:r>
      </w:ins>
      <w:ins w:id="11189" w:author="Britt Collins" w:date="2021-09-30T14:58:00Z">
        <w:r w:rsidRPr="00163DCF">
          <w:rPr>
            <w:szCs w:val="21"/>
            <w:rPrChange w:id="11190" w:author="David" w:date="2022-08-17T16:58:00Z">
              <w:rPr>
                <w:rFonts w:ascii="Times New Roman" w:hAnsi="Times New Roman"/>
                <w:sz w:val="24"/>
                <w:szCs w:val="24"/>
              </w:rPr>
            </w:rPrChange>
          </w:rPr>
          <w:t>res began to lose grip. To further complicate matters, there was a big sign in the middle of the road</w:t>
        </w:r>
      </w:ins>
      <w:ins w:id="11191" w:author="Britt Collins" w:date="2021-10-06T10:56:00Z">
        <w:r w:rsidR="000C4949" w:rsidRPr="00163DCF">
          <w:rPr>
            <w:szCs w:val="21"/>
            <w:rPrChange w:id="11192" w:author="David" w:date="2022-08-17T16:58:00Z">
              <w:rPr>
                <w:rFonts w:ascii="Times New Roman" w:hAnsi="Times New Roman"/>
                <w:sz w:val="24"/>
                <w:szCs w:val="24"/>
              </w:rPr>
            </w:rPrChange>
          </w:rPr>
          <w:t>, warming</w:t>
        </w:r>
      </w:ins>
      <w:ins w:id="11193" w:author="Britt Collins" w:date="2021-09-30T14:58:00Z">
        <w:r w:rsidRPr="00163DCF">
          <w:rPr>
            <w:szCs w:val="21"/>
            <w:rPrChange w:id="11194" w:author="David" w:date="2022-08-17T16:58:00Z">
              <w:rPr>
                <w:rFonts w:ascii="Times New Roman" w:hAnsi="Times New Roman"/>
                <w:sz w:val="24"/>
                <w:szCs w:val="24"/>
              </w:rPr>
            </w:rPrChange>
          </w:rPr>
          <w:t xml:space="preserve"> it was illegal to continue without t</w:t>
        </w:r>
      </w:ins>
      <w:ins w:id="11195" w:author="Britt Collins" w:date="2021-10-06T10:56:00Z">
        <w:r w:rsidR="000C4949" w:rsidRPr="00163DCF">
          <w:rPr>
            <w:szCs w:val="21"/>
            <w:rPrChange w:id="11196" w:author="David" w:date="2022-08-17T16:58:00Z">
              <w:rPr>
                <w:rFonts w:ascii="Times New Roman" w:hAnsi="Times New Roman"/>
                <w:sz w:val="24"/>
                <w:szCs w:val="24"/>
              </w:rPr>
            </w:rPrChange>
          </w:rPr>
          <w:t>i</w:t>
        </w:r>
      </w:ins>
      <w:ins w:id="11197" w:author="Britt Collins" w:date="2021-09-30T14:58:00Z">
        <w:r w:rsidRPr="00163DCF">
          <w:rPr>
            <w:szCs w:val="21"/>
            <w:rPrChange w:id="11198" w:author="David" w:date="2022-08-17T16:58:00Z">
              <w:rPr>
                <w:rFonts w:ascii="Times New Roman" w:hAnsi="Times New Roman"/>
                <w:sz w:val="24"/>
                <w:szCs w:val="24"/>
              </w:rPr>
            </w:rPrChange>
          </w:rPr>
          <w:t>re chains.</w:t>
        </w:r>
      </w:ins>
    </w:p>
    <w:p w14:paraId="25BCC093" w14:textId="009ECE57" w:rsidR="006F31F6" w:rsidRPr="00163DCF" w:rsidRDefault="006F31F6">
      <w:pPr>
        <w:spacing w:line="276" w:lineRule="auto"/>
        <w:ind w:left="-5" w:right="15" w:firstLine="725"/>
        <w:rPr>
          <w:ins w:id="11199" w:author="Britt Collins" w:date="2021-09-30T14:58:00Z"/>
          <w:szCs w:val="21"/>
          <w:rPrChange w:id="11200" w:author="David" w:date="2022-08-17T16:58:00Z">
            <w:rPr>
              <w:ins w:id="11201" w:author="Britt Collins" w:date="2021-09-30T14:58:00Z"/>
              <w:rFonts w:ascii="Times New Roman" w:hAnsi="Times New Roman"/>
              <w:sz w:val="24"/>
              <w:szCs w:val="24"/>
            </w:rPr>
          </w:rPrChange>
        </w:rPr>
        <w:pPrChange w:id="11202" w:author="David" w:date="2022-08-17T17:01:00Z">
          <w:pPr>
            <w:ind w:left="-5" w:right="15"/>
          </w:pPr>
        </w:pPrChange>
      </w:pPr>
      <w:ins w:id="11203" w:author="Britt Collins" w:date="2021-09-30T14:58:00Z">
        <w:r w:rsidRPr="00163DCF">
          <w:rPr>
            <w:szCs w:val="21"/>
            <w:rPrChange w:id="11204" w:author="David" w:date="2022-08-17T16:58:00Z">
              <w:rPr>
                <w:rFonts w:ascii="Times New Roman" w:hAnsi="Times New Roman"/>
                <w:sz w:val="24"/>
                <w:szCs w:val="24"/>
              </w:rPr>
            </w:rPrChange>
          </w:rPr>
          <w:t>We were so close to the slopes</w:t>
        </w:r>
      </w:ins>
      <w:ins w:id="11205" w:author="Britt Collins" w:date="2021-10-06T10:56:00Z">
        <w:r w:rsidR="000C4949" w:rsidRPr="00163DCF">
          <w:rPr>
            <w:szCs w:val="21"/>
            <w:rPrChange w:id="11206" w:author="David" w:date="2022-08-17T16:58:00Z">
              <w:rPr>
                <w:rFonts w:ascii="Times New Roman" w:hAnsi="Times New Roman"/>
                <w:sz w:val="24"/>
                <w:szCs w:val="24"/>
              </w:rPr>
            </w:rPrChange>
          </w:rPr>
          <w:t xml:space="preserve"> w</w:t>
        </w:r>
      </w:ins>
      <w:ins w:id="11207" w:author="Britt Collins" w:date="2021-09-30T14:58:00Z">
        <w:r w:rsidRPr="00163DCF">
          <w:rPr>
            <w:szCs w:val="21"/>
            <w:rPrChange w:id="11208" w:author="David" w:date="2022-08-17T16:58:00Z">
              <w:rPr>
                <w:rFonts w:ascii="Times New Roman" w:hAnsi="Times New Roman"/>
                <w:sz w:val="24"/>
                <w:szCs w:val="24"/>
              </w:rPr>
            </w:rPrChange>
          </w:rPr>
          <w:t xml:space="preserve">e could practically see the ski lifts in the distance. Andy stopped the car. We applied </w:t>
        </w:r>
        <w:proofErr w:type="spellStart"/>
        <w:r w:rsidRPr="00163DCF">
          <w:rPr>
            <w:szCs w:val="21"/>
            <w:rPrChange w:id="11209" w:author="David" w:date="2022-08-17T16:58:00Z">
              <w:rPr>
                <w:rFonts w:ascii="Times New Roman" w:hAnsi="Times New Roman"/>
                <w:sz w:val="24"/>
                <w:szCs w:val="24"/>
              </w:rPr>
            </w:rPrChange>
          </w:rPr>
          <w:t>Issac</w:t>
        </w:r>
        <w:proofErr w:type="spellEnd"/>
        <w:r w:rsidRPr="00163DCF">
          <w:rPr>
            <w:szCs w:val="21"/>
            <w:rPrChange w:id="11210" w:author="David" w:date="2022-08-17T16:58:00Z">
              <w:rPr>
                <w:rFonts w:ascii="Times New Roman" w:hAnsi="Times New Roman"/>
                <w:sz w:val="24"/>
                <w:szCs w:val="24"/>
              </w:rPr>
            </w:rPrChange>
          </w:rPr>
          <w:t xml:space="preserve"> Newton's theory of gravitation, positioning the car in the far corner of a nearby bend. Safely parked, we pulled out the snowboarding gear and began walking. As luck had it, we saw two Korean ladies struggle to drive their car up the slope. We popped over and asked if we could assist. They pointed at a pair of t</w:t>
        </w:r>
      </w:ins>
      <w:ins w:id="11211" w:author="Britt Collins" w:date="2021-10-06T10:57:00Z">
        <w:r w:rsidR="000C4949" w:rsidRPr="00163DCF">
          <w:rPr>
            <w:szCs w:val="21"/>
            <w:rPrChange w:id="11212" w:author="David" w:date="2022-08-17T16:58:00Z">
              <w:rPr>
                <w:rFonts w:ascii="Times New Roman" w:hAnsi="Times New Roman"/>
                <w:sz w:val="24"/>
                <w:szCs w:val="24"/>
              </w:rPr>
            </w:rPrChange>
          </w:rPr>
          <w:t>i</w:t>
        </w:r>
      </w:ins>
      <w:ins w:id="11213" w:author="Britt Collins" w:date="2021-09-30T14:58:00Z">
        <w:r w:rsidRPr="00163DCF">
          <w:rPr>
            <w:szCs w:val="21"/>
            <w:rPrChange w:id="11214" w:author="David" w:date="2022-08-17T16:58:00Z">
              <w:rPr>
                <w:rFonts w:ascii="Times New Roman" w:hAnsi="Times New Roman"/>
                <w:sz w:val="24"/>
                <w:szCs w:val="24"/>
              </w:rPr>
            </w:rPrChange>
          </w:rPr>
          <w:t xml:space="preserve">re chains. We asked if they needed help installing them. </w:t>
        </w:r>
      </w:ins>
      <w:ins w:id="11215" w:author="Britt Collins" w:date="2021-10-06T10:59:00Z">
        <w:r w:rsidR="000C4949" w:rsidRPr="00163DCF">
          <w:rPr>
            <w:szCs w:val="21"/>
            <w:rPrChange w:id="11216" w:author="David" w:date="2022-08-17T16:58:00Z">
              <w:rPr>
                <w:rFonts w:ascii="Times New Roman" w:hAnsi="Times New Roman"/>
                <w:sz w:val="24"/>
                <w:szCs w:val="24"/>
              </w:rPr>
            </w:rPrChange>
          </w:rPr>
          <w:t>They</w:t>
        </w:r>
      </w:ins>
      <w:ins w:id="11217" w:author="Britt Collins" w:date="2021-09-30T14:58:00Z">
        <w:r w:rsidRPr="00163DCF">
          <w:rPr>
            <w:szCs w:val="21"/>
            <w:rPrChange w:id="11218" w:author="David" w:date="2022-08-17T16:58:00Z">
              <w:rPr>
                <w:rFonts w:ascii="Times New Roman" w:hAnsi="Times New Roman"/>
                <w:sz w:val="24"/>
                <w:szCs w:val="24"/>
              </w:rPr>
            </w:rPrChange>
          </w:rPr>
          <w:t xml:space="preserve"> replied with a euphoric </w:t>
        </w:r>
      </w:ins>
      <w:ins w:id="11219" w:author="Britt Collins" w:date="2021-10-06T10:59:00Z">
        <w:r w:rsidR="000C4949" w:rsidRPr="00163DCF">
          <w:rPr>
            <w:szCs w:val="21"/>
            <w:rPrChange w:id="11220" w:author="David" w:date="2022-08-17T16:58:00Z">
              <w:rPr>
                <w:rFonts w:ascii="Times New Roman" w:hAnsi="Times New Roman"/>
                <w:sz w:val="24"/>
                <w:szCs w:val="24"/>
              </w:rPr>
            </w:rPrChange>
          </w:rPr>
          <w:t>“</w:t>
        </w:r>
      </w:ins>
      <w:ins w:id="11221" w:author="Britt Collins" w:date="2021-09-30T14:58:00Z">
        <w:r w:rsidRPr="00163DCF">
          <w:rPr>
            <w:szCs w:val="21"/>
            <w:rPrChange w:id="11222" w:author="David" w:date="2022-08-17T16:58:00Z">
              <w:rPr>
                <w:rFonts w:ascii="Times New Roman" w:hAnsi="Times New Roman"/>
                <w:sz w:val="24"/>
                <w:szCs w:val="24"/>
              </w:rPr>
            </w:rPrChange>
          </w:rPr>
          <w:t>Yes!</w:t>
        </w:r>
      </w:ins>
      <w:ins w:id="11223" w:author="Britt Collins" w:date="2021-10-06T10:59:00Z">
        <w:r w:rsidR="000C4949" w:rsidRPr="00163DCF">
          <w:rPr>
            <w:szCs w:val="21"/>
            <w:rPrChange w:id="11224" w:author="David" w:date="2022-08-17T16:58:00Z">
              <w:rPr>
                <w:rFonts w:ascii="Times New Roman" w:hAnsi="Times New Roman"/>
                <w:sz w:val="24"/>
                <w:szCs w:val="24"/>
              </w:rPr>
            </w:rPrChange>
          </w:rPr>
          <w:t>”</w:t>
        </w:r>
      </w:ins>
      <w:ins w:id="11225" w:author="Britt Collins" w:date="2021-09-30T14:58:00Z">
        <w:r w:rsidRPr="00163DCF">
          <w:rPr>
            <w:szCs w:val="21"/>
            <w:rPrChange w:id="11226" w:author="David" w:date="2022-08-17T16:58:00Z">
              <w:rPr>
                <w:rFonts w:ascii="Times New Roman" w:hAnsi="Times New Roman"/>
                <w:sz w:val="24"/>
                <w:szCs w:val="24"/>
              </w:rPr>
            </w:rPrChange>
          </w:rPr>
          <w:t xml:space="preserve"> </w:t>
        </w:r>
      </w:ins>
      <w:ins w:id="11227" w:author="Britt Collins" w:date="2021-10-06T10:59:00Z">
        <w:r w:rsidR="000C4949" w:rsidRPr="00163DCF">
          <w:rPr>
            <w:szCs w:val="21"/>
            <w:rPrChange w:id="11228" w:author="David" w:date="2022-08-17T16:58:00Z">
              <w:rPr>
                <w:rFonts w:ascii="Times New Roman" w:hAnsi="Times New Roman"/>
                <w:sz w:val="24"/>
                <w:szCs w:val="24"/>
              </w:rPr>
            </w:rPrChange>
          </w:rPr>
          <w:t>Four</w:t>
        </w:r>
      </w:ins>
      <w:ins w:id="11229" w:author="Britt Collins" w:date="2021-09-30T14:58:00Z">
        <w:r w:rsidRPr="00163DCF">
          <w:rPr>
            <w:szCs w:val="21"/>
            <w:rPrChange w:id="11230" w:author="David" w:date="2022-08-17T16:58:00Z">
              <w:rPr>
                <w:rFonts w:ascii="Times New Roman" w:hAnsi="Times New Roman"/>
                <w:sz w:val="24"/>
                <w:szCs w:val="24"/>
              </w:rPr>
            </w:rPrChange>
          </w:rPr>
          <w:t xml:space="preserve"> t</w:t>
        </w:r>
      </w:ins>
      <w:ins w:id="11231" w:author="Britt Collins" w:date="2021-10-06T10:59:00Z">
        <w:r w:rsidR="000C4949" w:rsidRPr="00163DCF">
          <w:rPr>
            <w:szCs w:val="21"/>
            <w:rPrChange w:id="11232" w:author="David" w:date="2022-08-17T16:58:00Z">
              <w:rPr>
                <w:rFonts w:ascii="Times New Roman" w:hAnsi="Times New Roman"/>
                <w:sz w:val="24"/>
                <w:szCs w:val="24"/>
              </w:rPr>
            </w:rPrChange>
          </w:rPr>
          <w:t>i</w:t>
        </w:r>
      </w:ins>
      <w:ins w:id="11233" w:author="Britt Collins" w:date="2021-09-30T14:58:00Z">
        <w:r w:rsidRPr="00163DCF">
          <w:rPr>
            <w:szCs w:val="21"/>
            <w:rPrChange w:id="11234" w:author="David" w:date="2022-08-17T16:58:00Z">
              <w:rPr>
                <w:rFonts w:ascii="Times New Roman" w:hAnsi="Times New Roman"/>
                <w:sz w:val="24"/>
                <w:szCs w:val="24"/>
              </w:rPr>
            </w:rPrChange>
          </w:rPr>
          <w:t xml:space="preserve">re chains constituted a full set. We were </w:t>
        </w:r>
      </w:ins>
      <w:ins w:id="11235" w:author="Britt Collins" w:date="2021-10-06T10:59:00Z">
        <w:r w:rsidR="000C4949" w:rsidRPr="00163DCF">
          <w:rPr>
            <w:szCs w:val="21"/>
            <w:rPrChange w:id="11236" w:author="David" w:date="2022-08-17T16:58:00Z">
              <w:rPr>
                <w:rFonts w:ascii="Times New Roman" w:hAnsi="Times New Roman"/>
                <w:sz w:val="24"/>
                <w:szCs w:val="24"/>
              </w:rPr>
            </w:rPrChange>
          </w:rPr>
          <w:t>two</w:t>
        </w:r>
      </w:ins>
      <w:ins w:id="11237" w:author="Britt Collins" w:date="2021-09-30T14:58:00Z">
        <w:r w:rsidRPr="00163DCF">
          <w:rPr>
            <w:szCs w:val="21"/>
            <w:rPrChange w:id="11238" w:author="David" w:date="2022-08-17T16:58:00Z">
              <w:rPr>
                <w:rFonts w:ascii="Times New Roman" w:hAnsi="Times New Roman"/>
                <w:sz w:val="24"/>
                <w:szCs w:val="24"/>
              </w:rPr>
            </w:rPrChange>
          </w:rPr>
          <w:t xml:space="preserve"> </w:t>
        </w:r>
        <w:proofErr w:type="gramStart"/>
        <w:r w:rsidRPr="00163DCF">
          <w:rPr>
            <w:szCs w:val="21"/>
            <w:rPrChange w:id="11239" w:author="David" w:date="2022-08-17T16:58:00Z">
              <w:rPr>
                <w:rFonts w:ascii="Times New Roman" w:hAnsi="Times New Roman"/>
                <w:sz w:val="24"/>
                <w:szCs w:val="24"/>
              </w:rPr>
            </w:rPrChange>
          </w:rPr>
          <w:t>short</w:t>
        </w:r>
        <w:proofErr w:type="gramEnd"/>
        <w:r w:rsidRPr="00163DCF">
          <w:rPr>
            <w:szCs w:val="21"/>
            <w:rPrChange w:id="11240" w:author="David" w:date="2022-08-17T16:58:00Z">
              <w:rPr>
                <w:rFonts w:ascii="Times New Roman" w:hAnsi="Times New Roman"/>
                <w:sz w:val="24"/>
                <w:szCs w:val="24"/>
              </w:rPr>
            </w:rPrChange>
          </w:rPr>
          <w:t>. Thank goodness instructions were supplied, which allowed us to install them to the rear wheels.</w:t>
        </w:r>
      </w:ins>
    </w:p>
    <w:p w14:paraId="553494BA" w14:textId="355520FB" w:rsidR="006F31F6" w:rsidRPr="00163DCF" w:rsidRDefault="006F31F6">
      <w:pPr>
        <w:spacing w:line="276" w:lineRule="auto"/>
        <w:ind w:left="-5" w:right="15" w:firstLine="725"/>
        <w:rPr>
          <w:ins w:id="11241" w:author="Britt Collins" w:date="2021-09-30T14:58:00Z"/>
          <w:szCs w:val="21"/>
          <w:rPrChange w:id="11242" w:author="David" w:date="2022-08-17T16:58:00Z">
            <w:rPr>
              <w:ins w:id="11243" w:author="Britt Collins" w:date="2021-09-30T14:58:00Z"/>
              <w:rFonts w:ascii="Times New Roman" w:hAnsi="Times New Roman"/>
              <w:sz w:val="24"/>
              <w:szCs w:val="24"/>
            </w:rPr>
          </w:rPrChange>
        </w:rPr>
        <w:pPrChange w:id="11244" w:author="David" w:date="2022-08-17T17:01:00Z">
          <w:pPr>
            <w:ind w:left="-5" w:right="15"/>
          </w:pPr>
        </w:pPrChange>
      </w:pPr>
      <w:ins w:id="11245" w:author="Britt Collins" w:date="2021-09-30T14:58:00Z">
        <w:r w:rsidRPr="00163DCF">
          <w:rPr>
            <w:szCs w:val="21"/>
            <w:rPrChange w:id="11246" w:author="David" w:date="2022-08-17T16:58:00Z">
              <w:rPr>
                <w:rFonts w:ascii="Times New Roman" w:hAnsi="Times New Roman"/>
                <w:sz w:val="24"/>
                <w:szCs w:val="24"/>
              </w:rPr>
            </w:rPrChange>
          </w:rPr>
          <w:t xml:space="preserve">Without our new Korean friends, our journey to the slopes would have ended there. It nearly did. Installing our snowboards into their </w:t>
        </w:r>
      </w:ins>
      <w:ins w:id="11247" w:author="Britt Collins" w:date="2021-10-06T11:00:00Z">
        <w:r w:rsidR="000C4949" w:rsidRPr="00163DCF">
          <w:rPr>
            <w:szCs w:val="21"/>
            <w:rPrChange w:id="11248" w:author="David" w:date="2022-08-17T16:58:00Z">
              <w:rPr>
                <w:rFonts w:ascii="Times New Roman" w:hAnsi="Times New Roman"/>
                <w:sz w:val="24"/>
                <w:szCs w:val="24"/>
              </w:rPr>
            </w:rPrChange>
          </w:rPr>
          <w:t xml:space="preserve">compact </w:t>
        </w:r>
      </w:ins>
      <w:ins w:id="11249" w:author="Britt Collins" w:date="2021-09-30T14:58:00Z">
        <w:r w:rsidRPr="00163DCF">
          <w:rPr>
            <w:szCs w:val="21"/>
            <w:rPrChange w:id="11250" w:author="David" w:date="2022-08-17T16:58:00Z">
              <w:rPr>
                <w:rFonts w:ascii="Times New Roman" w:hAnsi="Times New Roman"/>
                <w:sz w:val="24"/>
                <w:szCs w:val="24"/>
              </w:rPr>
            </w:rPrChange>
          </w:rPr>
          <w:t xml:space="preserve">car with </w:t>
        </w:r>
      </w:ins>
      <w:ins w:id="11251" w:author="Britt Collins" w:date="2021-10-06T11:00:00Z">
        <w:r w:rsidR="000C4949" w:rsidRPr="00163DCF">
          <w:rPr>
            <w:szCs w:val="21"/>
            <w:rPrChange w:id="11252" w:author="David" w:date="2022-08-17T16:58:00Z">
              <w:rPr>
                <w:rFonts w:ascii="Times New Roman" w:hAnsi="Times New Roman"/>
                <w:sz w:val="24"/>
                <w:szCs w:val="24"/>
              </w:rPr>
            </w:rPrChange>
          </w:rPr>
          <w:t>the</w:t>
        </w:r>
      </w:ins>
      <w:ins w:id="11253" w:author="Britt Collins" w:date="2021-09-30T14:58:00Z">
        <w:r w:rsidRPr="00163DCF">
          <w:rPr>
            <w:szCs w:val="21"/>
            <w:rPrChange w:id="11254" w:author="David" w:date="2022-08-17T16:58:00Z">
              <w:rPr>
                <w:rFonts w:ascii="Times New Roman" w:hAnsi="Times New Roman"/>
                <w:sz w:val="24"/>
                <w:szCs w:val="24"/>
              </w:rPr>
            </w:rPrChange>
          </w:rPr>
          <w:t xml:space="preserve"> </w:t>
        </w:r>
      </w:ins>
      <w:ins w:id="11255" w:author="Britt Collins" w:date="2021-10-06T11:00:00Z">
        <w:r w:rsidR="000C4949" w:rsidRPr="00163DCF">
          <w:rPr>
            <w:szCs w:val="21"/>
            <w:rPrChange w:id="11256" w:author="David" w:date="2022-08-17T16:58:00Z">
              <w:rPr>
                <w:rFonts w:ascii="Times New Roman" w:hAnsi="Times New Roman"/>
                <w:sz w:val="24"/>
                <w:szCs w:val="24"/>
              </w:rPr>
            </w:rPrChange>
          </w:rPr>
          <w:t>four</w:t>
        </w:r>
      </w:ins>
      <w:ins w:id="11257" w:author="Britt Collins" w:date="2021-09-30T14:58:00Z">
        <w:r w:rsidRPr="00163DCF">
          <w:rPr>
            <w:szCs w:val="21"/>
            <w:rPrChange w:id="11258" w:author="David" w:date="2022-08-17T16:58:00Z">
              <w:rPr>
                <w:rFonts w:ascii="Times New Roman" w:hAnsi="Times New Roman"/>
                <w:sz w:val="24"/>
                <w:szCs w:val="24"/>
              </w:rPr>
            </w:rPrChange>
          </w:rPr>
          <w:t xml:space="preserve"> </w:t>
        </w:r>
      </w:ins>
      <w:ins w:id="11259" w:author="Britt Collins" w:date="2021-10-06T11:00:00Z">
        <w:r w:rsidR="000C4949" w:rsidRPr="00163DCF">
          <w:rPr>
            <w:szCs w:val="21"/>
            <w:rPrChange w:id="11260" w:author="David" w:date="2022-08-17T16:58:00Z">
              <w:rPr>
                <w:rFonts w:ascii="Times New Roman" w:hAnsi="Times New Roman"/>
                <w:sz w:val="24"/>
                <w:szCs w:val="24"/>
              </w:rPr>
            </w:rPrChange>
          </w:rPr>
          <w:t xml:space="preserve">of us </w:t>
        </w:r>
      </w:ins>
      <w:ins w:id="11261" w:author="Britt Collins" w:date="2021-09-30T14:58:00Z">
        <w:r w:rsidRPr="00163DCF">
          <w:rPr>
            <w:szCs w:val="21"/>
            <w:rPrChange w:id="11262" w:author="David" w:date="2022-08-17T16:58:00Z">
              <w:rPr>
                <w:rFonts w:ascii="Times New Roman" w:hAnsi="Times New Roman"/>
                <w:sz w:val="24"/>
                <w:szCs w:val="24"/>
              </w:rPr>
            </w:rPrChange>
          </w:rPr>
          <w:t xml:space="preserve">was </w:t>
        </w:r>
      </w:ins>
      <w:ins w:id="11263" w:author="Britt Collins" w:date="2021-10-06T11:00:00Z">
        <w:r w:rsidR="000C4949" w:rsidRPr="00163DCF">
          <w:rPr>
            <w:szCs w:val="21"/>
            <w:rPrChange w:id="11264" w:author="David" w:date="2022-08-17T16:58:00Z">
              <w:rPr>
                <w:rFonts w:ascii="Times New Roman" w:hAnsi="Times New Roman"/>
                <w:sz w:val="24"/>
                <w:szCs w:val="24"/>
              </w:rPr>
            </w:rPrChange>
          </w:rPr>
          <w:t>like</w:t>
        </w:r>
      </w:ins>
      <w:ins w:id="11265" w:author="Britt Collins" w:date="2021-09-30T14:58:00Z">
        <w:r w:rsidRPr="00163DCF">
          <w:rPr>
            <w:szCs w:val="21"/>
            <w:rPrChange w:id="11266" w:author="David" w:date="2022-08-17T16:58:00Z">
              <w:rPr>
                <w:rFonts w:ascii="Times New Roman" w:hAnsi="Times New Roman"/>
                <w:sz w:val="24"/>
                <w:szCs w:val="24"/>
              </w:rPr>
            </w:rPrChange>
          </w:rPr>
          <w:t xml:space="preserve"> fitting a herd of elephants into a mini. The chains dug in and provided much-needed traction. Andy and I looked at each other and laughed manically at the ridiculousness of our situation.</w:t>
        </w:r>
      </w:ins>
    </w:p>
    <w:p w14:paraId="5D3A8ECB" w14:textId="12D56882" w:rsidR="006F31F6" w:rsidRPr="00163DCF" w:rsidRDefault="006F31F6">
      <w:pPr>
        <w:spacing w:line="276" w:lineRule="auto"/>
        <w:ind w:left="-5" w:right="15" w:firstLine="725"/>
        <w:rPr>
          <w:ins w:id="11267" w:author="Britt Collins" w:date="2021-09-30T14:58:00Z"/>
          <w:szCs w:val="21"/>
          <w:rPrChange w:id="11268" w:author="David" w:date="2022-08-17T16:58:00Z">
            <w:rPr>
              <w:ins w:id="11269" w:author="Britt Collins" w:date="2021-09-30T14:58:00Z"/>
              <w:rFonts w:ascii="Times New Roman" w:hAnsi="Times New Roman"/>
              <w:sz w:val="24"/>
              <w:szCs w:val="24"/>
            </w:rPr>
          </w:rPrChange>
        </w:rPr>
        <w:pPrChange w:id="11270" w:author="David" w:date="2022-08-17T17:01:00Z">
          <w:pPr>
            <w:ind w:left="-5" w:right="15"/>
          </w:pPr>
        </w:pPrChange>
      </w:pPr>
      <w:ins w:id="11271" w:author="Britt Collins" w:date="2021-09-30T14:58:00Z">
        <w:r w:rsidRPr="00163DCF">
          <w:rPr>
            <w:szCs w:val="21"/>
            <w:rPrChange w:id="11272" w:author="David" w:date="2022-08-17T16:58:00Z">
              <w:rPr>
                <w:rFonts w:ascii="Times New Roman" w:hAnsi="Times New Roman"/>
                <w:sz w:val="24"/>
                <w:szCs w:val="24"/>
              </w:rPr>
            </w:rPrChange>
          </w:rPr>
          <w:t xml:space="preserve">I’d never seen a Kea before, the only Alpine parrot in the world. It’s a lovely looking bird, speckled green with orange notes under its wings. I was mesmerised by their behaviour. In their circus (a collective name for them), the way they interacted with each other indicated a high level of intelligence. Like all intelligent animals, the ones that thrive are the ones that adapt. In the case of the </w:t>
        </w:r>
        <w:proofErr w:type="gramStart"/>
        <w:r w:rsidRPr="00163DCF">
          <w:rPr>
            <w:szCs w:val="21"/>
            <w:rPrChange w:id="11273" w:author="David" w:date="2022-08-17T16:58:00Z">
              <w:rPr>
                <w:rFonts w:ascii="Times New Roman" w:hAnsi="Times New Roman"/>
                <w:sz w:val="24"/>
                <w:szCs w:val="24"/>
              </w:rPr>
            </w:rPrChange>
          </w:rPr>
          <w:t>Kea</w:t>
        </w:r>
        <w:proofErr w:type="gramEnd"/>
        <w:r w:rsidRPr="00163DCF">
          <w:rPr>
            <w:szCs w:val="21"/>
            <w:rPrChange w:id="11274" w:author="David" w:date="2022-08-17T16:58:00Z">
              <w:rPr>
                <w:rFonts w:ascii="Times New Roman" w:hAnsi="Times New Roman"/>
                <w:sz w:val="24"/>
                <w:szCs w:val="24"/>
              </w:rPr>
            </w:rPrChange>
          </w:rPr>
          <w:t xml:space="preserve"> they have adapted their diet, eating all human signage and car parts. Kea </w:t>
        </w:r>
        <w:proofErr w:type="gramStart"/>
        <w:r w:rsidRPr="00163DCF">
          <w:rPr>
            <w:szCs w:val="21"/>
            <w:rPrChange w:id="11275" w:author="David" w:date="2022-08-17T16:58:00Z">
              <w:rPr>
                <w:rFonts w:ascii="Times New Roman" w:hAnsi="Times New Roman"/>
                <w:sz w:val="24"/>
                <w:szCs w:val="24"/>
              </w:rPr>
            </w:rPrChange>
          </w:rPr>
          <w:t>have</w:t>
        </w:r>
        <w:proofErr w:type="gramEnd"/>
        <w:r w:rsidRPr="00163DCF">
          <w:rPr>
            <w:szCs w:val="21"/>
            <w:rPrChange w:id="11276" w:author="David" w:date="2022-08-17T16:58:00Z">
              <w:rPr>
                <w:rFonts w:ascii="Times New Roman" w:hAnsi="Times New Roman"/>
                <w:sz w:val="24"/>
                <w:szCs w:val="24"/>
              </w:rPr>
            </w:rPrChange>
          </w:rPr>
          <w:t xml:space="preserve"> bloody sharp beaks which will rip through anything remotely soft. It was funny to see Kea warning signs defaced by the </w:t>
        </w:r>
      </w:ins>
      <w:ins w:id="11277" w:author="Britt Collins" w:date="2021-10-06T11:02:00Z">
        <w:r w:rsidR="000C4949" w:rsidRPr="00163DCF">
          <w:rPr>
            <w:szCs w:val="21"/>
            <w:rPrChange w:id="11278" w:author="David" w:date="2022-08-17T16:58:00Z">
              <w:rPr>
                <w:rFonts w:ascii="Times New Roman" w:hAnsi="Times New Roman"/>
                <w:sz w:val="24"/>
                <w:szCs w:val="24"/>
              </w:rPr>
            </w:rPrChange>
          </w:rPr>
          <w:t>birds</w:t>
        </w:r>
      </w:ins>
      <w:ins w:id="11279" w:author="Britt Collins" w:date="2021-09-30T14:58:00Z">
        <w:r w:rsidRPr="00163DCF">
          <w:rPr>
            <w:szCs w:val="21"/>
            <w:rPrChange w:id="11280" w:author="David" w:date="2022-08-17T16:58:00Z">
              <w:rPr>
                <w:rFonts w:ascii="Times New Roman" w:hAnsi="Times New Roman"/>
                <w:sz w:val="24"/>
                <w:szCs w:val="24"/>
              </w:rPr>
            </w:rPrChange>
          </w:rPr>
          <w:t>.</w:t>
        </w:r>
      </w:ins>
    </w:p>
    <w:p w14:paraId="2A84D8D0" w14:textId="4B2BA716" w:rsidR="006F31F6" w:rsidRPr="00163DCF" w:rsidRDefault="006F31F6">
      <w:pPr>
        <w:spacing w:line="276" w:lineRule="auto"/>
        <w:ind w:left="-5" w:right="15" w:firstLine="725"/>
        <w:rPr>
          <w:ins w:id="11281" w:author="Britt Collins" w:date="2021-09-30T14:58:00Z"/>
          <w:szCs w:val="21"/>
          <w:rPrChange w:id="11282" w:author="David" w:date="2022-08-17T16:58:00Z">
            <w:rPr>
              <w:ins w:id="11283" w:author="Britt Collins" w:date="2021-09-30T14:58:00Z"/>
              <w:rFonts w:ascii="Times New Roman" w:hAnsi="Times New Roman"/>
              <w:sz w:val="24"/>
              <w:szCs w:val="24"/>
            </w:rPr>
          </w:rPrChange>
        </w:rPr>
        <w:pPrChange w:id="11284" w:author="David" w:date="2022-08-17T17:01:00Z">
          <w:pPr>
            <w:ind w:left="-5" w:right="15"/>
          </w:pPr>
        </w:pPrChange>
      </w:pPr>
      <w:ins w:id="11285" w:author="Britt Collins" w:date="2021-09-30T14:58:00Z">
        <w:r w:rsidRPr="00163DCF">
          <w:rPr>
            <w:szCs w:val="21"/>
            <w:rPrChange w:id="11286" w:author="David" w:date="2022-08-17T16:58:00Z">
              <w:rPr>
                <w:rFonts w:ascii="Times New Roman" w:hAnsi="Times New Roman"/>
                <w:sz w:val="24"/>
                <w:szCs w:val="24"/>
              </w:rPr>
            </w:rPrChange>
          </w:rPr>
          <w:t xml:space="preserve">The slopes were busy, but we easily found </w:t>
        </w:r>
      </w:ins>
      <w:ins w:id="11287" w:author="Britt Collins" w:date="2021-10-06T11:03:00Z">
        <w:r w:rsidR="000C4949" w:rsidRPr="00163DCF">
          <w:rPr>
            <w:szCs w:val="21"/>
            <w:rPrChange w:id="11288" w:author="David" w:date="2022-08-17T16:58:00Z">
              <w:rPr>
                <w:rFonts w:ascii="Times New Roman" w:hAnsi="Times New Roman"/>
                <w:sz w:val="24"/>
                <w:szCs w:val="24"/>
              </w:rPr>
            </w:rPrChange>
          </w:rPr>
          <w:t>Andy’</w:t>
        </w:r>
      </w:ins>
      <w:ins w:id="11289" w:author="Britt Collins" w:date="2021-09-30T14:58:00Z">
        <w:r w:rsidRPr="00163DCF">
          <w:rPr>
            <w:szCs w:val="21"/>
            <w:rPrChange w:id="11290" w:author="David" w:date="2022-08-17T16:58:00Z">
              <w:rPr>
                <w:rFonts w:ascii="Times New Roman" w:hAnsi="Times New Roman"/>
                <w:sz w:val="24"/>
                <w:szCs w:val="24"/>
              </w:rPr>
            </w:rPrChange>
          </w:rPr>
          <w:t xml:space="preserve">s mates. We just headed to the resort's bar. We all looked the part for snowboarding. I was dressed looking </w:t>
        </w:r>
        <w:proofErr w:type="gramStart"/>
        <w:r w:rsidRPr="00163DCF">
          <w:rPr>
            <w:szCs w:val="21"/>
            <w:rPrChange w:id="11291" w:author="David" w:date="2022-08-17T16:58:00Z">
              <w:rPr>
                <w:rFonts w:ascii="Times New Roman" w:hAnsi="Times New Roman"/>
                <w:sz w:val="24"/>
                <w:szCs w:val="24"/>
              </w:rPr>
            </w:rPrChange>
          </w:rPr>
          <w:t>similar to</w:t>
        </w:r>
        <w:proofErr w:type="gramEnd"/>
        <w:r w:rsidRPr="00163DCF">
          <w:rPr>
            <w:szCs w:val="21"/>
            <w:rPrChange w:id="11292" w:author="David" w:date="2022-08-17T16:58:00Z">
              <w:rPr>
                <w:rFonts w:ascii="Times New Roman" w:hAnsi="Times New Roman"/>
                <w:sz w:val="24"/>
                <w:szCs w:val="24"/>
              </w:rPr>
            </w:rPrChange>
          </w:rPr>
          <w:t xml:space="preserve"> South Park's Mr Hanky the Christmas Poo. The rest of the group donned a variety of </w:t>
        </w:r>
        <w:proofErr w:type="gramStart"/>
        <w:r w:rsidRPr="00163DCF">
          <w:rPr>
            <w:szCs w:val="21"/>
            <w:rPrChange w:id="11293" w:author="David" w:date="2022-08-17T16:58:00Z">
              <w:rPr>
                <w:rFonts w:ascii="Times New Roman" w:hAnsi="Times New Roman"/>
                <w:sz w:val="24"/>
                <w:szCs w:val="24"/>
              </w:rPr>
            </w:rPrChange>
          </w:rPr>
          <w:t>brightly-coloured</w:t>
        </w:r>
        <w:proofErr w:type="gramEnd"/>
        <w:r w:rsidRPr="00163DCF">
          <w:rPr>
            <w:szCs w:val="21"/>
            <w:rPrChange w:id="11294" w:author="David" w:date="2022-08-17T16:58:00Z">
              <w:rPr>
                <w:rFonts w:ascii="Times New Roman" w:hAnsi="Times New Roman"/>
                <w:sz w:val="24"/>
                <w:szCs w:val="24"/>
              </w:rPr>
            </w:rPrChange>
          </w:rPr>
          <w:t xml:space="preserve"> outfits. The chair lifts were awkward to use, especially for me who hadn’t used one for well over a year. I somehow coordinated a successful dismount, </w:t>
        </w:r>
        <w:r w:rsidRPr="00163DCF">
          <w:rPr>
            <w:szCs w:val="21"/>
            <w:rPrChange w:id="11295" w:author="David" w:date="2022-08-17T16:58:00Z">
              <w:rPr>
                <w:rFonts w:ascii="Times New Roman" w:hAnsi="Times New Roman"/>
                <w:sz w:val="24"/>
                <w:szCs w:val="24"/>
              </w:rPr>
            </w:rPrChange>
          </w:rPr>
          <w:lastRenderedPageBreak/>
          <w:t xml:space="preserve">side-stepping </w:t>
        </w:r>
        <w:proofErr w:type="gramStart"/>
        <w:r w:rsidRPr="00163DCF">
          <w:rPr>
            <w:szCs w:val="21"/>
            <w:rPrChange w:id="11296" w:author="David" w:date="2022-08-17T16:58:00Z">
              <w:rPr>
                <w:rFonts w:ascii="Times New Roman" w:hAnsi="Times New Roman"/>
                <w:sz w:val="24"/>
                <w:szCs w:val="24"/>
              </w:rPr>
            </w:rPrChange>
          </w:rPr>
          <w:t>pain</w:t>
        </w:r>
        <w:proofErr w:type="gramEnd"/>
        <w:r w:rsidRPr="00163DCF">
          <w:rPr>
            <w:szCs w:val="21"/>
            <w:rPrChange w:id="11297" w:author="David" w:date="2022-08-17T16:58:00Z">
              <w:rPr>
                <w:rFonts w:ascii="Times New Roman" w:hAnsi="Times New Roman"/>
                <w:sz w:val="24"/>
                <w:szCs w:val="24"/>
              </w:rPr>
            </w:rPrChange>
          </w:rPr>
          <w:t xml:space="preserve"> and embarrassment. That's not to say I wouldn't feel pain that day. Bring on the icy conditions.</w:t>
        </w:r>
      </w:ins>
    </w:p>
    <w:p w14:paraId="30721206" w14:textId="77777777" w:rsidR="00310668" w:rsidRPr="00163DCF" w:rsidRDefault="00310668">
      <w:pPr>
        <w:spacing w:line="276" w:lineRule="auto"/>
        <w:ind w:left="-5" w:right="15"/>
        <w:rPr>
          <w:ins w:id="11298" w:author="Britt Collins" w:date="2021-10-06T11:03:00Z"/>
          <w:szCs w:val="21"/>
          <w:rPrChange w:id="11299" w:author="David" w:date="2022-08-17T16:58:00Z">
            <w:rPr>
              <w:ins w:id="11300" w:author="Britt Collins" w:date="2021-10-06T11:03:00Z"/>
              <w:rFonts w:ascii="Times New Roman" w:hAnsi="Times New Roman"/>
              <w:sz w:val="24"/>
              <w:szCs w:val="24"/>
            </w:rPr>
          </w:rPrChange>
        </w:rPr>
        <w:pPrChange w:id="11301" w:author="David" w:date="2022-08-17T17:01:00Z">
          <w:pPr>
            <w:spacing w:line="480" w:lineRule="auto"/>
            <w:ind w:left="-5" w:right="15"/>
          </w:pPr>
        </w:pPrChange>
      </w:pPr>
    </w:p>
    <w:p w14:paraId="457E7FF3" w14:textId="0862BD2E" w:rsidR="006F31F6" w:rsidRPr="00163DCF" w:rsidRDefault="006F31F6">
      <w:pPr>
        <w:spacing w:line="276" w:lineRule="auto"/>
        <w:ind w:left="-5" w:right="15"/>
        <w:rPr>
          <w:ins w:id="11302" w:author="Britt Collins" w:date="2021-09-30T14:58:00Z"/>
          <w:szCs w:val="21"/>
          <w:rPrChange w:id="11303" w:author="David" w:date="2022-08-17T16:58:00Z">
            <w:rPr>
              <w:ins w:id="11304" w:author="Britt Collins" w:date="2021-09-30T14:58:00Z"/>
              <w:rFonts w:ascii="Times New Roman" w:hAnsi="Times New Roman"/>
              <w:sz w:val="24"/>
              <w:szCs w:val="24"/>
            </w:rPr>
          </w:rPrChange>
        </w:rPr>
        <w:pPrChange w:id="11305" w:author="David" w:date="2022-08-17T17:01:00Z">
          <w:pPr>
            <w:ind w:left="-5" w:right="15"/>
          </w:pPr>
        </w:pPrChange>
      </w:pPr>
      <w:ins w:id="11306" w:author="Britt Collins" w:date="2021-09-30T14:58:00Z">
        <w:r w:rsidRPr="00163DCF">
          <w:rPr>
            <w:szCs w:val="21"/>
            <w:rPrChange w:id="11307" w:author="David" w:date="2022-08-17T16:58:00Z">
              <w:rPr>
                <w:rFonts w:ascii="Times New Roman" w:hAnsi="Times New Roman"/>
                <w:sz w:val="24"/>
                <w:szCs w:val="24"/>
              </w:rPr>
            </w:rPrChange>
          </w:rPr>
          <w:t xml:space="preserve">It was a bright </w:t>
        </w:r>
        <w:proofErr w:type="gramStart"/>
        <w:r w:rsidRPr="00163DCF">
          <w:rPr>
            <w:szCs w:val="21"/>
            <w:rPrChange w:id="11308" w:author="David" w:date="2022-08-17T16:58:00Z">
              <w:rPr>
                <w:rFonts w:ascii="Times New Roman" w:hAnsi="Times New Roman"/>
                <w:sz w:val="24"/>
                <w:szCs w:val="24"/>
              </w:rPr>
            </w:rPrChange>
          </w:rPr>
          <w:t>day</w:t>
        </w:r>
        <w:proofErr w:type="gramEnd"/>
        <w:r w:rsidRPr="00163DCF">
          <w:rPr>
            <w:szCs w:val="21"/>
            <w:rPrChange w:id="11309" w:author="David" w:date="2022-08-17T16:58:00Z">
              <w:rPr>
                <w:rFonts w:ascii="Times New Roman" w:hAnsi="Times New Roman"/>
                <w:sz w:val="24"/>
                <w:szCs w:val="24"/>
              </w:rPr>
            </w:rPrChange>
          </w:rPr>
          <w:t xml:space="preserve"> and the slopes weren’t particularly steep. There were two route options</w:t>
        </w:r>
      </w:ins>
      <w:ins w:id="11310" w:author="Britt Collins" w:date="2021-10-06T11:04:00Z">
        <w:r w:rsidR="00310668" w:rsidRPr="00163DCF">
          <w:rPr>
            <w:szCs w:val="21"/>
            <w:rPrChange w:id="11311" w:author="David" w:date="2022-08-17T16:58:00Z">
              <w:rPr>
                <w:rFonts w:ascii="Times New Roman" w:hAnsi="Times New Roman"/>
                <w:sz w:val="24"/>
                <w:szCs w:val="24"/>
              </w:rPr>
            </w:rPrChange>
          </w:rPr>
          <w:t>:</w:t>
        </w:r>
      </w:ins>
      <w:ins w:id="11312" w:author="Britt Collins" w:date="2021-09-30T14:58:00Z">
        <w:r w:rsidRPr="00163DCF">
          <w:rPr>
            <w:szCs w:val="21"/>
            <w:rPrChange w:id="11313" w:author="David" w:date="2022-08-17T16:58:00Z">
              <w:rPr>
                <w:rFonts w:ascii="Times New Roman" w:hAnsi="Times New Roman"/>
                <w:sz w:val="24"/>
                <w:szCs w:val="24"/>
              </w:rPr>
            </w:rPrChange>
          </w:rPr>
          <w:t xml:space="preserve"> a standard blue</w:t>
        </w:r>
      </w:ins>
      <w:ins w:id="11314" w:author="Britt Collins" w:date="2021-10-06T11:04:00Z">
        <w:r w:rsidR="00310668" w:rsidRPr="00163DCF">
          <w:rPr>
            <w:szCs w:val="21"/>
            <w:rPrChange w:id="11315" w:author="David" w:date="2022-08-17T16:58:00Z">
              <w:rPr>
                <w:rFonts w:ascii="Times New Roman" w:hAnsi="Times New Roman"/>
                <w:sz w:val="24"/>
                <w:szCs w:val="24"/>
              </w:rPr>
            </w:rPrChange>
          </w:rPr>
          <w:t>-</w:t>
        </w:r>
      </w:ins>
      <w:ins w:id="11316" w:author="Britt Collins" w:date="2021-09-30T14:58:00Z">
        <w:r w:rsidRPr="00163DCF">
          <w:rPr>
            <w:szCs w:val="21"/>
            <w:rPrChange w:id="11317" w:author="David" w:date="2022-08-17T16:58:00Z">
              <w:rPr>
                <w:rFonts w:ascii="Times New Roman" w:hAnsi="Times New Roman"/>
                <w:sz w:val="24"/>
                <w:szCs w:val="24"/>
              </w:rPr>
            </w:rPrChange>
          </w:rPr>
          <w:t>grade slope</w:t>
        </w:r>
      </w:ins>
      <w:ins w:id="11318" w:author="Britt Collins" w:date="2021-10-06T11:04:00Z">
        <w:r w:rsidR="00310668" w:rsidRPr="00163DCF">
          <w:rPr>
            <w:szCs w:val="21"/>
            <w:rPrChange w:id="11319" w:author="David" w:date="2022-08-17T16:58:00Z">
              <w:rPr>
                <w:rFonts w:ascii="Times New Roman" w:hAnsi="Times New Roman"/>
                <w:sz w:val="24"/>
                <w:szCs w:val="24"/>
              </w:rPr>
            </w:rPrChange>
          </w:rPr>
          <w:t>, while</w:t>
        </w:r>
      </w:ins>
      <w:ins w:id="11320" w:author="Britt Collins" w:date="2021-09-30T14:58:00Z">
        <w:r w:rsidRPr="00163DCF">
          <w:rPr>
            <w:szCs w:val="21"/>
            <w:rPrChange w:id="11321" w:author="David" w:date="2022-08-17T16:58:00Z">
              <w:rPr>
                <w:rFonts w:ascii="Times New Roman" w:hAnsi="Times New Roman"/>
                <w:sz w:val="24"/>
                <w:szCs w:val="24"/>
              </w:rPr>
            </w:rPrChange>
          </w:rPr>
          <w:t xml:space="preserve"> </w:t>
        </w:r>
      </w:ins>
      <w:ins w:id="11322" w:author="Britt Collins" w:date="2021-10-06T11:04:00Z">
        <w:r w:rsidR="00310668" w:rsidRPr="00163DCF">
          <w:rPr>
            <w:szCs w:val="21"/>
            <w:rPrChange w:id="11323" w:author="David" w:date="2022-08-17T16:58:00Z">
              <w:rPr>
                <w:rFonts w:ascii="Times New Roman" w:hAnsi="Times New Roman"/>
                <w:sz w:val="24"/>
                <w:szCs w:val="24"/>
              </w:rPr>
            </w:rPrChange>
          </w:rPr>
          <w:t>the other</w:t>
        </w:r>
      </w:ins>
      <w:ins w:id="11324" w:author="Britt Collins" w:date="2021-09-30T14:58:00Z">
        <w:r w:rsidRPr="00163DCF">
          <w:rPr>
            <w:szCs w:val="21"/>
            <w:rPrChange w:id="11325" w:author="David" w:date="2022-08-17T16:58:00Z">
              <w:rPr>
                <w:rFonts w:ascii="Times New Roman" w:hAnsi="Times New Roman"/>
                <w:sz w:val="24"/>
                <w:szCs w:val="24"/>
              </w:rPr>
            </w:rPrChange>
          </w:rPr>
          <w:t xml:space="preserve"> was park focused. Andy took to the park like a Kea to road signs. I</w:t>
        </w:r>
      </w:ins>
      <w:ins w:id="11326" w:author="Britt Collins" w:date="2021-10-06T11:04:00Z">
        <w:r w:rsidR="00310668" w:rsidRPr="00163DCF">
          <w:rPr>
            <w:szCs w:val="21"/>
            <w:rPrChange w:id="11327" w:author="David" w:date="2022-08-17T16:58:00Z">
              <w:rPr>
                <w:rFonts w:ascii="Times New Roman" w:hAnsi="Times New Roman"/>
                <w:sz w:val="24"/>
                <w:szCs w:val="24"/>
              </w:rPr>
            </w:rPrChange>
          </w:rPr>
          <w:t xml:space="preserve"> </w:t>
        </w:r>
      </w:ins>
      <w:ins w:id="11328" w:author="Britt Collins" w:date="2021-09-30T14:58:00Z">
        <w:r w:rsidRPr="00163DCF">
          <w:rPr>
            <w:szCs w:val="21"/>
            <w:rPrChange w:id="11329" w:author="David" w:date="2022-08-17T16:58:00Z">
              <w:rPr>
                <w:rFonts w:ascii="Times New Roman" w:hAnsi="Times New Roman"/>
                <w:sz w:val="24"/>
                <w:szCs w:val="24"/>
              </w:rPr>
            </w:rPrChange>
          </w:rPr>
          <w:t xml:space="preserve">was more risk averse. When I built up enough courage to try the </w:t>
        </w:r>
        <w:proofErr w:type="gramStart"/>
        <w:r w:rsidRPr="00163DCF">
          <w:rPr>
            <w:szCs w:val="21"/>
            <w:rPrChange w:id="11330" w:author="David" w:date="2022-08-17T16:58:00Z">
              <w:rPr>
                <w:rFonts w:ascii="Times New Roman" w:hAnsi="Times New Roman"/>
                <w:sz w:val="24"/>
                <w:szCs w:val="24"/>
              </w:rPr>
            </w:rPrChange>
          </w:rPr>
          <w:t>park</w:t>
        </w:r>
        <w:proofErr w:type="gramEnd"/>
        <w:r w:rsidRPr="00163DCF">
          <w:rPr>
            <w:szCs w:val="21"/>
            <w:rPrChange w:id="11331" w:author="David" w:date="2022-08-17T16:58:00Z">
              <w:rPr>
                <w:rFonts w:ascii="Times New Roman" w:hAnsi="Times New Roman"/>
                <w:sz w:val="24"/>
                <w:szCs w:val="24"/>
              </w:rPr>
            </w:rPrChange>
          </w:rPr>
          <w:t xml:space="preserve"> I was surprised how well I took to the obstacles. As my confidence grew</w:t>
        </w:r>
      </w:ins>
      <w:ins w:id="11332" w:author="Britt Collins" w:date="2021-10-06T11:05:00Z">
        <w:r w:rsidR="00310668" w:rsidRPr="00163DCF">
          <w:rPr>
            <w:szCs w:val="21"/>
            <w:rPrChange w:id="11333" w:author="David" w:date="2022-08-17T16:58:00Z">
              <w:rPr>
                <w:rFonts w:ascii="Times New Roman" w:hAnsi="Times New Roman"/>
                <w:sz w:val="24"/>
                <w:szCs w:val="24"/>
              </w:rPr>
            </w:rPrChange>
          </w:rPr>
          <w:t>,</w:t>
        </w:r>
      </w:ins>
      <w:ins w:id="11334" w:author="Britt Collins" w:date="2021-09-30T14:58:00Z">
        <w:r w:rsidRPr="00163DCF">
          <w:rPr>
            <w:szCs w:val="21"/>
            <w:rPrChange w:id="11335" w:author="David" w:date="2022-08-17T16:58:00Z">
              <w:rPr>
                <w:rFonts w:ascii="Times New Roman" w:hAnsi="Times New Roman"/>
                <w:sz w:val="24"/>
                <w:szCs w:val="24"/>
              </w:rPr>
            </w:rPrChange>
          </w:rPr>
          <w:t xml:space="preserve"> I began attempting more technical manoeuvres. It was evident, as the day progressed, more ice was forming on the slopes. This may be fine if the slope was straight down. Unfortunately, the main slope had </w:t>
        </w:r>
        <w:proofErr w:type="gramStart"/>
        <w:r w:rsidRPr="00163DCF">
          <w:rPr>
            <w:szCs w:val="21"/>
            <w:rPrChange w:id="11336" w:author="David" w:date="2022-08-17T16:58:00Z">
              <w:rPr>
                <w:rFonts w:ascii="Times New Roman" w:hAnsi="Times New Roman"/>
                <w:sz w:val="24"/>
                <w:szCs w:val="24"/>
              </w:rPr>
            </w:rPrChange>
          </w:rPr>
          <w:t>a number of</w:t>
        </w:r>
        <w:proofErr w:type="gramEnd"/>
        <w:r w:rsidRPr="00163DCF">
          <w:rPr>
            <w:szCs w:val="21"/>
            <w:rPrChange w:id="11337" w:author="David" w:date="2022-08-17T16:58:00Z">
              <w:rPr>
                <w:rFonts w:ascii="Times New Roman" w:hAnsi="Times New Roman"/>
                <w:sz w:val="24"/>
                <w:szCs w:val="24"/>
              </w:rPr>
            </w:rPrChange>
          </w:rPr>
          <w:t xml:space="preserve"> turns. To take on a turn, the board needed to cut into the ice. My board was blunt, whenever I attempted to turn, I fell. Falling on virgin snow is wonderful. Falling on ice, bloody hurts. Given the number of times I fell that day, my confidence </w:t>
        </w:r>
        <w:proofErr w:type="gramStart"/>
        <w:r w:rsidRPr="00163DCF">
          <w:rPr>
            <w:szCs w:val="21"/>
            <w:rPrChange w:id="11338" w:author="David" w:date="2022-08-17T16:58:00Z">
              <w:rPr>
                <w:rFonts w:ascii="Times New Roman" w:hAnsi="Times New Roman"/>
                <w:sz w:val="24"/>
                <w:szCs w:val="24"/>
              </w:rPr>
            </w:rPrChange>
          </w:rPr>
          <w:t>dropped</w:t>
        </w:r>
        <w:proofErr w:type="gramEnd"/>
        <w:r w:rsidRPr="00163DCF">
          <w:rPr>
            <w:szCs w:val="21"/>
            <w:rPrChange w:id="11339" w:author="David" w:date="2022-08-17T16:58:00Z">
              <w:rPr>
                <w:rFonts w:ascii="Times New Roman" w:hAnsi="Times New Roman"/>
                <w:sz w:val="24"/>
                <w:szCs w:val="24"/>
              </w:rPr>
            </w:rPrChange>
          </w:rPr>
          <w:t xml:space="preserve"> and my body was in a lot of pain. In the past I snowboarded till closing. This time round, pain dictated I should stop. For me to </w:t>
        </w:r>
        <w:proofErr w:type="gramStart"/>
        <w:r w:rsidRPr="00163DCF">
          <w:rPr>
            <w:szCs w:val="21"/>
            <w:rPrChange w:id="11340" w:author="David" w:date="2022-08-17T16:58:00Z">
              <w:rPr>
                <w:rFonts w:ascii="Times New Roman" w:hAnsi="Times New Roman"/>
                <w:sz w:val="24"/>
                <w:szCs w:val="24"/>
              </w:rPr>
            </w:rPrChange>
          </w:rPr>
          <w:t>continue on</w:t>
        </w:r>
        <w:proofErr w:type="gramEnd"/>
        <w:r w:rsidRPr="00163DCF">
          <w:rPr>
            <w:szCs w:val="21"/>
            <w:rPrChange w:id="11341" w:author="David" w:date="2022-08-17T16:58:00Z">
              <w:rPr>
                <w:rFonts w:ascii="Times New Roman" w:hAnsi="Times New Roman"/>
                <w:sz w:val="24"/>
                <w:szCs w:val="24"/>
              </w:rPr>
            </w:rPrChange>
          </w:rPr>
          <w:t xml:space="preserve"> the slopes that day I would need either painkillers or a huge cup of concrete (grit). After sitting down for a short </w:t>
        </w:r>
      </w:ins>
      <w:ins w:id="11342" w:author="Britt Collins" w:date="2021-10-06T11:06:00Z">
        <w:r w:rsidR="00310668" w:rsidRPr="00163DCF">
          <w:rPr>
            <w:szCs w:val="21"/>
            <w:rPrChange w:id="11343" w:author="David" w:date="2022-08-17T16:58:00Z">
              <w:rPr>
                <w:rFonts w:ascii="Times New Roman" w:hAnsi="Times New Roman"/>
                <w:sz w:val="24"/>
                <w:szCs w:val="24"/>
              </w:rPr>
            </w:rPrChange>
          </w:rPr>
          <w:t>spell,</w:t>
        </w:r>
      </w:ins>
      <w:ins w:id="11344" w:author="Britt Collins" w:date="2021-09-30T14:58:00Z">
        <w:r w:rsidRPr="00163DCF">
          <w:rPr>
            <w:szCs w:val="21"/>
            <w:rPrChange w:id="11345" w:author="David" w:date="2022-08-17T16:58:00Z">
              <w:rPr>
                <w:rFonts w:ascii="Times New Roman" w:hAnsi="Times New Roman"/>
                <w:sz w:val="24"/>
                <w:szCs w:val="24"/>
              </w:rPr>
            </w:rPrChange>
          </w:rPr>
          <w:t xml:space="preserve"> my leg muscles began to seize. I fretted</w:t>
        </w:r>
      </w:ins>
      <w:ins w:id="11346" w:author="Britt Collins" w:date="2021-10-06T11:06:00Z">
        <w:r w:rsidR="00310668" w:rsidRPr="00163DCF">
          <w:rPr>
            <w:szCs w:val="21"/>
            <w:rPrChange w:id="11347" w:author="David" w:date="2022-08-17T16:58:00Z">
              <w:rPr>
                <w:rFonts w:ascii="Times New Roman" w:hAnsi="Times New Roman"/>
                <w:sz w:val="24"/>
                <w:szCs w:val="24"/>
              </w:rPr>
            </w:rPrChange>
          </w:rPr>
          <w:t xml:space="preserve"> since</w:t>
        </w:r>
      </w:ins>
      <w:ins w:id="11348" w:author="Britt Collins" w:date="2021-09-30T14:58:00Z">
        <w:r w:rsidRPr="00163DCF">
          <w:rPr>
            <w:szCs w:val="21"/>
            <w:rPrChange w:id="11349" w:author="David" w:date="2022-08-17T16:58:00Z">
              <w:rPr>
                <w:rFonts w:ascii="Times New Roman" w:hAnsi="Times New Roman"/>
                <w:sz w:val="24"/>
                <w:szCs w:val="24"/>
              </w:rPr>
            </w:rPrChange>
          </w:rPr>
          <w:t xml:space="preserve"> there were potentially </w:t>
        </w:r>
      </w:ins>
      <w:ins w:id="11350" w:author="Britt Collins" w:date="2021-10-06T11:06:00Z">
        <w:r w:rsidR="00310668" w:rsidRPr="00163DCF">
          <w:rPr>
            <w:szCs w:val="21"/>
            <w:rPrChange w:id="11351" w:author="David" w:date="2022-08-17T16:58:00Z">
              <w:rPr>
                <w:rFonts w:ascii="Times New Roman" w:hAnsi="Times New Roman"/>
                <w:sz w:val="24"/>
                <w:szCs w:val="24"/>
              </w:rPr>
            </w:rPrChange>
          </w:rPr>
          <w:t>two</w:t>
        </w:r>
      </w:ins>
      <w:ins w:id="11352" w:author="Britt Collins" w:date="2021-09-30T14:58:00Z">
        <w:r w:rsidRPr="00163DCF">
          <w:rPr>
            <w:szCs w:val="21"/>
            <w:rPrChange w:id="11353" w:author="David" w:date="2022-08-17T16:58:00Z">
              <w:rPr>
                <w:rFonts w:ascii="Times New Roman" w:hAnsi="Times New Roman"/>
                <w:sz w:val="24"/>
                <w:szCs w:val="24"/>
              </w:rPr>
            </w:rPrChange>
          </w:rPr>
          <w:t xml:space="preserve"> days of boarding left on this holiday. I carefully considered my options. Not </w:t>
        </w:r>
      </w:ins>
      <w:ins w:id="11354" w:author="Britt Collins" w:date="2021-10-06T11:06:00Z">
        <w:r w:rsidR="00310668" w:rsidRPr="00163DCF">
          <w:rPr>
            <w:szCs w:val="21"/>
            <w:rPrChange w:id="11355" w:author="David" w:date="2022-08-17T16:58:00Z">
              <w:rPr>
                <w:rFonts w:ascii="Times New Roman" w:hAnsi="Times New Roman"/>
                <w:sz w:val="24"/>
                <w:szCs w:val="24"/>
              </w:rPr>
            </w:rPrChange>
          </w:rPr>
          <w:t>wanting</w:t>
        </w:r>
      </w:ins>
      <w:ins w:id="11356" w:author="Britt Collins" w:date="2021-09-30T14:58:00Z">
        <w:r w:rsidRPr="00163DCF">
          <w:rPr>
            <w:szCs w:val="21"/>
            <w:rPrChange w:id="11357" w:author="David" w:date="2022-08-17T16:58:00Z">
              <w:rPr>
                <w:rFonts w:ascii="Times New Roman" w:hAnsi="Times New Roman"/>
                <w:sz w:val="24"/>
                <w:szCs w:val="24"/>
              </w:rPr>
            </w:rPrChange>
          </w:rPr>
          <w:t xml:space="preserve"> to miss an opportunity, I took a dose the painkillers and got back to the slopes.</w:t>
        </w:r>
      </w:ins>
    </w:p>
    <w:p w14:paraId="20FF65B2" w14:textId="0E9D6F34" w:rsidR="006F31F6" w:rsidRPr="00163DCF" w:rsidRDefault="006F31F6">
      <w:pPr>
        <w:spacing w:line="276" w:lineRule="auto"/>
        <w:ind w:left="-5" w:right="15" w:firstLine="725"/>
        <w:rPr>
          <w:ins w:id="11358" w:author="Britt Collins" w:date="2021-09-30T14:58:00Z"/>
          <w:szCs w:val="21"/>
          <w:rPrChange w:id="11359" w:author="David" w:date="2022-08-17T16:58:00Z">
            <w:rPr>
              <w:ins w:id="11360" w:author="Britt Collins" w:date="2021-09-30T14:58:00Z"/>
              <w:rFonts w:ascii="Times New Roman" w:hAnsi="Times New Roman"/>
              <w:sz w:val="24"/>
              <w:szCs w:val="24"/>
            </w:rPr>
          </w:rPrChange>
        </w:rPr>
        <w:pPrChange w:id="11361" w:author="David" w:date="2022-08-17T17:01:00Z">
          <w:pPr>
            <w:ind w:left="-5" w:right="15"/>
          </w:pPr>
        </w:pPrChange>
      </w:pPr>
      <w:ins w:id="11362" w:author="Britt Collins" w:date="2021-09-30T14:58:00Z">
        <w:r w:rsidRPr="00163DCF">
          <w:rPr>
            <w:szCs w:val="21"/>
            <w:rPrChange w:id="11363" w:author="David" w:date="2022-08-17T16:58:00Z">
              <w:rPr>
                <w:rFonts w:ascii="Times New Roman" w:hAnsi="Times New Roman"/>
                <w:sz w:val="24"/>
                <w:szCs w:val="24"/>
              </w:rPr>
            </w:rPrChange>
          </w:rPr>
          <w:t xml:space="preserve">It was a relief to finish the punishing day on the slopes. The punishment would continue if we couldn't catch a ride back to our precariously parked hire vehicle. Andy’s mate’s car was full. There was no public transport. Our only options were to take a long, sunset walk or hitch. The latter was to be a new experience for me. I had an idea of how to hitchhike. Stick the thumb out, look friendly and lock eyes on the person driving the approaching </w:t>
        </w:r>
      </w:ins>
      <w:ins w:id="11364" w:author="Britt Collins" w:date="2021-10-06T11:07:00Z">
        <w:r w:rsidR="00310668" w:rsidRPr="00163DCF">
          <w:rPr>
            <w:szCs w:val="21"/>
            <w:rPrChange w:id="11365" w:author="David" w:date="2022-08-17T16:58:00Z">
              <w:rPr>
                <w:rFonts w:ascii="Times New Roman" w:hAnsi="Times New Roman"/>
                <w:sz w:val="24"/>
                <w:szCs w:val="24"/>
              </w:rPr>
            </w:rPrChange>
          </w:rPr>
          <w:t>car</w:t>
        </w:r>
      </w:ins>
      <w:ins w:id="11366" w:author="Britt Collins" w:date="2021-09-30T14:58:00Z">
        <w:r w:rsidRPr="00163DCF">
          <w:rPr>
            <w:szCs w:val="21"/>
            <w:rPrChange w:id="11367" w:author="David" w:date="2022-08-17T16:58:00Z">
              <w:rPr>
                <w:rFonts w:ascii="Times New Roman" w:hAnsi="Times New Roman"/>
                <w:sz w:val="24"/>
                <w:szCs w:val="24"/>
              </w:rPr>
            </w:rPrChange>
          </w:rPr>
          <w:t>. Andy, as with everything he did, took to hitchhiking with a smile on his face.</w:t>
        </w:r>
      </w:ins>
    </w:p>
    <w:p w14:paraId="08ADC321" w14:textId="782C0899" w:rsidR="00310668" w:rsidRPr="00163DCF" w:rsidRDefault="006F31F6">
      <w:pPr>
        <w:spacing w:line="276" w:lineRule="auto"/>
        <w:ind w:left="-5" w:right="15" w:firstLine="725"/>
        <w:rPr>
          <w:ins w:id="11368" w:author="Britt Collins" w:date="2021-10-06T11:10:00Z"/>
          <w:szCs w:val="21"/>
          <w:rPrChange w:id="11369" w:author="David" w:date="2022-08-17T16:58:00Z">
            <w:rPr>
              <w:ins w:id="11370" w:author="Britt Collins" w:date="2021-10-06T11:10:00Z"/>
              <w:rFonts w:ascii="Times New Roman" w:hAnsi="Times New Roman"/>
              <w:sz w:val="24"/>
              <w:szCs w:val="24"/>
            </w:rPr>
          </w:rPrChange>
        </w:rPr>
        <w:pPrChange w:id="11371" w:author="David" w:date="2022-08-17T17:01:00Z">
          <w:pPr>
            <w:spacing w:line="480" w:lineRule="auto"/>
            <w:ind w:left="-5" w:right="15" w:firstLine="725"/>
          </w:pPr>
        </w:pPrChange>
      </w:pPr>
      <w:ins w:id="11372" w:author="Britt Collins" w:date="2021-09-30T14:58:00Z">
        <w:r w:rsidRPr="00163DCF">
          <w:rPr>
            <w:szCs w:val="21"/>
            <w:rPrChange w:id="11373" w:author="David" w:date="2022-08-17T16:58:00Z">
              <w:rPr>
                <w:rFonts w:ascii="Times New Roman" w:hAnsi="Times New Roman"/>
                <w:sz w:val="24"/>
                <w:szCs w:val="24"/>
              </w:rPr>
            </w:rPrChange>
          </w:rPr>
          <w:t xml:space="preserve">We positioned ourselves on opposite sides of the icy road with a clear view of each other. Andy's more approachable demeanour (he is admittedly easier on the eye than </w:t>
        </w:r>
      </w:ins>
      <w:ins w:id="11374" w:author="Britt Collins" w:date="2021-10-06T11:08:00Z">
        <w:r w:rsidR="00310668" w:rsidRPr="00163DCF">
          <w:rPr>
            <w:szCs w:val="21"/>
            <w:rPrChange w:id="11375" w:author="David" w:date="2022-08-17T16:58:00Z">
              <w:rPr>
                <w:rFonts w:ascii="Times New Roman" w:hAnsi="Times New Roman"/>
                <w:sz w:val="24"/>
                <w:szCs w:val="24"/>
              </w:rPr>
            </w:rPrChange>
          </w:rPr>
          <w:t>me</w:t>
        </w:r>
      </w:ins>
      <w:ins w:id="11376" w:author="Britt Collins" w:date="2021-09-30T14:58:00Z">
        <w:r w:rsidRPr="00163DCF">
          <w:rPr>
            <w:szCs w:val="21"/>
            <w:rPrChange w:id="11377" w:author="David" w:date="2022-08-17T16:58:00Z">
              <w:rPr>
                <w:rFonts w:ascii="Times New Roman" w:hAnsi="Times New Roman"/>
                <w:sz w:val="24"/>
                <w:szCs w:val="24"/>
              </w:rPr>
            </w:rPrChange>
          </w:rPr>
          <w:t xml:space="preserve">) worked like a charm. Within minutes a car came to a slippery halt just beyond </w:t>
        </w:r>
      </w:ins>
      <w:ins w:id="11378" w:author="Britt Collins" w:date="2021-10-06T11:08:00Z">
        <w:r w:rsidR="00310668" w:rsidRPr="00163DCF">
          <w:rPr>
            <w:szCs w:val="21"/>
            <w:rPrChange w:id="11379" w:author="David" w:date="2022-08-17T16:58:00Z">
              <w:rPr>
                <w:rFonts w:ascii="Times New Roman" w:hAnsi="Times New Roman"/>
                <w:sz w:val="24"/>
                <w:szCs w:val="24"/>
              </w:rPr>
            </w:rPrChange>
          </w:rPr>
          <w:t>hi</w:t>
        </w:r>
      </w:ins>
      <w:ins w:id="11380" w:author="Britt Collins" w:date="2021-09-30T14:58:00Z">
        <w:r w:rsidRPr="00163DCF">
          <w:rPr>
            <w:szCs w:val="21"/>
            <w:rPrChange w:id="11381" w:author="David" w:date="2022-08-17T16:58:00Z">
              <w:rPr>
                <w:rFonts w:ascii="Times New Roman" w:hAnsi="Times New Roman"/>
                <w:sz w:val="24"/>
                <w:szCs w:val="24"/>
              </w:rPr>
            </w:rPrChange>
          </w:rPr>
          <w:t xml:space="preserve">s hitching spot. He </w:t>
        </w:r>
      </w:ins>
      <w:ins w:id="11382" w:author="Britt Collins" w:date="2021-10-06T11:09:00Z">
        <w:r w:rsidR="00310668" w:rsidRPr="00163DCF">
          <w:rPr>
            <w:szCs w:val="21"/>
            <w:rPrChange w:id="11383" w:author="David" w:date="2022-08-17T16:58:00Z">
              <w:rPr>
                <w:rFonts w:ascii="Times New Roman" w:hAnsi="Times New Roman"/>
                <w:sz w:val="24"/>
                <w:szCs w:val="24"/>
              </w:rPr>
            </w:rPrChange>
          </w:rPr>
          <w:t>motion</w:t>
        </w:r>
      </w:ins>
      <w:ins w:id="11384" w:author="Britt Collins" w:date="2021-09-30T14:58:00Z">
        <w:r w:rsidRPr="00163DCF">
          <w:rPr>
            <w:szCs w:val="21"/>
            <w:rPrChange w:id="11385" w:author="David" w:date="2022-08-17T16:58:00Z">
              <w:rPr>
                <w:rFonts w:ascii="Times New Roman" w:hAnsi="Times New Roman"/>
                <w:sz w:val="24"/>
                <w:szCs w:val="24"/>
              </w:rPr>
            </w:rPrChange>
          </w:rPr>
          <w:t xml:space="preserve">ed </w:t>
        </w:r>
      </w:ins>
      <w:ins w:id="11386" w:author="Britt Collins" w:date="2021-10-06T11:09:00Z">
        <w:r w:rsidR="00310668" w:rsidRPr="00163DCF">
          <w:rPr>
            <w:szCs w:val="21"/>
            <w:rPrChange w:id="11387" w:author="David" w:date="2022-08-17T16:58:00Z">
              <w:rPr>
                <w:rFonts w:ascii="Times New Roman" w:hAnsi="Times New Roman"/>
                <w:sz w:val="24"/>
                <w:szCs w:val="24"/>
              </w:rPr>
            </w:rPrChange>
          </w:rPr>
          <w:t>for</w:t>
        </w:r>
      </w:ins>
      <w:ins w:id="11388" w:author="Britt Collins" w:date="2021-09-30T14:58:00Z">
        <w:r w:rsidRPr="00163DCF">
          <w:rPr>
            <w:szCs w:val="21"/>
            <w:rPrChange w:id="11389" w:author="David" w:date="2022-08-17T16:58:00Z">
              <w:rPr>
                <w:rFonts w:ascii="Times New Roman" w:hAnsi="Times New Roman"/>
                <w:sz w:val="24"/>
                <w:szCs w:val="24"/>
              </w:rPr>
            </w:rPrChange>
          </w:rPr>
          <w:t xml:space="preserve"> me to get my </w:t>
        </w:r>
        <w:proofErr w:type="gramStart"/>
        <w:r w:rsidRPr="00163DCF">
          <w:rPr>
            <w:szCs w:val="21"/>
            <w:rPrChange w:id="11390" w:author="David" w:date="2022-08-17T16:58:00Z">
              <w:rPr>
                <w:rFonts w:ascii="Times New Roman" w:hAnsi="Times New Roman"/>
                <w:sz w:val="24"/>
                <w:szCs w:val="24"/>
              </w:rPr>
            </w:rPrChange>
          </w:rPr>
          <w:t>arse</w:t>
        </w:r>
        <w:proofErr w:type="gramEnd"/>
        <w:r w:rsidRPr="00163DCF">
          <w:rPr>
            <w:szCs w:val="21"/>
            <w:rPrChange w:id="11391" w:author="David" w:date="2022-08-17T16:58:00Z">
              <w:rPr>
                <w:rFonts w:ascii="Times New Roman" w:hAnsi="Times New Roman"/>
                <w:sz w:val="24"/>
                <w:szCs w:val="24"/>
              </w:rPr>
            </w:rPrChange>
          </w:rPr>
          <w:t xml:space="preserve"> over asap. The single, 20-something-year-old, local lady was brave. </w:t>
        </w:r>
      </w:ins>
      <w:ins w:id="11392" w:author="Britt Collins" w:date="2021-10-06T11:14:00Z">
        <w:r w:rsidR="003974C8" w:rsidRPr="00163DCF">
          <w:rPr>
            <w:b/>
            <w:szCs w:val="21"/>
            <w:rPrChange w:id="11393" w:author="David" w:date="2022-08-17T16:58:00Z">
              <w:rPr>
                <w:rFonts w:ascii="Times New Roman" w:hAnsi="Times New Roman"/>
                <w:sz w:val="24"/>
                <w:szCs w:val="24"/>
              </w:rPr>
            </w:rPrChange>
          </w:rPr>
          <w:t>DESCRIBE HER A LITTLE</w:t>
        </w:r>
      </w:ins>
      <w:ins w:id="11394" w:author="Britt Collins" w:date="2021-10-06T11:15:00Z">
        <w:r w:rsidR="003974C8" w:rsidRPr="00163DCF">
          <w:rPr>
            <w:b/>
            <w:szCs w:val="21"/>
            <w:rPrChange w:id="11395" w:author="David" w:date="2022-08-17T16:58:00Z">
              <w:rPr>
                <w:rFonts w:ascii="Times New Roman" w:hAnsi="Times New Roman"/>
                <w:sz w:val="24"/>
                <w:szCs w:val="24"/>
              </w:rPr>
            </w:rPrChange>
          </w:rPr>
          <w:t xml:space="preserve"> IN A WAY THE READER CAN VISUALISE. </w:t>
        </w:r>
      </w:ins>
      <w:ins w:id="11396" w:author="Britt Collins" w:date="2021-10-06T11:16:00Z">
        <w:r w:rsidR="003974C8" w:rsidRPr="00163DCF">
          <w:rPr>
            <w:b/>
            <w:szCs w:val="21"/>
            <w:rPrChange w:id="11397" w:author="David" w:date="2022-08-17T16:58:00Z">
              <w:rPr>
                <w:rFonts w:ascii="Times New Roman" w:hAnsi="Times New Roman"/>
                <w:b/>
                <w:sz w:val="24"/>
                <w:szCs w:val="24"/>
              </w:rPr>
            </w:rPrChange>
          </w:rPr>
          <w:t>FOR EXAMP</w:t>
        </w:r>
      </w:ins>
      <w:ins w:id="11398" w:author="Britt Collins" w:date="2021-10-06T11:17:00Z">
        <w:r w:rsidR="003974C8" w:rsidRPr="00163DCF">
          <w:rPr>
            <w:b/>
            <w:szCs w:val="21"/>
            <w:rPrChange w:id="11399" w:author="David" w:date="2022-08-17T16:58:00Z">
              <w:rPr>
                <w:rFonts w:ascii="Times New Roman" w:hAnsi="Times New Roman"/>
                <w:b/>
                <w:sz w:val="24"/>
                <w:szCs w:val="24"/>
              </w:rPr>
            </w:rPrChange>
          </w:rPr>
          <w:t xml:space="preserve">LE, </w:t>
        </w:r>
        <w:proofErr w:type="gramStart"/>
        <w:r w:rsidR="003974C8" w:rsidRPr="00163DCF">
          <w:rPr>
            <w:b/>
            <w:szCs w:val="21"/>
            <w:rPrChange w:id="11400" w:author="David" w:date="2022-08-17T16:58:00Z">
              <w:rPr>
                <w:rFonts w:ascii="Calibri" w:hAnsi="Calibri"/>
                <w:sz w:val="28"/>
              </w:rPr>
            </w:rPrChange>
          </w:rPr>
          <w:t>The</w:t>
        </w:r>
        <w:proofErr w:type="gramEnd"/>
        <w:r w:rsidR="003974C8" w:rsidRPr="00163DCF">
          <w:rPr>
            <w:b/>
            <w:szCs w:val="21"/>
            <w:rPrChange w:id="11401" w:author="David" w:date="2022-08-17T16:58:00Z">
              <w:rPr>
                <w:rFonts w:ascii="Calibri" w:hAnsi="Calibri"/>
                <w:sz w:val="28"/>
              </w:rPr>
            </w:rPrChange>
          </w:rPr>
          <w:t xml:space="preserve"> </w:t>
        </w:r>
      </w:ins>
      <w:ins w:id="11402" w:author="Britt Collins" w:date="2021-10-06T12:00:00Z">
        <w:r w:rsidR="0003268B" w:rsidRPr="00163DCF">
          <w:rPr>
            <w:b/>
            <w:szCs w:val="21"/>
            <w:rPrChange w:id="11403" w:author="David" w:date="2022-08-17T16:58:00Z">
              <w:rPr>
                <w:rFonts w:ascii="Calibri" w:hAnsi="Calibri"/>
                <w:b/>
                <w:sz w:val="28"/>
              </w:rPr>
            </w:rPrChange>
          </w:rPr>
          <w:t xml:space="preserve">lone </w:t>
        </w:r>
      </w:ins>
      <w:ins w:id="11404" w:author="Britt Collins" w:date="2021-10-06T11:17:00Z">
        <w:r w:rsidR="003974C8" w:rsidRPr="00163DCF">
          <w:rPr>
            <w:b/>
            <w:szCs w:val="21"/>
            <w:rPrChange w:id="11405" w:author="David" w:date="2022-08-17T16:58:00Z">
              <w:rPr>
                <w:rFonts w:ascii="Calibri" w:hAnsi="Calibri"/>
                <w:sz w:val="28"/>
              </w:rPr>
            </w:rPrChange>
          </w:rPr>
          <w:t xml:space="preserve">blonde local lady, a </w:t>
        </w:r>
      </w:ins>
      <w:ins w:id="11406" w:author="Britt Collins" w:date="2021-10-06T11:16:00Z">
        <w:r w:rsidR="003974C8" w:rsidRPr="00163DCF">
          <w:rPr>
            <w:b/>
            <w:szCs w:val="21"/>
            <w:rPrChange w:id="11407" w:author="David" w:date="2022-08-17T16:58:00Z">
              <w:rPr>
                <w:rFonts w:ascii="Calibri" w:hAnsi="Calibri"/>
                <w:sz w:val="28"/>
              </w:rPr>
            </w:rPrChange>
          </w:rPr>
          <w:t>pale, freckled wisp of a girl, who</w:t>
        </w:r>
      </w:ins>
      <w:ins w:id="11408" w:author="Britt Collins" w:date="2021-10-06T11:17:00Z">
        <w:r w:rsidR="003974C8" w:rsidRPr="00163DCF">
          <w:rPr>
            <w:b/>
            <w:szCs w:val="21"/>
            <w:rPrChange w:id="11409" w:author="David" w:date="2022-08-17T16:58:00Z">
              <w:rPr>
                <w:rFonts w:ascii="Calibri" w:hAnsi="Calibri"/>
                <w:sz w:val="28"/>
              </w:rPr>
            </w:rPrChange>
          </w:rPr>
          <w:t xml:space="preserve"> couldn’t been more than 25, was brave</w:t>
        </w:r>
      </w:ins>
      <w:ins w:id="11410" w:author="Britt Collins" w:date="2021-10-06T11:18:00Z">
        <w:r w:rsidR="003974C8" w:rsidRPr="00163DCF">
          <w:rPr>
            <w:b/>
            <w:szCs w:val="21"/>
            <w:rPrChange w:id="11411" w:author="David" w:date="2022-08-17T16:58:00Z">
              <w:rPr>
                <w:rFonts w:ascii="Calibri" w:hAnsi="Calibri"/>
                <w:sz w:val="28"/>
              </w:rPr>
            </w:rPrChange>
          </w:rPr>
          <w:t xml:space="preserve"> picking up</w:t>
        </w:r>
      </w:ins>
      <w:ins w:id="11412" w:author="Britt Collins" w:date="2021-09-30T14:58:00Z">
        <w:r w:rsidRPr="00163DCF">
          <w:rPr>
            <w:szCs w:val="21"/>
            <w:rPrChange w:id="11413" w:author="David" w:date="2022-08-17T16:58:00Z">
              <w:rPr>
                <w:rFonts w:ascii="Times New Roman" w:hAnsi="Times New Roman"/>
                <w:sz w:val="24"/>
                <w:szCs w:val="24"/>
              </w:rPr>
            </w:rPrChange>
          </w:rPr>
          <w:t xml:space="preserve"> two random</w:t>
        </w:r>
      </w:ins>
      <w:ins w:id="11414" w:author="Britt Collins" w:date="2021-10-06T11:09:00Z">
        <w:r w:rsidR="00310668" w:rsidRPr="00163DCF">
          <w:rPr>
            <w:szCs w:val="21"/>
            <w:rPrChange w:id="11415" w:author="David" w:date="2022-08-17T16:58:00Z">
              <w:rPr>
                <w:rFonts w:ascii="Times New Roman" w:hAnsi="Times New Roman"/>
                <w:sz w:val="24"/>
                <w:szCs w:val="24"/>
              </w:rPr>
            </w:rPrChange>
          </w:rPr>
          <w:t xml:space="preserve"> strangers</w:t>
        </w:r>
      </w:ins>
      <w:ins w:id="11416" w:author="Britt Collins" w:date="2021-09-30T14:58:00Z">
        <w:r w:rsidRPr="00163DCF">
          <w:rPr>
            <w:szCs w:val="21"/>
            <w:rPrChange w:id="11417" w:author="David" w:date="2022-08-17T16:58:00Z">
              <w:rPr>
                <w:rFonts w:ascii="Times New Roman" w:hAnsi="Times New Roman"/>
                <w:sz w:val="24"/>
                <w:szCs w:val="24"/>
              </w:rPr>
            </w:rPrChange>
          </w:rPr>
          <w:t xml:space="preserve"> into her Subaru (pronounced so-BAAAHHHH-</w:t>
        </w:r>
        <w:proofErr w:type="spellStart"/>
        <w:r w:rsidRPr="00163DCF">
          <w:rPr>
            <w:szCs w:val="21"/>
            <w:rPrChange w:id="11418" w:author="David" w:date="2022-08-17T16:58:00Z">
              <w:rPr>
                <w:rFonts w:ascii="Times New Roman" w:hAnsi="Times New Roman"/>
                <w:sz w:val="24"/>
                <w:szCs w:val="24"/>
              </w:rPr>
            </w:rPrChange>
          </w:rPr>
          <w:t>roo</w:t>
        </w:r>
        <w:proofErr w:type="spellEnd"/>
        <w:r w:rsidRPr="00163DCF">
          <w:rPr>
            <w:szCs w:val="21"/>
            <w:rPrChange w:id="11419" w:author="David" w:date="2022-08-17T16:58:00Z">
              <w:rPr>
                <w:rFonts w:ascii="Times New Roman" w:hAnsi="Times New Roman"/>
                <w:sz w:val="24"/>
                <w:szCs w:val="24"/>
              </w:rPr>
            </w:rPrChange>
          </w:rPr>
          <w:t xml:space="preserve">). </w:t>
        </w:r>
      </w:ins>
      <w:ins w:id="11420" w:author="Britt Collins" w:date="2021-10-06T12:00:00Z">
        <w:r w:rsidR="0003268B" w:rsidRPr="00163DCF">
          <w:rPr>
            <w:szCs w:val="21"/>
            <w:rPrChange w:id="11421" w:author="David" w:date="2022-08-17T16:58:00Z">
              <w:rPr>
                <w:rFonts w:ascii="Times New Roman" w:hAnsi="Times New Roman"/>
                <w:sz w:val="24"/>
                <w:szCs w:val="24"/>
              </w:rPr>
            </w:rPrChange>
          </w:rPr>
          <w:t>But g</w:t>
        </w:r>
      </w:ins>
      <w:ins w:id="11422" w:author="Britt Collins" w:date="2021-09-30T14:58:00Z">
        <w:r w:rsidRPr="00163DCF">
          <w:rPr>
            <w:szCs w:val="21"/>
            <w:rPrChange w:id="11423" w:author="David" w:date="2022-08-17T16:58:00Z">
              <w:rPr>
                <w:rFonts w:ascii="Times New Roman" w:hAnsi="Times New Roman"/>
                <w:sz w:val="24"/>
                <w:szCs w:val="24"/>
              </w:rPr>
            </w:rPrChange>
          </w:rPr>
          <w:t xml:space="preserve">iven her choice of words, I could sense she wasn't a person to mess with. Andy and I made sure she knew how appreciative we were. </w:t>
        </w:r>
      </w:ins>
    </w:p>
    <w:p w14:paraId="21834F3F" w14:textId="08C13932" w:rsidR="00310668" w:rsidRPr="00163DCF" w:rsidRDefault="00310668">
      <w:pPr>
        <w:spacing w:line="276" w:lineRule="auto"/>
        <w:ind w:left="-5" w:right="15" w:firstLine="725"/>
        <w:rPr>
          <w:ins w:id="11424" w:author="Britt Collins" w:date="2021-10-06T11:10:00Z"/>
          <w:szCs w:val="21"/>
          <w:rPrChange w:id="11425" w:author="David" w:date="2022-08-17T16:58:00Z">
            <w:rPr>
              <w:ins w:id="11426" w:author="Britt Collins" w:date="2021-10-06T11:10:00Z"/>
              <w:rFonts w:ascii="Times New Roman" w:hAnsi="Times New Roman"/>
              <w:sz w:val="24"/>
              <w:szCs w:val="24"/>
            </w:rPr>
          </w:rPrChange>
        </w:rPr>
        <w:pPrChange w:id="11427" w:author="David" w:date="2022-08-17T17:01:00Z">
          <w:pPr>
            <w:spacing w:line="480" w:lineRule="auto"/>
            <w:ind w:left="-5" w:right="15" w:firstLine="725"/>
          </w:pPr>
        </w:pPrChange>
      </w:pPr>
      <w:ins w:id="11428" w:author="Britt Collins" w:date="2021-10-06T11:10:00Z">
        <w:r w:rsidRPr="00163DCF">
          <w:rPr>
            <w:szCs w:val="21"/>
            <w:rPrChange w:id="11429" w:author="David" w:date="2022-08-17T16:58:00Z">
              <w:rPr>
                <w:rFonts w:ascii="Times New Roman" w:hAnsi="Times New Roman"/>
                <w:sz w:val="24"/>
                <w:szCs w:val="24"/>
              </w:rPr>
            </w:rPrChange>
          </w:rPr>
          <w:t>She</w:t>
        </w:r>
      </w:ins>
      <w:ins w:id="11430" w:author="Britt Collins" w:date="2021-09-30T14:58:00Z">
        <w:r w:rsidR="006F31F6" w:rsidRPr="00163DCF">
          <w:rPr>
            <w:szCs w:val="21"/>
            <w:rPrChange w:id="11431" w:author="David" w:date="2022-08-17T16:58:00Z">
              <w:rPr>
                <w:rFonts w:ascii="Times New Roman" w:hAnsi="Times New Roman"/>
                <w:sz w:val="24"/>
                <w:szCs w:val="24"/>
              </w:rPr>
            </w:rPrChange>
          </w:rPr>
          <w:t xml:space="preserve"> kicked off the small talk. </w:t>
        </w:r>
      </w:ins>
      <w:ins w:id="11432" w:author="Britt Collins" w:date="2021-10-06T11:10:00Z">
        <w:r w:rsidRPr="00163DCF">
          <w:rPr>
            <w:szCs w:val="21"/>
            <w:rPrChange w:id="11433" w:author="David" w:date="2022-08-17T16:58:00Z">
              <w:rPr>
                <w:rFonts w:ascii="Times New Roman" w:hAnsi="Times New Roman"/>
                <w:sz w:val="24"/>
                <w:szCs w:val="24"/>
              </w:rPr>
            </w:rPrChange>
          </w:rPr>
          <w:t>“</w:t>
        </w:r>
      </w:ins>
      <w:ins w:id="11434" w:author="Britt Collins" w:date="2021-09-30T14:58:00Z">
        <w:r w:rsidR="006F31F6" w:rsidRPr="00163DCF">
          <w:rPr>
            <w:szCs w:val="21"/>
            <w:rPrChange w:id="11435" w:author="David" w:date="2022-08-17T16:58:00Z">
              <w:rPr>
                <w:rFonts w:ascii="Times New Roman" w:hAnsi="Times New Roman"/>
                <w:sz w:val="24"/>
                <w:szCs w:val="24"/>
              </w:rPr>
            </w:rPrChange>
          </w:rPr>
          <w:t>First time in Wanaka? Have you been to…? They say that there’s going to be a dump of snow on Monday of next week</w:t>
        </w:r>
      </w:ins>
      <w:ins w:id="11436" w:author="Britt Collins" w:date="2021-10-06T11:10:00Z">
        <w:r w:rsidRPr="00163DCF">
          <w:rPr>
            <w:szCs w:val="21"/>
            <w:rPrChange w:id="11437" w:author="David" w:date="2022-08-17T16:58:00Z">
              <w:rPr>
                <w:rFonts w:ascii="Times New Roman" w:hAnsi="Times New Roman"/>
                <w:sz w:val="24"/>
                <w:szCs w:val="24"/>
              </w:rPr>
            </w:rPrChange>
          </w:rPr>
          <w:t>…”</w:t>
        </w:r>
      </w:ins>
      <w:ins w:id="11438" w:author="Britt Collins" w:date="2021-09-30T14:58:00Z">
        <w:r w:rsidR="006F31F6" w:rsidRPr="00163DCF">
          <w:rPr>
            <w:szCs w:val="21"/>
            <w:rPrChange w:id="11439" w:author="David" w:date="2022-08-17T16:58:00Z">
              <w:rPr>
                <w:rFonts w:ascii="Times New Roman" w:hAnsi="Times New Roman"/>
                <w:sz w:val="24"/>
                <w:szCs w:val="24"/>
              </w:rPr>
            </w:rPrChange>
          </w:rPr>
          <w:t xml:space="preserve"> </w:t>
        </w:r>
      </w:ins>
    </w:p>
    <w:p w14:paraId="1B44323A" w14:textId="2F879346" w:rsidR="00310668" w:rsidRPr="00163DCF" w:rsidRDefault="006F31F6">
      <w:pPr>
        <w:spacing w:line="276" w:lineRule="auto"/>
        <w:ind w:left="-5" w:right="15" w:firstLine="725"/>
        <w:rPr>
          <w:ins w:id="11440" w:author="Britt Collins" w:date="2021-10-06T11:10:00Z"/>
          <w:szCs w:val="21"/>
          <w:rPrChange w:id="11441" w:author="David" w:date="2022-08-17T16:58:00Z">
            <w:rPr>
              <w:ins w:id="11442" w:author="Britt Collins" w:date="2021-10-06T11:10:00Z"/>
              <w:rFonts w:ascii="Times New Roman" w:hAnsi="Times New Roman"/>
              <w:sz w:val="24"/>
              <w:szCs w:val="24"/>
            </w:rPr>
          </w:rPrChange>
        </w:rPr>
        <w:pPrChange w:id="11443" w:author="David" w:date="2022-08-17T17:01:00Z">
          <w:pPr>
            <w:spacing w:line="480" w:lineRule="auto"/>
            <w:ind w:left="-5" w:right="15"/>
          </w:pPr>
        </w:pPrChange>
      </w:pPr>
      <w:ins w:id="11444" w:author="Britt Collins" w:date="2021-09-30T14:58:00Z">
        <w:r w:rsidRPr="00163DCF">
          <w:rPr>
            <w:szCs w:val="21"/>
            <w:rPrChange w:id="11445" w:author="David" w:date="2022-08-17T16:58:00Z">
              <w:rPr>
                <w:rFonts w:ascii="Times New Roman" w:hAnsi="Times New Roman"/>
                <w:sz w:val="24"/>
                <w:szCs w:val="24"/>
              </w:rPr>
            </w:rPrChange>
          </w:rPr>
          <w:t>Conversation flowed</w:t>
        </w:r>
      </w:ins>
      <w:ins w:id="11446" w:author="Britt Collins" w:date="2021-10-06T11:10:00Z">
        <w:r w:rsidR="00310668" w:rsidRPr="00163DCF">
          <w:rPr>
            <w:szCs w:val="21"/>
            <w:rPrChange w:id="11447" w:author="David" w:date="2022-08-17T16:58:00Z">
              <w:rPr>
                <w:rFonts w:ascii="Times New Roman" w:hAnsi="Times New Roman"/>
                <w:sz w:val="24"/>
                <w:szCs w:val="24"/>
              </w:rPr>
            </w:rPrChange>
          </w:rPr>
          <w:t xml:space="preserve"> </w:t>
        </w:r>
      </w:ins>
      <w:ins w:id="11448" w:author="Britt Collins" w:date="2021-09-30T14:58:00Z">
        <w:r w:rsidRPr="00163DCF">
          <w:rPr>
            <w:szCs w:val="21"/>
            <w:rPrChange w:id="11449" w:author="David" w:date="2022-08-17T16:58:00Z">
              <w:rPr>
                <w:rFonts w:ascii="Times New Roman" w:hAnsi="Times New Roman"/>
                <w:sz w:val="24"/>
                <w:szCs w:val="24"/>
              </w:rPr>
            </w:rPrChange>
          </w:rPr>
          <w:t>and my confidence grew. A question popped into my head, inspired by my New Zealand friends in Australia. I already knew the answer, but I had a burning desire to ask it.</w:t>
        </w:r>
      </w:ins>
      <w:ins w:id="11450" w:author="Britt Collins" w:date="2021-10-06T11:11:00Z">
        <w:r w:rsidR="00310668" w:rsidRPr="00163DCF">
          <w:rPr>
            <w:szCs w:val="21"/>
            <w:rPrChange w:id="11451" w:author="David" w:date="2022-08-17T16:58:00Z">
              <w:rPr>
                <w:rFonts w:ascii="Times New Roman" w:hAnsi="Times New Roman"/>
                <w:sz w:val="24"/>
                <w:szCs w:val="24"/>
              </w:rPr>
            </w:rPrChange>
          </w:rPr>
          <w:t xml:space="preserve"> </w:t>
        </w:r>
      </w:ins>
      <w:ins w:id="11452" w:author="Britt Collins" w:date="2021-09-30T14:58:00Z">
        <w:r w:rsidRPr="00163DCF">
          <w:rPr>
            <w:szCs w:val="21"/>
            <w:rPrChange w:id="11453" w:author="David" w:date="2022-08-17T16:58:00Z">
              <w:rPr>
                <w:rFonts w:ascii="Times New Roman" w:hAnsi="Times New Roman"/>
                <w:sz w:val="24"/>
                <w:szCs w:val="24"/>
              </w:rPr>
            </w:rPrChange>
          </w:rPr>
          <w:t xml:space="preserve">I blurted out a condensed version, “Do you know the phrase getting ya dick wet?” </w:t>
        </w:r>
      </w:ins>
    </w:p>
    <w:p w14:paraId="22F6A927" w14:textId="35935C7C" w:rsidR="00310668" w:rsidRPr="00163DCF" w:rsidRDefault="006F31F6">
      <w:pPr>
        <w:spacing w:line="276" w:lineRule="auto"/>
        <w:ind w:left="-5" w:right="15" w:firstLine="725"/>
        <w:rPr>
          <w:ins w:id="11454" w:author="Britt Collins" w:date="2021-10-06T11:11:00Z"/>
          <w:szCs w:val="21"/>
          <w:rPrChange w:id="11455" w:author="David" w:date="2022-08-17T16:58:00Z">
            <w:rPr>
              <w:ins w:id="11456" w:author="Britt Collins" w:date="2021-10-06T11:11:00Z"/>
              <w:rFonts w:ascii="Times New Roman" w:hAnsi="Times New Roman"/>
              <w:sz w:val="24"/>
              <w:szCs w:val="24"/>
            </w:rPr>
          </w:rPrChange>
        </w:rPr>
        <w:pPrChange w:id="11457" w:author="David" w:date="2022-08-17T17:01:00Z">
          <w:pPr>
            <w:spacing w:line="480" w:lineRule="auto"/>
            <w:ind w:left="-5" w:right="15" w:firstLine="725"/>
          </w:pPr>
        </w:pPrChange>
      </w:pPr>
      <w:ins w:id="11458" w:author="Britt Collins" w:date="2021-09-30T14:58:00Z">
        <w:r w:rsidRPr="00163DCF">
          <w:rPr>
            <w:szCs w:val="21"/>
            <w:rPrChange w:id="11459" w:author="David" w:date="2022-08-17T16:58:00Z">
              <w:rPr>
                <w:rFonts w:ascii="Times New Roman" w:hAnsi="Times New Roman"/>
                <w:sz w:val="24"/>
                <w:szCs w:val="24"/>
              </w:rPr>
            </w:rPrChange>
          </w:rPr>
          <w:t xml:space="preserve">The chilled atmosphere turned to silence. Andy slowly turned and looked at me </w:t>
        </w:r>
      </w:ins>
      <w:ins w:id="11460" w:author="Britt Collins" w:date="2021-10-06T15:22:00Z">
        <w:r w:rsidR="00900F80" w:rsidRPr="00163DCF">
          <w:rPr>
            <w:szCs w:val="21"/>
            <w:rPrChange w:id="11461" w:author="David" w:date="2022-08-17T16:58:00Z">
              <w:rPr>
                <w:rFonts w:ascii="Times New Roman" w:hAnsi="Times New Roman"/>
                <w:sz w:val="24"/>
                <w:szCs w:val="24"/>
              </w:rPr>
            </w:rPrChange>
          </w:rPr>
          <w:t>with</w:t>
        </w:r>
      </w:ins>
      <w:ins w:id="11462" w:author="Britt Collins" w:date="2021-09-30T14:58:00Z">
        <w:r w:rsidRPr="00163DCF">
          <w:rPr>
            <w:szCs w:val="21"/>
            <w:rPrChange w:id="11463" w:author="David" w:date="2022-08-17T16:58:00Z">
              <w:rPr>
                <w:rFonts w:ascii="Times New Roman" w:hAnsi="Times New Roman"/>
                <w:sz w:val="24"/>
                <w:szCs w:val="24"/>
              </w:rPr>
            </w:rPrChange>
          </w:rPr>
          <w:t xml:space="preserve"> disgust</w:t>
        </w:r>
      </w:ins>
      <w:ins w:id="11464" w:author="Britt Collins" w:date="2021-10-06T15:22:00Z">
        <w:r w:rsidR="00900F80" w:rsidRPr="00163DCF">
          <w:rPr>
            <w:szCs w:val="21"/>
            <w:rPrChange w:id="11465" w:author="David" w:date="2022-08-17T16:58:00Z">
              <w:rPr>
                <w:rFonts w:ascii="Times New Roman" w:hAnsi="Times New Roman"/>
                <w:sz w:val="24"/>
                <w:szCs w:val="24"/>
              </w:rPr>
            </w:rPrChange>
          </w:rPr>
          <w:t xml:space="preserve"> and </w:t>
        </w:r>
        <w:r w:rsidR="00900F80" w:rsidRPr="00163DCF">
          <w:rPr>
            <w:b/>
            <w:szCs w:val="21"/>
            <w:rPrChange w:id="11466" w:author="David" w:date="2022-08-17T16:58:00Z">
              <w:rPr>
                <w:rFonts w:ascii="Times New Roman" w:hAnsi="Times New Roman"/>
                <w:b/>
                <w:sz w:val="24"/>
                <w:szCs w:val="24"/>
              </w:rPr>
            </w:rPrChange>
          </w:rPr>
          <w:t>outright hostility</w:t>
        </w:r>
      </w:ins>
      <w:ins w:id="11467" w:author="Britt Collins" w:date="2021-09-30T14:58:00Z">
        <w:r w:rsidRPr="00163DCF">
          <w:rPr>
            <w:szCs w:val="21"/>
            <w:rPrChange w:id="11468" w:author="David" w:date="2022-08-17T16:58:00Z">
              <w:rPr>
                <w:rFonts w:ascii="Times New Roman" w:hAnsi="Times New Roman"/>
                <w:sz w:val="24"/>
                <w:szCs w:val="24"/>
              </w:rPr>
            </w:rPrChange>
          </w:rPr>
          <w:t xml:space="preserve">. The </w:t>
        </w:r>
      </w:ins>
      <w:ins w:id="11469" w:author="Britt Collins" w:date="2021-10-06T11:11:00Z">
        <w:r w:rsidR="00310668" w:rsidRPr="00163DCF">
          <w:rPr>
            <w:szCs w:val="21"/>
            <w:rPrChange w:id="11470" w:author="David" w:date="2022-08-17T16:58:00Z">
              <w:rPr>
                <w:rFonts w:ascii="Times New Roman" w:hAnsi="Times New Roman"/>
                <w:sz w:val="24"/>
                <w:szCs w:val="24"/>
              </w:rPr>
            </w:rPrChange>
          </w:rPr>
          <w:t>girl</w:t>
        </w:r>
      </w:ins>
      <w:ins w:id="11471" w:author="Britt Collins" w:date="2021-09-30T14:58:00Z">
        <w:r w:rsidRPr="00163DCF">
          <w:rPr>
            <w:szCs w:val="21"/>
            <w:rPrChange w:id="11472" w:author="David" w:date="2022-08-17T16:58:00Z">
              <w:rPr>
                <w:rFonts w:ascii="Times New Roman" w:hAnsi="Times New Roman"/>
                <w:sz w:val="24"/>
                <w:szCs w:val="24"/>
              </w:rPr>
            </w:rPrChange>
          </w:rPr>
          <w:t xml:space="preserve">'s head and eyes, once fixed on the road began to turn slowly toward me too. My usual shy smirk was replaced with one of hang-doggedness. </w:t>
        </w:r>
        <w:proofErr w:type="gramStart"/>
        <w:r w:rsidRPr="00163DCF">
          <w:rPr>
            <w:i/>
            <w:szCs w:val="21"/>
            <w:rPrChange w:id="11473" w:author="David" w:date="2022-08-17T16:58:00Z">
              <w:rPr>
                <w:rFonts w:ascii="Times New Roman" w:hAnsi="Times New Roman"/>
                <w:sz w:val="24"/>
                <w:szCs w:val="24"/>
              </w:rPr>
            </w:rPrChange>
          </w:rPr>
          <w:t>Oh</w:t>
        </w:r>
        <w:proofErr w:type="gramEnd"/>
        <w:r w:rsidRPr="00163DCF">
          <w:rPr>
            <w:i/>
            <w:szCs w:val="21"/>
            <w:rPrChange w:id="11474" w:author="David" w:date="2022-08-17T16:58:00Z">
              <w:rPr>
                <w:rFonts w:ascii="Times New Roman" w:hAnsi="Times New Roman"/>
                <w:sz w:val="24"/>
                <w:szCs w:val="24"/>
              </w:rPr>
            </w:rPrChange>
          </w:rPr>
          <w:t xml:space="preserve"> shit what did I just say?</w:t>
        </w:r>
        <w:r w:rsidRPr="00163DCF">
          <w:rPr>
            <w:szCs w:val="21"/>
            <w:rPrChange w:id="11475" w:author="David" w:date="2022-08-17T16:58:00Z">
              <w:rPr>
                <w:rFonts w:ascii="Times New Roman" w:hAnsi="Times New Roman"/>
                <w:sz w:val="24"/>
                <w:szCs w:val="24"/>
              </w:rPr>
            </w:rPrChange>
          </w:rPr>
          <w:t xml:space="preserve"> </w:t>
        </w:r>
      </w:ins>
    </w:p>
    <w:p w14:paraId="5C0CC0E6" w14:textId="21ED5B2C" w:rsidR="00310668" w:rsidRPr="00163DCF" w:rsidRDefault="00310668">
      <w:pPr>
        <w:spacing w:line="276" w:lineRule="auto"/>
        <w:ind w:left="-5" w:right="15" w:firstLine="725"/>
        <w:rPr>
          <w:ins w:id="11476" w:author="Britt Collins" w:date="2021-10-06T11:11:00Z"/>
          <w:szCs w:val="21"/>
          <w:rPrChange w:id="11477" w:author="David" w:date="2022-08-17T16:58:00Z">
            <w:rPr>
              <w:ins w:id="11478" w:author="Britt Collins" w:date="2021-10-06T11:11:00Z"/>
              <w:rFonts w:ascii="Times New Roman" w:hAnsi="Times New Roman"/>
              <w:sz w:val="24"/>
              <w:szCs w:val="24"/>
            </w:rPr>
          </w:rPrChange>
        </w:rPr>
        <w:pPrChange w:id="11479" w:author="David" w:date="2022-08-17T17:01:00Z">
          <w:pPr>
            <w:spacing w:line="480" w:lineRule="auto"/>
            <w:ind w:left="-5" w:right="15" w:firstLine="725"/>
          </w:pPr>
        </w:pPrChange>
      </w:pPr>
      <w:ins w:id="11480" w:author="Britt Collins" w:date="2021-10-06T11:11:00Z">
        <w:r w:rsidRPr="00163DCF">
          <w:rPr>
            <w:szCs w:val="21"/>
            <w:rPrChange w:id="11481" w:author="David" w:date="2022-08-17T16:58:00Z">
              <w:rPr>
                <w:rFonts w:ascii="Times New Roman" w:hAnsi="Times New Roman"/>
                <w:sz w:val="24"/>
                <w:szCs w:val="24"/>
              </w:rPr>
            </w:rPrChange>
          </w:rPr>
          <w:t>“</w:t>
        </w:r>
      </w:ins>
      <w:ins w:id="11482" w:author="Britt Collins" w:date="2021-09-30T14:58:00Z">
        <w:r w:rsidR="006F31F6" w:rsidRPr="00163DCF">
          <w:rPr>
            <w:szCs w:val="21"/>
            <w:rPrChange w:id="11483" w:author="David" w:date="2022-08-17T16:58:00Z">
              <w:rPr>
                <w:rFonts w:ascii="Times New Roman" w:hAnsi="Times New Roman"/>
                <w:sz w:val="24"/>
                <w:szCs w:val="24"/>
              </w:rPr>
            </w:rPrChange>
          </w:rPr>
          <w:t>What about it?</w:t>
        </w:r>
      </w:ins>
      <w:ins w:id="11484" w:author="Britt Collins" w:date="2021-10-06T11:11:00Z">
        <w:r w:rsidRPr="00163DCF">
          <w:rPr>
            <w:szCs w:val="21"/>
            <w:rPrChange w:id="11485" w:author="David" w:date="2022-08-17T16:58:00Z">
              <w:rPr>
                <w:rFonts w:ascii="Times New Roman" w:hAnsi="Times New Roman"/>
                <w:sz w:val="24"/>
                <w:szCs w:val="24"/>
              </w:rPr>
            </w:rPrChange>
          </w:rPr>
          <w:t>” she said after an</w:t>
        </w:r>
      </w:ins>
      <w:ins w:id="11486" w:author="Britt Collins" w:date="2021-10-06T11:12:00Z">
        <w:r w:rsidRPr="00163DCF">
          <w:rPr>
            <w:szCs w:val="21"/>
            <w:rPrChange w:id="11487" w:author="David" w:date="2022-08-17T16:58:00Z">
              <w:rPr>
                <w:rFonts w:ascii="Times New Roman" w:hAnsi="Times New Roman"/>
                <w:sz w:val="24"/>
                <w:szCs w:val="24"/>
              </w:rPr>
            </w:rPrChange>
          </w:rPr>
          <w:t xml:space="preserve"> un</w:t>
        </w:r>
      </w:ins>
      <w:ins w:id="11488" w:author="Britt Collins" w:date="2021-10-06T11:23:00Z">
        <w:r w:rsidR="003974C8" w:rsidRPr="00163DCF">
          <w:rPr>
            <w:szCs w:val="21"/>
            <w:rPrChange w:id="11489" w:author="David" w:date="2022-08-17T16:58:00Z">
              <w:rPr>
                <w:rFonts w:ascii="Times New Roman" w:hAnsi="Times New Roman"/>
                <w:sz w:val="24"/>
                <w:szCs w:val="24"/>
              </w:rPr>
            </w:rPrChange>
          </w:rPr>
          <w:t>easy</w:t>
        </w:r>
      </w:ins>
      <w:ins w:id="11490" w:author="Britt Collins" w:date="2021-10-06T11:12:00Z">
        <w:r w:rsidRPr="00163DCF">
          <w:rPr>
            <w:szCs w:val="21"/>
            <w:rPrChange w:id="11491" w:author="David" w:date="2022-08-17T16:58:00Z">
              <w:rPr>
                <w:rFonts w:ascii="Times New Roman" w:hAnsi="Times New Roman"/>
                <w:sz w:val="24"/>
                <w:szCs w:val="24"/>
              </w:rPr>
            </w:rPrChange>
          </w:rPr>
          <w:t xml:space="preserve"> pause.</w:t>
        </w:r>
      </w:ins>
    </w:p>
    <w:p w14:paraId="3F2AC47F" w14:textId="15BD48CB" w:rsidR="00310668" w:rsidRPr="00163DCF" w:rsidRDefault="006F31F6">
      <w:pPr>
        <w:spacing w:line="276" w:lineRule="auto"/>
        <w:ind w:left="-5" w:right="15" w:firstLine="725"/>
        <w:rPr>
          <w:ins w:id="11492" w:author="Britt Collins" w:date="2021-10-06T11:13:00Z"/>
          <w:szCs w:val="21"/>
          <w:rPrChange w:id="11493" w:author="David" w:date="2022-08-17T16:58:00Z">
            <w:rPr>
              <w:ins w:id="11494" w:author="Britt Collins" w:date="2021-10-06T11:13:00Z"/>
              <w:rFonts w:ascii="Times New Roman" w:hAnsi="Times New Roman"/>
              <w:sz w:val="24"/>
              <w:szCs w:val="24"/>
            </w:rPr>
          </w:rPrChange>
        </w:rPr>
        <w:pPrChange w:id="11495" w:author="David" w:date="2022-08-17T17:01:00Z">
          <w:pPr>
            <w:spacing w:line="480" w:lineRule="auto"/>
            <w:ind w:left="-5" w:right="15" w:firstLine="725"/>
          </w:pPr>
        </w:pPrChange>
      </w:pPr>
      <w:ins w:id="11496" w:author="Britt Collins" w:date="2021-09-30T14:58:00Z">
        <w:r w:rsidRPr="00163DCF">
          <w:rPr>
            <w:szCs w:val="21"/>
            <w:rPrChange w:id="11497" w:author="David" w:date="2022-08-17T16:58:00Z">
              <w:rPr>
                <w:rFonts w:ascii="Times New Roman" w:hAnsi="Times New Roman"/>
                <w:sz w:val="24"/>
                <w:szCs w:val="24"/>
              </w:rPr>
            </w:rPrChange>
          </w:rPr>
          <w:t xml:space="preserve">I wasn’t sure how my follow-up question was going to be structured. I hesitated, sweat began to form on my brow. </w:t>
        </w:r>
      </w:ins>
      <w:ins w:id="11498" w:author="Britt Collins" w:date="2021-10-06T11:12:00Z">
        <w:r w:rsidR="00310668" w:rsidRPr="00163DCF">
          <w:rPr>
            <w:szCs w:val="21"/>
            <w:rPrChange w:id="11499" w:author="David" w:date="2022-08-17T16:58:00Z">
              <w:rPr>
                <w:rFonts w:ascii="Times New Roman" w:hAnsi="Times New Roman"/>
                <w:sz w:val="24"/>
                <w:szCs w:val="24"/>
              </w:rPr>
            </w:rPrChange>
          </w:rPr>
          <w:t>“W</w:t>
        </w:r>
      </w:ins>
      <w:ins w:id="11500" w:author="Britt Collins" w:date="2021-09-30T14:58:00Z">
        <w:r w:rsidRPr="00163DCF">
          <w:rPr>
            <w:szCs w:val="21"/>
            <w:rPrChange w:id="11501" w:author="David" w:date="2022-08-17T16:58:00Z">
              <w:rPr>
                <w:rFonts w:ascii="Times New Roman" w:hAnsi="Times New Roman"/>
                <w:sz w:val="24"/>
                <w:szCs w:val="24"/>
              </w:rPr>
            </w:rPrChange>
          </w:rPr>
          <w:t>ell, er, my New Zealand friends used to say it to m</w:t>
        </w:r>
      </w:ins>
      <w:ins w:id="11502" w:author="Britt Collins" w:date="2021-10-06T11:12:00Z">
        <w:r w:rsidR="00310668" w:rsidRPr="00163DCF">
          <w:rPr>
            <w:szCs w:val="21"/>
            <w:rPrChange w:id="11503" w:author="David" w:date="2022-08-17T16:58:00Z">
              <w:rPr>
                <w:rFonts w:ascii="Times New Roman" w:hAnsi="Times New Roman"/>
                <w:sz w:val="24"/>
                <w:szCs w:val="24"/>
              </w:rPr>
            </w:rPrChange>
          </w:rPr>
          <w:t>e,</w:t>
        </w:r>
      </w:ins>
      <w:ins w:id="11504" w:author="Britt Collins" w:date="2021-10-06T11:13:00Z">
        <w:r w:rsidR="00310668" w:rsidRPr="00163DCF">
          <w:rPr>
            <w:szCs w:val="21"/>
            <w:rPrChange w:id="11505" w:author="David" w:date="2022-08-17T16:58:00Z">
              <w:rPr>
                <w:rFonts w:ascii="Times New Roman" w:hAnsi="Times New Roman"/>
                <w:sz w:val="24"/>
                <w:szCs w:val="24"/>
              </w:rPr>
            </w:rPrChange>
          </w:rPr>
          <w:t>” I stumbled nervously.</w:t>
        </w:r>
      </w:ins>
      <w:ins w:id="11506" w:author="Britt Collins" w:date="2021-10-06T11:12:00Z">
        <w:r w:rsidR="00310668" w:rsidRPr="00163DCF">
          <w:rPr>
            <w:szCs w:val="21"/>
            <w:rPrChange w:id="11507" w:author="David" w:date="2022-08-17T16:58:00Z">
              <w:rPr>
                <w:rFonts w:ascii="Times New Roman" w:hAnsi="Times New Roman"/>
                <w:sz w:val="24"/>
                <w:szCs w:val="24"/>
              </w:rPr>
            </w:rPrChange>
          </w:rPr>
          <w:t xml:space="preserve"> </w:t>
        </w:r>
      </w:ins>
      <w:ins w:id="11508" w:author="Britt Collins" w:date="2021-10-06T11:13:00Z">
        <w:r w:rsidR="00310668" w:rsidRPr="00163DCF">
          <w:rPr>
            <w:szCs w:val="21"/>
            <w:rPrChange w:id="11509" w:author="David" w:date="2022-08-17T16:58:00Z">
              <w:rPr>
                <w:rFonts w:ascii="Times New Roman" w:hAnsi="Times New Roman"/>
                <w:sz w:val="24"/>
                <w:szCs w:val="24"/>
              </w:rPr>
            </w:rPrChange>
          </w:rPr>
          <w:t>“</w:t>
        </w:r>
      </w:ins>
      <w:ins w:id="11510" w:author="Britt Collins" w:date="2021-09-30T14:58:00Z">
        <w:r w:rsidRPr="00163DCF">
          <w:rPr>
            <w:szCs w:val="21"/>
            <w:rPrChange w:id="11511" w:author="David" w:date="2022-08-17T16:58:00Z">
              <w:rPr>
                <w:rFonts w:ascii="Times New Roman" w:hAnsi="Times New Roman"/>
                <w:sz w:val="24"/>
                <w:szCs w:val="24"/>
              </w:rPr>
            </w:rPrChange>
          </w:rPr>
          <w:t>Erm, I didn’t know what it meant</w:t>
        </w:r>
      </w:ins>
      <w:ins w:id="11512" w:author="Britt Collins" w:date="2021-10-06T11:13:00Z">
        <w:r w:rsidR="00310668" w:rsidRPr="00163DCF">
          <w:rPr>
            <w:szCs w:val="21"/>
            <w:rPrChange w:id="11513" w:author="David" w:date="2022-08-17T16:58:00Z">
              <w:rPr>
                <w:rFonts w:ascii="Times New Roman" w:hAnsi="Times New Roman"/>
                <w:sz w:val="24"/>
                <w:szCs w:val="24"/>
              </w:rPr>
            </w:rPrChange>
          </w:rPr>
          <w:t>.</w:t>
        </w:r>
      </w:ins>
      <w:ins w:id="11514" w:author="Britt Collins" w:date="2021-09-30T14:58:00Z">
        <w:r w:rsidRPr="00163DCF">
          <w:rPr>
            <w:szCs w:val="21"/>
            <w:rPrChange w:id="11515" w:author="David" w:date="2022-08-17T16:58:00Z">
              <w:rPr>
                <w:rFonts w:ascii="Times New Roman" w:hAnsi="Times New Roman"/>
                <w:sz w:val="24"/>
                <w:szCs w:val="24"/>
              </w:rPr>
            </w:rPrChange>
          </w:rPr>
          <w:t xml:space="preserve">” </w:t>
        </w:r>
      </w:ins>
    </w:p>
    <w:p w14:paraId="7D9A58C2" w14:textId="77777777" w:rsidR="00310668" w:rsidRPr="00163DCF" w:rsidRDefault="00310668">
      <w:pPr>
        <w:spacing w:line="276" w:lineRule="auto"/>
        <w:ind w:left="-5" w:right="15" w:firstLine="725"/>
        <w:rPr>
          <w:ins w:id="11516" w:author="Britt Collins" w:date="2021-10-06T11:13:00Z"/>
          <w:szCs w:val="21"/>
          <w:rPrChange w:id="11517" w:author="David" w:date="2022-08-17T16:58:00Z">
            <w:rPr>
              <w:ins w:id="11518" w:author="Britt Collins" w:date="2021-10-06T11:13:00Z"/>
              <w:rFonts w:ascii="Times New Roman" w:hAnsi="Times New Roman"/>
              <w:sz w:val="24"/>
              <w:szCs w:val="24"/>
            </w:rPr>
          </w:rPrChange>
        </w:rPr>
        <w:pPrChange w:id="11519" w:author="David" w:date="2022-08-17T17:01:00Z">
          <w:pPr>
            <w:spacing w:line="480" w:lineRule="auto"/>
            <w:ind w:left="-5" w:right="15" w:firstLine="725"/>
          </w:pPr>
        </w:pPrChange>
      </w:pPr>
      <w:ins w:id="11520" w:author="Britt Collins" w:date="2021-10-06T11:13:00Z">
        <w:r w:rsidRPr="00163DCF">
          <w:rPr>
            <w:szCs w:val="21"/>
            <w:rPrChange w:id="11521" w:author="David" w:date="2022-08-17T16:58:00Z">
              <w:rPr>
                <w:rFonts w:ascii="Times New Roman" w:hAnsi="Times New Roman"/>
                <w:sz w:val="24"/>
                <w:szCs w:val="24"/>
              </w:rPr>
            </w:rPrChange>
          </w:rPr>
          <w:lastRenderedPageBreak/>
          <w:t>“</w:t>
        </w:r>
      </w:ins>
      <w:ins w:id="11522" w:author="Britt Collins" w:date="2021-09-30T14:58:00Z">
        <w:r w:rsidR="006F31F6" w:rsidRPr="00163DCF">
          <w:rPr>
            <w:szCs w:val="21"/>
            <w:rPrChange w:id="11523" w:author="David" w:date="2022-08-17T16:58:00Z">
              <w:rPr>
                <w:rFonts w:ascii="Times New Roman" w:hAnsi="Times New Roman"/>
                <w:sz w:val="24"/>
                <w:szCs w:val="24"/>
              </w:rPr>
            </w:rPrChange>
          </w:rPr>
          <w:t>It means to have sex,</w:t>
        </w:r>
      </w:ins>
      <w:ins w:id="11524" w:author="Britt Collins" w:date="2021-10-06T11:13:00Z">
        <w:r w:rsidRPr="00163DCF">
          <w:rPr>
            <w:szCs w:val="21"/>
            <w:rPrChange w:id="11525" w:author="David" w:date="2022-08-17T16:58:00Z">
              <w:rPr>
                <w:rFonts w:ascii="Times New Roman" w:hAnsi="Times New Roman"/>
                <w:sz w:val="24"/>
                <w:szCs w:val="24"/>
              </w:rPr>
            </w:rPrChange>
          </w:rPr>
          <w:t>”</w:t>
        </w:r>
      </w:ins>
      <w:ins w:id="11526" w:author="Britt Collins" w:date="2021-09-30T14:58:00Z">
        <w:r w:rsidR="006F31F6" w:rsidRPr="00163DCF">
          <w:rPr>
            <w:szCs w:val="21"/>
            <w:rPrChange w:id="11527" w:author="David" w:date="2022-08-17T16:58:00Z">
              <w:rPr>
                <w:rFonts w:ascii="Times New Roman" w:hAnsi="Times New Roman"/>
                <w:sz w:val="24"/>
                <w:szCs w:val="24"/>
              </w:rPr>
            </w:rPrChange>
          </w:rPr>
          <w:t xml:space="preserve"> she said with a heavy sigh. </w:t>
        </w:r>
      </w:ins>
    </w:p>
    <w:p w14:paraId="2B72AC16" w14:textId="7D0375E0" w:rsidR="005D2928" w:rsidRPr="00163DCF" w:rsidRDefault="006F31F6">
      <w:pPr>
        <w:spacing w:line="276" w:lineRule="auto"/>
        <w:ind w:left="-5" w:right="15" w:firstLine="725"/>
        <w:rPr>
          <w:ins w:id="11528" w:author="Britt Collins" w:date="2021-10-06T11:26:00Z"/>
          <w:szCs w:val="21"/>
          <w:rPrChange w:id="11529" w:author="David" w:date="2022-08-17T16:58:00Z">
            <w:rPr>
              <w:ins w:id="11530" w:author="Britt Collins" w:date="2021-10-06T11:26:00Z"/>
              <w:rFonts w:ascii="Times New Roman" w:hAnsi="Times New Roman"/>
              <w:sz w:val="24"/>
              <w:szCs w:val="24"/>
            </w:rPr>
          </w:rPrChange>
        </w:rPr>
        <w:pPrChange w:id="11531" w:author="David" w:date="2022-08-17T17:01:00Z">
          <w:pPr>
            <w:spacing w:line="480" w:lineRule="auto"/>
            <w:ind w:left="-5" w:right="15" w:firstLine="725"/>
          </w:pPr>
        </w:pPrChange>
      </w:pPr>
      <w:ins w:id="11532" w:author="Britt Collins" w:date="2021-09-30T14:58:00Z">
        <w:r w:rsidRPr="00163DCF">
          <w:rPr>
            <w:szCs w:val="21"/>
            <w:rPrChange w:id="11533" w:author="David" w:date="2022-08-17T16:58:00Z">
              <w:rPr>
                <w:rFonts w:ascii="Times New Roman" w:hAnsi="Times New Roman"/>
                <w:sz w:val="24"/>
                <w:szCs w:val="24"/>
              </w:rPr>
            </w:rPrChange>
          </w:rPr>
          <w:t>I felt like an idiot. I realised I had a problem. I loved using shock</w:t>
        </w:r>
      </w:ins>
      <w:ins w:id="11534" w:author="Britt Collins" w:date="2021-10-06T11:13:00Z">
        <w:r w:rsidR="00310668" w:rsidRPr="00163DCF">
          <w:rPr>
            <w:szCs w:val="21"/>
            <w:rPrChange w:id="11535" w:author="David" w:date="2022-08-17T16:58:00Z">
              <w:rPr>
                <w:rFonts w:ascii="Times New Roman" w:hAnsi="Times New Roman"/>
                <w:sz w:val="24"/>
                <w:szCs w:val="24"/>
              </w:rPr>
            </w:rPrChange>
          </w:rPr>
          <w:t>-</w:t>
        </w:r>
      </w:ins>
      <w:ins w:id="11536" w:author="Britt Collins" w:date="2021-09-30T14:58:00Z">
        <w:r w:rsidRPr="00163DCF">
          <w:rPr>
            <w:szCs w:val="21"/>
            <w:rPrChange w:id="11537" w:author="David" w:date="2022-08-17T16:58:00Z">
              <w:rPr>
                <w:rFonts w:ascii="Times New Roman" w:hAnsi="Times New Roman"/>
                <w:sz w:val="24"/>
                <w:szCs w:val="24"/>
              </w:rPr>
            </w:rPrChange>
          </w:rPr>
          <w:t>value conversation pieces on people I had just met. I could sense Andy was burning holes in the back of my neck with his disapproving stare</w:t>
        </w:r>
      </w:ins>
      <w:ins w:id="11538" w:author="Britt Collins" w:date="2021-10-06T11:14:00Z">
        <w:r w:rsidR="00310668" w:rsidRPr="00163DCF">
          <w:rPr>
            <w:szCs w:val="21"/>
            <w:rPrChange w:id="11539" w:author="David" w:date="2022-08-17T16:58:00Z">
              <w:rPr>
                <w:rFonts w:ascii="Times New Roman" w:hAnsi="Times New Roman"/>
                <w:sz w:val="24"/>
                <w:szCs w:val="24"/>
              </w:rPr>
            </w:rPrChange>
          </w:rPr>
          <w:t xml:space="preserve"> before he broke the </w:t>
        </w:r>
      </w:ins>
      <w:ins w:id="11540" w:author="Britt Collins" w:date="2021-09-30T14:58:00Z">
        <w:r w:rsidRPr="00163DCF">
          <w:rPr>
            <w:szCs w:val="21"/>
            <w:rPrChange w:id="11541" w:author="David" w:date="2022-08-17T16:58:00Z">
              <w:rPr>
                <w:rFonts w:ascii="Times New Roman" w:hAnsi="Times New Roman"/>
                <w:sz w:val="24"/>
                <w:szCs w:val="24"/>
              </w:rPr>
            </w:rPrChange>
          </w:rPr>
          <w:t>lengthy silence</w:t>
        </w:r>
      </w:ins>
      <w:ins w:id="11542" w:author="Britt Collins" w:date="2021-10-06T11:27:00Z">
        <w:r w:rsidR="005D2928" w:rsidRPr="00163DCF">
          <w:rPr>
            <w:szCs w:val="21"/>
            <w:rPrChange w:id="11543" w:author="David" w:date="2022-08-17T16:58:00Z">
              <w:rPr>
                <w:rFonts w:ascii="Times New Roman" w:hAnsi="Times New Roman"/>
                <w:sz w:val="24"/>
                <w:szCs w:val="24"/>
              </w:rPr>
            </w:rPrChange>
          </w:rPr>
          <w:t>,</w:t>
        </w:r>
      </w:ins>
      <w:ins w:id="11544" w:author="Britt Collins" w:date="2021-09-30T14:58:00Z">
        <w:r w:rsidRPr="00163DCF">
          <w:rPr>
            <w:szCs w:val="21"/>
            <w:rPrChange w:id="11545" w:author="David" w:date="2022-08-17T16:58:00Z">
              <w:rPr>
                <w:rFonts w:ascii="Times New Roman" w:hAnsi="Times New Roman"/>
                <w:sz w:val="24"/>
                <w:szCs w:val="24"/>
              </w:rPr>
            </w:rPrChange>
          </w:rPr>
          <w:t xml:space="preserve"> </w:t>
        </w:r>
      </w:ins>
      <w:ins w:id="11546" w:author="Britt Collins" w:date="2021-10-06T11:14:00Z">
        <w:r w:rsidR="00310668" w:rsidRPr="00163DCF">
          <w:rPr>
            <w:szCs w:val="21"/>
            <w:rPrChange w:id="11547" w:author="David" w:date="2022-08-17T16:58:00Z">
              <w:rPr>
                <w:rFonts w:ascii="Times New Roman" w:hAnsi="Times New Roman"/>
                <w:sz w:val="24"/>
                <w:szCs w:val="24"/>
              </w:rPr>
            </w:rPrChange>
          </w:rPr>
          <w:t>“</w:t>
        </w:r>
      </w:ins>
      <w:ins w:id="11548" w:author="Britt Collins" w:date="2021-09-30T14:58:00Z">
        <w:r w:rsidRPr="00163DCF">
          <w:rPr>
            <w:szCs w:val="21"/>
            <w:rPrChange w:id="11549" w:author="David" w:date="2022-08-17T16:58:00Z">
              <w:rPr>
                <w:rFonts w:ascii="Times New Roman" w:hAnsi="Times New Roman"/>
                <w:sz w:val="24"/>
                <w:szCs w:val="24"/>
              </w:rPr>
            </w:rPrChange>
          </w:rPr>
          <w:t>Do you know of any good drinking spots around these parts?</w:t>
        </w:r>
      </w:ins>
      <w:ins w:id="11550" w:author="Britt Collins" w:date="2021-10-06T11:14:00Z">
        <w:r w:rsidR="003974C8" w:rsidRPr="00163DCF">
          <w:rPr>
            <w:szCs w:val="21"/>
            <w:rPrChange w:id="11551" w:author="David" w:date="2022-08-17T16:58:00Z">
              <w:rPr>
                <w:rFonts w:ascii="Times New Roman" w:hAnsi="Times New Roman"/>
                <w:sz w:val="24"/>
                <w:szCs w:val="24"/>
              </w:rPr>
            </w:rPrChange>
          </w:rPr>
          <w:t xml:space="preserve">” </w:t>
        </w:r>
      </w:ins>
    </w:p>
    <w:p w14:paraId="1C158715" w14:textId="5DFAEB30" w:rsidR="005D2928" w:rsidRPr="00163DCF" w:rsidRDefault="006F31F6">
      <w:pPr>
        <w:spacing w:line="276" w:lineRule="auto"/>
        <w:ind w:left="-5" w:right="15" w:firstLine="725"/>
        <w:rPr>
          <w:ins w:id="11552" w:author="Britt Collins" w:date="2021-10-06T11:27:00Z"/>
          <w:szCs w:val="21"/>
          <w:rPrChange w:id="11553" w:author="David" w:date="2022-08-17T16:58:00Z">
            <w:rPr>
              <w:ins w:id="11554" w:author="Britt Collins" w:date="2021-10-06T11:27:00Z"/>
              <w:rFonts w:ascii="Times New Roman" w:hAnsi="Times New Roman"/>
              <w:sz w:val="24"/>
              <w:szCs w:val="24"/>
            </w:rPr>
          </w:rPrChange>
        </w:rPr>
        <w:pPrChange w:id="11555" w:author="David" w:date="2022-08-17T17:01:00Z">
          <w:pPr>
            <w:spacing w:line="480" w:lineRule="auto"/>
            <w:ind w:left="-5" w:right="15" w:firstLine="725"/>
          </w:pPr>
        </w:pPrChange>
      </w:pPr>
      <w:ins w:id="11556" w:author="Britt Collins" w:date="2021-09-30T14:58:00Z">
        <w:r w:rsidRPr="00163DCF">
          <w:rPr>
            <w:szCs w:val="21"/>
            <w:rPrChange w:id="11557" w:author="David" w:date="2022-08-17T16:58:00Z">
              <w:rPr>
                <w:rFonts w:ascii="Times New Roman" w:hAnsi="Times New Roman"/>
                <w:sz w:val="24"/>
                <w:szCs w:val="24"/>
              </w:rPr>
            </w:rPrChange>
          </w:rPr>
          <w:t xml:space="preserve">The </w:t>
        </w:r>
      </w:ins>
      <w:ins w:id="11558" w:author="Britt Collins" w:date="2021-10-06T11:26:00Z">
        <w:r w:rsidR="005D2928" w:rsidRPr="00163DCF">
          <w:rPr>
            <w:szCs w:val="21"/>
            <w:rPrChange w:id="11559" w:author="David" w:date="2022-08-17T16:58:00Z">
              <w:rPr>
                <w:rFonts w:ascii="Times New Roman" w:hAnsi="Times New Roman"/>
                <w:sz w:val="24"/>
                <w:szCs w:val="24"/>
              </w:rPr>
            </w:rPrChange>
          </w:rPr>
          <w:t xml:space="preserve">girl </w:t>
        </w:r>
      </w:ins>
      <w:ins w:id="11560" w:author="Britt Collins" w:date="2021-09-30T14:58:00Z">
        <w:r w:rsidRPr="00163DCF">
          <w:rPr>
            <w:szCs w:val="21"/>
            <w:rPrChange w:id="11561" w:author="David" w:date="2022-08-17T16:58:00Z">
              <w:rPr>
                <w:rFonts w:ascii="Times New Roman" w:hAnsi="Times New Roman"/>
                <w:sz w:val="24"/>
                <w:szCs w:val="24"/>
              </w:rPr>
            </w:rPrChange>
          </w:rPr>
          <w:t xml:space="preserve">looked notably more relaxed. </w:t>
        </w:r>
      </w:ins>
      <w:ins w:id="11562" w:author="Britt Collins" w:date="2021-10-06T11:27:00Z">
        <w:r w:rsidR="005D2928" w:rsidRPr="00163DCF">
          <w:rPr>
            <w:szCs w:val="21"/>
            <w:rPrChange w:id="11563" w:author="David" w:date="2022-08-17T16:58:00Z">
              <w:rPr>
                <w:rFonts w:ascii="Times New Roman" w:hAnsi="Times New Roman"/>
                <w:sz w:val="24"/>
                <w:szCs w:val="24"/>
              </w:rPr>
            </w:rPrChange>
          </w:rPr>
          <w:t>“</w:t>
        </w:r>
      </w:ins>
      <w:ins w:id="11564" w:author="Britt Collins" w:date="2021-09-30T14:58:00Z">
        <w:r w:rsidRPr="00163DCF">
          <w:rPr>
            <w:szCs w:val="21"/>
            <w:rPrChange w:id="11565" w:author="David" w:date="2022-08-17T16:58:00Z">
              <w:rPr>
                <w:rFonts w:ascii="Times New Roman" w:hAnsi="Times New Roman"/>
                <w:sz w:val="24"/>
                <w:szCs w:val="24"/>
              </w:rPr>
            </w:rPrChange>
          </w:rPr>
          <w:t>There aren’t that many pubs around these parts. There’s the pub at the local hostel. The best entertainment, in my opinion, is at Lake Bar.</w:t>
        </w:r>
      </w:ins>
      <w:ins w:id="11566" w:author="Britt Collins" w:date="2021-10-06T11:27:00Z">
        <w:r w:rsidR="005D2928" w:rsidRPr="00163DCF">
          <w:rPr>
            <w:szCs w:val="21"/>
            <w:rPrChange w:id="11567" w:author="David" w:date="2022-08-17T16:58:00Z">
              <w:rPr>
                <w:rFonts w:ascii="Times New Roman" w:hAnsi="Times New Roman"/>
                <w:sz w:val="24"/>
                <w:szCs w:val="24"/>
              </w:rPr>
            </w:rPrChange>
          </w:rPr>
          <w:t>”</w:t>
        </w:r>
      </w:ins>
    </w:p>
    <w:p w14:paraId="23A5CD82" w14:textId="0AFCA822" w:rsidR="006F31F6" w:rsidRPr="00163DCF" w:rsidRDefault="006F31F6">
      <w:pPr>
        <w:spacing w:line="276" w:lineRule="auto"/>
        <w:ind w:left="-5" w:right="15" w:firstLine="725"/>
        <w:rPr>
          <w:ins w:id="11568" w:author="Britt Collins" w:date="2021-09-30T14:58:00Z"/>
          <w:szCs w:val="21"/>
          <w:rPrChange w:id="11569" w:author="David" w:date="2022-08-17T16:58:00Z">
            <w:rPr>
              <w:ins w:id="11570" w:author="Britt Collins" w:date="2021-09-30T14:58:00Z"/>
              <w:rFonts w:ascii="Times New Roman" w:hAnsi="Times New Roman"/>
              <w:sz w:val="24"/>
              <w:szCs w:val="24"/>
            </w:rPr>
          </w:rPrChange>
        </w:rPr>
        <w:pPrChange w:id="11571" w:author="David" w:date="2022-08-17T17:01:00Z">
          <w:pPr>
            <w:ind w:left="-5" w:right="15"/>
          </w:pPr>
        </w:pPrChange>
      </w:pPr>
      <w:ins w:id="11572" w:author="Britt Collins" w:date="2021-09-30T14:58:00Z">
        <w:r w:rsidRPr="00163DCF">
          <w:rPr>
            <w:szCs w:val="21"/>
            <w:rPrChange w:id="11573" w:author="David" w:date="2022-08-17T16:58:00Z">
              <w:rPr>
                <w:rFonts w:ascii="Times New Roman" w:hAnsi="Times New Roman"/>
                <w:sz w:val="24"/>
                <w:szCs w:val="24"/>
              </w:rPr>
            </w:rPrChange>
          </w:rPr>
          <w:t>Andy’s face lit up as he silently hatched a plan for the night.</w:t>
        </w:r>
      </w:ins>
    </w:p>
    <w:p w14:paraId="7520C29A" w14:textId="77777777" w:rsidR="00192FB9" w:rsidRPr="00163DCF" w:rsidRDefault="006F31F6">
      <w:pPr>
        <w:spacing w:line="276" w:lineRule="auto"/>
        <w:ind w:left="-5" w:right="15" w:firstLine="725"/>
        <w:rPr>
          <w:ins w:id="11574" w:author="Britt Collins" w:date="2021-10-06T11:38:00Z"/>
          <w:szCs w:val="21"/>
          <w:rPrChange w:id="11575" w:author="David" w:date="2022-08-17T16:58:00Z">
            <w:rPr>
              <w:ins w:id="11576" w:author="Britt Collins" w:date="2021-10-06T11:38:00Z"/>
              <w:rFonts w:ascii="Times New Roman" w:hAnsi="Times New Roman"/>
              <w:sz w:val="24"/>
              <w:szCs w:val="24"/>
            </w:rPr>
          </w:rPrChange>
        </w:rPr>
        <w:pPrChange w:id="11577" w:author="David" w:date="2022-08-17T17:01:00Z">
          <w:pPr>
            <w:spacing w:line="480" w:lineRule="auto"/>
            <w:ind w:left="-5" w:right="15" w:firstLine="725"/>
          </w:pPr>
        </w:pPrChange>
      </w:pPr>
      <w:ins w:id="11578" w:author="Britt Collins" w:date="2021-09-30T14:58:00Z">
        <w:r w:rsidRPr="00163DCF">
          <w:rPr>
            <w:szCs w:val="21"/>
            <w:rPrChange w:id="11579" w:author="David" w:date="2022-08-17T16:58:00Z">
              <w:rPr>
                <w:rFonts w:ascii="Times New Roman" w:hAnsi="Times New Roman"/>
                <w:sz w:val="24"/>
                <w:szCs w:val="24"/>
              </w:rPr>
            </w:rPrChange>
          </w:rPr>
          <w:t>W</w:t>
        </w:r>
      </w:ins>
      <w:ins w:id="11580" w:author="Britt Collins" w:date="2021-10-06T11:30:00Z">
        <w:r w:rsidR="005D2928" w:rsidRPr="00163DCF">
          <w:rPr>
            <w:szCs w:val="21"/>
            <w:rPrChange w:id="11581" w:author="David" w:date="2022-08-17T16:58:00Z">
              <w:rPr>
                <w:rFonts w:ascii="Times New Roman" w:hAnsi="Times New Roman"/>
                <w:sz w:val="24"/>
                <w:szCs w:val="24"/>
              </w:rPr>
            </w:rPrChange>
          </w:rPr>
          <w:t>hen she dropped us off</w:t>
        </w:r>
      </w:ins>
      <w:ins w:id="11582" w:author="Britt Collins" w:date="2021-09-30T14:58:00Z">
        <w:r w:rsidRPr="00163DCF">
          <w:rPr>
            <w:szCs w:val="21"/>
            <w:rPrChange w:id="11583" w:author="David" w:date="2022-08-17T16:58:00Z">
              <w:rPr>
                <w:rFonts w:ascii="Times New Roman" w:hAnsi="Times New Roman"/>
                <w:sz w:val="24"/>
                <w:szCs w:val="24"/>
              </w:rPr>
            </w:rPrChange>
          </w:rPr>
          <w:t xml:space="preserve"> </w:t>
        </w:r>
      </w:ins>
      <w:ins w:id="11584" w:author="Britt Collins" w:date="2021-10-06T11:31:00Z">
        <w:r w:rsidR="005D2928" w:rsidRPr="00163DCF">
          <w:rPr>
            <w:szCs w:val="21"/>
            <w:rPrChange w:id="11585" w:author="David" w:date="2022-08-17T16:58:00Z">
              <w:rPr>
                <w:rFonts w:ascii="Times New Roman" w:hAnsi="Times New Roman"/>
                <w:sz w:val="24"/>
                <w:szCs w:val="24"/>
              </w:rPr>
            </w:rPrChange>
          </w:rPr>
          <w:t>by our</w:t>
        </w:r>
      </w:ins>
      <w:ins w:id="11586" w:author="Britt Collins" w:date="2021-09-30T14:58:00Z">
        <w:r w:rsidRPr="00163DCF">
          <w:rPr>
            <w:szCs w:val="21"/>
            <w:rPrChange w:id="11587" w:author="David" w:date="2022-08-17T16:58:00Z">
              <w:rPr>
                <w:rFonts w:ascii="Times New Roman" w:hAnsi="Times New Roman"/>
                <w:sz w:val="24"/>
                <w:szCs w:val="24"/>
              </w:rPr>
            </w:rPrChange>
          </w:rPr>
          <w:t xml:space="preserve"> rental </w:t>
        </w:r>
      </w:ins>
      <w:ins w:id="11588" w:author="Britt Collins" w:date="2021-10-06T11:31:00Z">
        <w:r w:rsidR="005D2928" w:rsidRPr="00163DCF">
          <w:rPr>
            <w:szCs w:val="21"/>
            <w:rPrChange w:id="11589" w:author="David" w:date="2022-08-17T16:58:00Z">
              <w:rPr>
                <w:rFonts w:ascii="Times New Roman" w:hAnsi="Times New Roman"/>
                <w:sz w:val="24"/>
                <w:szCs w:val="24"/>
              </w:rPr>
            </w:rPrChange>
          </w:rPr>
          <w:t xml:space="preserve">car, I </w:t>
        </w:r>
      </w:ins>
      <w:ins w:id="11590" w:author="Britt Collins" w:date="2021-09-30T14:58:00Z">
        <w:r w:rsidRPr="00163DCF">
          <w:rPr>
            <w:szCs w:val="21"/>
            <w:rPrChange w:id="11591" w:author="David" w:date="2022-08-17T16:58:00Z">
              <w:rPr>
                <w:rFonts w:ascii="Times New Roman" w:hAnsi="Times New Roman"/>
                <w:sz w:val="24"/>
                <w:szCs w:val="24"/>
              </w:rPr>
            </w:rPrChange>
          </w:rPr>
          <w:t>offer</w:t>
        </w:r>
      </w:ins>
      <w:ins w:id="11592" w:author="Britt Collins" w:date="2021-10-06T11:31:00Z">
        <w:r w:rsidR="005D2928" w:rsidRPr="00163DCF">
          <w:rPr>
            <w:szCs w:val="21"/>
            <w:rPrChange w:id="11593" w:author="David" w:date="2022-08-17T16:58:00Z">
              <w:rPr>
                <w:rFonts w:ascii="Times New Roman" w:hAnsi="Times New Roman"/>
                <w:sz w:val="24"/>
                <w:szCs w:val="24"/>
              </w:rPr>
            </w:rPrChange>
          </w:rPr>
          <w:t>ed</w:t>
        </w:r>
      </w:ins>
      <w:ins w:id="11594" w:author="Britt Collins" w:date="2021-09-30T14:58:00Z">
        <w:r w:rsidRPr="00163DCF">
          <w:rPr>
            <w:szCs w:val="21"/>
            <w:rPrChange w:id="11595" w:author="David" w:date="2022-08-17T16:58:00Z">
              <w:rPr>
                <w:rFonts w:ascii="Times New Roman" w:hAnsi="Times New Roman"/>
                <w:sz w:val="24"/>
                <w:szCs w:val="24"/>
              </w:rPr>
            </w:rPrChange>
          </w:rPr>
          <w:t xml:space="preserve"> sincere thanks for the lift. We waved as the Subaru sped off down the road. There was never any doubt that </w:t>
        </w:r>
      </w:ins>
      <w:ins w:id="11596" w:author="Britt Collins" w:date="2021-10-06T11:31:00Z">
        <w:r w:rsidR="005D2928" w:rsidRPr="00163DCF">
          <w:rPr>
            <w:szCs w:val="21"/>
            <w:rPrChange w:id="11597" w:author="David" w:date="2022-08-17T16:58:00Z">
              <w:rPr>
                <w:rFonts w:ascii="Times New Roman" w:hAnsi="Times New Roman"/>
                <w:sz w:val="24"/>
                <w:szCs w:val="24"/>
              </w:rPr>
            </w:rPrChange>
          </w:rPr>
          <w:t xml:space="preserve">our clapped-out old </w:t>
        </w:r>
      </w:ins>
      <w:ins w:id="11598" w:author="Britt Collins" w:date="2021-09-30T14:58:00Z">
        <w:r w:rsidRPr="00163DCF">
          <w:rPr>
            <w:szCs w:val="21"/>
            <w:rPrChange w:id="11599" w:author="David" w:date="2022-08-17T16:58:00Z">
              <w:rPr>
                <w:rFonts w:ascii="Times New Roman" w:hAnsi="Times New Roman"/>
                <w:sz w:val="24"/>
                <w:szCs w:val="24"/>
              </w:rPr>
            </w:rPrChange>
          </w:rPr>
          <w:t>rental would still be parked where we left it. It wasn</w:t>
        </w:r>
      </w:ins>
      <w:ins w:id="11600" w:author="Britt Collins" w:date="2021-10-06T11:31:00Z">
        <w:r w:rsidR="005D2928" w:rsidRPr="00163DCF">
          <w:rPr>
            <w:szCs w:val="21"/>
            <w:rPrChange w:id="11601" w:author="David" w:date="2022-08-17T16:58:00Z">
              <w:rPr>
                <w:rFonts w:ascii="Times New Roman" w:hAnsi="Times New Roman"/>
                <w:sz w:val="24"/>
                <w:szCs w:val="24"/>
              </w:rPr>
            </w:rPrChange>
          </w:rPr>
          <w:t>’</w:t>
        </w:r>
      </w:ins>
      <w:ins w:id="11602" w:author="Britt Collins" w:date="2021-09-30T14:58:00Z">
        <w:r w:rsidRPr="00163DCF">
          <w:rPr>
            <w:szCs w:val="21"/>
            <w:rPrChange w:id="11603" w:author="David" w:date="2022-08-17T16:58:00Z">
              <w:rPr>
                <w:rFonts w:ascii="Times New Roman" w:hAnsi="Times New Roman"/>
                <w:sz w:val="24"/>
                <w:szCs w:val="24"/>
              </w:rPr>
            </w:rPrChange>
          </w:rPr>
          <w:t>t worth much more than the fuel left in the tank. Instead of heading back to Queenstown</w:t>
        </w:r>
      </w:ins>
      <w:ins w:id="11604" w:author="Britt Collins" w:date="2021-10-06T11:32:00Z">
        <w:r w:rsidR="005D2928" w:rsidRPr="00163DCF">
          <w:rPr>
            <w:szCs w:val="21"/>
            <w:rPrChange w:id="11605" w:author="David" w:date="2022-08-17T16:58:00Z">
              <w:rPr>
                <w:rFonts w:ascii="Times New Roman" w:hAnsi="Times New Roman"/>
                <w:sz w:val="24"/>
                <w:szCs w:val="24"/>
              </w:rPr>
            </w:rPrChange>
          </w:rPr>
          <w:t>,</w:t>
        </w:r>
      </w:ins>
      <w:ins w:id="11606" w:author="Britt Collins" w:date="2021-09-30T14:58:00Z">
        <w:r w:rsidRPr="00163DCF">
          <w:rPr>
            <w:szCs w:val="21"/>
            <w:rPrChange w:id="11607" w:author="David" w:date="2022-08-17T16:58:00Z">
              <w:rPr>
                <w:rFonts w:ascii="Times New Roman" w:hAnsi="Times New Roman"/>
                <w:sz w:val="24"/>
                <w:szCs w:val="24"/>
              </w:rPr>
            </w:rPrChange>
          </w:rPr>
          <w:t xml:space="preserve"> we </w:t>
        </w:r>
      </w:ins>
      <w:ins w:id="11608" w:author="Britt Collins" w:date="2021-10-06T11:32:00Z">
        <w:r w:rsidR="005D2928" w:rsidRPr="00163DCF">
          <w:rPr>
            <w:szCs w:val="21"/>
            <w:rPrChange w:id="11609" w:author="David" w:date="2022-08-17T16:58:00Z">
              <w:rPr>
                <w:rFonts w:ascii="Times New Roman" w:hAnsi="Times New Roman"/>
                <w:sz w:val="24"/>
                <w:szCs w:val="24"/>
              </w:rPr>
            </w:rPrChange>
          </w:rPr>
          <w:t>took</w:t>
        </w:r>
      </w:ins>
      <w:ins w:id="11610" w:author="Britt Collins" w:date="2021-09-30T14:58:00Z">
        <w:r w:rsidRPr="00163DCF">
          <w:rPr>
            <w:szCs w:val="21"/>
            <w:rPrChange w:id="11611" w:author="David" w:date="2022-08-17T16:58:00Z">
              <w:rPr>
                <w:rFonts w:ascii="Times New Roman" w:hAnsi="Times New Roman"/>
                <w:sz w:val="24"/>
                <w:szCs w:val="24"/>
              </w:rPr>
            </w:rPrChange>
          </w:rPr>
          <w:t xml:space="preserve"> the advice of the Subaru driver</w:t>
        </w:r>
      </w:ins>
      <w:ins w:id="11612" w:author="Britt Collins" w:date="2021-10-06T11:32:00Z">
        <w:r w:rsidR="005D2928" w:rsidRPr="00163DCF">
          <w:rPr>
            <w:szCs w:val="21"/>
            <w:rPrChange w:id="11613" w:author="David" w:date="2022-08-17T16:58:00Z">
              <w:rPr>
                <w:rFonts w:ascii="Times New Roman" w:hAnsi="Times New Roman"/>
                <w:sz w:val="24"/>
                <w:szCs w:val="24"/>
              </w:rPr>
            </w:rPrChange>
          </w:rPr>
          <w:t xml:space="preserve"> and hit the</w:t>
        </w:r>
      </w:ins>
      <w:ins w:id="11614" w:author="Britt Collins" w:date="2021-09-30T14:58:00Z">
        <w:r w:rsidRPr="00163DCF">
          <w:rPr>
            <w:szCs w:val="21"/>
            <w:rPrChange w:id="11615" w:author="David" w:date="2022-08-17T16:58:00Z">
              <w:rPr>
                <w:rFonts w:ascii="Times New Roman" w:hAnsi="Times New Roman"/>
                <w:sz w:val="24"/>
                <w:szCs w:val="24"/>
              </w:rPr>
            </w:rPrChange>
          </w:rPr>
          <w:t xml:space="preserve"> Lake Bar</w:t>
        </w:r>
      </w:ins>
      <w:ins w:id="11616" w:author="Britt Collins" w:date="2021-10-06T11:32:00Z">
        <w:r w:rsidR="005D2928" w:rsidRPr="00163DCF">
          <w:rPr>
            <w:szCs w:val="21"/>
            <w:rPrChange w:id="11617" w:author="David" w:date="2022-08-17T16:58:00Z">
              <w:rPr>
                <w:rFonts w:ascii="Times New Roman" w:hAnsi="Times New Roman"/>
                <w:sz w:val="24"/>
                <w:szCs w:val="24"/>
              </w:rPr>
            </w:rPrChange>
          </w:rPr>
          <w:t xml:space="preserve"> in</w:t>
        </w:r>
      </w:ins>
      <w:ins w:id="11618" w:author="Britt Collins" w:date="2021-09-30T14:58:00Z">
        <w:r w:rsidRPr="00163DCF">
          <w:rPr>
            <w:szCs w:val="21"/>
            <w:rPrChange w:id="11619" w:author="David" w:date="2022-08-17T16:58:00Z">
              <w:rPr>
                <w:rFonts w:ascii="Times New Roman" w:hAnsi="Times New Roman"/>
                <w:sz w:val="24"/>
                <w:szCs w:val="24"/>
              </w:rPr>
            </w:rPrChange>
          </w:rPr>
          <w:t xml:space="preserve"> Lake Wanaka. </w:t>
        </w:r>
      </w:ins>
    </w:p>
    <w:p w14:paraId="28FFECD4" w14:textId="13793A2B" w:rsidR="0003268B" w:rsidRPr="00163DCF" w:rsidRDefault="006F31F6">
      <w:pPr>
        <w:spacing w:line="276" w:lineRule="auto"/>
        <w:ind w:left="-5" w:right="15" w:firstLine="725"/>
        <w:rPr>
          <w:ins w:id="11620" w:author="Britt Collins" w:date="2021-10-06T12:03:00Z"/>
          <w:b/>
          <w:szCs w:val="21"/>
          <w:rPrChange w:id="11621" w:author="David" w:date="2022-08-17T16:58:00Z">
            <w:rPr>
              <w:ins w:id="11622" w:author="Britt Collins" w:date="2021-10-06T12:03:00Z"/>
              <w:rFonts w:ascii="Times New Roman" w:hAnsi="Times New Roman"/>
              <w:b/>
              <w:sz w:val="24"/>
              <w:szCs w:val="24"/>
            </w:rPr>
          </w:rPrChange>
        </w:rPr>
        <w:pPrChange w:id="11623" w:author="David" w:date="2022-08-17T17:01:00Z">
          <w:pPr>
            <w:spacing w:line="480" w:lineRule="auto"/>
            <w:ind w:left="-5" w:right="15" w:firstLine="725"/>
          </w:pPr>
        </w:pPrChange>
      </w:pPr>
      <w:ins w:id="11624" w:author="Britt Collins" w:date="2021-09-30T14:58:00Z">
        <w:r w:rsidRPr="00163DCF">
          <w:rPr>
            <w:szCs w:val="21"/>
            <w:rPrChange w:id="11625" w:author="David" w:date="2022-08-17T16:58:00Z">
              <w:rPr>
                <w:rFonts w:ascii="Times New Roman" w:hAnsi="Times New Roman"/>
                <w:sz w:val="24"/>
                <w:szCs w:val="24"/>
              </w:rPr>
            </w:rPrChange>
          </w:rPr>
          <w:t>Lake Wanaka is, in my humble opinion, the most beautiful body of water I have ever seen.</w:t>
        </w:r>
        <w:r w:rsidRPr="00163DCF">
          <w:rPr>
            <w:b/>
            <w:szCs w:val="21"/>
            <w:rPrChange w:id="11626" w:author="David" w:date="2022-08-17T16:58:00Z">
              <w:rPr>
                <w:rFonts w:ascii="Times New Roman" w:hAnsi="Times New Roman"/>
                <w:sz w:val="24"/>
                <w:szCs w:val="24"/>
              </w:rPr>
            </w:rPrChange>
          </w:rPr>
          <w:t xml:space="preserve"> </w:t>
        </w:r>
      </w:ins>
      <w:ins w:id="11627" w:author="Britt Collins" w:date="2021-10-06T12:02:00Z">
        <w:r w:rsidR="0003268B" w:rsidRPr="00163DCF">
          <w:rPr>
            <w:b/>
            <w:szCs w:val="21"/>
            <w:rPrChange w:id="11628" w:author="David" w:date="2022-08-17T16:58:00Z">
              <w:rPr>
                <w:rFonts w:ascii="Times New Roman" w:hAnsi="Times New Roman"/>
                <w:b/>
                <w:sz w:val="24"/>
                <w:szCs w:val="24"/>
              </w:rPr>
            </w:rPrChange>
          </w:rPr>
          <w:t>WHY? BEAUTIFUL BODY OF WATER ISN’T MUCH OF A DESCRIPTION FOR THE READER TO IMAGINE. FOR EXAMPLE,</w:t>
        </w:r>
        <w:r w:rsidR="0003268B" w:rsidRPr="00163DCF">
          <w:rPr>
            <w:szCs w:val="21"/>
            <w:rPrChange w:id="11629" w:author="David" w:date="2022-08-17T16:58:00Z">
              <w:rPr>
                <w:rFonts w:ascii="Times New Roman" w:hAnsi="Times New Roman"/>
                <w:sz w:val="24"/>
                <w:szCs w:val="24"/>
              </w:rPr>
            </w:rPrChange>
          </w:rPr>
          <w:t xml:space="preserve"> </w:t>
        </w:r>
      </w:ins>
      <w:proofErr w:type="gramStart"/>
      <w:ins w:id="11630" w:author="Britt Collins" w:date="2021-10-06T11:38:00Z">
        <w:r w:rsidR="00192FB9" w:rsidRPr="00163DCF">
          <w:rPr>
            <w:b/>
            <w:szCs w:val="21"/>
            <w:rPrChange w:id="11631" w:author="David" w:date="2022-08-17T16:58:00Z">
              <w:rPr>
                <w:rFonts w:ascii="Times New Roman" w:hAnsi="Times New Roman"/>
                <w:sz w:val="24"/>
                <w:szCs w:val="24"/>
              </w:rPr>
            </w:rPrChange>
          </w:rPr>
          <w:t>Standi</w:t>
        </w:r>
      </w:ins>
      <w:ins w:id="11632" w:author="Britt Collins" w:date="2021-10-06T11:39:00Z">
        <w:r w:rsidR="00192FB9" w:rsidRPr="00163DCF">
          <w:rPr>
            <w:b/>
            <w:szCs w:val="21"/>
            <w:rPrChange w:id="11633" w:author="David" w:date="2022-08-17T16:58:00Z">
              <w:rPr>
                <w:rFonts w:ascii="Times New Roman" w:hAnsi="Times New Roman"/>
                <w:sz w:val="24"/>
                <w:szCs w:val="24"/>
              </w:rPr>
            </w:rPrChange>
          </w:rPr>
          <w:t>ng</w:t>
        </w:r>
        <w:proofErr w:type="gramEnd"/>
        <w:r w:rsidR="00192FB9" w:rsidRPr="00163DCF">
          <w:rPr>
            <w:b/>
            <w:szCs w:val="21"/>
            <w:rPrChange w:id="11634" w:author="David" w:date="2022-08-17T16:58:00Z">
              <w:rPr>
                <w:rFonts w:ascii="Times New Roman" w:hAnsi="Times New Roman"/>
                <w:sz w:val="24"/>
                <w:szCs w:val="24"/>
              </w:rPr>
            </w:rPrChange>
          </w:rPr>
          <w:t xml:space="preserve"> on the </w:t>
        </w:r>
      </w:ins>
      <w:ins w:id="11635" w:author="Britt Collins" w:date="2021-10-06T12:01:00Z">
        <w:r w:rsidR="0003268B" w:rsidRPr="00163DCF">
          <w:rPr>
            <w:b/>
            <w:szCs w:val="21"/>
            <w:rPrChange w:id="11636" w:author="David" w:date="2022-08-17T16:58:00Z">
              <w:rPr>
                <w:rFonts w:ascii="Times New Roman" w:hAnsi="Times New Roman"/>
                <w:b/>
                <w:sz w:val="24"/>
                <w:szCs w:val="24"/>
              </w:rPr>
            </w:rPrChange>
          </w:rPr>
          <w:t xml:space="preserve">willow-clocked </w:t>
        </w:r>
      </w:ins>
      <w:ins w:id="11637" w:author="Britt Collins" w:date="2021-10-06T11:39:00Z">
        <w:r w:rsidR="00192FB9" w:rsidRPr="00163DCF">
          <w:rPr>
            <w:b/>
            <w:szCs w:val="21"/>
            <w:rPrChange w:id="11638" w:author="David" w:date="2022-08-17T16:58:00Z">
              <w:rPr>
                <w:rFonts w:ascii="Times New Roman" w:hAnsi="Times New Roman"/>
                <w:sz w:val="24"/>
                <w:szCs w:val="24"/>
              </w:rPr>
            </w:rPrChange>
          </w:rPr>
          <w:t xml:space="preserve">shore of Lake Wanaka, with the uninterrupted view of the </w:t>
        </w:r>
      </w:ins>
      <w:ins w:id="11639" w:author="Britt Collins" w:date="2021-10-06T11:42:00Z">
        <w:r w:rsidR="00192FB9" w:rsidRPr="00163DCF">
          <w:rPr>
            <w:b/>
            <w:szCs w:val="21"/>
            <w:rPrChange w:id="11640" w:author="David" w:date="2022-08-17T16:58:00Z">
              <w:rPr>
                <w:rFonts w:ascii="Times New Roman" w:hAnsi="Times New Roman"/>
                <w:b/>
                <w:sz w:val="24"/>
                <w:szCs w:val="24"/>
              </w:rPr>
            </w:rPrChange>
          </w:rPr>
          <w:t xml:space="preserve">snow-dusted </w:t>
        </w:r>
      </w:ins>
      <w:ins w:id="11641" w:author="Britt Collins" w:date="2021-10-06T11:39:00Z">
        <w:r w:rsidR="00192FB9" w:rsidRPr="00163DCF">
          <w:rPr>
            <w:b/>
            <w:szCs w:val="21"/>
            <w:rPrChange w:id="11642" w:author="David" w:date="2022-08-17T16:58:00Z">
              <w:rPr>
                <w:rFonts w:ascii="Times New Roman" w:hAnsi="Times New Roman"/>
                <w:sz w:val="24"/>
                <w:szCs w:val="24"/>
              </w:rPr>
            </w:rPrChange>
          </w:rPr>
          <w:t xml:space="preserve">mountains, </w:t>
        </w:r>
      </w:ins>
      <w:ins w:id="11643" w:author="Britt Collins" w:date="2021-10-06T11:41:00Z">
        <w:r w:rsidR="00192FB9" w:rsidRPr="00163DCF">
          <w:rPr>
            <w:b/>
            <w:szCs w:val="21"/>
            <w:rPrChange w:id="11644" w:author="David" w:date="2022-08-17T16:58:00Z">
              <w:rPr>
                <w:rFonts w:ascii="Times New Roman" w:hAnsi="Times New Roman"/>
                <w:sz w:val="24"/>
                <w:szCs w:val="24"/>
              </w:rPr>
            </w:rPrChange>
          </w:rPr>
          <w:t xml:space="preserve">I thought it was </w:t>
        </w:r>
      </w:ins>
      <w:ins w:id="11645" w:author="Britt Collins" w:date="2021-10-06T11:54:00Z">
        <w:r w:rsidR="007F1F09" w:rsidRPr="00163DCF">
          <w:rPr>
            <w:b/>
            <w:szCs w:val="21"/>
            <w:rPrChange w:id="11646" w:author="David" w:date="2022-08-17T16:58:00Z">
              <w:rPr>
                <w:rFonts w:ascii="Times New Roman" w:hAnsi="Times New Roman"/>
                <w:b/>
                <w:sz w:val="24"/>
                <w:szCs w:val="24"/>
              </w:rPr>
            </w:rPrChange>
          </w:rPr>
          <w:t xml:space="preserve">incredibly beautiful and otherworldly, </w:t>
        </w:r>
      </w:ins>
      <w:ins w:id="11647" w:author="Britt Collins" w:date="2021-10-06T11:45:00Z">
        <w:r w:rsidR="007F1F09" w:rsidRPr="00163DCF">
          <w:rPr>
            <w:b/>
            <w:szCs w:val="21"/>
            <w:rPrChange w:id="11648" w:author="David" w:date="2022-08-17T16:58:00Z">
              <w:rPr>
                <w:rFonts w:ascii="Times New Roman" w:hAnsi="Times New Roman"/>
                <w:b/>
                <w:sz w:val="24"/>
                <w:szCs w:val="24"/>
              </w:rPr>
            </w:rPrChange>
          </w:rPr>
          <w:t>straight out of a fantasy film</w:t>
        </w:r>
      </w:ins>
      <w:ins w:id="11649" w:author="Britt Collins" w:date="2021-10-06T11:41:00Z">
        <w:r w:rsidR="00192FB9" w:rsidRPr="00163DCF">
          <w:rPr>
            <w:b/>
            <w:szCs w:val="21"/>
            <w:rPrChange w:id="11650" w:author="David" w:date="2022-08-17T16:58:00Z">
              <w:rPr>
                <w:rFonts w:ascii="Times New Roman" w:hAnsi="Times New Roman"/>
                <w:sz w:val="24"/>
                <w:szCs w:val="24"/>
              </w:rPr>
            </w:rPrChange>
          </w:rPr>
          <w:t xml:space="preserve">. </w:t>
        </w:r>
      </w:ins>
      <w:ins w:id="11651" w:author="Britt Collins" w:date="2021-10-06T12:03:00Z">
        <w:r w:rsidR="0003268B" w:rsidRPr="00163DCF">
          <w:rPr>
            <w:b/>
            <w:szCs w:val="21"/>
            <w:rPrChange w:id="11652" w:author="David" w:date="2022-08-17T16:58:00Z">
              <w:rPr>
                <w:rFonts w:ascii="Times New Roman" w:hAnsi="Times New Roman"/>
                <w:b/>
                <w:sz w:val="24"/>
                <w:szCs w:val="24"/>
              </w:rPr>
            </w:rPrChange>
          </w:rPr>
          <w:t>Only Lake St. Clair in Tasmania, a close second, rivalled its picture-perfect setting.</w:t>
        </w:r>
      </w:ins>
    </w:p>
    <w:p w14:paraId="2AC9BB56" w14:textId="0A603C8F" w:rsidR="006F31F6" w:rsidRPr="00163DCF" w:rsidRDefault="006F31F6">
      <w:pPr>
        <w:spacing w:line="276" w:lineRule="auto"/>
        <w:ind w:left="-5" w:right="15" w:firstLine="725"/>
        <w:rPr>
          <w:ins w:id="11653" w:author="Britt Collins" w:date="2021-09-30T14:58:00Z"/>
          <w:szCs w:val="21"/>
          <w:rPrChange w:id="11654" w:author="David" w:date="2022-08-17T16:58:00Z">
            <w:rPr>
              <w:ins w:id="11655" w:author="Britt Collins" w:date="2021-09-30T14:58:00Z"/>
              <w:rFonts w:ascii="Times New Roman" w:hAnsi="Times New Roman"/>
              <w:sz w:val="24"/>
              <w:szCs w:val="24"/>
            </w:rPr>
          </w:rPrChange>
        </w:rPr>
        <w:pPrChange w:id="11656" w:author="David" w:date="2022-08-17T17:01:00Z">
          <w:pPr>
            <w:ind w:left="-5" w:right="15"/>
          </w:pPr>
        </w:pPrChange>
      </w:pPr>
      <w:ins w:id="11657" w:author="Britt Collins" w:date="2021-09-30T14:58:00Z">
        <w:r w:rsidRPr="00163DCF">
          <w:rPr>
            <w:szCs w:val="21"/>
            <w:rPrChange w:id="11658" w:author="David" w:date="2022-08-17T16:58:00Z">
              <w:rPr>
                <w:rFonts w:ascii="Times New Roman" w:hAnsi="Times New Roman"/>
                <w:sz w:val="24"/>
                <w:szCs w:val="24"/>
              </w:rPr>
            </w:rPrChange>
          </w:rPr>
          <w:t xml:space="preserve">On that day the lake was flat as a pancake. </w:t>
        </w:r>
      </w:ins>
      <w:ins w:id="11659" w:author="Britt Collins" w:date="2021-10-06T11:42:00Z">
        <w:r w:rsidR="00192FB9" w:rsidRPr="00163DCF">
          <w:rPr>
            <w:szCs w:val="21"/>
            <w:rPrChange w:id="11660" w:author="David" w:date="2022-08-17T16:58:00Z">
              <w:rPr>
                <w:rFonts w:ascii="Times New Roman" w:hAnsi="Times New Roman"/>
                <w:sz w:val="24"/>
                <w:szCs w:val="24"/>
              </w:rPr>
            </w:rPrChange>
          </w:rPr>
          <w:t>T</w:t>
        </w:r>
      </w:ins>
      <w:ins w:id="11661" w:author="Britt Collins" w:date="2021-09-30T14:58:00Z">
        <w:r w:rsidRPr="00163DCF">
          <w:rPr>
            <w:szCs w:val="21"/>
            <w:rPrChange w:id="11662" w:author="David" w:date="2022-08-17T16:58:00Z">
              <w:rPr>
                <w:rFonts w:ascii="Times New Roman" w:hAnsi="Times New Roman"/>
                <w:sz w:val="24"/>
                <w:szCs w:val="24"/>
              </w:rPr>
            </w:rPrChange>
          </w:rPr>
          <w:t>he entertainment at Lake Bar was equally as flat. It was quiz night. Andy and I were far too tired to drink straight, let alone think straight. We left earlier than intended, back to Queenstown for our final night.</w:t>
        </w:r>
      </w:ins>
    </w:p>
    <w:p w14:paraId="5F866A5E" w14:textId="2CB94842" w:rsidR="007F1F09" w:rsidRPr="00163DCF" w:rsidRDefault="006F31F6">
      <w:pPr>
        <w:spacing w:after="325" w:line="276" w:lineRule="auto"/>
        <w:ind w:left="-5" w:right="15" w:firstLine="725"/>
        <w:rPr>
          <w:ins w:id="11663" w:author="Britt Collins" w:date="2021-10-06T11:50:00Z"/>
          <w:szCs w:val="21"/>
          <w:rPrChange w:id="11664" w:author="David" w:date="2022-08-17T16:58:00Z">
            <w:rPr>
              <w:ins w:id="11665" w:author="Britt Collins" w:date="2021-10-06T11:50:00Z"/>
              <w:rFonts w:ascii="Times New Roman" w:hAnsi="Times New Roman"/>
              <w:sz w:val="24"/>
              <w:szCs w:val="24"/>
            </w:rPr>
          </w:rPrChange>
        </w:rPr>
        <w:pPrChange w:id="11666" w:author="David" w:date="2022-08-17T17:01:00Z">
          <w:pPr>
            <w:spacing w:after="325" w:line="480" w:lineRule="auto"/>
            <w:ind w:left="-5" w:right="15" w:firstLine="725"/>
          </w:pPr>
        </w:pPrChange>
      </w:pPr>
      <w:ins w:id="11667" w:author="Britt Collins" w:date="2021-09-30T14:58:00Z">
        <w:r w:rsidRPr="00163DCF">
          <w:rPr>
            <w:szCs w:val="21"/>
            <w:rPrChange w:id="11668" w:author="David" w:date="2022-08-17T16:58:00Z">
              <w:rPr>
                <w:rFonts w:ascii="Times New Roman" w:hAnsi="Times New Roman"/>
                <w:sz w:val="24"/>
                <w:szCs w:val="24"/>
              </w:rPr>
            </w:rPrChange>
          </w:rPr>
          <w:t xml:space="preserve">The next day it was time for </w:t>
        </w:r>
      </w:ins>
      <w:ins w:id="11669" w:author="Britt Collins" w:date="2021-10-06T11:46:00Z">
        <w:r w:rsidR="007F1F09" w:rsidRPr="00163DCF">
          <w:rPr>
            <w:szCs w:val="21"/>
            <w:rPrChange w:id="11670" w:author="David" w:date="2022-08-17T16:58:00Z">
              <w:rPr>
                <w:rFonts w:ascii="Times New Roman" w:hAnsi="Times New Roman"/>
                <w:sz w:val="24"/>
                <w:szCs w:val="24"/>
              </w:rPr>
            </w:rPrChange>
          </w:rPr>
          <w:t xml:space="preserve">us to </w:t>
        </w:r>
      </w:ins>
      <w:ins w:id="11671" w:author="Britt Collins" w:date="2021-09-30T14:58:00Z">
        <w:r w:rsidRPr="00163DCF">
          <w:rPr>
            <w:szCs w:val="21"/>
            <w:rPrChange w:id="11672" w:author="David" w:date="2022-08-17T16:58:00Z">
              <w:rPr>
                <w:rFonts w:ascii="Times New Roman" w:hAnsi="Times New Roman"/>
                <w:sz w:val="24"/>
                <w:szCs w:val="24"/>
              </w:rPr>
            </w:rPrChange>
          </w:rPr>
          <w:t xml:space="preserve">part ways. Andy had a long trip back to Christchurch. I had a short taxi ride to the </w:t>
        </w:r>
      </w:ins>
      <w:ins w:id="11673" w:author="Britt Collins" w:date="2021-10-06T11:46:00Z">
        <w:r w:rsidR="007F1F09" w:rsidRPr="00163DCF">
          <w:rPr>
            <w:szCs w:val="21"/>
            <w:rPrChange w:id="11674" w:author="David" w:date="2022-08-17T16:58:00Z">
              <w:rPr>
                <w:rFonts w:ascii="Times New Roman" w:hAnsi="Times New Roman"/>
                <w:sz w:val="24"/>
                <w:szCs w:val="24"/>
              </w:rPr>
            </w:rPrChange>
          </w:rPr>
          <w:t>a</w:t>
        </w:r>
      </w:ins>
      <w:ins w:id="11675" w:author="Britt Collins" w:date="2021-09-30T14:58:00Z">
        <w:r w:rsidRPr="00163DCF">
          <w:rPr>
            <w:szCs w:val="21"/>
            <w:rPrChange w:id="11676" w:author="David" w:date="2022-08-17T16:58:00Z">
              <w:rPr>
                <w:rFonts w:ascii="Times New Roman" w:hAnsi="Times New Roman"/>
                <w:sz w:val="24"/>
                <w:szCs w:val="24"/>
              </w:rPr>
            </w:rPrChange>
          </w:rPr>
          <w:t xml:space="preserve">irport. Before </w:t>
        </w:r>
      </w:ins>
      <w:ins w:id="11677" w:author="Britt Collins" w:date="2021-10-06T11:46:00Z">
        <w:r w:rsidR="007F1F09" w:rsidRPr="00163DCF">
          <w:rPr>
            <w:szCs w:val="21"/>
            <w:rPrChange w:id="11678" w:author="David" w:date="2022-08-17T16:58:00Z">
              <w:rPr>
                <w:rFonts w:ascii="Times New Roman" w:hAnsi="Times New Roman"/>
                <w:sz w:val="24"/>
                <w:szCs w:val="24"/>
              </w:rPr>
            </w:rPrChange>
          </w:rPr>
          <w:t>leaving</w:t>
        </w:r>
      </w:ins>
      <w:ins w:id="11679" w:author="Britt Collins" w:date="2021-09-30T14:58:00Z">
        <w:r w:rsidRPr="00163DCF">
          <w:rPr>
            <w:szCs w:val="21"/>
            <w:rPrChange w:id="11680" w:author="David" w:date="2022-08-17T16:58:00Z">
              <w:rPr>
                <w:rFonts w:ascii="Times New Roman" w:hAnsi="Times New Roman"/>
                <w:sz w:val="24"/>
                <w:szCs w:val="24"/>
              </w:rPr>
            </w:rPrChange>
          </w:rPr>
          <w:t xml:space="preserve">, Andy </w:t>
        </w:r>
        <w:proofErr w:type="gramStart"/>
        <w:r w:rsidRPr="00163DCF">
          <w:rPr>
            <w:szCs w:val="21"/>
            <w:rPrChange w:id="11681" w:author="David" w:date="2022-08-17T16:58:00Z">
              <w:rPr>
                <w:rFonts w:ascii="Times New Roman" w:hAnsi="Times New Roman"/>
                <w:sz w:val="24"/>
                <w:szCs w:val="24"/>
              </w:rPr>
            </w:rPrChange>
          </w:rPr>
          <w:t>opened up</w:t>
        </w:r>
      </w:ins>
      <w:proofErr w:type="gramEnd"/>
      <w:ins w:id="11682" w:author="Britt Collins" w:date="2021-10-06T11:47:00Z">
        <w:r w:rsidR="007F1F09" w:rsidRPr="00163DCF">
          <w:rPr>
            <w:szCs w:val="21"/>
            <w:rPrChange w:id="11683" w:author="David" w:date="2022-08-17T16:58:00Z">
              <w:rPr>
                <w:rFonts w:ascii="Times New Roman" w:hAnsi="Times New Roman"/>
                <w:sz w:val="24"/>
                <w:szCs w:val="24"/>
              </w:rPr>
            </w:rPrChange>
          </w:rPr>
          <w:t xml:space="preserve"> and told me he</w:t>
        </w:r>
      </w:ins>
      <w:ins w:id="11684" w:author="Britt Collins" w:date="2021-09-30T14:58:00Z">
        <w:r w:rsidRPr="00163DCF">
          <w:rPr>
            <w:szCs w:val="21"/>
            <w:rPrChange w:id="11685" w:author="David" w:date="2022-08-17T16:58:00Z">
              <w:rPr>
                <w:rFonts w:ascii="Times New Roman" w:hAnsi="Times New Roman"/>
                <w:sz w:val="24"/>
                <w:szCs w:val="24"/>
              </w:rPr>
            </w:rPrChange>
          </w:rPr>
          <w:t xml:space="preserve"> was having second thoughts about his relationship with Cullen. He didn’t love her and admitted to having a wandering eye. He talked in more depth about shenanigans at the hostel. </w:t>
        </w:r>
      </w:ins>
      <w:ins w:id="11686" w:author="Britt Collins" w:date="2021-10-06T11:48:00Z">
        <w:r w:rsidR="007F1F09" w:rsidRPr="00163DCF">
          <w:rPr>
            <w:szCs w:val="21"/>
            <w:rPrChange w:id="11687" w:author="David" w:date="2022-08-17T16:58:00Z">
              <w:rPr>
                <w:rFonts w:ascii="Times New Roman" w:hAnsi="Times New Roman"/>
                <w:sz w:val="24"/>
                <w:szCs w:val="24"/>
              </w:rPr>
            </w:rPrChange>
          </w:rPr>
          <w:t>“</w:t>
        </w:r>
      </w:ins>
      <w:ins w:id="11688" w:author="Britt Collins" w:date="2021-09-30T14:58:00Z">
        <w:r w:rsidRPr="00163DCF">
          <w:rPr>
            <w:szCs w:val="21"/>
            <w:rPrChange w:id="11689" w:author="David" w:date="2022-08-17T16:58:00Z">
              <w:rPr>
                <w:rFonts w:ascii="Times New Roman" w:hAnsi="Times New Roman"/>
                <w:sz w:val="24"/>
                <w:szCs w:val="24"/>
              </w:rPr>
            </w:rPrChange>
          </w:rPr>
          <w:t>If I loved Cullen</w:t>
        </w:r>
      </w:ins>
      <w:ins w:id="11690" w:author="Britt Collins" w:date="2021-10-06T11:48:00Z">
        <w:r w:rsidR="007F1F09" w:rsidRPr="00163DCF">
          <w:rPr>
            <w:szCs w:val="21"/>
            <w:rPrChange w:id="11691" w:author="David" w:date="2022-08-17T16:58:00Z">
              <w:rPr>
                <w:rFonts w:ascii="Times New Roman" w:hAnsi="Times New Roman"/>
                <w:sz w:val="24"/>
                <w:szCs w:val="24"/>
              </w:rPr>
            </w:rPrChange>
          </w:rPr>
          <w:t>,</w:t>
        </w:r>
      </w:ins>
      <w:ins w:id="11692" w:author="Britt Collins" w:date="2021-09-30T14:58:00Z">
        <w:r w:rsidRPr="00163DCF">
          <w:rPr>
            <w:szCs w:val="21"/>
            <w:rPrChange w:id="11693" w:author="David" w:date="2022-08-17T16:58:00Z">
              <w:rPr>
                <w:rFonts w:ascii="Times New Roman" w:hAnsi="Times New Roman"/>
                <w:sz w:val="24"/>
                <w:szCs w:val="24"/>
              </w:rPr>
            </w:rPrChange>
          </w:rPr>
          <w:t xml:space="preserve"> I would</w:t>
        </w:r>
      </w:ins>
      <w:ins w:id="11694" w:author="Britt Collins" w:date="2021-10-06T11:48:00Z">
        <w:r w:rsidR="007F1F09" w:rsidRPr="00163DCF">
          <w:rPr>
            <w:szCs w:val="21"/>
            <w:rPrChange w:id="11695" w:author="David" w:date="2022-08-17T16:58:00Z">
              <w:rPr>
                <w:rFonts w:ascii="Times New Roman" w:hAnsi="Times New Roman"/>
                <w:sz w:val="24"/>
                <w:szCs w:val="24"/>
              </w:rPr>
            </w:rPrChange>
          </w:rPr>
          <w:t>’</w:t>
        </w:r>
      </w:ins>
      <w:ins w:id="11696" w:author="Britt Collins" w:date="2021-09-30T14:58:00Z">
        <w:r w:rsidRPr="00163DCF">
          <w:rPr>
            <w:szCs w:val="21"/>
            <w:rPrChange w:id="11697" w:author="David" w:date="2022-08-17T16:58:00Z">
              <w:rPr>
                <w:rFonts w:ascii="Times New Roman" w:hAnsi="Times New Roman"/>
                <w:sz w:val="24"/>
                <w:szCs w:val="24"/>
              </w:rPr>
            </w:rPrChange>
          </w:rPr>
          <w:t>ve stopped the conversation dead in the water, but I didn’t</w:t>
        </w:r>
      </w:ins>
      <w:ins w:id="11698" w:author="Britt Collins" w:date="2021-10-06T11:48:00Z">
        <w:r w:rsidR="007F1F09" w:rsidRPr="00163DCF">
          <w:rPr>
            <w:szCs w:val="21"/>
            <w:rPrChange w:id="11699" w:author="David" w:date="2022-08-17T16:58:00Z">
              <w:rPr>
                <w:rFonts w:ascii="Times New Roman" w:hAnsi="Times New Roman"/>
                <w:sz w:val="24"/>
                <w:szCs w:val="24"/>
              </w:rPr>
            </w:rPrChange>
          </w:rPr>
          <w:t>.</w:t>
        </w:r>
      </w:ins>
      <w:ins w:id="11700" w:author="Britt Collins" w:date="2021-10-06T11:49:00Z">
        <w:r w:rsidR="007F1F09" w:rsidRPr="00163DCF">
          <w:rPr>
            <w:szCs w:val="21"/>
            <w:rPrChange w:id="11701" w:author="David" w:date="2022-08-17T16:58:00Z">
              <w:rPr>
                <w:rFonts w:ascii="Times New Roman" w:hAnsi="Times New Roman"/>
                <w:sz w:val="24"/>
                <w:szCs w:val="24"/>
              </w:rPr>
            </w:rPrChange>
          </w:rPr>
          <w:t xml:space="preserve"> </w:t>
        </w:r>
      </w:ins>
      <w:ins w:id="11702" w:author="Britt Collins" w:date="2021-09-30T14:58:00Z">
        <w:r w:rsidRPr="00163DCF">
          <w:rPr>
            <w:szCs w:val="21"/>
            <w:rPrChange w:id="11703" w:author="David" w:date="2022-08-17T16:58:00Z">
              <w:rPr>
                <w:rFonts w:ascii="Times New Roman" w:hAnsi="Times New Roman"/>
                <w:sz w:val="24"/>
                <w:szCs w:val="24"/>
              </w:rPr>
            </w:rPrChange>
          </w:rPr>
          <w:t xml:space="preserve">Do you remember that blonde girl at the hostel? We talked openly about life. Time flew by. Before we knew </w:t>
        </w:r>
        <w:proofErr w:type="gramStart"/>
        <w:r w:rsidRPr="00163DCF">
          <w:rPr>
            <w:szCs w:val="21"/>
            <w:rPrChange w:id="11704" w:author="David" w:date="2022-08-17T16:58:00Z">
              <w:rPr>
                <w:rFonts w:ascii="Times New Roman" w:hAnsi="Times New Roman"/>
                <w:sz w:val="24"/>
                <w:szCs w:val="24"/>
              </w:rPr>
            </w:rPrChange>
          </w:rPr>
          <w:t>it</w:t>
        </w:r>
        <w:proofErr w:type="gramEnd"/>
        <w:r w:rsidRPr="00163DCF">
          <w:rPr>
            <w:szCs w:val="21"/>
            <w:rPrChange w:id="11705" w:author="David" w:date="2022-08-17T16:58:00Z">
              <w:rPr>
                <w:rFonts w:ascii="Times New Roman" w:hAnsi="Times New Roman"/>
                <w:sz w:val="24"/>
                <w:szCs w:val="24"/>
              </w:rPr>
            </w:rPrChange>
          </w:rPr>
          <w:t xml:space="preserve"> we’d been talking for </w:t>
        </w:r>
      </w:ins>
      <w:ins w:id="11706" w:author="Britt Collins" w:date="2021-10-06T11:49:00Z">
        <w:r w:rsidR="007F1F09" w:rsidRPr="00163DCF">
          <w:rPr>
            <w:szCs w:val="21"/>
            <w:rPrChange w:id="11707" w:author="David" w:date="2022-08-17T16:58:00Z">
              <w:rPr>
                <w:rFonts w:ascii="Times New Roman" w:hAnsi="Times New Roman"/>
                <w:sz w:val="24"/>
                <w:szCs w:val="24"/>
              </w:rPr>
            </w:rPrChange>
          </w:rPr>
          <w:t>two</w:t>
        </w:r>
      </w:ins>
      <w:ins w:id="11708" w:author="Britt Collins" w:date="2021-09-30T14:58:00Z">
        <w:r w:rsidRPr="00163DCF">
          <w:rPr>
            <w:szCs w:val="21"/>
            <w:rPrChange w:id="11709" w:author="David" w:date="2022-08-17T16:58:00Z">
              <w:rPr>
                <w:rFonts w:ascii="Times New Roman" w:hAnsi="Times New Roman"/>
                <w:sz w:val="24"/>
                <w:szCs w:val="24"/>
              </w:rPr>
            </w:rPrChange>
          </w:rPr>
          <w:t xml:space="preserve"> hours. That feeling of wanting to have sex with someone other than Cullen. It's there and it isn't the first time I’ve felt this way </w:t>
        </w:r>
      </w:ins>
      <w:ins w:id="11710" w:author="Britt Collins" w:date="2021-10-06T11:49:00Z">
        <w:r w:rsidR="007F1F09" w:rsidRPr="00163DCF">
          <w:rPr>
            <w:szCs w:val="21"/>
            <w:rPrChange w:id="11711" w:author="David" w:date="2022-08-17T16:58:00Z">
              <w:rPr>
                <w:rFonts w:ascii="Times New Roman" w:hAnsi="Times New Roman"/>
                <w:sz w:val="24"/>
                <w:szCs w:val="24"/>
              </w:rPr>
            </w:rPrChange>
          </w:rPr>
          <w:t>since we’ve been to</w:t>
        </w:r>
      </w:ins>
      <w:ins w:id="11712" w:author="Britt Collins" w:date="2021-10-06T11:50:00Z">
        <w:r w:rsidR="007F1F09" w:rsidRPr="00163DCF">
          <w:rPr>
            <w:szCs w:val="21"/>
            <w:rPrChange w:id="11713" w:author="David" w:date="2022-08-17T16:58:00Z">
              <w:rPr>
                <w:rFonts w:ascii="Times New Roman" w:hAnsi="Times New Roman"/>
                <w:sz w:val="24"/>
                <w:szCs w:val="24"/>
              </w:rPr>
            </w:rPrChange>
          </w:rPr>
          <w:t>gether</w:t>
        </w:r>
      </w:ins>
      <w:ins w:id="11714" w:author="Britt Collins" w:date="2021-09-30T14:58:00Z">
        <w:r w:rsidRPr="00163DCF">
          <w:rPr>
            <w:szCs w:val="21"/>
            <w:rPrChange w:id="11715" w:author="David" w:date="2022-08-17T16:58:00Z">
              <w:rPr>
                <w:rFonts w:ascii="Times New Roman" w:hAnsi="Times New Roman"/>
                <w:sz w:val="24"/>
                <w:szCs w:val="24"/>
              </w:rPr>
            </w:rPrChange>
          </w:rPr>
          <w:t>. I need to rethink the relationship.</w:t>
        </w:r>
      </w:ins>
      <w:ins w:id="11716" w:author="Britt Collins" w:date="2021-10-06T11:50:00Z">
        <w:r w:rsidR="007F1F09" w:rsidRPr="00163DCF">
          <w:rPr>
            <w:szCs w:val="21"/>
            <w:rPrChange w:id="11717" w:author="David" w:date="2022-08-17T16:58:00Z">
              <w:rPr>
                <w:rFonts w:ascii="Times New Roman" w:hAnsi="Times New Roman"/>
                <w:sz w:val="24"/>
                <w:szCs w:val="24"/>
              </w:rPr>
            </w:rPrChange>
          </w:rPr>
          <w:t xml:space="preserve">” </w:t>
        </w:r>
      </w:ins>
    </w:p>
    <w:p w14:paraId="7C8E94BC" w14:textId="72457EFE" w:rsidR="007F1F09" w:rsidRPr="00163DCF" w:rsidRDefault="007F1F09">
      <w:pPr>
        <w:spacing w:after="325" w:line="276" w:lineRule="auto"/>
        <w:ind w:left="-5" w:right="15" w:firstLine="725"/>
        <w:rPr>
          <w:ins w:id="11718" w:author="Britt Collins" w:date="2021-10-06T11:50:00Z"/>
          <w:szCs w:val="21"/>
          <w:rPrChange w:id="11719" w:author="David" w:date="2022-08-17T16:58:00Z">
            <w:rPr>
              <w:ins w:id="11720" w:author="Britt Collins" w:date="2021-10-06T11:50:00Z"/>
              <w:rFonts w:ascii="Times New Roman" w:hAnsi="Times New Roman"/>
              <w:sz w:val="24"/>
              <w:szCs w:val="24"/>
            </w:rPr>
          </w:rPrChange>
        </w:rPr>
        <w:pPrChange w:id="11721" w:author="David" w:date="2022-08-17T17:01:00Z">
          <w:pPr>
            <w:spacing w:after="325" w:line="480" w:lineRule="auto"/>
            <w:ind w:left="-5" w:right="15" w:firstLine="725"/>
          </w:pPr>
        </w:pPrChange>
      </w:pPr>
      <w:ins w:id="11722" w:author="Britt Collins" w:date="2021-10-06T11:51:00Z">
        <w:r w:rsidRPr="00163DCF">
          <w:rPr>
            <w:szCs w:val="21"/>
            <w:rPrChange w:id="11723" w:author="David" w:date="2022-08-17T16:58:00Z">
              <w:rPr>
                <w:rFonts w:ascii="Times New Roman" w:hAnsi="Times New Roman"/>
                <w:sz w:val="24"/>
                <w:szCs w:val="24"/>
              </w:rPr>
            </w:rPrChange>
          </w:rPr>
          <w:t xml:space="preserve">Unsure of how to respond, I said, </w:t>
        </w:r>
      </w:ins>
      <w:ins w:id="11724" w:author="Britt Collins" w:date="2021-10-06T11:50:00Z">
        <w:r w:rsidRPr="00163DCF">
          <w:rPr>
            <w:szCs w:val="21"/>
            <w:rPrChange w:id="11725" w:author="David" w:date="2022-08-17T16:58:00Z">
              <w:rPr>
                <w:rFonts w:ascii="Times New Roman" w:hAnsi="Times New Roman"/>
                <w:sz w:val="24"/>
                <w:szCs w:val="24"/>
              </w:rPr>
            </w:rPrChange>
          </w:rPr>
          <w:t>“Guess you’ve got to talk to her, mate</w:t>
        </w:r>
      </w:ins>
      <w:ins w:id="11726" w:author="Britt Collins" w:date="2021-10-06T11:51:00Z">
        <w:r w:rsidRPr="00163DCF">
          <w:rPr>
            <w:szCs w:val="21"/>
            <w:rPrChange w:id="11727" w:author="David" w:date="2022-08-17T16:58:00Z">
              <w:rPr>
                <w:rFonts w:ascii="Times New Roman" w:hAnsi="Times New Roman"/>
                <w:sz w:val="24"/>
                <w:szCs w:val="24"/>
              </w:rPr>
            </w:rPrChange>
          </w:rPr>
          <w:t>.</w:t>
        </w:r>
      </w:ins>
      <w:ins w:id="11728" w:author="Britt Collins" w:date="2021-10-06T11:50:00Z">
        <w:r w:rsidRPr="00163DCF">
          <w:rPr>
            <w:szCs w:val="21"/>
            <w:rPrChange w:id="11729" w:author="David" w:date="2022-08-17T16:58:00Z">
              <w:rPr>
                <w:rFonts w:ascii="Times New Roman" w:hAnsi="Times New Roman"/>
                <w:sz w:val="24"/>
                <w:szCs w:val="24"/>
              </w:rPr>
            </w:rPrChange>
          </w:rPr>
          <w:t xml:space="preserve">” </w:t>
        </w:r>
      </w:ins>
    </w:p>
    <w:p w14:paraId="18249FAF" w14:textId="388686F3" w:rsidR="006F31F6" w:rsidRPr="00163DCF" w:rsidRDefault="006F31F6">
      <w:pPr>
        <w:spacing w:after="325" w:line="276" w:lineRule="auto"/>
        <w:ind w:left="-5" w:right="15" w:firstLine="725"/>
        <w:rPr>
          <w:ins w:id="11730" w:author="Britt Collins" w:date="2021-10-06T11:51:00Z"/>
          <w:b/>
          <w:szCs w:val="21"/>
          <w:rPrChange w:id="11731" w:author="David" w:date="2022-08-17T16:58:00Z">
            <w:rPr>
              <w:ins w:id="11732" w:author="Britt Collins" w:date="2021-10-06T11:51:00Z"/>
              <w:rFonts w:ascii="Times New Roman" w:hAnsi="Times New Roman"/>
              <w:sz w:val="24"/>
              <w:szCs w:val="24"/>
            </w:rPr>
          </w:rPrChange>
        </w:rPr>
        <w:pPrChange w:id="11733" w:author="David" w:date="2022-08-17T17:01:00Z">
          <w:pPr>
            <w:spacing w:after="325" w:line="480" w:lineRule="auto"/>
            <w:ind w:left="-5" w:right="15" w:firstLine="725"/>
          </w:pPr>
        </w:pPrChange>
      </w:pPr>
      <w:ins w:id="11734" w:author="Britt Collins" w:date="2021-09-30T14:58:00Z">
        <w:r w:rsidRPr="00163DCF">
          <w:rPr>
            <w:szCs w:val="21"/>
            <w:rPrChange w:id="11735" w:author="David" w:date="2022-08-17T16:58:00Z">
              <w:rPr>
                <w:rFonts w:ascii="Times New Roman" w:hAnsi="Times New Roman"/>
                <w:sz w:val="24"/>
                <w:szCs w:val="24"/>
              </w:rPr>
            </w:rPrChange>
          </w:rPr>
          <w:t xml:space="preserve">He smiled and shook my hand. </w:t>
        </w:r>
      </w:ins>
      <w:ins w:id="11736" w:author="Britt Collins" w:date="2021-10-06T11:50:00Z">
        <w:r w:rsidR="007F1F09" w:rsidRPr="00163DCF">
          <w:rPr>
            <w:szCs w:val="21"/>
            <w:rPrChange w:id="11737" w:author="David" w:date="2022-08-17T16:58:00Z">
              <w:rPr>
                <w:rFonts w:ascii="Times New Roman" w:hAnsi="Times New Roman"/>
                <w:sz w:val="24"/>
                <w:szCs w:val="24"/>
              </w:rPr>
            </w:rPrChange>
          </w:rPr>
          <w:t>“</w:t>
        </w:r>
      </w:ins>
      <w:ins w:id="11738" w:author="Britt Collins" w:date="2021-09-30T14:58:00Z">
        <w:r w:rsidRPr="00163DCF">
          <w:rPr>
            <w:szCs w:val="21"/>
            <w:rPrChange w:id="11739" w:author="David" w:date="2022-08-17T16:58:00Z">
              <w:rPr>
                <w:rFonts w:ascii="Times New Roman" w:hAnsi="Times New Roman"/>
                <w:sz w:val="24"/>
                <w:szCs w:val="24"/>
              </w:rPr>
            </w:rPrChange>
          </w:rPr>
          <w:t>Thanks, I had a bloody good time.</w:t>
        </w:r>
      </w:ins>
      <w:ins w:id="11740" w:author="Britt Collins" w:date="2021-10-06T11:50:00Z">
        <w:r w:rsidR="007F1F09" w:rsidRPr="00163DCF">
          <w:rPr>
            <w:szCs w:val="21"/>
            <w:rPrChange w:id="11741" w:author="David" w:date="2022-08-17T16:58:00Z">
              <w:rPr>
                <w:rFonts w:ascii="Times New Roman" w:hAnsi="Times New Roman"/>
                <w:sz w:val="24"/>
                <w:szCs w:val="24"/>
              </w:rPr>
            </w:rPrChange>
          </w:rPr>
          <w:t>”</w:t>
        </w:r>
      </w:ins>
      <w:ins w:id="11742" w:author="Britt Collins" w:date="2021-09-30T14:58:00Z">
        <w:r w:rsidRPr="00163DCF">
          <w:rPr>
            <w:szCs w:val="21"/>
            <w:rPrChange w:id="11743" w:author="David" w:date="2022-08-17T16:58:00Z">
              <w:rPr>
                <w:rFonts w:ascii="Times New Roman" w:hAnsi="Times New Roman"/>
                <w:sz w:val="24"/>
                <w:szCs w:val="24"/>
              </w:rPr>
            </w:rPrChange>
          </w:rPr>
          <w:t xml:space="preserve"> he said. We went our separate ways.</w:t>
        </w:r>
      </w:ins>
      <w:ins w:id="11744" w:author="Britt Collins" w:date="2021-10-06T11:51:00Z">
        <w:r w:rsidR="007F1F09" w:rsidRPr="00163DCF">
          <w:rPr>
            <w:szCs w:val="21"/>
            <w:rPrChange w:id="11745" w:author="David" w:date="2022-08-17T16:58:00Z">
              <w:rPr>
                <w:rFonts w:ascii="Times New Roman" w:hAnsi="Times New Roman"/>
                <w:sz w:val="24"/>
                <w:szCs w:val="24"/>
              </w:rPr>
            </w:rPrChange>
          </w:rPr>
          <w:t xml:space="preserve"> </w:t>
        </w:r>
      </w:ins>
      <w:ins w:id="11746" w:author="Britt Collins" w:date="2021-10-06T11:52:00Z">
        <w:r w:rsidR="007F1F09" w:rsidRPr="00163DCF">
          <w:rPr>
            <w:b/>
            <w:szCs w:val="21"/>
            <w:rPrChange w:id="11747" w:author="David" w:date="2022-08-17T16:58:00Z">
              <w:rPr>
                <w:rFonts w:ascii="Times New Roman" w:hAnsi="Times New Roman"/>
                <w:sz w:val="24"/>
                <w:szCs w:val="24"/>
              </w:rPr>
            </w:rPrChange>
          </w:rPr>
          <w:t>AGAIN, YOU NEED A BETTER CHAPTER ENDING. PERHAPS YOU CAN REFLECT ON YOUR OWN PAST RELATIONSHIPS</w:t>
        </w:r>
      </w:ins>
    </w:p>
    <w:p w14:paraId="21CF6CEE" w14:textId="2D929D16" w:rsidR="007F1F09" w:rsidRPr="00163DCF" w:rsidRDefault="007F1F09">
      <w:pPr>
        <w:spacing w:after="325" w:line="276" w:lineRule="auto"/>
        <w:ind w:left="-5" w:right="15" w:firstLine="725"/>
        <w:rPr>
          <w:ins w:id="11748" w:author="Britt Collins" w:date="2021-10-06T11:51:00Z"/>
          <w:szCs w:val="21"/>
          <w:rPrChange w:id="11749" w:author="David" w:date="2022-08-17T16:58:00Z">
            <w:rPr>
              <w:ins w:id="11750" w:author="Britt Collins" w:date="2021-10-06T11:51:00Z"/>
              <w:rFonts w:ascii="Times New Roman" w:hAnsi="Times New Roman"/>
              <w:sz w:val="24"/>
              <w:szCs w:val="24"/>
            </w:rPr>
          </w:rPrChange>
        </w:rPr>
        <w:pPrChange w:id="11751" w:author="David" w:date="2022-08-17T17:01:00Z">
          <w:pPr>
            <w:spacing w:after="325" w:line="480" w:lineRule="auto"/>
            <w:ind w:left="-5" w:right="15" w:firstLine="725"/>
          </w:pPr>
        </w:pPrChange>
      </w:pPr>
    </w:p>
    <w:p w14:paraId="6CA1186D" w14:textId="7B32F9B7" w:rsidR="007F1F09" w:rsidRPr="00163DCF" w:rsidRDefault="007F1F09">
      <w:pPr>
        <w:spacing w:after="325" w:line="276" w:lineRule="auto"/>
        <w:ind w:left="-5" w:right="15" w:firstLine="725"/>
        <w:rPr>
          <w:ins w:id="11752" w:author="Britt Collins" w:date="2021-10-06T11:51:00Z"/>
          <w:szCs w:val="21"/>
          <w:rPrChange w:id="11753" w:author="David" w:date="2022-08-17T16:58:00Z">
            <w:rPr>
              <w:ins w:id="11754" w:author="Britt Collins" w:date="2021-10-06T11:51:00Z"/>
              <w:rFonts w:ascii="Times New Roman" w:hAnsi="Times New Roman"/>
              <w:sz w:val="24"/>
              <w:szCs w:val="24"/>
            </w:rPr>
          </w:rPrChange>
        </w:rPr>
        <w:pPrChange w:id="11755" w:author="David" w:date="2022-08-17T17:01:00Z">
          <w:pPr>
            <w:spacing w:after="325" w:line="480" w:lineRule="auto"/>
            <w:ind w:left="-5" w:right="15" w:firstLine="725"/>
          </w:pPr>
        </w:pPrChange>
      </w:pPr>
    </w:p>
    <w:p w14:paraId="6DA2E5E0" w14:textId="5BEE4689" w:rsidR="007F1F09" w:rsidRPr="00163DCF" w:rsidRDefault="0003268B">
      <w:pPr>
        <w:spacing w:after="325" w:line="276" w:lineRule="auto"/>
        <w:ind w:left="-5" w:right="15" w:firstLine="725"/>
        <w:rPr>
          <w:ins w:id="11756" w:author="Britt Collins" w:date="2021-09-30T14:58:00Z"/>
          <w:szCs w:val="21"/>
          <w:rPrChange w:id="11757" w:author="David" w:date="2022-08-17T16:58:00Z">
            <w:rPr>
              <w:ins w:id="11758" w:author="Britt Collins" w:date="2021-09-30T14:58:00Z"/>
              <w:rFonts w:ascii="Times New Roman" w:hAnsi="Times New Roman"/>
              <w:sz w:val="24"/>
              <w:szCs w:val="24"/>
            </w:rPr>
          </w:rPrChange>
        </w:rPr>
        <w:pPrChange w:id="11759" w:author="David" w:date="2022-08-17T17:01:00Z">
          <w:pPr>
            <w:spacing w:after="325"/>
            <w:ind w:left="-5" w:right="15"/>
          </w:pPr>
        </w:pPrChange>
      </w:pPr>
      <w:ins w:id="11760" w:author="Britt Collins" w:date="2021-10-06T12:03:00Z">
        <w:r w:rsidRPr="00163DCF">
          <w:rPr>
            <w:szCs w:val="21"/>
            <w:rPrChange w:id="11761" w:author="David" w:date="2022-08-17T16:58:00Z">
              <w:rPr>
                <w:rFonts w:ascii="Times New Roman" w:hAnsi="Times New Roman"/>
                <w:sz w:val="24"/>
                <w:szCs w:val="24"/>
              </w:rPr>
            </w:rPrChange>
          </w:rPr>
          <w:br/>
        </w:r>
        <w:r w:rsidRPr="00163DCF">
          <w:rPr>
            <w:szCs w:val="21"/>
            <w:rPrChange w:id="11762" w:author="David" w:date="2022-08-17T16:58:00Z">
              <w:rPr>
                <w:rFonts w:ascii="Times New Roman" w:hAnsi="Times New Roman"/>
                <w:sz w:val="24"/>
                <w:szCs w:val="24"/>
              </w:rPr>
            </w:rPrChange>
          </w:rPr>
          <w:br/>
        </w:r>
        <w:r w:rsidRPr="00163DCF">
          <w:rPr>
            <w:szCs w:val="21"/>
            <w:rPrChange w:id="11763" w:author="David" w:date="2022-08-17T16:58:00Z">
              <w:rPr>
                <w:rFonts w:ascii="Times New Roman" w:hAnsi="Times New Roman"/>
                <w:sz w:val="24"/>
                <w:szCs w:val="24"/>
              </w:rPr>
            </w:rPrChange>
          </w:rPr>
          <w:br/>
        </w:r>
        <w:r w:rsidRPr="00163DCF">
          <w:rPr>
            <w:szCs w:val="21"/>
            <w:rPrChange w:id="11764" w:author="David" w:date="2022-08-17T16:58:00Z">
              <w:rPr>
                <w:rFonts w:ascii="Times New Roman" w:hAnsi="Times New Roman"/>
                <w:sz w:val="24"/>
                <w:szCs w:val="24"/>
              </w:rPr>
            </w:rPrChange>
          </w:rPr>
          <w:br/>
        </w:r>
        <w:r w:rsidRPr="00163DCF">
          <w:rPr>
            <w:szCs w:val="21"/>
            <w:rPrChange w:id="11765" w:author="David" w:date="2022-08-17T16:58:00Z">
              <w:rPr>
                <w:rFonts w:ascii="Times New Roman" w:hAnsi="Times New Roman"/>
                <w:sz w:val="24"/>
                <w:szCs w:val="24"/>
              </w:rPr>
            </w:rPrChange>
          </w:rPr>
          <w:lastRenderedPageBreak/>
          <w:br/>
        </w:r>
        <w:r w:rsidRPr="00163DCF">
          <w:rPr>
            <w:szCs w:val="21"/>
            <w:rPrChange w:id="11766" w:author="David" w:date="2022-08-17T16:58:00Z">
              <w:rPr>
                <w:rFonts w:ascii="Times New Roman" w:hAnsi="Times New Roman"/>
                <w:sz w:val="24"/>
                <w:szCs w:val="24"/>
              </w:rPr>
            </w:rPrChange>
          </w:rPr>
          <w:br/>
        </w:r>
        <w:r w:rsidRPr="00163DCF">
          <w:rPr>
            <w:szCs w:val="21"/>
            <w:rPrChange w:id="11767" w:author="David" w:date="2022-08-17T16:58:00Z">
              <w:rPr>
                <w:rFonts w:ascii="Times New Roman" w:hAnsi="Times New Roman"/>
                <w:sz w:val="24"/>
                <w:szCs w:val="24"/>
              </w:rPr>
            </w:rPrChange>
          </w:rPr>
          <w:br/>
        </w:r>
        <w:r w:rsidRPr="00163DCF">
          <w:rPr>
            <w:szCs w:val="21"/>
            <w:rPrChange w:id="11768" w:author="David" w:date="2022-08-17T16:58:00Z">
              <w:rPr>
                <w:rFonts w:ascii="Times New Roman" w:hAnsi="Times New Roman"/>
                <w:sz w:val="24"/>
                <w:szCs w:val="24"/>
              </w:rPr>
            </w:rPrChange>
          </w:rPr>
          <w:br/>
        </w:r>
        <w:r w:rsidRPr="00163DCF">
          <w:rPr>
            <w:szCs w:val="21"/>
            <w:rPrChange w:id="11769" w:author="David" w:date="2022-08-17T16:58:00Z">
              <w:rPr>
                <w:rFonts w:ascii="Times New Roman" w:hAnsi="Times New Roman"/>
                <w:sz w:val="24"/>
                <w:szCs w:val="24"/>
              </w:rPr>
            </w:rPrChange>
          </w:rPr>
          <w:br/>
        </w:r>
        <w:r w:rsidRPr="00163DCF">
          <w:rPr>
            <w:szCs w:val="21"/>
            <w:rPrChange w:id="11770" w:author="David" w:date="2022-08-17T16:58:00Z">
              <w:rPr>
                <w:rFonts w:ascii="Times New Roman" w:hAnsi="Times New Roman"/>
                <w:sz w:val="24"/>
                <w:szCs w:val="24"/>
              </w:rPr>
            </w:rPrChange>
          </w:rPr>
          <w:br/>
        </w:r>
        <w:r w:rsidRPr="00163DCF">
          <w:rPr>
            <w:szCs w:val="21"/>
            <w:rPrChange w:id="11771" w:author="David" w:date="2022-08-17T16:58:00Z">
              <w:rPr>
                <w:rFonts w:ascii="Times New Roman" w:hAnsi="Times New Roman"/>
                <w:sz w:val="24"/>
                <w:szCs w:val="24"/>
              </w:rPr>
            </w:rPrChange>
          </w:rPr>
          <w:br/>
        </w:r>
        <w:r w:rsidRPr="00163DCF">
          <w:rPr>
            <w:szCs w:val="21"/>
            <w:rPrChange w:id="11772" w:author="David" w:date="2022-08-17T16:58:00Z">
              <w:rPr>
                <w:rFonts w:ascii="Times New Roman" w:hAnsi="Times New Roman"/>
                <w:sz w:val="24"/>
                <w:szCs w:val="24"/>
              </w:rPr>
            </w:rPrChange>
          </w:rPr>
          <w:br/>
        </w:r>
        <w:r w:rsidRPr="00163DCF">
          <w:rPr>
            <w:szCs w:val="21"/>
            <w:rPrChange w:id="11773" w:author="David" w:date="2022-08-17T16:58:00Z">
              <w:rPr>
                <w:rFonts w:ascii="Times New Roman" w:hAnsi="Times New Roman"/>
                <w:sz w:val="24"/>
                <w:szCs w:val="24"/>
              </w:rPr>
            </w:rPrChange>
          </w:rPr>
          <w:br/>
        </w:r>
        <w:r w:rsidRPr="00163DCF">
          <w:rPr>
            <w:szCs w:val="21"/>
            <w:rPrChange w:id="11774" w:author="David" w:date="2022-08-17T16:58:00Z">
              <w:rPr>
                <w:rFonts w:ascii="Times New Roman" w:hAnsi="Times New Roman"/>
                <w:sz w:val="24"/>
                <w:szCs w:val="24"/>
              </w:rPr>
            </w:rPrChange>
          </w:rPr>
          <w:br/>
        </w:r>
      </w:ins>
    </w:p>
    <w:p w14:paraId="500EB8B4" w14:textId="3FA0A07C" w:rsidR="006F31F6" w:rsidRPr="00163DCF" w:rsidRDefault="0003268B">
      <w:pPr>
        <w:pStyle w:val="Heading1"/>
        <w:spacing w:line="276" w:lineRule="auto"/>
        <w:ind w:left="-6" w:hanging="11"/>
        <w:jc w:val="center"/>
        <w:rPr>
          <w:ins w:id="11775" w:author="Britt Collins" w:date="2021-09-30T14:58:00Z"/>
          <w:b/>
          <w:sz w:val="21"/>
          <w:szCs w:val="21"/>
          <w:rPrChange w:id="11776" w:author="David" w:date="2022-08-17T16:58:00Z">
            <w:rPr>
              <w:ins w:id="11777" w:author="Britt Collins" w:date="2021-09-30T14:58:00Z"/>
              <w:rFonts w:ascii="Times New Roman" w:hAnsi="Times New Roman"/>
              <w:sz w:val="24"/>
              <w:szCs w:val="24"/>
            </w:rPr>
          </w:rPrChange>
        </w:rPr>
        <w:pPrChange w:id="11778" w:author="David" w:date="2022-08-17T17:01:00Z">
          <w:pPr>
            <w:pStyle w:val="Heading1"/>
            <w:ind w:left="-5"/>
          </w:pPr>
        </w:pPrChange>
      </w:pPr>
      <w:ins w:id="11779" w:author="Britt Collins" w:date="2021-10-06T12:03:00Z">
        <w:r w:rsidRPr="00163DCF">
          <w:rPr>
            <w:b/>
            <w:sz w:val="21"/>
            <w:szCs w:val="21"/>
            <w:rPrChange w:id="11780" w:author="David" w:date="2022-08-17T16:58:00Z">
              <w:rPr>
                <w:rFonts w:ascii="Times New Roman" w:hAnsi="Times New Roman"/>
                <w:b/>
                <w:sz w:val="24"/>
                <w:szCs w:val="24"/>
              </w:rPr>
            </w:rPrChange>
          </w:rPr>
          <w:br/>
        </w:r>
        <w:r w:rsidRPr="00163DCF">
          <w:rPr>
            <w:b/>
            <w:sz w:val="21"/>
            <w:szCs w:val="21"/>
            <w:rPrChange w:id="11781" w:author="David" w:date="2022-08-17T16:58:00Z">
              <w:rPr>
                <w:rFonts w:ascii="Times New Roman" w:hAnsi="Times New Roman"/>
                <w:b/>
                <w:sz w:val="24"/>
                <w:szCs w:val="24"/>
              </w:rPr>
            </w:rPrChange>
          </w:rPr>
          <w:br/>
        </w:r>
      </w:ins>
      <w:ins w:id="11782" w:author="Britt Collins" w:date="2021-09-30T14:58:00Z">
        <w:r w:rsidR="006F31F6" w:rsidRPr="00163DCF">
          <w:rPr>
            <w:b/>
            <w:sz w:val="21"/>
            <w:szCs w:val="21"/>
            <w:rPrChange w:id="11783" w:author="David" w:date="2022-08-17T16:58:00Z">
              <w:rPr>
                <w:rFonts w:ascii="Times New Roman" w:hAnsi="Times New Roman"/>
                <w:sz w:val="24"/>
                <w:szCs w:val="24"/>
              </w:rPr>
            </w:rPrChange>
          </w:rPr>
          <w:t>10</w:t>
        </w:r>
      </w:ins>
    </w:p>
    <w:p w14:paraId="5FD0B575" w14:textId="77777777" w:rsidR="006F31F6" w:rsidRPr="00163DCF" w:rsidRDefault="006F31F6">
      <w:pPr>
        <w:pStyle w:val="Heading2"/>
        <w:spacing w:line="276" w:lineRule="auto"/>
        <w:ind w:left="-6" w:hanging="11"/>
        <w:jc w:val="center"/>
        <w:rPr>
          <w:ins w:id="11784" w:author="Britt Collins" w:date="2021-09-30T14:58:00Z"/>
          <w:b/>
          <w:sz w:val="21"/>
          <w:szCs w:val="21"/>
          <w:rPrChange w:id="11785" w:author="David" w:date="2022-08-17T16:58:00Z">
            <w:rPr>
              <w:ins w:id="11786" w:author="Britt Collins" w:date="2021-09-30T14:58:00Z"/>
              <w:rFonts w:ascii="Times New Roman" w:hAnsi="Times New Roman"/>
              <w:sz w:val="24"/>
              <w:szCs w:val="24"/>
            </w:rPr>
          </w:rPrChange>
        </w:rPr>
        <w:pPrChange w:id="11787" w:author="David" w:date="2022-08-17T17:01:00Z">
          <w:pPr>
            <w:pStyle w:val="Heading2"/>
            <w:ind w:left="-5"/>
          </w:pPr>
        </w:pPrChange>
      </w:pPr>
      <w:ins w:id="11788" w:author="Britt Collins" w:date="2021-09-30T14:58:00Z">
        <w:r w:rsidRPr="00163DCF">
          <w:rPr>
            <w:b/>
            <w:sz w:val="21"/>
            <w:szCs w:val="21"/>
            <w:rPrChange w:id="11789" w:author="David" w:date="2022-08-17T16:58:00Z">
              <w:rPr>
                <w:rFonts w:ascii="Times New Roman" w:hAnsi="Times New Roman"/>
                <w:sz w:val="24"/>
                <w:szCs w:val="24"/>
              </w:rPr>
            </w:rPrChange>
          </w:rPr>
          <w:t>The Broken Jaw Incident</w:t>
        </w:r>
      </w:ins>
    </w:p>
    <w:p w14:paraId="4ADFD2B5" w14:textId="77777777" w:rsidR="0003268B" w:rsidRPr="00163DCF" w:rsidRDefault="0003268B">
      <w:pPr>
        <w:spacing w:line="276" w:lineRule="auto"/>
        <w:ind w:left="-5" w:right="15"/>
        <w:rPr>
          <w:ins w:id="11790" w:author="Britt Collins" w:date="2021-10-06T12:04:00Z"/>
          <w:szCs w:val="21"/>
          <w:rPrChange w:id="11791" w:author="David" w:date="2022-08-17T16:58:00Z">
            <w:rPr>
              <w:ins w:id="11792" w:author="Britt Collins" w:date="2021-10-06T12:04:00Z"/>
              <w:rFonts w:ascii="Times New Roman" w:hAnsi="Times New Roman"/>
              <w:sz w:val="24"/>
              <w:szCs w:val="24"/>
            </w:rPr>
          </w:rPrChange>
        </w:rPr>
        <w:pPrChange w:id="11793" w:author="David" w:date="2022-08-17T17:01:00Z">
          <w:pPr>
            <w:spacing w:line="480" w:lineRule="auto"/>
            <w:ind w:left="-5" w:right="15"/>
          </w:pPr>
        </w:pPrChange>
      </w:pPr>
    </w:p>
    <w:p w14:paraId="15FB0934" w14:textId="77777777" w:rsidR="0003268B" w:rsidRPr="00163DCF" w:rsidRDefault="0003268B">
      <w:pPr>
        <w:spacing w:line="276" w:lineRule="auto"/>
        <w:ind w:left="-5" w:right="15"/>
        <w:rPr>
          <w:ins w:id="11794" w:author="Britt Collins" w:date="2021-10-06T12:13:00Z"/>
          <w:szCs w:val="21"/>
          <w:rPrChange w:id="11795" w:author="David" w:date="2022-08-17T16:58:00Z">
            <w:rPr>
              <w:ins w:id="11796" w:author="Britt Collins" w:date="2021-10-06T12:13:00Z"/>
              <w:rFonts w:ascii="Times New Roman" w:hAnsi="Times New Roman"/>
              <w:sz w:val="24"/>
              <w:szCs w:val="24"/>
            </w:rPr>
          </w:rPrChange>
        </w:rPr>
        <w:pPrChange w:id="11797" w:author="David" w:date="2022-08-17T17:01:00Z">
          <w:pPr>
            <w:spacing w:line="480" w:lineRule="auto"/>
            <w:ind w:left="-5" w:right="15"/>
          </w:pPr>
        </w:pPrChange>
      </w:pPr>
      <w:ins w:id="11798" w:author="Britt Collins" w:date="2021-10-06T12:04:00Z">
        <w:r w:rsidRPr="00163DCF">
          <w:rPr>
            <w:szCs w:val="21"/>
            <w:rPrChange w:id="11799" w:author="David" w:date="2022-08-17T16:58:00Z">
              <w:rPr>
                <w:rFonts w:ascii="Times New Roman" w:hAnsi="Times New Roman"/>
                <w:sz w:val="24"/>
                <w:szCs w:val="24"/>
              </w:rPr>
            </w:rPrChange>
          </w:rPr>
          <w:t xml:space="preserve">After my trip to New Zealand, </w:t>
        </w:r>
      </w:ins>
      <w:ins w:id="11800" w:author="Britt Collins" w:date="2021-09-30T14:58:00Z">
        <w:r w:rsidR="006F31F6" w:rsidRPr="00163DCF">
          <w:rPr>
            <w:szCs w:val="21"/>
            <w:rPrChange w:id="11801" w:author="David" w:date="2022-08-17T16:58:00Z">
              <w:rPr>
                <w:rFonts w:ascii="Times New Roman" w:hAnsi="Times New Roman"/>
                <w:sz w:val="24"/>
                <w:szCs w:val="24"/>
              </w:rPr>
            </w:rPrChange>
          </w:rPr>
          <w:t xml:space="preserve">I was beginning to yearn a change from my Sydney lifestyle. I wanted to either move to another Sydney suburb or to another city entirely. I decided to plan a move to another large Australian city, with assistance from the consultancy. The consultancy had offices in the Brisbane and Melbourne. Melbourne was considered globally as one of the best cities to live in. Choice made. Now, the difficult part. I had to ask my boss Mark if I could move. </w:t>
        </w:r>
      </w:ins>
    </w:p>
    <w:p w14:paraId="211C7FB5" w14:textId="77777777" w:rsidR="008127D7" w:rsidRPr="00163DCF" w:rsidRDefault="006F31F6">
      <w:pPr>
        <w:spacing w:line="276" w:lineRule="auto"/>
        <w:ind w:left="-5" w:right="15" w:firstLine="725"/>
        <w:rPr>
          <w:ins w:id="11802" w:author="Britt Collins" w:date="2021-10-06T12:14:00Z"/>
          <w:szCs w:val="21"/>
          <w:rPrChange w:id="11803" w:author="David" w:date="2022-08-17T16:58:00Z">
            <w:rPr>
              <w:ins w:id="11804" w:author="Britt Collins" w:date="2021-10-06T12:14:00Z"/>
              <w:rFonts w:ascii="Times New Roman" w:hAnsi="Times New Roman"/>
              <w:sz w:val="24"/>
              <w:szCs w:val="24"/>
            </w:rPr>
          </w:rPrChange>
        </w:rPr>
        <w:pPrChange w:id="11805" w:author="David" w:date="2022-08-17T17:01:00Z">
          <w:pPr>
            <w:spacing w:line="480" w:lineRule="auto"/>
            <w:ind w:left="-5" w:right="15" w:firstLine="725"/>
          </w:pPr>
        </w:pPrChange>
      </w:pPr>
      <w:ins w:id="11806" w:author="Britt Collins" w:date="2021-09-30T14:58:00Z">
        <w:r w:rsidRPr="00163DCF">
          <w:rPr>
            <w:szCs w:val="21"/>
            <w:rPrChange w:id="11807" w:author="David" w:date="2022-08-17T16:58:00Z">
              <w:rPr>
                <w:rFonts w:ascii="Times New Roman" w:hAnsi="Times New Roman"/>
                <w:sz w:val="24"/>
                <w:szCs w:val="24"/>
              </w:rPr>
            </w:rPrChange>
          </w:rPr>
          <w:t xml:space="preserve">One day in October I sent an email </w:t>
        </w:r>
      </w:ins>
      <w:ins w:id="11808" w:author="Britt Collins" w:date="2021-10-06T12:13:00Z">
        <w:r w:rsidR="0003268B" w:rsidRPr="00163DCF">
          <w:rPr>
            <w:szCs w:val="21"/>
            <w:rPrChange w:id="11809" w:author="David" w:date="2022-08-17T16:58:00Z">
              <w:rPr>
                <w:rFonts w:ascii="Times New Roman" w:hAnsi="Times New Roman"/>
                <w:sz w:val="24"/>
                <w:szCs w:val="24"/>
              </w:rPr>
            </w:rPrChange>
          </w:rPr>
          <w:t>about</w:t>
        </w:r>
      </w:ins>
      <w:ins w:id="11810" w:author="Britt Collins" w:date="2021-09-30T14:58:00Z">
        <w:r w:rsidRPr="00163DCF">
          <w:rPr>
            <w:szCs w:val="21"/>
            <w:rPrChange w:id="11811" w:author="David" w:date="2022-08-17T16:58:00Z">
              <w:rPr>
                <w:rFonts w:ascii="Times New Roman" w:hAnsi="Times New Roman"/>
                <w:sz w:val="24"/>
                <w:szCs w:val="24"/>
              </w:rPr>
            </w:rPrChange>
          </w:rPr>
          <w:t xml:space="preserve"> my desire to work at their Melbourne office. Minutes after hitting the send button </w:t>
        </w:r>
      </w:ins>
      <w:ins w:id="11812" w:author="Britt Collins" w:date="2021-10-06T12:14:00Z">
        <w:r w:rsidR="008127D7" w:rsidRPr="00163DCF">
          <w:rPr>
            <w:szCs w:val="21"/>
            <w:rPrChange w:id="11813" w:author="David" w:date="2022-08-17T16:58:00Z">
              <w:rPr>
                <w:rFonts w:ascii="Times New Roman" w:hAnsi="Times New Roman"/>
                <w:sz w:val="24"/>
                <w:szCs w:val="24"/>
              </w:rPr>
            </w:rPrChange>
          </w:rPr>
          <w:t>my</w:t>
        </w:r>
      </w:ins>
      <w:ins w:id="11814" w:author="Britt Collins" w:date="2021-09-30T14:58:00Z">
        <w:r w:rsidRPr="00163DCF">
          <w:rPr>
            <w:szCs w:val="21"/>
            <w:rPrChange w:id="11815" w:author="David" w:date="2022-08-17T16:58:00Z">
              <w:rPr>
                <w:rFonts w:ascii="Times New Roman" w:hAnsi="Times New Roman"/>
                <w:sz w:val="24"/>
                <w:szCs w:val="24"/>
              </w:rPr>
            </w:rPrChange>
          </w:rPr>
          <w:t xml:space="preserve"> phone rang. I was caught off guard by the immediacy. </w:t>
        </w:r>
      </w:ins>
      <w:ins w:id="11816" w:author="Britt Collins" w:date="2021-10-06T12:14:00Z">
        <w:r w:rsidR="008127D7" w:rsidRPr="00163DCF">
          <w:rPr>
            <w:szCs w:val="21"/>
            <w:rPrChange w:id="11817" w:author="David" w:date="2022-08-17T16:58:00Z">
              <w:rPr>
                <w:rFonts w:ascii="Times New Roman" w:hAnsi="Times New Roman"/>
                <w:sz w:val="24"/>
                <w:szCs w:val="24"/>
              </w:rPr>
            </w:rPrChange>
          </w:rPr>
          <w:t>“</w:t>
        </w:r>
      </w:ins>
      <w:ins w:id="11818" w:author="Britt Collins" w:date="2021-09-30T14:58:00Z">
        <w:r w:rsidRPr="00163DCF">
          <w:rPr>
            <w:szCs w:val="21"/>
            <w:rPrChange w:id="11819" w:author="David" w:date="2022-08-17T16:58:00Z">
              <w:rPr>
                <w:rFonts w:ascii="Times New Roman" w:hAnsi="Times New Roman"/>
                <w:sz w:val="24"/>
                <w:szCs w:val="24"/>
              </w:rPr>
            </w:rPrChange>
          </w:rPr>
          <w:t>Dave?</w:t>
        </w:r>
      </w:ins>
      <w:ins w:id="11820" w:author="Britt Collins" w:date="2021-10-06T12:14:00Z">
        <w:r w:rsidR="008127D7" w:rsidRPr="00163DCF">
          <w:rPr>
            <w:szCs w:val="21"/>
            <w:rPrChange w:id="11821" w:author="David" w:date="2022-08-17T16:58:00Z">
              <w:rPr>
                <w:rFonts w:ascii="Times New Roman" w:hAnsi="Times New Roman"/>
                <w:sz w:val="24"/>
                <w:szCs w:val="24"/>
              </w:rPr>
            </w:rPrChange>
          </w:rPr>
          <w:t>”</w:t>
        </w:r>
      </w:ins>
      <w:ins w:id="11822" w:author="Britt Collins" w:date="2021-09-30T14:58:00Z">
        <w:r w:rsidRPr="00163DCF">
          <w:rPr>
            <w:szCs w:val="21"/>
            <w:rPrChange w:id="11823" w:author="David" w:date="2022-08-17T16:58:00Z">
              <w:rPr>
                <w:rFonts w:ascii="Times New Roman" w:hAnsi="Times New Roman"/>
                <w:sz w:val="24"/>
                <w:szCs w:val="24"/>
              </w:rPr>
            </w:rPrChange>
          </w:rPr>
          <w:t xml:space="preserve"> he said quizzically. </w:t>
        </w:r>
      </w:ins>
    </w:p>
    <w:p w14:paraId="5C3B0B21" w14:textId="77777777" w:rsidR="008127D7" w:rsidRPr="00163DCF" w:rsidRDefault="008127D7">
      <w:pPr>
        <w:spacing w:line="276" w:lineRule="auto"/>
        <w:ind w:left="-5" w:right="15" w:firstLine="725"/>
        <w:rPr>
          <w:ins w:id="11824" w:author="Britt Collins" w:date="2021-10-06T12:14:00Z"/>
          <w:szCs w:val="21"/>
          <w:rPrChange w:id="11825" w:author="David" w:date="2022-08-17T16:58:00Z">
            <w:rPr>
              <w:ins w:id="11826" w:author="Britt Collins" w:date="2021-10-06T12:14:00Z"/>
              <w:rFonts w:ascii="Times New Roman" w:hAnsi="Times New Roman"/>
              <w:sz w:val="24"/>
              <w:szCs w:val="24"/>
            </w:rPr>
          </w:rPrChange>
        </w:rPr>
        <w:pPrChange w:id="11827" w:author="David" w:date="2022-08-17T17:01:00Z">
          <w:pPr>
            <w:spacing w:line="480" w:lineRule="auto"/>
            <w:ind w:left="-5" w:right="15" w:firstLine="725"/>
          </w:pPr>
        </w:pPrChange>
      </w:pPr>
      <w:ins w:id="11828" w:author="Britt Collins" w:date="2021-10-06T12:14:00Z">
        <w:r w:rsidRPr="00163DCF">
          <w:rPr>
            <w:szCs w:val="21"/>
            <w:rPrChange w:id="11829" w:author="David" w:date="2022-08-17T16:58:00Z">
              <w:rPr>
                <w:rFonts w:ascii="Times New Roman" w:hAnsi="Times New Roman"/>
                <w:sz w:val="24"/>
                <w:szCs w:val="24"/>
              </w:rPr>
            </w:rPrChange>
          </w:rPr>
          <w:t>“</w:t>
        </w:r>
      </w:ins>
      <w:ins w:id="11830" w:author="Britt Collins" w:date="2021-09-30T14:58:00Z">
        <w:r w:rsidR="006F31F6" w:rsidRPr="00163DCF">
          <w:rPr>
            <w:szCs w:val="21"/>
            <w:rPrChange w:id="11831" w:author="David" w:date="2022-08-17T16:58:00Z">
              <w:rPr>
                <w:rFonts w:ascii="Times New Roman" w:hAnsi="Times New Roman"/>
                <w:sz w:val="24"/>
                <w:szCs w:val="24"/>
              </w:rPr>
            </w:rPrChange>
          </w:rPr>
          <w:t>Hi Mark, did you get my email?</w:t>
        </w:r>
      </w:ins>
      <w:ins w:id="11832" w:author="Britt Collins" w:date="2021-10-06T12:14:00Z">
        <w:r w:rsidRPr="00163DCF">
          <w:rPr>
            <w:szCs w:val="21"/>
            <w:rPrChange w:id="11833" w:author="David" w:date="2022-08-17T16:58:00Z">
              <w:rPr>
                <w:rFonts w:ascii="Times New Roman" w:hAnsi="Times New Roman"/>
                <w:sz w:val="24"/>
                <w:szCs w:val="24"/>
              </w:rPr>
            </w:rPrChange>
          </w:rPr>
          <w:t>”</w:t>
        </w:r>
      </w:ins>
      <w:ins w:id="11834" w:author="Britt Collins" w:date="2021-09-30T14:58:00Z">
        <w:r w:rsidR="006F31F6" w:rsidRPr="00163DCF">
          <w:rPr>
            <w:szCs w:val="21"/>
            <w:rPrChange w:id="11835" w:author="David" w:date="2022-08-17T16:58:00Z">
              <w:rPr>
                <w:rFonts w:ascii="Times New Roman" w:hAnsi="Times New Roman"/>
                <w:sz w:val="24"/>
                <w:szCs w:val="24"/>
              </w:rPr>
            </w:rPrChange>
          </w:rPr>
          <w:t xml:space="preserve"> </w:t>
        </w:r>
      </w:ins>
    </w:p>
    <w:p w14:paraId="4CCB508C" w14:textId="77777777" w:rsidR="008127D7" w:rsidRPr="00163DCF" w:rsidRDefault="008127D7">
      <w:pPr>
        <w:spacing w:line="276" w:lineRule="auto"/>
        <w:ind w:left="-5" w:right="15" w:firstLine="725"/>
        <w:rPr>
          <w:ins w:id="11836" w:author="Britt Collins" w:date="2021-10-06T12:15:00Z"/>
          <w:szCs w:val="21"/>
          <w:rPrChange w:id="11837" w:author="David" w:date="2022-08-17T16:58:00Z">
            <w:rPr>
              <w:ins w:id="11838" w:author="Britt Collins" w:date="2021-10-06T12:15:00Z"/>
              <w:rFonts w:ascii="Times New Roman" w:hAnsi="Times New Roman"/>
              <w:sz w:val="24"/>
              <w:szCs w:val="24"/>
            </w:rPr>
          </w:rPrChange>
        </w:rPr>
        <w:pPrChange w:id="11839" w:author="David" w:date="2022-08-17T17:01:00Z">
          <w:pPr>
            <w:spacing w:line="480" w:lineRule="auto"/>
            <w:ind w:left="-5" w:right="15" w:firstLine="725"/>
          </w:pPr>
        </w:pPrChange>
      </w:pPr>
      <w:ins w:id="11840" w:author="Britt Collins" w:date="2021-10-06T12:14:00Z">
        <w:r w:rsidRPr="00163DCF">
          <w:rPr>
            <w:szCs w:val="21"/>
            <w:rPrChange w:id="11841" w:author="David" w:date="2022-08-17T16:58:00Z">
              <w:rPr>
                <w:rFonts w:ascii="Times New Roman" w:hAnsi="Times New Roman"/>
                <w:sz w:val="24"/>
                <w:szCs w:val="24"/>
              </w:rPr>
            </w:rPrChange>
          </w:rPr>
          <w:t>“</w:t>
        </w:r>
      </w:ins>
      <w:ins w:id="11842" w:author="Britt Collins" w:date="2021-09-30T14:58:00Z">
        <w:r w:rsidR="006F31F6" w:rsidRPr="00163DCF">
          <w:rPr>
            <w:szCs w:val="21"/>
            <w:rPrChange w:id="11843" w:author="David" w:date="2022-08-17T16:58:00Z">
              <w:rPr>
                <w:rFonts w:ascii="Times New Roman" w:hAnsi="Times New Roman"/>
                <w:sz w:val="24"/>
                <w:szCs w:val="24"/>
              </w:rPr>
            </w:rPrChange>
          </w:rPr>
          <w:t xml:space="preserve">Yep, that’s what I want to talk to you about. I’m happy for you join the team down in Melbourne. You must be aware that they currently have </w:t>
        </w:r>
        <w:proofErr w:type="gramStart"/>
        <w:r w:rsidR="006F31F6" w:rsidRPr="00163DCF">
          <w:rPr>
            <w:szCs w:val="21"/>
            <w:rPrChange w:id="11844" w:author="David" w:date="2022-08-17T16:58:00Z">
              <w:rPr>
                <w:rFonts w:ascii="Times New Roman" w:hAnsi="Times New Roman"/>
                <w:sz w:val="24"/>
                <w:szCs w:val="24"/>
              </w:rPr>
            </w:rPrChange>
          </w:rPr>
          <w:t>a large number of</w:t>
        </w:r>
        <w:proofErr w:type="gramEnd"/>
        <w:r w:rsidR="006F31F6" w:rsidRPr="00163DCF">
          <w:rPr>
            <w:szCs w:val="21"/>
            <w:rPrChange w:id="11845" w:author="David" w:date="2022-08-17T16:58:00Z">
              <w:rPr>
                <w:rFonts w:ascii="Times New Roman" w:hAnsi="Times New Roman"/>
                <w:sz w:val="24"/>
                <w:szCs w:val="24"/>
              </w:rPr>
            </w:rPrChange>
          </w:rPr>
          <w:t xml:space="preserve"> people on the bench. Business is picking up, but currently it is running slowly.</w:t>
        </w:r>
      </w:ins>
      <w:ins w:id="11846" w:author="Britt Collins" w:date="2021-10-06T12:15:00Z">
        <w:r w:rsidRPr="00163DCF">
          <w:rPr>
            <w:szCs w:val="21"/>
            <w:rPrChange w:id="11847" w:author="David" w:date="2022-08-17T16:58:00Z">
              <w:rPr>
                <w:rFonts w:ascii="Times New Roman" w:hAnsi="Times New Roman"/>
                <w:sz w:val="24"/>
                <w:szCs w:val="24"/>
              </w:rPr>
            </w:rPrChange>
          </w:rPr>
          <w:t>”</w:t>
        </w:r>
      </w:ins>
      <w:ins w:id="11848" w:author="Britt Collins" w:date="2021-09-30T14:58:00Z">
        <w:r w:rsidR="006F31F6" w:rsidRPr="00163DCF">
          <w:rPr>
            <w:szCs w:val="21"/>
            <w:rPrChange w:id="11849" w:author="David" w:date="2022-08-17T16:58:00Z">
              <w:rPr>
                <w:rFonts w:ascii="Times New Roman" w:hAnsi="Times New Roman"/>
                <w:sz w:val="24"/>
                <w:szCs w:val="24"/>
              </w:rPr>
            </w:rPrChange>
          </w:rPr>
          <w:t xml:space="preserve"> </w:t>
        </w:r>
      </w:ins>
    </w:p>
    <w:p w14:paraId="70960784" w14:textId="77777777" w:rsidR="008127D7" w:rsidRPr="00163DCF" w:rsidRDefault="008127D7">
      <w:pPr>
        <w:spacing w:line="276" w:lineRule="auto"/>
        <w:ind w:left="-5" w:right="15" w:firstLine="725"/>
        <w:rPr>
          <w:ins w:id="11850" w:author="Britt Collins" w:date="2021-10-06T12:15:00Z"/>
          <w:szCs w:val="21"/>
          <w:rPrChange w:id="11851" w:author="David" w:date="2022-08-17T16:58:00Z">
            <w:rPr>
              <w:ins w:id="11852" w:author="Britt Collins" w:date="2021-10-06T12:15:00Z"/>
              <w:rFonts w:ascii="Times New Roman" w:hAnsi="Times New Roman"/>
              <w:sz w:val="24"/>
              <w:szCs w:val="24"/>
            </w:rPr>
          </w:rPrChange>
        </w:rPr>
        <w:pPrChange w:id="11853" w:author="David" w:date="2022-08-17T17:01:00Z">
          <w:pPr>
            <w:spacing w:line="480" w:lineRule="auto"/>
            <w:ind w:left="-5" w:right="15" w:firstLine="725"/>
          </w:pPr>
        </w:pPrChange>
      </w:pPr>
      <w:ins w:id="11854" w:author="Britt Collins" w:date="2021-10-06T12:15:00Z">
        <w:r w:rsidRPr="00163DCF">
          <w:rPr>
            <w:szCs w:val="21"/>
            <w:rPrChange w:id="11855" w:author="David" w:date="2022-08-17T16:58:00Z">
              <w:rPr>
                <w:rFonts w:ascii="Times New Roman" w:hAnsi="Times New Roman"/>
                <w:sz w:val="24"/>
                <w:szCs w:val="24"/>
              </w:rPr>
            </w:rPrChange>
          </w:rPr>
          <w:t>“</w:t>
        </w:r>
      </w:ins>
      <w:ins w:id="11856" w:author="Britt Collins" w:date="2021-09-30T14:58:00Z">
        <w:r w:rsidR="006F31F6" w:rsidRPr="00163DCF">
          <w:rPr>
            <w:szCs w:val="21"/>
            <w:rPrChange w:id="11857" w:author="David" w:date="2022-08-17T16:58:00Z">
              <w:rPr>
                <w:rFonts w:ascii="Times New Roman" w:hAnsi="Times New Roman"/>
                <w:sz w:val="24"/>
                <w:szCs w:val="24"/>
              </w:rPr>
            </w:rPrChange>
          </w:rPr>
          <w:t>That’s fine</w:t>
        </w:r>
      </w:ins>
      <w:ins w:id="11858" w:author="Britt Collins" w:date="2021-10-06T12:15:00Z">
        <w:r w:rsidRPr="00163DCF">
          <w:rPr>
            <w:szCs w:val="21"/>
            <w:rPrChange w:id="11859" w:author="David" w:date="2022-08-17T16:58:00Z">
              <w:rPr>
                <w:rFonts w:ascii="Times New Roman" w:hAnsi="Times New Roman"/>
                <w:sz w:val="24"/>
                <w:szCs w:val="24"/>
              </w:rPr>
            </w:rPrChange>
          </w:rPr>
          <w:t>,</w:t>
        </w:r>
      </w:ins>
      <w:ins w:id="11860" w:author="Britt Collins" w:date="2021-09-30T14:58:00Z">
        <w:r w:rsidR="006F31F6" w:rsidRPr="00163DCF">
          <w:rPr>
            <w:szCs w:val="21"/>
            <w:rPrChange w:id="11861" w:author="David" w:date="2022-08-17T16:58:00Z">
              <w:rPr>
                <w:rFonts w:ascii="Times New Roman" w:hAnsi="Times New Roman"/>
                <w:sz w:val="24"/>
                <w:szCs w:val="24"/>
              </w:rPr>
            </w:rPrChange>
          </w:rPr>
          <w:t xml:space="preserve"> Mark. When would be an appropriate time to make the move?</w:t>
        </w:r>
      </w:ins>
      <w:ins w:id="11862" w:author="Britt Collins" w:date="2021-10-06T12:15:00Z">
        <w:r w:rsidRPr="00163DCF">
          <w:rPr>
            <w:szCs w:val="21"/>
            <w:rPrChange w:id="11863" w:author="David" w:date="2022-08-17T16:58:00Z">
              <w:rPr>
                <w:rFonts w:ascii="Times New Roman" w:hAnsi="Times New Roman"/>
                <w:sz w:val="24"/>
                <w:szCs w:val="24"/>
              </w:rPr>
            </w:rPrChange>
          </w:rPr>
          <w:t>”</w:t>
        </w:r>
      </w:ins>
      <w:ins w:id="11864" w:author="Britt Collins" w:date="2021-09-30T14:58:00Z">
        <w:r w:rsidR="006F31F6" w:rsidRPr="00163DCF">
          <w:rPr>
            <w:szCs w:val="21"/>
            <w:rPrChange w:id="11865" w:author="David" w:date="2022-08-17T16:58:00Z">
              <w:rPr>
                <w:rFonts w:ascii="Times New Roman" w:hAnsi="Times New Roman"/>
                <w:sz w:val="24"/>
                <w:szCs w:val="24"/>
              </w:rPr>
            </w:rPrChange>
          </w:rPr>
          <w:t xml:space="preserve"> </w:t>
        </w:r>
      </w:ins>
    </w:p>
    <w:p w14:paraId="1744C0FE" w14:textId="77777777" w:rsidR="008127D7" w:rsidRPr="00163DCF" w:rsidRDefault="008127D7">
      <w:pPr>
        <w:spacing w:line="276" w:lineRule="auto"/>
        <w:ind w:left="-5" w:right="15" w:firstLine="725"/>
        <w:rPr>
          <w:ins w:id="11866" w:author="Britt Collins" w:date="2021-10-06T12:16:00Z"/>
          <w:szCs w:val="21"/>
          <w:rPrChange w:id="11867" w:author="David" w:date="2022-08-17T16:58:00Z">
            <w:rPr>
              <w:ins w:id="11868" w:author="Britt Collins" w:date="2021-10-06T12:16:00Z"/>
              <w:rFonts w:ascii="Times New Roman" w:hAnsi="Times New Roman"/>
              <w:sz w:val="24"/>
              <w:szCs w:val="24"/>
            </w:rPr>
          </w:rPrChange>
        </w:rPr>
        <w:pPrChange w:id="11869" w:author="David" w:date="2022-08-17T17:01:00Z">
          <w:pPr>
            <w:spacing w:line="480" w:lineRule="auto"/>
            <w:ind w:left="-5" w:right="15" w:firstLine="725"/>
          </w:pPr>
        </w:pPrChange>
      </w:pPr>
      <w:ins w:id="11870" w:author="Britt Collins" w:date="2021-10-06T12:15:00Z">
        <w:r w:rsidRPr="00163DCF">
          <w:rPr>
            <w:szCs w:val="21"/>
            <w:rPrChange w:id="11871" w:author="David" w:date="2022-08-17T16:58:00Z">
              <w:rPr>
                <w:rFonts w:ascii="Times New Roman" w:hAnsi="Times New Roman"/>
                <w:sz w:val="24"/>
                <w:szCs w:val="24"/>
              </w:rPr>
            </w:rPrChange>
          </w:rPr>
          <w:t>“</w:t>
        </w:r>
      </w:ins>
      <w:ins w:id="11872" w:author="Britt Collins" w:date="2021-09-30T14:58:00Z">
        <w:r w:rsidR="006F31F6" w:rsidRPr="00163DCF">
          <w:rPr>
            <w:szCs w:val="21"/>
            <w:rPrChange w:id="11873" w:author="David" w:date="2022-08-17T16:58:00Z">
              <w:rPr>
                <w:rFonts w:ascii="Times New Roman" w:hAnsi="Times New Roman"/>
                <w:sz w:val="24"/>
                <w:szCs w:val="24"/>
              </w:rPr>
            </w:rPrChange>
          </w:rPr>
          <w:t>It's not going to be now. Once I know, I</w:t>
        </w:r>
      </w:ins>
      <w:ins w:id="11874" w:author="Britt Collins" w:date="2021-10-06T12:15:00Z">
        <w:r w:rsidRPr="00163DCF">
          <w:rPr>
            <w:szCs w:val="21"/>
            <w:rPrChange w:id="11875" w:author="David" w:date="2022-08-17T16:58:00Z">
              <w:rPr>
                <w:rFonts w:ascii="Times New Roman" w:hAnsi="Times New Roman"/>
                <w:sz w:val="24"/>
                <w:szCs w:val="24"/>
              </w:rPr>
            </w:rPrChange>
          </w:rPr>
          <w:t>’</w:t>
        </w:r>
      </w:ins>
      <w:ins w:id="11876" w:author="Britt Collins" w:date="2021-09-30T14:58:00Z">
        <w:r w:rsidR="006F31F6" w:rsidRPr="00163DCF">
          <w:rPr>
            <w:szCs w:val="21"/>
            <w:rPrChange w:id="11877" w:author="David" w:date="2022-08-17T16:58:00Z">
              <w:rPr>
                <w:rFonts w:ascii="Times New Roman" w:hAnsi="Times New Roman"/>
                <w:sz w:val="24"/>
                <w:szCs w:val="24"/>
              </w:rPr>
            </w:rPrChange>
          </w:rPr>
          <w:t xml:space="preserve">ll give </w:t>
        </w:r>
      </w:ins>
      <w:ins w:id="11878" w:author="Britt Collins" w:date="2021-10-06T12:16:00Z">
        <w:r w:rsidRPr="00163DCF">
          <w:rPr>
            <w:szCs w:val="21"/>
            <w:rPrChange w:id="11879" w:author="David" w:date="2022-08-17T16:58:00Z">
              <w:rPr>
                <w:rFonts w:ascii="Times New Roman" w:hAnsi="Times New Roman"/>
                <w:sz w:val="24"/>
                <w:szCs w:val="24"/>
              </w:rPr>
            </w:rPrChange>
          </w:rPr>
          <w:t>you</w:t>
        </w:r>
      </w:ins>
      <w:ins w:id="11880" w:author="Britt Collins" w:date="2021-09-30T14:58:00Z">
        <w:r w:rsidR="006F31F6" w:rsidRPr="00163DCF">
          <w:rPr>
            <w:szCs w:val="21"/>
            <w:rPrChange w:id="11881" w:author="David" w:date="2022-08-17T16:58:00Z">
              <w:rPr>
                <w:rFonts w:ascii="Times New Roman" w:hAnsi="Times New Roman"/>
                <w:sz w:val="24"/>
                <w:szCs w:val="24"/>
              </w:rPr>
            </w:rPrChange>
          </w:rPr>
          <w:t xml:space="preserve"> the time window.</w:t>
        </w:r>
      </w:ins>
      <w:ins w:id="11882" w:author="Britt Collins" w:date="2021-10-06T12:16:00Z">
        <w:r w:rsidRPr="00163DCF">
          <w:rPr>
            <w:szCs w:val="21"/>
            <w:rPrChange w:id="11883" w:author="David" w:date="2022-08-17T16:58:00Z">
              <w:rPr>
                <w:rFonts w:ascii="Times New Roman" w:hAnsi="Times New Roman"/>
                <w:sz w:val="24"/>
                <w:szCs w:val="24"/>
              </w:rPr>
            </w:rPrChange>
          </w:rPr>
          <w:t xml:space="preserve">” </w:t>
        </w:r>
      </w:ins>
    </w:p>
    <w:p w14:paraId="64CE266A" w14:textId="416D4033" w:rsidR="006F31F6" w:rsidRPr="00163DCF" w:rsidRDefault="006F31F6">
      <w:pPr>
        <w:spacing w:line="276" w:lineRule="auto"/>
        <w:ind w:left="-5" w:right="15" w:firstLine="725"/>
        <w:rPr>
          <w:ins w:id="11884" w:author="Britt Collins" w:date="2021-09-30T14:58:00Z"/>
          <w:szCs w:val="21"/>
          <w:rPrChange w:id="11885" w:author="David" w:date="2022-08-17T16:58:00Z">
            <w:rPr>
              <w:ins w:id="11886" w:author="Britt Collins" w:date="2021-09-30T14:58:00Z"/>
              <w:rFonts w:ascii="Times New Roman" w:hAnsi="Times New Roman"/>
              <w:sz w:val="24"/>
              <w:szCs w:val="24"/>
            </w:rPr>
          </w:rPrChange>
        </w:rPr>
        <w:pPrChange w:id="11887" w:author="David" w:date="2022-08-17T17:01:00Z">
          <w:pPr>
            <w:ind w:left="-5" w:right="15"/>
          </w:pPr>
        </w:pPrChange>
      </w:pPr>
      <w:ins w:id="11888" w:author="Britt Collins" w:date="2021-09-30T14:58:00Z">
        <w:r w:rsidRPr="00163DCF">
          <w:rPr>
            <w:szCs w:val="21"/>
            <w:rPrChange w:id="11889" w:author="David" w:date="2022-08-17T16:58:00Z">
              <w:rPr>
                <w:rFonts w:ascii="Times New Roman" w:hAnsi="Times New Roman"/>
                <w:sz w:val="24"/>
                <w:szCs w:val="24"/>
              </w:rPr>
            </w:rPrChange>
          </w:rPr>
          <w:t>I felt excitement and trepidation. Selfishly I had only considered my needs. I was forgetting the people I was beginning to forge meaningful relationships with, my friends.</w:t>
        </w:r>
      </w:ins>
    </w:p>
    <w:p w14:paraId="7AC8FD5A" w14:textId="77777777" w:rsidR="008127D7" w:rsidRPr="00163DCF" w:rsidRDefault="008127D7">
      <w:pPr>
        <w:spacing w:line="276" w:lineRule="auto"/>
        <w:ind w:left="-15" w:right="15" w:firstLine="0"/>
        <w:rPr>
          <w:ins w:id="11890" w:author="Britt Collins" w:date="2021-10-06T12:16:00Z"/>
          <w:szCs w:val="21"/>
          <w:rPrChange w:id="11891" w:author="David" w:date="2022-08-17T16:58:00Z">
            <w:rPr>
              <w:ins w:id="11892" w:author="Britt Collins" w:date="2021-10-06T12:16:00Z"/>
              <w:rFonts w:ascii="Times New Roman" w:hAnsi="Times New Roman"/>
              <w:sz w:val="24"/>
              <w:szCs w:val="24"/>
            </w:rPr>
          </w:rPrChange>
        </w:rPr>
        <w:pPrChange w:id="11893" w:author="David" w:date="2022-08-17T17:01:00Z">
          <w:pPr>
            <w:spacing w:line="480" w:lineRule="auto"/>
            <w:ind w:left="-15" w:right="15" w:firstLine="0"/>
          </w:pPr>
        </w:pPrChange>
      </w:pPr>
    </w:p>
    <w:p w14:paraId="09C13047" w14:textId="77777777" w:rsidR="008127D7" w:rsidRPr="00163DCF" w:rsidRDefault="006F31F6">
      <w:pPr>
        <w:spacing w:line="276" w:lineRule="auto"/>
        <w:ind w:left="-15" w:right="15" w:firstLine="0"/>
        <w:rPr>
          <w:ins w:id="11894" w:author="Britt Collins" w:date="2021-10-06T12:22:00Z"/>
          <w:szCs w:val="21"/>
          <w:rPrChange w:id="11895" w:author="David" w:date="2022-08-17T16:58:00Z">
            <w:rPr>
              <w:ins w:id="11896" w:author="Britt Collins" w:date="2021-10-06T12:22:00Z"/>
              <w:rFonts w:ascii="Times New Roman" w:hAnsi="Times New Roman"/>
              <w:sz w:val="24"/>
              <w:szCs w:val="24"/>
            </w:rPr>
          </w:rPrChange>
        </w:rPr>
        <w:pPrChange w:id="11897" w:author="David" w:date="2022-08-17T17:01:00Z">
          <w:pPr>
            <w:spacing w:line="480" w:lineRule="auto"/>
            <w:ind w:left="-15" w:right="15" w:firstLine="0"/>
          </w:pPr>
        </w:pPrChange>
      </w:pPr>
      <w:ins w:id="11898" w:author="Britt Collins" w:date="2021-09-30T14:58:00Z">
        <w:r w:rsidRPr="00163DCF">
          <w:rPr>
            <w:szCs w:val="21"/>
            <w:rPrChange w:id="11899" w:author="David" w:date="2022-08-17T16:58:00Z">
              <w:rPr>
                <w:rFonts w:ascii="Times New Roman" w:hAnsi="Times New Roman"/>
                <w:sz w:val="24"/>
                <w:szCs w:val="24"/>
              </w:rPr>
            </w:rPrChange>
          </w:rPr>
          <w:t xml:space="preserve">Carl and girlfriend Uma had booked a table on booze cruise: a </w:t>
        </w:r>
      </w:ins>
      <w:ins w:id="11900" w:author="Britt Collins" w:date="2021-10-06T12:16:00Z">
        <w:r w:rsidR="008127D7" w:rsidRPr="00163DCF">
          <w:rPr>
            <w:szCs w:val="21"/>
            <w:rPrChange w:id="11901" w:author="David" w:date="2022-08-17T16:58:00Z">
              <w:rPr>
                <w:rFonts w:ascii="Times New Roman" w:hAnsi="Times New Roman"/>
                <w:sz w:val="24"/>
                <w:szCs w:val="24"/>
              </w:rPr>
            </w:rPrChange>
          </w:rPr>
          <w:t>three</w:t>
        </w:r>
      </w:ins>
      <w:ins w:id="11902" w:author="Britt Collins" w:date="2021-09-30T14:58:00Z">
        <w:r w:rsidRPr="00163DCF">
          <w:rPr>
            <w:szCs w:val="21"/>
            <w:rPrChange w:id="11903" w:author="David" w:date="2022-08-17T16:58:00Z">
              <w:rPr>
                <w:rFonts w:ascii="Times New Roman" w:hAnsi="Times New Roman"/>
                <w:sz w:val="24"/>
                <w:szCs w:val="24"/>
              </w:rPr>
            </w:rPrChange>
          </w:rPr>
          <w:t xml:space="preserve">-hour harbour cruise, complete with dinner, unlimited </w:t>
        </w:r>
        <w:proofErr w:type="gramStart"/>
        <w:r w:rsidRPr="00163DCF">
          <w:rPr>
            <w:szCs w:val="21"/>
            <w:rPrChange w:id="11904" w:author="David" w:date="2022-08-17T16:58:00Z">
              <w:rPr>
                <w:rFonts w:ascii="Times New Roman" w:hAnsi="Times New Roman"/>
                <w:sz w:val="24"/>
                <w:szCs w:val="24"/>
              </w:rPr>
            </w:rPrChange>
          </w:rPr>
          <w:t>drinks</w:t>
        </w:r>
        <w:proofErr w:type="gramEnd"/>
        <w:r w:rsidRPr="00163DCF">
          <w:rPr>
            <w:szCs w:val="21"/>
            <w:rPrChange w:id="11905" w:author="David" w:date="2022-08-17T16:58:00Z">
              <w:rPr>
                <w:rFonts w:ascii="Times New Roman" w:hAnsi="Times New Roman"/>
                <w:sz w:val="24"/>
                <w:szCs w:val="24"/>
              </w:rPr>
            </w:rPrChange>
          </w:rPr>
          <w:t xml:space="preserve"> and stage-show entertainment. The cruise would be departing from Darling Harbour on Saturday evening in early September. Carl asked if I was interested. I said yes, without looking into the details of the trip.</w:t>
        </w:r>
      </w:ins>
      <w:ins w:id="11906" w:author="Britt Collins" w:date="2021-10-06T12:17:00Z">
        <w:r w:rsidR="008127D7" w:rsidRPr="00163DCF">
          <w:rPr>
            <w:szCs w:val="21"/>
            <w:rPrChange w:id="11907" w:author="David" w:date="2022-08-17T16:58:00Z">
              <w:rPr>
                <w:rFonts w:ascii="Times New Roman" w:hAnsi="Times New Roman"/>
                <w:sz w:val="24"/>
                <w:szCs w:val="24"/>
              </w:rPr>
            </w:rPrChange>
          </w:rPr>
          <w:t xml:space="preserve"> </w:t>
        </w:r>
        <w:r w:rsidR="008127D7" w:rsidRPr="00163DCF">
          <w:rPr>
            <w:b/>
            <w:szCs w:val="21"/>
            <w:rPrChange w:id="11908" w:author="David" w:date="2022-08-17T16:58:00Z">
              <w:rPr>
                <w:rFonts w:ascii="Times New Roman" w:hAnsi="Times New Roman"/>
                <w:sz w:val="24"/>
                <w:szCs w:val="24"/>
              </w:rPr>
            </w:rPrChange>
          </w:rPr>
          <w:t xml:space="preserve">THIS IS CONFUSING. IN THE </w:t>
        </w:r>
      </w:ins>
      <w:ins w:id="11909" w:author="Britt Collins" w:date="2021-10-06T12:18:00Z">
        <w:r w:rsidR="008127D7" w:rsidRPr="00163DCF">
          <w:rPr>
            <w:b/>
            <w:szCs w:val="21"/>
            <w:rPrChange w:id="11910" w:author="David" w:date="2022-08-17T16:58:00Z">
              <w:rPr>
                <w:rFonts w:ascii="Times New Roman" w:hAnsi="Times New Roman"/>
                <w:sz w:val="24"/>
                <w:szCs w:val="24"/>
              </w:rPr>
            </w:rPrChange>
          </w:rPr>
          <w:t xml:space="preserve">OPENER YOU MENTION SENDING AN EMAIL TO MARK ONE DAY IN OCTOBER AND HOW WE’RE IN EARLY SEPTEMBER. </w:t>
        </w:r>
        <w:r w:rsidR="008127D7" w:rsidRPr="00163DCF">
          <w:rPr>
            <w:b/>
            <w:szCs w:val="21"/>
            <w:rPrChange w:id="11911" w:author="David" w:date="2022-08-17T16:58:00Z">
              <w:rPr>
                <w:rFonts w:ascii="Times New Roman" w:hAnsi="Times New Roman"/>
                <w:b/>
                <w:sz w:val="24"/>
                <w:szCs w:val="24"/>
              </w:rPr>
            </w:rPrChange>
          </w:rPr>
          <w:t>IF THIS IS A FLASHBACK OF A PREVIOUS EVENT YOU NEE</w:t>
        </w:r>
      </w:ins>
      <w:ins w:id="11912" w:author="Britt Collins" w:date="2021-10-06T12:19:00Z">
        <w:r w:rsidR="008127D7" w:rsidRPr="00163DCF">
          <w:rPr>
            <w:b/>
            <w:szCs w:val="21"/>
            <w:rPrChange w:id="11913" w:author="David" w:date="2022-08-17T16:58:00Z">
              <w:rPr>
                <w:rFonts w:ascii="Times New Roman" w:hAnsi="Times New Roman"/>
                <w:b/>
                <w:sz w:val="24"/>
                <w:szCs w:val="24"/>
              </w:rPr>
            </w:rPrChange>
          </w:rPr>
          <w:t xml:space="preserve">D TO CLARIFY. </w:t>
        </w:r>
      </w:ins>
      <w:ins w:id="11914" w:author="Britt Collins" w:date="2021-09-30T14:58:00Z">
        <w:r w:rsidRPr="00163DCF">
          <w:rPr>
            <w:szCs w:val="21"/>
            <w:rPrChange w:id="11915" w:author="David" w:date="2022-08-17T16:58:00Z">
              <w:rPr>
                <w:rFonts w:ascii="Times New Roman" w:hAnsi="Times New Roman"/>
                <w:sz w:val="24"/>
                <w:szCs w:val="24"/>
              </w:rPr>
            </w:rPrChange>
          </w:rPr>
          <w:t>I turned up to Darling Harbour at sunset. I was sober as a judge. I looked out and saw a hive of activity in the harbour. Boats as large as the public transport vessels, with a 400-</w:t>
        </w:r>
        <w:r w:rsidRPr="00163DCF">
          <w:rPr>
            <w:szCs w:val="21"/>
            <w:rPrChange w:id="11916" w:author="David" w:date="2022-08-17T16:58:00Z">
              <w:rPr>
                <w:rFonts w:ascii="Times New Roman" w:hAnsi="Times New Roman"/>
                <w:sz w:val="24"/>
                <w:szCs w:val="24"/>
              </w:rPr>
            </w:rPrChange>
          </w:rPr>
          <w:lastRenderedPageBreak/>
          <w:t xml:space="preserve">people capacity, began to depart, one by one. Each boat was full </w:t>
        </w:r>
        <w:proofErr w:type="gramStart"/>
        <w:r w:rsidRPr="00163DCF">
          <w:rPr>
            <w:szCs w:val="21"/>
            <w:rPrChange w:id="11917" w:author="David" w:date="2022-08-17T16:58:00Z">
              <w:rPr>
                <w:rFonts w:ascii="Times New Roman" w:hAnsi="Times New Roman"/>
                <w:sz w:val="24"/>
                <w:szCs w:val="24"/>
              </w:rPr>
            </w:rPrChange>
          </w:rPr>
          <w:t>with</w:t>
        </w:r>
        <w:proofErr w:type="gramEnd"/>
        <w:r w:rsidRPr="00163DCF">
          <w:rPr>
            <w:szCs w:val="21"/>
            <w:rPrChange w:id="11918" w:author="David" w:date="2022-08-17T16:58:00Z">
              <w:rPr>
                <w:rFonts w:ascii="Times New Roman" w:hAnsi="Times New Roman"/>
                <w:sz w:val="24"/>
                <w:szCs w:val="24"/>
              </w:rPr>
            </w:rPrChange>
          </w:rPr>
          <w:t xml:space="preserve"> party goers. I looked at my phone to find a photo of the vessel I was booked onto. The boat had a face only a mother could love. </w:t>
        </w:r>
      </w:ins>
      <w:ins w:id="11919" w:author="Britt Collins" w:date="2021-10-06T12:19:00Z">
        <w:r w:rsidR="008127D7" w:rsidRPr="00163DCF">
          <w:rPr>
            <w:b/>
            <w:szCs w:val="21"/>
            <w:rPrChange w:id="11920" w:author="David" w:date="2022-08-17T16:58:00Z">
              <w:rPr>
                <w:rFonts w:ascii="Times New Roman" w:hAnsi="Times New Roman"/>
                <w:sz w:val="24"/>
                <w:szCs w:val="24"/>
              </w:rPr>
            </w:rPrChange>
          </w:rPr>
          <w:t xml:space="preserve">THIS DOESN’T </w:t>
        </w:r>
      </w:ins>
      <w:ins w:id="11921" w:author="Britt Collins" w:date="2021-10-06T12:20:00Z">
        <w:r w:rsidR="008127D7" w:rsidRPr="00163DCF">
          <w:rPr>
            <w:b/>
            <w:szCs w:val="21"/>
            <w:rPrChange w:id="11922" w:author="David" w:date="2022-08-17T16:58:00Z">
              <w:rPr>
                <w:rFonts w:ascii="Times New Roman" w:hAnsi="Times New Roman"/>
                <w:b/>
                <w:sz w:val="24"/>
                <w:szCs w:val="24"/>
              </w:rPr>
            </w:rPrChange>
          </w:rPr>
          <w:t xml:space="preserve">PHRASE </w:t>
        </w:r>
      </w:ins>
      <w:ins w:id="11923" w:author="Britt Collins" w:date="2021-10-06T12:19:00Z">
        <w:r w:rsidR="008127D7" w:rsidRPr="00163DCF">
          <w:rPr>
            <w:b/>
            <w:szCs w:val="21"/>
            <w:rPrChange w:id="11924" w:author="David" w:date="2022-08-17T16:58:00Z">
              <w:rPr>
                <w:rFonts w:ascii="Times New Roman" w:hAnsi="Times New Roman"/>
                <w:sz w:val="24"/>
                <w:szCs w:val="24"/>
              </w:rPr>
            </w:rPrChange>
          </w:rPr>
          <w:t>WORK AS A METAPHOR</w:t>
        </w:r>
        <w:r w:rsidR="008127D7" w:rsidRPr="00163DCF">
          <w:rPr>
            <w:szCs w:val="21"/>
            <w:rPrChange w:id="11925" w:author="David" w:date="2022-08-17T16:58:00Z">
              <w:rPr>
                <w:rFonts w:ascii="Times New Roman" w:hAnsi="Times New Roman"/>
                <w:sz w:val="24"/>
                <w:szCs w:val="24"/>
              </w:rPr>
            </w:rPrChange>
          </w:rPr>
          <w:t xml:space="preserve">. </w:t>
        </w:r>
      </w:ins>
      <w:ins w:id="11926" w:author="Britt Collins" w:date="2021-10-06T12:21:00Z">
        <w:r w:rsidR="008127D7" w:rsidRPr="00163DCF">
          <w:rPr>
            <w:b/>
            <w:szCs w:val="21"/>
            <w:rPrChange w:id="11927" w:author="David" w:date="2022-08-17T16:58:00Z">
              <w:rPr>
                <w:rFonts w:ascii="Times New Roman" w:hAnsi="Times New Roman"/>
                <w:sz w:val="24"/>
                <w:szCs w:val="24"/>
              </w:rPr>
            </w:rPrChange>
          </w:rPr>
          <w:t>WHY IS IT A STRIK</w:t>
        </w:r>
      </w:ins>
      <w:ins w:id="11928" w:author="Britt Collins" w:date="2021-10-06T12:22:00Z">
        <w:r w:rsidR="008127D7" w:rsidRPr="00163DCF">
          <w:rPr>
            <w:b/>
            <w:szCs w:val="21"/>
            <w:rPrChange w:id="11929" w:author="David" w:date="2022-08-17T16:58:00Z">
              <w:rPr>
                <w:rFonts w:ascii="Times New Roman" w:hAnsi="Times New Roman"/>
                <w:sz w:val="24"/>
                <w:szCs w:val="24"/>
              </w:rPr>
            </w:rPrChange>
          </w:rPr>
          <w:t>INGLY UGLY RUNDOWN BOAT?</w:t>
        </w:r>
        <w:r w:rsidR="008127D7" w:rsidRPr="00163DCF">
          <w:rPr>
            <w:szCs w:val="21"/>
            <w:rPrChange w:id="11930" w:author="David" w:date="2022-08-17T16:58:00Z">
              <w:rPr>
                <w:rFonts w:ascii="Times New Roman" w:hAnsi="Times New Roman"/>
                <w:sz w:val="24"/>
                <w:szCs w:val="24"/>
              </w:rPr>
            </w:rPrChange>
          </w:rPr>
          <w:t xml:space="preserve"> </w:t>
        </w:r>
      </w:ins>
      <w:ins w:id="11931" w:author="Britt Collins" w:date="2021-09-30T14:58:00Z">
        <w:r w:rsidRPr="00163DCF">
          <w:rPr>
            <w:szCs w:val="21"/>
            <w:rPrChange w:id="11932" w:author="David" w:date="2022-08-17T16:58:00Z">
              <w:rPr>
                <w:rFonts w:ascii="Times New Roman" w:hAnsi="Times New Roman"/>
                <w:sz w:val="24"/>
                <w:szCs w:val="24"/>
              </w:rPr>
            </w:rPrChange>
          </w:rPr>
          <w:t xml:space="preserve">My attention was diverted from the queue of customers to the people walking around the harbour. </w:t>
        </w:r>
      </w:ins>
    </w:p>
    <w:p w14:paraId="6BB53A7C" w14:textId="09E13F85" w:rsidR="006F31F6" w:rsidRPr="00163DCF" w:rsidRDefault="008127D7">
      <w:pPr>
        <w:spacing w:line="276" w:lineRule="auto"/>
        <w:ind w:left="-15" w:right="15" w:firstLine="735"/>
        <w:rPr>
          <w:ins w:id="11933" w:author="Britt Collins" w:date="2021-09-30T14:58:00Z"/>
          <w:b/>
          <w:szCs w:val="21"/>
          <w:rPrChange w:id="11934" w:author="David" w:date="2022-08-17T16:58:00Z">
            <w:rPr>
              <w:ins w:id="11935" w:author="Britt Collins" w:date="2021-09-30T14:58:00Z"/>
              <w:rFonts w:ascii="Times New Roman" w:hAnsi="Times New Roman"/>
              <w:sz w:val="24"/>
              <w:szCs w:val="24"/>
            </w:rPr>
          </w:rPrChange>
        </w:rPr>
        <w:pPrChange w:id="11936" w:author="David" w:date="2022-08-17T17:01:00Z">
          <w:pPr>
            <w:spacing w:after="10"/>
            <w:ind w:left="-5" w:right="15"/>
          </w:pPr>
        </w:pPrChange>
      </w:pPr>
      <w:ins w:id="11937" w:author="Britt Collins" w:date="2021-10-06T12:22:00Z">
        <w:r w:rsidRPr="00163DCF">
          <w:rPr>
            <w:szCs w:val="21"/>
            <w:rPrChange w:id="11938" w:author="David" w:date="2022-08-17T16:58:00Z">
              <w:rPr>
                <w:rFonts w:ascii="Times New Roman" w:hAnsi="Times New Roman"/>
                <w:sz w:val="24"/>
                <w:szCs w:val="24"/>
              </w:rPr>
            </w:rPrChange>
          </w:rPr>
          <w:t>“</w:t>
        </w:r>
      </w:ins>
      <w:ins w:id="11939" w:author="Britt Collins" w:date="2021-09-30T14:58:00Z">
        <w:r w:rsidR="006F31F6" w:rsidRPr="00163DCF">
          <w:rPr>
            <w:szCs w:val="21"/>
            <w:rPrChange w:id="11940" w:author="David" w:date="2022-08-17T16:58:00Z">
              <w:rPr>
                <w:rFonts w:ascii="Times New Roman" w:hAnsi="Times New Roman"/>
                <w:sz w:val="24"/>
                <w:szCs w:val="24"/>
              </w:rPr>
            </w:rPrChange>
          </w:rPr>
          <w:t>Where are Carl and Uma?</w:t>
        </w:r>
      </w:ins>
      <w:ins w:id="11941" w:author="Britt Collins" w:date="2021-10-06T12:22:00Z">
        <w:r w:rsidRPr="00163DCF">
          <w:rPr>
            <w:szCs w:val="21"/>
            <w:rPrChange w:id="11942" w:author="David" w:date="2022-08-17T16:58:00Z">
              <w:rPr>
                <w:rFonts w:ascii="Times New Roman" w:hAnsi="Times New Roman"/>
                <w:sz w:val="24"/>
                <w:szCs w:val="24"/>
              </w:rPr>
            </w:rPrChange>
          </w:rPr>
          <w:t>”</w:t>
        </w:r>
      </w:ins>
      <w:ins w:id="11943" w:author="Britt Collins" w:date="2021-09-30T14:58:00Z">
        <w:r w:rsidR="006F31F6" w:rsidRPr="00163DCF">
          <w:rPr>
            <w:szCs w:val="21"/>
            <w:rPrChange w:id="11944" w:author="David" w:date="2022-08-17T16:58:00Z">
              <w:rPr>
                <w:rFonts w:ascii="Times New Roman" w:hAnsi="Times New Roman"/>
                <w:sz w:val="24"/>
                <w:szCs w:val="24"/>
              </w:rPr>
            </w:rPrChange>
          </w:rPr>
          <w:t xml:space="preserve"> I </w:t>
        </w:r>
      </w:ins>
      <w:ins w:id="11945" w:author="Britt Collins" w:date="2021-10-06T12:22:00Z">
        <w:r w:rsidRPr="00163DCF">
          <w:rPr>
            <w:szCs w:val="21"/>
            <w:rPrChange w:id="11946" w:author="David" w:date="2022-08-17T16:58:00Z">
              <w:rPr>
                <w:rFonts w:ascii="Times New Roman" w:hAnsi="Times New Roman"/>
                <w:sz w:val="24"/>
                <w:szCs w:val="24"/>
              </w:rPr>
            </w:rPrChange>
          </w:rPr>
          <w:t>mumble</w:t>
        </w:r>
      </w:ins>
      <w:ins w:id="11947" w:author="Britt Collins" w:date="2021-09-30T14:58:00Z">
        <w:r w:rsidR="006F31F6" w:rsidRPr="00163DCF">
          <w:rPr>
            <w:szCs w:val="21"/>
            <w:rPrChange w:id="11948" w:author="David" w:date="2022-08-17T16:58:00Z">
              <w:rPr>
                <w:rFonts w:ascii="Times New Roman" w:hAnsi="Times New Roman"/>
                <w:sz w:val="24"/>
                <w:szCs w:val="24"/>
              </w:rPr>
            </w:rPrChange>
          </w:rPr>
          <w:t>d under my breath</w:t>
        </w:r>
      </w:ins>
      <w:ins w:id="11949" w:author="Britt Collins" w:date="2021-10-06T12:22:00Z">
        <w:r w:rsidRPr="00163DCF">
          <w:rPr>
            <w:szCs w:val="21"/>
            <w:rPrChange w:id="11950" w:author="David" w:date="2022-08-17T16:58:00Z">
              <w:rPr>
                <w:rFonts w:ascii="Times New Roman" w:hAnsi="Times New Roman"/>
                <w:sz w:val="24"/>
                <w:szCs w:val="24"/>
              </w:rPr>
            </w:rPrChange>
          </w:rPr>
          <w:t>,</w:t>
        </w:r>
      </w:ins>
      <w:ins w:id="11951" w:author="Britt Collins" w:date="2021-09-30T14:58:00Z">
        <w:r w:rsidR="006F31F6" w:rsidRPr="00163DCF">
          <w:rPr>
            <w:szCs w:val="21"/>
            <w:rPrChange w:id="11952" w:author="David" w:date="2022-08-17T16:58:00Z">
              <w:rPr>
                <w:rFonts w:ascii="Times New Roman" w:hAnsi="Times New Roman"/>
                <w:sz w:val="24"/>
                <w:szCs w:val="24"/>
              </w:rPr>
            </w:rPrChange>
          </w:rPr>
          <w:t xml:space="preserve"> scan</w:t>
        </w:r>
      </w:ins>
      <w:ins w:id="11953" w:author="Britt Collins" w:date="2021-10-06T12:22:00Z">
        <w:r w:rsidRPr="00163DCF">
          <w:rPr>
            <w:szCs w:val="21"/>
            <w:rPrChange w:id="11954" w:author="David" w:date="2022-08-17T16:58:00Z">
              <w:rPr>
                <w:rFonts w:ascii="Times New Roman" w:hAnsi="Times New Roman"/>
                <w:sz w:val="24"/>
                <w:szCs w:val="24"/>
              </w:rPr>
            </w:rPrChange>
          </w:rPr>
          <w:t>ning around</w:t>
        </w:r>
      </w:ins>
      <w:ins w:id="11955" w:author="Britt Collins" w:date="2021-09-30T14:58:00Z">
        <w:r w:rsidR="006F31F6" w:rsidRPr="00163DCF">
          <w:rPr>
            <w:szCs w:val="21"/>
            <w:rPrChange w:id="11956" w:author="David" w:date="2022-08-17T16:58:00Z">
              <w:rPr>
                <w:rFonts w:ascii="Times New Roman" w:hAnsi="Times New Roman"/>
                <w:sz w:val="24"/>
                <w:szCs w:val="24"/>
              </w:rPr>
            </w:rPrChange>
          </w:rPr>
          <w:t>. It took me a few seconds to pick them out from the crowd</w:t>
        </w:r>
      </w:ins>
      <w:ins w:id="11957" w:author="Britt Collins" w:date="2021-10-06T12:22:00Z">
        <w:r w:rsidRPr="00163DCF">
          <w:rPr>
            <w:szCs w:val="21"/>
            <w:rPrChange w:id="11958" w:author="David" w:date="2022-08-17T16:58:00Z">
              <w:rPr>
                <w:rFonts w:ascii="Times New Roman" w:hAnsi="Times New Roman"/>
                <w:sz w:val="24"/>
                <w:szCs w:val="24"/>
              </w:rPr>
            </w:rPrChange>
          </w:rPr>
          <w:t xml:space="preserve"> as they</w:t>
        </w:r>
      </w:ins>
      <w:ins w:id="11959" w:author="Britt Collins" w:date="2021-09-30T14:58:00Z">
        <w:r w:rsidR="006F31F6" w:rsidRPr="00163DCF">
          <w:rPr>
            <w:szCs w:val="21"/>
            <w:rPrChange w:id="11960" w:author="David" w:date="2022-08-17T16:58:00Z">
              <w:rPr>
                <w:rFonts w:ascii="Times New Roman" w:hAnsi="Times New Roman"/>
                <w:sz w:val="24"/>
                <w:szCs w:val="24"/>
              </w:rPr>
            </w:rPrChange>
          </w:rPr>
          <w:t xml:space="preserve"> </w:t>
        </w:r>
      </w:ins>
      <w:ins w:id="11961" w:author="Britt Collins" w:date="2021-10-06T12:22:00Z">
        <w:r w:rsidRPr="00163DCF">
          <w:rPr>
            <w:szCs w:val="21"/>
            <w:rPrChange w:id="11962" w:author="David" w:date="2022-08-17T16:58:00Z">
              <w:rPr>
                <w:rFonts w:ascii="Times New Roman" w:hAnsi="Times New Roman"/>
                <w:sz w:val="24"/>
                <w:szCs w:val="24"/>
              </w:rPr>
            </w:rPrChange>
          </w:rPr>
          <w:t>strod</w:t>
        </w:r>
      </w:ins>
      <w:ins w:id="11963" w:author="Britt Collins" w:date="2021-10-06T12:23:00Z">
        <w:r w:rsidRPr="00163DCF">
          <w:rPr>
            <w:szCs w:val="21"/>
            <w:rPrChange w:id="11964" w:author="David" w:date="2022-08-17T16:58:00Z">
              <w:rPr>
                <w:rFonts w:ascii="Times New Roman" w:hAnsi="Times New Roman"/>
                <w:sz w:val="24"/>
                <w:szCs w:val="24"/>
              </w:rPr>
            </w:rPrChange>
          </w:rPr>
          <w:t>e</w:t>
        </w:r>
      </w:ins>
      <w:ins w:id="11965" w:author="Britt Collins" w:date="2021-09-30T14:58:00Z">
        <w:r w:rsidR="006F31F6" w:rsidRPr="00163DCF">
          <w:rPr>
            <w:szCs w:val="21"/>
            <w:rPrChange w:id="11966" w:author="David" w:date="2022-08-17T16:58:00Z">
              <w:rPr>
                <w:rFonts w:ascii="Times New Roman" w:hAnsi="Times New Roman"/>
                <w:sz w:val="24"/>
                <w:szCs w:val="24"/>
              </w:rPr>
            </w:rPrChange>
          </w:rPr>
          <w:t xml:space="preserve"> languidly in my direction. Uma forced a smile and Carl looked at me with an air of disgust. </w:t>
        </w:r>
      </w:ins>
      <w:ins w:id="11967" w:author="Britt Collins" w:date="2021-10-06T12:23:00Z">
        <w:r w:rsidRPr="00163DCF">
          <w:rPr>
            <w:szCs w:val="21"/>
            <w:rPrChange w:id="11968" w:author="David" w:date="2022-08-17T16:58:00Z">
              <w:rPr>
                <w:rFonts w:ascii="Times New Roman" w:hAnsi="Times New Roman"/>
                <w:sz w:val="24"/>
                <w:szCs w:val="24"/>
              </w:rPr>
            </w:rPrChange>
          </w:rPr>
          <w:t>“</w:t>
        </w:r>
      </w:ins>
      <w:ins w:id="11969" w:author="Britt Collins" w:date="2021-09-30T14:58:00Z">
        <w:r w:rsidR="006F31F6" w:rsidRPr="00163DCF">
          <w:rPr>
            <w:szCs w:val="21"/>
            <w:rPrChange w:id="11970" w:author="David" w:date="2022-08-17T16:58:00Z">
              <w:rPr>
                <w:rFonts w:ascii="Times New Roman" w:hAnsi="Times New Roman"/>
                <w:sz w:val="24"/>
                <w:szCs w:val="24"/>
              </w:rPr>
            </w:rPrChange>
          </w:rPr>
          <w:t>Hello dickhead,</w:t>
        </w:r>
      </w:ins>
      <w:ins w:id="11971" w:author="Britt Collins" w:date="2021-10-06T12:23:00Z">
        <w:r w:rsidRPr="00163DCF">
          <w:rPr>
            <w:szCs w:val="21"/>
            <w:rPrChange w:id="11972" w:author="David" w:date="2022-08-17T16:58:00Z">
              <w:rPr>
                <w:rFonts w:ascii="Times New Roman" w:hAnsi="Times New Roman"/>
                <w:sz w:val="24"/>
                <w:szCs w:val="24"/>
              </w:rPr>
            </w:rPrChange>
          </w:rPr>
          <w:t>”</w:t>
        </w:r>
      </w:ins>
      <w:ins w:id="11973" w:author="Britt Collins" w:date="2021-09-30T14:58:00Z">
        <w:r w:rsidR="006F31F6" w:rsidRPr="00163DCF">
          <w:rPr>
            <w:szCs w:val="21"/>
            <w:rPrChange w:id="11974" w:author="David" w:date="2022-08-17T16:58:00Z">
              <w:rPr>
                <w:rFonts w:ascii="Times New Roman" w:hAnsi="Times New Roman"/>
                <w:sz w:val="24"/>
                <w:szCs w:val="24"/>
              </w:rPr>
            </w:rPrChange>
          </w:rPr>
          <w:t xml:space="preserve"> he said.</w:t>
        </w:r>
      </w:ins>
    </w:p>
    <w:p w14:paraId="6483524C" w14:textId="77777777" w:rsidR="008127D7" w:rsidRPr="00163DCF" w:rsidRDefault="008127D7">
      <w:pPr>
        <w:spacing w:line="276" w:lineRule="auto"/>
        <w:ind w:left="-5" w:right="15" w:firstLine="725"/>
        <w:rPr>
          <w:ins w:id="11975" w:author="Britt Collins" w:date="2021-10-06T12:24:00Z"/>
          <w:szCs w:val="21"/>
          <w:rPrChange w:id="11976" w:author="David" w:date="2022-08-17T16:58:00Z">
            <w:rPr>
              <w:ins w:id="11977" w:author="Britt Collins" w:date="2021-10-06T12:24:00Z"/>
              <w:rFonts w:ascii="Times New Roman" w:hAnsi="Times New Roman"/>
              <w:sz w:val="24"/>
              <w:szCs w:val="24"/>
            </w:rPr>
          </w:rPrChange>
        </w:rPr>
        <w:pPrChange w:id="11978" w:author="David" w:date="2022-08-17T17:01:00Z">
          <w:pPr>
            <w:spacing w:line="480" w:lineRule="auto"/>
            <w:ind w:left="-5" w:right="15" w:firstLine="725"/>
          </w:pPr>
        </w:pPrChange>
      </w:pPr>
      <w:ins w:id="11979" w:author="Britt Collins" w:date="2021-10-06T12:23:00Z">
        <w:r w:rsidRPr="00163DCF">
          <w:rPr>
            <w:szCs w:val="21"/>
            <w:rPrChange w:id="11980" w:author="David" w:date="2022-08-17T16:58:00Z">
              <w:rPr>
                <w:rFonts w:ascii="Times New Roman" w:hAnsi="Times New Roman"/>
                <w:sz w:val="24"/>
                <w:szCs w:val="24"/>
              </w:rPr>
            </w:rPrChange>
          </w:rPr>
          <w:t>B</w:t>
        </w:r>
      </w:ins>
      <w:ins w:id="11981" w:author="Britt Collins" w:date="2021-09-30T14:58:00Z">
        <w:r w:rsidR="006F31F6" w:rsidRPr="00163DCF">
          <w:rPr>
            <w:szCs w:val="21"/>
            <w:rPrChange w:id="11982" w:author="David" w:date="2022-08-17T16:58:00Z">
              <w:rPr>
                <w:rFonts w:ascii="Times New Roman" w:hAnsi="Times New Roman"/>
                <w:sz w:val="24"/>
                <w:szCs w:val="24"/>
              </w:rPr>
            </w:rPrChange>
          </w:rPr>
          <w:t xml:space="preserve">y this stage in our </w:t>
        </w:r>
        <w:proofErr w:type="gramStart"/>
        <w:r w:rsidR="006F31F6" w:rsidRPr="00163DCF">
          <w:rPr>
            <w:szCs w:val="21"/>
            <w:rPrChange w:id="11983" w:author="David" w:date="2022-08-17T16:58:00Z">
              <w:rPr>
                <w:rFonts w:ascii="Times New Roman" w:hAnsi="Times New Roman"/>
                <w:sz w:val="24"/>
                <w:szCs w:val="24"/>
              </w:rPr>
            </w:rPrChange>
          </w:rPr>
          <w:t>friendship</w:t>
        </w:r>
        <w:proofErr w:type="gramEnd"/>
        <w:r w:rsidR="006F31F6" w:rsidRPr="00163DCF">
          <w:rPr>
            <w:szCs w:val="21"/>
            <w:rPrChange w:id="11984" w:author="David" w:date="2022-08-17T16:58:00Z">
              <w:rPr>
                <w:rFonts w:ascii="Times New Roman" w:hAnsi="Times New Roman"/>
                <w:sz w:val="24"/>
                <w:szCs w:val="24"/>
              </w:rPr>
            </w:rPrChange>
          </w:rPr>
          <w:t xml:space="preserve"> I was</w:t>
        </w:r>
      </w:ins>
      <w:ins w:id="11985" w:author="Britt Collins" w:date="2021-10-06T12:23:00Z">
        <w:r w:rsidRPr="00163DCF">
          <w:rPr>
            <w:szCs w:val="21"/>
            <w:rPrChange w:id="11986" w:author="David" w:date="2022-08-17T16:58:00Z">
              <w:rPr>
                <w:rFonts w:ascii="Times New Roman" w:hAnsi="Times New Roman"/>
                <w:sz w:val="24"/>
                <w:szCs w:val="24"/>
              </w:rPr>
            </w:rPrChange>
          </w:rPr>
          <w:t>n’t bothered by</w:t>
        </w:r>
      </w:ins>
      <w:ins w:id="11987" w:author="Britt Collins" w:date="2021-09-30T14:58:00Z">
        <w:r w:rsidR="006F31F6" w:rsidRPr="00163DCF">
          <w:rPr>
            <w:szCs w:val="21"/>
            <w:rPrChange w:id="11988" w:author="David" w:date="2022-08-17T16:58:00Z">
              <w:rPr>
                <w:rFonts w:ascii="Times New Roman" w:hAnsi="Times New Roman"/>
                <w:sz w:val="24"/>
                <w:szCs w:val="24"/>
              </w:rPr>
            </w:rPrChange>
          </w:rPr>
          <w:t xml:space="preserve"> his putdowns. I knew he cared. A grin and a hello </w:t>
        </w:r>
        <w:proofErr w:type="gramStart"/>
        <w:r w:rsidR="006F31F6" w:rsidRPr="00163DCF">
          <w:rPr>
            <w:szCs w:val="21"/>
            <w:rPrChange w:id="11989" w:author="David" w:date="2022-08-17T16:58:00Z">
              <w:rPr>
                <w:rFonts w:ascii="Times New Roman" w:hAnsi="Times New Roman"/>
                <w:sz w:val="24"/>
                <w:szCs w:val="24"/>
              </w:rPr>
            </w:rPrChange>
          </w:rPr>
          <w:t>was</w:t>
        </w:r>
        <w:proofErr w:type="gramEnd"/>
        <w:r w:rsidR="006F31F6" w:rsidRPr="00163DCF">
          <w:rPr>
            <w:szCs w:val="21"/>
            <w:rPrChange w:id="11990" w:author="David" w:date="2022-08-17T16:58:00Z">
              <w:rPr>
                <w:rFonts w:ascii="Times New Roman" w:hAnsi="Times New Roman"/>
                <w:sz w:val="24"/>
                <w:szCs w:val="24"/>
              </w:rPr>
            </w:rPrChange>
          </w:rPr>
          <w:t xml:space="preserve"> as good as I could muster. </w:t>
        </w:r>
      </w:ins>
    </w:p>
    <w:p w14:paraId="631B96A7" w14:textId="77777777" w:rsidR="008127D7" w:rsidRPr="00163DCF" w:rsidRDefault="008127D7">
      <w:pPr>
        <w:spacing w:line="276" w:lineRule="auto"/>
        <w:ind w:left="-5" w:right="15" w:firstLine="725"/>
        <w:rPr>
          <w:ins w:id="11991" w:author="Britt Collins" w:date="2021-10-06T12:24:00Z"/>
          <w:szCs w:val="21"/>
          <w:rPrChange w:id="11992" w:author="David" w:date="2022-08-17T16:58:00Z">
            <w:rPr>
              <w:ins w:id="11993" w:author="Britt Collins" w:date="2021-10-06T12:24:00Z"/>
              <w:rFonts w:ascii="Times New Roman" w:hAnsi="Times New Roman"/>
              <w:sz w:val="24"/>
              <w:szCs w:val="24"/>
            </w:rPr>
          </w:rPrChange>
        </w:rPr>
        <w:pPrChange w:id="11994" w:author="David" w:date="2022-08-17T17:01:00Z">
          <w:pPr>
            <w:spacing w:line="480" w:lineRule="auto"/>
            <w:ind w:left="-5" w:right="15" w:firstLine="725"/>
          </w:pPr>
        </w:pPrChange>
      </w:pPr>
      <w:ins w:id="11995" w:author="Britt Collins" w:date="2021-10-06T12:24:00Z">
        <w:r w:rsidRPr="00163DCF">
          <w:rPr>
            <w:szCs w:val="21"/>
            <w:rPrChange w:id="11996" w:author="David" w:date="2022-08-17T16:58:00Z">
              <w:rPr>
                <w:rFonts w:ascii="Times New Roman" w:hAnsi="Times New Roman"/>
                <w:sz w:val="24"/>
                <w:szCs w:val="24"/>
              </w:rPr>
            </w:rPrChange>
          </w:rPr>
          <w:t>“</w:t>
        </w:r>
      </w:ins>
      <w:ins w:id="11997" w:author="Britt Collins" w:date="2021-09-30T14:58:00Z">
        <w:r w:rsidR="006F31F6" w:rsidRPr="00163DCF">
          <w:rPr>
            <w:szCs w:val="21"/>
            <w:rPrChange w:id="11998" w:author="David" w:date="2022-08-17T16:58:00Z">
              <w:rPr>
                <w:rFonts w:ascii="Times New Roman" w:hAnsi="Times New Roman"/>
                <w:sz w:val="24"/>
                <w:szCs w:val="24"/>
              </w:rPr>
            </w:rPrChange>
          </w:rPr>
          <w:t>Who else was coming along?</w:t>
        </w:r>
      </w:ins>
      <w:ins w:id="11999" w:author="Britt Collins" w:date="2021-10-06T12:24:00Z">
        <w:r w:rsidRPr="00163DCF">
          <w:rPr>
            <w:szCs w:val="21"/>
            <w:rPrChange w:id="12000" w:author="David" w:date="2022-08-17T16:58:00Z">
              <w:rPr>
                <w:rFonts w:ascii="Times New Roman" w:hAnsi="Times New Roman"/>
                <w:sz w:val="24"/>
                <w:szCs w:val="24"/>
              </w:rPr>
            </w:rPrChange>
          </w:rPr>
          <w:t>”</w:t>
        </w:r>
      </w:ins>
      <w:ins w:id="12001" w:author="Britt Collins" w:date="2021-09-30T14:58:00Z">
        <w:r w:rsidR="006F31F6" w:rsidRPr="00163DCF">
          <w:rPr>
            <w:szCs w:val="21"/>
            <w:rPrChange w:id="12002" w:author="David" w:date="2022-08-17T16:58:00Z">
              <w:rPr>
                <w:rFonts w:ascii="Times New Roman" w:hAnsi="Times New Roman"/>
                <w:sz w:val="24"/>
                <w:szCs w:val="24"/>
              </w:rPr>
            </w:rPrChange>
          </w:rPr>
          <w:t xml:space="preserve"> I asked. Unfortunately, out of the group of nearly 20 </w:t>
        </w:r>
      </w:ins>
      <w:ins w:id="12003" w:author="Britt Collins" w:date="2021-10-06T12:24:00Z">
        <w:r w:rsidRPr="00163DCF">
          <w:rPr>
            <w:szCs w:val="21"/>
            <w:rPrChange w:id="12004" w:author="David" w:date="2022-08-17T16:58:00Z">
              <w:rPr>
                <w:rFonts w:ascii="Times New Roman" w:hAnsi="Times New Roman"/>
                <w:sz w:val="24"/>
                <w:szCs w:val="24"/>
              </w:rPr>
            </w:rPrChange>
          </w:rPr>
          <w:t>e</w:t>
        </w:r>
      </w:ins>
      <w:ins w:id="12005" w:author="Britt Collins" w:date="2021-09-30T14:58:00Z">
        <w:r w:rsidR="006F31F6" w:rsidRPr="00163DCF">
          <w:rPr>
            <w:szCs w:val="21"/>
            <w:rPrChange w:id="12006" w:author="David" w:date="2022-08-17T16:58:00Z">
              <w:rPr>
                <w:rFonts w:ascii="Times New Roman" w:hAnsi="Times New Roman"/>
                <w:sz w:val="24"/>
                <w:szCs w:val="24"/>
              </w:rPr>
            </w:rPrChange>
          </w:rPr>
          <w:t xml:space="preserve">x-pats, only </w:t>
        </w:r>
      </w:ins>
      <w:ins w:id="12007" w:author="Britt Collins" w:date="2021-10-06T12:24:00Z">
        <w:r w:rsidRPr="00163DCF">
          <w:rPr>
            <w:szCs w:val="21"/>
            <w:rPrChange w:id="12008" w:author="David" w:date="2022-08-17T16:58:00Z">
              <w:rPr>
                <w:rFonts w:ascii="Times New Roman" w:hAnsi="Times New Roman"/>
                <w:sz w:val="24"/>
                <w:szCs w:val="24"/>
              </w:rPr>
            </w:rPrChange>
          </w:rPr>
          <w:t>three</w:t>
        </w:r>
      </w:ins>
      <w:ins w:id="12009" w:author="Britt Collins" w:date="2021-09-30T14:58:00Z">
        <w:r w:rsidR="006F31F6" w:rsidRPr="00163DCF">
          <w:rPr>
            <w:szCs w:val="21"/>
            <w:rPrChange w:id="12010" w:author="David" w:date="2022-08-17T16:58:00Z">
              <w:rPr>
                <w:rFonts w:ascii="Times New Roman" w:hAnsi="Times New Roman"/>
                <w:sz w:val="24"/>
                <w:szCs w:val="24"/>
              </w:rPr>
            </w:rPrChange>
          </w:rPr>
          <w:t xml:space="preserve"> of us thought this was a good idea. </w:t>
        </w:r>
      </w:ins>
    </w:p>
    <w:p w14:paraId="439A0FBF" w14:textId="05E3D8D4" w:rsidR="006F31F6" w:rsidRPr="00163DCF" w:rsidRDefault="006F31F6">
      <w:pPr>
        <w:spacing w:line="276" w:lineRule="auto"/>
        <w:ind w:left="-5" w:right="15" w:firstLine="725"/>
        <w:rPr>
          <w:ins w:id="12011" w:author="Britt Collins" w:date="2021-09-30T14:58:00Z"/>
          <w:szCs w:val="21"/>
          <w:rPrChange w:id="12012" w:author="David" w:date="2022-08-17T16:58:00Z">
            <w:rPr>
              <w:ins w:id="12013" w:author="Britt Collins" w:date="2021-09-30T14:58:00Z"/>
              <w:rFonts w:ascii="Times New Roman" w:hAnsi="Times New Roman"/>
              <w:sz w:val="24"/>
              <w:szCs w:val="24"/>
            </w:rPr>
          </w:rPrChange>
        </w:rPr>
        <w:pPrChange w:id="12014" w:author="David" w:date="2022-08-17T17:01:00Z">
          <w:pPr>
            <w:ind w:left="-5" w:right="15"/>
          </w:pPr>
        </w:pPrChange>
      </w:pPr>
      <w:ins w:id="12015" w:author="Britt Collins" w:date="2021-09-30T14:58:00Z">
        <w:r w:rsidRPr="00163DCF">
          <w:rPr>
            <w:szCs w:val="21"/>
            <w:rPrChange w:id="12016" w:author="David" w:date="2022-08-17T16:58:00Z">
              <w:rPr>
                <w:rFonts w:ascii="Times New Roman" w:hAnsi="Times New Roman"/>
                <w:sz w:val="24"/>
                <w:szCs w:val="24"/>
              </w:rPr>
            </w:rPrChange>
          </w:rPr>
          <w:t xml:space="preserve">There was a flicker of staff movement on our </w:t>
        </w:r>
        <w:proofErr w:type="spellStart"/>
        <w:r w:rsidRPr="00163DCF">
          <w:rPr>
            <w:szCs w:val="21"/>
            <w:rPrChange w:id="12017" w:author="David" w:date="2022-08-17T16:58:00Z">
              <w:rPr>
                <w:rFonts w:ascii="Times New Roman" w:hAnsi="Times New Roman"/>
                <w:sz w:val="24"/>
                <w:szCs w:val="24"/>
              </w:rPr>
            </w:rPrChange>
          </w:rPr>
          <w:t>fugly</w:t>
        </w:r>
        <w:proofErr w:type="spellEnd"/>
        <w:r w:rsidRPr="00163DCF">
          <w:rPr>
            <w:szCs w:val="21"/>
            <w:rPrChange w:id="12018" w:author="David" w:date="2022-08-17T16:58:00Z">
              <w:rPr>
                <w:rFonts w:ascii="Times New Roman" w:hAnsi="Times New Roman"/>
                <w:sz w:val="24"/>
                <w:szCs w:val="24"/>
              </w:rPr>
            </w:rPrChange>
          </w:rPr>
          <w:t xml:space="preserve"> boat. Onboarding was to begin as the </w:t>
        </w:r>
        <w:proofErr w:type="gramStart"/>
        <w:r w:rsidRPr="00163DCF">
          <w:rPr>
            <w:szCs w:val="21"/>
            <w:rPrChange w:id="12019" w:author="David" w:date="2022-08-17T16:58:00Z">
              <w:rPr>
                <w:rFonts w:ascii="Times New Roman" w:hAnsi="Times New Roman"/>
                <w:sz w:val="24"/>
                <w:szCs w:val="24"/>
              </w:rPr>
            </w:rPrChange>
          </w:rPr>
          <w:t>gang-way</w:t>
        </w:r>
        <w:proofErr w:type="gramEnd"/>
        <w:r w:rsidRPr="00163DCF">
          <w:rPr>
            <w:szCs w:val="21"/>
            <w:rPrChange w:id="12020" w:author="David" w:date="2022-08-17T16:58:00Z">
              <w:rPr>
                <w:rFonts w:ascii="Times New Roman" w:hAnsi="Times New Roman"/>
                <w:sz w:val="24"/>
                <w:szCs w:val="24"/>
              </w:rPr>
            </w:rPrChange>
          </w:rPr>
          <w:t xml:space="preserve"> was lowered. The queue consisted of couples. I was only singleton. A member of staff checked our tickets as we embarked. Another looked at our ticket and directed us to our assigned tables. My small table for one was located to the rear of the first-floor balcony. Uma and Carl were assigned a large table towards the front. I waved enthusiastically. Carl lifted his head, Uma beamed, as they both sat down. I was distracted briefly as a waiter placed a bottle of red and white wine on my table. A special all</w:t>
        </w:r>
      </w:ins>
      <w:ins w:id="12021" w:author="Britt Collins" w:date="2021-10-06T12:25:00Z">
        <w:r w:rsidR="008127D7" w:rsidRPr="00163DCF">
          <w:rPr>
            <w:szCs w:val="21"/>
            <w:rPrChange w:id="12022" w:author="David" w:date="2022-08-17T16:58:00Z">
              <w:rPr>
                <w:rFonts w:ascii="Times New Roman" w:hAnsi="Times New Roman"/>
                <w:sz w:val="24"/>
                <w:szCs w:val="24"/>
              </w:rPr>
            </w:rPrChange>
          </w:rPr>
          <w:t>-</w:t>
        </w:r>
      </w:ins>
      <w:ins w:id="12023" w:author="Britt Collins" w:date="2021-09-30T14:58:00Z">
        <w:r w:rsidRPr="00163DCF">
          <w:rPr>
            <w:szCs w:val="21"/>
            <w:rPrChange w:id="12024" w:author="David" w:date="2022-08-17T16:58:00Z">
              <w:rPr>
                <w:rFonts w:ascii="Times New Roman" w:hAnsi="Times New Roman"/>
                <w:sz w:val="24"/>
                <w:szCs w:val="24"/>
              </w:rPr>
            </w:rPrChange>
          </w:rPr>
          <w:t>you</w:t>
        </w:r>
      </w:ins>
      <w:ins w:id="12025" w:author="Britt Collins" w:date="2021-10-06T12:25:00Z">
        <w:r w:rsidR="008127D7" w:rsidRPr="00163DCF">
          <w:rPr>
            <w:szCs w:val="21"/>
            <w:rPrChange w:id="12026" w:author="David" w:date="2022-08-17T16:58:00Z">
              <w:rPr>
                <w:rFonts w:ascii="Times New Roman" w:hAnsi="Times New Roman"/>
                <w:sz w:val="24"/>
                <w:szCs w:val="24"/>
              </w:rPr>
            </w:rPrChange>
          </w:rPr>
          <w:t>-</w:t>
        </w:r>
      </w:ins>
      <w:ins w:id="12027" w:author="Britt Collins" w:date="2021-09-30T14:58:00Z">
        <w:r w:rsidRPr="00163DCF">
          <w:rPr>
            <w:szCs w:val="21"/>
            <w:rPrChange w:id="12028" w:author="David" w:date="2022-08-17T16:58:00Z">
              <w:rPr>
                <w:rFonts w:ascii="Times New Roman" w:hAnsi="Times New Roman"/>
                <w:sz w:val="24"/>
                <w:szCs w:val="24"/>
              </w:rPr>
            </w:rPrChange>
          </w:rPr>
          <w:t>can</w:t>
        </w:r>
      </w:ins>
      <w:ins w:id="12029" w:author="Britt Collins" w:date="2021-10-06T12:25:00Z">
        <w:r w:rsidR="008127D7" w:rsidRPr="00163DCF">
          <w:rPr>
            <w:szCs w:val="21"/>
            <w:rPrChange w:id="12030" w:author="David" w:date="2022-08-17T16:58:00Z">
              <w:rPr>
                <w:rFonts w:ascii="Times New Roman" w:hAnsi="Times New Roman"/>
                <w:sz w:val="24"/>
                <w:szCs w:val="24"/>
              </w:rPr>
            </w:rPrChange>
          </w:rPr>
          <w:t>-</w:t>
        </w:r>
      </w:ins>
      <w:ins w:id="12031" w:author="Britt Collins" w:date="2021-09-30T14:58:00Z">
        <w:r w:rsidRPr="00163DCF">
          <w:rPr>
            <w:szCs w:val="21"/>
            <w:rPrChange w:id="12032" w:author="David" w:date="2022-08-17T16:58:00Z">
              <w:rPr>
                <w:rFonts w:ascii="Times New Roman" w:hAnsi="Times New Roman"/>
                <w:sz w:val="24"/>
                <w:szCs w:val="24"/>
              </w:rPr>
            </w:rPrChange>
          </w:rPr>
          <w:t xml:space="preserve">drink menu </w:t>
        </w:r>
      </w:ins>
      <w:ins w:id="12033" w:author="Britt Collins" w:date="2021-10-06T12:25:00Z">
        <w:r w:rsidR="008127D7" w:rsidRPr="00163DCF">
          <w:rPr>
            <w:szCs w:val="21"/>
            <w:rPrChange w:id="12034" w:author="David" w:date="2022-08-17T16:58:00Z">
              <w:rPr>
                <w:rFonts w:ascii="Times New Roman" w:hAnsi="Times New Roman"/>
                <w:sz w:val="24"/>
                <w:szCs w:val="24"/>
              </w:rPr>
            </w:rPrChange>
          </w:rPr>
          <w:t xml:space="preserve">was </w:t>
        </w:r>
      </w:ins>
      <w:ins w:id="12035" w:author="Britt Collins" w:date="2021-10-06T12:26:00Z">
        <w:r w:rsidR="008127D7" w:rsidRPr="00163DCF">
          <w:rPr>
            <w:szCs w:val="21"/>
            <w:rPrChange w:id="12036" w:author="David" w:date="2022-08-17T16:58:00Z">
              <w:rPr>
                <w:rFonts w:ascii="Times New Roman" w:hAnsi="Times New Roman"/>
                <w:sz w:val="24"/>
                <w:szCs w:val="24"/>
              </w:rPr>
            </w:rPrChange>
          </w:rPr>
          <w:t xml:space="preserve">thrust </w:t>
        </w:r>
      </w:ins>
      <w:ins w:id="12037" w:author="Britt Collins" w:date="2021-09-30T14:58:00Z">
        <w:r w:rsidRPr="00163DCF">
          <w:rPr>
            <w:szCs w:val="21"/>
            <w:rPrChange w:id="12038" w:author="David" w:date="2022-08-17T16:58:00Z">
              <w:rPr>
                <w:rFonts w:ascii="Times New Roman" w:hAnsi="Times New Roman"/>
                <w:sz w:val="24"/>
                <w:szCs w:val="24"/>
              </w:rPr>
            </w:rPrChange>
          </w:rPr>
          <w:t>in front of me</w:t>
        </w:r>
      </w:ins>
      <w:ins w:id="12039" w:author="Britt Collins" w:date="2021-10-06T12:26:00Z">
        <w:r w:rsidR="00021706" w:rsidRPr="00163DCF">
          <w:rPr>
            <w:szCs w:val="21"/>
            <w:rPrChange w:id="12040" w:author="David" w:date="2022-08-17T16:58:00Z">
              <w:rPr>
                <w:rFonts w:ascii="Times New Roman" w:hAnsi="Times New Roman"/>
                <w:sz w:val="24"/>
                <w:szCs w:val="24"/>
              </w:rPr>
            </w:rPrChange>
          </w:rPr>
          <w:t xml:space="preserve">, with everything </w:t>
        </w:r>
      </w:ins>
      <w:ins w:id="12041" w:author="Britt Collins" w:date="2021-09-30T14:58:00Z">
        <w:r w:rsidRPr="00163DCF">
          <w:rPr>
            <w:szCs w:val="21"/>
            <w:rPrChange w:id="12042" w:author="David" w:date="2022-08-17T16:58:00Z">
              <w:rPr>
                <w:rFonts w:ascii="Times New Roman" w:hAnsi="Times New Roman"/>
                <w:sz w:val="24"/>
                <w:szCs w:val="24"/>
              </w:rPr>
            </w:rPrChange>
          </w:rPr>
          <w:t>draught, bottled beer</w:t>
        </w:r>
      </w:ins>
      <w:ins w:id="12043" w:author="Britt Collins" w:date="2021-10-06T12:26:00Z">
        <w:r w:rsidR="00021706" w:rsidRPr="00163DCF">
          <w:rPr>
            <w:szCs w:val="21"/>
            <w:rPrChange w:id="12044" w:author="David" w:date="2022-08-17T16:58:00Z">
              <w:rPr>
                <w:rFonts w:ascii="Times New Roman" w:hAnsi="Times New Roman"/>
                <w:sz w:val="24"/>
                <w:szCs w:val="24"/>
              </w:rPr>
            </w:rPrChange>
          </w:rPr>
          <w:t xml:space="preserve"> to</w:t>
        </w:r>
      </w:ins>
      <w:ins w:id="12045" w:author="Britt Collins" w:date="2021-09-30T14:58:00Z">
        <w:r w:rsidRPr="00163DCF">
          <w:rPr>
            <w:szCs w:val="21"/>
            <w:rPrChange w:id="12046" w:author="David" w:date="2022-08-17T16:58:00Z">
              <w:rPr>
                <w:rFonts w:ascii="Times New Roman" w:hAnsi="Times New Roman"/>
                <w:sz w:val="24"/>
                <w:szCs w:val="24"/>
              </w:rPr>
            </w:rPrChange>
          </w:rPr>
          <w:t xml:space="preserve"> spirits and more cheap wine. My excitement piqued. I poured myself a glass of red, necked it. I poured a glass of white, necked it. I ordered a bottle of VB, necked that. I worked my way through the whole menu, in a western top-to-bottom, left-to-right order. The pre-ordered meal arrived just in time for the stage show to begin. At this point I was beginning to lose consciousness. I knew better than to mix grain and grape</w:t>
        </w:r>
      </w:ins>
      <w:ins w:id="12047" w:author="Britt Collins" w:date="2021-10-06T12:26:00Z">
        <w:r w:rsidR="00021706" w:rsidRPr="00163DCF">
          <w:rPr>
            <w:szCs w:val="21"/>
            <w:rPrChange w:id="12048" w:author="David" w:date="2022-08-17T16:58:00Z">
              <w:rPr>
                <w:rFonts w:ascii="Times New Roman" w:hAnsi="Times New Roman"/>
                <w:sz w:val="24"/>
                <w:szCs w:val="24"/>
              </w:rPr>
            </w:rPrChange>
          </w:rPr>
          <w:t>-</w:t>
        </w:r>
      </w:ins>
      <w:ins w:id="12049" w:author="Britt Collins" w:date="2021-09-30T14:58:00Z">
        <w:r w:rsidRPr="00163DCF">
          <w:rPr>
            <w:szCs w:val="21"/>
            <w:rPrChange w:id="12050" w:author="David" w:date="2022-08-17T16:58:00Z">
              <w:rPr>
                <w:rFonts w:ascii="Times New Roman" w:hAnsi="Times New Roman"/>
                <w:sz w:val="24"/>
                <w:szCs w:val="24"/>
              </w:rPr>
            </w:rPrChange>
          </w:rPr>
          <w:t>based drinks. Stupidly, I wanted value for money.</w:t>
        </w:r>
      </w:ins>
    </w:p>
    <w:p w14:paraId="085AE483" w14:textId="7F88C29D" w:rsidR="006F31F6" w:rsidRPr="00163DCF" w:rsidRDefault="006F31F6">
      <w:pPr>
        <w:spacing w:line="276" w:lineRule="auto"/>
        <w:ind w:left="-5" w:right="15" w:firstLine="725"/>
        <w:rPr>
          <w:ins w:id="12051" w:author="Britt Collins" w:date="2021-09-30T14:58:00Z"/>
          <w:szCs w:val="21"/>
          <w:rPrChange w:id="12052" w:author="David" w:date="2022-08-17T16:58:00Z">
            <w:rPr>
              <w:ins w:id="12053" w:author="Britt Collins" w:date="2021-09-30T14:58:00Z"/>
              <w:rFonts w:ascii="Times New Roman" w:hAnsi="Times New Roman"/>
              <w:sz w:val="24"/>
              <w:szCs w:val="24"/>
            </w:rPr>
          </w:rPrChange>
        </w:rPr>
        <w:pPrChange w:id="12054" w:author="David" w:date="2022-08-17T17:01:00Z">
          <w:pPr>
            <w:ind w:left="-5" w:right="15"/>
          </w:pPr>
        </w:pPrChange>
      </w:pPr>
      <w:ins w:id="12055" w:author="Britt Collins" w:date="2021-09-30T14:58:00Z">
        <w:r w:rsidRPr="00163DCF">
          <w:rPr>
            <w:szCs w:val="21"/>
            <w:rPrChange w:id="12056" w:author="David" w:date="2022-08-17T16:58:00Z">
              <w:rPr>
                <w:rFonts w:ascii="Times New Roman" w:hAnsi="Times New Roman"/>
                <w:sz w:val="24"/>
                <w:szCs w:val="24"/>
              </w:rPr>
            </w:rPrChange>
          </w:rPr>
          <w:t xml:space="preserve">In my semi-conscious state time passed by swiftly. Before I knew it, the show was over, the boat had </w:t>
        </w:r>
        <w:proofErr w:type="gramStart"/>
        <w:r w:rsidRPr="00163DCF">
          <w:rPr>
            <w:szCs w:val="21"/>
            <w:rPrChange w:id="12057" w:author="David" w:date="2022-08-17T16:58:00Z">
              <w:rPr>
                <w:rFonts w:ascii="Times New Roman" w:hAnsi="Times New Roman"/>
                <w:sz w:val="24"/>
                <w:szCs w:val="24"/>
              </w:rPr>
            </w:rPrChange>
          </w:rPr>
          <w:t>docked</w:t>
        </w:r>
        <w:proofErr w:type="gramEnd"/>
        <w:r w:rsidRPr="00163DCF">
          <w:rPr>
            <w:szCs w:val="21"/>
            <w:rPrChange w:id="12058" w:author="David" w:date="2022-08-17T16:58:00Z">
              <w:rPr>
                <w:rFonts w:ascii="Times New Roman" w:hAnsi="Times New Roman"/>
                <w:sz w:val="24"/>
                <w:szCs w:val="24"/>
              </w:rPr>
            </w:rPrChange>
          </w:rPr>
          <w:t xml:space="preserve"> and it was time to depart. Carl and Uma walked over to my table. Uma enthusiastically slurred something about the stage show we'd seen. I couldn't even </w:t>
        </w:r>
        <w:proofErr w:type="gramStart"/>
        <w:r w:rsidRPr="00163DCF">
          <w:rPr>
            <w:szCs w:val="21"/>
            <w:rPrChange w:id="12059" w:author="David" w:date="2022-08-17T16:58:00Z">
              <w:rPr>
                <w:rFonts w:ascii="Times New Roman" w:hAnsi="Times New Roman"/>
                <w:sz w:val="24"/>
                <w:szCs w:val="24"/>
              </w:rPr>
            </w:rPrChange>
          </w:rPr>
          <w:t>speak,</w:t>
        </w:r>
        <w:proofErr w:type="gramEnd"/>
        <w:r w:rsidRPr="00163DCF">
          <w:rPr>
            <w:szCs w:val="21"/>
            <w:rPrChange w:id="12060" w:author="David" w:date="2022-08-17T16:58:00Z">
              <w:rPr>
                <w:rFonts w:ascii="Times New Roman" w:hAnsi="Times New Roman"/>
                <w:sz w:val="24"/>
                <w:szCs w:val="24"/>
              </w:rPr>
            </w:rPrChange>
          </w:rPr>
          <w:t xml:space="preserve"> such was the impact of the alcohol. Carl </w:t>
        </w:r>
      </w:ins>
      <w:ins w:id="12061" w:author="Britt Collins" w:date="2021-10-06T12:29:00Z">
        <w:r w:rsidR="00021706" w:rsidRPr="00163DCF">
          <w:rPr>
            <w:szCs w:val="21"/>
            <w:rPrChange w:id="12062" w:author="David" w:date="2022-08-17T16:58:00Z">
              <w:rPr>
                <w:rFonts w:ascii="Times New Roman" w:hAnsi="Times New Roman"/>
                <w:sz w:val="24"/>
                <w:szCs w:val="24"/>
              </w:rPr>
            </w:rPrChange>
          </w:rPr>
          <w:t>sai</w:t>
        </w:r>
      </w:ins>
      <w:ins w:id="12063" w:author="Britt Collins" w:date="2021-09-30T14:58:00Z">
        <w:r w:rsidRPr="00163DCF">
          <w:rPr>
            <w:szCs w:val="21"/>
            <w:rPrChange w:id="12064" w:author="David" w:date="2022-08-17T16:58:00Z">
              <w:rPr>
                <w:rFonts w:ascii="Times New Roman" w:hAnsi="Times New Roman"/>
                <w:sz w:val="24"/>
                <w:szCs w:val="24"/>
              </w:rPr>
            </w:rPrChange>
          </w:rPr>
          <w:t>d he and Uma were heading to the James Squire Bar before calling it a night. In my wavering state</w:t>
        </w:r>
      </w:ins>
      <w:ins w:id="12065" w:author="Britt Collins" w:date="2021-10-06T12:29:00Z">
        <w:r w:rsidR="00021706" w:rsidRPr="00163DCF">
          <w:rPr>
            <w:szCs w:val="21"/>
            <w:rPrChange w:id="12066" w:author="David" w:date="2022-08-17T16:58:00Z">
              <w:rPr>
                <w:rFonts w:ascii="Times New Roman" w:hAnsi="Times New Roman"/>
                <w:sz w:val="24"/>
                <w:szCs w:val="24"/>
              </w:rPr>
            </w:rPrChange>
          </w:rPr>
          <w:t>,</w:t>
        </w:r>
      </w:ins>
      <w:ins w:id="12067" w:author="Britt Collins" w:date="2021-09-30T14:58:00Z">
        <w:r w:rsidRPr="00163DCF">
          <w:rPr>
            <w:szCs w:val="21"/>
            <w:rPrChange w:id="12068" w:author="David" w:date="2022-08-17T16:58:00Z">
              <w:rPr>
                <w:rFonts w:ascii="Times New Roman" w:hAnsi="Times New Roman"/>
                <w:sz w:val="24"/>
                <w:szCs w:val="24"/>
              </w:rPr>
            </w:rPrChange>
          </w:rPr>
          <w:t xml:space="preserve"> I nodded and followed the</w:t>
        </w:r>
      </w:ins>
      <w:ins w:id="12069" w:author="Britt Collins" w:date="2021-10-06T12:29:00Z">
        <w:r w:rsidR="00021706" w:rsidRPr="00163DCF">
          <w:rPr>
            <w:szCs w:val="21"/>
            <w:rPrChange w:id="12070" w:author="David" w:date="2022-08-17T16:58:00Z">
              <w:rPr>
                <w:rFonts w:ascii="Times New Roman" w:hAnsi="Times New Roman"/>
                <w:sz w:val="24"/>
                <w:szCs w:val="24"/>
              </w:rPr>
            </w:rPrChange>
          </w:rPr>
          <w:t>m</w:t>
        </w:r>
      </w:ins>
      <w:ins w:id="12071" w:author="Britt Collins" w:date="2021-09-30T14:58:00Z">
        <w:r w:rsidRPr="00163DCF">
          <w:rPr>
            <w:szCs w:val="21"/>
            <w:rPrChange w:id="12072" w:author="David" w:date="2022-08-17T16:58:00Z">
              <w:rPr>
                <w:rFonts w:ascii="Times New Roman" w:hAnsi="Times New Roman"/>
                <w:sz w:val="24"/>
                <w:szCs w:val="24"/>
              </w:rPr>
            </w:rPrChange>
          </w:rPr>
          <w:t xml:space="preserve"> to the embarkation point. The fresh air hit me. I was finding it difficult to keep conscious. It took a lot of focus to keep on my feet as I shuffled down the ramp. I looked across the Darling Harbour thoroughfare. The James Squire Bar was buzzing. A group of men dressed in Mariachi fancy dress stood outside. My recollection of events from that point forwards </w:t>
        </w:r>
      </w:ins>
      <w:ins w:id="12073" w:author="Britt Collins" w:date="2021-10-06T12:30:00Z">
        <w:r w:rsidR="00021706" w:rsidRPr="00163DCF">
          <w:rPr>
            <w:szCs w:val="21"/>
            <w:rPrChange w:id="12074" w:author="David" w:date="2022-08-17T16:58:00Z">
              <w:rPr>
                <w:rFonts w:ascii="Times New Roman" w:hAnsi="Times New Roman"/>
                <w:sz w:val="24"/>
                <w:szCs w:val="24"/>
              </w:rPr>
            </w:rPrChange>
          </w:rPr>
          <w:t xml:space="preserve">was </w:t>
        </w:r>
      </w:ins>
      <w:ins w:id="12075" w:author="Britt Collins" w:date="2021-09-30T14:58:00Z">
        <w:r w:rsidRPr="00163DCF">
          <w:rPr>
            <w:szCs w:val="21"/>
            <w:rPrChange w:id="12076" w:author="David" w:date="2022-08-17T16:58:00Z">
              <w:rPr>
                <w:rFonts w:ascii="Times New Roman" w:hAnsi="Times New Roman"/>
                <w:sz w:val="24"/>
                <w:szCs w:val="24"/>
              </w:rPr>
            </w:rPrChange>
          </w:rPr>
          <w:t xml:space="preserve">hazy. I </w:t>
        </w:r>
      </w:ins>
      <w:ins w:id="12077" w:author="Britt Collins" w:date="2021-10-06T12:30:00Z">
        <w:r w:rsidR="00021706" w:rsidRPr="00163DCF">
          <w:rPr>
            <w:szCs w:val="21"/>
            <w:rPrChange w:id="12078" w:author="David" w:date="2022-08-17T16:58:00Z">
              <w:rPr>
                <w:rFonts w:ascii="Times New Roman" w:hAnsi="Times New Roman"/>
                <w:sz w:val="24"/>
                <w:szCs w:val="24"/>
              </w:rPr>
            </w:rPrChange>
          </w:rPr>
          <w:t>bought</w:t>
        </w:r>
      </w:ins>
      <w:ins w:id="12079" w:author="Britt Collins" w:date="2021-09-30T14:58:00Z">
        <w:r w:rsidRPr="00163DCF">
          <w:rPr>
            <w:szCs w:val="21"/>
            <w:rPrChange w:id="12080" w:author="David" w:date="2022-08-17T16:58:00Z">
              <w:rPr>
                <w:rFonts w:ascii="Times New Roman" w:hAnsi="Times New Roman"/>
                <w:sz w:val="24"/>
                <w:szCs w:val="24"/>
              </w:rPr>
            </w:rPrChange>
          </w:rPr>
          <w:t xml:space="preserve"> a round of drinks for myself, </w:t>
        </w:r>
        <w:proofErr w:type="gramStart"/>
        <w:r w:rsidRPr="00163DCF">
          <w:rPr>
            <w:szCs w:val="21"/>
            <w:rPrChange w:id="12081" w:author="David" w:date="2022-08-17T16:58:00Z">
              <w:rPr>
                <w:rFonts w:ascii="Times New Roman" w:hAnsi="Times New Roman"/>
                <w:sz w:val="24"/>
                <w:szCs w:val="24"/>
              </w:rPr>
            </w:rPrChange>
          </w:rPr>
          <w:t>Uma</w:t>
        </w:r>
        <w:proofErr w:type="gramEnd"/>
        <w:r w:rsidRPr="00163DCF">
          <w:rPr>
            <w:szCs w:val="21"/>
            <w:rPrChange w:id="12082" w:author="David" w:date="2022-08-17T16:58:00Z">
              <w:rPr>
                <w:rFonts w:ascii="Times New Roman" w:hAnsi="Times New Roman"/>
                <w:sz w:val="24"/>
                <w:szCs w:val="24"/>
              </w:rPr>
            </w:rPrChange>
          </w:rPr>
          <w:t xml:space="preserve"> and Carl. I looked at </w:t>
        </w:r>
        <w:proofErr w:type="gramStart"/>
        <w:r w:rsidRPr="00163DCF">
          <w:rPr>
            <w:szCs w:val="21"/>
            <w:rPrChange w:id="12083" w:author="David" w:date="2022-08-17T16:58:00Z">
              <w:rPr>
                <w:rFonts w:ascii="Times New Roman" w:hAnsi="Times New Roman"/>
                <w:sz w:val="24"/>
                <w:szCs w:val="24"/>
              </w:rPr>
            </w:rPrChange>
          </w:rPr>
          <w:t>both of them</w:t>
        </w:r>
        <w:proofErr w:type="gramEnd"/>
        <w:r w:rsidRPr="00163DCF">
          <w:rPr>
            <w:szCs w:val="21"/>
            <w:rPrChange w:id="12084" w:author="David" w:date="2022-08-17T16:58:00Z">
              <w:rPr>
                <w:rFonts w:ascii="Times New Roman" w:hAnsi="Times New Roman"/>
                <w:sz w:val="24"/>
                <w:szCs w:val="24"/>
              </w:rPr>
            </w:rPrChange>
          </w:rPr>
          <w:t xml:space="preserve">. They were noticeably drunk and tired. They left their drinks and </w:t>
        </w:r>
      </w:ins>
      <w:ins w:id="12085" w:author="Britt Collins" w:date="2021-10-06T12:30:00Z">
        <w:r w:rsidR="00021706" w:rsidRPr="00163DCF">
          <w:rPr>
            <w:szCs w:val="21"/>
            <w:rPrChange w:id="12086" w:author="David" w:date="2022-08-17T16:58:00Z">
              <w:rPr>
                <w:rFonts w:ascii="Times New Roman" w:hAnsi="Times New Roman"/>
                <w:sz w:val="24"/>
                <w:szCs w:val="24"/>
              </w:rPr>
            </w:rPrChange>
          </w:rPr>
          <w:t>called it a night</w:t>
        </w:r>
      </w:ins>
      <w:ins w:id="12087" w:author="Britt Collins" w:date="2021-09-30T14:58:00Z">
        <w:r w:rsidRPr="00163DCF">
          <w:rPr>
            <w:szCs w:val="21"/>
            <w:rPrChange w:id="12088" w:author="David" w:date="2022-08-17T16:58:00Z">
              <w:rPr>
                <w:rFonts w:ascii="Times New Roman" w:hAnsi="Times New Roman"/>
                <w:sz w:val="24"/>
                <w:szCs w:val="24"/>
              </w:rPr>
            </w:rPrChange>
          </w:rPr>
          <w:t>.</w:t>
        </w:r>
      </w:ins>
    </w:p>
    <w:p w14:paraId="5B4091F3" w14:textId="00A9B132" w:rsidR="00021706" w:rsidRPr="00163DCF" w:rsidRDefault="006F31F6">
      <w:pPr>
        <w:spacing w:line="276" w:lineRule="auto"/>
        <w:ind w:left="-5" w:right="15" w:firstLine="725"/>
        <w:rPr>
          <w:ins w:id="12089" w:author="Britt Collins" w:date="2021-10-06T12:33:00Z"/>
          <w:szCs w:val="21"/>
          <w:rPrChange w:id="12090" w:author="David" w:date="2022-08-17T16:58:00Z">
            <w:rPr>
              <w:ins w:id="12091" w:author="Britt Collins" w:date="2021-10-06T12:33:00Z"/>
              <w:rFonts w:ascii="Times New Roman" w:hAnsi="Times New Roman"/>
              <w:sz w:val="24"/>
              <w:szCs w:val="24"/>
            </w:rPr>
          </w:rPrChange>
        </w:rPr>
        <w:pPrChange w:id="12092" w:author="David" w:date="2022-08-17T17:01:00Z">
          <w:pPr>
            <w:spacing w:line="480" w:lineRule="auto"/>
            <w:ind w:left="-5" w:right="15" w:firstLine="725"/>
          </w:pPr>
        </w:pPrChange>
      </w:pPr>
      <w:ins w:id="12093" w:author="Britt Collins" w:date="2021-09-30T14:58:00Z">
        <w:r w:rsidRPr="00163DCF">
          <w:rPr>
            <w:szCs w:val="21"/>
            <w:rPrChange w:id="12094" w:author="David" w:date="2022-08-17T16:58:00Z">
              <w:rPr>
                <w:rFonts w:ascii="Times New Roman" w:hAnsi="Times New Roman"/>
                <w:sz w:val="24"/>
                <w:szCs w:val="24"/>
              </w:rPr>
            </w:rPrChange>
          </w:rPr>
          <w:t xml:space="preserve">I walked over to the group of Mariachis. </w:t>
        </w:r>
      </w:ins>
      <w:ins w:id="12095" w:author="Britt Collins" w:date="2021-10-06T12:31:00Z">
        <w:r w:rsidR="00021706" w:rsidRPr="00163DCF">
          <w:rPr>
            <w:szCs w:val="21"/>
            <w:rPrChange w:id="12096" w:author="David" w:date="2022-08-17T16:58:00Z">
              <w:rPr>
                <w:rFonts w:ascii="Times New Roman" w:hAnsi="Times New Roman"/>
                <w:sz w:val="24"/>
                <w:szCs w:val="24"/>
              </w:rPr>
            </w:rPrChange>
          </w:rPr>
          <w:t xml:space="preserve">THIS IS CONFUSING, NEEDS CLARITY, DID YOU CALL AND HIT YOUR JAW, DESCRIBE IN A COUPLE SENTENCES WHAT HAPPENED. When </w:t>
        </w:r>
      </w:ins>
      <w:ins w:id="12097" w:author="Britt Collins" w:date="2021-09-30T14:58:00Z">
        <w:r w:rsidRPr="00163DCF">
          <w:rPr>
            <w:szCs w:val="21"/>
            <w:rPrChange w:id="12098" w:author="David" w:date="2022-08-17T16:58:00Z">
              <w:rPr>
                <w:rFonts w:ascii="Times New Roman" w:hAnsi="Times New Roman"/>
                <w:sz w:val="24"/>
                <w:szCs w:val="24"/>
              </w:rPr>
            </w:rPrChange>
          </w:rPr>
          <w:t>I regained consciousness</w:t>
        </w:r>
      </w:ins>
      <w:ins w:id="12099" w:author="Britt Collins" w:date="2021-10-06T12:32:00Z">
        <w:r w:rsidR="00021706" w:rsidRPr="00163DCF">
          <w:rPr>
            <w:szCs w:val="21"/>
            <w:rPrChange w:id="12100" w:author="David" w:date="2022-08-17T16:58:00Z">
              <w:rPr>
                <w:rFonts w:ascii="Times New Roman" w:hAnsi="Times New Roman"/>
                <w:sz w:val="24"/>
                <w:szCs w:val="24"/>
              </w:rPr>
            </w:rPrChange>
          </w:rPr>
          <w:t>, o</w:t>
        </w:r>
      </w:ins>
      <w:ins w:id="12101" w:author="Britt Collins" w:date="2021-09-30T14:58:00Z">
        <w:r w:rsidRPr="00163DCF">
          <w:rPr>
            <w:szCs w:val="21"/>
            <w:rPrChange w:id="12102" w:author="David" w:date="2022-08-17T16:58:00Z">
              <w:rPr>
                <w:rFonts w:ascii="Times New Roman" w:hAnsi="Times New Roman"/>
                <w:sz w:val="24"/>
                <w:szCs w:val="24"/>
              </w:rPr>
            </w:rPrChange>
          </w:rPr>
          <w:t>ne of the blokes from the Mariachi group asked me to hold a wedge of tissues to my jaw. He opened the passenger door to a taxi</w:t>
        </w:r>
      </w:ins>
      <w:ins w:id="12103" w:author="Britt Collins" w:date="2021-10-06T12:32:00Z">
        <w:r w:rsidR="00021706" w:rsidRPr="00163DCF">
          <w:rPr>
            <w:szCs w:val="21"/>
            <w:rPrChange w:id="12104" w:author="David" w:date="2022-08-17T16:58:00Z">
              <w:rPr>
                <w:rFonts w:ascii="Times New Roman" w:hAnsi="Times New Roman"/>
                <w:sz w:val="24"/>
                <w:szCs w:val="24"/>
              </w:rPr>
            </w:rPrChange>
          </w:rPr>
          <w:t>,</w:t>
        </w:r>
      </w:ins>
      <w:ins w:id="12105" w:author="Britt Collins" w:date="2021-09-30T14:58:00Z">
        <w:r w:rsidRPr="00163DCF">
          <w:rPr>
            <w:szCs w:val="21"/>
            <w:rPrChange w:id="12106" w:author="David" w:date="2022-08-17T16:58:00Z">
              <w:rPr>
                <w:rFonts w:ascii="Times New Roman" w:hAnsi="Times New Roman"/>
                <w:sz w:val="24"/>
                <w:szCs w:val="24"/>
              </w:rPr>
            </w:rPrChange>
          </w:rPr>
          <w:t xml:space="preserve"> I got in</w:t>
        </w:r>
      </w:ins>
      <w:ins w:id="12107" w:author="Britt Collins" w:date="2021-10-06T12:32:00Z">
        <w:r w:rsidR="00021706" w:rsidRPr="00163DCF">
          <w:rPr>
            <w:szCs w:val="21"/>
            <w:rPrChange w:id="12108" w:author="David" w:date="2022-08-17T16:58:00Z">
              <w:rPr>
                <w:rFonts w:ascii="Times New Roman" w:hAnsi="Times New Roman"/>
                <w:sz w:val="24"/>
                <w:szCs w:val="24"/>
              </w:rPr>
            </w:rPrChange>
          </w:rPr>
          <w:t>, and he instructed t</w:t>
        </w:r>
      </w:ins>
      <w:ins w:id="12109" w:author="Britt Collins" w:date="2021-09-30T14:58:00Z">
        <w:r w:rsidRPr="00163DCF">
          <w:rPr>
            <w:szCs w:val="21"/>
            <w:rPrChange w:id="12110" w:author="David" w:date="2022-08-17T16:58:00Z">
              <w:rPr>
                <w:rFonts w:ascii="Times New Roman" w:hAnsi="Times New Roman"/>
                <w:sz w:val="24"/>
                <w:szCs w:val="24"/>
              </w:rPr>
            </w:rPrChange>
          </w:rPr>
          <w:t xml:space="preserve">he driver </w:t>
        </w:r>
      </w:ins>
      <w:ins w:id="12111" w:author="Britt Collins" w:date="2021-10-06T12:34:00Z">
        <w:r w:rsidR="00021706" w:rsidRPr="00163DCF">
          <w:rPr>
            <w:szCs w:val="21"/>
            <w:rPrChange w:id="12112" w:author="David" w:date="2022-08-17T16:58:00Z">
              <w:rPr>
                <w:rFonts w:ascii="Times New Roman" w:hAnsi="Times New Roman"/>
                <w:sz w:val="24"/>
                <w:szCs w:val="24"/>
              </w:rPr>
            </w:rPrChange>
          </w:rPr>
          <w:t xml:space="preserve">to take </w:t>
        </w:r>
      </w:ins>
      <w:ins w:id="12113" w:author="Britt Collins" w:date="2021-09-30T14:58:00Z">
        <w:r w:rsidRPr="00163DCF">
          <w:rPr>
            <w:szCs w:val="21"/>
            <w:rPrChange w:id="12114" w:author="David" w:date="2022-08-17T16:58:00Z">
              <w:rPr>
                <w:rFonts w:ascii="Times New Roman" w:hAnsi="Times New Roman"/>
                <w:sz w:val="24"/>
                <w:szCs w:val="24"/>
              </w:rPr>
            </w:rPrChange>
          </w:rPr>
          <w:t xml:space="preserve">me to the </w:t>
        </w:r>
      </w:ins>
      <w:ins w:id="12115" w:author="Britt Collins" w:date="2021-10-06T12:34:00Z">
        <w:r w:rsidR="00021706" w:rsidRPr="00163DCF">
          <w:rPr>
            <w:szCs w:val="21"/>
            <w:rPrChange w:id="12116" w:author="David" w:date="2022-08-17T16:58:00Z">
              <w:rPr>
                <w:rFonts w:ascii="Times New Roman" w:hAnsi="Times New Roman"/>
                <w:sz w:val="24"/>
                <w:szCs w:val="24"/>
              </w:rPr>
            </w:rPrChange>
          </w:rPr>
          <w:t>h</w:t>
        </w:r>
      </w:ins>
      <w:ins w:id="12117" w:author="Britt Collins" w:date="2021-09-30T14:58:00Z">
        <w:r w:rsidRPr="00163DCF">
          <w:rPr>
            <w:szCs w:val="21"/>
            <w:rPrChange w:id="12118" w:author="David" w:date="2022-08-17T16:58:00Z">
              <w:rPr>
                <w:rFonts w:ascii="Times New Roman" w:hAnsi="Times New Roman"/>
                <w:sz w:val="24"/>
                <w:szCs w:val="24"/>
              </w:rPr>
            </w:rPrChange>
          </w:rPr>
          <w:t>ospital. I was unaware of my injuries. I sat, slumped in the taxi seat</w:t>
        </w:r>
      </w:ins>
      <w:ins w:id="12119" w:author="Britt Collins" w:date="2021-10-06T12:33:00Z">
        <w:r w:rsidR="00021706" w:rsidRPr="00163DCF">
          <w:rPr>
            <w:szCs w:val="21"/>
            <w:rPrChange w:id="12120" w:author="David" w:date="2022-08-17T16:58:00Z">
              <w:rPr>
                <w:rFonts w:ascii="Times New Roman" w:hAnsi="Times New Roman"/>
                <w:sz w:val="24"/>
                <w:szCs w:val="24"/>
              </w:rPr>
            </w:rPrChange>
          </w:rPr>
          <w:t>,</w:t>
        </w:r>
      </w:ins>
      <w:ins w:id="12121" w:author="Britt Collins" w:date="2021-09-30T14:58:00Z">
        <w:r w:rsidRPr="00163DCF">
          <w:rPr>
            <w:szCs w:val="21"/>
            <w:rPrChange w:id="12122" w:author="David" w:date="2022-08-17T16:58:00Z">
              <w:rPr>
                <w:rFonts w:ascii="Times New Roman" w:hAnsi="Times New Roman"/>
                <w:sz w:val="24"/>
                <w:szCs w:val="24"/>
              </w:rPr>
            </w:rPrChange>
          </w:rPr>
          <w:t xml:space="preserve"> pull</w:t>
        </w:r>
      </w:ins>
      <w:ins w:id="12123" w:author="Britt Collins" w:date="2021-10-06T12:33:00Z">
        <w:r w:rsidR="00021706" w:rsidRPr="00163DCF">
          <w:rPr>
            <w:szCs w:val="21"/>
            <w:rPrChange w:id="12124" w:author="David" w:date="2022-08-17T16:58:00Z">
              <w:rPr>
                <w:rFonts w:ascii="Times New Roman" w:hAnsi="Times New Roman"/>
                <w:sz w:val="24"/>
                <w:szCs w:val="24"/>
              </w:rPr>
            </w:rPrChange>
          </w:rPr>
          <w:t>ing</w:t>
        </w:r>
      </w:ins>
      <w:ins w:id="12125" w:author="Britt Collins" w:date="2021-09-30T14:58:00Z">
        <w:r w:rsidRPr="00163DCF">
          <w:rPr>
            <w:szCs w:val="21"/>
            <w:rPrChange w:id="12126" w:author="David" w:date="2022-08-17T16:58:00Z">
              <w:rPr>
                <w:rFonts w:ascii="Times New Roman" w:hAnsi="Times New Roman"/>
                <w:sz w:val="24"/>
                <w:szCs w:val="24"/>
              </w:rPr>
            </w:rPrChange>
          </w:rPr>
          <w:t xml:space="preserve"> the wedge of tissue away from my chin. I felt the warm trickle of blood. I reapplied the tissue. The taxi driver asked if I was okay. Thankfully my senses were numbed to the pain. </w:t>
        </w:r>
      </w:ins>
    </w:p>
    <w:p w14:paraId="485D8854" w14:textId="77777777" w:rsidR="00021706" w:rsidRPr="00163DCF" w:rsidRDefault="00021706">
      <w:pPr>
        <w:spacing w:line="276" w:lineRule="auto"/>
        <w:ind w:left="-5" w:right="15" w:firstLine="725"/>
        <w:rPr>
          <w:ins w:id="12127" w:author="Britt Collins" w:date="2021-10-06T12:34:00Z"/>
          <w:szCs w:val="21"/>
          <w:rPrChange w:id="12128" w:author="David" w:date="2022-08-17T16:58:00Z">
            <w:rPr>
              <w:ins w:id="12129" w:author="Britt Collins" w:date="2021-10-06T12:34:00Z"/>
              <w:rFonts w:ascii="Times New Roman" w:hAnsi="Times New Roman"/>
              <w:sz w:val="24"/>
              <w:szCs w:val="24"/>
            </w:rPr>
          </w:rPrChange>
        </w:rPr>
        <w:pPrChange w:id="12130" w:author="David" w:date="2022-08-17T17:01:00Z">
          <w:pPr>
            <w:spacing w:line="480" w:lineRule="auto"/>
            <w:ind w:left="-5" w:right="15" w:firstLine="725"/>
          </w:pPr>
        </w:pPrChange>
      </w:pPr>
      <w:ins w:id="12131" w:author="Britt Collins" w:date="2021-10-06T12:33:00Z">
        <w:r w:rsidRPr="00163DCF">
          <w:rPr>
            <w:szCs w:val="21"/>
            <w:rPrChange w:id="12132" w:author="David" w:date="2022-08-17T16:58:00Z">
              <w:rPr>
                <w:rFonts w:ascii="Times New Roman" w:hAnsi="Times New Roman"/>
                <w:sz w:val="24"/>
                <w:szCs w:val="24"/>
              </w:rPr>
            </w:rPrChange>
          </w:rPr>
          <w:t>“</w:t>
        </w:r>
      </w:ins>
      <w:ins w:id="12133" w:author="Britt Collins" w:date="2021-09-30T14:58:00Z">
        <w:r w:rsidR="006F31F6" w:rsidRPr="00163DCF">
          <w:rPr>
            <w:szCs w:val="21"/>
            <w:rPrChange w:id="12134" w:author="David" w:date="2022-08-17T16:58:00Z">
              <w:rPr>
                <w:rFonts w:ascii="Times New Roman" w:hAnsi="Times New Roman"/>
                <w:sz w:val="24"/>
                <w:szCs w:val="24"/>
              </w:rPr>
            </w:rPrChange>
          </w:rPr>
          <w:t xml:space="preserve">Where </w:t>
        </w:r>
        <w:proofErr w:type="gramStart"/>
        <w:r w:rsidR="006F31F6" w:rsidRPr="00163DCF">
          <w:rPr>
            <w:szCs w:val="21"/>
            <w:rPrChange w:id="12135" w:author="David" w:date="2022-08-17T16:58:00Z">
              <w:rPr>
                <w:rFonts w:ascii="Times New Roman" w:hAnsi="Times New Roman"/>
                <w:sz w:val="24"/>
                <w:szCs w:val="24"/>
              </w:rPr>
            </w:rPrChange>
          </w:rPr>
          <w:t>we were</w:t>
        </w:r>
        <w:proofErr w:type="gramEnd"/>
        <w:r w:rsidR="006F31F6" w:rsidRPr="00163DCF">
          <w:rPr>
            <w:szCs w:val="21"/>
            <w:rPrChange w:id="12136" w:author="David" w:date="2022-08-17T16:58:00Z">
              <w:rPr>
                <w:rFonts w:ascii="Times New Roman" w:hAnsi="Times New Roman"/>
                <w:sz w:val="24"/>
                <w:szCs w:val="24"/>
              </w:rPr>
            </w:rPrChange>
          </w:rPr>
          <w:t xml:space="preserve"> going?</w:t>
        </w:r>
      </w:ins>
      <w:ins w:id="12137" w:author="Britt Collins" w:date="2021-10-06T12:34:00Z">
        <w:r w:rsidRPr="00163DCF">
          <w:rPr>
            <w:szCs w:val="21"/>
            <w:rPrChange w:id="12138" w:author="David" w:date="2022-08-17T16:58:00Z">
              <w:rPr>
                <w:rFonts w:ascii="Times New Roman" w:hAnsi="Times New Roman"/>
                <w:sz w:val="24"/>
                <w:szCs w:val="24"/>
              </w:rPr>
            </w:rPrChange>
          </w:rPr>
          <w:t>”</w:t>
        </w:r>
      </w:ins>
      <w:ins w:id="12139" w:author="Britt Collins" w:date="2021-09-30T14:58:00Z">
        <w:r w:rsidR="006F31F6" w:rsidRPr="00163DCF">
          <w:rPr>
            <w:szCs w:val="21"/>
            <w:rPrChange w:id="12140" w:author="David" w:date="2022-08-17T16:58:00Z">
              <w:rPr>
                <w:rFonts w:ascii="Times New Roman" w:hAnsi="Times New Roman"/>
                <w:sz w:val="24"/>
                <w:szCs w:val="24"/>
              </w:rPr>
            </w:rPrChange>
          </w:rPr>
          <w:t xml:space="preserve"> I asked. </w:t>
        </w:r>
      </w:ins>
    </w:p>
    <w:p w14:paraId="21FD2C11" w14:textId="1CA7DF7A" w:rsidR="006F31F6" w:rsidRPr="00163DCF" w:rsidRDefault="00021706">
      <w:pPr>
        <w:spacing w:line="276" w:lineRule="auto"/>
        <w:ind w:left="-5" w:right="15" w:firstLine="725"/>
        <w:rPr>
          <w:ins w:id="12141" w:author="Britt Collins" w:date="2021-09-30T14:58:00Z"/>
          <w:szCs w:val="21"/>
          <w:rPrChange w:id="12142" w:author="David" w:date="2022-08-17T16:58:00Z">
            <w:rPr>
              <w:ins w:id="12143" w:author="Britt Collins" w:date="2021-09-30T14:58:00Z"/>
              <w:rFonts w:ascii="Times New Roman" w:hAnsi="Times New Roman"/>
              <w:sz w:val="24"/>
              <w:szCs w:val="24"/>
            </w:rPr>
          </w:rPrChange>
        </w:rPr>
        <w:pPrChange w:id="12144" w:author="David" w:date="2022-08-17T17:01:00Z">
          <w:pPr>
            <w:ind w:left="-5" w:right="15"/>
          </w:pPr>
        </w:pPrChange>
      </w:pPr>
      <w:ins w:id="12145" w:author="Britt Collins" w:date="2021-10-06T12:34:00Z">
        <w:r w:rsidRPr="00163DCF">
          <w:rPr>
            <w:szCs w:val="21"/>
            <w:rPrChange w:id="12146" w:author="David" w:date="2022-08-17T16:58:00Z">
              <w:rPr>
                <w:rFonts w:ascii="Times New Roman" w:hAnsi="Times New Roman"/>
                <w:sz w:val="24"/>
                <w:szCs w:val="24"/>
              </w:rPr>
            </w:rPrChange>
          </w:rPr>
          <w:t>“</w:t>
        </w:r>
      </w:ins>
      <w:ins w:id="12147" w:author="Britt Collins" w:date="2021-09-30T14:58:00Z">
        <w:r w:rsidR="006F31F6" w:rsidRPr="00163DCF">
          <w:rPr>
            <w:szCs w:val="21"/>
            <w:rPrChange w:id="12148" w:author="David" w:date="2022-08-17T16:58:00Z">
              <w:rPr>
                <w:rFonts w:ascii="Times New Roman" w:hAnsi="Times New Roman"/>
                <w:sz w:val="24"/>
                <w:szCs w:val="24"/>
              </w:rPr>
            </w:rPrChange>
          </w:rPr>
          <w:t>We are heading to Sydney Hospital</w:t>
        </w:r>
      </w:ins>
      <w:ins w:id="12149" w:author="Britt Collins" w:date="2021-10-06T12:34:00Z">
        <w:r w:rsidRPr="00163DCF">
          <w:rPr>
            <w:szCs w:val="21"/>
            <w:rPrChange w:id="12150" w:author="David" w:date="2022-08-17T16:58:00Z">
              <w:rPr>
                <w:rFonts w:ascii="Times New Roman" w:hAnsi="Times New Roman"/>
                <w:sz w:val="24"/>
                <w:szCs w:val="24"/>
              </w:rPr>
            </w:rPrChange>
          </w:rPr>
          <w:t>,</w:t>
        </w:r>
      </w:ins>
      <w:ins w:id="12151" w:author="Britt Collins" w:date="2021-09-30T14:58:00Z">
        <w:r w:rsidR="006F31F6" w:rsidRPr="00163DCF">
          <w:rPr>
            <w:szCs w:val="21"/>
            <w:rPrChange w:id="12152" w:author="David" w:date="2022-08-17T16:58:00Z">
              <w:rPr>
                <w:rFonts w:ascii="Times New Roman" w:hAnsi="Times New Roman"/>
                <w:sz w:val="24"/>
                <w:szCs w:val="24"/>
              </w:rPr>
            </w:rPrChange>
          </w:rPr>
          <w:t xml:space="preserve"> mate. Hang in there. You need someone to look at that chin.</w:t>
        </w:r>
      </w:ins>
      <w:ins w:id="12153" w:author="Britt Collins" w:date="2021-10-06T12:34:00Z">
        <w:r w:rsidRPr="00163DCF">
          <w:rPr>
            <w:szCs w:val="21"/>
            <w:rPrChange w:id="12154" w:author="David" w:date="2022-08-17T16:58:00Z">
              <w:rPr>
                <w:rFonts w:ascii="Times New Roman" w:hAnsi="Times New Roman"/>
                <w:sz w:val="24"/>
                <w:szCs w:val="24"/>
              </w:rPr>
            </w:rPrChange>
          </w:rPr>
          <w:t>”</w:t>
        </w:r>
      </w:ins>
    </w:p>
    <w:p w14:paraId="22CA5B6D" w14:textId="77777777" w:rsidR="00021706" w:rsidRPr="00163DCF" w:rsidRDefault="006F31F6">
      <w:pPr>
        <w:spacing w:line="276" w:lineRule="auto"/>
        <w:ind w:left="-5" w:right="15" w:firstLine="725"/>
        <w:rPr>
          <w:ins w:id="12155" w:author="Britt Collins" w:date="2021-10-06T12:35:00Z"/>
          <w:szCs w:val="21"/>
          <w:rPrChange w:id="12156" w:author="David" w:date="2022-08-17T16:58:00Z">
            <w:rPr>
              <w:ins w:id="12157" w:author="Britt Collins" w:date="2021-10-06T12:35:00Z"/>
              <w:rFonts w:ascii="Times New Roman" w:hAnsi="Times New Roman"/>
              <w:sz w:val="24"/>
              <w:szCs w:val="24"/>
            </w:rPr>
          </w:rPrChange>
        </w:rPr>
        <w:pPrChange w:id="12158" w:author="David" w:date="2022-08-17T17:01:00Z">
          <w:pPr>
            <w:spacing w:line="480" w:lineRule="auto"/>
            <w:ind w:left="-5" w:right="15" w:firstLine="725"/>
          </w:pPr>
        </w:pPrChange>
      </w:pPr>
      <w:ins w:id="12159" w:author="Britt Collins" w:date="2021-09-30T14:58:00Z">
        <w:r w:rsidRPr="00163DCF">
          <w:rPr>
            <w:szCs w:val="21"/>
            <w:rPrChange w:id="12160" w:author="David" w:date="2022-08-17T16:58:00Z">
              <w:rPr>
                <w:rFonts w:ascii="Times New Roman" w:hAnsi="Times New Roman"/>
                <w:sz w:val="24"/>
                <w:szCs w:val="24"/>
              </w:rPr>
            </w:rPrChange>
          </w:rPr>
          <w:lastRenderedPageBreak/>
          <w:t>The taxi pulled up outside the sleek</w:t>
        </w:r>
      </w:ins>
      <w:ins w:id="12161" w:author="Britt Collins" w:date="2021-10-06T12:35:00Z">
        <w:r w:rsidR="00021706" w:rsidRPr="00163DCF">
          <w:rPr>
            <w:szCs w:val="21"/>
            <w:rPrChange w:id="12162" w:author="David" w:date="2022-08-17T16:58:00Z">
              <w:rPr>
                <w:rFonts w:ascii="Times New Roman" w:hAnsi="Times New Roman"/>
                <w:sz w:val="24"/>
                <w:szCs w:val="24"/>
              </w:rPr>
            </w:rPrChange>
          </w:rPr>
          <w:t>-</w:t>
        </w:r>
      </w:ins>
      <w:ins w:id="12163" w:author="Britt Collins" w:date="2021-09-30T14:58:00Z">
        <w:r w:rsidRPr="00163DCF">
          <w:rPr>
            <w:szCs w:val="21"/>
            <w:rPrChange w:id="12164" w:author="David" w:date="2022-08-17T16:58:00Z">
              <w:rPr>
                <w:rFonts w:ascii="Times New Roman" w:hAnsi="Times New Roman"/>
                <w:sz w:val="24"/>
                <w:szCs w:val="24"/>
              </w:rPr>
            </w:rPrChange>
          </w:rPr>
          <w:t>looking A&amp;E entrance. I handed the driver a red</w:t>
        </w:r>
      </w:ins>
      <w:ins w:id="12165" w:author="Britt Collins" w:date="2021-10-06T12:35:00Z">
        <w:r w:rsidR="00021706" w:rsidRPr="00163DCF">
          <w:rPr>
            <w:szCs w:val="21"/>
            <w:rPrChange w:id="12166" w:author="David" w:date="2022-08-17T16:58:00Z">
              <w:rPr>
                <w:rFonts w:ascii="Times New Roman" w:hAnsi="Times New Roman"/>
                <w:sz w:val="24"/>
                <w:szCs w:val="24"/>
              </w:rPr>
            </w:rPrChange>
          </w:rPr>
          <w:t>-</w:t>
        </w:r>
      </w:ins>
      <w:ins w:id="12167" w:author="Britt Collins" w:date="2021-09-30T14:58:00Z">
        <w:r w:rsidRPr="00163DCF">
          <w:rPr>
            <w:szCs w:val="21"/>
            <w:rPrChange w:id="12168" w:author="David" w:date="2022-08-17T16:58:00Z">
              <w:rPr>
                <w:rFonts w:ascii="Times New Roman" w:hAnsi="Times New Roman"/>
                <w:sz w:val="24"/>
                <w:szCs w:val="24"/>
              </w:rPr>
            </w:rPrChange>
          </w:rPr>
          <w:t xml:space="preserve">coloured note. I hobbled through the first set of doors and into the waiting area. Immediately I was attended to. A nurse asked to see a form of ID. Thankfully, I had my Medicare card in my wallet. She made a note on a piece of paper and looked at my chin. </w:t>
        </w:r>
      </w:ins>
    </w:p>
    <w:p w14:paraId="4CE513DA" w14:textId="77777777" w:rsidR="00021706" w:rsidRPr="00163DCF" w:rsidRDefault="00021706">
      <w:pPr>
        <w:spacing w:line="276" w:lineRule="auto"/>
        <w:ind w:left="-5" w:right="15" w:firstLine="725"/>
        <w:rPr>
          <w:ins w:id="12169" w:author="Britt Collins" w:date="2021-10-06T12:35:00Z"/>
          <w:szCs w:val="21"/>
          <w:rPrChange w:id="12170" w:author="David" w:date="2022-08-17T16:58:00Z">
            <w:rPr>
              <w:ins w:id="12171" w:author="Britt Collins" w:date="2021-10-06T12:35:00Z"/>
              <w:rFonts w:ascii="Times New Roman" w:hAnsi="Times New Roman"/>
              <w:sz w:val="24"/>
              <w:szCs w:val="24"/>
            </w:rPr>
          </w:rPrChange>
        </w:rPr>
        <w:pPrChange w:id="12172" w:author="David" w:date="2022-08-17T17:01:00Z">
          <w:pPr>
            <w:spacing w:line="480" w:lineRule="auto"/>
            <w:ind w:left="-5" w:right="15" w:firstLine="725"/>
          </w:pPr>
        </w:pPrChange>
      </w:pPr>
      <w:ins w:id="12173" w:author="Britt Collins" w:date="2021-10-06T12:35:00Z">
        <w:r w:rsidRPr="00163DCF">
          <w:rPr>
            <w:szCs w:val="21"/>
            <w:rPrChange w:id="12174" w:author="David" w:date="2022-08-17T16:58:00Z">
              <w:rPr>
                <w:rFonts w:ascii="Times New Roman" w:hAnsi="Times New Roman"/>
                <w:sz w:val="24"/>
                <w:szCs w:val="24"/>
              </w:rPr>
            </w:rPrChange>
          </w:rPr>
          <w:t>“</w:t>
        </w:r>
      </w:ins>
      <w:ins w:id="12175" w:author="Britt Collins" w:date="2021-09-30T14:58:00Z">
        <w:r w:rsidR="006F31F6" w:rsidRPr="00163DCF">
          <w:rPr>
            <w:szCs w:val="21"/>
            <w:rPrChange w:id="12176" w:author="David" w:date="2022-08-17T16:58:00Z">
              <w:rPr>
                <w:rFonts w:ascii="Times New Roman" w:hAnsi="Times New Roman"/>
                <w:sz w:val="24"/>
                <w:szCs w:val="24"/>
              </w:rPr>
            </w:rPrChange>
          </w:rPr>
          <w:t>What happened to you?</w:t>
        </w:r>
      </w:ins>
      <w:ins w:id="12177" w:author="Britt Collins" w:date="2021-10-06T12:35:00Z">
        <w:r w:rsidRPr="00163DCF">
          <w:rPr>
            <w:szCs w:val="21"/>
            <w:rPrChange w:id="12178" w:author="David" w:date="2022-08-17T16:58:00Z">
              <w:rPr>
                <w:rFonts w:ascii="Times New Roman" w:hAnsi="Times New Roman"/>
                <w:sz w:val="24"/>
                <w:szCs w:val="24"/>
              </w:rPr>
            </w:rPrChange>
          </w:rPr>
          <w:t>”</w:t>
        </w:r>
      </w:ins>
      <w:ins w:id="12179" w:author="Britt Collins" w:date="2021-09-30T14:58:00Z">
        <w:r w:rsidR="006F31F6" w:rsidRPr="00163DCF">
          <w:rPr>
            <w:szCs w:val="21"/>
            <w:rPrChange w:id="12180" w:author="David" w:date="2022-08-17T16:58:00Z">
              <w:rPr>
                <w:rFonts w:ascii="Times New Roman" w:hAnsi="Times New Roman"/>
                <w:sz w:val="24"/>
                <w:szCs w:val="24"/>
              </w:rPr>
            </w:rPrChange>
          </w:rPr>
          <w:t xml:space="preserve"> she asked. </w:t>
        </w:r>
      </w:ins>
    </w:p>
    <w:p w14:paraId="677F868D" w14:textId="4A1ABC9B" w:rsidR="00021706" w:rsidRPr="00163DCF" w:rsidRDefault="00021706">
      <w:pPr>
        <w:spacing w:line="276" w:lineRule="auto"/>
        <w:ind w:left="-5" w:right="15" w:firstLine="725"/>
        <w:rPr>
          <w:ins w:id="12181" w:author="Britt Collins" w:date="2021-10-06T12:35:00Z"/>
          <w:szCs w:val="21"/>
          <w:rPrChange w:id="12182" w:author="David" w:date="2022-08-17T16:58:00Z">
            <w:rPr>
              <w:ins w:id="12183" w:author="Britt Collins" w:date="2021-10-06T12:35:00Z"/>
              <w:rFonts w:ascii="Times New Roman" w:hAnsi="Times New Roman"/>
              <w:sz w:val="24"/>
              <w:szCs w:val="24"/>
            </w:rPr>
          </w:rPrChange>
        </w:rPr>
        <w:pPrChange w:id="12184" w:author="David" w:date="2022-08-17T17:01:00Z">
          <w:pPr>
            <w:spacing w:line="480" w:lineRule="auto"/>
            <w:ind w:left="-5" w:right="15" w:firstLine="725"/>
          </w:pPr>
        </w:pPrChange>
      </w:pPr>
      <w:ins w:id="12185" w:author="Britt Collins" w:date="2021-10-06T12:35:00Z">
        <w:r w:rsidRPr="00163DCF">
          <w:rPr>
            <w:szCs w:val="21"/>
            <w:rPrChange w:id="12186" w:author="David" w:date="2022-08-17T16:58:00Z">
              <w:rPr>
                <w:rFonts w:ascii="Times New Roman" w:hAnsi="Times New Roman"/>
                <w:sz w:val="24"/>
                <w:szCs w:val="24"/>
              </w:rPr>
            </w:rPrChange>
          </w:rPr>
          <w:t>“</w:t>
        </w:r>
      </w:ins>
      <w:ins w:id="12187" w:author="Britt Collins" w:date="2021-09-30T14:58:00Z">
        <w:r w:rsidR="006F31F6" w:rsidRPr="00163DCF">
          <w:rPr>
            <w:szCs w:val="21"/>
            <w:rPrChange w:id="12188" w:author="David" w:date="2022-08-17T16:58:00Z">
              <w:rPr>
                <w:rFonts w:ascii="Times New Roman" w:hAnsi="Times New Roman"/>
                <w:sz w:val="24"/>
                <w:szCs w:val="24"/>
              </w:rPr>
            </w:rPrChange>
          </w:rPr>
          <w:t>Fell over, I think</w:t>
        </w:r>
      </w:ins>
      <w:ins w:id="12189" w:author="Britt Collins" w:date="2021-10-06T12:35:00Z">
        <w:r w:rsidRPr="00163DCF">
          <w:rPr>
            <w:szCs w:val="21"/>
            <w:rPrChange w:id="12190" w:author="David" w:date="2022-08-17T16:58:00Z">
              <w:rPr>
                <w:rFonts w:ascii="Times New Roman" w:hAnsi="Times New Roman"/>
                <w:sz w:val="24"/>
                <w:szCs w:val="24"/>
              </w:rPr>
            </w:rPrChange>
          </w:rPr>
          <w:t>”</w:t>
        </w:r>
      </w:ins>
      <w:ins w:id="12191" w:author="Britt Collins" w:date="2021-10-06T12:36:00Z">
        <w:r w:rsidRPr="00163DCF">
          <w:rPr>
            <w:szCs w:val="21"/>
            <w:rPrChange w:id="12192" w:author="David" w:date="2022-08-17T16:58:00Z">
              <w:rPr>
                <w:rFonts w:ascii="Times New Roman" w:hAnsi="Times New Roman"/>
                <w:sz w:val="24"/>
                <w:szCs w:val="24"/>
              </w:rPr>
            </w:rPrChange>
          </w:rPr>
          <w:t xml:space="preserve"> </w:t>
        </w:r>
      </w:ins>
      <w:ins w:id="12193" w:author="Britt Collins" w:date="2021-09-30T14:58:00Z">
        <w:r w:rsidR="006F31F6" w:rsidRPr="00163DCF">
          <w:rPr>
            <w:szCs w:val="21"/>
            <w:rPrChange w:id="12194" w:author="David" w:date="2022-08-17T16:58:00Z">
              <w:rPr>
                <w:rFonts w:ascii="Times New Roman" w:hAnsi="Times New Roman"/>
                <w:sz w:val="24"/>
                <w:szCs w:val="24"/>
              </w:rPr>
            </w:rPrChange>
          </w:rPr>
          <w:t xml:space="preserve">was my laboured response. </w:t>
        </w:r>
      </w:ins>
    </w:p>
    <w:p w14:paraId="43244CEE" w14:textId="2DA349A4" w:rsidR="00021706" w:rsidRPr="00163DCF" w:rsidRDefault="00021706">
      <w:pPr>
        <w:spacing w:line="276" w:lineRule="auto"/>
        <w:ind w:left="-5" w:right="15" w:firstLine="725"/>
        <w:rPr>
          <w:ins w:id="12195" w:author="Britt Collins" w:date="2021-10-06T12:38:00Z"/>
          <w:szCs w:val="21"/>
          <w:rPrChange w:id="12196" w:author="David" w:date="2022-08-17T16:58:00Z">
            <w:rPr>
              <w:ins w:id="12197" w:author="Britt Collins" w:date="2021-10-06T12:38:00Z"/>
              <w:rFonts w:ascii="Times New Roman" w:hAnsi="Times New Roman"/>
              <w:sz w:val="24"/>
              <w:szCs w:val="24"/>
            </w:rPr>
          </w:rPrChange>
        </w:rPr>
        <w:pPrChange w:id="12198" w:author="David" w:date="2022-08-17T17:01:00Z">
          <w:pPr>
            <w:spacing w:line="480" w:lineRule="auto"/>
            <w:ind w:left="-5" w:right="15" w:firstLine="725"/>
          </w:pPr>
        </w:pPrChange>
      </w:pPr>
      <w:ins w:id="12199" w:author="Britt Collins" w:date="2021-10-06T12:36:00Z">
        <w:r w:rsidRPr="00163DCF">
          <w:rPr>
            <w:szCs w:val="21"/>
            <w:rPrChange w:id="12200" w:author="David" w:date="2022-08-17T16:58:00Z">
              <w:rPr>
                <w:rFonts w:ascii="Times New Roman" w:hAnsi="Times New Roman"/>
                <w:sz w:val="24"/>
                <w:szCs w:val="24"/>
              </w:rPr>
            </w:rPrChange>
          </w:rPr>
          <w:t>“</w:t>
        </w:r>
      </w:ins>
      <w:ins w:id="12201" w:author="Britt Collins" w:date="2021-09-30T14:58:00Z">
        <w:r w:rsidR="006F31F6" w:rsidRPr="00163DCF">
          <w:rPr>
            <w:szCs w:val="21"/>
            <w:rPrChange w:id="12202" w:author="David" w:date="2022-08-17T16:58:00Z">
              <w:rPr>
                <w:rFonts w:ascii="Times New Roman" w:hAnsi="Times New Roman"/>
                <w:sz w:val="24"/>
                <w:szCs w:val="24"/>
              </w:rPr>
            </w:rPrChange>
          </w:rPr>
          <w:t>Remove the tissue and let me take a closer look</w:t>
        </w:r>
      </w:ins>
      <w:ins w:id="12203" w:author="Britt Collins" w:date="2021-10-06T12:36:00Z">
        <w:r w:rsidRPr="00163DCF">
          <w:rPr>
            <w:szCs w:val="21"/>
            <w:rPrChange w:id="12204" w:author="David" w:date="2022-08-17T16:58:00Z">
              <w:rPr>
                <w:rFonts w:ascii="Times New Roman" w:hAnsi="Times New Roman"/>
                <w:sz w:val="24"/>
                <w:szCs w:val="24"/>
              </w:rPr>
            </w:rPrChange>
          </w:rPr>
          <w:t xml:space="preserve">.” </w:t>
        </w:r>
      </w:ins>
      <w:ins w:id="12205" w:author="Britt Collins" w:date="2021-09-30T14:58:00Z">
        <w:r w:rsidR="006F31F6" w:rsidRPr="00163DCF">
          <w:rPr>
            <w:szCs w:val="21"/>
            <w:rPrChange w:id="12206" w:author="David" w:date="2022-08-17T16:58:00Z">
              <w:rPr>
                <w:rFonts w:ascii="Times New Roman" w:hAnsi="Times New Roman"/>
                <w:sz w:val="24"/>
                <w:szCs w:val="24"/>
              </w:rPr>
            </w:rPrChange>
          </w:rPr>
          <w:t xml:space="preserve">The nurse winced. </w:t>
        </w:r>
      </w:ins>
      <w:ins w:id="12207" w:author="Britt Collins" w:date="2021-10-06T12:36:00Z">
        <w:r w:rsidRPr="00163DCF">
          <w:rPr>
            <w:szCs w:val="21"/>
            <w:rPrChange w:id="12208" w:author="David" w:date="2022-08-17T16:58:00Z">
              <w:rPr>
                <w:rFonts w:ascii="Times New Roman" w:hAnsi="Times New Roman"/>
                <w:sz w:val="24"/>
                <w:szCs w:val="24"/>
              </w:rPr>
            </w:rPrChange>
          </w:rPr>
          <w:t>“</w:t>
        </w:r>
      </w:ins>
      <w:ins w:id="12209" w:author="Britt Collins" w:date="2021-09-30T14:58:00Z">
        <w:r w:rsidR="006F31F6" w:rsidRPr="00163DCF">
          <w:rPr>
            <w:szCs w:val="21"/>
            <w:rPrChange w:id="12210" w:author="David" w:date="2022-08-17T16:58:00Z">
              <w:rPr>
                <w:rFonts w:ascii="Times New Roman" w:hAnsi="Times New Roman"/>
                <w:sz w:val="24"/>
                <w:szCs w:val="24"/>
              </w:rPr>
            </w:rPrChange>
          </w:rPr>
          <w:t>You’ll be needing stitches</w:t>
        </w:r>
      </w:ins>
      <w:ins w:id="12211" w:author="Britt Collins" w:date="2021-10-06T12:36:00Z">
        <w:r w:rsidRPr="00163DCF">
          <w:rPr>
            <w:szCs w:val="21"/>
            <w:rPrChange w:id="12212" w:author="David" w:date="2022-08-17T16:58:00Z">
              <w:rPr>
                <w:rFonts w:ascii="Times New Roman" w:hAnsi="Times New Roman"/>
                <w:sz w:val="24"/>
                <w:szCs w:val="24"/>
              </w:rPr>
            </w:rPrChange>
          </w:rPr>
          <w:t xml:space="preserve">. </w:t>
        </w:r>
      </w:ins>
      <w:ins w:id="12213" w:author="Britt Collins" w:date="2021-09-30T14:58:00Z">
        <w:r w:rsidR="006F31F6" w:rsidRPr="00163DCF">
          <w:rPr>
            <w:szCs w:val="21"/>
            <w:rPrChange w:id="12214" w:author="David" w:date="2022-08-17T16:58:00Z">
              <w:rPr>
                <w:rFonts w:ascii="Times New Roman" w:hAnsi="Times New Roman"/>
                <w:sz w:val="24"/>
                <w:szCs w:val="24"/>
              </w:rPr>
            </w:rPrChange>
          </w:rPr>
          <w:t>Come on through to the ward, we’ll get you a bed</w:t>
        </w:r>
      </w:ins>
      <w:ins w:id="12215" w:author="Britt Collins" w:date="2021-10-06T12:37:00Z">
        <w:r w:rsidRPr="00163DCF">
          <w:rPr>
            <w:szCs w:val="21"/>
            <w:rPrChange w:id="12216" w:author="David" w:date="2022-08-17T16:58:00Z">
              <w:rPr>
                <w:rFonts w:ascii="Times New Roman" w:hAnsi="Times New Roman"/>
                <w:sz w:val="24"/>
                <w:szCs w:val="24"/>
              </w:rPr>
            </w:rPrChange>
          </w:rPr>
          <w:t>.”</w:t>
        </w:r>
      </w:ins>
      <w:ins w:id="12217" w:author="Britt Collins" w:date="2021-09-30T14:58:00Z">
        <w:r w:rsidR="006F31F6" w:rsidRPr="00163DCF">
          <w:rPr>
            <w:szCs w:val="21"/>
            <w:rPrChange w:id="12218" w:author="David" w:date="2022-08-17T16:58:00Z">
              <w:rPr>
                <w:rFonts w:ascii="Times New Roman" w:hAnsi="Times New Roman"/>
                <w:sz w:val="24"/>
                <w:szCs w:val="24"/>
              </w:rPr>
            </w:rPrChange>
          </w:rPr>
          <w:t xml:space="preserve"> </w:t>
        </w:r>
      </w:ins>
      <w:ins w:id="12219" w:author="Britt Collins" w:date="2021-10-06T12:37:00Z">
        <w:r w:rsidRPr="00163DCF">
          <w:rPr>
            <w:szCs w:val="21"/>
            <w:rPrChange w:id="12220" w:author="David" w:date="2022-08-17T16:58:00Z">
              <w:rPr>
                <w:rFonts w:ascii="Times New Roman" w:hAnsi="Times New Roman"/>
                <w:sz w:val="24"/>
                <w:szCs w:val="24"/>
              </w:rPr>
            </w:rPrChange>
          </w:rPr>
          <w:t>She</w:t>
        </w:r>
      </w:ins>
      <w:ins w:id="12221" w:author="Britt Collins" w:date="2021-09-30T14:58:00Z">
        <w:r w:rsidR="006F31F6" w:rsidRPr="00163DCF">
          <w:rPr>
            <w:szCs w:val="21"/>
            <w:rPrChange w:id="12222" w:author="David" w:date="2022-08-17T16:58:00Z">
              <w:rPr>
                <w:rFonts w:ascii="Times New Roman" w:hAnsi="Times New Roman"/>
                <w:sz w:val="24"/>
                <w:szCs w:val="24"/>
              </w:rPr>
            </w:rPrChange>
          </w:rPr>
          <w:t xml:space="preserve"> sped off, returning with a large plaster</w:t>
        </w:r>
      </w:ins>
      <w:ins w:id="12223" w:author="Britt Collins" w:date="2021-10-06T12:37:00Z">
        <w:r w:rsidRPr="00163DCF">
          <w:rPr>
            <w:szCs w:val="21"/>
            <w:rPrChange w:id="12224" w:author="David" w:date="2022-08-17T16:58:00Z">
              <w:rPr>
                <w:rFonts w:ascii="Times New Roman" w:hAnsi="Times New Roman"/>
                <w:sz w:val="24"/>
                <w:szCs w:val="24"/>
              </w:rPr>
            </w:rPrChange>
          </w:rPr>
          <w:t>, which s</w:t>
        </w:r>
      </w:ins>
      <w:ins w:id="12225" w:author="Britt Collins" w:date="2021-09-30T14:58:00Z">
        <w:r w:rsidR="006F31F6" w:rsidRPr="00163DCF">
          <w:rPr>
            <w:szCs w:val="21"/>
            <w:rPrChange w:id="12226" w:author="David" w:date="2022-08-17T16:58:00Z">
              <w:rPr>
                <w:rFonts w:ascii="Times New Roman" w:hAnsi="Times New Roman"/>
                <w:sz w:val="24"/>
                <w:szCs w:val="24"/>
              </w:rPr>
            </w:rPrChange>
          </w:rPr>
          <w:t>he applied it to my chin with care</w:t>
        </w:r>
      </w:ins>
      <w:ins w:id="12227" w:author="Britt Collins" w:date="2021-10-06T12:38:00Z">
        <w:r w:rsidRPr="00163DCF">
          <w:rPr>
            <w:szCs w:val="21"/>
            <w:rPrChange w:id="12228" w:author="David" w:date="2022-08-17T16:58:00Z">
              <w:rPr>
                <w:rFonts w:ascii="Times New Roman" w:hAnsi="Times New Roman"/>
                <w:sz w:val="24"/>
                <w:szCs w:val="24"/>
              </w:rPr>
            </w:rPrChange>
          </w:rPr>
          <w:t xml:space="preserve"> and </w:t>
        </w:r>
      </w:ins>
      <w:ins w:id="12229" w:author="Britt Collins" w:date="2021-10-06T12:39:00Z">
        <w:r w:rsidR="008B0D33" w:rsidRPr="00163DCF">
          <w:rPr>
            <w:szCs w:val="21"/>
            <w:rPrChange w:id="12230" w:author="David" w:date="2022-08-17T16:58:00Z">
              <w:rPr>
                <w:rFonts w:ascii="Times New Roman" w:hAnsi="Times New Roman"/>
                <w:sz w:val="24"/>
                <w:szCs w:val="24"/>
              </w:rPr>
            </w:rPrChange>
          </w:rPr>
          <w:t xml:space="preserve">then </w:t>
        </w:r>
      </w:ins>
      <w:ins w:id="12231" w:author="Britt Collins" w:date="2021-10-06T12:38:00Z">
        <w:r w:rsidRPr="00163DCF">
          <w:rPr>
            <w:szCs w:val="21"/>
            <w:rPrChange w:id="12232" w:author="David" w:date="2022-08-17T16:58:00Z">
              <w:rPr>
                <w:rFonts w:ascii="Times New Roman" w:hAnsi="Times New Roman"/>
                <w:sz w:val="24"/>
                <w:szCs w:val="24"/>
              </w:rPr>
            </w:rPrChange>
          </w:rPr>
          <w:t xml:space="preserve">handed me </w:t>
        </w:r>
      </w:ins>
      <w:ins w:id="12233" w:author="Britt Collins" w:date="2021-10-06T12:39:00Z">
        <w:r w:rsidR="008B0D33" w:rsidRPr="00163DCF">
          <w:rPr>
            <w:szCs w:val="21"/>
            <w:rPrChange w:id="12234" w:author="David" w:date="2022-08-17T16:58:00Z">
              <w:rPr>
                <w:rFonts w:ascii="Times New Roman" w:hAnsi="Times New Roman"/>
                <w:sz w:val="24"/>
                <w:szCs w:val="24"/>
              </w:rPr>
            </w:rPrChange>
          </w:rPr>
          <w:t>a hospital gown</w:t>
        </w:r>
      </w:ins>
      <w:ins w:id="12235" w:author="Britt Collins" w:date="2021-09-30T14:58:00Z">
        <w:r w:rsidR="006F31F6" w:rsidRPr="00163DCF">
          <w:rPr>
            <w:szCs w:val="21"/>
            <w:rPrChange w:id="12236" w:author="David" w:date="2022-08-17T16:58:00Z">
              <w:rPr>
                <w:rFonts w:ascii="Times New Roman" w:hAnsi="Times New Roman"/>
                <w:sz w:val="24"/>
                <w:szCs w:val="24"/>
              </w:rPr>
            </w:rPrChange>
          </w:rPr>
          <w:t xml:space="preserve">. </w:t>
        </w:r>
      </w:ins>
    </w:p>
    <w:p w14:paraId="08903DAE" w14:textId="45ED1F7F" w:rsidR="006F31F6" w:rsidRPr="00163DCF" w:rsidRDefault="00021706">
      <w:pPr>
        <w:spacing w:line="276" w:lineRule="auto"/>
        <w:ind w:left="-5" w:right="15" w:firstLine="725"/>
        <w:rPr>
          <w:ins w:id="12237" w:author="Britt Collins" w:date="2021-09-30T14:58:00Z"/>
          <w:i/>
          <w:szCs w:val="21"/>
          <w:rPrChange w:id="12238" w:author="David" w:date="2022-08-17T16:58:00Z">
            <w:rPr>
              <w:ins w:id="12239" w:author="Britt Collins" w:date="2021-09-30T14:58:00Z"/>
              <w:rFonts w:ascii="Times New Roman" w:hAnsi="Times New Roman"/>
              <w:sz w:val="24"/>
              <w:szCs w:val="24"/>
            </w:rPr>
          </w:rPrChange>
        </w:rPr>
        <w:pPrChange w:id="12240" w:author="David" w:date="2022-08-17T17:01:00Z">
          <w:pPr>
            <w:ind w:left="-5" w:right="15"/>
          </w:pPr>
        </w:pPrChange>
      </w:pPr>
      <w:ins w:id="12241" w:author="Britt Collins" w:date="2021-10-06T12:39:00Z">
        <w:r w:rsidRPr="00163DCF">
          <w:rPr>
            <w:szCs w:val="21"/>
            <w:rPrChange w:id="12242" w:author="David" w:date="2022-08-17T16:58:00Z">
              <w:rPr>
                <w:rFonts w:ascii="Times New Roman" w:hAnsi="Times New Roman"/>
                <w:sz w:val="24"/>
                <w:szCs w:val="24"/>
              </w:rPr>
            </w:rPrChange>
          </w:rPr>
          <w:t>She</w:t>
        </w:r>
      </w:ins>
      <w:ins w:id="12243" w:author="Britt Collins" w:date="2021-09-30T14:58:00Z">
        <w:r w:rsidR="006F31F6" w:rsidRPr="00163DCF">
          <w:rPr>
            <w:szCs w:val="21"/>
            <w:rPrChange w:id="12244" w:author="David" w:date="2022-08-17T16:58:00Z">
              <w:rPr>
                <w:rFonts w:ascii="Times New Roman" w:hAnsi="Times New Roman"/>
                <w:sz w:val="24"/>
                <w:szCs w:val="24"/>
              </w:rPr>
            </w:rPrChange>
          </w:rPr>
          <w:t xml:space="preserve"> pulled </w:t>
        </w:r>
      </w:ins>
      <w:ins w:id="12245" w:author="Britt Collins" w:date="2021-10-06T12:38:00Z">
        <w:r w:rsidRPr="00163DCF">
          <w:rPr>
            <w:szCs w:val="21"/>
            <w:rPrChange w:id="12246" w:author="David" w:date="2022-08-17T16:58:00Z">
              <w:rPr>
                <w:rFonts w:ascii="Times New Roman" w:hAnsi="Times New Roman"/>
                <w:sz w:val="24"/>
                <w:szCs w:val="24"/>
              </w:rPr>
            </w:rPrChange>
          </w:rPr>
          <w:t xml:space="preserve">the </w:t>
        </w:r>
      </w:ins>
      <w:ins w:id="12247" w:author="Britt Collins" w:date="2021-09-30T14:58:00Z">
        <w:r w:rsidR="006F31F6" w:rsidRPr="00163DCF">
          <w:rPr>
            <w:szCs w:val="21"/>
            <w:rPrChange w:id="12248" w:author="David" w:date="2022-08-17T16:58:00Z">
              <w:rPr>
                <w:rFonts w:ascii="Times New Roman" w:hAnsi="Times New Roman"/>
                <w:sz w:val="24"/>
                <w:szCs w:val="24"/>
              </w:rPr>
            </w:rPrChange>
          </w:rPr>
          <w:t xml:space="preserve">thinly veiled curtains around my bed </w:t>
        </w:r>
      </w:ins>
      <w:ins w:id="12249" w:author="Britt Collins" w:date="2021-10-06T12:38:00Z">
        <w:r w:rsidRPr="00163DCF">
          <w:rPr>
            <w:szCs w:val="21"/>
            <w:rPrChange w:id="12250" w:author="David" w:date="2022-08-17T16:58:00Z">
              <w:rPr>
                <w:rFonts w:ascii="Times New Roman" w:hAnsi="Times New Roman"/>
                <w:sz w:val="24"/>
                <w:szCs w:val="24"/>
              </w:rPr>
            </w:rPrChange>
          </w:rPr>
          <w:t>for</w:t>
        </w:r>
      </w:ins>
      <w:ins w:id="12251" w:author="Britt Collins" w:date="2021-09-30T14:58:00Z">
        <w:r w:rsidR="006F31F6" w:rsidRPr="00163DCF">
          <w:rPr>
            <w:szCs w:val="21"/>
            <w:rPrChange w:id="12252" w:author="David" w:date="2022-08-17T16:58:00Z">
              <w:rPr>
                <w:rFonts w:ascii="Times New Roman" w:hAnsi="Times New Roman"/>
                <w:sz w:val="24"/>
                <w:szCs w:val="24"/>
              </w:rPr>
            </w:rPrChange>
          </w:rPr>
          <w:t xml:space="preserve"> privacy. It was a relief to remove my blood and alcohol-soaked clothes. I put the gown on and lay in bed. I stared at the ceiling, taking a moment to think about the enormity of the situation. As I yawned and closed my mouth, my top and bottom teeth weren't stacking atop one another. I strained my jaw muscles on the right-hand side of my mouth to correct the problem. My jaw ached. I used my tongue to probe the condition of my teeth. Some were jagged, others were loose. </w:t>
        </w:r>
        <w:r w:rsidR="006F31F6" w:rsidRPr="00163DCF">
          <w:rPr>
            <w:i/>
            <w:szCs w:val="21"/>
            <w:rPrChange w:id="12253" w:author="David" w:date="2022-08-17T16:58:00Z">
              <w:rPr>
                <w:rFonts w:ascii="Times New Roman" w:hAnsi="Times New Roman"/>
                <w:sz w:val="24"/>
                <w:szCs w:val="24"/>
              </w:rPr>
            </w:rPrChange>
          </w:rPr>
          <w:t>What the hell happened to me?</w:t>
        </w:r>
      </w:ins>
    </w:p>
    <w:p w14:paraId="6EE2F1E7" w14:textId="54A7E1CB" w:rsidR="008B0D33" w:rsidRPr="00163DCF" w:rsidRDefault="006F31F6">
      <w:pPr>
        <w:spacing w:line="276" w:lineRule="auto"/>
        <w:ind w:left="-5" w:right="15" w:firstLine="725"/>
        <w:rPr>
          <w:ins w:id="12254" w:author="Britt Collins" w:date="2021-10-06T12:40:00Z"/>
          <w:szCs w:val="21"/>
          <w:rPrChange w:id="12255" w:author="David" w:date="2022-08-17T16:58:00Z">
            <w:rPr>
              <w:ins w:id="12256" w:author="Britt Collins" w:date="2021-10-06T12:40:00Z"/>
              <w:rFonts w:ascii="Times New Roman" w:hAnsi="Times New Roman"/>
              <w:sz w:val="24"/>
              <w:szCs w:val="24"/>
            </w:rPr>
          </w:rPrChange>
        </w:rPr>
        <w:pPrChange w:id="12257" w:author="David" w:date="2022-08-17T17:01:00Z">
          <w:pPr>
            <w:spacing w:line="480" w:lineRule="auto"/>
            <w:ind w:left="-5" w:right="15" w:firstLine="725"/>
          </w:pPr>
        </w:pPrChange>
      </w:pPr>
      <w:ins w:id="12258" w:author="Britt Collins" w:date="2021-09-30T14:58:00Z">
        <w:r w:rsidRPr="00163DCF">
          <w:rPr>
            <w:szCs w:val="21"/>
            <w:rPrChange w:id="12259" w:author="David" w:date="2022-08-17T16:58:00Z">
              <w:rPr>
                <w:rFonts w:ascii="Times New Roman" w:hAnsi="Times New Roman"/>
                <w:sz w:val="24"/>
                <w:szCs w:val="24"/>
              </w:rPr>
            </w:rPrChange>
          </w:rPr>
          <w:t xml:space="preserve">The nurse was a welcome distraction. </w:t>
        </w:r>
      </w:ins>
      <w:ins w:id="12260" w:author="Britt Collins" w:date="2021-10-06T12:41:00Z">
        <w:r w:rsidR="008B0D33" w:rsidRPr="00163DCF">
          <w:rPr>
            <w:b/>
            <w:szCs w:val="21"/>
            <w:rPrChange w:id="12261" w:author="David" w:date="2022-08-17T16:58:00Z">
              <w:rPr>
                <w:rFonts w:ascii="Times New Roman" w:hAnsi="Times New Roman"/>
                <w:sz w:val="24"/>
                <w:szCs w:val="24"/>
              </w:rPr>
            </w:rPrChange>
          </w:rPr>
          <w:t>DESCRIBE THE NURSE</w:t>
        </w:r>
      </w:ins>
      <w:ins w:id="12262" w:author="Britt Collins" w:date="2021-10-06T12:42:00Z">
        <w:r w:rsidR="008B0D33" w:rsidRPr="00163DCF">
          <w:rPr>
            <w:b/>
            <w:szCs w:val="21"/>
            <w:rPrChange w:id="12263" w:author="David" w:date="2022-08-17T16:58:00Z">
              <w:rPr>
                <w:rFonts w:ascii="Times New Roman" w:hAnsi="Times New Roman"/>
                <w:sz w:val="24"/>
                <w:szCs w:val="24"/>
              </w:rPr>
            </w:rPrChange>
          </w:rPr>
          <w:t>, EVEN PASSING CHARACTER NEED SOME SORT OF DESCRIPTION.</w:t>
        </w:r>
        <w:r w:rsidR="008B0D33" w:rsidRPr="00163DCF">
          <w:rPr>
            <w:szCs w:val="21"/>
            <w:rPrChange w:id="12264" w:author="David" w:date="2022-08-17T16:58:00Z">
              <w:rPr>
                <w:rFonts w:ascii="Times New Roman" w:hAnsi="Times New Roman"/>
                <w:sz w:val="24"/>
                <w:szCs w:val="24"/>
              </w:rPr>
            </w:rPrChange>
          </w:rPr>
          <w:t xml:space="preserve"> </w:t>
        </w:r>
      </w:ins>
      <w:ins w:id="12265" w:author="Britt Collins" w:date="2021-09-30T14:58:00Z">
        <w:r w:rsidRPr="00163DCF">
          <w:rPr>
            <w:szCs w:val="21"/>
            <w:rPrChange w:id="12266" w:author="David" w:date="2022-08-17T16:58:00Z">
              <w:rPr>
                <w:rFonts w:ascii="Times New Roman" w:hAnsi="Times New Roman"/>
                <w:sz w:val="24"/>
                <w:szCs w:val="24"/>
              </w:rPr>
            </w:rPrChange>
          </w:rPr>
          <w:t>She asked me to sit up. The plaster was gently removed from my chin, the area was cleaned and injected with anaesthetic. A plastic stitch was laced through with a large needle. The procedure was performed quickly. A large bandage was applied over the stitching.</w:t>
        </w:r>
      </w:ins>
      <w:ins w:id="12267" w:author="Britt Collins" w:date="2021-10-06T12:40:00Z">
        <w:r w:rsidR="008B0D33" w:rsidRPr="00163DCF">
          <w:rPr>
            <w:szCs w:val="21"/>
            <w:rPrChange w:id="12268" w:author="David" w:date="2022-08-17T16:58:00Z">
              <w:rPr>
                <w:rFonts w:ascii="Times New Roman" w:hAnsi="Times New Roman"/>
                <w:sz w:val="24"/>
                <w:szCs w:val="24"/>
              </w:rPr>
            </w:rPrChange>
          </w:rPr>
          <w:t xml:space="preserve"> “</w:t>
        </w:r>
      </w:ins>
      <w:ins w:id="12269" w:author="Britt Collins" w:date="2021-09-30T14:58:00Z">
        <w:r w:rsidRPr="00163DCF">
          <w:rPr>
            <w:szCs w:val="21"/>
            <w:rPrChange w:id="12270" w:author="David" w:date="2022-08-17T16:58:00Z">
              <w:rPr>
                <w:rFonts w:ascii="Times New Roman" w:hAnsi="Times New Roman"/>
                <w:sz w:val="24"/>
                <w:szCs w:val="24"/>
              </w:rPr>
            </w:rPrChange>
          </w:rPr>
          <w:t>Please lie back,</w:t>
        </w:r>
      </w:ins>
      <w:ins w:id="12271" w:author="Britt Collins" w:date="2021-10-06T12:40:00Z">
        <w:r w:rsidR="008B0D33" w:rsidRPr="00163DCF">
          <w:rPr>
            <w:szCs w:val="21"/>
            <w:rPrChange w:id="12272" w:author="David" w:date="2022-08-17T16:58:00Z">
              <w:rPr>
                <w:rFonts w:ascii="Times New Roman" w:hAnsi="Times New Roman"/>
                <w:sz w:val="24"/>
                <w:szCs w:val="24"/>
              </w:rPr>
            </w:rPrChange>
          </w:rPr>
          <w:t>”</w:t>
        </w:r>
      </w:ins>
      <w:ins w:id="12273" w:author="Britt Collins" w:date="2021-09-30T14:58:00Z">
        <w:r w:rsidRPr="00163DCF">
          <w:rPr>
            <w:szCs w:val="21"/>
            <w:rPrChange w:id="12274" w:author="David" w:date="2022-08-17T16:58:00Z">
              <w:rPr>
                <w:rFonts w:ascii="Times New Roman" w:hAnsi="Times New Roman"/>
                <w:sz w:val="24"/>
                <w:szCs w:val="24"/>
              </w:rPr>
            </w:rPrChange>
          </w:rPr>
          <w:t xml:space="preserve"> she asked</w:t>
        </w:r>
      </w:ins>
      <w:ins w:id="12275" w:author="Britt Collins" w:date="2021-10-06T12:40:00Z">
        <w:r w:rsidR="008B0D33" w:rsidRPr="00163DCF">
          <w:rPr>
            <w:szCs w:val="21"/>
            <w:rPrChange w:id="12276" w:author="David" w:date="2022-08-17T16:58:00Z">
              <w:rPr>
                <w:rFonts w:ascii="Times New Roman" w:hAnsi="Times New Roman"/>
                <w:sz w:val="24"/>
                <w:szCs w:val="24"/>
              </w:rPr>
            </w:rPrChange>
          </w:rPr>
          <w:t xml:space="preserve"> and left</w:t>
        </w:r>
      </w:ins>
      <w:ins w:id="12277" w:author="Britt Collins" w:date="2021-09-30T14:58:00Z">
        <w:r w:rsidRPr="00163DCF">
          <w:rPr>
            <w:szCs w:val="21"/>
            <w:rPrChange w:id="12278" w:author="David" w:date="2022-08-17T16:58:00Z">
              <w:rPr>
                <w:rFonts w:ascii="Times New Roman" w:hAnsi="Times New Roman"/>
                <w:sz w:val="24"/>
                <w:szCs w:val="24"/>
              </w:rPr>
            </w:rPrChange>
          </w:rPr>
          <w:t xml:space="preserve">. </w:t>
        </w:r>
      </w:ins>
    </w:p>
    <w:p w14:paraId="5BC336FA" w14:textId="77777777" w:rsidR="008B0D33" w:rsidRPr="00163DCF" w:rsidRDefault="006F31F6">
      <w:pPr>
        <w:spacing w:line="276" w:lineRule="auto"/>
        <w:ind w:left="-5" w:right="15" w:firstLine="725"/>
        <w:rPr>
          <w:ins w:id="12279" w:author="Britt Collins" w:date="2021-10-06T12:41:00Z"/>
          <w:szCs w:val="21"/>
          <w:rPrChange w:id="12280" w:author="David" w:date="2022-08-17T16:58:00Z">
            <w:rPr>
              <w:ins w:id="12281" w:author="Britt Collins" w:date="2021-10-06T12:41:00Z"/>
              <w:rFonts w:ascii="Times New Roman" w:hAnsi="Times New Roman"/>
              <w:sz w:val="24"/>
              <w:szCs w:val="24"/>
            </w:rPr>
          </w:rPrChange>
        </w:rPr>
        <w:pPrChange w:id="12282" w:author="David" w:date="2022-08-17T17:01:00Z">
          <w:pPr>
            <w:spacing w:line="480" w:lineRule="auto"/>
            <w:ind w:left="-5" w:right="15" w:firstLine="725"/>
          </w:pPr>
        </w:pPrChange>
      </w:pPr>
      <w:ins w:id="12283" w:author="Britt Collins" w:date="2021-09-30T14:58:00Z">
        <w:r w:rsidRPr="00163DCF">
          <w:rPr>
            <w:szCs w:val="21"/>
            <w:rPrChange w:id="12284" w:author="David" w:date="2022-08-17T16:58:00Z">
              <w:rPr>
                <w:rFonts w:ascii="Times New Roman" w:hAnsi="Times New Roman"/>
                <w:sz w:val="24"/>
                <w:szCs w:val="24"/>
              </w:rPr>
            </w:rPrChange>
          </w:rPr>
          <w:t xml:space="preserve">It went deathly quiet. I wondered if I was okay to leave. A young male nurse flung open the curtains surrounding my bed and closed them quickly behind him. He asked me to show my forearm. He warned I might feel discomfort. A large needled IV drip was inserted into the arm. It didn't bother </w:t>
        </w:r>
        <w:proofErr w:type="gramStart"/>
        <w:r w:rsidRPr="00163DCF">
          <w:rPr>
            <w:szCs w:val="21"/>
            <w:rPrChange w:id="12285" w:author="David" w:date="2022-08-17T16:58:00Z">
              <w:rPr>
                <w:rFonts w:ascii="Times New Roman" w:hAnsi="Times New Roman"/>
                <w:sz w:val="24"/>
                <w:szCs w:val="24"/>
              </w:rPr>
            </w:rPrChange>
          </w:rPr>
          <w:t>me,</w:t>
        </w:r>
        <w:proofErr w:type="gramEnd"/>
        <w:r w:rsidRPr="00163DCF">
          <w:rPr>
            <w:szCs w:val="21"/>
            <w:rPrChange w:id="12286" w:author="David" w:date="2022-08-17T16:58:00Z">
              <w:rPr>
                <w:rFonts w:ascii="Times New Roman" w:hAnsi="Times New Roman"/>
                <w:sz w:val="24"/>
                <w:szCs w:val="24"/>
              </w:rPr>
            </w:rPrChange>
          </w:rPr>
          <w:t xml:space="preserve"> I had grown up on local anaesthetics for dental treatments. The male nurse asked if I felt any discomfort other than the obvious IV puncture wound. The alcoholic affects were slowly wearing off. The pain from my leg and jaw was becoming </w:t>
        </w:r>
      </w:ins>
      <w:ins w:id="12287" w:author="Britt Collins" w:date="2021-10-06T11:24:00Z">
        <w:r w:rsidR="005D2928" w:rsidRPr="00163DCF">
          <w:rPr>
            <w:szCs w:val="21"/>
            <w:rPrChange w:id="12288" w:author="David" w:date="2022-08-17T16:58:00Z">
              <w:rPr>
                <w:rFonts w:ascii="Times New Roman" w:hAnsi="Times New Roman"/>
                <w:sz w:val="24"/>
                <w:szCs w:val="24"/>
              </w:rPr>
            </w:rPrChange>
          </w:rPr>
          <w:t>painful</w:t>
        </w:r>
      </w:ins>
      <w:ins w:id="12289" w:author="Britt Collins" w:date="2021-09-30T14:58:00Z">
        <w:r w:rsidRPr="00163DCF">
          <w:rPr>
            <w:szCs w:val="21"/>
            <w:rPrChange w:id="12290" w:author="David" w:date="2022-08-17T16:58:00Z">
              <w:rPr>
                <w:rFonts w:ascii="Times New Roman" w:hAnsi="Times New Roman"/>
                <w:sz w:val="24"/>
                <w:szCs w:val="24"/>
              </w:rPr>
            </w:rPrChange>
          </w:rPr>
          <w:t xml:space="preserve">. </w:t>
        </w:r>
      </w:ins>
    </w:p>
    <w:p w14:paraId="0D6C806F" w14:textId="767AB01D" w:rsidR="008B0D33" w:rsidRPr="00163DCF" w:rsidRDefault="006F31F6">
      <w:pPr>
        <w:spacing w:line="276" w:lineRule="auto"/>
        <w:ind w:left="-5" w:right="15" w:firstLine="725"/>
        <w:rPr>
          <w:ins w:id="12291" w:author="Britt Collins" w:date="2021-10-06T12:41:00Z"/>
          <w:szCs w:val="21"/>
          <w:rPrChange w:id="12292" w:author="David" w:date="2022-08-17T16:58:00Z">
            <w:rPr>
              <w:ins w:id="12293" w:author="Britt Collins" w:date="2021-10-06T12:41:00Z"/>
              <w:rFonts w:ascii="Times New Roman" w:hAnsi="Times New Roman"/>
              <w:sz w:val="24"/>
              <w:szCs w:val="24"/>
            </w:rPr>
          </w:rPrChange>
        </w:rPr>
        <w:pPrChange w:id="12294" w:author="David" w:date="2022-08-17T17:01:00Z">
          <w:pPr>
            <w:spacing w:line="480" w:lineRule="auto"/>
            <w:ind w:left="-5" w:right="15" w:firstLine="725"/>
          </w:pPr>
        </w:pPrChange>
      </w:pPr>
      <w:ins w:id="12295" w:author="Britt Collins" w:date="2021-09-30T14:58:00Z">
        <w:r w:rsidRPr="00163DCF">
          <w:rPr>
            <w:szCs w:val="21"/>
            <w:rPrChange w:id="12296" w:author="David" w:date="2022-08-17T16:58:00Z">
              <w:rPr>
                <w:rFonts w:ascii="Times New Roman" w:hAnsi="Times New Roman"/>
                <w:sz w:val="24"/>
                <w:szCs w:val="24"/>
              </w:rPr>
            </w:rPrChange>
          </w:rPr>
          <w:t xml:space="preserve">I winced, nodded my head then deeply exhaled. </w:t>
        </w:r>
      </w:ins>
    </w:p>
    <w:p w14:paraId="209AE3DA" w14:textId="4BEFEB3F" w:rsidR="006F31F6" w:rsidRPr="00163DCF" w:rsidRDefault="008B0D33">
      <w:pPr>
        <w:spacing w:line="276" w:lineRule="auto"/>
        <w:ind w:left="-5" w:right="15" w:firstLine="725"/>
        <w:rPr>
          <w:ins w:id="12297" w:author="Britt Collins" w:date="2021-09-30T14:58:00Z"/>
          <w:szCs w:val="21"/>
          <w:rPrChange w:id="12298" w:author="David" w:date="2022-08-17T16:58:00Z">
            <w:rPr>
              <w:ins w:id="12299" w:author="Britt Collins" w:date="2021-09-30T14:58:00Z"/>
              <w:rFonts w:ascii="Times New Roman" w:hAnsi="Times New Roman"/>
              <w:sz w:val="24"/>
              <w:szCs w:val="24"/>
            </w:rPr>
          </w:rPrChange>
        </w:rPr>
        <w:pPrChange w:id="12300" w:author="David" w:date="2022-08-17T17:01:00Z">
          <w:pPr>
            <w:ind w:left="-5" w:right="15"/>
          </w:pPr>
        </w:pPrChange>
      </w:pPr>
      <w:ins w:id="12301" w:author="Britt Collins" w:date="2021-10-06T12:41:00Z">
        <w:r w:rsidRPr="00163DCF">
          <w:rPr>
            <w:szCs w:val="21"/>
            <w:rPrChange w:id="12302" w:author="David" w:date="2022-08-17T16:58:00Z">
              <w:rPr>
                <w:rFonts w:ascii="Times New Roman" w:hAnsi="Times New Roman"/>
                <w:sz w:val="24"/>
                <w:szCs w:val="24"/>
              </w:rPr>
            </w:rPrChange>
          </w:rPr>
          <w:t>“</w:t>
        </w:r>
      </w:ins>
      <w:ins w:id="12303" w:author="Britt Collins" w:date="2021-10-06T12:49:00Z">
        <w:r w:rsidR="002E00AF" w:rsidRPr="00163DCF">
          <w:rPr>
            <w:szCs w:val="21"/>
            <w:rPrChange w:id="12304" w:author="David" w:date="2022-08-17T16:58:00Z">
              <w:rPr>
                <w:rFonts w:ascii="Times New Roman" w:hAnsi="Times New Roman"/>
                <w:sz w:val="24"/>
                <w:szCs w:val="24"/>
              </w:rPr>
            </w:rPrChange>
          </w:rPr>
          <w:t>Y</w:t>
        </w:r>
      </w:ins>
      <w:ins w:id="12305" w:author="Britt Collins" w:date="2021-10-06T12:48:00Z">
        <w:r w:rsidRPr="00163DCF">
          <w:rPr>
            <w:szCs w:val="21"/>
            <w:rPrChange w:id="12306" w:author="David" w:date="2022-08-17T16:58:00Z">
              <w:rPr>
                <w:rFonts w:ascii="Times New Roman" w:hAnsi="Times New Roman"/>
                <w:sz w:val="24"/>
                <w:szCs w:val="24"/>
              </w:rPr>
            </w:rPrChange>
          </w:rPr>
          <w:t>ou’ll live</w:t>
        </w:r>
      </w:ins>
      <w:ins w:id="12307" w:author="Britt Collins" w:date="2021-10-06T12:50:00Z">
        <w:r w:rsidR="002E00AF" w:rsidRPr="00163DCF">
          <w:rPr>
            <w:szCs w:val="21"/>
            <w:rPrChange w:id="12308" w:author="David" w:date="2022-08-17T16:58:00Z">
              <w:rPr>
                <w:rFonts w:ascii="Times New Roman" w:hAnsi="Times New Roman"/>
                <w:sz w:val="24"/>
                <w:szCs w:val="24"/>
              </w:rPr>
            </w:rPrChange>
          </w:rPr>
          <w:t>… a dose of morphine will help</w:t>
        </w:r>
      </w:ins>
      <w:ins w:id="12309" w:author="Britt Collins" w:date="2021-10-06T12:41:00Z">
        <w:r w:rsidRPr="00163DCF">
          <w:rPr>
            <w:szCs w:val="21"/>
            <w:rPrChange w:id="12310" w:author="David" w:date="2022-08-17T16:58:00Z">
              <w:rPr>
                <w:rFonts w:ascii="Times New Roman" w:hAnsi="Times New Roman"/>
                <w:sz w:val="24"/>
                <w:szCs w:val="24"/>
              </w:rPr>
            </w:rPrChange>
          </w:rPr>
          <w:t>,”</w:t>
        </w:r>
      </w:ins>
      <w:ins w:id="12311" w:author="Britt Collins" w:date="2021-09-30T14:58:00Z">
        <w:r w:rsidR="006F31F6" w:rsidRPr="00163DCF">
          <w:rPr>
            <w:szCs w:val="21"/>
            <w:rPrChange w:id="12312" w:author="David" w:date="2022-08-17T16:58:00Z">
              <w:rPr>
                <w:rFonts w:ascii="Times New Roman" w:hAnsi="Times New Roman"/>
                <w:sz w:val="24"/>
                <w:szCs w:val="24"/>
              </w:rPr>
            </w:rPrChange>
          </w:rPr>
          <w:t xml:space="preserve"> </w:t>
        </w:r>
      </w:ins>
      <w:ins w:id="12313" w:author="Britt Collins" w:date="2021-10-06T12:42:00Z">
        <w:r w:rsidRPr="00163DCF">
          <w:rPr>
            <w:szCs w:val="21"/>
            <w:rPrChange w:id="12314" w:author="David" w:date="2022-08-17T16:58:00Z">
              <w:rPr>
                <w:rFonts w:ascii="Times New Roman" w:hAnsi="Times New Roman"/>
                <w:sz w:val="24"/>
                <w:szCs w:val="24"/>
              </w:rPr>
            </w:rPrChange>
          </w:rPr>
          <w:t xml:space="preserve">said </w:t>
        </w:r>
      </w:ins>
      <w:ins w:id="12315" w:author="Britt Collins" w:date="2021-09-30T14:58:00Z">
        <w:r w:rsidR="006F31F6" w:rsidRPr="00163DCF">
          <w:rPr>
            <w:szCs w:val="21"/>
            <w:rPrChange w:id="12316" w:author="David" w:date="2022-08-17T16:58:00Z">
              <w:rPr>
                <w:rFonts w:ascii="Times New Roman" w:hAnsi="Times New Roman"/>
                <w:sz w:val="24"/>
                <w:szCs w:val="24"/>
              </w:rPr>
            </w:rPrChange>
          </w:rPr>
          <w:t>the male nurse</w:t>
        </w:r>
      </w:ins>
      <w:ins w:id="12317" w:author="Britt Collins" w:date="2021-10-06T12:42:00Z">
        <w:r w:rsidRPr="00163DCF">
          <w:rPr>
            <w:b/>
            <w:szCs w:val="21"/>
            <w:rPrChange w:id="12318" w:author="David" w:date="2022-08-17T16:58:00Z">
              <w:rPr>
                <w:rFonts w:ascii="Times New Roman" w:hAnsi="Times New Roman"/>
                <w:sz w:val="24"/>
                <w:szCs w:val="24"/>
              </w:rPr>
            </w:rPrChange>
          </w:rPr>
          <w:t xml:space="preserve">, </w:t>
        </w:r>
      </w:ins>
      <w:ins w:id="12319" w:author="Britt Collins" w:date="2021-10-06T12:47:00Z">
        <w:r w:rsidRPr="00163DCF">
          <w:rPr>
            <w:b/>
            <w:szCs w:val="21"/>
            <w:rPrChange w:id="12320" w:author="David" w:date="2022-08-17T16:58:00Z">
              <w:rPr>
                <w:rFonts w:ascii="Times New Roman" w:hAnsi="Times New Roman"/>
                <w:sz w:val="24"/>
                <w:szCs w:val="24"/>
              </w:rPr>
            </w:rPrChange>
          </w:rPr>
          <w:t>silvery-haired, square-</w:t>
        </w:r>
        <w:proofErr w:type="gramStart"/>
        <w:r w:rsidRPr="00163DCF">
          <w:rPr>
            <w:b/>
            <w:szCs w:val="21"/>
            <w:rPrChange w:id="12321" w:author="David" w:date="2022-08-17T16:58:00Z">
              <w:rPr>
                <w:rFonts w:ascii="Times New Roman" w:hAnsi="Times New Roman"/>
                <w:sz w:val="24"/>
                <w:szCs w:val="24"/>
              </w:rPr>
            </w:rPrChange>
          </w:rPr>
          <w:t>jawed</w:t>
        </w:r>
        <w:proofErr w:type="gramEnd"/>
        <w:r w:rsidRPr="00163DCF">
          <w:rPr>
            <w:b/>
            <w:szCs w:val="21"/>
            <w:rPrChange w:id="12322" w:author="David" w:date="2022-08-17T16:58:00Z">
              <w:rPr>
                <w:rFonts w:ascii="Times New Roman" w:hAnsi="Times New Roman"/>
                <w:sz w:val="24"/>
                <w:szCs w:val="24"/>
              </w:rPr>
            </w:rPrChange>
          </w:rPr>
          <w:t xml:space="preserve"> and stocky</w:t>
        </w:r>
      </w:ins>
      <w:ins w:id="12323" w:author="Britt Collins" w:date="2021-10-06T12:48:00Z">
        <w:r w:rsidRPr="00163DCF">
          <w:rPr>
            <w:b/>
            <w:szCs w:val="21"/>
            <w:rPrChange w:id="12324" w:author="David" w:date="2022-08-17T16:58:00Z">
              <w:rPr>
                <w:rFonts w:ascii="Times New Roman" w:hAnsi="Times New Roman"/>
                <w:sz w:val="24"/>
                <w:szCs w:val="24"/>
              </w:rPr>
            </w:rPrChange>
          </w:rPr>
          <w:t>, tried to make light of the situation</w:t>
        </w:r>
      </w:ins>
      <w:ins w:id="12325" w:author="Britt Collins" w:date="2021-09-30T14:58:00Z">
        <w:r w:rsidR="006F31F6" w:rsidRPr="00163DCF">
          <w:rPr>
            <w:szCs w:val="21"/>
            <w:rPrChange w:id="12326" w:author="David" w:date="2022-08-17T16:58:00Z">
              <w:rPr>
                <w:rFonts w:ascii="Times New Roman" w:hAnsi="Times New Roman"/>
                <w:sz w:val="24"/>
                <w:szCs w:val="24"/>
              </w:rPr>
            </w:rPrChange>
          </w:rPr>
          <w:t xml:space="preserve">. Out the corner of my eye I could see </w:t>
        </w:r>
      </w:ins>
      <w:ins w:id="12327" w:author="Britt Collins" w:date="2021-10-06T12:49:00Z">
        <w:r w:rsidRPr="00163DCF">
          <w:rPr>
            <w:szCs w:val="21"/>
            <w:rPrChange w:id="12328" w:author="David" w:date="2022-08-17T16:58:00Z">
              <w:rPr>
                <w:rFonts w:ascii="Times New Roman" w:hAnsi="Times New Roman"/>
                <w:sz w:val="24"/>
                <w:szCs w:val="24"/>
              </w:rPr>
            </w:rPrChange>
          </w:rPr>
          <w:t>him</w:t>
        </w:r>
      </w:ins>
      <w:ins w:id="12329" w:author="Britt Collins" w:date="2021-09-30T14:58:00Z">
        <w:r w:rsidR="006F31F6" w:rsidRPr="00163DCF">
          <w:rPr>
            <w:szCs w:val="21"/>
            <w:rPrChange w:id="12330" w:author="David" w:date="2022-08-17T16:58:00Z">
              <w:rPr>
                <w:rFonts w:ascii="Times New Roman" w:hAnsi="Times New Roman"/>
                <w:sz w:val="24"/>
                <w:szCs w:val="24"/>
              </w:rPr>
            </w:rPrChange>
          </w:rPr>
          <w:t xml:space="preserve"> attach something to the drip and squeeze a syringe. I felt euphoria. The pain evaporated. The endorphin rush was on a scale beyond anything I had ever experienced. I was left breathless. My eyelids became heavy. I woke up hours later. The morphine had worn off and the pain had resurfaced. Not only had the pain returned, </w:t>
        </w:r>
        <w:proofErr w:type="gramStart"/>
        <w:r w:rsidR="006F31F6" w:rsidRPr="00163DCF">
          <w:rPr>
            <w:szCs w:val="21"/>
            <w:rPrChange w:id="12331" w:author="David" w:date="2022-08-17T16:58:00Z">
              <w:rPr>
                <w:rFonts w:ascii="Times New Roman" w:hAnsi="Times New Roman"/>
                <w:sz w:val="24"/>
                <w:szCs w:val="24"/>
              </w:rPr>
            </w:rPrChange>
          </w:rPr>
          <w:t>another patient had</w:t>
        </w:r>
        <w:proofErr w:type="gramEnd"/>
        <w:r w:rsidR="006F31F6" w:rsidRPr="00163DCF">
          <w:rPr>
            <w:szCs w:val="21"/>
            <w:rPrChange w:id="12332" w:author="David" w:date="2022-08-17T16:58:00Z">
              <w:rPr>
                <w:rFonts w:ascii="Times New Roman" w:hAnsi="Times New Roman"/>
                <w:sz w:val="24"/>
                <w:szCs w:val="24"/>
              </w:rPr>
            </w:rPrChange>
          </w:rPr>
          <w:t xml:space="preserve"> too.</w:t>
        </w:r>
      </w:ins>
    </w:p>
    <w:p w14:paraId="7123D90A" w14:textId="4CC0610C" w:rsidR="006F31F6" w:rsidRPr="00163DCF" w:rsidRDefault="006F31F6">
      <w:pPr>
        <w:spacing w:line="276" w:lineRule="auto"/>
        <w:ind w:left="-5" w:right="15" w:firstLine="725"/>
        <w:rPr>
          <w:ins w:id="12333" w:author="Britt Collins" w:date="2021-09-30T14:58:00Z"/>
          <w:szCs w:val="21"/>
          <w:rPrChange w:id="12334" w:author="David" w:date="2022-08-17T16:58:00Z">
            <w:rPr>
              <w:ins w:id="12335" w:author="Britt Collins" w:date="2021-09-30T14:58:00Z"/>
              <w:rFonts w:ascii="Times New Roman" w:hAnsi="Times New Roman"/>
              <w:sz w:val="24"/>
              <w:szCs w:val="24"/>
            </w:rPr>
          </w:rPrChange>
        </w:rPr>
        <w:pPrChange w:id="12336" w:author="David" w:date="2022-08-17T17:01:00Z">
          <w:pPr>
            <w:ind w:left="-5" w:right="15"/>
          </w:pPr>
        </w:pPrChange>
      </w:pPr>
      <w:ins w:id="12337" w:author="Britt Collins" w:date="2021-09-30T14:58:00Z">
        <w:r w:rsidRPr="00163DCF">
          <w:rPr>
            <w:szCs w:val="21"/>
            <w:rPrChange w:id="12338" w:author="David" w:date="2022-08-17T16:58:00Z">
              <w:rPr>
                <w:rFonts w:ascii="Times New Roman" w:hAnsi="Times New Roman"/>
                <w:sz w:val="24"/>
                <w:szCs w:val="24"/>
              </w:rPr>
            </w:rPrChange>
          </w:rPr>
          <w:t>There was a lot of commotion from the people surrounding the bed next door. My situation was clearly nothing compar</w:t>
        </w:r>
      </w:ins>
      <w:ins w:id="12339" w:author="Britt Collins" w:date="2021-10-06T12:50:00Z">
        <w:r w:rsidR="002E00AF" w:rsidRPr="00163DCF">
          <w:rPr>
            <w:szCs w:val="21"/>
            <w:rPrChange w:id="12340" w:author="David" w:date="2022-08-17T16:58:00Z">
              <w:rPr>
                <w:rFonts w:ascii="Times New Roman" w:hAnsi="Times New Roman"/>
                <w:sz w:val="24"/>
                <w:szCs w:val="24"/>
              </w:rPr>
            </w:rPrChange>
          </w:rPr>
          <w:t>ed</w:t>
        </w:r>
      </w:ins>
      <w:ins w:id="12341" w:author="Britt Collins" w:date="2021-09-30T14:58:00Z">
        <w:r w:rsidRPr="00163DCF">
          <w:rPr>
            <w:szCs w:val="21"/>
            <w:rPrChange w:id="12342" w:author="David" w:date="2022-08-17T16:58:00Z">
              <w:rPr>
                <w:rFonts w:ascii="Times New Roman" w:hAnsi="Times New Roman"/>
                <w:sz w:val="24"/>
                <w:szCs w:val="24"/>
              </w:rPr>
            </w:rPrChange>
          </w:rPr>
          <w:t xml:space="preserve"> to hers. I gathered from the </w:t>
        </w:r>
        <w:proofErr w:type="gramStart"/>
        <w:r w:rsidRPr="00163DCF">
          <w:rPr>
            <w:szCs w:val="21"/>
            <w:rPrChange w:id="12343" w:author="David" w:date="2022-08-17T16:58:00Z">
              <w:rPr>
                <w:rFonts w:ascii="Times New Roman" w:hAnsi="Times New Roman"/>
                <w:sz w:val="24"/>
                <w:szCs w:val="24"/>
              </w:rPr>
            </w:rPrChange>
          </w:rPr>
          <w:t>conversation,</w:t>
        </w:r>
        <w:proofErr w:type="gramEnd"/>
        <w:r w:rsidRPr="00163DCF">
          <w:rPr>
            <w:szCs w:val="21"/>
            <w:rPrChange w:id="12344" w:author="David" w:date="2022-08-17T16:58:00Z">
              <w:rPr>
                <w:rFonts w:ascii="Times New Roman" w:hAnsi="Times New Roman"/>
                <w:sz w:val="24"/>
                <w:szCs w:val="24"/>
              </w:rPr>
            </w:rPrChange>
          </w:rPr>
          <w:t xml:space="preserve"> my neighbour was a young party goer. She had inadvertently overdosed. The family was present, offering a prayer. Initially, it wasn’t looking good. The noise from next door was drowned out by the discomforting pain originating from my bladder. I swung my legs to the side of the bed, grabbed my mobile IV unit and flung the curtains open. I located the bathroom, looked </w:t>
        </w:r>
        <w:proofErr w:type="gramStart"/>
        <w:r w:rsidRPr="00163DCF">
          <w:rPr>
            <w:szCs w:val="21"/>
            <w:rPrChange w:id="12345" w:author="David" w:date="2022-08-17T16:58:00Z">
              <w:rPr>
                <w:rFonts w:ascii="Times New Roman" w:hAnsi="Times New Roman"/>
                <w:sz w:val="24"/>
                <w:szCs w:val="24"/>
              </w:rPr>
            </w:rPrChange>
          </w:rPr>
          <w:t>inside</w:t>
        </w:r>
        <w:proofErr w:type="gramEnd"/>
        <w:r w:rsidRPr="00163DCF">
          <w:rPr>
            <w:szCs w:val="21"/>
            <w:rPrChange w:id="12346" w:author="David" w:date="2022-08-17T16:58:00Z">
              <w:rPr>
                <w:rFonts w:ascii="Times New Roman" w:hAnsi="Times New Roman"/>
                <w:sz w:val="24"/>
                <w:szCs w:val="24"/>
              </w:rPr>
            </w:rPrChange>
          </w:rPr>
          <w:t xml:space="preserve"> and admired its many mirrors. Like an inquisitive child, I stared at myself</w:t>
        </w:r>
      </w:ins>
      <w:ins w:id="12347" w:author="Britt Collins" w:date="2021-10-06T12:51:00Z">
        <w:r w:rsidR="002E00AF" w:rsidRPr="00163DCF">
          <w:rPr>
            <w:szCs w:val="21"/>
            <w:rPrChange w:id="12348" w:author="David" w:date="2022-08-17T16:58:00Z">
              <w:rPr>
                <w:rFonts w:ascii="Times New Roman" w:hAnsi="Times New Roman"/>
                <w:sz w:val="24"/>
                <w:szCs w:val="24"/>
              </w:rPr>
            </w:rPrChange>
          </w:rPr>
          <w:t xml:space="preserve"> and</w:t>
        </w:r>
      </w:ins>
      <w:ins w:id="12349" w:author="Britt Collins" w:date="2021-09-30T14:58:00Z">
        <w:r w:rsidRPr="00163DCF">
          <w:rPr>
            <w:szCs w:val="21"/>
            <w:rPrChange w:id="12350" w:author="David" w:date="2022-08-17T16:58:00Z">
              <w:rPr>
                <w:rFonts w:ascii="Times New Roman" w:hAnsi="Times New Roman"/>
                <w:sz w:val="24"/>
                <w:szCs w:val="24"/>
              </w:rPr>
            </w:rPrChange>
          </w:rPr>
          <w:t xml:space="preserve"> noticed the plaster on my bloody chin. My glasses look slightly damaged. As I suspected, my jaw was skewed. My teeth appeared to look okay, which was a relief.</w:t>
        </w:r>
      </w:ins>
    </w:p>
    <w:p w14:paraId="074A5357" w14:textId="4EC95046" w:rsidR="006F31F6" w:rsidRPr="00163DCF" w:rsidRDefault="006F31F6">
      <w:pPr>
        <w:spacing w:line="276" w:lineRule="auto"/>
        <w:ind w:left="-5" w:right="15" w:firstLine="725"/>
        <w:rPr>
          <w:ins w:id="12351" w:author="Britt Collins" w:date="2021-09-30T14:58:00Z"/>
          <w:szCs w:val="21"/>
          <w:rPrChange w:id="12352" w:author="David" w:date="2022-08-17T16:58:00Z">
            <w:rPr>
              <w:ins w:id="12353" w:author="Britt Collins" w:date="2021-09-30T14:58:00Z"/>
              <w:rFonts w:ascii="Times New Roman" w:hAnsi="Times New Roman"/>
              <w:sz w:val="24"/>
              <w:szCs w:val="24"/>
            </w:rPr>
          </w:rPrChange>
        </w:rPr>
        <w:pPrChange w:id="12354" w:author="David" w:date="2022-08-17T17:01:00Z">
          <w:pPr>
            <w:ind w:left="-5" w:right="15"/>
          </w:pPr>
        </w:pPrChange>
      </w:pPr>
      <w:ins w:id="12355" w:author="Britt Collins" w:date="2021-09-30T14:58:00Z">
        <w:r w:rsidRPr="00163DCF">
          <w:rPr>
            <w:szCs w:val="21"/>
            <w:rPrChange w:id="12356" w:author="David" w:date="2022-08-17T16:58:00Z">
              <w:rPr>
                <w:rFonts w:ascii="Times New Roman" w:hAnsi="Times New Roman"/>
                <w:sz w:val="24"/>
                <w:szCs w:val="24"/>
              </w:rPr>
            </w:rPrChange>
          </w:rPr>
          <w:lastRenderedPageBreak/>
          <w:t xml:space="preserve">I made my way back to bed and lay </w:t>
        </w:r>
      </w:ins>
      <w:ins w:id="12357" w:author="Britt Collins" w:date="2021-10-06T12:52:00Z">
        <w:r w:rsidR="002E00AF" w:rsidRPr="00163DCF">
          <w:rPr>
            <w:szCs w:val="21"/>
            <w:rPrChange w:id="12358" w:author="David" w:date="2022-08-17T16:58:00Z">
              <w:rPr>
                <w:rFonts w:ascii="Times New Roman" w:hAnsi="Times New Roman"/>
                <w:sz w:val="24"/>
                <w:szCs w:val="24"/>
              </w:rPr>
            </w:rPrChange>
          </w:rPr>
          <w:t>there</w:t>
        </w:r>
      </w:ins>
      <w:ins w:id="12359" w:author="Britt Collins" w:date="2021-09-30T14:58:00Z">
        <w:r w:rsidRPr="00163DCF">
          <w:rPr>
            <w:szCs w:val="21"/>
            <w:rPrChange w:id="12360" w:author="David" w:date="2022-08-17T16:58:00Z">
              <w:rPr>
                <w:rFonts w:ascii="Times New Roman" w:hAnsi="Times New Roman"/>
                <w:sz w:val="24"/>
                <w:szCs w:val="24"/>
              </w:rPr>
            </w:rPrChange>
          </w:rPr>
          <w:t>. I was tired, but the commotion from next door and the pain from my injuries was keeping me awake. I heard the cries of relief from the family as my next-door neighbour woke from her drug</w:t>
        </w:r>
      </w:ins>
      <w:ins w:id="12361" w:author="Britt Collins" w:date="2021-10-06T12:52:00Z">
        <w:r w:rsidR="002E00AF" w:rsidRPr="00163DCF">
          <w:rPr>
            <w:szCs w:val="21"/>
            <w:rPrChange w:id="12362" w:author="David" w:date="2022-08-17T16:58:00Z">
              <w:rPr>
                <w:rFonts w:ascii="Times New Roman" w:hAnsi="Times New Roman"/>
                <w:sz w:val="24"/>
                <w:szCs w:val="24"/>
              </w:rPr>
            </w:rPrChange>
          </w:rPr>
          <w:t>-</w:t>
        </w:r>
      </w:ins>
      <w:ins w:id="12363" w:author="Britt Collins" w:date="2021-09-30T14:58:00Z">
        <w:r w:rsidRPr="00163DCF">
          <w:rPr>
            <w:szCs w:val="21"/>
            <w:rPrChange w:id="12364" w:author="David" w:date="2022-08-17T16:58:00Z">
              <w:rPr>
                <w:rFonts w:ascii="Times New Roman" w:hAnsi="Times New Roman"/>
                <w:sz w:val="24"/>
                <w:szCs w:val="24"/>
              </w:rPr>
            </w:rPrChange>
          </w:rPr>
          <w:t xml:space="preserve">induced slumber. It was only the pain that was now keeping me awake. </w:t>
        </w:r>
      </w:ins>
      <w:ins w:id="12365" w:author="Britt Collins" w:date="2021-10-06T12:52:00Z">
        <w:r w:rsidR="002E00AF" w:rsidRPr="00163DCF">
          <w:rPr>
            <w:szCs w:val="21"/>
            <w:rPrChange w:id="12366" w:author="David" w:date="2022-08-17T16:58:00Z">
              <w:rPr>
                <w:rFonts w:ascii="Times New Roman" w:hAnsi="Times New Roman"/>
                <w:sz w:val="24"/>
                <w:szCs w:val="24"/>
              </w:rPr>
            </w:rPrChange>
          </w:rPr>
          <w:t>After a while</w:t>
        </w:r>
      </w:ins>
      <w:ins w:id="12367" w:author="Britt Collins" w:date="2021-09-30T14:58:00Z">
        <w:r w:rsidRPr="00163DCF">
          <w:rPr>
            <w:szCs w:val="21"/>
            <w:rPrChange w:id="12368" w:author="David" w:date="2022-08-17T16:58:00Z">
              <w:rPr>
                <w:rFonts w:ascii="Times New Roman" w:hAnsi="Times New Roman"/>
                <w:sz w:val="24"/>
                <w:szCs w:val="24"/>
              </w:rPr>
            </w:rPrChange>
          </w:rPr>
          <w:t xml:space="preserve">, I passed out. The hospital became enshrined in light as dawn broke. This angelic call made me stir and wince as I tried to open my eyes. The pain immediately returned. I was rested, but tired, tired of being in this hospital bed. I wanted to be back home. I knew my flatmate </w:t>
        </w:r>
        <w:proofErr w:type="spellStart"/>
        <w:r w:rsidRPr="00163DCF">
          <w:rPr>
            <w:szCs w:val="21"/>
            <w:rPrChange w:id="12369" w:author="David" w:date="2022-08-17T16:58:00Z">
              <w:rPr>
                <w:rFonts w:ascii="Times New Roman" w:hAnsi="Times New Roman"/>
                <w:sz w:val="24"/>
                <w:szCs w:val="24"/>
              </w:rPr>
            </w:rPrChange>
          </w:rPr>
          <w:t>Becs</w:t>
        </w:r>
        <w:proofErr w:type="spellEnd"/>
        <w:r w:rsidRPr="00163DCF">
          <w:rPr>
            <w:szCs w:val="21"/>
            <w:rPrChange w:id="12370" w:author="David" w:date="2022-08-17T16:58:00Z">
              <w:rPr>
                <w:rFonts w:ascii="Times New Roman" w:hAnsi="Times New Roman"/>
                <w:sz w:val="24"/>
                <w:szCs w:val="24"/>
              </w:rPr>
            </w:rPrChange>
          </w:rPr>
          <w:t xml:space="preserve"> would be worried.</w:t>
        </w:r>
      </w:ins>
    </w:p>
    <w:p w14:paraId="7A4538C1" w14:textId="77777777" w:rsidR="002E00AF" w:rsidRPr="00163DCF" w:rsidRDefault="002E00AF">
      <w:pPr>
        <w:spacing w:line="276" w:lineRule="auto"/>
        <w:ind w:left="-5" w:right="15" w:firstLine="725"/>
        <w:rPr>
          <w:ins w:id="12371" w:author="Britt Collins" w:date="2021-10-06T12:53:00Z"/>
          <w:szCs w:val="21"/>
          <w:rPrChange w:id="12372" w:author="David" w:date="2022-08-17T16:58:00Z">
            <w:rPr>
              <w:ins w:id="12373" w:author="Britt Collins" w:date="2021-10-06T12:53:00Z"/>
              <w:rFonts w:ascii="Times New Roman" w:hAnsi="Times New Roman"/>
              <w:sz w:val="24"/>
              <w:szCs w:val="24"/>
            </w:rPr>
          </w:rPrChange>
        </w:rPr>
        <w:pPrChange w:id="12374" w:author="David" w:date="2022-08-17T17:01:00Z">
          <w:pPr>
            <w:spacing w:line="480" w:lineRule="auto"/>
            <w:ind w:left="-5" w:right="15" w:firstLine="725"/>
          </w:pPr>
        </w:pPrChange>
      </w:pPr>
      <w:ins w:id="12375" w:author="Britt Collins" w:date="2021-10-06T12:53:00Z">
        <w:r w:rsidRPr="00163DCF">
          <w:rPr>
            <w:szCs w:val="21"/>
            <w:rPrChange w:id="12376" w:author="David" w:date="2022-08-17T16:58:00Z">
              <w:rPr>
                <w:rFonts w:ascii="Times New Roman" w:hAnsi="Times New Roman"/>
                <w:sz w:val="24"/>
                <w:szCs w:val="24"/>
              </w:rPr>
            </w:rPrChange>
          </w:rPr>
          <w:t xml:space="preserve">The silver-haired </w:t>
        </w:r>
      </w:ins>
      <w:ins w:id="12377" w:author="Britt Collins" w:date="2021-09-30T14:58:00Z">
        <w:r w:rsidR="006F31F6" w:rsidRPr="00163DCF">
          <w:rPr>
            <w:szCs w:val="21"/>
            <w:rPrChange w:id="12378" w:author="David" w:date="2022-08-17T16:58:00Z">
              <w:rPr>
                <w:rFonts w:ascii="Times New Roman" w:hAnsi="Times New Roman"/>
                <w:sz w:val="24"/>
                <w:szCs w:val="24"/>
              </w:rPr>
            </w:rPrChange>
          </w:rPr>
          <w:t xml:space="preserve">male nurse </w:t>
        </w:r>
      </w:ins>
      <w:ins w:id="12379" w:author="Britt Collins" w:date="2021-10-06T12:53:00Z">
        <w:r w:rsidRPr="00163DCF">
          <w:rPr>
            <w:szCs w:val="21"/>
            <w:rPrChange w:id="12380" w:author="David" w:date="2022-08-17T16:58:00Z">
              <w:rPr>
                <w:rFonts w:ascii="Times New Roman" w:hAnsi="Times New Roman"/>
                <w:sz w:val="24"/>
                <w:szCs w:val="24"/>
              </w:rPr>
            </w:rPrChange>
          </w:rPr>
          <w:t>re</w:t>
        </w:r>
      </w:ins>
      <w:ins w:id="12381" w:author="Britt Collins" w:date="2021-09-30T14:58:00Z">
        <w:r w:rsidR="006F31F6" w:rsidRPr="00163DCF">
          <w:rPr>
            <w:szCs w:val="21"/>
            <w:rPrChange w:id="12382" w:author="David" w:date="2022-08-17T16:58:00Z">
              <w:rPr>
                <w:rFonts w:ascii="Times New Roman" w:hAnsi="Times New Roman"/>
                <w:sz w:val="24"/>
                <w:szCs w:val="24"/>
              </w:rPr>
            </w:rPrChange>
          </w:rPr>
          <w:t xml:space="preserve">appeared. </w:t>
        </w:r>
      </w:ins>
      <w:ins w:id="12383" w:author="Britt Collins" w:date="2021-10-06T12:53:00Z">
        <w:r w:rsidRPr="00163DCF">
          <w:rPr>
            <w:szCs w:val="21"/>
            <w:rPrChange w:id="12384" w:author="David" w:date="2022-08-17T16:58:00Z">
              <w:rPr>
                <w:rFonts w:ascii="Times New Roman" w:hAnsi="Times New Roman"/>
                <w:sz w:val="24"/>
                <w:szCs w:val="24"/>
              </w:rPr>
            </w:rPrChange>
          </w:rPr>
          <w:t>“</w:t>
        </w:r>
      </w:ins>
      <w:ins w:id="12385" w:author="Britt Collins" w:date="2021-09-30T14:58:00Z">
        <w:r w:rsidR="006F31F6" w:rsidRPr="00163DCF">
          <w:rPr>
            <w:szCs w:val="21"/>
            <w:rPrChange w:id="12386" w:author="David" w:date="2022-08-17T16:58:00Z">
              <w:rPr>
                <w:rFonts w:ascii="Times New Roman" w:hAnsi="Times New Roman"/>
                <w:sz w:val="24"/>
                <w:szCs w:val="24"/>
              </w:rPr>
            </w:rPrChange>
          </w:rPr>
          <w:t>How are you feeling?</w:t>
        </w:r>
      </w:ins>
      <w:ins w:id="12387" w:author="Britt Collins" w:date="2021-10-06T12:53:00Z">
        <w:r w:rsidRPr="00163DCF">
          <w:rPr>
            <w:szCs w:val="21"/>
            <w:rPrChange w:id="12388" w:author="David" w:date="2022-08-17T16:58:00Z">
              <w:rPr>
                <w:rFonts w:ascii="Times New Roman" w:hAnsi="Times New Roman"/>
                <w:sz w:val="24"/>
                <w:szCs w:val="24"/>
              </w:rPr>
            </w:rPrChange>
          </w:rPr>
          <w:t>”</w:t>
        </w:r>
      </w:ins>
    </w:p>
    <w:p w14:paraId="12E9DA04" w14:textId="77777777" w:rsidR="002E00AF" w:rsidRPr="00163DCF" w:rsidRDefault="006F31F6">
      <w:pPr>
        <w:spacing w:line="276" w:lineRule="auto"/>
        <w:ind w:left="-5" w:right="15" w:firstLine="725"/>
        <w:rPr>
          <w:ins w:id="12389" w:author="Britt Collins" w:date="2021-10-06T12:53:00Z"/>
          <w:szCs w:val="21"/>
          <w:rPrChange w:id="12390" w:author="David" w:date="2022-08-17T16:58:00Z">
            <w:rPr>
              <w:ins w:id="12391" w:author="Britt Collins" w:date="2021-10-06T12:53:00Z"/>
              <w:rFonts w:ascii="Times New Roman" w:hAnsi="Times New Roman"/>
              <w:sz w:val="24"/>
              <w:szCs w:val="24"/>
            </w:rPr>
          </w:rPrChange>
        </w:rPr>
        <w:pPrChange w:id="12392" w:author="David" w:date="2022-08-17T17:01:00Z">
          <w:pPr>
            <w:spacing w:line="480" w:lineRule="auto"/>
            <w:ind w:left="-5" w:right="15" w:firstLine="725"/>
          </w:pPr>
        </w:pPrChange>
      </w:pPr>
      <w:ins w:id="12393" w:author="Britt Collins" w:date="2021-09-30T14:58:00Z">
        <w:r w:rsidRPr="00163DCF">
          <w:rPr>
            <w:szCs w:val="21"/>
            <w:rPrChange w:id="12394" w:author="David" w:date="2022-08-17T16:58:00Z">
              <w:rPr>
                <w:rFonts w:ascii="Times New Roman" w:hAnsi="Times New Roman"/>
                <w:sz w:val="24"/>
                <w:szCs w:val="24"/>
              </w:rPr>
            </w:rPrChange>
          </w:rPr>
          <w:t xml:space="preserve">Given my desperation for a reprieve, I enthusiastically </w:t>
        </w:r>
      </w:ins>
      <w:ins w:id="12395" w:author="Britt Collins" w:date="2021-10-06T12:53:00Z">
        <w:r w:rsidR="002E00AF" w:rsidRPr="00163DCF">
          <w:rPr>
            <w:szCs w:val="21"/>
            <w:rPrChange w:id="12396" w:author="David" w:date="2022-08-17T16:58:00Z">
              <w:rPr>
                <w:rFonts w:ascii="Times New Roman" w:hAnsi="Times New Roman"/>
                <w:sz w:val="24"/>
                <w:szCs w:val="24"/>
              </w:rPr>
            </w:rPrChange>
          </w:rPr>
          <w:t>said,</w:t>
        </w:r>
      </w:ins>
      <w:ins w:id="12397" w:author="Britt Collins" w:date="2021-09-30T14:58:00Z">
        <w:r w:rsidRPr="00163DCF">
          <w:rPr>
            <w:szCs w:val="21"/>
            <w:rPrChange w:id="12398" w:author="David" w:date="2022-08-17T16:58:00Z">
              <w:rPr>
                <w:rFonts w:ascii="Times New Roman" w:hAnsi="Times New Roman"/>
                <w:sz w:val="24"/>
                <w:szCs w:val="24"/>
              </w:rPr>
            </w:rPrChange>
          </w:rPr>
          <w:t xml:space="preserve"> </w:t>
        </w:r>
      </w:ins>
      <w:ins w:id="12399" w:author="Britt Collins" w:date="2021-10-06T12:53:00Z">
        <w:r w:rsidR="002E00AF" w:rsidRPr="00163DCF">
          <w:rPr>
            <w:szCs w:val="21"/>
            <w:rPrChange w:id="12400" w:author="David" w:date="2022-08-17T16:58:00Z">
              <w:rPr>
                <w:rFonts w:ascii="Times New Roman" w:hAnsi="Times New Roman"/>
                <w:sz w:val="24"/>
                <w:szCs w:val="24"/>
              </w:rPr>
            </w:rPrChange>
          </w:rPr>
          <w:t>“N</w:t>
        </w:r>
      </w:ins>
      <w:ins w:id="12401" w:author="Britt Collins" w:date="2021-09-30T14:58:00Z">
        <w:r w:rsidRPr="00163DCF">
          <w:rPr>
            <w:szCs w:val="21"/>
            <w:rPrChange w:id="12402" w:author="David" w:date="2022-08-17T16:58:00Z">
              <w:rPr>
                <w:rFonts w:ascii="Times New Roman" w:hAnsi="Times New Roman"/>
                <w:sz w:val="24"/>
                <w:szCs w:val="24"/>
              </w:rPr>
            </w:rPrChange>
          </w:rPr>
          <w:t>ever better.</w:t>
        </w:r>
      </w:ins>
      <w:ins w:id="12403" w:author="Britt Collins" w:date="2021-10-06T12:53:00Z">
        <w:r w:rsidR="002E00AF" w:rsidRPr="00163DCF">
          <w:rPr>
            <w:szCs w:val="21"/>
            <w:rPrChange w:id="12404" w:author="David" w:date="2022-08-17T16:58:00Z">
              <w:rPr>
                <w:rFonts w:ascii="Times New Roman" w:hAnsi="Times New Roman"/>
                <w:sz w:val="24"/>
                <w:szCs w:val="24"/>
              </w:rPr>
            </w:rPrChange>
          </w:rPr>
          <w:t>”</w:t>
        </w:r>
      </w:ins>
      <w:ins w:id="12405" w:author="Britt Collins" w:date="2021-09-30T14:58:00Z">
        <w:r w:rsidRPr="00163DCF">
          <w:rPr>
            <w:szCs w:val="21"/>
            <w:rPrChange w:id="12406" w:author="David" w:date="2022-08-17T16:58:00Z">
              <w:rPr>
                <w:rFonts w:ascii="Times New Roman" w:hAnsi="Times New Roman"/>
                <w:sz w:val="24"/>
                <w:szCs w:val="24"/>
              </w:rPr>
            </w:rPrChange>
          </w:rPr>
          <w:t xml:space="preserve"> </w:t>
        </w:r>
      </w:ins>
    </w:p>
    <w:p w14:paraId="21AF5151" w14:textId="77777777" w:rsidR="002E00AF" w:rsidRPr="00163DCF" w:rsidRDefault="002E00AF">
      <w:pPr>
        <w:spacing w:line="276" w:lineRule="auto"/>
        <w:ind w:left="-5" w:right="15" w:firstLine="725"/>
        <w:rPr>
          <w:ins w:id="12407" w:author="Britt Collins" w:date="2021-10-06T12:54:00Z"/>
          <w:szCs w:val="21"/>
          <w:rPrChange w:id="12408" w:author="David" w:date="2022-08-17T16:58:00Z">
            <w:rPr>
              <w:ins w:id="12409" w:author="Britt Collins" w:date="2021-10-06T12:54:00Z"/>
              <w:rFonts w:ascii="Times New Roman" w:hAnsi="Times New Roman"/>
              <w:sz w:val="24"/>
              <w:szCs w:val="24"/>
            </w:rPr>
          </w:rPrChange>
        </w:rPr>
        <w:pPrChange w:id="12410" w:author="David" w:date="2022-08-17T17:01:00Z">
          <w:pPr>
            <w:spacing w:line="480" w:lineRule="auto"/>
            <w:ind w:left="-5" w:right="15" w:firstLine="725"/>
          </w:pPr>
        </w:pPrChange>
      </w:pPr>
      <w:ins w:id="12411" w:author="Britt Collins" w:date="2021-10-06T12:54:00Z">
        <w:r w:rsidRPr="00163DCF">
          <w:rPr>
            <w:szCs w:val="21"/>
            <w:rPrChange w:id="12412" w:author="David" w:date="2022-08-17T16:58:00Z">
              <w:rPr>
                <w:rFonts w:ascii="Times New Roman" w:hAnsi="Times New Roman"/>
                <w:sz w:val="24"/>
                <w:szCs w:val="24"/>
              </w:rPr>
            </w:rPrChange>
          </w:rPr>
          <w:t>After</w:t>
        </w:r>
      </w:ins>
      <w:ins w:id="12413" w:author="Britt Collins" w:date="2021-09-30T14:58:00Z">
        <w:r w:rsidR="006F31F6" w:rsidRPr="00163DCF">
          <w:rPr>
            <w:szCs w:val="21"/>
            <w:rPrChange w:id="12414" w:author="David" w:date="2022-08-17T16:58:00Z">
              <w:rPr>
                <w:rFonts w:ascii="Times New Roman" w:hAnsi="Times New Roman"/>
                <w:sz w:val="24"/>
                <w:szCs w:val="24"/>
              </w:rPr>
            </w:rPrChange>
          </w:rPr>
          <w:t xml:space="preserve"> ask</w:t>
        </w:r>
      </w:ins>
      <w:ins w:id="12415" w:author="Britt Collins" w:date="2021-10-06T12:54:00Z">
        <w:r w:rsidRPr="00163DCF">
          <w:rPr>
            <w:szCs w:val="21"/>
            <w:rPrChange w:id="12416" w:author="David" w:date="2022-08-17T16:58:00Z">
              <w:rPr>
                <w:rFonts w:ascii="Times New Roman" w:hAnsi="Times New Roman"/>
                <w:sz w:val="24"/>
                <w:szCs w:val="24"/>
              </w:rPr>
            </w:rPrChange>
          </w:rPr>
          <w:t>ing</w:t>
        </w:r>
      </w:ins>
      <w:ins w:id="12417" w:author="Britt Collins" w:date="2021-09-30T14:58:00Z">
        <w:r w:rsidR="006F31F6" w:rsidRPr="00163DCF">
          <w:rPr>
            <w:szCs w:val="21"/>
            <w:rPrChange w:id="12418" w:author="David" w:date="2022-08-17T16:58:00Z">
              <w:rPr>
                <w:rFonts w:ascii="Times New Roman" w:hAnsi="Times New Roman"/>
                <w:sz w:val="24"/>
                <w:szCs w:val="24"/>
              </w:rPr>
            </w:rPrChange>
          </w:rPr>
          <w:t xml:space="preserve"> a few general questions about my health</w:t>
        </w:r>
      </w:ins>
      <w:ins w:id="12419" w:author="Britt Collins" w:date="2021-10-06T12:54:00Z">
        <w:r w:rsidRPr="00163DCF">
          <w:rPr>
            <w:szCs w:val="21"/>
            <w:rPrChange w:id="12420" w:author="David" w:date="2022-08-17T16:58:00Z">
              <w:rPr>
                <w:rFonts w:ascii="Times New Roman" w:hAnsi="Times New Roman"/>
                <w:sz w:val="24"/>
                <w:szCs w:val="24"/>
              </w:rPr>
            </w:rPrChange>
          </w:rPr>
          <w:t>, he handed me a</w:t>
        </w:r>
      </w:ins>
      <w:ins w:id="12421" w:author="Britt Collins" w:date="2021-09-30T14:58:00Z">
        <w:r w:rsidR="006F31F6" w:rsidRPr="00163DCF">
          <w:rPr>
            <w:szCs w:val="21"/>
            <w:rPrChange w:id="12422" w:author="David" w:date="2022-08-17T16:58:00Z">
              <w:rPr>
                <w:rFonts w:ascii="Times New Roman" w:hAnsi="Times New Roman"/>
                <w:sz w:val="24"/>
                <w:szCs w:val="24"/>
              </w:rPr>
            </w:rPrChange>
          </w:rPr>
          <w:t xml:space="preserve"> discharge form and pen</w:t>
        </w:r>
      </w:ins>
      <w:ins w:id="12423" w:author="Britt Collins" w:date="2021-10-06T12:54:00Z">
        <w:r w:rsidRPr="00163DCF">
          <w:rPr>
            <w:szCs w:val="21"/>
            <w:rPrChange w:id="12424" w:author="David" w:date="2022-08-17T16:58:00Z">
              <w:rPr>
                <w:rFonts w:ascii="Times New Roman" w:hAnsi="Times New Roman"/>
                <w:sz w:val="24"/>
                <w:szCs w:val="24"/>
              </w:rPr>
            </w:rPrChange>
          </w:rPr>
          <w:t>. “</w:t>
        </w:r>
      </w:ins>
      <w:ins w:id="12425" w:author="Britt Collins" w:date="2021-09-30T14:58:00Z">
        <w:r w:rsidR="006F31F6" w:rsidRPr="00163DCF">
          <w:rPr>
            <w:szCs w:val="21"/>
            <w:rPrChange w:id="12426" w:author="David" w:date="2022-08-17T16:58:00Z">
              <w:rPr>
                <w:rFonts w:ascii="Times New Roman" w:hAnsi="Times New Roman"/>
                <w:sz w:val="24"/>
                <w:szCs w:val="24"/>
              </w:rPr>
            </w:rPrChange>
          </w:rPr>
          <w:t xml:space="preserve">Right, sign here and you’re good to </w:t>
        </w:r>
      </w:ins>
      <w:ins w:id="12427" w:author="Britt Collins" w:date="2021-10-06T12:54:00Z">
        <w:r w:rsidRPr="00163DCF">
          <w:rPr>
            <w:szCs w:val="21"/>
            <w:rPrChange w:id="12428" w:author="David" w:date="2022-08-17T16:58:00Z">
              <w:rPr>
                <w:rFonts w:ascii="Times New Roman" w:hAnsi="Times New Roman"/>
                <w:sz w:val="24"/>
                <w:szCs w:val="24"/>
              </w:rPr>
            </w:rPrChange>
          </w:rPr>
          <w:t>go.”</w:t>
        </w:r>
      </w:ins>
      <w:ins w:id="12429" w:author="Britt Collins" w:date="2021-09-30T14:58:00Z">
        <w:r w:rsidR="006F31F6" w:rsidRPr="00163DCF">
          <w:rPr>
            <w:szCs w:val="21"/>
            <w:rPrChange w:id="12430" w:author="David" w:date="2022-08-17T16:58:00Z">
              <w:rPr>
                <w:rFonts w:ascii="Times New Roman" w:hAnsi="Times New Roman"/>
                <w:sz w:val="24"/>
                <w:szCs w:val="24"/>
              </w:rPr>
            </w:rPrChange>
          </w:rPr>
          <w:t xml:space="preserve"> </w:t>
        </w:r>
      </w:ins>
    </w:p>
    <w:p w14:paraId="004B871D" w14:textId="77777777" w:rsidR="002E00AF" w:rsidRPr="00163DCF" w:rsidRDefault="006F31F6">
      <w:pPr>
        <w:spacing w:line="276" w:lineRule="auto"/>
        <w:ind w:left="-5" w:right="15" w:firstLine="725"/>
        <w:rPr>
          <w:ins w:id="12431" w:author="Britt Collins" w:date="2021-10-06T12:57:00Z"/>
          <w:szCs w:val="21"/>
          <w:rPrChange w:id="12432" w:author="David" w:date="2022-08-17T16:58:00Z">
            <w:rPr>
              <w:ins w:id="12433" w:author="Britt Collins" w:date="2021-10-06T12:57:00Z"/>
              <w:rFonts w:ascii="Times New Roman" w:hAnsi="Times New Roman"/>
              <w:sz w:val="24"/>
              <w:szCs w:val="24"/>
            </w:rPr>
          </w:rPrChange>
        </w:rPr>
        <w:pPrChange w:id="12434" w:author="David" w:date="2022-08-17T17:01:00Z">
          <w:pPr>
            <w:spacing w:line="480" w:lineRule="auto"/>
            <w:ind w:left="-5" w:right="15" w:firstLine="725"/>
          </w:pPr>
        </w:pPrChange>
      </w:pPr>
      <w:ins w:id="12435" w:author="Britt Collins" w:date="2021-09-30T14:58:00Z">
        <w:r w:rsidRPr="00163DCF">
          <w:rPr>
            <w:szCs w:val="21"/>
            <w:rPrChange w:id="12436" w:author="David" w:date="2022-08-17T16:58:00Z">
              <w:rPr>
                <w:rFonts w:ascii="Times New Roman" w:hAnsi="Times New Roman"/>
                <w:sz w:val="24"/>
                <w:szCs w:val="24"/>
              </w:rPr>
            </w:rPrChange>
          </w:rPr>
          <w:t>I was shocked</w:t>
        </w:r>
      </w:ins>
      <w:ins w:id="12437" w:author="Britt Collins" w:date="2021-10-06T12:56:00Z">
        <w:r w:rsidR="002E00AF" w:rsidRPr="00163DCF">
          <w:rPr>
            <w:szCs w:val="21"/>
            <w:rPrChange w:id="12438" w:author="David" w:date="2022-08-17T16:58:00Z">
              <w:rPr>
                <w:rFonts w:ascii="Times New Roman" w:hAnsi="Times New Roman"/>
                <w:sz w:val="24"/>
                <w:szCs w:val="24"/>
              </w:rPr>
            </w:rPrChange>
          </w:rPr>
          <w:t xml:space="preserve"> that</w:t>
        </w:r>
      </w:ins>
      <w:ins w:id="12439" w:author="Britt Collins" w:date="2021-09-30T14:58:00Z">
        <w:r w:rsidRPr="00163DCF">
          <w:rPr>
            <w:szCs w:val="21"/>
            <w:rPrChange w:id="12440" w:author="David" w:date="2022-08-17T16:58:00Z">
              <w:rPr>
                <w:rFonts w:ascii="Times New Roman" w:hAnsi="Times New Roman"/>
                <w:sz w:val="24"/>
                <w:szCs w:val="24"/>
              </w:rPr>
            </w:rPrChange>
          </w:rPr>
          <w:t xml:space="preserve"> I </w:t>
        </w:r>
      </w:ins>
      <w:ins w:id="12441" w:author="Britt Collins" w:date="2021-10-06T12:56:00Z">
        <w:r w:rsidR="002E00AF" w:rsidRPr="00163DCF">
          <w:rPr>
            <w:szCs w:val="21"/>
            <w:rPrChange w:id="12442" w:author="David" w:date="2022-08-17T16:58:00Z">
              <w:rPr>
                <w:rFonts w:ascii="Times New Roman" w:hAnsi="Times New Roman"/>
                <w:sz w:val="24"/>
                <w:szCs w:val="24"/>
              </w:rPr>
            </w:rPrChange>
          </w:rPr>
          <w:t>could</w:t>
        </w:r>
      </w:ins>
      <w:ins w:id="12443" w:author="Britt Collins" w:date="2021-09-30T14:58:00Z">
        <w:r w:rsidRPr="00163DCF">
          <w:rPr>
            <w:szCs w:val="21"/>
            <w:rPrChange w:id="12444" w:author="David" w:date="2022-08-17T16:58:00Z">
              <w:rPr>
                <w:rFonts w:ascii="Times New Roman" w:hAnsi="Times New Roman"/>
                <w:sz w:val="24"/>
                <w:szCs w:val="24"/>
              </w:rPr>
            </w:rPrChange>
          </w:rPr>
          <w:t xml:space="preserve"> </w:t>
        </w:r>
      </w:ins>
      <w:ins w:id="12445" w:author="Britt Collins" w:date="2021-10-06T12:56:00Z">
        <w:r w:rsidR="002E00AF" w:rsidRPr="00163DCF">
          <w:rPr>
            <w:szCs w:val="21"/>
            <w:rPrChange w:id="12446" w:author="David" w:date="2022-08-17T16:58:00Z">
              <w:rPr>
                <w:rFonts w:ascii="Times New Roman" w:hAnsi="Times New Roman"/>
                <w:sz w:val="24"/>
                <w:szCs w:val="24"/>
              </w:rPr>
            </w:rPrChange>
          </w:rPr>
          <w:t xml:space="preserve">leave. </w:t>
        </w:r>
      </w:ins>
      <w:ins w:id="12447" w:author="Britt Collins" w:date="2021-09-30T14:58:00Z">
        <w:r w:rsidRPr="00163DCF">
          <w:rPr>
            <w:szCs w:val="21"/>
            <w:rPrChange w:id="12448" w:author="David" w:date="2022-08-17T16:58:00Z">
              <w:rPr>
                <w:rFonts w:ascii="Times New Roman" w:hAnsi="Times New Roman"/>
                <w:sz w:val="24"/>
                <w:szCs w:val="24"/>
              </w:rPr>
            </w:rPrChange>
          </w:rPr>
          <w:t>Moments later</w:t>
        </w:r>
      </w:ins>
      <w:ins w:id="12449" w:author="Britt Collins" w:date="2021-10-06T12:56:00Z">
        <w:r w:rsidR="002E00AF" w:rsidRPr="00163DCF">
          <w:rPr>
            <w:szCs w:val="21"/>
            <w:rPrChange w:id="12450" w:author="David" w:date="2022-08-17T16:58:00Z">
              <w:rPr>
                <w:rFonts w:ascii="Times New Roman" w:hAnsi="Times New Roman"/>
                <w:sz w:val="24"/>
                <w:szCs w:val="24"/>
              </w:rPr>
            </w:rPrChange>
          </w:rPr>
          <w:t>,</w:t>
        </w:r>
      </w:ins>
      <w:ins w:id="12451" w:author="Britt Collins" w:date="2021-09-30T14:58:00Z">
        <w:r w:rsidRPr="00163DCF">
          <w:rPr>
            <w:szCs w:val="21"/>
            <w:rPrChange w:id="12452" w:author="David" w:date="2022-08-17T16:58:00Z">
              <w:rPr>
                <w:rFonts w:ascii="Times New Roman" w:hAnsi="Times New Roman"/>
                <w:sz w:val="24"/>
                <w:szCs w:val="24"/>
              </w:rPr>
            </w:rPrChange>
          </w:rPr>
          <w:t xml:space="preserve"> the nurse returned with my worldly possessions</w:t>
        </w:r>
      </w:ins>
      <w:ins w:id="12453" w:author="Britt Collins" w:date="2021-10-06T12:56:00Z">
        <w:r w:rsidR="002E00AF" w:rsidRPr="00163DCF">
          <w:rPr>
            <w:szCs w:val="21"/>
            <w:rPrChange w:id="12454" w:author="David" w:date="2022-08-17T16:58:00Z">
              <w:rPr>
                <w:rFonts w:ascii="Times New Roman" w:hAnsi="Times New Roman"/>
                <w:sz w:val="24"/>
                <w:szCs w:val="24"/>
              </w:rPr>
            </w:rPrChange>
          </w:rPr>
          <w:t xml:space="preserve"> and dirty, bloodied clothes.</w:t>
        </w:r>
      </w:ins>
      <w:ins w:id="12455" w:author="Britt Collins" w:date="2021-09-30T14:58:00Z">
        <w:r w:rsidRPr="00163DCF">
          <w:rPr>
            <w:szCs w:val="21"/>
            <w:rPrChange w:id="12456" w:author="David" w:date="2022-08-17T16:58:00Z">
              <w:rPr>
                <w:rFonts w:ascii="Times New Roman" w:hAnsi="Times New Roman"/>
                <w:sz w:val="24"/>
                <w:szCs w:val="24"/>
              </w:rPr>
            </w:rPrChange>
          </w:rPr>
          <w:t xml:space="preserve"> I changed and attempted to walk to the reception area. I could hear the clop of my hard-soled shoes on the bare hospital floor</w:t>
        </w:r>
      </w:ins>
      <w:ins w:id="12457" w:author="Britt Collins" w:date="2021-10-06T12:57:00Z">
        <w:r w:rsidR="002E00AF" w:rsidRPr="00163DCF">
          <w:rPr>
            <w:szCs w:val="21"/>
            <w:rPrChange w:id="12458" w:author="David" w:date="2022-08-17T16:58:00Z">
              <w:rPr>
                <w:rFonts w:ascii="Times New Roman" w:hAnsi="Times New Roman"/>
                <w:sz w:val="24"/>
                <w:szCs w:val="24"/>
              </w:rPr>
            </w:rPrChange>
          </w:rPr>
          <w:t>.</w:t>
        </w:r>
      </w:ins>
    </w:p>
    <w:p w14:paraId="4BFFC0F4" w14:textId="730A2C58" w:rsidR="006F31F6" w:rsidRPr="00163DCF" w:rsidRDefault="006F31F6">
      <w:pPr>
        <w:spacing w:line="276" w:lineRule="auto"/>
        <w:ind w:left="-5" w:right="15" w:firstLine="725"/>
        <w:rPr>
          <w:ins w:id="12459" w:author="Britt Collins" w:date="2021-09-30T14:58:00Z"/>
          <w:szCs w:val="21"/>
          <w:rPrChange w:id="12460" w:author="David" w:date="2022-08-17T16:58:00Z">
            <w:rPr>
              <w:ins w:id="12461" w:author="Britt Collins" w:date="2021-09-30T14:58:00Z"/>
              <w:rFonts w:ascii="Times New Roman" w:hAnsi="Times New Roman"/>
              <w:sz w:val="24"/>
              <w:szCs w:val="24"/>
            </w:rPr>
          </w:rPrChange>
        </w:rPr>
        <w:pPrChange w:id="12462" w:author="David" w:date="2022-08-17T17:01:00Z">
          <w:pPr>
            <w:ind w:left="-5" w:right="15"/>
          </w:pPr>
        </w:pPrChange>
      </w:pPr>
      <w:ins w:id="12463" w:author="Britt Collins" w:date="2021-09-30T14:58:00Z">
        <w:r w:rsidRPr="00163DCF">
          <w:rPr>
            <w:szCs w:val="21"/>
            <w:rPrChange w:id="12464" w:author="David" w:date="2022-08-17T16:58:00Z">
              <w:rPr>
                <w:rFonts w:ascii="Times New Roman" w:hAnsi="Times New Roman"/>
                <w:sz w:val="24"/>
                <w:szCs w:val="24"/>
              </w:rPr>
            </w:rPrChange>
          </w:rPr>
          <w:t xml:space="preserve">The sun made me squint as I approached the large glass door. Once outside the fresh morning air filled my lungs. The alcohol levels in my blood stream had lowered substantially. The hangover, the </w:t>
        </w:r>
        <w:proofErr w:type="gramStart"/>
        <w:r w:rsidRPr="00163DCF">
          <w:rPr>
            <w:szCs w:val="21"/>
            <w:rPrChange w:id="12465" w:author="David" w:date="2022-08-17T16:58:00Z">
              <w:rPr>
                <w:rFonts w:ascii="Times New Roman" w:hAnsi="Times New Roman"/>
                <w:sz w:val="24"/>
                <w:szCs w:val="24"/>
              </w:rPr>
            </w:rPrChange>
          </w:rPr>
          <w:t>come-down</w:t>
        </w:r>
        <w:proofErr w:type="gramEnd"/>
        <w:r w:rsidRPr="00163DCF">
          <w:rPr>
            <w:szCs w:val="21"/>
            <w:rPrChange w:id="12466" w:author="David" w:date="2022-08-17T16:58:00Z">
              <w:rPr>
                <w:rFonts w:ascii="Times New Roman" w:hAnsi="Times New Roman"/>
                <w:sz w:val="24"/>
                <w:szCs w:val="24"/>
              </w:rPr>
            </w:rPrChange>
          </w:rPr>
          <w:t xml:space="preserve"> from excess alcohol consumption, was now </w:t>
        </w:r>
      </w:ins>
      <w:ins w:id="12467" w:author="Britt Collins" w:date="2021-10-06T12:58:00Z">
        <w:r w:rsidR="002E00AF" w:rsidRPr="00163DCF">
          <w:rPr>
            <w:szCs w:val="21"/>
            <w:rPrChange w:id="12468" w:author="David" w:date="2022-08-17T16:58:00Z">
              <w:rPr>
                <w:rFonts w:ascii="Times New Roman" w:hAnsi="Times New Roman"/>
                <w:sz w:val="24"/>
                <w:szCs w:val="24"/>
              </w:rPr>
            </w:rPrChange>
          </w:rPr>
          <w:t>taking</w:t>
        </w:r>
      </w:ins>
      <w:ins w:id="12469" w:author="Britt Collins" w:date="2021-09-30T14:58:00Z">
        <w:r w:rsidRPr="00163DCF">
          <w:rPr>
            <w:szCs w:val="21"/>
            <w:rPrChange w:id="12470" w:author="David" w:date="2022-08-17T16:58:00Z">
              <w:rPr>
                <w:rFonts w:ascii="Times New Roman" w:hAnsi="Times New Roman"/>
                <w:sz w:val="24"/>
                <w:szCs w:val="24"/>
              </w:rPr>
            </w:rPrChange>
          </w:rPr>
          <w:t xml:space="preserve"> effect. As they say, the more you drink, the more you suffer.</w:t>
        </w:r>
      </w:ins>
      <w:ins w:id="12471" w:author="Britt Collins" w:date="2021-10-06T12:58:00Z">
        <w:r w:rsidR="002E00AF" w:rsidRPr="00163DCF">
          <w:rPr>
            <w:szCs w:val="21"/>
            <w:rPrChange w:id="12472" w:author="David" w:date="2022-08-17T16:58:00Z">
              <w:rPr>
                <w:rFonts w:ascii="Times New Roman" w:hAnsi="Times New Roman"/>
                <w:sz w:val="24"/>
                <w:szCs w:val="24"/>
              </w:rPr>
            </w:rPrChange>
          </w:rPr>
          <w:t xml:space="preserve"> </w:t>
        </w:r>
      </w:ins>
      <w:ins w:id="12473" w:author="Britt Collins" w:date="2021-09-30T14:58:00Z">
        <w:r w:rsidRPr="00163DCF">
          <w:rPr>
            <w:szCs w:val="21"/>
            <w:rPrChange w:id="12474" w:author="David" w:date="2022-08-17T16:58:00Z">
              <w:rPr>
                <w:rFonts w:ascii="Times New Roman" w:hAnsi="Times New Roman"/>
                <w:sz w:val="24"/>
                <w:szCs w:val="24"/>
              </w:rPr>
            </w:rPrChange>
          </w:rPr>
          <w:t>I hobbled and winced as I walked the streets of Sydney CBD. I was reacting to both the pain of shame and my injuries. I tried to recollect what happened the night before</w:t>
        </w:r>
      </w:ins>
      <w:ins w:id="12475" w:author="Britt Collins" w:date="2021-10-06T13:00:00Z">
        <w:r w:rsidR="002E00AF" w:rsidRPr="00163DCF">
          <w:rPr>
            <w:szCs w:val="21"/>
            <w:rPrChange w:id="12476" w:author="David" w:date="2022-08-17T16:58:00Z">
              <w:rPr>
                <w:rFonts w:ascii="Times New Roman" w:hAnsi="Times New Roman"/>
                <w:sz w:val="24"/>
                <w:szCs w:val="24"/>
              </w:rPr>
            </w:rPrChange>
          </w:rPr>
          <w:t xml:space="preserve">. </w:t>
        </w:r>
      </w:ins>
      <w:ins w:id="12477" w:author="Britt Collins" w:date="2021-09-30T14:58:00Z">
        <w:r w:rsidRPr="00163DCF">
          <w:rPr>
            <w:szCs w:val="21"/>
            <w:rPrChange w:id="12478" w:author="David" w:date="2022-08-17T16:58:00Z">
              <w:rPr>
                <w:rFonts w:ascii="Times New Roman" w:hAnsi="Times New Roman"/>
                <w:sz w:val="24"/>
                <w:szCs w:val="24"/>
              </w:rPr>
            </w:rPrChange>
          </w:rPr>
          <w:t xml:space="preserve">I could, at best, vaguely recall what happened immediately after the fall. I had an inspired thought. I rummaged through all my pockets like a hungry ferret. I stopped and emptied all possessions from </w:t>
        </w:r>
      </w:ins>
      <w:ins w:id="12479" w:author="Britt Collins" w:date="2021-10-06T13:00:00Z">
        <w:r w:rsidR="002E00AF" w:rsidRPr="00163DCF">
          <w:rPr>
            <w:szCs w:val="21"/>
            <w:rPrChange w:id="12480" w:author="David" w:date="2022-08-17T16:58:00Z">
              <w:rPr>
                <w:rFonts w:ascii="Times New Roman" w:hAnsi="Times New Roman"/>
                <w:sz w:val="24"/>
                <w:szCs w:val="24"/>
              </w:rPr>
            </w:rPrChange>
          </w:rPr>
          <w:t>my</w:t>
        </w:r>
      </w:ins>
      <w:ins w:id="12481" w:author="Britt Collins" w:date="2021-09-30T14:58:00Z">
        <w:r w:rsidRPr="00163DCF">
          <w:rPr>
            <w:szCs w:val="21"/>
            <w:rPrChange w:id="12482" w:author="David" w:date="2022-08-17T16:58:00Z">
              <w:rPr>
                <w:rFonts w:ascii="Times New Roman" w:hAnsi="Times New Roman"/>
                <w:sz w:val="24"/>
                <w:szCs w:val="24"/>
              </w:rPr>
            </w:rPrChange>
          </w:rPr>
          <w:t xml:space="preserve"> trouser pockets</w:t>
        </w:r>
      </w:ins>
      <w:ins w:id="12483" w:author="Britt Collins" w:date="2021-10-06T13:01:00Z">
        <w:r w:rsidR="005A164B" w:rsidRPr="00163DCF">
          <w:rPr>
            <w:szCs w:val="21"/>
            <w:rPrChange w:id="12484" w:author="David" w:date="2022-08-17T16:58:00Z">
              <w:rPr>
                <w:rFonts w:ascii="Times New Roman" w:hAnsi="Times New Roman"/>
                <w:sz w:val="24"/>
                <w:szCs w:val="24"/>
              </w:rPr>
            </w:rPrChange>
          </w:rPr>
          <w:t xml:space="preserve"> and pulled out</w:t>
        </w:r>
      </w:ins>
      <w:ins w:id="12485" w:author="Britt Collins" w:date="2021-09-30T14:58:00Z">
        <w:r w:rsidRPr="00163DCF">
          <w:rPr>
            <w:szCs w:val="21"/>
            <w:rPrChange w:id="12486" w:author="David" w:date="2022-08-17T16:58:00Z">
              <w:rPr>
                <w:rFonts w:ascii="Times New Roman" w:hAnsi="Times New Roman"/>
                <w:sz w:val="24"/>
                <w:szCs w:val="24"/>
              </w:rPr>
            </w:rPrChange>
          </w:rPr>
          <w:t xml:space="preserve"> </w:t>
        </w:r>
      </w:ins>
      <w:ins w:id="12487" w:author="Britt Collins" w:date="2021-10-06T13:01:00Z">
        <w:r w:rsidR="005A164B" w:rsidRPr="00163DCF">
          <w:rPr>
            <w:szCs w:val="21"/>
            <w:rPrChange w:id="12488" w:author="David" w:date="2022-08-17T16:58:00Z">
              <w:rPr>
                <w:rFonts w:ascii="Times New Roman" w:hAnsi="Times New Roman"/>
                <w:sz w:val="24"/>
                <w:szCs w:val="24"/>
              </w:rPr>
            </w:rPrChange>
          </w:rPr>
          <w:t xml:space="preserve">what looked like </w:t>
        </w:r>
      </w:ins>
      <w:ins w:id="12489" w:author="Britt Collins" w:date="2021-09-30T14:58:00Z">
        <w:r w:rsidRPr="00163DCF">
          <w:rPr>
            <w:szCs w:val="21"/>
            <w:rPrChange w:id="12490" w:author="David" w:date="2022-08-17T16:58:00Z">
              <w:rPr>
                <w:rFonts w:ascii="Times New Roman" w:hAnsi="Times New Roman"/>
                <w:sz w:val="24"/>
                <w:szCs w:val="24"/>
              </w:rPr>
            </w:rPrChange>
          </w:rPr>
          <w:t xml:space="preserve">a business card. The place name was flamboyantly printed in gold under a laminated exterior. I read the name, Velvet Underground. I got my phone out and </w:t>
        </w:r>
        <w:proofErr w:type="gramStart"/>
        <w:r w:rsidRPr="00163DCF">
          <w:rPr>
            <w:szCs w:val="21"/>
            <w:rPrChange w:id="12491" w:author="David" w:date="2022-08-17T16:58:00Z">
              <w:rPr>
                <w:rFonts w:ascii="Times New Roman" w:hAnsi="Times New Roman"/>
                <w:sz w:val="24"/>
                <w:szCs w:val="24"/>
              </w:rPr>
            </w:rPrChange>
          </w:rPr>
          <w:t>Googled</w:t>
        </w:r>
        <w:proofErr w:type="gramEnd"/>
        <w:r w:rsidRPr="00163DCF">
          <w:rPr>
            <w:szCs w:val="21"/>
            <w:rPrChange w:id="12492" w:author="David" w:date="2022-08-17T16:58:00Z">
              <w:rPr>
                <w:rFonts w:ascii="Times New Roman" w:hAnsi="Times New Roman"/>
                <w:sz w:val="24"/>
                <w:szCs w:val="24"/>
              </w:rPr>
            </w:rPrChange>
          </w:rPr>
          <w:t xml:space="preserve"> it. A strip </w:t>
        </w:r>
        <w:proofErr w:type="gramStart"/>
        <w:r w:rsidRPr="00163DCF">
          <w:rPr>
            <w:szCs w:val="21"/>
            <w:rPrChange w:id="12493" w:author="David" w:date="2022-08-17T16:58:00Z">
              <w:rPr>
                <w:rFonts w:ascii="Times New Roman" w:hAnsi="Times New Roman"/>
                <w:sz w:val="24"/>
                <w:szCs w:val="24"/>
              </w:rPr>
            </w:rPrChange>
          </w:rPr>
          <w:t>club</w:t>
        </w:r>
        <w:proofErr w:type="gramEnd"/>
        <w:r w:rsidRPr="00163DCF">
          <w:rPr>
            <w:szCs w:val="21"/>
            <w:rPrChange w:id="12494" w:author="David" w:date="2022-08-17T16:58:00Z">
              <w:rPr>
                <w:rFonts w:ascii="Times New Roman" w:hAnsi="Times New Roman"/>
                <w:sz w:val="24"/>
                <w:szCs w:val="24"/>
              </w:rPr>
            </w:rPrChange>
          </w:rPr>
          <w:t xml:space="preserve">. Did I visit </w:t>
        </w:r>
        <w:proofErr w:type="gramStart"/>
        <w:r w:rsidRPr="00163DCF">
          <w:rPr>
            <w:szCs w:val="21"/>
            <w:rPrChange w:id="12495" w:author="David" w:date="2022-08-17T16:58:00Z">
              <w:rPr>
                <w:rFonts w:ascii="Times New Roman" w:hAnsi="Times New Roman"/>
                <w:sz w:val="24"/>
                <w:szCs w:val="24"/>
              </w:rPr>
            </w:rPrChange>
          </w:rPr>
          <w:t>there</w:t>
        </w:r>
        <w:proofErr w:type="gramEnd"/>
        <w:r w:rsidRPr="00163DCF">
          <w:rPr>
            <w:szCs w:val="21"/>
            <w:rPrChange w:id="12496" w:author="David" w:date="2022-08-17T16:58:00Z">
              <w:rPr>
                <w:rFonts w:ascii="Times New Roman" w:hAnsi="Times New Roman"/>
                <w:sz w:val="24"/>
                <w:szCs w:val="24"/>
              </w:rPr>
            </w:rPrChange>
          </w:rPr>
          <w:t xml:space="preserve"> or did I pick up the card as I passed by? I was happier I knew my location between the time I left James Squire, to the time I </w:t>
        </w:r>
      </w:ins>
      <w:ins w:id="12497" w:author="Britt Collins" w:date="2021-10-06T13:02:00Z">
        <w:r w:rsidR="005A164B" w:rsidRPr="00163DCF">
          <w:rPr>
            <w:szCs w:val="21"/>
            <w:rPrChange w:id="12498" w:author="David" w:date="2022-08-17T16:58:00Z">
              <w:rPr>
                <w:rFonts w:ascii="Times New Roman" w:hAnsi="Times New Roman"/>
                <w:sz w:val="24"/>
                <w:szCs w:val="24"/>
              </w:rPr>
            </w:rPrChange>
          </w:rPr>
          <w:t>was put into</w:t>
        </w:r>
      </w:ins>
      <w:ins w:id="12499" w:author="Britt Collins" w:date="2021-09-30T14:58:00Z">
        <w:r w:rsidRPr="00163DCF">
          <w:rPr>
            <w:szCs w:val="21"/>
            <w:rPrChange w:id="12500" w:author="David" w:date="2022-08-17T16:58:00Z">
              <w:rPr>
                <w:rFonts w:ascii="Times New Roman" w:hAnsi="Times New Roman"/>
                <w:sz w:val="24"/>
                <w:szCs w:val="24"/>
              </w:rPr>
            </w:rPrChange>
          </w:rPr>
          <w:t xml:space="preserve"> the </w:t>
        </w:r>
      </w:ins>
      <w:ins w:id="12501" w:author="Britt Collins" w:date="2021-10-06T13:01:00Z">
        <w:r w:rsidR="005A164B" w:rsidRPr="00163DCF">
          <w:rPr>
            <w:szCs w:val="21"/>
            <w:rPrChange w:id="12502" w:author="David" w:date="2022-08-17T16:58:00Z">
              <w:rPr>
                <w:rFonts w:ascii="Times New Roman" w:hAnsi="Times New Roman"/>
                <w:sz w:val="24"/>
                <w:szCs w:val="24"/>
              </w:rPr>
            </w:rPrChange>
          </w:rPr>
          <w:t>t</w:t>
        </w:r>
      </w:ins>
      <w:ins w:id="12503" w:author="Britt Collins" w:date="2021-09-30T14:58:00Z">
        <w:r w:rsidRPr="00163DCF">
          <w:rPr>
            <w:szCs w:val="21"/>
            <w:rPrChange w:id="12504" w:author="David" w:date="2022-08-17T16:58:00Z">
              <w:rPr>
                <w:rFonts w:ascii="Times New Roman" w:hAnsi="Times New Roman"/>
                <w:sz w:val="24"/>
                <w:szCs w:val="24"/>
              </w:rPr>
            </w:rPrChange>
          </w:rPr>
          <w:t>axi.</w:t>
        </w:r>
      </w:ins>
    </w:p>
    <w:p w14:paraId="2D9A399E" w14:textId="3B8F0ADE" w:rsidR="006F31F6" w:rsidRPr="00163DCF" w:rsidRDefault="006F31F6">
      <w:pPr>
        <w:spacing w:line="276" w:lineRule="auto"/>
        <w:ind w:left="-5" w:right="15" w:firstLine="725"/>
        <w:rPr>
          <w:ins w:id="12505" w:author="Britt Collins" w:date="2021-09-30T14:58:00Z"/>
          <w:szCs w:val="21"/>
          <w:rPrChange w:id="12506" w:author="David" w:date="2022-08-17T16:58:00Z">
            <w:rPr>
              <w:ins w:id="12507" w:author="Britt Collins" w:date="2021-09-30T14:58:00Z"/>
              <w:rFonts w:ascii="Times New Roman" w:hAnsi="Times New Roman"/>
              <w:sz w:val="24"/>
              <w:szCs w:val="24"/>
            </w:rPr>
          </w:rPrChange>
        </w:rPr>
        <w:pPrChange w:id="12508" w:author="David" w:date="2022-08-17T17:01:00Z">
          <w:pPr>
            <w:ind w:left="-5" w:right="15"/>
          </w:pPr>
        </w:pPrChange>
      </w:pPr>
      <w:ins w:id="12509" w:author="Britt Collins" w:date="2021-09-30T14:58:00Z">
        <w:r w:rsidRPr="00163DCF">
          <w:rPr>
            <w:szCs w:val="21"/>
            <w:rPrChange w:id="12510" w:author="David" w:date="2022-08-17T16:58:00Z">
              <w:rPr>
                <w:rFonts w:ascii="Times New Roman" w:hAnsi="Times New Roman"/>
                <w:sz w:val="24"/>
                <w:szCs w:val="24"/>
              </w:rPr>
            </w:rPrChange>
          </w:rPr>
          <w:t xml:space="preserve">I returned to the Rose Bay flat. The journey from the hospital felt like minutes, such was my pre-occupation with my thoughts. </w:t>
        </w:r>
        <w:proofErr w:type="gramStart"/>
        <w:r w:rsidRPr="00163DCF">
          <w:rPr>
            <w:szCs w:val="21"/>
            <w:rPrChange w:id="12511" w:author="David" w:date="2022-08-17T16:58:00Z">
              <w:rPr>
                <w:rFonts w:ascii="Times New Roman" w:hAnsi="Times New Roman"/>
                <w:sz w:val="24"/>
                <w:szCs w:val="24"/>
              </w:rPr>
            </w:rPrChange>
          </w:rPr>
          <w:t>In reality, the</w:t>
        </w:r>
        <w:proofErr w:type="gramEnd"/>
        <w:r w:rsidRPr="00163DCF">
          <w:rPr>
            <w:szCs w:val="21"/>
            <w:rPrChange w:id="12512" w:author="David" w:date="2022-08-17T16:58:00Z">
              <w:rPr>
                <w:rFonts w:ascii="Times New Roman" w:hAnsi="Times New Roman"/>
                <w:sz w:val="24"/>
                <w:szCs w:val="24"/>
              </w:rPr>
            </w:rPrChange>
          </w:rPr>
          <w:t xml:space="preserve"> walk spanned over </w:t>
        </w:r>
      </w:ins>
      <w:ins w:id="12513" w:author="Britt Collins" w:date="2021-10-06T13:02:00Z">
        <w:r w:rsidR="005A164B" w:rsidRPr="00163DCF">
          <w:rPr>
            <w:szCs w:val="21"/>
            <w:rPrChange w:id="12514" w:author="David" w:date="2022-08-17T16:58:00Z">
              <w:rPr>
                <w:rFonts w:ascii="Times New Roman" w:hAnsi="Times New Roman"/>
                <w:sz w:val="24"/>
                <w:szCs w:val="24"/>
              </w:rPr>
            </w:rPrChange>
          </w:rPr>
          <w:t>two</w:t>
        </w:r>
      </w:ins>
      <w:ins w:id="12515" w:author="Britt Collins" w:date="2021-09-30T14:58:00Z">
        <w:r w:rsidRPr="00163DCF">
          <w:rPr>
            <w:szCs w:val="21"/>
            <w:rPrChange w:id="12516" w:author="David" w:date="2022-08-17T16:58:00Z">
              <w:rPr>
                <w:rFonts w:ascii="Times New Roman" w:hAnsi="Times New Roman"/>
                <w:sz w:val="24"/>
                <w:szCs w:val="24"/>
              </w:rPr>
            </w:rPrChange>
          </w:rPr>
          <w:t xml:space="preserve"> hours. I collapsed on the sofa in the lounge and stared vacantly at the white ceiling. I realised I was on my own. Where was </w:t>
        </w:r>
        <w:proofErr w:type="spellStart"/>
        <w:r w:rsidRPr="00163DCF">
          <w:rPr>
            <w:szCs w:val="21"/>
            <w:rPrChange w:id="12517" w:author="David" w:date="2022-08-17T16:58:00Z">
              <w:rPr>
                <w:rFonts w:ascii="Times New Roman" w:hAnsi="Times New Roman"/>
                <w:sz w:val="24"/>
                <w:szCs w:val="24"/>
              </w:rPr>
            </w:rPrChange>
          </w:rPr>
          <w:t>Becs</w:t>
        </w:r>
        <w:proofErr w:type="spellEnd"/>
        <w:r w:rsidRPr="00163DCF">
          <w:rPr>
            <w:szCs w:val="21"/>
            <w:rPrChange w:id="12518" w:author="David" w:date="2022-08-17T16:58:00Z">
              <w:rPr>
                <w:rFonts w:ascii="Times New Roman" w:hAnsi="Times New Roman"/>
                <w:sz w:val="24"/>
                <w:szCs w:val="24"/>
              </w:rPr>
            </w:rPrChange>
          </w:rPr>
          <w:t>? I wanted her to know that I was okay. I played out what she would say when she saw me</w:t>
        </w:r>
      </w:ins>
      <w:ins w:id="12519" w:author="Britt Collins" w:date="2021-10-06T13:03:00Z">
        <w:r w:rsidR="005A164B" w:rsidRPr="00163DCF">
          <w:rPr>
            <w:szCs w:val="21"/>
            <w:rPrChange w:id="12520" w:author="David" w:date="2022-08-17T16:58:00Z">
              <w:rPr>
                <w:rFonts w:ascii="Times New Roman" w:hAnsi="Times New Roman"/>
                <w:sz w:val="24"/>
                <w:szCs w:val="24"/>
              </w:rPr>
            </w:rPrChange>
          </w:rPr>
          <w:t>,</w:t>
        </w:r>
      </w:ins>
      <w:ins w:id="12521" w:author="Britt Collins" w:date="2021-09-30T14:58:00Z">
        <w:r w:rsidRPr="00163DCF">
          <w:rPr>
            <w:szCs w:val="21"/>
            <w:rPrChange w:id="12522" w:author="David" w:date="2022-08-17T16:58:00Z">
              <w:rPr>
                <w:rFonts w:ascii="Times New Roman" w:hAnsi="Times New Roman"/>
                <w:sz w:val="24"/>
                <w:szCs w:val="24"/>
              </w:rPr>
            </w:rPrChange>
          </w:rPr>
          <w:t xml:space="preserve"> </w:t>
        </w:r>
      </w:ins>
      <w:ins w:id="12523" w:author="Britt Collins" w:date="2021-10-06T13:02:00Z">
        <w:r w:rsidR="005A164B" w:rsidRPr="00163DCF">
          <w:rPr>
            <w:szCs w:val="21"/>
            <w:rPrChange w:id="12524" w:author="David" w:date="2022-08-17T16:58:00Z">
              <w:rPr>
                <w:rFonts w:ascii="Times New Roman" w:hAnsi="Times New Roman"/>
                <w:sz w:val="24"/>
                <w:szCs w:val="24"/>
              </w:rPr>
            </w:rPrChange>
          </w:rPr>
          <w:t>“</w:t>
        </w:r>
      </w:ins>
      <w:ins w:id="12525" w:author="Britt Collins" w:date="2021-09-30T14:58:00Z">
        <w:r w:rsidRPr="00163DCF">
          <w:rPr>
            <w:szCs w:val="21"/>
            <w:rPrChange w:id="12526" w:author="David" w:date="2022-08-17T16:58:00Z">
              <w:rPr>
                <w:rFonts w:ascii="Times New Roman" w:hAnsi="Times New Roman"/>
                <w:sz w:val="24"/>
                <w:szCs w:val="24"/>
              </w:rPr>
            </w:rPrChange>
          </w:rPr>
          <w:t>Where were you last night</w:t>
        </w:r>
      </w:ins>
      <w:ins w:id="12527" w:author="Britt Collins" w:date="2021-10-06T13:02:00Z">
        <w:r w:rsidR="005A164B" w:rsidRPr="00163DCF">
          <w:rPr>
            <w:szCs w:val="21"/>
            <w:rPrChange w:id="12528" w:author="David" w:date="2022-08-17T16:58:00Z">
              <w:rPr>
                <w:rFonts w:ascii="Times New Roman" w:hAnsi="Times New Roman"/>
                <w:sz w:val="24"/>
                <w:szCs w:val="24"/>
              </w:rPr>
            </w:rPrChange>
          </w:rPr>
          <w:t>,</w:t>
        </w:r>
      </w:ins>
      <w:ins w:id="12529" w:author="Britt Collins" w:date="2021-09-30T14:58:00Z">
        <w:r w:rsidRPr="00163DCF">
          <w:rPr>
            <w:szCs w:val="21"/>
            <w:rPrChange w:id="12530" w:author="David" w:date="2022-08-17T16:58:00Z">
              <w:rPr>
                <w:rFonts w:ascii="Times New Roman" w:hAnsi="Times New Roman"/>
                <w:sz w:val="24"/>
                <w:szCs w:val="24"/>
              </w:rPr>
            </w:rPrChange>
          </w:rPr>
          <w:t xml:space="preserve"> </w:t>
        </w:r>
      </w:ins>
      <w:ins w:id="12531" w:author="Britt Collins" w:date="2021-10-06T13:02:00Z">
        <w:r w:rsidR="005A164B" w:rsidRPr="00163DCF">
          <w:rPr>
            <w:szCs w:val="21"/>
            <w:rPrChange w:id="12532" w:author="David" w:date="2022-08-17T16:58:00Z">
              <w:rPr>
                <w:rFonts w:ascii="Times New Roman" w:hAnsi="Times New Roman"/>
                <w:sz w:val="24"/>
                <w:szCs w:val="24"/>
              </w:rPr>
            </w:rPrChange>
          </w:rPr>
          <w:t>y</w:t>
        </w:r>
      </w:ins>
      <w:ins w:id="12533" w:author="Britt Collins" w:date="2021-09-30T14:58:00Z">
        <w:r w:rsidRPr="00163DCF">
          <w:rPr>
            <w:szCs w:val="21"/>
            <w:rPrChange w:id="12534" w:author="David" w:date="2022-08-17T16:58:00Z">
              <w:rPr>
                <w:rFonts w:ascii="Times New Roman" w:hAnsi="Times New Roman"/>
                <w:sz w:val="24"/>
                <w:szCs w:val="24"/>
              </w:rPr>
            </w:rPrChange>
          </w:rPr>
          <w:t xml:space="preserve">ou dirty </w:t>
        </w:r>
        <w:proofErr w:type="spellStart"/>
        <w:r w:rsidRPr="00163DCF">
          <w:rPr>
            <w:szCs w:val="21"/>
            <w:rPrChange w:id="12535" w:author="David" w:date="2022-08-17T16:58:00Z">
              <w:rPr>
                <w:rFonts w:ascii="Times New Roman" w:hAnsi="Times New Roman"/>
                <w:sz w:val="24"/>
                <w:szCs w:val="24"/>
              </w:rPr>
            </w:rPrChange>
          </w:rPr>
          <w:t>stopout</w:t>
        </w:r>
      </w:ins>
      <w:proofErr w:type="spellEnd"/>
      <w:ins w:id="12536" w:author="Britt Collins" w:date="2021-10-06T13:02:00Z">
        <w:r w:rsidR="005A164B" w:rsidRPr="00163DCF">
          <w:rPr>
            <w:szCs w:val="21"/>
            <w:rPrChange w:id="12537" w:author="David" w:date="2022-08-17T16:58:00Z">
              <w:rPr>
                <w:rFonts w:ascii="Times New Roman" w:hAnsi="Times New Roman"/>
                <w:sz w:val="24"/>
                <w:szCs w:val="24"/>
              </w:rPr>
            </w:rPrChange>
          </w:rPr>
          <w:t>?”</w:t>
        </w:r>
      </w:ins>
      <w:ins w:id="12538" w:author="Britt Collins" w:date="2021-09-30T14:58:00Z">
        <w:r w:rsidRPr="00163DCF">
          <w:rPr>
            <w:szCs w:val="21"/>
            <w:rPrChange w:id="12539" w:author="David" w:date="2022-08-17T16:58:00Z">
              <w:rPr>
                <w:rFonts w:ascii="Times New Roman" w:hAnsi="Times New Roman"/>
                <w:sz w:val="24"/>
                <w:szCs w:val="24"/>
              </w:rPr>
            </w:rPrChange>
          </w:rPr>
          <w:t xml:space="preserve"> She</w:t>
        </w:r>
      </w:ins>
      <w:ins w:id="12540" w:author="Britt Collins" w:date="2021-10-06T13:03:00Z">
        <w:r w:rsidR="005A164B" w:rsidRPr="00163DCF">
          <w:rPr>
            <w:szCs w:val="21"/>
            <w:rPrChange w:id="12541" w:author="David" w:date="2022-08-17T16:58:00Z">
              <w:rPr>
                <w:rFonts w:ascii="Times New Roman" w:hAnsi="Times New Roman"/>
                <w:sz w:val="24"/>
                <w:szCs w:val="24"/>
              </w:rPr>
            </w:rPrChange>
          </w:rPr>
          <w:t>’</w:t>
        </w:r>
      </w:ins>
      <w:ins w:id="12542" w:author="Britt Collins" w:date="2021-09-30T14:58:00Z">
        <w:r w:rsidRPr="00163DCF">
          <w:rPr>
            <w:szCs w:val="21"/>
            <w:rPrChange w:id="12543" w:author="David" w:date="2022-08-17T16:58:00Z">
              <w:rPr>
                <w:rFonts w:ascii="Times New Roman" w:hAnsi="Times New Roman"/>
                <w:sz w:val="24"/>
                <w:szCs w:val="24"/>
              </w:rPr>
            </w:rPrChange>
          </w:rPr>
          <w:t xml:space="preserve">d be right. I needed a shower and a night spent in the flat for a change. Before then I needed to rest and handle my </w:t>
        </w:r>
        <w:proofErr w:type="gramStart"/>
        <w:r w:rsidRPr="00163DCF">
          <w:rPr>
            <w:szCs w:val="21"/>
            <w:rPrChange w:id="12544" w:author="David" w:date="2022-08-17T16:58:00Z">
              <w:rPr>
                <w:rFonts w:ascii="Times New Roman" w:hAnsi="Times New Roman"/>
                <w:sz w:val="24"/>
                <w:szCs w:val="24"/>
              </w:rPr>
            </w:rPrChange>
          </w:rPr>
          <w:t>thoughts</w:t>
        </w:r>
        <w:proofErr w:type="gramEnd"/>
        <w:r w:rsidRPr="00163DCF">
          <w:rPr>
            <w:szCs w:val="21"/>
            <w:rPrChange w:id="12545" w:author="David" w:date="2022-08-17T16:58:00Z">
              <w:rPr>
                <w:rFonts w:ascii="Times New Roman" w:hAnsi="Times New Roman"/>
                <w:sz w:val="24"/>
                <w:szCs w:val="24"/>
              </w:rPr>
            </w:rPrChange>
          </w:rPr>
          <w:t xml:space="preserve"> I knew I didn't respect myself. I had a problem with drinking. I had been lucky until now. This moment was to bring change in my relationship with alcohol.</w:t>
        </w:r>
      </w:ins>
    </w:p>
    <w:p w14:paraId="10A1283C" w14:textId="28FC5674" w:rsidR="006F31F6" w:rsidRPr="00163DCF" w:rsidRDefault="006F31F6">
      <w:pPr>
        <w:spacing w:line="276" w:lineRule="auto"/>
        <w:ind w:left="-5" w:right="15" w:firstLine="725"/>
        <w:rPr>
          <w:ins w:id="12546" w:author="Britt Collins" w:date="2021-09-30T14:58:00Z"/>
          <w:szCs w:val="21"/>
          <w:rPrChange w:id="12547" w:author="David" w:date="2022-08-17T16:58:00Z">
            <w:rPr>
              <w:ins w:id="12548" w:author="Britt Collins" w:date="2021-09-30T14:58:00Z"/>
              <w:rFonts w:ascii="Times New Roman" w:hAnsi="Times New Roman"/>
              <w:sz w:val="24"/>
              <w:szCs w:val="24"/>
            </w:rPr>
          </w:rPrChange>
        </w:rPr>
        <w:pPrChange w:id="12549" w:author="David" w:date="2022-08-17T17:01:00Z">
          <w:pPr>
            <w:ind w:left="-5" w:right="15"/>
          </w:pPr>
        </w:pPrChange>
      </w:pPr>
      <w:ins w:id="12550" w:author="Britt Collins" w:date="2021-09-30T14:58:00Z">
        <w:r w:rsidRPr="00163DCF">
          <w:rPr>
            <w:szCs w:val="21"/>
            <w:rPrChange w:id="12551" w:author="David" w:date="2022-08-17T16:58:00Z">
              <w:rPr>
                <w:rFonts w:ascii="Times New Roman" w:hAnsi="Times New Roman"/>
                <w:sz w:val="24"/>
                <w:szCs w:val="24"/>
              </w:rPr>
            </w:rPrChange>
          </w:rPr>
          <w:t xml:space="preserve">My curiosity got the better of me. I wanted to see the state of my face. I got up from the sofa and looked in the mirror. My chin looked like a congealed mess criss-crossed with scabs and stitching. I moved my lower jaw in a clockwise motion. It ached. My teeth still felt alien. At least my designer glasses were looking as sharp as ever. I took photos of my head from various angles to ensure there were no other surprise cuts and bruises. </w:t>
        </w:r>
      </w:ins>
      <w:ins w:id="12552" w:author="Britt Collins" w:date="2021-10-06T13:04:00Z">
        <w:r w:rsidR="005A164B" w:rsidRPr="00163DCF">
          <w:rPr>
            <w:szCs w:val="21"/>
            <w:rPrChange w:id="12553" w:author="David" w:date="2022-08-17T16:58:00Z">
              <w:rPr>
                <w:rFonts w:ascii="Times New Roman" w:hAnsi="Times New Roman"/>
                <w:sz w:val="24"/>
                <w:szCs w:val="24"/>
              </w:rPr>
            </w:rPrChange>
          </w:rPr>
          <w:t>T</w:t>
        </w:r>
      </w:ins>
      <w:ins w:id="12554" w:author="Britt Collins" w:date="2021-09-30T14:58:00Z">
        <w:r w:rsidRPr="00163DCF">
          <w:rPr>
            <w:szCs w:val="21"/>
            <w:rPrChange w:id="12555" w:author="David" w:date="2022-08-17T16:58:00Z">
              <w:rPr>
                <w:rFonts w:ascii="Times New Roman" w:hAnsi="Times New Roman"/>
                <w:sz w:val="24"/>
                <w:szCs w:val="24"/>
              </w:rPr>
            </w:rPrChange>
          </w:rPr>
          <w:t>he only damage was where I expected it, to my mouth and chin.</w:t>
        </w:r>
      </w:ins>
    </w:p>
    <w:p w14:paraId="1191445D" w14:textId="10E75966" w:rsidR="006F31F6" w:rsidRPr="00163DCF" w:rsidRDefault="006F31F6">
      <w:pPr>
        <w:spacing w:line="276" w:lineRule="auto"/>
        <w:ind w:left="-5" w:right="15"/>
        <w:rPr>
          <w:ins w:id="12556" w:author="Britt Collins" w:date="2021-09-30T14:58:00Z"/>
          <w:szCs w:val="21"/>
          <w:rPrChange w:id="12557" w:author="David" w:date="2022-08-17T16:58:00Z">
            <w:rPr>
              <w:ins w:id="12558" w:author="Britt Collins" w:date="2021-09-30T14:58:00Z"/>
              <w:rFonts w:ascii="Times New Roman" w:hAnsi="Times New Roman"/>
              <w:sz w:val="24"/>
              <w:szCs w:val="24"/>
            </w:rPr>
          </w:rPrChange>
        </w:rPr>
        <w:pPrChange w:id="12559" w:author="David" w:date="2022-08-17T17:01:00Z">
          <w:pPr>
            <w:ind w:left="-5" w:right="15"/>
          </w:pPr>
        </w:pPrChange>
      </w:pPr>
      <w:ins w:id="12560" w:author="Britt Collins" w:date="2021-09-30T14:58:00Z">
        <w:r w:rsidRPr="00163DCF">
          <w:rPr>
            <w:szCs w:val="21"/>
            <w:rPrChange w:id="12561" w:author="David" w:date="2022-08-17T16:58:00Z">
              <w:rPr>
                <w:rFonts w:ascii="Times New Roman" w:hAnsi="Times New Roman"/>
                <w:sz w:val="24"/>
                <w:szCs w:val="24"/>
              </w:rPr>
            </w:rPrChange>
          </w:rPr>
          <w:t xml:space="preserve">My life over the coming weeks and months was </w:t>
        </w:r>
      </w:ins>
      <w:ins w:id="12562" w:author="Britt Collins" w:date="2021-10-06T11:23:00Z">
        <w:r w:rsidR="003974C8" w:rsidRPr="00163DCF">
          <w:rPr>
            <w:szCs w:val="21"/>
            <w:rPrChange w:id="12563" w:author="David" w:date="2022-08-17T16:58:00Z">
              <w:rPr>
                <w:rFonts w:ascii="Times New Roman" w:hAnsi="Times New Roman"/>
                <w:sz w:val="24"/>
                <w:szCs w:val="24"/>
              </w:rPr>
            </w:rPrChange>
          </w:rPr>
          <w:t>painful and dist</w:t>
        </w:r>
      </w:ins>
      <w:ins w:id="12564" w:author="Britt Collins" w:date="2021-10-06T11:24:00Z">
        <w:r w:rsidR="003974C8" w:rsidRPr="00163DCF">
          <w:rPr>
            <w:szCs w:val="21"/>
            <w:rPrChange w:id="12565" w:author="David" w:date="2022-08-17T16:58:00Z">
              <w:rPr>
                <w:rFonts w:ascii="Times New Roman" w:hAnsi="Times New Roman"/>
                <w:sz w:val="24"/>
                <w:szCs w:val="24"/>
              </w:rPr>
            </w:rPrChange>
          </w:rPr>
          <w:t>ressing</w:t>
        </w:r>
      </w:ins>
      <w:ins w:id="12566" w:author="Britt Collins" w:date="2021-09-30T14:58:00Z">
        <w:r w:rsidRPr="00163DCF">
          <w:rPr>
            <w:szCs w:val="21"/>
            <w:rPrChange w:id="12567" w:author="David" w:date="2022-08-17T16:58:00Z">
              <w:rPr>
                <w:rFonts w:ascii="Times New Roman" w:hAnsi="Times New Roman"/>
                <w:sz w:val="24"/>
                <w:szCs w:val="24"/>
              </w:rPr>
            </w:rPrChange>
          </w:rPr>
          <w:t>. My jaw needed to be examined by a medical professional. A phone call, a bus journey to hospital and an X-</w:t>
        </w:r>
      </w:ins>
      <w:ins w:id="12568" w:author="Britt Collins" w:date="2021-10-06T13:05:00Z">
        <w:r w:rsidR="005A164B" w:rsidRPr="00163DCF">
          <w:rPr>
            <w:szCs w:val="21"/>
            <w:rPrChange w:id="12569" w:author="David" w:date="2022-08-17T16:58:00Z">
              <w:rPr>
                <w:rFonts w:ascii="Times New Roman" w:hAnsi="Times New Roman"/>
                <w:sz w:val="24"/>
                <w:szCs w:val="24"/>
              </w:rPr>
            </w:rPrChange>
          </w:rPr>
          <w:t>r</w:t>
        </w:r>
      </w:ins>
      <w:ins w:id="12570" w:author="Britt Collins" w:date="2021-09-30T14:58:00Z">
        <w:r w:rsidRPr="00163DCF">
          <w:rPr>
            <w:szCs w:val="21"/>
            <w:rPrChange w:id="12571" w:author="David" w:date="2022-08-17T16:58:00Z">
              <w:rPr>
                <w:rFonts w:ascii="Times New Roman" w:hAnsi="Times New Roman"/>
                <w:sz w:val="24"/>
                <w:szCs w:val="24"/>
              </w:rPr>
            </w:rPrChange>
          </w:rPr>
          <w:t xml:space="preserve">ay later, all was clear. My lower jaw had nearly broke in half at the chin. The doctor was amazed, she pointed at the X-Ray to show a hair’s breadth of bone holding the jaw together. My teeth ached. I asked the doctor if she could </w:t>
        </w:r>
        <w:proofErr w:type="gramStart"/>
        <w:r w:rsidRPr="00163DCF">
          <w:rPr>
            <w:szCs w:val="21"/>
            <w:rPrChange w:id="12572" w:author="David" w:date="2022-08-17T16:58:00Z">
              <w:rPr>
                <w:rFonts w:ascii="Times New Roman" w:hAnsi="Times New Roman"/>
                <w:sz w:val="24"/>
                <w:szCs w:val="24"/>
              </w:rPr>
            </w:rPrChange>
          </w:rPr>
          <w:t>take a look</w:t>
        </w:r>
        <w:proofErr w:type="gramEnd"/>
        <w:r w:rsidRPr="00163DCF">
          <w:rPr>
            <w:szCs w:val="21"/>
            <w:rPrChange w:id="12573" w:author="David" w:date="2022-08-17T16:58:00Z">
              <w:rPr>
                <w:rFonts w:ascii="Times New Roman" w:hAnsi="Times New Roman"/>
                <w:sz w:val="24"/>
                <w:szCs w:val="24"/>
              </w:rPr>
            </w:rPrChange>
          </w:rPr>
          <w:t>. She recommended I see a dental specialist immediately.</w:t>
        </w:r>
      </w:ins>
    </w:p>
    <w:p w14:paraId="0365B8F3" w14:textId="77777777" w:rsidR="005A164B" w:rsidRPr="00163DCF" w:rsidRDefault="006F31F6">
      <w:pPr>
        <w:spacing w:line="276" w:lineRule="auto"/>
        <w:ind w:left="-5" w:right="15" w:firstLine="725"/>
        <w:rPr>
          <w:ins w:id="12574" w:author="Britt Collins" w:date="2021-10-06T13:06:00Z"/>
          <w:szCs w:val="21"/>
          <w:rPrChange w:id="12575" w:author="David" w:date="2022-08-17T16:58:00Z">
            <w:rPr>
              <w:ins w:id="12576" w:author="Britt Collins" w:date="2021-10-06T13:06:00Z"/>
              <w:rFonts w:ascii="Times New Roman" w:hAnsi="Times New Roman"/>
              <w:sz w:val="24"/>
              <w:szCs w:val="24"/>
            </w:rPr>
          </w:rPrChange>
        </w:rPr>
        <w:pPrChange w:id="12577" w:author="David" w:date="2022-08-17T17:01:00Z">
          <w:pPr>
            <w:spacing w:line="480" w:lineRule="auto"/>
            <w:ind w:left="-5" w:right="15" w:firstLine="725"/>
          </w:pPr>
        </w:pPrChange>
      </w:pPr>
      <w:proofErr w:type="spellStart"/>
      <w:ins w:id="12578" w:author="Britt Collins" w:date="2021-09-30T14:58:00Z">
        <w:r w:rsidRPr="00163DCF">
          <w:rPr>
            <w:szCs w:val="21"/>
            <w:rPrChange w:id="12579" w:author="David" w:date="2022-08-17T16:58:00Z">
              <w:rPr>
                <w:rFonts w:ascii="Times New Roman" w:hAnsi="Times New Roman"/>
                <w:sz w:val="24"/>
                <w:szCs w:val="24"/>
              </w:rPr>
            </w:rPrChange>
          </w:rPr>
          <w:lastRenderedPageBreak/>
          <w:t>Becs</w:t>
        </w:r>
        <w:proofErr w:type="spellEnd"/>
        <w:r w:rsidRPr="00163DCF">
          <w:rPr>
            <w:szCs w:val="21"/>
            <w:rPrChange w:id="12580" w:author="David" w:date="2022-08-17T16:58:00Z">
              <w:rPr>
                <w:rFonts w:ascii="Times New Roman" w:hAnsi="Times New Roman"/>
                <w:sz w:val="24"/>
                <w:szCs w:val="24"/>
              </w:rPr>
            </w:rPrChange>
          </w:rPr>
          <w:t xml:space="preserve"> recommended private dentist, </w:t>
        </w:r>
      </w:ins>
      <w:ins w:id="12581" w:author="Britt Collins" w:date="2021-10-06T13:05:00Z">
        <w:r w:rsidR="005A164B" w:rsidRPr="00163DCF">
          <w:rPr>
            <w:szCs w:val="21"/>
            <w:rPrChange w:id="12582" w:author="David" w:date="2022-08-17T16:58:00Z">
              <w:rPr>
                <w:rFonts w:ascii="Times New Roman" w:hAnsi="Times New Roman"/>
                <w:sz w:val="24"/>
                <w:szCs w:val="24"/>
              </w:rPr>
            </w:rPrChange>
          </w:rPr>
          <w:t>which w</w:t>
        </w:r>
      </w:ins>
      <w:ins w:id="12583" w:author="Britt Collins" w:date="2021-10-06T13:06:00Z">
        <w:r w:rsidR="005A164B" w:rsidRPr="00163DCF">
          <w:rPr>
            <w:szCs w:val="21"/>
            <w:rPrChange w:id="12584" w:author="David" w:date="2022-08-17T16:58:00Z">
              <w:rPr>
                <w:rFonts w:ascii="Times New Roman" w:hAnsi="Times New Roman"/>
                <w:sz w:val="24"/>
                <w:szCs w:val="24"/>
              </w:rPr>
            </w:rPrChange>
          </w:rPr>
          <w:t>as</w:t>
        </w:r>
      </w:ins>
      <w:ins w:id="12585" w:author="Britt Collins" w:date="2021-09-30T14:58:00Z">
        <w:r w:rsidRPr="00163DCF">
          <w:rPr>
            <w:szCs w:val="21"/>
            <w:rPrChange w:id="12586" w:author="David" w:date="2022-08-17T16:58:00Z">
              <w:rPr>
                <w:rFonts w:ascii="Times New Roman" w:hAnsi="Times New Roman"/>
                <w:sz w:val="24"/>
                <w:szCs w:val="24"/>
              </w:rPr>
            </w:rPrChange>
          </w:rPr>
          <w:t xml:space="preserve"> a couple of blocks from </w:t>
        </w:r>
      </w:ins>
      <w:ins w:id="12587" w:author="Britt Collins" w:date="2021-10-06T13:06:00Z">
        <w:r w:rsidR="005A164B" w:rsidRPr="00163DCF">
          <w:rPr>
            <w:szCs w:val="21"/>
            <w:rPrChange w:id="12588" w:author="David" w:date="2022-08-17T16:58:00Z">
              <w:rPr>
                <w:rFonts w:ascii="Times New Roman" w:hAnsi="Times New Roman"/>
                <w:sz w:val="24"/>
                <w:szCs w:val="24"/>
              </w:rPr>
            </w:rPrChange>
          </w:rPr>
          <w:t>our</w:t>
        </w:r>
      </w:ins>
      <w:ins w:id="12589" w:author="Britt Collins" w:date="2021-09-30T14:58:00Z">
        <w:r w:rsidRPr="00163DCF">
          <w:rPr>
            <w:szCs w:val="21"/>
            <w:rPrChange w:id="12590" w:author="David" w:date="2022-08-17T16:58:00Z">
              <w:rPr>
                <w:rFonts w:ascii="Times New Roman" w:hAnsi="Times New Roman"/>
                <w:sz w:val="24"/>
                <w:szCs w:val="24"/>
              </w:rPr>
            </w:rPrChange>
          </w:rPr>
          <w:t xml:space="preserve"> flat. I booked an emergency appointment and visited the next day. I was warmly welcomed by the receptionist, wife and aide to dentist, Mr Weinstein. </w:t>
        </w:r>
      </w:ins>
      <w:ins w:id="12591" w:author="Britt Collins" w:date="2021-10-06T13:06:00Z">
        <w:r w:rsidR="005A164B" w:rsidRPr="00163DCF">
          <w:rPr>
            <w:szCs w:val="21"/>
            <w:rPrChange w:id="12592" w:author="David" w:date="2022-08-17T16:58:00Z">
              <w:rPr>
                <w:rFonts w:ascii="Times New Roman" w:hAnsi="Times New Roman"/>
                <w:sz w:val="24"/>
                <w:szCs w:val="24"/>
              </w:rPr>
            </w:rPrChange>
          </w:rPr>
          <w:t>“</w:t>
        </w:r>
      </w:ins>
      <w:ins w:id="12593" w:author="Britt Collins" w:date="2021-09-30T14:58:00Z">
        <w:r w:rsidRPr="00163DCF">
          <w:rPr>
            <w:szCs w:val="21"/>
            <w:rPrChange w:id="12594" w:author="David" w:date="2022-08-17T16:58:00Z">
              <w:rPr>
                <w:rFonts w:ascii="Times New Roman" w:hAnsi="Times New Roman"/>
                <w:sz w:val="24"/>
                <w:szCs w:val="24"/>
              </w:rPr>
            </w:rPrChange>
          </w:rPr>
          <w:t>Do you have health insurance?</w:t>
        </w:r>
      </w:ins>
      <w:ins w:id="12595" w:author="Britt Collins" w:date="2021-10-06T13:06:00Z">
        <w:r w:rsidR="005A164B" w:rsidRPr="00163DCF">
          <w:rPr>
            <w:szCs w:val="21"/>
            <w:rPrChange w:id="12596" w:author="David" w:date="2022-08-17T16:58:00Z">
              <w:rPr>
                <w:rFonts w:ascii="Times New Roman" w:hAnsi="Times New Roman"/>
                <w:sz w:val="24"/>
                <w:szCs w:val="24"/>
              </w:rPr>
            </w:rPrChange>
          </w:rPr>
          <w:t>”</w:t>
        </w:r>
      </w:ins>
      <w:ins w:id="12597" w:author="Britt Collins" w:date="2021-09-30T14:58:00Z">
        <w:r w:rsidRPr="00163DCF">
          <w:rPr>
            <w:szCs w:val="21"/>
            <w:rPrChange w:id="12598" w:author="David" w:date="2022-08-17T16:58:00Z">
              <w:rPr>
                <w:rFonts w:ascii="Times New Roman" w:hAnsi="Times New Roman"/>
                <w:sz w:val="24"/>
                <w:szCs w:val="24"/>
              </w:rPr>
            </w:rPrChange>
          </w:rPr>
          <w:t xml:space="preserve"> she asked. </w:t>
        </w:r>
      </w:ins>
    </w:p>
    <w:p w14:paraId="0CF870F7" w14:textId="5276C6B0" w:rsidR="006F31F6" w:rsidRPr="00163DCF" w:rsidRDefault="005A164B">
      <w:pPr>
        <w:spacing w:line="276" w:lineRule="auto"/>
        <w:ind w:left="-5" w:right="15" w:firstLine="725"/>
        <w:rPr>
          <w:ins w:id="12599" w:author="Britt Collins" w:date="2021-09-30T14:58:00Z"/>
          <w:szCs w:val="21"/>
          <w:rPrChange w:id="12600" w:author="David" w:date="2022-08-17T16:58:00Z">
            <w:rPr>
              <w:ins w:id="12601" w:author="Britt Collins" w:date="2021-09-30T14:58:00Z"/>
              <w:rFonts w:ascii="Times New Roman" w:hAnsi="Times New Roman"/>
              <w:sz w:val="24"/>
              <w:szCs w:val="24"/>
            </w:rPr>
          </w:rPrChange>
        </w:rPr>
        <w:pPrChange w:id="12602" w:author="David" w:date="2022-08-17T17:01:00Z">
          <w:pPr>
            <w:ind w:left="-5" w:right="15"/>
          </w:pPr>
        </w:pPrChange>
      </w:pPr>
      <w:ins w:id="12603" w:author="Britt Collins" w:date="2021-10-06T13:06:00Z">
        <w:r w:rsidRPr="00163DCF">
          <w:rPr>
            <w:szCs w:val="21"/>
            <w:rPrChange w:id="12604" w:author="David" w:date="2022-08-17T16:58:00Z">
              <w:rPr>
                <w:rFonts w:ascii="Times New Roman" w:hAnsi="Times New Roman"/>
                <w:sz w:val="24"/>
                <w:szCs w:val="24"/>
              </w:rPr>
            </w:rPrChange>
          </w:rPr>
          <w:t>“</w:t>
        </w:r>
      </w:ins>
      <w:ins w:id="12605" w:author="Britt Collins" w:date="2021-09-30T14:58:00Z">
        <w:r w:rsidR="006F31F6" w:rsidRPr="00163DCF">
          <w:rPr>
            <w:szCs w:val="21"/>
            <w:rPrChange w:id="12606" w:author="David" w:date="2022-08-17T16:58:00Z">
              <w:rPr>
                <w:rFonts w:ascii="Times New Roman" w:hAnsi="Times New Roman"/>
                <w:sz w:val="24"/>
                <w:szCs w:val="24"/>
              </w:rPr>
            </w:rPrChange>
          </w:rPr>
          <w:t>No</w:t>
        </w:r>
      </w:ins>
      <w:ins w:id="12607" w:author="Britt Collins" w:date="2021-10-06T13:06:00Z">
        <w:r w:rsidRPr="00163DCF">
          <w:rPr>
            <w:szCs w:val="21"/>
            <w:rPrChange w:id="12608" w:author="David" w:date="2022-08-17T16:58:00Z">
              <w:rPr>
                <w:rFonts w:ascii="Times New Roman" w:hAnsi="Times New Roman"/>
                <w:sz w:val="24"/>
                <w:szCs w:val="24"/>
              </w:rPr>
            </w:rPrChange>
          </w:rPr>
          <w:t>,”</w:t>
        </w:r>
      </w:ins>
      <w:ins w:id="12609" w:author="Britt Collins" w:date="2021-09-30T14:58:00Z">
        <w:r w:rsidR="006F31F6" w:rsidRPr="00163DCF">
          <w:rPr>
            <w:szCs w:val="21"/>
            <w:rPrChange w:id="12610" w:author="David" w:date="2022-08-17T16:58:00Z">
              <w:rPr>
                <w:rFonts w:ascii="Times New Roman" w:hAnsi="Times New Roman"/>
                <w:sz w:val="24"/>
                <w:szCs w:val="24"/>
              </w:rPr>
            </w:rPrChange>
          </w:rPr>
          <w:t xml:space="preserve"> I </w:t>
        </w:r>
      </w:ins>
      <w:ins w:id="12611" w:author="Britt Collins" w:date="2021-10-06T13:06:00Z">
        <w:r w:rsidRPr="00163DCF">
          <w:rPr>
            <w:szCs w:val="21"/>
            <w:rPrChange w:id="12612" w:author="David" w:date="2022-08-17T16:58:00Z">
              <w:rPr>
                <w:rFonts w:ascii="Times New Roman" w:hAnsi="Times New Roman"/>
                <w:sz w:val="24"/>
                <w:szCs w:val="24"/>
              </w:rPr>
            </w:rPrChange>
          </w:rPr>
          <w:t xml:space="preserve">replied </w:t>
        </w:r>
      </w:ins>
      <w:ins w:id="12613" w:author="Britt Collins" w:date="2021-09-30T14:58:00Z">
        <w:r w:rsidR="006F31F6" w:rsidRPr="00163DCF">
          <w:rPr>
            <w:szCs w:val="21"/>
            <w:rPrChange w:id="12614" w:author="David" w:date="2022-08-17T16:58:00Z">
              <w:rPr>
                <w:rFonts w:ascii="Times New Roman" w:hAnsi="Times New Roman"/>
                <w:sz w:val="24"/>
                <w:szCs w:val="24"/>
              </w:rPr>
            </w:rPrChange>
          </w:rPr>
          <w:t xml:space="preserve">embarrassingly. </w:t>
        </w:r>
      </w:ins>
      <w:ins w:id="12615" w:author="Britt Collins" w:date="2021-10-06T13:06:00Z">
        <w:r w:rsidRPr="00163DCF">
          <w:rPr>
            <w:szCs w:val="21"/>
            <w:rPrChange w:id="12616" w:author="David" w:date="2022-08-17T16:58:00Z">
              <w:rPr>
                <w:rFonts w:ascii="Times New Roman" w:hAnsi="Times New Roman"/>
                <w:sz w:val="24"/>
                <w:szCs w:val="24"/>
              </w:rPr>
            </w:rPrChange>
          </w:rPr>
          <w:t>She</w:t>
        </w:r>
      </w:ins>
      <w:ins w:id="12617" w:author="Britt Collins" w:date="2021-09-30T14:58:00Z">
        <w:r w:rsidR="006F31F6" w:rsidRPr="00163DCF">
          <w:rPr>
            <w:szCs w:val="21"/>
            <w:rPrChange w:id="12618" w:author="David" w:date="2022-08-17T16:58:00Z">
              <w:rPr>
                <w:rFonts w:ascii="Times New Roman" w:hAnsi="Times New Roman"/>
                <w:sz w:val="24"/>
                <w:szCs w:val="24"/>
              </w:rPr>
            </w:rPrChange>
          </w:rPr>
          <w:t xml:space="preserve"> was surprised by my answer. Most Australians had health insurance because of the end</w:t>
        </w:r>
      </w:ins>
      <w:ins w:id="12619" w:author="Britt Collins" w:date="2021-10-06T13:07:00Z">
        <w:r w:rsidRPr="00163DCF">
          <w:rPr>
            <w:szCs w:val="21"/>
            <w:rPrChange w:id="12620" w:author="David" w:date="2022-08-17T16:58:00Z">
              <w:rPr>
                <w:rFonts w:ascii="Times New Roman" w:hAnsi="Times New Roman"/>
                <w:sz w:val="24"/>
                <w:szCs w:val="24"/>
              </w:rPr>
            </w:rPrChange>
          </w:rPr>
          <w:t>-</w:t>
        </w:r>
      </w:ins>
      <w:ins w:id="12621" w:author="Britt Collins" w:date="2021-09-30T14:58:00Z">
        <w:r w:rsidR="006F31F6" w:rsidRPr="00163DCF">
          <w:rPr>
            <w:szCs w:val="21"/>
            <w:rPrChange w:id="12622" w:author="David" w:date="2022-08-17T16:58:00Z">
              <w:rPr>
                <w:rFonts w:ascii="Times New Roman" w:hAnsi="Times New Roman"/>
                <w:sz w:val="24"/>
                <w:szCs w:val="24"/>
              </w:rPr>
            </w:rPrChange>
          </w:rPr>
          <w:t>of</w:t>
        </w:r>
      </w:ins>
      <w:ins w:id="12623" w:author="Britt Collins" w:date="2021-10-06T13:07:00Z">
        <w:r w:rsidRPr="00163DCF">
          <w:rPr>
            <w:szCs w:val="21"/>
            <w:rPrChange w:id="12624" w:author="David" w:date="2022-08-17T16:58:00Z">
              <w:rPr>
                <w:rFonts w:ascii="Times New Roman" w:hAnsi="Times New Roman"/>
                <w:sz w:val="24"/>
                <w:szCs w:val="24"/>
              </w:rPr>
            </w:rPrChange>
          </w:rPr>
          <w:t>-</w:t>
        </w:r>
      </w:ins>
      <w:ins w:id="12625" w:author="Britt Collins" w:date="2021-09-30T14:58:00Z">
        <w:r w:rsidR="006F31F6" w:rsidRPr="00163DCF">
          <w:rPr>
            <w:szCs w:val="21"/>
            <w:rPrChange w:id="12626" w:author="David" w:date="2022-08-17T16:58:00Z">
              <w:rPr>
                <w:rFonts w:ascii="Times New Roman" w:hAnsi="Times New Roman"/>
                <w:sz w:val="24"/>
                <w:szCs w:val="24"/>
              </w:rPr>
            </w:rPrChange>
          </w:rPr>
          <w:t>year tax benefit it provided. She warned that dental appointments were going to be expensive without health insurance</w:t>
        </w:r>
      </w:ins>
      <w:ins w:id="12627" w:author="Britt Collins" w:date="2021-10-06T13:07:00Z">
        <w:r w:rsidRPr="00163DCF">
          <w:rPr>
            <w:szCs w:val="21"/>
            <w:rPrChange w:id="12628" w:author="David" w:date="2022-08-17T16:58:00Z">
              <w:rPr>
                <w:rFonts w:ascii="Times New Roman" w:hAnsi="Times New Roman"/>
                <w:sz w:val="24"/>
                <w:szCs w:val="24"/>
              </w:rPr>
            </w:rPrChange>
          </w:rPr>
          <w:t xml:space="preserve"> and told me to take a seat.</w:t>
        </w:r>
      </w:ins>
      <w:ins w:id="12629" w:author="Britt Collins" w:date="2021-09-30T14:58:00Z">
        <w:r w:rsidR="006F31F6" w:rsidRPr="00163DCF">
          <w:rPr>
            <w:szCs w:val="21"/>
            <w:rPrChange w:id="12630" w:author="David" w:date="2022-08-17T16:58:00Z">
              <w:rPr>
                <w:rFonts w:ascii="Times New Roman" w:hAnsi="Times New Roman"/>
                <w:sz w:val="24"/>
                <w:szCs w:val="24"/>
              </w:rPr>
            </w:rPrChange>
          </w:rPr>
          <w:t xml:space="preserve"> </w:t>
        </w:r>
      </w:ins>
    </w:p>
    <w:p w14:paraId="2942AB34" w14:textId="0B94935D" w:rsidR="005A164B" w:rsidRPr="00163DCF" w:rsidRDefault="006F31F6">
      <w:pPr>
        <w:spacing w:after="10" w:line="276" w:lineRule="auto"/>
        <w:ind w:left="-5" w:right="15" w:firstLine="725"/>
        <w:rPr>
          <w:ins w:id="12631" w:author="Britt Collins" w:date="2021-10-06T13:08:00Z"/>
          <w:szCs w:val="21"/>
          <w:rPrChange w:id="12632" w:author="David" w:date="2022-08-17T16:58:00Z">
            <w:rPr>
              <w:ins w:id="12633" w:author="Britt Collins" w:date="2021-10-06T13:08:00Z"/>
              <w:rFonts w:ascii="Times New Roman" w:hAnsi="Times New Roman"/>
              <w:sz w:val="24"/>
              <w:szCs w:val="24"/>
            </w:rPr>
          </w:rPrChange>
        </w:rPr>
        <w:pPrChange w:id="12634" w:author="David" w:date="2022-08-17T17:01:00Z">
          <w:pPr>
            <w:spacing w:after="10" w:line="480" w:lineRule="auto"/>
            <w:ind w:left="-5" w:right="15" w:firstLine="725"/>
          </w:pPr>
        </w:pPrChange>
      </w:pPr>
      <w:ins w:id="12635" w:author="Britt Collins" w:date="2021-09-30T14:58:00Z">
        <w:r w:rsidRPr="00163DCF">
          <w:rPr>
            <w:szCs w:val="21"/>
            <w:rPrChange w:id="12636" w:author="David" w:date="2022-08-17T16:58:00Z">
              <w:rPr>
                <w:rFonts w:ascii="Times New Roman" w:hAnsi="Times New Roman"/>
                <w:sz w:val="24"/>
                <w:szCs w:val="24"/>
              </w:rPr>
            </w:rPrChange>
          </w:rPr>
          <w:t>Mr Weinstein</w:t>
        </w:r>
      </w:ins>
      <w:ins w:id="12637" w:author="Britt Collins" w:date="2021-10-06T13:07:00Z">
        <w:r w:rsidR="005A164B" w:rsidRPr="00163DCF">
          <w:rPr>
            <w:szCs w:val="21"/>
            <w:rPrChange w:id="12638" w:author="David" w:date="2022-08-17T16:58:00Z">
              <w:rPr>
                <w:rFonts w:ascii="Times New Roman" w:hAnsi="Times New Roman"/>
                <w:sz w:val="24"/>
                <w:szCs w:val="24"/>
              </w:rPr>
            </w:rPrChange>
          </w:rPr>
          <w:t>, the dentist,</w:t>
        </w:r>
      </w:ins>
      <w:ins w:id="12639" w:author="Britt Collins" w:date="2021-09-30T14:58:00Z">
        <w:r w:rsidRPr="00163DCF">
          <w:rPr>
            <w:szCs w:val="21"/>
            <w:rPrChange w:id="12640" w:author="David" w:date="2022-08-17T16:58:00Z">
              <w:rPr>
                <w:rFonts w:ascii="Times New Roman" w:hAnsi="Times New Roman"/>
                <w:sz w:val="24"/>
                <w:szCs w:val="24"/>
              </w:rPr>
            </w:rPrChange>
          </w:rPr>
          <w:t xml:space="preserve"> appeared in the waiting room. </w:t>
        </w:r>
      </w:ins>
      <w:ins w:id="12641" w:author="Britt Collins" w:date="2021-10-06T13:09:00Z">
        <w:r w:rsidR="005A164B" w:rsidRPr="00163DCF">
          <w:rPr>
            <w:b/>
            <w:szCs w:val="21"/>
            <w:rPrChange w:id="12642" w:author="David" w:date="2022-08-17T16:58:00Z">
              <w:rPr>
                <w:rFonts w:ascii="Times New Roman" w:hAnsi="Times New Roman"/>
                <w:sz w:val="24"/>
                <w:szCs w:val="24"/>
              </w:rPr>
            </w:rPrChange>
          </w:rPr>
          <w:t>The 50-something dental surgeon</w:t>
        </w:r>
        <w:r w:rsidR="005A164B" w:rsidRPr="00163DCF">
          <w:rPr>
            <w:szCs w:val="21"/>
            <w:rPrChange w:id="12643" w:author="David" w:date="2022-08-17T16:58:00Z">
              <w:rPr>
                <w:rFonts w:ascii="Times New Roman" w:hAnsi="Times New Roman"/>
                <w:sz w:val="24"/>
                <w:szCs w:val="24"/>
              </w:rPr>
            </w:rPrChange>
          </w:rPr>
          <w:t xml:space="preserve"> looked every bit the professional advertised on the plaque that donned the surgery entrance. </w:t>
        </w:r>
      </w:ins>
      <w:ins w:id="12644" w:author="Britt Collins" w:date="2021-10-06T13:08:00Z">
        <w:r w:rsidR="005A164B" w:rsidRPr="00163DCF">
          <w:rPr>
            <w:b/>
            <w:szCs w:val="21"/>
            <w:rPrChange w:id="12645" w:author="David" w:date="2022-08-17T16:58:00Z">
              <w:rPr>
                <w:rFonts w:ascii="Times New Roman" w:hAnsi="Times New Roman"/>
                <w:sz w:val="24"/>
                <w:szCs w:val="24"/>
              </w:rPr>
            </w:rPrChange>
          </w:rPr>
          <w:t>DESCRIBE HIM IN A SENTENCE</w:t>
        </w:r>
      </w:ins>
      <w:ins w:id="12646" w:author="Britt Collins" w:date="2021-10-06T13:10:00Z">
        <w:r w:rsidR="005A164B" w:rsidRPr="00163DCF">
          <w:rPr>
            <w:b/>
            <w:szCs w:val="21"/>
            <w:rPrChange w:id="12647" w:author="David" w:date="2022-08-17T16:58:00Z">
              <w:rPr>
                <w:rFonts w:ascii="Times New Roman" w:hAnsi="Times New Roman"/>
                <w:b/>
                <w:sz w:val="24"/>
                <w:szCs w:val="24"/>
              </w:rPr>
            </w:rPrChange>
          </w:rPr>
          <w:t>, but less generically</w:t>
        </w:r>
        <w:r w:rsidR="00D4356B" w:rsidRPr="00163DCF">
          <w:rPr>
            <w:b/>
            <w:szCs w:val="21"/>
            <w:rPrChange w:id="12648" w:author="David" w:date="2022-08-17T16:58:00Z">
              <w:rPr>
                <w:rFonts w:ascii="Times New Roman" w:hAnsi="Times New Roman"/>
                <w:b/>
                <w:sz w:val="24"/>
                <w:szCs w:val="24"/>
              </w:rPr>
            </w:rPrChange>
          </w:rPr>
          <w:t>.</w:t>
        </w:r>
      </w:ins>
      <w:ins w:id="12649" w:author="Britt Collins" w:date="2021-10-06T13:08:00Z">
        <w:r w:rsidR="005A164B" w:rsidRPr="00163DCF">
          <w:rPr>
            <w:szCs w:val="21"/>
            <w:rPrChange w:id="12650" w:author="David" w:date="2022-08-17T16:58:00Z">
              <w:rPr>
                <w:rFonts w:ascii="Times New Roman" w:hAnsi="Times New Roman"/>
                <w:sz w:val="24"/>
                <w:szCs w:val="24"/>
              </w:rPr>
            </w:rPrChange>
          </w:rPr>
          <w:t xml:space="preserve"> </w:t>
        </w:r>
      </w:ins>
      <w:ins w:id="12651" w:author="Britt Collins" w:date="2021-09-30T14:58:00Z">
        <w:r w:rsidRPr="00163DCF">
          <w:rPr>
            <w:szCs w:val="21"/>
            <w:rPrChange w:id="12652" w:author="David" w:date="2022-08-17T16:58:00Z">
              <w:rPr>
                <w:rFonts w:ascii="Times New Roman" w:hAnsi="Times New Roman"/>
                <w:sz w:val="24"/>
                <w:szCs w:val="24"/>
              </w:rPr>
            </w:rPrChange>
          </w:rPr>
          <w:t>His positive body language was unusual. It was midday</w:t>
        </w:r>
      </w:ins>
      <w:ins w:id="12653" w:author="Britt Collins" w:date="2021-10-06T13:08:00Z">
        <w:r w:rsidR="005A164B" w:rsidRPr="00163DCF">
          <w:rPr>
            <w:szCs w:val="21"/>
            <w:rPrChange w:id="12654" w:author="David" w:date="2022-08-17T16:58:00Z">
              <w:rPr>
                <w:rFonts w:ascii="Times New Roman" w:hAnsi="Times New Roman"/>
                <w:sz w:val="24"/>
                <w:szCs w:val="24"/>
              </w:rPr>
            </w:rPrChange>
          </w:rPr>
          <w:t xml:space="preserve"> and</w:t>
        </w:r>
      </w:ins>
      <w:ins w:id="12655" w:author="Britt Collins" w:date="2021-10-06T13:09:00Z">
        <w:r w:rsidR="005A164B" w:rsidRPr="00163DCF">
          <w:rPr>
            <w:szCs w:val="21"/>
            <w:rPrChange w:id="12656" w:author="David" w:date="2022-08-17T16:58:00Z">
              <w:rPr>
                <w:rFonts w:ascii="Times New Roman" w:hAnsi="Times New Roman"/>
                <w:sz w:val="24"/>
                <w:szCs w:val="24"/>
              </w:rPr>
            </w:rPrChange>
          </w:rPr>
          <w:t xml:space="preserve"> muggy</w:t>
        </w:r>
      </w:ins>
      <w:ins w:id="12657" w:author="Britt Collins" w:date="2021-09-30T14:58:00Z">
        <w:r w:rsidRPr="00163DCF">
          <w:rPr>
            <w:szCs w:val="21"/>
            <w:rPrChange w:id="12658" w:author="David" w:date="2022-08-17T16:58:00Z">
              <w:rPr>
                <w:rFonts w:ascii="Times New Roman" w:hAnsi="Times New Roman"/>
                <w:sz w:val="24"/>
                <w:szCs w:val="24"/>
              </w:rPr>
            </w:rPrChange>
          </w:rPr>
          <w:t>. Sweat should have been dripping from his brow and he should have looked stressed.</w:t>
        </w:r>
      </w:ins>
    </w:p>
    <w:p w14:paraId="39F87AB4" w14:textId="77777777" w:rsidR="00D4356B" w:rsidRPr="00163DCF" w:rsidRDefault="005A164B">
      <w:pPr>
        <w:spacing w:after="10" w:line="276" w:lineRule="auto"/>
        <w:ind w:left="-5" w:right="15" w:firstLine="725"/>
        <w:rPr>
          <w:ins w:id="12659" w:author="Britt Collins" w:date="2021-10-06T13:11:00Z"/>
          <w:szCs w:val="21"/>
          <w:rPrChange w:id="12660" w:author="David" w:date="2022-08-17T16:58:00Z">
            <w:rPr>
              <w:ins w:id="12661" w:author="Britt Collins" w:date="2021-10-06T13:11:00Z"/>
              <w:rFonts w:ascii="Times New Roman" w:hAnsi="Times New Roman"/>
              <w:sz w:val="24"/>
              <w:szCs w:val="24"/>
            </w:rPr>
          </w:rPrChange>
        </w:rPr>
        <w:pPrChange w:id="12662" w:author="David" w:date="2022-08-17T17:01:00Z">
          <w:pPr>
            <w:spacing w:after="10" w:line="480" w:lineRule="auto"/>
            <w:ind w:left="-5" w:right="15" w:firstLine="725"/>
          </w:pPr>
        </w:pPrChange>
      </w:pPr>
      <w:ins w:id="12663" w:author="Britt Collins" w:date="2021-10-06T13:09:00Z">
        <w:r w:rsidRPr="00163DCF">
          <w:rPr>
            <w:szCs w:val="21"/>
            <w:rPrChange w:id="12664" w:author="David" w:date="2022-08-17T16:58:00Z">
              <w:rPr>
                <w:rFonts w:ascii="Times New Roman" w:hAnsi="Times New Roman"/>
                <w:sz w:val="24"/>
                <w:szCs w:val="24"/>
              </w:rPr>
            </w:rPrChange>
          </w:rPr>
          <w:t>“</w:t>
        </w:r>
      </w:ins>
      <w:ins w:id="12665" w:author="Britt Collins" w:date="2021-09-30T14:58:00Z">
        <w:r w:rsidR="006F31F6" w:rsidRPr="00163DCF">
          <w:rPr>
            <w:szCs w:val="21"/>
            <w:rPrChange w:id="12666" w:author="David" w:date="2022-08-17T16:58:00Z">
              <w:rPr>
                <w:rFonts w:ascii="Times New Roman" w:hAnsi="Times New Roman"/>
                <w:sz w:val="24"/>
                <w:szCs w:val="24"/>
              </w:rPr>
            </w:rPrChange>
          </w:rPr>
          <w:t>David?</w:t>
        </w:r>
      </w:ins>
      <w:ins w:id="12667" w:author="Britt Collins" w:date="2021-10-06T13:09:00Z">
        <w:r w:rsidRPr="00163DCF">
          <w:rPr>
            <w:szCs w:val="21"/>
            <w:rPrChange w:id="12668" w:author="David" w:date="2022-08-17T16:58:00Z">
              <w:rPr>
                <w:rFonts w:ascii="Times New Roman" w:hAnsi="Times New Roman"/>
                <w:sz w:val="24"/>
                <w:szCs w:val="24"/>
              </w:rPr>
            </w:rPrChange>
          </w:rPr>
          <w:t>”</w:t>
        </w:r>
      </w:ins>
      <w:ins w:id="12669" w:author="Britt Collins" w:date="2021-09-30T14:58:00Z">
        <w:r w:rsidR="006F31F6" w:rsidRPr="00163DCF">
          <w:rPr>
            <w:szCs w:val="21"/>
            <w:rPrChange w:id="12670" w:author="David" w:date="2022-08-17T16:58:00Z">
              <w:rPr>
                <w:rFonts w:ascii="Times New Roman" w:hAnsi="Times New Roman"/>
                <w:sz w:val="24"/>
                <w:szCs w:val="24"/>
              </w:rPr>
            </w:rPrChange>
          </w:rPr>
          <w:t xml:space="preserve"> he asked, with a calm air of confidence. I smiled, got to my </w:t>
        </w:r>
        <w:proofErr w:type="gramStart"/>
        <w:r w:rsidR="006F31F6" w:rsidRPr="00163DCF">
          <w:rPr>
            <w:szCs w:val="21"/>
            <w:rPrChange w:id="12671" w:author="David" w:date="2022-08-17T16:58:00Z">
              <w:rPr>
                <w:rFonts w:ascii="Times New Roman" w:hAnsi="Times New Roman"/>
                <w:sz w:val="24"/>
                <w:szCs w:val="24"/>
              </w:rPr>
            </w:rPrChange>
          </w:rPr>
          <w:t>feet</w:t>
        </w:r>
        <w:proofErr w:type="gramEnd"/>
        <w:r w:rsidR="006F31F6" w:rsidRPr="00163DCF">
          <w:rPr>
            <w:szCs w:val="21"/>
            <w:rPrChange w:id="12672" w:author="David" w:date="2022-08-17T16:58:00Z">
              <w:rPr>
                <w:rFonts w:ascii="Times New Roman" w:hAnsi="Times New Roman"/>
                <w:sz w:val="24"/>
                <w:szCs w:val="24"/>
              </w:rPr>
            </w:rPrChange>
          </w:rPr>
          <w:t xml:space="preserve"> and shook his out-reached hand. </w:t>
        </w:r>
      </w:ins>
      <w:ins w:id="12673" w:author="Britt Collins" w:date="2021-10-06T13:10:00Z">
        <w:r w:rsidR="00D4356B" w:rsidRPr="00163DCF">
          <w:rPr>
            <w:szCs w:val="21"/>
            <w:rPrChange w:id="12674" w:author="David" w:date="2022-08-17T16:58:00Z">
              <w:rPr>
                <w:rFonts w:ascii="Times New Roman" w:hAnsi="Times New Roman"/>
                <w:sz w:val="24"/>
                <w:szCs w:val="24"/>
              </w:rPr>
            </w:rPrChange>
          </w:rPr>
          <w:t>“</w:t>
        </w:r>
      </w:ins>
      <w:ins w:id="12675" w:author="Britt Collins" w:date="2021-09-30T14:58:00Z">
        <w:r w:rsidR="006F31F6" w:rsidRPr="00163DCF">
          <w:rPr>
            <w:szCs w:val="21"/>
            <w:rPrChange w:id="12676" w:author="David" w:date="2022-08-17T16:58:00Z">
              <w:rPr>
                <w:rFonts w:ascii="Times New Roman" w:hAnsi="Times New Roman"/>
                <w:sz w:val="24"/>
                <w:szCs w:val="24"/>
              </w:rPr>
            </w:rPrChange>
          </w:rPr>
          <w:t>Come this way and take a seat in the chair</w:t>
        </w:r>
      </w:ins>
      <w:ins w:id="12677" w:author="Britt Collins" w:date="2021-10-06T13:11:00Z">
        <w:r w:rsidR="00D4356B" w:rsidRPr="00163DCF">
          <w:rPr>
            <w:szCs w:val="21"/>
            <w:rPrChange w:id="12678" w:author="David" w:date="2022-08-17T16:58:00Z">
              <w:rPr>
                <w:rFonts w:ascii="Times New Roman" w:hAnsi="Times New Roman"/>
                <w:sz w:val="24"/>
                <w:szCs w:val="24"/>
              </w:rPr>
            </w:rPrChange>
          </w:rPr>
          <w:t>,”</w:t>
        </w:r>
      </w:ins>
      <w:ins w:id="12679" w:author="Britt Collins" w:date="2021-09-30T14:58:00Z">
        <w:r w:rsidR="006F31F6" w:rsidRPr="00163DCF">
          <w:rPr>
            <w:szCs w:val="21"/>
            <w:rPrChange w:id="12680" w:author="David" w:date="2022-08-17T16:58:00Z">
              <w:rPr>
                <w:rFonts w:ascii="Times New Roman" w:hAnsi="Times New Roman"/>
                <w:sz w:val="24"/>
                <w:szCs w:val="24"/>
              </w:rPr>
            </w:rPrChange>
          </w:rPr>
          <w:t xml:space="preserve"> </w:t>
        </w:r>
      </w:ins>
    </w:p>
    <w:p w14:paraId="2B716BA2" w14:textId="77777777" w:rsidR="00D4356B" w:rsidRPr="00163DCF" w:rsidRDefault="006F31F6">
      <w:pPr>
        <w:spacing w:after="10" w:line="276" w:lineRule="auto"/>
        <w:ind w:left="-5" w:right="15" w:firstLine="725"/>
        <w:rPr>
          <w:ins w:id="12681" w:author="Britt Collins" w:date="2021-10-06T13:12:00Z"/>
          <w:szCs w:val="21"/>
          <w:rPrChange w:id="12682" w:author="David" w:date="2022-08-17T16:58:00Z">
            <w:rPr>
              <w:ins w:id="12683" w:author="Britt Collins" w:date="2021-10-06T13:12:00Z"/>
              <w:rFonts w:ascii="Times New Roman" w:hAnsi="Times New Roman"/>
              <w:sz w:val="24"/>
              <w:szCs w:val="24"/>
            </w:rPr>
          </w:rPrChange>
        </w:rPr>
        <w:pPrChange w:id="12684" w:author="David" w:date="2022-08-17T17:01:00Z">
          <w:pPr>
            <w:spacing w:after="10" w:line="480" w:lineRule="auto"/>
            <w:ind w:left="-5" w:right="15" w:firstLine="725"/>
          </w:pPr>
        </w:pPrChange>
      </w:pPr>
      <w:ins w:id="12685" w:author="Britt Collins" w:date="2021-09-30T14:58:00Z">
        <w:r w:rsidRPr="00163DCF">
          <w:rPr>
            <w:szCs w:val="21"/>
            <w:rPrChange w:id="12686" w:author="David" w:date="2022-08-17T16:58:00Z">
              <w:rPr>
                <w:rFonts w:ascii="Times New Roman" w:hAnsi="Times New Roman"/>
                <w:sz w:val="24"/>
                <w:szCs w:val="24"/>
              </w:rPr>
            </w:rPrChange>
          </w:rPr>
          <w:t xml:space="preserve">I felt at ease. The dental chair was very comfy. He stood next to me, eyes on the computer screen, </w:t>
        </w:r>
      </w:ins>
      <w:ins w:id="12687" w:author="Britt Collins" w:date="2021-10-06T13:11:00Z">
        <w:r w:rsidR="00D4356B" w:rsidRPr="00163DCF">
          <w:rPr>
            <w:szCs w:val="21"/>
            <w:rPrChange w:id="12688" w:author="David" w:date="2022-08-17T16:58:00Z">
              <w:rPr>
                <w:rFonts w:ascii="Times New Roman" w:hAnsi="Times New Roman"/>
                <w:sz w:val="24"/>
                <w:szCs w:val="24"/>
              </w:rPr>
            </w:rPrChange>
          </w:rPr>
          <w:t xml:space="preserve">asking for my personal details and </w:t>
        </w:r>
      </w:ins>
      <w:ins w:id="12689" w:author="Britt Collins" w:date="2021-09-30T14:58:00Z">
        <w:r w:rsidRPr="00163DCF">
          <w:rPr>
            <w:szCs w:val="21"/>
            <w:rPrChange w:id="12690" w:author="David" w:date="2022-08-17T16:58:00Z">
              <w:rPr>
                <w:rFonts w:ascii="Times New Roman" w:hAnsi="Times New Roman"/>
                <w:sz w:val="24"/>
                <w:szCs w:val="24"/>
              </w:rPr>
            </w:rPrChange>
          </w:rPr>
          <w:t xml:space="preserve">tapping away on the keyboard. </w:t>
        </w:r>
      </w:ins>
      <w:ins w:id="12691" w:author="Britt Collins" w:date="2021-10-06T13:11:00Z">
        <w:r w:rsidR="00D4356B" w:rsidRPr="00163DCF">
          <w:rPr>
            <w:szCs w:val="21"/>
            <w:rPrChange w:id="12692" w:author="David" w:date="2022-08-17T16:58:00Z">
              <w:rPr>
                <w:rFonts w:ascii="Times New Roman" w:hAnsi="Times New Roman"/>
                <w:sz w:val="24"/>
                <w:szCs w:val="24"/>
              </w:rPr>
            </w:rPrChange>
          </w:rPr>
          <w:t>“</w:t>
        </w:r>
      </w:ins>
      <w:ins w:id="12693" w:author="Britt Collins" w:date="2021-09-30T14:58:00Z">
        <w:r w:rsidRPr="00163DCF">
          <w:rPr>
            <w:szCs w:val="21"/>
            <w:rPrChange w:id="12694" w:author="David" w:date="2022-08-17T16:58:00Z">
              <w:rPr>
                <w:rFonts w:ascii="Times New Roman" w:hAnsi="Times New Roman"/>
                <w:sz w:val="24"/>
                <w:szCs w:val="24"/>
              </w:rPr>
            </w:rPrChange>
          </w:rPr>
          <w:t>So how can I help you</w:t>
        </w:r>
      </w:ins>
      <w:ins w:id="12695" w:author="Britt Collins" w:date="2021-10-06T13:12:00Z">
        <w:r w:rsidR="00D4356B" w:rsidRPr="00163DCF">
          <w:rPr>
            <w:szCs w:val="21"/>
            <w:rPrChange w:id="12696" w:author="David" w:date="2022-08-17T16:58:00Z">
              <w:rPr>
                <w:rFonts w:ascii="Times New Roman" w:hAnsi="Times New Roman"/>
                <w:sz w:val="24"/>
                <w:szCs w:val="24"/>
              </w:rPr>
            </w:rPrChange>
          </w:rPr>
          <w:t>,</w:t>
        </w:r>
      </w:ins>
      <w:ins w:id="12697" w:author="Britt Collins" w:date="2021-09-30T14:58:00Z">
        <w:r w:rsidRPr="00163DCF">
          <w:rPr>
            <w:szCs w:val="21"/>
            <w:rPrChange w:id="12698" w:author="David" w:date="2022-08-17T16:58:00Z">
              <w:rPr>
                <w:rFonts w:ascii="Times New Roman" w:hAnsi="Times New Roman"/>
                <w:sz w:val="24"/>
                <w:szCs w:val="24"/>
              </w:rPr>
            </w:rPrChange>
          </w:rPr>
          <w:t xml:space="preserve"> Mr Clarke?</w:t>
        </w:r>
      </w:ins>
      <w:ins w:id="12699" w:author="Britt Collins" w:date="2021-10-06T13:12:00Z">
        <w:r w:rsidR="00D4356B" w:rsidRPr="00163DCF">
          <w:rPr>
            <w:szCs w:val="21"/>
            <w:rPrChange w:id="12700" w:author="David" w:date="2022-08-17T16:58:00Z">
              <w:rPr>
                <w:rFonts w:ascii="Times New Roman" w:hAnsi="Times New Roman"/>
                <w:sz w:val="24"/>
                <w:szCs w:val="24"/>
              </w:rPr>
            </w:rPrChange>
          </w:rPr>
          <w:t>”</w:t>
        </w:r>
      </w:ins>
      <w:ins w:id="12701" w:author="Britt Collins" w:date="2021-09-30T14:58:00Z">
        <w:r w:rsidRPr="00163DCF">
          <w:rPr>
            <w:szCs w:val="21"/>
            <w:rPrChange w:id="12702" w:author="David" w:date="2022-08-17T16:58:00Z">
              <w:rPr>
                <w:rFonts w:ascii="Times New Roman" w:hAnsi="Times New Roman"/>
                <w:sz w:val="24"/>
                <w:szCs w:val="24"/>
              </w:rPr>
            </w:rPrChange>
          </w:rPr>
          <w:t xml:space="preserve"> </w:t>
        </w:r>
      </w:ins>
    </w:p>
    <w:p w14:paraId="079267FB" w14:textId="26698B65" w:rsidR="006F31F6" w:rsidRPr="00163DCF" w:rsidRDefault="006F31F6">
      <w:pPr>
        <w:spacing w:after="10" w:line="276" w:lineRule="auto"/>
        <w:ind w:left="-5" w:right="15" w:firstLine="725"/>
        <w:rPr>
          <w:ins w:id="12703" w:author="Britt Collins" w:date="2021-09-30T14:58:00Z"/>
          <w:szCs w:val="21"/>
          <w:rPrChange w:id="12704" w:author="David" w:date="2022-08-17T16:58:00Z">
            <w:rPr>
              <w:ins w:id="12705" w:author="Britt Collins" w:date="2021-09-30T14:58:00Z"/>
              <w:rFonts w:ascii="Times New Roman" w:hAnsi="Times New Roman"/>
              <w:sz w:val="24"/>
              <w:szCs w:val="24"/>
            </w:rPr>
          </w:rPrChange>
        </w:rPr>
        <w:pPrChange w:id="12706" w:author="David" w:date="2022-08-17T17:01:00Z">
          <w:pPr>
            <w:ind w:left="-5" w:right="15"/>
          </w:pPr>
        </w:pPrChange>
      </w:pPr>
      <w:ins w:id="12707" w:author="Britt Collins" w:date="2021-09-30T14:58:00Z">
        <w:r w:rsidRPr="00163DCF">
          <w:rPr>
            <w:szCs w:val="21"/>
            <w:rPrChange w:id="12708" w:author="David" w:date="2022-08-17T16:58:00Z">
              <w:rPr>
                <w:rFonts w:ascii="Times New Roman" w:hAnsi="Times New Roman"/>
                <w:sz w:val="24"/>
                <w:szCs w:val="24"/>
              </w:rPr>
            </w:rPrChange>
          </w:rPr>
          <w:t>I grimaced</w:t>
        </w:r>
      </w:ins>
      <w:ins w:id="12709" w:author="Britt Collins" w:date="2021-10-06T13:12:00Z">
        <w:r w:rsidR="00D4356B" w:rsidRPr="00163DCF">
          <w:rPr>
            <w:szCs w:val="21"/>
            <w:rPrChange w:id="12710" w:author="David" w:date="2022-08-17T16:58:00Z">
              <w:rPr>
                <w:rFonts w:ascii="Times New Roman" w:hAnsi="Times New Roman"/>
                <w:sz w:val="24"/>
                <w:szCs w:val="24"/>
              </w:rPr>
            </w:rPrChange>
          </w:rPr>
          <w:t>.</w:t>
        </w:r>
      </w:ins>
      <w:ins w:id="12711" w:author="Britt Collins" w:date="2021-09-30T14:58:00Z">
        <w:r w:rsidRPr="00163DCF">
          <w:rPr>
            <w:szCs w:val="21"/>
            <w:rPrChange w:id="12712" w:author="David" w:date="2022-08-17T16:58:00Z">
              <w:rPr>
                <w:rFonts w:ascii="Times New Roman" w:hAnsi="Times New Roman"/>
                <w:sz w:val="24"/>
                <w:szCs w:val="24"/>
              </w:rPr>
            </w:rPrChange>
          </w:rPr>
          <w:t xml:space="preserve"> "I recently fell and hurt my jaw. My flatmate recommended you.</w:t>
        </w:r>
      </w:ins>
      <w:ins w:id="12713" w:author="Britt Collins" w:date="2021-10-06T13:12:00Z">
        <w:r w:rsidR="00D4356B" w:rsidRPr="00163DCF">
          <w:rPr>
            <w:szCs w:val="21"/>
            <w:rPrChange w:id="12714" w:author="David" w:date="2022-08-17T16:58:00Z">
              <w:rPr>
                <w:rFonts w:ascii="Times New Roman" w:hAnsi="Times New Roman"/>
                <w:sz w:val="24"/>
                <w:szCs w:val="24"/>
              </w:rPr>
            </w:rPrChange>
          </w:rPr>
          <w:t>”</w:t>
        </w:r>
      </w:ins>
    </w:p>
    <w:p w14:paraId="43E64933" w14:textId="03C348BC" w:rsidR="00D4356B" w:rsidRPr="00163DCF" w:rsidRDefault="00D4356B">
      <w:pPr>
        <w:spacing w:line="276" w:lineRule="auto"/>
        <w:ind w:left="-5" w:right="15" w:firstLine="725"/>
        <w:rPr>
          <w:ins w:id="12715" w:author="Britt Collins" w:date="2021-10-06T13:13:00Z"/>
          <w:szCs w:val="21"/>
          <w:rPrChange w:id="12716" w:author="David" w:date="2022-08-17T16:58:00Z">
            <w:rPr>
              <w:ins w:id="12717" w:author="Britt Collins" w:date="2021-10-06T13:13:00Z"/>
              <w:rFonts w:ascii="Times New Roman" w:hAnsi="Times New Roman"/>
              <w:sz w:val="24"/>
              <w:szCs w:val="24"/>
            </w:rPr>
          </w:rPrChange>
        </w:rPr>
        <w:pPrChange w:id="12718" w:author="David" w:date="2022-08-17T17:01:00Z">
          <w:pPr>
            <w:spacing w:line="480" w:lineRule="auto"/>
            <w:ind w:left="-5" w:right="15" w:firstLine="725"/>
          </w:pPr>
        </w:pPrChange>
      </w:pPr>
      <w:ins w:id="12719" w:author="Britt Collins" w:date="2021-10-06T13:12:00Z">
        <w:r w:rsidRPr="00163DCF">
          <w:rPr>
            <w:szCs w:val="21"/>
            <w:rPrChange w:id="12720" w:author="David" w:date="2022-08-17T16:58:00Z">
              <w:rPr>
                <w:rFonts w:ascii="Times New Roman" w:hAnsi="Times New Roman"/>
                <w:sz w:val="24"/>
                <w:szCs w:val="24"/>
              </w:rPr>
            </w:rPrChange>
          </w:rPr>
          <w:t>“</w:t>
        </w:r>
      </w:ins>
      <w:ins w:id="12721" w:author="Britt Collins" w:date="2021-09-30T14:58:00Z">
        <w:r w:rsidR="006F31F6" w:rsidRPr="00163DCF">
          <w:rPr>
            <w:szCs w:val="21"/>
            <w:rPrChange w:id="12722" w:author="David" w:date="2022-08-17T16:58:00Z">
              <w:rPr>
                <w:rFonts w:ascii="Times New Roman" w:hAnsi="Times New Roman"/>
                <w:sz w:val="24"/>
                <w:szCs w:val="24"/>
              </w:rPr>
            </w:rPrChange>
          </w:rPr>
          <w:t>Ah, okay, well let’s have a quick look</w:t>
        </w:r>
      </w:ins>
      <w:ins w:id="12723" w:author="Britt Collins" w:date="2021-10-06T13:12:00Z">
        <w:r w:rsidRPr="00163DCF">
          <w:rPr>
            <w:szCs w:val="21"/>
            <w:rPrChange w:id="12724" w:author="David" w:date="2022-08-17T16:58:00Z">
              <w:rPr>
                <w:rFonts w:ascii="Times New Roman" w:hAnsi="Times New Roman"/>
                <w:sz w:val="24"/>
                <w:szCs w:val="24"/>
              </w:rPr>
            </w:rPrChange>
          </w:rPr>
          <w:t>.</w:t>
        </w:r>
      </w:ins>
      <w:ins w:id="12725" w:author="Britt Collins" w:date="2021-09-30T14:58:00Z">
        <w:r w:rsidR="006F31F6" w:rsidRPr="00163DCF">
          <w:rPr>
            <w:szCs w:val="21"/>
            <w:rPrChange w:id="12726" w:author="David" w:date="2022-08-17T16:58:00Z">
              <w:rPr>
                <w:rFonts w:ascii="Times New Roman" w:hAnsi="Times New Roman"/>
                <w:sz w:val="24"/>
                <w:szCs w:val="24"/>
              </w:rPr>
            </w:rPrChange>
          </w:rPr>
          <w:t xml:space="preserve"> Open your mouth as wide as you can</w:t>
        </w:r>
      </w:ins>
      <w:ins w:id="12727" w:author="Britt Collins" w:date="2021-10-06T13:12:00Z">
        <w:r w:rsidRPr="00163DCF">
          <w:rPr>
            <w:szCs w:val="21"/>
            <w:rPrChange w:id="12728" w:author="David" w:date="2022-08-17T16:58:00Z">
              <w:rPr>
                <w:rFonts w:ascii="Times New Roman" w:hAnsi="Times New Roman"/>
                <w:sz w:val="24"/>
                <w:szCs w:val="24"/>
              </w:rPr>
            </w:rPrChange>
          </w:rPr>
          <w:t>,”</w:t>
        </w:r>
      </w:ins>
      <w:ins w:id="12729" w:author="Britt Collins" w:date="2021-09-30T14:58:00Z">
        <w:r w:rsidR="006F31F6" w:rsidRPr="00163DCF">
          <w:rPr>
            <w:szCs w:val="21"/>
            <w:rPrChange w:id="12730" w:author="David" w:date="2022-08-17T16:58:00Z">
              <w:rPr>
                <w:rFonts w:ascii="Times New Roman" w:hAnsi="Times New Roman"/>
                <w:sz w:val="24"/>
                <w:szCs w:val="24"/>
              </w:rPr>
            </w:rPrChange>
          </w:rPr>
          <w:t xml:space="preserve"> he instructed. I tried, an inch gap between the top and bottom sets of teeth was all I could manage. </w:t>
        </w:r>
      </w:ins>
      <w:ins w:id="12731" w:author="Britt Collins" w:date="2021-10-06T13:13:00Z">
        <w:r w:rsidRPr="00163DCF">
          <w:rPr>
            <w:szCs w:val="21"/>
            <w:rPrChange w:id="12732" w:author="David" w:date="2022-08-17T16:58:00Z">
              <w:rPr>
                <w:rFonts w:ascii="Times New Roman" w:hAnsi="Times New Roman"/>
                <w:sz w:val="24"/>
                <w:szCs w:val="24"/>
              </w:rPr>
            </w:rPrChange>
          </w:rPr>
          <w:t>“</w:t>
        </w:r>
      </w:ins>
      <w:ins w:id="12733" w:author="Britt Collins" w:date="2021-09-30T14:58:00Z">
        <w:r w:rsidR="006F31F6" w:rsidRPr="00163DCF">
          <w:rPr>
            <w:szCs w:val="21"/>
            <w:rPrChange w:id="12734" w:author="David" w:date="2022-08-17T16:58:00Z">
              <w:rPr>
                <w:rFonts w:ascii="Times New Roman" w:hAnsi="Times New Roman"/>
                <w:sz w:val="24"/>
                <w:szCs w:val="24"/>
              </w:rPr>
            </w:rPrChange>
          </w:rPr>
          <w:t>Is that the widest you can open your mouth?</w:t>
        </w:r>
      </w:ins>
      <w:ins w:id="12735" w:author="Britt Collins" w:date="2021-10-06T13:13:00Z">
        <w:r w:rsidRPr="00163DCF">
          <w:rPr>
            <w:szCs w:val="21"/>
            <w:rPrChange w:id="12736" w:author="David" w:date="2022-08-17T16:58:00Z">
              <w:rPr>
                <w:rFonts w:ascii="Times New Roman" w:hAnsi="Times New Roman"/>
                <w:sz w:val="24"/>
                <w:szCs w:val="24"/>
              </w:rPr>
            </w:rPrChange>
          </w:rPr>
          <w:t>”</w:t>
        </w:r>
      </w:ins>
    </w:p>
    <w:p w14:paraId="023B23CF" w14:textId="77777777" w:rsidR="00D4356B" w:rsidRPr="00163DCF" w:rsidRDefault="006F31F6">
      <w:pPr>
        <w:spacing w:line="276" w:lineRule="auto"/>
        <w:ind w:left="-5" w:right="15" w:firstLine="725"/>
        <w:rPr>
          <w:ins w:id="12737" w:author="Britt Collins" w:date="2021-10-06T13:14:00Z"/>
          <w:szCs w:val="21"/>
          <w:rPrChange w:id="12738" w:author="David" w:date="2022-08-17T16:58:00Z">
            <w:rPr>
              <w:ins w:id="12739" w:author="Britt Collins" w:date="2021-10-06T13:14:00Z"/>
              <w:rFonts w:ascii="Times New Roman" w:hAnsi="Times New Roman"/>
              <w:sz w:val="24"/>
              <w:szCs w:val="24"/>
            </w:rPr>
          </w:rPrChange>
        </w:rPr>
        <w:pPrChange w:id="12740" w:author="David" w:date="2022-08-17T17:01:00Z">
          <w:pPr>
            <w:spacing w:line="480" w:lineRule="auto"/>
            <w:ind w:left="-5" w:right="15" w:firstLine="725"/>
          </w:pPr>
        </w:pPrChange>
      </w:pPr>
      <w:ins w:id="12741" w:author="Britt Collins" w:date="2021-09-30T14:58:00Z">
        <w:r w:rsidRPr="00163DCF">
          <w:rPr>
            <w:szCs w:val="21"/>
            <w:rPrChange w:id="12742" w:author="David" w:date="2022-08-17T16:58:00Z">
              <w:rPr>
                <w:rFonts w:ascii="Times New Roman" w:hAnsi="Times New Roman"/>
                <w:sz w:val="24"/>
                <w:szCs w:val="24"/>
              </w:rPr>
            </w:rPrChange>
          </w:rPr>
          <w:t xml:space="preserve">I nodded. </w:t>
        </w:r>
      </w:ins>
      <w:ins w:id="12743" w:author="Britt Collins" w:date="2021-10-06T13:13:00Z">
        <w:r w:rsidR="00D4356B" w:rsidRPr="00163DCF">
          <w:rPr>
            <w:szCs w:val="21"/>
            <w:rPrChange w:id="12744" w:author="David" w:date="2022-08-17T16:58:00Z">
              <w:rPr>
                <w:rFonts w:ascii="Times New Roman" w:hAnsi="Times New Roman"/>
                <w:sz w:val="24"/>
                <w:szCs w:val="24"/>
              </w:rPr>
            </w:rPrChange>
          </w:rPr>
          <w:t>“</w:t>
        </w:r>
      </w:ins>
      <w:ins w:id="12745" w:author="Britt Collins" w:date="2021-09-30T14:58:00Z">
        <w:r w:rsidRPr="00163DCF">
          <w:rPr>
            <w:szCs w:val="21"/>
            <w:rPrChange w:id="12746" w:author="David" w:date="2022-08-17T16:58:00Z">
              <w:rPr>
                <w:rFonts w:ascii="Times New Roman" w:hAnsi="Times New Roman"/>
                <w:sz w:val="24"/>
                <w:szCs w:val="24"/>
              </w:rPr>
            </w:rPrChange>
          </w:rPr>
          <w:t>Ok, let’s see.</w:t>
        </w:r>
      </w:ins>
      <w:ins w:id="12747" w:author="Britt Collins" w:date="2021-10-06T13:13:00Z">
        <w:r w:rsidR="00D4356B" w:rsidRPr="00163DCF">
          <w:rPr>
            <w:szCs w:val="21"/>
            <w:rPrChange w:id="12748" w:author="David" w:date="2022-08-17T16:58:00Z">
              <w:rPr>
                <w:rFonts w:ascii="Times New Roman" w:hAnsi="Times New Roman"/>
                <w:sz w:val="24"/>
                <w:szCs w:val="24"/>
              </w:rPr>
            </w:rPrChange>
          </w:rPr>
          <w:t>”</w:t>
        </w:r>
      </w:ins>
      <w:ins w:id="12749" w:author="Britt Collins" w:date="2021-09-30T14:58:00Z">
        <w:r w:rsidRPr="00163DCF">
          <w:rPr>
            <w:szCs w:val="21"/>
            <w:rPrChange w:id="12750" w:author="David" w:date="2022-08-17T16:58:00Z">
              <w:rPr>
                <w:rFonts w:ascii="Times New Roman" w:hAnsi="Times New Roman"/>
                <w:sz w:val="24"/>
                <w:szCs w:val="24"/>
              </w:rPr>
            </w:rPrChange>
          </w:rPr>
          <w:t xml:space="preserve"> </w:t>
        </w:r>
      </w:ins>
      <w:ins w:id="12751" w:author="Britt Collins" w:date="2021-10-06T13:14:00Z">
        <w:r w:rsidR="00D4356B" w:rsidRPr="00163DCF">
          <w:rPr>
            <w:szCs w:val="21"/>
            <w:rPrChange w:id="12752" w:author="David" w:date="2022-08-17T16:58:00Z">
              <w:rPr>
                <w:rFonts w:ascii="Times New Roman" w:hAnsi="Times New Roman"/>
                <w:sz w:val="24"/>
                <w:szCs w:val="24"/>
              </w:rPr>
            </w:rPrChange>
          </w:rPr>
          <w:t>He</w:t>
        </w:r>
      </w:ins>
      <w:ins w:id="12753" w:author="Britt Collins" w:date="2021-09-30T14:58:00Z">
        <w:r w:rsidRPr="00163DCF">
          <w:rPr>
            <w:szCs w:val="21"/>
            <w:rPrChange w:id="12754" w:author="David" w:date="2022-08-17T16:58:00Z">
              <w:rPr>
                <w:rFonts w:ascii="Times New Roman" w:hAnsi="Times New Roman"/>
                <w:sz w:val="24"/>
                <w:szCs w:val="24"/>
              </w:rPr>
            </w:rPrChange>
          </w:rPr>
          <w:t xml:space="preserve"> began to prod my teeth gently with his index finger. I could clearly feel some of my teeth moving. I indicated my discomfort with short, sharp breaths. </w:t>
        </w:r>
      </w:ins>
      <w:ins w:id="12755" w:author="Britt Collins" w:date="2021-10-06T13:14:00Z">
        <w:r w:rsidR="00D4356B" w:rsidRPr="00163DCF">
          <w:rPr>
            <w:szCs w:val="21"/>
            <w:rPrChange w:id="12756" w:author="David" w:date="2022-08-17T16:58:00Z">
              <w:rPr>
                <w:rFonts w:ascii="Times New Roman" w:hAnsi="Times New Roman"/>
                <w:sz w:val="24"/>
                <w:szCs w:val="24"/>
              </w:rPr>
            </w:rPrChange>
          </w:rPr>
          <w:t>D</w:t>
        </w:r>
      </w:ins>
      <w:ins w:id="12757" w:author="Britt Collins" w:date="2021-09-30T14:58:00Z">
        <w:r w:rsidRPr="00163DCF">
          <w:rPr>
            <w:szCs w:val="21"/>
            <w:rPrChange w:id="12758" w:author="David" w:date="2022-08-17T16:58:00Z">
              <w:rPr>
                <w:rFonts w:ascii="Times New Roman" w:hAnsi="Times New Roman"/>
                <w:sz w:val="24"/>
                <w:szCs w:val="24"/>
              </w:rPr>
            </w:rPrChange>
          </w:rPr>
          <w:t xml:space="preserve">r Weinstein recoiled. </w:t>
        </w:r>
      </w:ins>
      <w:ins w:id="12759" w:author="Britt Collins" w:date="2021-10-06T13:14:00Z">
        <w:r w:rsidR="00D4356B" w:rsidRPr="00163DCF">
          <w:rPr>
            <w:szCs w:val="21"/>
            <w:rPrChange w:id="12760" w:author="David" w:date="2022-08-17T16:58:00Z">
              <w:rPr>
                <w:rFonts w:ascii="Times New Roman" w:hAnsi="Times New Roman"/>
                <w:sz w:val="24"/>
                <w:szCs w:val="24"/>
              </w:rPr>
            </w:rPrChange>
          </w:rPr>
          <w:t>“</w:t>
        </w:r>
      </w:ins>
      <w:ins w:id="12761" w:author="Britt Collins" w:date="2021-09-30T14:58:00Z">
        <w:r w:rsidRPr="00163DCF">
          <w:rPr>
            <w:szCs w:val="21"/>
            <w:rPrChange w:id="12762" w:author="David" w:date="2022-08-17T16:58:00Z">
              <w:rPr>
                <w:rFonts w:ascii="Times New Roman" w:hAnsi="Times New Roman"/>
                <w:sz w:val="24"/>
                <w:szCs w:val="24"/>
              </w:rPr>
            </w:rPrChange>
          </w:rPr>
          <w:t>Fuck!</w:t>
        </w:r>
      </w:ins>
      <w:ins w:id="12763" w:author="Britt Collins" w:date="2021-10-06T13:14:00Z">
        <w:r w:rsidR="00D4356B" w:rsidRPr="00163DCF">
          <w:rPr>
            <w:szCs w:val="21"/>
            <w:rPrChange w:id="12764" w:author="David" w:date="2022-08-17T16:58:00Z">
              <w:rPr>
                <w:rFonts w:ascii="Times New Roman" w:hAnsi="Times New Roman"/>
                <w:sz w:val="24"/>
                <w:szCs w:val="24"/>
              </w:rPr>
            </w:rPrChange>
          </w:rPr>
          <w:t xml:space="preserve">” </w:t>
        </w:r>
      </w:ins>
      <w:ins w:id="12765" w:author="Britt Collins" w:date="2021-09-30T14:58:00Z">
        <w:r w:rsidRPr="00163DCF">
          <w:rPr>
            <w:szCs w:val="21"/>
            <w:rPrChange w:id="12766" w:author="David" w:date="2022-08-17T16:58:00Z">
              <w:rPr>
                <w:rFonts w:ascii="Times New Roman" w:hAnsi="Times New Roman"/>
                <w:sz w:val="24"/>
                <w:szCs w:val="24"/>
              </w:rPr>
            </w:rPrChange>
          </w:rPr>
          <w:t>he said</w:t>
        </w:r>
      </w:ins>
      <w:ins w:id="12767" w:author="Britt Collins" w:date="2021-10-06T13:14:00Z">
        <w:r w:rsidR="00D4356B" w:rsidRPr="00163DCF">
          <w:rPr>
            <w:szCs w:val="21"/>
            <w:rPrChange w:id="12768" w:author="David" w:date="2022-08-17T16:58:00Z">
              <w:rPr>
                <w:rFonts w:ascii="Times New Roman" w:hAnsi="Times New Roman"/>
                <w:sz w:val="24"/>
                <w:szCs w:val="24"/>
              </w:rPr>
            </w:rPrChange>
          </w:rPr>
          <w:t xml:space="preserve"> quietly,</w:t>
        </w:r>
      </w:ins>
      <w:ins w:id="12769" w:author="Britt Collins" w:date="2021-09-30T14:58:00Z">
        <w:r w:rsidRPr="00163DCF">
          <w:rPr>
            <w:szCs w:val="21"/>
            <w:rPrChange w:id="12770" w:author="David" w:date="2022-08-17T16:58:00Z">
              <w:rPr>
                <w:rFonts w:ascii="Times New Roman" w:hAnsi="Times New Roman"/>
                <w:sz w:val="24"/>
                <w:szCs w:val="24"/>
              </w:rPr>
            </w:rPrChange>
          </w:rPr>
          <w:t xml:space="preserve"> retract</w:t>
        </w:r>
      </w:ins>
      <w:ins w:id="12771" w:author="Britt Collins" w:date="2021-10-06T13:14:00Z">
        <w:r w:rsidR="00D4356B" w:rsidRPr="00163DCF">
          <w:rPr>
            <w:szCs w:val="21"/>
            <w:rPrChange w:id="12772" w:author="David" w:date="2022-08-17T16:58:00Z">
              <w:rPr>
                <w:rFonts w:ascii="Times New Roman" w:hAnsi="Times New Roman"/>
                <w:sz w:val="24"/>
                <w:szCs w:val="24"/>
              </w:rPr>
            </w:rPrChange>
          </w:rPr>
          <w:t>ing</w:t>
        </w:r>
      </w:ins>
      <w:ins w:id="12773" w:author="Britt Collins" w:date="2021-09-30T14:58:00Z">
        <w:r w:rsidRPr="00163DCF">
          <w:rPr>
            <w:szCs w:val="21"/>
            <w:rPrChange w:id="12774" w:author="David" w:date="2022-08-17T16:58:00Z">
              <w:rPr>
                <w:rFonts w:ascii="Times New Roman" w:hAnsi="Times New Roman"/>
                <w:sz w:val="24"/>
                <w:szCs w:val="24"/>
              </w:rPr>
            </w:rPrChange>
          </w:rPr>
          <w:t xml:space="preserve"> his finger from my mouth. </w:t>
        </w:r>
      </w:ins>
    </w:p>
    <w:p w14:paraId="2473BACC" w14:textId="77777777" w:rsidR="00D4356B" w:rsidRPr="00163DCF" w:rsidRDefault="006F31F6">
      <w:pPr>
        <w:spacing w:line="276" w:lineRule="auto"/>
        <w:ind w:left="-5" w:right="15" w:firstLine="725"/>
        <w:rPr>
          <w:ins w:id="12775" w:author="Britt Collins" w:date="2021-10-06T13:14:00Z"/>
          <w:szCs w:val="21"/>
          <w:rPrChange w:id="12776" w:author="David" w:date="2022-08-17T16:58:00Z">
            <w:rPr>
              <w:ins w:id="12777" w:author="Britt Collins" w:date="2021-10-06T13:14:00Z"/>
              <w:rFonts w:ascii="Times New Roman" w:hAnsi="Times New Roman"/>
              <w:sz w:val="24"/>
              <w:szCs w:val="24"/>
            </w:rPr>
          </w:rPrChange>
        </w:rPr>
        <w:pPrChange w:id="12778" w:author="David" w:date="2022-08-17T17:01:00Z">
          <w:pPr>
            <w:spacing w:line="480" w:lineRule="auto"/>
            <w:ind w:left="-5" w:right="15" w:firstLine="725"/>
          </w:pPr>
        </w:pPrChange>
      </w:pPr>
      <w:ins w:id="12779" w:author="Britt Collins" w:date="2021-09-30T14:58:00Z">
        <w:r w:rsidRPr="00163DCF">
          <w:rPr>
            <w:szCs w:val="21"/>
            <w:rPrChange w:id="12780" w:author="David" w:date="2022-08-17T16:58:00Z">
              <w:rPr>
                <w:rFonts w:ascii="Times New Roman" w:hAnsi="Times New Roman"/>
                <w:sz w:val="24"/>
                <w:szCs w:val="24"/>
              </w:rPr>
            </w:rPrChange>
          </w:rPr>
          <w:t xml:space="preserve">I felt edgy and concerned. I had never heard a dentist </w:t>
        </w:r>
      </w:ins>
      <w:ins w:id="12781" w:author="Britt Collins" w:date="2021-10-06T13:14:00Z">
        <w:r w:rsidR="00D4356B" w:rsidRPr="00163DCF">
          <w:rPr>
            <w:szCs w:val="21"/>
            <w:rPrChange w:id="12782" w:author="David" w:date="2022-08-17T16:58:00Z">
              <w:rPr>
                <w:rFonts w:ascii="Times New Roman" w:hAnsi="Times New Roman"/>
                <w:sz w:val="24"/>
                <w:szCs w:val="24"/>
              </w:rPr>
            </w:rPrChange>
          </w:rPr>
          <w:t>swear</w:t>
        </w:r>
      </w:ins>
      <w:ins w:id="12783" w:author="Britt Collins" w:date="2021-09-30T14:58:00Z">
        <w:r w:rsidRPr="00163DCF">
          <w:rPr>
            <w:szCs w:val="21"/>
            <w:rPrChange w:id="12784" w:author="David" w:date="2022-08-17T16:58:00Z">
              <w:rPr>
                <w:rFonts w:ascii="Times New Roman" w:hAnsi="Times New Roman"/>
                <w:sz w:val="24"/>
                <w:szCs w:val="24"/>
              </w:rPr>
            </w:rPrChange>
          </w:rPr>
          <w:t xml:space="preserve"> before. </w:t>
        </w:r>
      </w:ins>
    </w:p>
    <w:p w14:paraId="36C91311" w14:textId="77777777" w:rsidR="00D4356B" w:rsidRPr="00163DCF" w:rsidRDefault="00D4356B">
      <w:pPr>
        <w:spacing w:line="276" w:lineRule="auto"/>
        <w:ind w:left="-5" w:right="15" w:firstLine="725"/>
        <w:rPr>
          <w:ins w:id="12785" w:author="Britt Collins" w:date="2021-10-06T13:15:00Z"/>
          <w:szCs w:val="21"/>
          <w:rPrChange w:id="12786" w:author="David" w:date="2022-08-17T16:58:00Z">
            <w:rPr>
              <w:ins w:id="12787" w:author="Britt Collins" w:date="2021-10-06T13:15:00Z"/>
              <w:rFonts w:ascii="Times New Roman" w:hAnsi="Times New Roman"/>
              <w:sz w:val="24"/>
              <w:szCs w:val="24"/>
            </w:rPr>
          </w:rPrChange>
        </w:rPr>
        <w:pPrChange w:id="12788" w:author="David" w:date="2022-08-17T17:01:00Z">
          <w:pPr>
            <w:spacing w:line="480" w:lineRule="auto"/>
            <w:ind w:left="-5" w:right="15" w:firstLine="725"/>
          </w:pPr>
        </w:pPrChange>
      </w:pPr>
      <w:ins w:id="12789" w:author="Britt Collins" w:date="2021-10-06T13:14:00Z">
        <w:r w:rsidRPr="00163DCF">
          <w:rPr>
            <w:szCs w:val="21"/>
            <w:rPrChange w:id="12790" w:author="David" w:date="2022-08-17T16:58:00Z">
              <w:rPr>
                <w:rFonts w:ascii="Times New Roman" w:hAnsi="Times New Roman"/>
                <w:sz w:val="24"/>
                <w:szCs w:val="24"/>
              </w:rPr>
            </w:rPrChange>
          </w:rPr>
          <w:t>“</w:t>
        </w:r>
      </w:ins>
      <w:ins w:id="12791" w:author="Britt Collins" w:date="2021-09-30T14:58:00Z">
        <w:r w:rsidR="006F31F6" w:rsidRPr="00163DCF">
          <w:rPr>
            <w:szCs w:val="21"/>
            <w:rPrChange w:id="12792" w:author="David" w:date="2022-08-17T16:58:00Z">
              <w:rPr>
                <w:rFonts w:ascii="Times New Roman" w:hAnsi="Times New Roman"/>
                <w:sz w:val="24"/>
                <w:szCs w:val="24"/>
              </w:rPr>
            </w:rPrChange>
          </w:rPr>
          <w:t>Ok</w:t>
        </w:r>
      </w:ins>
      <w:ins w:id="12793" w:author="Britt Collins" w:date="2021-10-06T13:15:00Z">
        <w:r w:rsidRPr="00163DCF">
          <w:rPr>
            <w:szCs w:val="21"/>
            <w:rPrChange w:id="12794" w:author="David" w:date="2022-08-17T16:58:00Z">
              <w:rPr>
                <w:rFonts w:ascii="Times New Roman" w:hAnsi="Times New Roman"/>
                <w:sz w:val="24"/>
                <w:szCs w:val="24"/>
              </w:rPr>
            </w:rPrChange>
          </w:rPr>
          <w:t>ay,</w:t>
        </w:r>
      </w:ins>
      <w:ins w:id="12795" w:author="Britt Collins" w:date="2021-09-30T14:58:00Z">
        <w:r w:rsidR="006F31F6" w:rsidRPr="00163DCF">
          <w:rPr>
            <w:szCs w:val="21"/>
            <w:rPrChange w:id="12796" w:author="David" w:date="2022-08-17T16:58:00Z">
              <w:rPr>
                <w:rFonts w:ascii="Times New Roman" w:hAnsi="Times New Roman"/>
                <w:sz w:val="24"/>
                <w:szCs w:val="24"/>
              </w:rPr>
            </w:rPrChange>
          </w:rPr>
          <w:t xml:space="preserve"> David, I’ll be blunt. It doesn’t look good in there.</w:t>
        </w:r>
      </w:ins>
      <w:ins w:id="12797" w:author="Britt Collins" w:date="2021-10-06T13:15:00Z">
        <w:r w:rsidRPr="00163DCF">
          <w:rPr>
            <w:szCs w:val="21"/>
            <w:rPrChange w:id="12798" w:author="David" w:date="2022-08-17T16:58:00Z">
              <w:rPr>
                <w:rFonts w:ascii="Times New Roman" w:hAnsi="Times New Roman"/>
                <w:sz w:val="24"/>
                <w:szCs w:val="24"/>
              </w:rPr>
            </w:rPrChange>
          </w:rPr>
          <w:t>”</w:t>
        </w:r>
      </w:ins>
      <w:ins w:id="12799" w:author="Britt Collins" w:date="2021-09-30T14:58:00Z">
        <w:r w:rsidR="006F31F6" w:rsidRPr="00163DCF">
          <w:rPr>
            <w:szCs w:val="21"/>
            <w:rPrChange w:id="12800" w:author="David" w:date="2022-08-17T16:58:00Z">
              <w:rPr>
                <w:rFonts w:ascii="Times New Roman" w:hAnsi="Times New Roman"/>
                <w:sz w:val="24"/>
                <w:szCs w:val="24"/>
              </w:rPr>
            </w:rPrChange>
          </w:rPr>
          <w:t xml:space="preserve"> I </w:t>
        </w:r>
        <w:proofErr w:type="gramStart"/>
        <w:r w:rsidR="006F31F6" w:rsidRPr="00163DCF">
          <w:rPr>
            <w:szCs w:val="21"/>
            <w:rPrChange w:id="12801" w:author="David" w:date="2022-08-17T16:58:00Z">
              <w:rPr>
                <w:rFonts w:ascii="Times New Roman" w:hAnsi="Times New Roman"/>
                <w:sz w:val="24"/>
                <w:szCs w:val="24"/>
              </w:rPr>
            </w:rPrChange>
          </w:rPr>
          <w:t>looked into</w:t>
        </w:r>
        <w:proofErr w:type="gramEnd"/>
        <w:r w:rsidR="006F31F6" w:rsidRPr="00163DCF">
          <w:rPr>
            <w:szCs w:val="21"/>
            <w:rPrChange w:id="12802" w:author="David" w:date="2022-08-17T16:58:00Z">
              <w:rPr>
                <w:rFonts w:ascii="Times New Roman" w:hAnsi="Times New Roman"/>
                <w:sz w:val="24"/>
                <w:szCs w:val="24"/>
              </w:rPr>
            </w:rPrChange>
          </w:rPr>
          <w:t xml:space="preserve"> an empty space, silent, concerned. </w:t>
        </w:r>
      </w:ins>
      <w:ins w:id="12803" w:author="Britt Collins" w:date="2021-10-06T13:15:00Z">
        <w:r w:rsidRPr="00163DCF">
          <w:rPr>
            <w:szCs w:val="21"/>
            <w:rPrChange w:id="12804" w:author="David" w:date="2022-08-17T16:58:00Z">
              <w:rPr>
                <w:rFonts w:ascii="Times New Roman" w:hAnsi="Times New Roman"/>
                <w:sz w:val="24"/>
                <w:szCs w:val="24"/>
              </w:rPr>
            </w:rPrChange>
          </w:rPr>
          <w:t>“</w:t>
        </w:r>
      </w:ins>
      <w:ins w:id="12805" w:author="Britt Collins" w:date="2021-09-30T14:58:00Z">
        <w:r w:rsidR="006F31F6" w:rsidRPr="00163DCF">
          <w:rPr>
            <w:szCs w:val="21"/>
            <w:rPrChange w:id="12806" w:author="David" w:date="2022-08-17T16:58:00Z">
              <w:rPr>
                <w:rFonts w:ascii="Times New Roman" w:hAnsi="Times New Roman"/>
                <w:sz w:val="24"/>
                <w:szCs w:val="24"/>
              </w:rPr>
            </w:rPrChange>
          </w:rPr>
          <w:t>We need to take X-</w:t>
        </w:r>
      </w:ins>
      <w:ins w:id="12807" w:author="Britt Collins" w:date="2021-10-06T13:15:00Z">
        <w:r w:rsidRPr="00163DCF">
          <w:rPr>
            <w:szCs w:val="21"/>
            <w:rPrChange w:id="12808" w:author="David" w:date="2022-08-17T16:58:00Z">
              <w:rPr>
                <w:rFonts w:ascii="Times New Roman" w:hAnsi="Times New Roman"/>
                <w:sz w:val="24"/>
                <w:szCs w:val="24"/>
              </w:rPr>
            </w:rPrChange>
          </w:rPr>
          <w:t>r</w:t>
        </w:r>
      </w:ins>
      <w:ins w:id="12809" w:author="Britt Collins" w:date="2021-09-30T14:58:00Z">
        <w:r w:rsidR="006F31F6" w:rsidRPr="00163DCF">
          <w:rPr>
            <w:szCs w:val="21"/>
            <w:rPrChange w:id="12810" w:author="David" w:date="2022-08-17T16:58:00Z">
              <w:rPr>
                <w:rFonts w:ascii="Times New Roman" w:hAnsi="Times New Roman"/>
                <w:sz w:val="24"/>
                <w:szCs w:val="24"/>
              </w:rPr>
            </w:rPrChange>
          </w:rPr>
          <w:t>ays to better understand the state of your jaw.</w:t>
        </w:r>
      </w:ins>
      <w:ins w:id="12811" w:author="Britt Collins" w:date="2021-10-06T13:15:00Z">
        <w:r w:rsidRPr="00163DCF">
          <w:rPr>
            <w:szCs w:val="21"/>
            <w:rPrChange w:id="12812" w:author="David" w:date="2022-08-17T16:58:00Z">
              <w:rPr>
                <w:rFonts w:ascii="Times New Roman" w:hAnsi="Times New Roman"/>
                <w:sz w:val="24"/>
                <w:szCs w:val="24"/>
              </w:rPr>
            </w:rPrChange>
          </w:rPr>
          <w:t>”</w:t>
        </w:r>
      </w:ins>
      <w:ins w:id="12813" w:author="Britt Collins" w:date="2021-09-30T14:58:00Z">
        <w:r w:rsidR="006F31F6" w:rsidRPr="00163DCF">
          <w:rPr>
            <w:szCs w:val="21"/>
            <w:rPrChange w:id="12814" w:author="David" w:date="2022-08-17T16:58:00Z">
              <w:rPr>
                <w:rFonts w:ascii="Times New Roman" w:hAnsi="Times New Roman"/>
                <w:sz w:val="24"/>
                <w:szCs w:val="24"/>
              </w:rPr>
            </w:rPrChange>
          </w:rPr>
          <w:t xml:space="preserve"> </w:t>
        </w:r>
      </w:ins>
    </w:p>
    <w:p w14:paraId="16ABBD76" w14:textId="29643BB2" w:rsidR="006F31F6" w:rsidRPr="00163DCF" w:rsidRDefault="006F31F6">
      <w:pPr>
        <w:spacing w:line="276" w:lineRule="auto"/>
        <w:ind w:left="-5" w:right="15" w:firstLine="725"/>
        <w:rPr>
          <w:ins w:id="12815" w:author="Britt Collins" w:date="2021-09-30T14:58:00Z"/>
          <w:szCs w:val="21"/>
          <w:rPrChange w:id="12816" w:author="David" w:date="2022-08-17T16:58:00Z">
            <w:rPr>
              <w:ins w:id="12817" w:author="Britt Collins" w:date="2021-09-30T14:58:00Z"/>
              <w:rFonts w:ascii="Times New Roman" w:hAnsi="Times New Roman"/>
              <w:sz w:val="24"/>
              <w:szCs w:val="24"/>
            </w:rPr>
          </w:rPrChange>
        </w:rPr>
        <w:pPrChange w:id="12818" w:author="David" w:date="2022-08-17T17:01:00Z">
          <w:pPr>
            <w:ind w:left="-5" w:right="15"/>
          </w:pPr>
        </w:pPrChange>
      </w:pPr>
      <w:ins w:id="12819" w:author="Britt Collins" w:date="2021-09-30T14:58:00Z">
        <w:r w:rsidRPr="00163DCF">
          <w:rPr>
            <w:szCs w:val="21"/>
            <w:rPrChange w:id="12820" w:author="David" w:date="2022-08-17T16:58:00Z">
              <w:rPr>
                <w:rFonts w:ascii="Times New Roman" w:hAnsi="Times New Roman"/>
                <w:sz w:val="24"/>
                <w:szCs w:val="24"/>
              </w:rPr>
            </w:rPrChange>
          </w:rPr>
          <w:t>I was led to a booth</w:t>
        </w:r>
      </w:ins>
      <w:ins w:id="12821" w:author="Britt Collins" w:date="2021-10-06T13:16:00Z">
        <w:r w:rsidR="00D4356B" w:rsidRPr="00163DCF">
          <w:rPr>
            <w:szCs w:val="21"/>
            <w:rPrChange w:id="12822" w:author="David" w:date="2022-08-17T16:58:00Z">
              <w:rPr>
                <w:rFonts w:ascii="Times New Roman" w:hAnsi="Times New Roman"/>
                <w:sz w:val="24"/>
                <w:szCs w:val="24"/>
              </w:rPr>
            </w:rPrChange>
          </w:rPr>
          <w:t xml:space="preserve"> and</w:t>
        </w:r>
      </w:ins>
      <w:ins w:id="12823" w:author="Britt Collins" w:date="2021-09-30T14:58:00Z">
        <w:r w:rsidRPr="00163DCF">
          <w:rPr>
            <w:szCs w:val="21"/>
            <w:rPrChange w:id="12824" w:author="David" w:date="2022-08-17T16:58:00Z">
              <w:rPr>
                <w:rFonts w:ascii="Times New Roman" w:hAnsi="Times New Roman"/>
                <w:sz w:val="24"/>
                <w:szCs w:val="24"/>
              </w:rPr>
            </w:rPrChange>
          </w:rPr>
          <w:t xml:space="preserve"> stood still while a device scanned my jaw. A few moments later the X-</w:t>
        </w:r>
      </w:ins>
      <w:ins w:id="12825" w:author="Britt Collins" w:date="2021-10-06T13:15:00Z">
        <w:r w:rsidR="00D4356B" w:rsidRPr="00163DCF">
          <w:rPr>
            <w:szCs w:val="21"/>
            <w:rPrChange w:id="12826" w:author="David" w:date="2022-08-17T16:58:00Z">
              <w:rPr>
                <w:rFonts w:ascii="Times New Roman" w:hAnsi="Times New Roman"/>
                <w:sz w:val="24"/>
                <w:szCs w:val="24"/>
              </w:rPr>
            </w:rPrChange>
          </w:rPr>
          <w:t>r</w:t>
        </w:r>
      </w:ins>
      <w:ins w:id="12827" w:author="Britt Collins" w:date="2021-09-30T14:58:00Z">
        <w:r w:rsidRPr="00163DCF">
          <w:rPr>
            <w:szCs w:val="21"/>
            <w:rPrChange w:id="12828" w:author="David" w:date="2022-08-17T16:58:00Z">
              <w:rPr>
                <w:rFonts w:ascii="Times New Roman" w:hAnsi="Times New Roman"/>
                <w:sz w:val="24"/>
                <w:szCs w:val="24"/>
              </w:rPr>
            </w:rPrChange>
          </w:rPr>
          <w:t xml:space="preserve">ays were shown to me on a lit board. </w:t>
        </w:r>
      </w:ins>
      <w:ins w:id="12829" w:author="Britt Collins" w:date="2021-10-06T13:15:00Z">
        <w:r w:rsidR="00D4356B" w:rsidRPr="00163DCF">
          <w:rPr>
            <w:szCs w:val="21"/>
            <w:rPrChange w:id="12830" w:author="David" w:date="2022-08-17T16:58:00Z">
              <w:rPr>
                <w:rFonts w:ascii="Times New Roman" w:hAnsi="Times New Roman"/>
                <w:sz w:val="24"/>
                <w:szCs w:val="24"/>
              </w:rPr>
            </w:rPrChange>
          </w:rPr>
          <w:t>“</w:t>
        </w:r>
      </w:ins>
      <w:ins w:id="12831" w:author="Britt Collins" w:date="2021-09-30T14:58:00Z">
        <w:r w:rsidRPr="00163DCF">
          <w:rPr>
            <w:szCs w:val="21"/>
            <w:rPrChange w:id="12832" w:author="David" w:date="2022-08-17T16:58:00Z">
              <w:rPr>
                <w:rFonts w:ascii="Times New Roman" w:hAnsi="Times New Roman"/>
                <w:sz w:val="24"/>
                <w:szCs w:val="24"/>
              </w:rPr>
            </w:rPrChange>
          </w:rPr>
          <w:t>As I suspected, given my initial analysis, there</w:t>
        </w:r>
      </w:ins>
      <w:ins w:id="12833" w:author="Britt Collins" w:date="2021-10-06T13:15:00Z">
        <w:r w:rsidR="00D4356B" w:rsidRPr="00163DCF">
          <w:rPr>
            <w:szCs w:val="21"/>
            <w:rPrChange w:id="12834" w:author="David" w:date="2022-08-17T16:58:00Z">
              <w:rPr>
                <w:rFonts w:ascii="Times New Roman" w:hAnsi="Times New Roman"/>
                <w:sz w:val="24"/>
                <w:szCs w:val="24"/>
              </w:rPr>
            </w:rPrChange>
          </w:rPr>
          <w:t>’</w:t>
        </w:r>
      </w:ins>
      <w:ins w:id="12835" w:author="Britt Collins" w:date="2021-09-30T14:58:00Z">
        <w:r w:rsidRPr="00163DCF">
          <w:rPr>
            <w:szCs w:val="21"/>
            <w:rPrChange w:id="12836" w:author="David" w:date="2022-08-17T16:58:00Z">
              <w:rPr>
                <w:rFonts w:ascii="Times New Roman" w:hAnsi="Times New Roman"/>
                <w:sz w:val="24"/>
                <w:szCs w:val="24"/>
              </w:rPr>
            </w:rPrChange>
          </w:rPr>
          <w:t>s major trauma here, here, here and here</w:t>
        </w:r>
      </w:ins>
      <w:ins w:id="12837" w:author="Britt Collins" w:date="2021-10-06T13:17:00Z">
        <w:r w:rsidR="00D4356B" w:rsidRPr="00163DCF">
          <w:rPr>
            <w:szCs w:val="21"/>
            <w:rPrChange w:id="12838" w:author="David" w:date="2022-08-17T16:58:00Z">
              <w:rPr>
                <w:rFonts w:ascii="Times New Roman" w:hAnsi="Times New Roman"/>
                <w:sz w:val="24"/>
                <w:szCs w:val="24"/>
              </w:rPr>
            </w:rPrChange>
          </w:rPr>
          <w:t xml:space="preserve">,” he explained, pointing the </w:t>
        </w:r>
      </w:ins>
      <w:ins w:id="12839" w:author="Britt Collins" w:date="2021-10-06T13:18:00Z">
        <w:r w:rsidR="00D4356B" w:rsidRPr="00163DCF">
          <w:rPr>
            <w:szCs w:val="21"/>
            <w:rPrChange w:id="12840" w:author="David" w:date="2022-08-17T16:58:00Z">
              <w:rPr>
                <w:rFonts w:ascii="Times New Roman" w:hAnsi="Times New Roman"/>
                <w:sz w:val="24"/>
                <w:szCs w:val="24"/>
              </w:rPr>
            </w:rPrChange>
          </w:rPr>
          <w:t>scans.</w:t>
        </w:r>
      </w:ins>
      <w:ins w:id="12841" w:author="Britt Collins" w:date="2021-09-30T14:58:00Z">
        <w:r w:rsidRPr="00163DCF">
          <w:rPr>
            <w:szCs w:val="21"/>
            <w:rPrChange w:id="12842" w:author="David" w:date="2022-08-17T16:58:00Z">
              <w:rPr>
                <w:rFonts w:ascii="Times New Roman" w:hAnsi="Times New Roman"/>
                <w:sz w:val="24"/>
                <w:szCs w:val="24"/>
              </w:rPr>
            </w:rPrChange>
          </w:rPr>
          <w:t xml:space="preserve"> </w:t>
        </w:r>
      </w:ins>
      <w:ins w:id="12843" w:author="Britt Collins" w:date="2021-10-06T13:18:00Z">
        <w:r w:rsidR="00D4356B" w:rsidRPr="00163DCF">
          <w:rPr>
            <w:szCs w:val="21"/>
            <w:rPrChange w:id="12844" w:author="David" w:date="2022-08-17T16:58:00Z">
              <w:rPr>
                <w:rFonts w:ascii="Times New Roman" w:hAnsi="Times New Roman"/>
                <w:sz w:val="24"/>
                <w:szCs w:val="24"/>
              </w:rPr>
            </w:rPrChange>
          </w:rPr>
          <w:t>“</w:t>
        </w:r>
      </w:ins>
      <w:ins w:id="12845" w:author="Britt Collins" w:date="2021-09-30T14:58:00Z">
        <w:r w:rsidRPr="00163DCF">
          <w:rPr>
            <w:szCs w:val="21"/>
            <w:rPrChange w:id="12846" w:author="David" w:date="2022-08-17T16:58:00Z">
              <w:rPr>
                <w:rFonts w:ascii="Times New Roman" w:hAnsi="Times New Roman"/>
                <w:sz w:val="24"/>
                <w:szCs w:val="24"/>
              </w:rPr>
            </w:rPrChange>
          </w:rPr>
          <w:t>Luckily, your front teeth and rear molars, which have sustained little impact, appear to be fine. What is very concerning is the state of your jaw. Given the details from the X-</w:t>
        </w:r>
      </w:ins>
      <w:ins w:id="12847" w:author="Britt Collins" w:date="2021-10-06T13:18:00Z">
        <w:r w:rsidR="00D4356B" w:rsidRPr="00163DCF">
          <w:rPr>
            <w:szCs w:val="21"/>
            <w:rPrChange w:id="12848" w:author="David" w:date="2022-08-17T16:58:00Z">
              <w:rPr>
                <w:rFonts w:ascii="Times New Roman" w:hAnsi="Times New Roman"/>
                <w:sz w:val="24"/>
                <w:szCs w:val="24"/>
              </w:rPr>
            </w:rPrChange>
          </w:rPr>
          <w:t>r</w:t>
        </w:r>
      </w:ins>
      <w:ins w:id="12849" w:author="Britt Collins" w:date="2021-09-30T14:58:00Z">
        <w:r w:rsidRPr="00163DCF">
          <w:rPr>
            <w:szCs w:val="21"/>
            <w:rPrChange w:id="12850" w:author="David" w:date="2022-08-17T16:58:00Z">
              <w:rPr>
                <w:rFonts w:ascii="Times New Roman" w:hAnsi="Times New Roman"/>
                <w:sz w:val="24"/>
                <w:szCs w:val="24"/>
              </w:rPr>
            </w:rPrChange>
          </w:rPr>
          <w:t>ay there appears to be a fracture that cuts right through the centre. Apart from the obvious broken tooth, there are a few cracks and chips that need attention</w:t>
        </w:r>
      </w:ins>
      <w:ins w:id="12851" w:author="Britt Collins" w:date="2021-10-06T13:18:00Z">
        <w:r w:rsidR="00D4356B" w:rsidRPr="00163DCF">
          <w:rPr>
            <w:szCs w:val="21"/>
            <w:rPrChange w:id="12852" w:author="David" w:date="2022-08-17T16:58:00Z">
              <w:rPr>
                <w:rFonts w:ascii="Times New Roman" w:hAnsi="Times New Roman"/>
                <w:sz w:val="24"/>
                <w:szCs w:val="24"/>
              </w:rPr>
            </w:rPrChange>
          </w:rPr>
          <w:t>.</w:t>
        </w:r>
      </w:ins>
      <w:ins w:id="12853" w:author="Britt Collins" w:date="2021-10-06T13:16:00Z">
        <w:r w:rsidR="00D4356B" w:rsidRPr="00163DCF">
          <w:rPr>
            <w:szCs w:val="21"/>
            <w:rPrChange w:id="12854" w:author="David" w:date="2022-08-17T16:58:00Z">
              <w:rPr>
                <w:rFonts w:ascii="Times New Roman" w:hAnsi="Times New Roman"/>
                <w:sz w:val="24"/>
                <w:szCs w:val="24"/>
              </w:rPr>
            </w:rPrChange>
          </w:rPr>
          <w:t>”</w:t>
        </w:r>
      </w:ins>
      <w:ins w:id="12855" w:author="Britt Collins" w:date="2021-10-06T13:18:00Z">
        <w:r w:rsidR="00D4356B" w:rsidRPr="00163DCF">
          <w:rPr>
            <w:szCs w:val="21"/>
            <w:rPrChange w:id="12856" w:author="David" w:date="2022-08-17T16:58:00Z">
              <w:rPr>
                <w:rFonts w:ascii="Times New Roman" w:hAnsi="Times New Roman"/>
                <w:sz w:val="24"/>
                <w:szCs w:val="24"/>
              </w:rPr>
            </w:rPrChange>
          </w:rPr>
          <w:t xml:space="preserve"> </w:t>
        </w:r>
      </w:ins>
      <w:ins w:id="12857" w:author="Britt Collins" w:date="2021-09-30T14:58:00Z">
        <w:r w:rsidRPr="00163DCF">
          <w:rPr>
            <w:szCs w:val="21"/>
            <w:rPrChange w:id="12858" w:author="David" w:date="2022-08-17T16:58:00Z">
              <w:rPr>
                <w:rFonts w:ascii="Times New Roman" w:hAnsi="Times New Roman"/>
                <w:sz w:val="24"/>
                <w:szCs w:val="24"/>
              </w:rPr>
            </w:rPrChange>
          </w:rPr>
          <w:t>He turned off the back-lit board and asked me to escort him back to the waiting area.</w:t>
        </w:r>
      </w:ins>
    </w:p>
    <w:p w14:paraId="1589CC02" w14:textId="77777777" w:rsidR="00D4356B" w:rsidRPr="00163DCF" w:rsidRDefault="00D4356B">
      <w:pPr>
        <w:spacing w:line="276" w:lineRule="auto"/>
        <w:ind w:left="-5" w:right="15" w:firstLine="725"/>
        <w:rPr>
          <w:ins w:id="12859" w:author="Britt Collins" w:date="2021-10-06T13:19:00Z"/>
          <w:szCs w:val="21"/>
          <w:rPrChange w:id="12860" w:author="David" w:date="2022-08-17T16:58:00Z">
            <w:rPr>
              <w:ins w:id="12861" w:author="Britt Collins" w:date="2021-10-06T13:19:00Z"/>
              <w:rFonts w:ascii="Times New Roman" w:hAnsi="Times New Roman"/>
              <w:sz w:val="24"/>
              <w:szCs w:val="24"/>
            </w:rPr>
          </w:rPrChange>
        </w:rPr>
        <w:pPrChange w:id="12862" w:author="David" w:date="2022-08-17T17:01:00Z">
          <w:pPr>
            <w:spacing w:line="480" w:lineRule="auto"/>
            <w:ind w:left="-5" w:right="15" w:firstLine="725"/>
          </w:pPr>
        </w:pPrChange>
      </w:pPr>
      <w:ins w:id="12863" w:author="Britt Collins" w:date="2021-10-06T13:18:00Z">
        <w:r w:rsidRPr="00163DCF">
          <w:rPr>
            <w:szCs w:val="21"/>
            <w:rPrChange w:id="12864" w:author="David" w:date="2022-08-17T16:58:00Z">
              <w:rPr>
                <w:rFonts w:ascii="Times New Roman" w:hAnsi="Times New Roman"/>
                <w:sz w:val="24"/>
                <w:szCs w:val="24"/>
              </w:rPr>
            </w:rPrChange>
          </w:rPr>
          <w:t>“</w:t>
        </w:r>
      </w:ins>
      <w:ins w:id="12865" w:author="Britt Collins" w:date="2021-09-30T14:58:00Z">
        <w:r w:rsidR="006F31F6" w:rsidRPr="00163DCF">
          <w:rPr>
            <w:szCs w:val="21"/>
            <w:rPrChange w:id="12866" w:author="David" w:date="2022-08-17T16:58:00Z">
              <w:rPr>
                <w:rFonts w:ascii="Times New Roman" w:hAnsi="Times New Roman"/>
                <w:sz w:val="24"/>
                <w:szCs w:val="24"/>
              </w:rPr>
            </w:rPrChange>
          </w:rPr>
          <w:t>Ok Mr Clarke</w:t>
        </w:r>
      </w:ins>
      <w:ins w:id="12867" w:author="Britt Collins" w:date="2021-10-06T13:18:00Z">
        <w:r w:rsidRPr="00163DCF">
          <w:rPr>
            <w:szCs w:val="21"/>
            <w:rPrChange w:id="12868" w:author="David" w:date="2022-08-17T16:58:00Z">
              <w:rPr>
                <w:rFonts w:ascii="Times New Roman" w:hAnsi="Times New Roman"/>
                <w:sz w:val="24"/>
                <w:szCs w:val="24"/>
              </w:rPr>
            </w:rPrChange>
          </w:rPr>
          <w:t>,”</w:t>
        </w:r>
      </w:ins>
      <w:ins w:id="12869" w:author="Britt Collins" w:date="2021-09-30T14:58:00Z">
        <w:r w:rsidR="006F31F6" w:rsidRPr="00163DCF">
          <w:rPr>
            <w:szCs w:val="21"/>
            <w:rPrChange w:id="12870" w:author="David" w:date="2022-08-17T16:58:00Z">
              <w:rPr>
                <w:rFonts w:ascii="Times New Roman" w:hAnsi="Times New Roman"/>
                <w:sz w:val="24"/>
                <w:szCs w:val="24"/>
              </w:rPr>
            </w:rPrChange>
          </w:rPr>
          <w:t xml:space="preserve"> said the receptionist. </w:t>
        </w:r>
      </w:ins>
      <w:ins w:id="12871" w:author="Britt Collins" w:date="2021-10-06T13:18:00Z">
        <w:r w:rsidRPr="00163DCF">
          <w:rPr>
            <w:b/>
            <w:szCs w:val="21"/>
            <w:rPrChange w:id="12872" w:author="David" w:date="2022-08-17T16:58:00Z">
              <w:rPr>
                <w:rFonts w:ascii="Times New Roman" w:hAnsi="Times New Roman"/>
                <w:sz w:val="24"/>
                <w:szCs w:val="24"/>
              </w:rPr>
            </w:rPrChange>
          </w:rPr>
          <w:t>DESCRIBE HER</w:t>
        </w:r>
      </w:ins>
      <w:ins w:id="12873" w:author="Britt Collins" w:date="2021-10-06T13:19:00Z">
        <w:r w:rsidRPr="00163DCF">
          <w:rPr>
            <w:szCs w:val="21"/>
            <w:rPrChange w:id="12874" w:author="David" w:date="2022-08-17T16:58:00Z">
              <w:rPr>
                <w:rFonts w:ascii="Times New Roman" w:hAnsi="Times New Roman"/>
                <w:sz w:val="24"/>
                <w:szCs w:val="24"/>
              </w:rPr>
            </w:rPrChange>
          </w:rPr>
          <w:t xml:space="preserve"> </w:t>
        </w:r>
        <w:r w:rsidRPr="00163DCF">
          <w:rPr>
            <w:b/>
            <w:szCs w:val="21"/>
            <w:rPrChange w:id="12875" w:author="David" w:date="2022-08-17T16:58:00Z">
              <w:rPr>
                <w:rFonts w:ascii="Times New Roman" w:hAnsi="Times New Roman"/>
                <w:sz w:val="24"/>
                <w:szCs w:val="24"/>
              </w:rPr>
            </w:rPrChange>
          </w:rPr>
          <w:t>IN A FEW WORDS</w:t>
        </w:r>
      </w:ins>
      <w:ins w:id="12876" w:author="Britt Collins" w:date="2021-10-06T13:18:00Z">
        <w:r w:rsidRPr="00163DCF">
          <w:rPr>
            <w:szCs w:val="21"/>
            <w:rPrChange w:id="12877" w:author="David" w:date="2022-08-17T16:58:00Z">
              <w:rPr>
                <w:rFonts w:ascii="Times New Roman" w:hAnsi="Times New Roman"/>
                <w:sz w:val="24"/>
                <w:szCs w:val="24"/>
              </w:rPr>
            </w:rPrChange>
          </w:rPr>
          <w:t xml:space="preserve">. </w:t>
        </w:r>
      </w:ins>
      <w:ins w:id="12878" w:author="Britt Collins" w:date="2021-09-30T14:58:00Z">
        <w:r w:rsidR="006F31F6" w:rsidRPr="00163DCF">
          <w:rPr>
            <w:szCs w:val="21"/>
            <w:rPrChange w:id="12879" w:author="David" w:date="2022-08-17T16:58:00Z">
              <w:rPr>
                <w:rFonts w:ascii="Times New Roman" w:hAnsi="Times New Roman"/>
                <w:sz w:val="24"/>
                <w:szCs w:val="24"/>
              </w:rPr>
            </w:rPrChange>
          </w:rPr>
          <w:t xml:space="preserve">I heard a mouse click followed by the rustle of paper. </w:t>
        </w:r>
      </w:ins>
      <w:ins w:id="12880" w:author="Britt Collins" w:date="2021-10-06T13:19:00Z">
        <w:r w:rsidRPr="00163DCF">
          <w:rPr>
            <w:szCs w:val="21"/>
            <w:rPrChange w:id="12881" w:author="David" w:date="2022-08-17T16:58:00Z">
              <w:rPr>
                <w:rFonts w:ascii="Times New Roman" w:hAnsi="Times New Roman"/>
                <w:sz w:val="24"/>
                <w:szCs w:val="24"/>
              </w:rPr>
            </w:rPrChange>
          </w:rPr>
          <w:t>“</w:t>
        </w:r>
      </w:ins>
      <w:ins w:id="12882" w:author="Britt Collins" w:date="2021-09-30T14:58:00Z">
        <w:r w:rsidR="006F31F6" w:rsidRPr="00163DCF">
          <w:rPr>
            <w:szCs w:val="21"/>
            <w:rPrChange w:id="12883" w:author="David" w:date="2022-08-17T16:58:00Z">
              <w:rPr>
                <w:rFonts w:ascii="Times New Roman" w:hAnsi="Times New Roman"/>
                <w:sz w:val="24"/>
                <w:szCs w:val="24"/>
              </w:rPr>
            </w:rPrChange>
          </w:rPr>
          <w:t>How would you like to pay?</w:t>
        </w:r>
      </w:ins>
      <w:ins w:id="12884" w:author="Britt Collins" w:date="2021-10-06T13:19:00Z">
        <w:r w:rsidRPr="00163DCF">
          <w:rPr>
            <w:szCs w:val="21"/>
            <w:rPrChange w:id="12885" w:author="David" w:date="2022-08-17T16:58:00Z">
              <w:rPr>
                <w:rFonts w:ascii="Times New Roman" w:hAnsi="Times New Roman"/>
                <w:sz w:val="24"/>
                <w:szCs w:val="24"/>
              </w:rPr>
            </w:rPrChange>
          </w:rPr>
          <w:t>”</w:t>
        </w:r>
      </w:ins>
      <w:ins w:id="12886" w:author="Britt Collins" w:date="2021-09-30T14:58:00Z">
        <w:r w:rsidR="006F31F6" w:rsidRPr="00163DCF">
          <w:rPr>
            <w:szCs w:val="21"/>
            <w:rPrChange w:id="12887" w:author="David" w:date="2022-08-17T16:58:00Z">
              <w:rPr>
                <w:rFonts w:ascii="Times New Roman" w:hAnsi="Times New Roman"/>
                <w:sz w:val="24"/>
                <w:szCs w:val="24"/>
              </w:rPr>
            </w:rPrChange>
          </w:rPr>
          <w:t xml:space="preserve"> </w:t>
        </w:r>
      </w:ins>
    </w:p>
    <w:p w14:paraId="40B7626F" w14:textId="74B5A7EB" w:rsidR="00D4356B" w:rsidRPr="00163DCF" w:rsidRDefault="006F31F6">
      <w:pPr>
        <w:spacing w:line="276" w:lineRule="auto"/>
        <w:ind w:left="-5" w:right="15" w:firstLine="725"/>
        <w:rPr>
          <w:ins w:id="12888" w:author="Britt Collins" w:date="2021-10-06T13:19:00Z"/>
          <w:szCs w:val="21"/>
          <w:rPrChange w:id="12889" w:author="David" w:date="2022-08-17T16:58:00Z">
            <w:rPr>
              <w:ins w:id="12890" w:author="Britt Collins" w:date="2021-10-06T13:19:00Z"/>
              <w:rFonts w:ascii="Times New Roman" w:hAnsi="Times New Roman"/>
              <w:sz w:val="24"/>
              <w:szCs w:val="24"/>
            </w:rPr>
          </w:rPrChange>
        </w:rPr>
        <w:pPrChange w:id="12891" w:author="David" w:date="2022-08-17T17:01:00Z">
          <w:pPr>
            <w:spacing w:line="480" w:lineRule="auto"/>
            <w:ind w:left="-5" w:right="15" w:firstLine="725"/>
          </w:pPr>
        </w:pPrChange>
      </w:pPr>
      <w:ins w:id="12892" w:author="Britt Collins" w:date="2021-09-30T14:58:00Z">
        <w:r w:rsidRPr="00163DCF">
          <w:rPr>
            <w:szCs w:val="21"/>
            <w:rPrChange w:id="12893" w:author="David" w:date="2022-08-17T16:58:00Z">
              <w:rPr>
                <w:rFonts w:ascii="Times New Roman" w:hAnsi="Times New Roman"/>
                <w:sz w:val="24"/>
                <w:szCs w:val="24"/>
              </w:rPr>
            </w:rPrChange>
          </w:rPr>
          <w:t xml:space="preserve">I pulled the invoice towards me and peered at the cost breakdown. My jaw, that failed to open wide earlier, nearly dropped, as my eyes scrolled to the bottom of the bill. I uncomfortably smiled and shifted my position to get a different angle of the cost. It remained an uncomfortably high $100. “Er, do I get a Medicare discount?”  </w:t>
        </w:r>
      </w:ins>
    </w:p>
    <w:p w14:paraId="0B92C695" w14:textId="77777777" w:rsidR="00D4356B" w:rsidRPr="00163DCF" w:rsidRDefault="006F31F6">
      <w:pPr>
        <w:spacing w:line="276" w:lineRule="auto"/>
        <w:ind w:left="-5" w:right="15" w:firstLine="725"/>
        <w:rPr>
          <w:ins w:id="12894" w:author="Britt Collins" w:date="2021-10-06T13:20:00Z"/>
          <w:szCs w:val="21"/>
          <w:rPrChange w:id="12895" w:author="David" w:date="2022-08-17T16:58:00Z">
            <w:rPr>
              <w:ins w:id="12896" w:author="Britt Collins" w:date="2021-10-06T13:20:00Z"/>
              <w:rFonts w:ascii="Times New Roman" w:hAnsi="Times New Roman"/>
              <w:sz w:val="24"/>
              <w:szCs w:val="24"/>
            </w:rPr>
          </w:rPrChange>
        </w:rPr>
        <w:pPrChange w:id="12897" w:author="David" w:date="2022-08-17T17:01:00Z">
          <w:pPr>
            <w:spacing w:line="480" w:lineRule="auto"/>
            <w:ind w:left="-5" w:right="15" w:firstLine="725"/>
          </w:pPr>
        </w:pPrChange>
      </w:pPr>
      <w:ins w:id="12898" w:author="Britt Collins" w:date="2021-09-30T14:58:00Z">
        <w:r w:rsidRPr="00163DCF">
          <w:rPr>
            <w:szCs w:val="21"/>
            <w:rPrChange w:id="12899" w:author="David" w:date="2022-08-17T16:58:00Z">
              <w:rPr>
                <w:rFonts w:ascii="Times New Roman" w:hAnsi="Times New Roman"/>
                <w:sz w:val="24"/>
                <w:szCs w:val="24"/>
              </w:rPr>
            </w:rPrChange>
          </w:rPr>
          <w:t xml:space="preserve">The receptionist smiled. </w:t>
        </w:r>
      </w:ins>
      <w:ins w:id="12900" w:author="Britt Collins" w:date="2021-10-06T13:19:00Z">
        <w:r w:rsidR="00D4356B" w:rsidRPr="00163DCF">
          <w:rPr>
            <w:szCs w:val="21"/>
            <w:rPrChange w:id="12901" w:author="David" w:date="2022-08-17T16:58:00Z">
              <w:rPr>
                <w:rFonts w:ascii="Times New Roman" w:hAnsi="Times New Roman"/>
                <w:sz w:val="24"/>
                <w:szCs w:val="24"/>
              </w:rPr>
            </w:rPrChange>
          </w:rPr>
          <w:t>“</w:t>
        </w:r>
      </w:ins>
      <w:ins w:id="12902" w:author="Britt Collins" w:date="2021-09-30T14:58:00Z">
        <w:r w:rsidRPr="00163DCF">
          <w:rPr>
            <w:szCs w:val="21"/>
            <w:rPrChange w:id="12903" w:author="David" w:date="2022-08-17T16:58:00Z">
              <w:rPr>
                <w:rFonts w:ascii="Times New Roman" w:hAnsi="Times New Roman"/>
                <w:sz w:val="24"/>
                <w:szCs w:val="24"/>
              </w:rPr>
            </w:rPrChange>
          </w:rPr>
          <w:t>Unfortunately, we only accept private medical insurance</w:t>
        </w:r>
      </w:ins>
      <w:ins w:id="12904" w:author="Britt Collins" w:date="2021-10-06T13:20:00Z">
        <w:r w:rsidR="00D4356B" w:rsidRPr="00163DCF">
          <w:rPr>
            <w:szCs w:val="21"/>
            <w:rPrChange w:id="12905" w:author="David" w:date="2022-08-17T16:58:00Z">
              <w:rPr>
                <w:rFonts w:ascii="Times New Roman" w:hAnsi="Times New Roman"/>
                <w:sz w:val="24"/>
                <w:szCs w:val="24"/>
              </w:rPr>
            </w:rPrChange>
          </w:rPr>
          <w:t>.”</w:t>
        </w:r>
      </w:ins>
    </w:p>
    <w:p w14:paraId="559010F6" w14:textId="2020BB83" w:rsidR="006F31F6" w:rsidRPr="00163DCF" w:rsidRDefault="006F31F6">
      <w:pPr>
        <w:spacing w:line="276" w:lineRule="auto"/>
        <w:ind w:left="-5" w:right="15" w:firstLine="725"/>
        <w:rPr>
          <w:ins w:id="12906" w:author="Britt Collins" w:date="2021-09-30T14:58:00Z"/>
          <w:szCs w:val="21"/>
          <w:rPrChange w:id="12907" w:author="David" w:date="2022-08-17T16:58:00Z">
            <w:rPr>
              <w:ins w:id="12908" w:author="Britt Collins" w:date="2021-09-30T14:58:00Z"/>
              <w:rFonts w:ascii="Times New Roman" w:hAnsi="Times New Roman"/>
              <w:sz w:val="24"/>
              <w:szCs w:val="24"/>
            </w:rPr>
          </w:rPrChange>
        </w:rPr>
        <w:pPrChange w:id="12909" w:author="David" w:date="2022-08-17T17:01:00Z">
          <w:pPr>
            <w:ind w:left="-5" w:right="15"/>
          </w:pPr>
        </w:pPrChange>
      </w:pPr>
      <w:ins w:id="12910" w:author="Britt Collins" w:date="2021-09-30T14:58:00Z">
        <w:r w:rsidRPr="00163DCF">
          <w:rPr>
            <w:szCs w:val="21"/>
            <w:rPrChange w:id="12911" w:author="David" w:date="2022-08-17T16:58:00Z">
              <w:rPr>
                <w:rFonts w:ascii="Times New Roman" w:hAnsi="Times New Roman"/>
                <w:sz w:val="24"/>
                <w:szCs w:val="24"/>
              </w:rPr>
            </w:rPrChange>
          </w:rPr>
          <w:lastRenderedPageBreak/>
          <w:t xml:space="preserve">I pulled my lips tort as I entered my PIN into the card reader. </w:t>
        </w:r>
      </w:ins>
      <w:ins w:id="12912" w:author="Britt Collins" w:date="2021-10-06T13:20:00Z">
        <w:r w:rsidR="00D4356B" w:rsidRPr="00163DCF">
          <w:rPr>
            <w:szCs w:val="21"/>
            <w:rPrChange w:id="12913" w:author="David" w:date="2022-08-17T16:58:00Z">
              <w:rPr>
                <w:rFonts w:ascii="Times New Roman" w:hAnsi="Times New Roman"/>
                <w:sz w:val="24"/>
                <w:szCs w:val="24"/>
              </w:rPr>
            </w:rPrChange>
          </w:rPr>
          <w:t>She tore</w:t>
        </w:r>
      </w:ins>
      <w:ins w:id="12914" w:author="Britt Collins" w:date="2021-09-30T14:58:00Z">
        <w:r w:rsidRPr="00163DCF">
          <w:rPr>
            <w:szCs w:val="21"/>
            <w:rPrChange w:id="12915" w:author="David" w:date="2022-08-17T16:58:00Z">
              <w:rPr>
                <w:rFonts w:ascii="Times New Roman" w:hAnsi="Times New Roman"/>
                <w:sz w:val="24"/>
                <w:szCs w:val="24"/>
              </w:rPr>
            </w:rPrChange>
          </w:rPr>
          <w:t xml:space="preserve"> off the receipt and handed me a copy. I booked a follow-up appointment. </w:t>
        </w:r>
        <w:proofErr w:type="gramStart"/>
        <w:r w:rsidRPr="00163DCF">
          <w:rPr>
            <w:szCs w:val="21"/>
            <w:rPrChange w:id="12916" w:author="David" w:date="2022-08-17T16:58:00Z">
              <w:rPr>
                <w:rFonts w:ascii="Times New Roman" w:hAnsi="Times New Roman"/>
                <w:sz w:val="24"/>
                <w:szCs w:val="24"/>
              </w:rPr>
            </w:rPrChange>
          </w:rPr>
          <w:t>It's</w:t>
        </w:r>
        <w:proofErr w:type="gramEnd"/>
        <w:r w:rsidRPr="00163DCF">
          <w:rPr>
            <w:szCs w:val="21"/>
            <w:rPrChange w:id="12917" w:author="David" w:date="2022-08-17T16:58:00Z">
              <w:rPr>
                <w:rFonts w:ascii="Times New Roman" w:hAnsi="Times New Roman"/>
                <w:sz w:val="24"/>
                <w:szCs w:val="24"/>
              </w:rPr>
            </w:rPrChange>
          </w:rPr>
          <w:t xml:space="preserve"> aim was to run through a plan of action. More to the point, a plan of extraction.</w:t>
        </w:r>
      </w:ins>
    </w:p>
    <w:p w14:paraId="522A8BD7" w14:textId="77777777" w:rsidR="00D4356B" w:rsidRPr="00163DCF" w:rsidRDefault="00D4356B">
      <w:pPr>
        <w:spacing w:after="10" w:line="276" w:lineRule="auto"/>
        <w:ind w:left="-5" w:right="15" w:firstLine="0"/>
        <w:rPr>
          <w:ins w:id="12918" w:author="Britt Collins" w:date="2021-10-06T13:20:00Z"/>
          <w:szCs w:val="21"/>
          <w:rPrChange w:id="12919" w:author="David" w:date="2022-08-17T16:58:00Z">
            <w:rPr>
              <w:ins w:id="12920" w:author="Britt Collins" w:date="2021-10-06T13:20:00Z"/>
              <w:rFonts w:ascii="Times New Roman" w:hAnsi="Times New Roman"/>
              <w:sz w:val="24"/>
              <w:szCs w:val="24"/>
            </w:rPr>
          </w:rPrChange>
        </w:rPr>
        <w:pPrChange w:id="12921" w:author="David" w:date="2022-08-17T17:01:00Z">
          <w:pPr>
            <w:spacing w:after="10" w:line="480" w:lineRule="auto"/>
            <w:ind w:left="-5" w:right="15" w:firstLine="0"/>
          </w:pPr>
        </w:pPrChange>
      </w:pPr>
    </w:p>
    <w:p w14:paraId="5502CB82" w14:textId="77777777" w:rsidR="00D4356B" w:rsidRPr="00163DCF" w:rsidRDefault="00D4356B">
      <w:pPr>
        <w:spacing w:after="10" w:line="276" w:lineRule="auto"/>
        <w:ind w:left="-5" w:right="15" w:firstLine="0"/>
        <w:rPr>
          <w:ins w:id="12922" w:author="Britt Collins" w:date="2021-10-06T13:21:00Z"/>
          <w:szCs w:val="21"/>
          <w:rPrChange w:id="12923" w:author="David" w:date="2022-08-17T16:58:00Z">
            <w:rPr>
              <w:ins w:id="12924" w:author="Britt Collins" w:date="2021-10-06T13:21:00Z"/>
              <w:rFonts w:ascii="Times New Roman" w:hAnsi="Times New Roman"/>
              <w:sz w:val="24"/>
              <w:szCs w:val="24"/>
            </w:rPr>
          </w:rPrChange>
        </w:rPr>
        <w:pPrChange w:id="12925" w:author="David" w:date="2022-08-17T17:01:00Z">
          <w:pPr>
            <w:spacing w:after="10" w:line="480" w:lineRule="auto"/>
            <w:ind w:left="-5" w:right="15" w:firstLine="0"/>
          </w:pPr>
        </w:pPrChange>
      </w:pPr>
      <w:ins w:id="12926" w:author="Britt Collins" w:date="2021-10-06T13:21:00Z">
        <w:r w:rsidRPr="00163DCF">
          <w:rPr>
            <w:szCs w:val="21"/>
            <w:rPrChange w:id="12927" w:author="David" w:date="2022-08-17T16:58:00Z">
              <w:rPr>
                <w:rFonts w:ascii="Times New Roman" w:hAnsi="Times New Roman"/>
                <w:sz w:val="24"/>
                <w:szCs w:val="24"/>
              </w:rPr>
            </w:rPrChange>
          </w:rPr>
          <w:t>A week later, w</w:t>
        </w:r>
      </w:ins>
      <w:ins w:id="12928" w:author="Britt Collins" w:date="2021-10-06T13:20:00Z">
        <w:r w:rsidRPr="00163DCF">
          <w:rPr>
            <w:szCs w:val="21"/>
            <w:rPrChange w:id="12929" w:author="David" w:date="2022-08-17T16:58:00Z">
              <w:rPr>
                <w:rFonts w:ascii="Times New Roman" w:hAnsi="Times New Roman"/>
                <w:sz w:val="24"/>
                <w:szCs w:val="24"/>
              </w:rPr>
            </w:rPrChange>
          </w:rPr>
          <w:t>hen t</w:t>
        </w:r>
      </w:ins>
      <w:ins w:id="12930" w:author="Britt Collins" w:date="2021-09-30T14:58:00Z">
        <w:r w:rsidR="006F31F6" w:rsidRPr="00163DCF">
          <w:rPr>
            <w:szCs w:val="21"/>
            <w:rPrChange w:id="12931" w:author="David" w:date="2022-08-17T16:58:00Z">
              <w:rPr>
                <w:rFonts w:ascii="Times New Roman" w:hAnsi="Times New Roman"/>
                <w:sz w:val="24"/>
                <w:szCs w:val="24"/>
              </w:rPr>
            </w:rPrChange>
          </w:rPr>
          <w:t>he dental consultation day finally arrived</w:t>
        </w:r>
      </w:ins>
      <w:ins w:id="12932" w:author="Britt Collins" w:date="2021-10-06T13:21:00Z">
        <w:r w:rsidRPr="00163DCF">
          <w:rPr>
            <w:szCs w:val="21"/>
            <w:rPrChange w:id="12933" w:author="David" w:date="2022-08-17T16:58:00Z">
              <w:rPr>
                <w:rFonts w:ascii="Times New Roman" w:hAnsi="Times New Roman"/>
                <w:sz w:val="24"/>
                <w:szCs w:val="24"/>
              </w:rPr>
            </w:rPrChange>
          </w:rPr>
          <w:t>,</w:t>
        </w:r>
      </w:ins>
      <w:ins w:id="12934" w:author="Britt Collins" w:date="2021-09-30T14:58:00Z">
        <w:r w:rsidR="006F31F6" w:rsidRPr="00163DCF">
          <w:rPr>
            <w:szCs w:val="21"/>
            <w:rPrChange w:id="12935" w:author="David" w:date="2022-08-17T16:58:00Z">
              <w:rPr>
                <w:rFonts w:ascii="Times New Roman" w:hAnsi="Times New Roman"/>
                <w:sz w:val="24"/>
                <w:szCs w:val="24"/>
              </w:rPr>
            </w:rPrChange>
          </w:rPr>
          <w:t xml:space="preserve"> I was ready to agree on the extraction plan. As I waited in the dental chair for </w:t>
        </w:r>
        <w:proofErr w:type="gramStart"/>
        <w:r w:rsidR="006F31F6" w:rsidRPr="00163DCF">
          <w:rPr>
            <w:szCs w:val="21"/>
            <w:rPrChange w:id="12936" w:author="David" w:date="2022-08-17T16:58:00Z">
              <w:rPr>
                <w:rFonts w:ascii="Times New Roman" w:hAnsi="Times New Roman"/>
                <w:sz w:val="24"/>
                <w:szCs w:val="24"/>
              </w:rPr>
            </w:rPrChange>
          </w:rPr>
          <w:t>Dr Weinstein</w:t>
        </w:r>
        <w:proofErr w:type="gramEnd"/>
        <w:r w:rsidR="006F31F6" w:rsidRPr="00163DCF">
          <w:rPr>
            <w:szCs w:val="21"/>
            <w:rPrChange w:id="12937" w:author="David" w:date="2022-08-17T16:58:00Z">
              <w:rPr>
                <w:rFonts w:ascii="Times New Roman" w:hAnsi="Times New Roman"/>
                <w:sz w:val="24"/>
                <w:szCs w:val="24"/>
              </w:rPr>
            </w:rPrChange>
          </w:rPr>
          <w:t xml:space="preserve"> I felt relieved. A plan, however long, was going to result in my quality of life improving.</w:t>
        </w:r>
      </w:ins>
    </w:p>
    <w:p w14:paraId="3E2A009B" w14:textId="2352771F" w:rsidR="00656D57" w:rsidRPr="00163DCF" w:rsidRDefault="006F31F6">
      <w:pPr>
        <w:spacing w:after="10" w:line="276" w:lineRule="auto"/>
        <w:ind w:left="-5" w:right="15" w:firstLine="0"/>
        <w:rPr>
          <w:ins w:id="12938" w:author="Britt Collins" w:date="2021-10-06T13:22:00Z"/>
          <w:szCs w:val="21"/>
          <w:rPrChange w:id="12939" w:author="David" w:date="2022-08-17T16:58:00Z">
            <w:rPr>
              <w:ins w:id="12940" w:author="Britt Collins" w:date="2021-10-06T13:22:00Z"/>
              <w:rFonts w:ascii="Times New Roman" w:hAnsi="Times New Roman"/>
              <w:sz w:val="24"/>
              <w:szCs w:val="24"/>
            </w:rPr>
          </w:rPrChange>
        </w:rPr>
        <w:pPrChange w:id="12941" w:author="David" w:date="2022-08-17T17:01:00Z">
          <w:pPr>
            <w:spacing w:after="10" w:line="480" w:lineRule="auto"/>
            <w:ind w:left="-5" w:right="15" w:firstLine="0"/>
          </w:pPr>
        </w:pPrChange>
      </w:pPr>
      <w:ins w:id="12942" w:author="Britt Collins" w:date="2021-09-30T14:58:00Z">
        <w:r w:rsidRPr="00163DCF">
          <w:rPr>
            <w:szCs w:val="21"/>
            <w:rPrChange w:id="12943" w:author="David" w:date="2022-08-17T16:58:00Z">
              <w:rPr>
                <w:rFonts w:ascii="Times New Roman" w:hAnsi="Times New Roman"/>
                <w:sz w:val="24"/>
                <w:szCs w:val="24"/>
              </w:rPr>
            </w:rPrChange>
          </w:rPr>
          <w:t xml:space="preserve"> </w:t>
        </w:r>
      </w:ins>
      <w:ins w:id="12944" w:author="Britt Collins" w:date="2021-10-06T13:21:00Z">
        <w:r w:rsidR="00D4356B" w:rsidRPr="00163DCF">
          <w:rPr>
            <w:szCs w:val="21"/>
            <w:rPrChange w:id="12945" w:author="David" w:date="2022-08-17T16:58:00Z">
              <w:rPr>
                <w:rFonts w:ascii="Times New Roman" w:hAnsi="Times New Roman"/>
                <w:sz w:val="24"/>
                <w:szCs w:val="24"/>
              </w:rPr>
            </w:rPrChange>
          </w:rPr>
          <w:tab/>
          <w:t>“</w:t>
        </w:r>
      </w:ins>
      <w:ins w:id="12946" w:author="Britt Collins" w:date="2021-09-30T14:58:00Z">
        <w:r w:rsidRPr="00163DCF">
          <w:rPr>
            <w:szCs w:val="21"/>
            <w:rPrChange w:id="12947" w:author="David" w:date="2022-08-17T16:58:00Z">
              <w:rPr>
                <w:rFonts w:ascii="Times New Roman" w:hAnsi="Times New Roman"/>
                <w:sz w:val="24"/>
                <w:szCs w:val="24"/>
              </w:rPr>
            </w:rPrChange>
          </w:rPr>
          <w:t>Right</w:t>
        </w:r>
      </w:ins>
      <w:ins w:id="12948" w:author="Britt Collins" w:date="2021-10-06T13:21:00Z">
        <w:r w:rsidR="00D4356B" w:rsidRPr="00163DCF">
          <w:rPr>
            <w:szCs w:val="21"/>
            <w:rPrChange w:id="12949" w:author="David" w:date="2022-08-17T16:58:00Z">
              <w:rPr>
                <w:rFonts w:ascii="Times New Roman" w:hAnsi="Times New Roman"/>
                <w:sz w:val="24"/>
                <w:szCs w:val="24"/>
              </w:rPr>
            </w:rPrChange>
          </w:rPr>
          <w:t>,”</w:t>
        </w:r>
      </w:ins>
      <w:ins w:id="12950" w:author="Britt Collins" w:date="2021-09-30T14:58:00Z">
        <w:r w:rsidRPr="00163DCF">
          <w:rPr>
            <w:szCs w:val="21"/>
            <w:rPrChange w:id="12951" w:author="David" w:date="2022-08-17T16:58:00Z">
              <w:rPr>
                <w:rFonts w:ascii="Times New Roman" w:hAnsi="Times New Roman"/>
                <w:sz w:val="24"/>
                <w:szCs w:val="24"/>
              </w:rPr>
            </w:rPrChange>
          </w:rPr>
          <w:t xml:space="preserve"> Dr Weinstein sighed heavily as he brought the X-</w:t>
        </w:r>
      </w:ins>
      <w:ins w:id="12952" w:author="Britt Collins" w:date="2021-10-06T13:21:00Z">
        <w:r w:rsidR="00D4356B" w:rsidRPr="00163DCF">
          <w:rPr>
            <w:szCs w:val="21"/>
            <w:rPrChange w:id="12953" w:author="David" w:date="2022-08-17T16:58:00Z">
              <w:rPr>
                <w:rFonts w:ascii="Times New Roman" w:hAnsi="Times New Roman"/>
                <w:sz w:val="24"/>
                <w:szCs w:val="24"/>
              </w:rPr>
            </w:rPrChange>
          </w:rPr>
          <w:t>r</w:t>
        </w:r>
      </w:ins>
      <w:ins w:id="12954" w:author="Britt Collins" w:date="2021-09-30T14:58:00Z">
        <w:r w:rsidRPr="00163DCF">
          <w:rPr>
            <w:szCs w:val="21"/>
            <w:rPrChange w:id="12955" w:author="David" w:date="2022-08-17T16:58:00Z">
              <w:rPr>
                <w:rFonts w:ascii="Times New Roman" w:hAnsi="Times New Roman"/>
                <w:sz w:val="24"/>
                <w:szCs w:val="24"/>
              </w:rPr>
            </w:rPrChange>
          </w:rPr>
          <w:t xml:space="preserve">ays to my attention. He referred to </w:t>
        </w:r>
      </w:ins>
      <w:ins w:id="12956" w:author="Britt Collins" w:date="2021-10-06T13:21:00Z">
        <w:r w:rsidR="00D4356B" w:rsidRPr="00163DCF">
          <w:rPr>
            <w:szCs w:val="21"/>
            <w:rPrChange w:id="12957" w:author="David" w:date="2022-08-17T16:58:00Z">
              <w:rPr>
                <w:rFonts w:ascii="Times New Roman" w:hAnsi="Times New Roman"/>
                <w:sz w:val="24"/>
                <w:szCs w:val="24"/>
              </w:rPr>
            </w:rPrChange>
          </w:rPr>
          <w:t>four</w:t>
        </w:r>
      </w:ins>
      <w:ins w:id="12958" w:author="Britt Collins" w:date="2021-09-30T14:58:00Z">
        <w:r w:rsidRPr="00163DCF">
          <w:rPr>
            <w:szCs w:val="21"/>
            <w:rPrChange w:id="12959" w:author="David" w:date="2022-08-17T16:58:00Z">
              <w:rPr>
                <w:rFonts w:ascii="Times New Roman" w:hAnsi="Times New Roman"/>
                <w:sz w:val="24"/>
                <w:szCs w:val="24"/>
              </w:rPr>
            </w:rPrChange>
          </w:rPr>
          <w:t xml:space="preserve"> teeth. </w:t>
        </w:r>
      </w:ins>
      <w:ins w:id="12960" w:author="Britt Collins" w:date="2021-10-06T13:22:00Z">
        <w:r w:rsidR="00D4356B" w:rsidRPr="00163DCF">
          <w:rPr>
            <w:szCs w:val="21"/>
            <w:rPrChange w:id="12961" w:author="David" w:date="2022-08-17T16:58:00Z">
              <w:rPr>
                <w:rFonts w:ascii="Times New Roman" w:hAnsi="Times New Roman"/>
                <w:sz w:val="24"/>
                <w:szCs w:val="24"/>
              </w:rPr>
            </w:rPrChange>
          </w:rPr>
          <w:t>“</w:t>
        </w:r>
      </w:ins>
      <w:ins w:id="12962" w:author="Britt Collins" w:date="2021-09-30T14:58:00Z">
        <w:r w:rsidRPr="00163DCF">
          <w:rPr>
            <w:szCs w:val="21"/>
            <w:rPrChange w:id="12963" w:author="David" w:date="2022-08-17T16:58:00Z">
              <w:rPr>
                <w:rFonts w:ascii="Times New Roman" w:hAnsi="Times New Roman"/>
                <w:sz w:val="24"/>
                <w:szCs w:val="24"/>
              </w:rPr>
            </w:rPrChange>
          </w:rPr>
          <w:t xml:space="preserve">The </w:t>
        </w:r>
      </w:ins>
      <w:ins w:id="12964" w:author="Britt Collins" w:date="2021-10-06T13:22:00Z">
        <w:r w:rsidR="00D4356B" w:rsidRPr="00163DCF">
          <w:rPr>
            <w:szCs w:val="21"/>
            <w:rPrChange w:id="12965" w:author="David" w:date="2022-08-17T16:58:00Z">
              <w:rPr>
                <w:rFonts w:ascii="Times New Roman" w:hAnsi="Times New Roman"/>
                <w:sz w:val="24"/>
                <w:szCs w:val="24"/>
              </w:rPr>
            </w:rPrChange>
          </w:rPr>
          <w:t>three</w:t>
        </w:r>
      </w:ins>
      <w:ins w:id="12966" w:author="Britt Collins" w:date="2021-09-30T14:58:00Z">
        <w:r w:rsidRPr="00163DCF">
          <w:rPr>
            <w:szCs w:val="21"/>
            <w:rPrChange w:id="12967" w:author="David" w:date="2022-08-17T16:58:00Z">
              <w:rPr>
                <w:rFonts w:ascii="Times New Roman" w:hAnsi="Times New Roman"/>
                <w:sz w:val="24"/>
                <w:szCs w:val="24"/>
              </w:rPr>
            </w:rPrChange>
          </w:rPr>
          <w:t xml:space="preserve"> here will need to be drilled out. This broken canine… I discussed with a colleague. I believe he has an extraction device I can use. It's straightforward: Lasso tooth, tighten. The tooth should dislodge, with a Velcro-like action. You</w:t>
        </w:r>
      </w:ins>
      <w:ins w:id="12968" w:author="Britt Collins" w:date="2021-10-06T13:23:00Z">
        <w:r w:rsidR="00656D57" w:rsidRPr="00163DCF">
          <w:rPr>
            <w:szCs w:val="21"/>
            <w:rPrChange w:id="12969" w:author="David" w:date="2022-08-17T16:58:00Z">
              <w:rPr>
                <w:rFonts w:ascii="Times New Roman" w:hAnsi="Times New Roman"/>
                <w:sz w:val="24"/>
                <w:szCs w:val="24"/>
              </w:rPr>
            </w:rPrChange>
          </w:rPr>
          <w:t>’</w:t>
        </w:r>
      </w:ins>
      <w:ins w:id="12970" w:author="Britt Collins" w:date="2021-09-30T14:58:00Z">
        <w:r w:rsidRPr="00163DCF">
          <w:rPr>
            <w:szCs w:val="21"/>
            <w:rPrChange w:id="12971" w:author="David" w:date="2022-08-17T16:58:00Z">
              <w:rPr>
                <w:rFonts w:ascii="Times New Roman" w:hAnsi="Times New Roman"/>
                <w:sz w:val="24"/>
                <w:szCs w:val="24"/>
              </w:rPr>
            </w:rPrChange>
          </w:rPr>
          <w:t xml:space="preserve">re looking at </w:t>
        </w:r>
      </w:ins>
      <w:ins w:id="12972" w:author="Britt Collins" w:date="2021-10-06T13:23:00Z">
        <w:r w:rsidR="00656D57" w:rsidRPr="00163DCF">
          <w:rPr>
            <w:szCs w:val="21"/>
            <w:rPrChange w:id="12973" w:author="David" w:date="2022-08-17T16:58:00Z">
              <w:rPr>
                <w:rFonts w:ascii="Times New Roman" w:hAnsi="Times New Roman"/>
                <w:sz w:val="24"/>
                <w:szCs w:val="24"/>
              </w:rPr>
            </w:rPrChange>
          </w:rPr>
          <w:t>two</w:t>
        </w:r>
      </w:ins>
      <w:ins w:id="12974" w:author="Britt Collins" w:date="2021-09-30T14:58:00Z">
        <w:r w:rsidRPr="00163DCF">
          <w:rPr>
            <w:szCs w:val="21"/>
            <w:rPrChange w:id="12975" w:author="David" w:date="2022-08-17T16:58:00Z">
              <w:rPr>
                <w:rFonts w:ascii="Times New Roman" w:hAnsi="Times New Roman"/>
                <w:sz w:val="24"/>
                <w:szCs w:val="24"/>
              </w:rPr>
            </w:rPrChange>
          </w:rPr>
          <w:t xml:space="preserve"> visits. If you’d like, we can take care of the </w:t>
        </w:r>
      </w:ins>
      <w:ins w:id="12976" w:author="Britt Collins" w:date="2021-10-06T13:23:00Z">
        <w:r w:rsidR="00656D57" w:rsidRPr="00163DCF">
          <w:rPr>
            <w:szCs w:val="21"/>
            <w:rPrChange w:id="12977" w:author="David" w:date="2022-08-17T16:58:00Z">
              <w:rPr>
                <w:rFonts w:ascii="Times New Roman" w:hAnsi="Times New Roman"/>
                <w:sz w:val="24"/>
                <w:szCs w:val="24"/>
              </w:rPr>
            </w:rPrChange>
          </w:rPr>
          <w:t>three</w:t>
        </w:r>
      </w:ins>
      <w:ins w:id="12978" w:author="Britt Collins" w:date="2021-09-30T14:58:00Z">
        <w:r w:rsidRPr="00163DCF">
          <w:rPr>
            <w:szCs w:val="21"/>
            <w:rPrChange w:id="12979" w:author="David" w:date="2022-08-17T16:58:00Z">
              <w:rPr>
                <w:rFonts w:ascii="Times New Roman" w:hAnsi="Times New Roman"/>
                <w:sz w:val="24"/>
                <w:szCs w:val="24"/>
              </w:rPr>
            </w:rPrChange>
          </w:rPr>
          <w:t xml:space="preserve"> molars now. The next session we can extract the canine. My wife informs me that you don’t have health insurance?</w:t>
        </w:r>
      </w:ins>
      <w:ins w:id="12980" w:author="Britt Collins" w:date="2021-10-06T13:22:00Z">
        <w:r w:rsidR="00656D57" w:rsidRPr="00163DCF">
          <w:rPr>
            <w:szCs w:val="21"/>
            <w:rPrChange w:id="12981" w:author="David" w:date="2022-08-17T16:58:00Z">
              <w:rPr>
                <w:rFonts w:ascii="Times New Roman" w:hAnsi="Times New Roman"/>
                <w:sz w:val="24"/>
                <w:szCs w:val="24"/>
              </w:rPr>
            </w:rPrChange>
          </w:rPr>
          <w:t>”</w:t>
        </w:r>
      </w:ins>
    </w:p>
    <w:p w14:paraId="6D8D43E3" w14:textId="77777777" w:rsidR="00656D57" w:rsidRPr="00163DCF" w:rsidRDefault="006F31F6">
      <w:pPr>
        <w:spacing w:after="10" w:line="276" w:lineRule="auto"/>
        <w:ind w:left="-5" w:right="15" w:firstLine="725"/>
        <w:rPr>
          <w:ins w:id="12982" w:author="Britt Collins" w:date="2021-10-06T13:23:00Z"/>
          <w:szCs w:val="21"/>
          <w:rPrChange w:id="12983" w:author="David" w:date="2022-08-17T16:58:00Z">
            <w:rPr>
              <w:ins w:id="12984" w:author="Britt Collins" w:date="2021-10-06T13:23:00Z"/>
              <w:rFonts w:ascii="Times New Roman" w:hAnsi="Times New Roman"/>
              <w:sz w:val="24"/>
              <w:szCs w:val="24"/>
            </w:rPr>
          </w:rPrChange>
        </w:rPr>
        <w:pPrChange w:id="12985" w:author="David" w:date="2022-08-17T17:01:00Z">
          <w:pPr>
            <w:spacing w:after="10" w:line="480" w:lineRule="auto"/>
            <w:ind w:left="-5" w:right="15" w:firstLine="725"/>
          </w:pPr>
        </w:pPrChange>
      </w:pPr>
      <w:ins w:id="12986" w:author="Britt Collins" w:date="2021-09-30T14:58:00Z">
        <w:r w:rsidRPr="00163DCF">
          <w:rPr>
            <w:szCs w:val="21"/>
            <w:rPrChange w:id="12987" w:author="David" w:date="2022-08-17T16:58:00Z">
              <w:rPr>
                <w:rFonts w:ascii="Times New Roman" w:hAnsi="Times New Roman"/>
                <w:sz w:val="24"/>
                <w:szCs w:val="24"/>
              </w:rPr>
            </w:rPrChange>
          </w:rPr>
          <w:t xml:space="preserve">I shook my head. </w:t>
        </w:r>
      </w:ins>
    </w:p>
    <w:p w14:paraId="12E796F2" w14:textId="3CBE5449" w:rsidR="006F31F6" w:rsidRPr="00163DCF" w:rsidRDefault="00656D57">
      <w:pPr>
        <w:spacing w:after="10" w:line="276" w:lineRule="auto"/>
        <w:ind w:left="-5" w:right="15" w:firstLine="725"/>
        <w:rPr>
          <w:ins w:id="12988" w:author="Britt Collins" w:date="2021-09-30T14:58:00Z"/>
          <w:szCs w:val="21"/>
          <w:rPrChange w:id="12989" w:author="David" w:date="2022-08-17T16:58:00Z">
            <w:rPr>
              <w:ins w:id="12990" w:author="Britt Collins" w:date="2021-09-30T14:58:00Z"/>
              <w:rFonts w:ascii="Times New Roman" w:hAnsi="Times New Roman"/>
              <w:sz w:val="24"/>
              <w:szCs w:val="24"/>
            </w:rPr>
          </w:rPrChange>
        </w:rPr>
        <w:pPrChange w:id="12991" w:author="David" w:date="2022-08-17T17:01:00Z">
          <w:pPr>
            <w:spacing w:after="10"/>
            <w:ind w:left="-5" w:right="15"/>
          </w:pPr>
        </w:pPrChange>
      </w:pPr>
      <w:ins w:id="12992" w:author="Britt Collins" w:date="2021-10-06T13:23:00Z">
        <w:r w:rsidRPr="00163DCF">
          <w:rPr>
            <w:szCs w:val="21"/>
            <w:rPrChange w:id="12993" w:author="David" w:date="2022-08-17T16:58:00Z">
              <w:rPr>
                <w:rFonts w:ascii="Times New Roman" w:hAnsi="Times New Roman"/>
                <w:sz w:val="24"/>
                <w:szCs w:val="24"/>
              </w:rPr>
            </w:rPrChange>
          </w:rPr>
          <w:t>“</w:t>
        </w:r>
      </w:ins>
      <w:ins w:id="12994" w:author="Britt Collins" w:date="2021-09-30T14:58:00Z">
        <w:r w:rsidR="006F31F6" w:rsidRPr="00163DCF">
          <w:rPr>
            <w:szCs w:val="21"/>
            <w:rPrChange w:id="12995" w:author="David" w:date="2022-08-17T16:58:00Z">
              <w:rPr>
                <w:rFonts w:ascii="Times New Roman" w:hAnsi="Times New Roman"/>
                <w:sz w:val="24"/>
                <w:szCs w:val="24"/>
              </w:rPr>
            </w:rPrChange>
          </w:rPr>
          <w:t xml:space="preserve">These procedures will be expensive. I will try to keep the procedure time and cost to a minimum. Still, I estimate it will be </w:t>
        </w:r>
        <w:proofErr w:type="gramStart"/>
        <w:r w:rsidR="006F31F6" w:rsidRPr="00163DCF">
          <w:rPr>
            <w:szCs w:val="21"/>
            <w:rPrChange w:id="12996" w:author="David" w:date="2022-08-17T16:58:00Z">
              <w:rPr>
                <w:rFonts w:ascii="Times New Roman" w:hAnsi="Times New Roman"/>
                <w:sz w:val="24"/>
                <w:szCs w:val="24"/>
              </w:rPr>
            </w:rPrChange>
          </w:rPr>
          <w:t>in excess of</w:t>
        </w:r>
        <w:proofErr w:type="gramEnd"/>
        <w:r w:rsidR="006F31F6" w:rsidRPr="00163DCF">
          <w:rPr>
            <w:szCs w:val="21"/>
            <w:rPrChange w:id="12997" w:author="David" w:date="2022-08-17T16:58:00Z">
              <w:rPr>
                <w:rFonts w:ascii="Times New Roman" w:hAnsi="Times New Roman"/>
                <w:sz w:val="24"/>
                <w:szCs w:val="24"/>
              </w:rPr>
            </w:rPrChange>
          </w:rPr>
          <w:t xml:space="preserve"> AU$1000. If complications arise during the procedure.</w:t>
        </w:r>
      </w:ins>
    </w:p>
    <w:p w14:paraId="599672C4" w14:textId="6203FE19" w:rsidR="006F31F6" w:rsidRPr="00163DCF" w:rsidRDefault="006F31F6">
      <w:pPr>
        <w:spacing w:line="276" w:lineRule="auto"/>
        <w:ind w:left="-5" w:right="15"/>
        <w:rPr>
          <w:ins w:id="12998" w:author="Britt Collins" w:date="2021-09-30T14:58:00Z"/>
          <w:szCs w:val="21"/>
          <w:rPrChange w:id="12999" w:author="David" w:date="2022-08-17T16:58:00Z">
            <w:rPr>
              <w:ins w:id="13000" w:author="Britt Collins" w:date="2021-09-30T14:58:00Z"/>
              <w:rFonts w:ascii="Times New Roman" w:hAnsi="Times New Roman"/>
              <w:sz w:val="24"/>
              <w:szCs w:val="24"/>
            </w:rPr>
          </w:rPrChange>
        </w:rPr>
        <w:pPrChange w:id="13001" w:author="David" w:date="2022-08-17T17:01:00Z">
          <w:pPr>
            <w:ind w:left="-5" w:right="15"/>
          </w:pPr>
        </w:pPrChange>
      </w:pPr>
      <w:ins w:id="13002" w:author="Britt Collins" w:date="2021-09-30T14:58:00Z">
        <w:r w:rsidRPr="00163DCF">
          <w:rPr>
            <w:szCs w:val="21"/>
            <w:rPrChange w:id="13003" w:author="David" w:date="2022-08-17T16:58:00Z">
              <w:rPr>
                <w:rFonts w:ascii="Times New Roman" w:hAnsi="Times New Roman"/>
                <w:sz w:val="24"/>
                <w:szCs w:val="24"/>
              </w:rPr>
            </w:rPrChange>
          </w:rPr>
          <w:t>The cost will naturally increase.</w:t>
        </w:r>
      </w:ins>
      <w:ins w:id="13004" w:author="Britt Collins" w:date="2021-10-06T13:23:00Z">
        <w:r w:rsidR="00656D57" w:rsidRPr="00163DCF">
          <w:rPr>
            <w:szCs w:val="21"/>
            <w:rPrChange w:id="13005" w:author="David" w:date="2022-08-17T16:58:00Z">
              <w:rPr>
                <w:rFonts w:ascii="Times New Roman" w:hAnsi="Times New Roman"/>
                <w:sz w:val="24"/>
                <w:szCs w:val="24"/>
              </w:rPr>
            </w:rPrChange>
          </w:rPr>
          <w:t>”</w:t>
        </w:r>
      </w:ins>
    </w:p>
    <w:p w14:paraId="7BBDB386" w14:textId="02BD37FF" w:rsidR="006F31F6" w:rsidRPr="00163DCF" w:rsidRDefault="006F31F6">
      <w:pPr>
        <w:spacing w:line="276" w:lineRule="auto"/>
        <w:ind w:left="-5" w:right="15" w:firstLine="725"/>
        <w:rPr>
          <w:ins w:id="13006" w:author="Britt Collins" w:date="2021-09-30T14:58:00Z"/>
          <w:szCs w:val="21"/>
          <w:rPrChange w:id="13007" w:author="David" w:date="2022-08-17T16:58:00Z">
            <w:rPr>
              <w:ins w:id="13008" w:author="Britt Collins" w:date="2021-09-30T14:58:00Z"/>
              <w:rFonts w:ascii="Times New Roman" w:hAnsi="Times New Roman"/>
              <w:sz w:val="24"/>
              <w:szCs w:val="24"/>
            </w:rPr>
          </w:rPrChange>
        </w:rPr>
        <w:pPrChange w:id="13009" w:author="David" w:date="2022-08-17T17:01:00Z">
          <w:pPr>
            <w:ind w:left="-5" w:right="15"/>
          </w:pPr>
        </w:pPrChange>
      </w:pPr>
      <w:ins w:id="13010" w:author="Britt Collins" w:date="2021-09-30T14:58:00Z">
        <w:r w:rsidRPr="00163DCF">
          <w:rPr>
            <w:szCs w:val="21"/>
            <w:rPrChange w:id="13011" w:author="David" w:date="2022-08-17T16:58:00Z">
              <w:rPr>
                <w:rFonts w:ascii="Times New Roman" w:hAnsi="Times New Roman"/>
                <w:sz w:val="24"/>
                <w:szCs w:val="24"/>
              </w:rPr>
            </w:rPrChange>
          </w:rPr>
          <w:t xml:space="preserve">Early that morning, the consultation ended in </w:t>
        </w:r>
      </w:ins>
      <w:ins w:id="13012" w:author="Britt Collins" w:date="2021-10-06T13:24:00Z">
        <w:r w:rsidR="00656D57" w:rsidRPr="00163DCF">
          <w:rPr>
            <w:szCs w:val="21"/>
            <w:rPrChange w:id="13013" w:author="David" w:date="2022-08-17T16:58:00Z">
              <w:rPr>
                <w:rFonts w:ascii="Times New Roman" w:hAnsi="Times New Roman"/>
                <w:sz w:val="24"/>
                <w:szCs w:val="24"/>
              </w:rPr>
            </w:rPrChange>
          </w:rPr>
          <w:t>two</w:t>
        </w:r>
      </w:ins>
      <w:ins w:id="13014" w:author="Britt Collins" w:date="2021-09-30T14:58:00Z">
        <w:r w:rsidRPr="00163DCF">
          <w:rPr>
            <w:szCs w:val="21"/>
            <w:rPrChange w:id="13015" w:author="David" w:date="2022-08-17T16:58:00Z">
              <w:rPr>
                <w:rFonts w:ascii="Times New Roman" w:hAnsi="Times New Roman"/>
                <w:sz w:val="24"/>
                <w:szCs w:val="24"/>
              </w:rPr>
            </w:rPrChange>
          </w:rPr>
          <w:t xml:space="preserve"> fractured back teeth being removed. The anaesthetic shielded me from a lot of pain. The open gum wounds were sewed using a synthetic material to help the </w:t>
        </w:r>
        <w:proofErr w:type="gramStart"/>
        <w:r w:rsidRPr="00163DCF">
          <w:rPr>
            <w:szCs w:val="21"/>
            <w:rPrChange w:id="13016" w:author="David" w:date="2022-08-17T16:58:00Z">
              <w:rPr>
                <w:rFonts w:ascii="Times New Roman" w:hAnsi="Times New Roman"/>
                <w:sz w:val="24"/>
                <w:szCs w:val="24"/>
              </w:rPr>
            </w:rPrChange>
          </w:rPr>
          <w:t>jaw bone</w:t>
        </w:r>
        <w:proofErr w:type="gramEnd"/>
        <w:r w:rsidRPr="00163DCF">
          <w:rPr>
            <w:szCs w:val="21"/>
            <w:rPrChange w:id="13017" w:author="David" w:date="2022-08-17T16:58:00Z">
              <w:rPr>
                <w:rFonts w:ascii="Times New Roman" w:hAnsi="Times New Roman"/>
                <w:sz w:val="24"/>
                <w:szCs w:val="24"/>
              </w:rPr>
            </w:rPrChange>
          </w:rPr>
          <w:t xml:space="preserve"> heal. I had several gausses placed in between the </w:t>
        </w:r>
      </w:ins>
      <w:ins w:id="13018" w:author="Britt Collins" w:date="2021-10-06T13:24:00Z">
        <w:r w:rsidR="00656D57" w:rsidRPr="00163DCF">
          <w:rPr>
            <w:szCs w:val="21"/>
            <w:rPrChange w:id="13019" w:author="David" w:date="2022-08-17T16:58:00Z">
              <w:rPr>
                <w:rFonts w:ascii="Times New Roman" w:hAnsi="Times New Roman"/>
                <w:sz w:val="24"/>
                <w:szCs w:val="24"/>
              </w:rPr>
            </w:rPrChange>
          </w:rPr>
          <w:t>two</w:t>
        </w:r>
      </w:ins>
      <w:ins w:id="13020" w:author="Britt Collins" w:date="2021-09-30T14:58:00Z">
        <w:r w:rsidRPr="00163DCF">
          <w:rPr>
            <w:szCs w:val="21"/>
            <w:rPrChange w:id="13021" w:author="David" w:date="2022-08-17T16:58:00Z">
              <w:rPr>
                <w:rFonts w:ascii="Times New Roman" w:hAnsi="Times New Roman"/>
                <w:sz w:val="24"/>
                <w:szCs w:val="24"/>
              </w:rPr>
            </w:rPrChange>
          </w:rPr>
          <w:t xml:space="preserve"> bloody gaps. The receptionist handed me a shopping bag of painkillers, advising me how frequently I should take them.</w:t>
        </w:r>
      </w:ins>
    </w:p>
    <w:p w14:paraId="379D1238" w14:textId="04D2DFF4" w:rsidR="006F31F6" w:rsidRPr="00163DCF" w:rsidRDefault="00656D57">
      <w:pPr>
        <w:spacing w:line="276" w:lineRule="auto"/>
        <w:ind w:left="-5" w:right="15" w:firstLine="725"/>
        <w:rPr>
          <w:ins w:id="13022" w:author="Britt Collins" w:date="2021-09-30T14:58:00Z"/>
          <w:szCs w:val="21"/>
          <w:rPrChange w:id="13023" w:author="David" w:date="2022-08-17T16:58:00Z">
            <w:rPr>
              <w:ins w:id="13024" w:author="Britt Collins" w:date="2021-09-30T14:58:00Z"/>
              <w:rFonts w:ascii="Times New Roman" w:hAnsi="Times New Roman"/>
              <w:sz w:val="24"/>
              <w:szCs w:val="24"/>
            </w:rPr>
          </w:rPrChange>
        </w:rPr>
        <w:pPrChange w:id="13025" w:author="David" w:date="2022-08-17T17:01:00Z">
          <w:pPr>
            <w:ind w:left="-5" w:right="15"/>
          </w:pPr>
        </w:pPrChange>
      </w:pPr>
      <w:ins w:id="13026" w:author="Britt Collins" w:date="2021-10-06T13:25:00Z">
        <w:r w:rsidRPr="00163DCF">
          <w:rPr>
            <w:szCs w:val="21"/>
            <w:rPrChange w:id="13027" w:author="David" w:date="2022-08-17T16:58:00Z">
              <w:rPr>
                <w:rFonts w:ascii="Times New Roman" w:hAnsi="Times New Roman"/>
                <w:sz w:val="24"/>
                <w:szCs w:val="24"/>
              </w:rPr>
            </w:rPrChange>
          </w:rPr>
          <w:t>Leaving</w:t>
        </w:r>
      </w:ins>
      <w:ins w:id="13028" w:author="Britt Collins" w:date="2021-09-30T14:58:00Z">
        <w:r w:rsidR="006F31F6" w:rsidRPr="00163DCF">
          <w:rPr>
            <w:szCs w:val="21"/>
            <w:rPrChange w:id="13029" w:author="David" w:date="2022-08-17T16:58:00Z">
              <w:rPr>
                <w:rFonts w:ascii="Times New Roman" w:hAnsi="Times New Roman"/>
                <w:sz w:val="24"/>
                <w:szCs w:val="24"/>
              </w:rPr>
            </w:rPrChange>
          </w:rPr>
          <w:t xml:space="preserve"> the dentist $960 down and under the influence of painkillers</w:t>
        </w:r>
      </w:ins>
      <w:ins w:id="13030" w:author="Britt Collins" w:date="2021-10-06T13:25:00Z">
        <w:r w:rsidRPr="00163DCF">
          <w:rPr>
            <w:szCs w:val="21"/>
            <w:rPrChange w:id="13031" w:author="David" w:date="2022-08-17T16:58:00Z">
              <w:rPr>
                <w:rFonts w:ascii="Times New Roman" w:hAnsi="Times New Roman"/>
                <w:sz w:val="24"/>
                <w:szCs w:val="24"/>
              </w:rPr>
            </w:rPrChange>
          </w:rPr>
          <w:t>,</w:t>
        </w:r>
      </w:ins>
      <w:ins w:id="13032" w:author="Britt Collins" w:date="2021-09-30T14:58:00Z">
        <w:r w:rsidR="006F31F6" w:rsidRPr="00163DCF">
          <w:rPr>
            <w:szCs w:val="21"/>
            <w:rPrChange w:id="13033" w:author="David" w:date="2022-08-17T16:58:00Z">
              <w:rPr>
                <w:rFonts w:ascii="Times New Roman" w:hAnsi="Times New Roman"/>
                <w:sz w:val="24"/>
                <w:szCs w:val="24"/>
              </w:rPr>
            </w:rPrChange>
          </w:rPr>
          <w:t xml:space="preserve"> I </w:t>
        </w:r>
      </w:ins>
      <w:ins w:id="13034" w:author="Britt Collins" w:date="2021-10-06T13:25:00Z">
        <w:r w:rsidRPr="00163DCF">
          <w:rPr>
            <w:szCs w:val="21"/>
            <w:rPrChange w:id="13035" w:author="David" w:date="2022-08-17T16:58:00Z">
              <w:rPr>
                <w:rFonts w:ascii="Times New Roman" w:hAnsi="Times New Roman"/>
                <w:sz w:val="24"/>
                <w:szCs w:val="24"/>
              </w:rPr>
            </w:rPrChange>
          </w:rPr>
          <w:t xml:space="preserve">went </w:t>
        </w:r>
        <w:proofErr w:type="spellStart"/>
        <w:r w:rsidRPr="00163DCF">
          <w:rPr>
            <w:szCs w:val="21"/>
            <w:rPrChange w:id="13036" w:author="David" w:date="2022-08-17T16:58:00Z">
              <w:rPr>
                <w:rFonts w:ascii="Times New Roman" w:hAnsi="Times New Roman"/>
                <w:sz w:val="24"/>
                <w:szCs w:val="24"/>
              </w:rPr>
            </w:rPrChange>
          </w:rPr>
          <w:t>straigh</w:t>
        </w:r>
      </w:ins>
      <w:proofErr w:type="spellEnd"/>
      <w:ins w:id="13037" w:author="Britt Collins" w:date="2021-09-30T14:58:00Z">
        <w:r w:rsidR="006F31F6" w:rsidRPr="00163DCF">
          <w:rPr>
            <w:szCs w:val="21"/>
            <w:rPrChange w:id="13038" w:author="David" w:date="2022-08-17T16:58:00Z">
              <w:rPr>
                <w:rFonts w:ascii="Times New Roman" w:hAnsi="Times New Roman"/>
                <w:sz w:val="24"/>
                <w:szCs w:val="24"/>
              </w:rPr>
            </w:rPrChange>
          </w:rPr>
          <w:t xml:space="preserve"> to work. The anaesthetic slowly wore off. By 4pm the nerve endings in my mouth woke up. The pain I endured for the next two days was debilitating. It would frequently wake me up at night. Nurofen was my saving grace on many occasions.</w:t>
        </w:r>
      </w:ins>
    </w:p>
    <w:p w14:paraId="444DA1A7" w14:textId="1BB2EF8D" w:rsidR="00656D57" w:rsidRPr="00163DCF" w:rsidRDefault="006F31F6">
      <w:pPr>
        <w:spacing w:after="10" w:line="276" w:lineRule="auto"/>
        <w:ind w:left="-5" w:right="15" w:firstLine="725"/>
        <w:rPr>
          <w:ins w:id="13039" w:author="Britt Collins" w:date="2021-10-06T13:28:00Z"/>
          <w:szCs w:val="21"/>
          <w:rPrChange w:id="13040" w:author="David" w:date="2022-08-17T16:58:00Z">
            <w:rPr>
              <w:ins w:id="13041" w:author="Britt Collins" w:date="2021-10-06T13:28:00Z"/>
              <w:rFonts w:ascii="Times New Roman" w:hAnsi="Times New Roman"/>
              <w:sz w:val="24"/>
              <w:szCs w:val="24"/>
            </w:rPr>
          </w:rPrChange>
        </w:rPr>
        <w:pPrChange w:id="13042" w:author="David" w:date="2022-08-17T17:01:00Z">
          <w:pPr>
            <w:spacing w:after="10" w:line="480" w:lineRule="auto"/>
            <w:ind w:left="-5" w:right="15" w:firstLine="725"/>
          </w:pPr>
        </w:pPrChange>
      </w:pPr>
      <w:ins w:id="13043" w:author="Britt Collins" w:date="2021-09-30T14:58:00Z">
        <w:r w:rsidRPr="00163DCF">
          <w:rPr>
            <w:szCs w:val="21"/>
            <w:rPrChange w:id="13044" w:author="David" w:date="2022-08-17T16:58:00Z">
              <w:rPr>
                <w:rFonts w:ascii="Times New Roman" w:hAnsi="Times New Roman"/>
                <w:sz w:val="24"/>
                <w:szCs w:val="24"/>
              </w:rPr>
            </w:rPrChange>
          </w:rPr>
          <w:t xml:space="preserve">During the second procedure I had a $160 filling and the most intricate tooth extraction I have ever experienced. I’d never seen a dentist so elated by the outcome of dental work. </w:t>
        </w:r>
      </w:ins>
      <w:ins w:id="13045" w:author="Britt Collins" w:date="2021-10-06T13:25:00Z">
        <w:r w:rsidR="00656D57" w:rsidRPr="00163DCF">
          <w:rPr>
            <w:szCs w:val="21"/>
            <w:rPrChange w:id="13046" w:author="David" w:date="2022-08-17T16:58:00Z">
              <w:rPr>
                <w:rFonts w:ascii="Times New Roman" w:hAnsi="Times New Roman"/>
                <w:sz w:val="24"/>
                <w:szCs w:val="24"/>
              </w:rPr>
            </w:rPrChange>
          </w:rPr>
          <w:t>“</w:t>
        </w:r>
      </w:ins>
      <w:ins w:id="13047" w:author="Britt Collins" w:date="2021-09-30T14:58:00Z">
        <w:r w:rsidRPr="00163DCF">
          <w:rPr>
            <w:szCs w:val="21"/>
            <w:rPrChange w:id="13048" w:author="David" w:date="2022-08-17T16:58:00Z">
              <w:rPr>
                <w:rFonts w:ascii="Times New Roman" w:hAnsi="Times New Roman"/>
                <w:sz w:val="24"/>
                <w:szCs w:val="24"/>
              </w:rPr>
            </w:rPrChange>
          </w:rPr>
          <w:t>Wait till I tell my colleague when I next see him. I'm sure he’ll be very happy his extraction tool was put to good use</w:t>
        </w:r>
      </w:ins>
      <w:ins w:id="13049" w:author="Britt Collins" w:date="2021-10-06T13:26:00Z">
        <w:r w:rsidR="00656D57" w:rsidRPr="00163DCF">
          <w:rPr>
            <w:szCs w:val="21"/>
            <w:rPrChange w:id="13050" w:author="David" w:date="2022-08-17T16:58:00Z">
              <w:rPr>
                <w:rFonts w:ascii="Times New Roman" w:hAnsi="Times New Roman"/>
                <w:sz w:val="24"/>
                <w:szCs w:val="24"/>
              </w:rPr>
            </w:rPrChange>
          </w:rPr>
          <w:t>,”</w:t>
        </w:r>
      </w:ins>
      <w:ins w:id="13051" w:author="Britt Collins" w:date="2021-09-30T14:58:00Z">
        <w:r w:rsidRPr="00163DCF">
          <w:rPr>
            <w:szCs w:val="21"/>
            <w:rPrChange w:id="13052" w:author="David" w:date="2022-08-17T16:58:00Z">
              <w:rPr>
                <w:rFonts w:ascii="Times New Roman" w:hAnsi="Times New Roman"/>
                <w:sz w:val="24"/>
                <w:szCs w:val="24"/>
              </w:rPr>
            </w:rPrChange>
          </w:rPr>
          <w:t xml:space="preserve"> D</w:t>
        </w:r>
      </w:ins>
      <w:ins w:id="13053" w:author="Britt Collins" w:date="2021-10-06T13:26:00Z">
        <w:r w:rsidR="00656D57" w:rsidRPr="00163DCF">
          <w:rPr>
            <w:szCs w:val="21"/>
            <w:rPrChange w:id="13054" w:author="David" w:date="2022-08-17T16:58:00Z">
              <w:rPr>
                <w:rFonts w:ascii="Times New Roman" w:hAnsi="Times New Roman"/>
                <w:sz w:val="24"/>
                <w:szCs w:val="24"/>
              </w:rPr>
            </w:rPrChange>
          </w:rPr>
          <w:t>r</w:t>
        </w:r>
      </w:ins>
      <w:ins w:id="13055" w:author="Britt Collins" w:date="2021-09-30T14:58:00Z">
        <w:r w:rsidRPr="00163DCF">
          <w:rPr>
            <w:szCs w:val="21"/>
            <w:rPrChange w:id="13056" w:author="David" w:date="2022-08-17T16:58:00Z">
              <w:rPr>
                <w:rFonts w:ascii="Times New Roman" w:hAnsi="Times New Roman"/>
                <w:sz w:val="24"/>
                <w:szCs w:val="24"/>
              </w:rPr>
            </w:rPrChange>
          </w:rPr>
          <w:t xml:space="preserve"> Weinstein said</w:t>
        </w:r>
      </w:ins>
      <w:ins w:id="13057" w:author="Britt Collins" w:date="2021-10-06T13:26:00Z">
        <w:r w:rsidR="00656D57" w:rsidRPr="00163DCF">
          <w:rPr>
            <w:szCs w:val="21"/>
            <w:rPrChange w:id="13058" w:author="David" w:date="2022-08-17T16:58:00Z">
              <w:rPr>
                <w:rFonts w:ascii="Times New Roman" w:hAnsi="Times New Roman"/>
                <w:sz w:val="24"/>
                <w:szCs w:val="24"/>
              </w:rPr>
            </w:rPrChange>
          </w:rPr>
          <w:t xml:space="preserve"> and then </w:t>
        </w:r>
      </w:ins>
      <w:ins w:id="13059" w:author="Britt Collins" w:date="2021-10-06T13:27:00Z">
        <w:r w:rsidR="00656D57" w:rsidRPr="00163DCF">
          <w:rPr>
            <w:szCs w:val="21"/>
            <w:rPrChange w:id="13060" w:author="David" w:date="2022-08-17T16:58:00Z">
              <w:rPr>
                <w:rFonts w:ascii="Times New Roman" w:hAnsi="Times New Roman"/>
                <w:sz w:val="24"/>
                <w:szCs w:val="24"/>
              </w:rPr>
            </w:rPrChange>
          </w:rPr>
          <w:t>gave me a rundown of</w:t>
        </w:r>
      </w:ins>
      <w:ins w:id="13061" w:author="Britt Collins" w:date="2021-10-06T13:26:00Z">
        <w:r w:rsidR="00656D57" w:rsidRPr="00163DCF">
          <w:rPr>
            <w:szCs w:val="21"/>
            <w:rPrChange w:id="13062" w:author="David" w:date="2022-08-17T16:58:00Z">
              <w:rPr>
                <w:rFonts w:ascii="Times New Roman" w:hAnsi="Times New Roman"/>
                <w:sz w:val="24"/>
                <w:szCs w:val="24"/>
              </w:rPr>
            </w:rPrChange>
          </w:rPr>
          <w:t xml:space="preserve"> my future </w:t>
        </w:r>
      </w:ins>
      <w:ins w:id="13063" w:author="Britt Collins" w:date="2021-09-30T14:58:00Z">
        <w:r w:rsidRPr="00163DCF">
          <w:rPr>
            <w:szCs w:val="21"/>
            <w:rPrChange w:id="13064" w:author="David" w:date="2022-08-17T16:58:00Z">
              <w:rPr>
                <w:rFonts w:ascii="Times New Roman" w:hAnsi="Times New Roman"/>
                <w:sz w:val="24"/>
                <w:szCs w:val="24"/>
              </w:rPr>
            </w:rPrChange>
          </w:rPr>
          <w:t>options</w:t>
        </w:r>
      </w:ins>
      <w:ins w:id="13065" w:author="Britt Collins" w:date="2021-10-06T13:26:00Z">
        <w:r w:rsidR="00656D57" w:rsidRPr="00163DCF">
          <w:rPr>
            <w:szCs w:val="21"/>
            <w:rPrChange w:id="13066" w:author="David" w:date="2022-08-17T16:58:00Z">
              <w:rPr>
                <w:rFonts w:ascii="Times New Roman" w:hAnsi="Times New Roman"/>
                <w:sz w:val="24"/>
                <w:szCs w:val="24"/>
              </w:rPr>
            </w:rPrChange>
          </w:rPr>
          <w:t xml:space="preserve"> of either having nothing done, removable fal</w:t>
        </w:r>
      </w:ins>
      <w:ins w:id="13067" w:author="Britt Collins" w:date="2021-10-06T13:27:00Z">
        <w:r w:rsidR="00656D57" w:rsidRPr="00163DCF">
          <w:rPr>
            <w:szCs w:val="21"/>
            <w:rPrChange w:id="13068" w:author="David" w:date="2022-08-17T16:58:00Z">
              <w:rPr>
                <w:rFonts w:ascii="Times New Roman" w:hAnsi="Times New Roman"/>
                <w:sz w:val="24"/>
                <w:szCs w:val="24"/>
              </w:rPr>
            </w:rPrChange>
          </w:rPr>
          <w:t>se teeth or permanent prosthetics. “</w:t>
        </w:r>
      </w:ins>
      <w:ins w:id="13069" w:author="Britt Collins" w:date="2021-09-30T14:58:00Z">
        <w:r w:rsidRPr="00163DCF">
          <w:rPr>
            <w:szCs w:val="21"/>
            <w:rPrChange w:id="13070" w:author="David" w:date="2022-08-17T16:58:00Z">
              <w:rPr>
                <w:rFonts w:ascii="Times New Roman" w:hAnsi="Times New Roman"/>
                <w:sz w:val="24"/>
                <w:szCs w:val="24"/>
              </w:rPr>
            </w:rPrChange>
          </w:rPr>
          <w:t xml:space="preserve">I highly recommend </w:t>
        </w:r>
      </w:ins>
      <w:ins w:id="13071" w:author="Britt Collins" w:date="2021-10-06T13:28:00Z">
        <w:r w:rsidR="00656D57" w:rsidRPr="00163DCF">
          <w:rPr>
            <w:szCs w:val="21"/>
            <w:rPrChange w:id="13072" w:author="David" w:date="2022-08-17T16:58:00Z">
              <w:rPr>
                <w:rFonts w:ascii="Times New Roman" w:hAnsi="Times New Roman"/>
                <w:sz w:val="24"/>
                <w:szCs w:val="24"/>
              </w:rPr>
            </w:rPrChange>
          </w:rPr>
          <w:t>permanent prosthetics</w:t>
        </w:r>
      </w:ins>
      <w:ins w:id="13073" w:author="Britt Collins" w:date="2021-09-30T14:58:00Z">
        <w:r w:rsidRPr="00163DCF">
          <w:rPr>
            <w:szCs w:val="21"/>
            <w:rPrChange w:id="13074" w:author="David" w:date="2022-08-17T16:58:00Z">
              <w:rPr>
                <w:rFonts w:ascii="Times New Roman" w:hAnsi="Times New Roman"/>
                <w:sz w:val="24"/>
                <w:szCs w:val="24"/>
              </w:rPr>
            </w:rPrChange>
          </w:rPr>
          <w:t xml:space="preserve">. The procedure involves drilling a hole into the jaw, inserting a </w:t>
        </w:r>
        <w:proofErr w:type="gramStart"/>
        <w:r w:rsidRPr="00163DCF">
          <w:rPr>
            <w:szCs w:val="21"/>
            <w:rPrChange w:id="13075" w:author="David" w:date="2022-08-17T16:58:00Z">
              <w:rPr>
                <w:rFonts w:ascii="Times New Roman" w:hAnsi="Times New Roman"/>
                <w:sz w:val="24"/>
                <w:szCs w:val="24"/>
              </w:rPr>
            </w:rPrChange>
          </w:rPr>
          <w:t>plug</w:t>
        </w:r>
        <w:proofErr w:type="gramEnd"/>
        <w:r w:rsidRPr="00163DCF">
          <w:rPr>
            <w:szCs w:val="21"/>
            <w:rPrChange w:id="13076" w:author="David" w:date="2022-08-17T16:58:00Z">
              <w:rPr>
                <w:rFonts w:ascii="Times New Roman" w:hAnsi="Times New Roman"/>
                <w:sz w:val="24"/>
                <w:szCs w:val="24"/>
              </w:rPr>
            </w:rPrChange>
          </w:rPr>
          <w:t xml:space="preserve"> and screwing a prosthetic into it. If you do consider having </w:t>
        </w:r>
        <w:proofErr w:type="gramStart"/>
        <w:r w:rsidRPr="00163DCF">
          <w:rPr>
            <w:szCs w:val="21"/>
            <w:rPrChange w:id="13077" w:author="David" w:date="2022-08-17T16:58:00Z">
              <w:rPr>
                <w:rFonts w:ascii="Times New Roman" w:hAnsi="Times New Roman"/>
                <w:sz w:val="24"/>
                <w:szCs w:val="24"/>
              </w:rPr>
            </w:rPrChange>
          </w:rPr>
          <w:t>prosthetics</w:t>
        </w:r>
        <w:proofErr w:type="gramEnd"/>
        <w:r w:rsidRPr="00163DCF">
          <w:rPr>
            <w:szCs w:val="21"/>
            <w:rPrChange w:id="13078" w:author="David" w:date="2022-08-17T16:58:00Z">
              <w:rPr>
                <w:rFonts w:ascii="Times New Roman" w:hAnsi="Times New Roman"/>
                <w:sz w:val="24"/>
                <w:szCs w:val="24"/>
              </w:rPr>
            </w:rPrChange>
          </w:rPr>
          <w:t xml:space="preserve"> you will have to wait at least </w:t>
        </w:r>
      </w:ins>
      <w:ins w:id="13079" w:author="Britt Collins" w:date="2021-10-06T13:28:00Z">
        <w:r w:rsidR="00656D57" w:rsidRPr="00163DCF">
          <w:rPr>
            <w:szCs w:val="21"/>
            <w:rPrChange w:id="13080" w:author="David" w:date="2022-08-17T16:58:00Z">
              <w:rPr>
                <w:rFonts w:ascii="Times New Roman" w:hAnsi="Times New Roman"/>
                <w:sz w:val="24"/>
                <w:szCs w:val="24"/>
              </w:rPr>
            </w:rPrChange>
          </w:rPr>
          <w:t>four</w:t>
        </w:r>
      </w:ins>
      <w:ins w:id="13081" w:author="Britt Collins" w:date="2021-09-30T14:58:00Z">
        <w:r w:rsidRPr="00163DCF">
          <w:rPr>
            <w:szCs w:val="21"/>
            <w:rPrChange w:id="13082" w:author="David" w:date="2022-08-17T16:58:00Z">
              <w:rPr>
                <w:rFonts w:ascii="Times New Roman" w:hAnsi="Times New Roman"/>
                <w:sz w:val="24"/>
                <w:szCs w:val="24"/>
              </w:rPr>
            </w:rPrChange>
          </w:rPr>
          <w:t xml:space="preserve"> months. The </w:t>
        </w:r>
        <w:proofErr w:type="gramStart"/>
        <w:r w:rsidRPr="00163DCF">
          <w:rPr>
            <w:szCs w:val="21"/>
            <w:rPrChange w:id="13083" w:author="David" w:date="2022-08-17T16:58:00Z">
              <w:rPr>
                <w:rFonts w:ascii="Times New Roman" w:hAnsi="Times New Roman"/>
                <w:sz w:val="24"/>
                <w:szCs w:val="24"/>
              </w:rPr>
            </w:rPrChange>
          </w:rPr>
          <w:t>jaw bone</w:t>
        </w:r>
        <w:proofErr w:type="gramEnd"/>
        <w:r w:rsidRPr="00163DCF">
          <w:rPr>
            <w:szCs w:val="21"/>
            <w:rPrChange w:id="13084" w:author="David" w:date="2022-08-17T16:58:00Z">
              <w:rPr>
                <w:rFonts w:ascii="Times New Roman" w:hAnsi="Times New Roman"/>
                <w:sz w:val="24"/>
                <w:szCs w:val="24"/>
              </w:rPr>
            </w:rPrChange>
          </w:rPr>
          <w:t xml:space="preserve"> needs to fully heal before any false teeth can be attached. If you do opt for the permanent prosthetics option, please be aware that you could pay as much as $4</w:t>
        </w:r>
      </w:ins>
      <w:ins w:id="13085" w:author="Britt Collins" w:date="2021-10-06T13:28:00Z">
        <w:r w:rsidR="00656D57" w:rsidRPr="00163DCF">
          <w:rPr>
            <w:szCs w:val="21"/>
            <w:rPrChange w:id="13086" w:author="David" w:date="2022-08-17T16:58:00Z">
              <w:rPr>
                <w:rFonts w:ascii="Times New Roman" w:hAnsi="Times New Roman"/>
                <w:sz w:val="24"/>
                <w:szCs w:val="24"/>
              </w:rPr>
            </w:rPrChange>
          </w:rPr>
          <w:t>,</w:t>
        </w:r>
      </w:ins>
      <w:ins w:id="13087" w:author="Britt Collins" w:date="2021-09-30T14:58:00Z">
        <w:r w:rsidRPr="00163DCF">
          <w:rPr>
            <w:szCs w:val="21"/>
            <w:rPrChange w:id="13088" w:author="David" w:date="2022-08-17T16:58:00Z">
              <w:rPr>
                <w:rFonts w:ascii="Times New Roman" w:hAnsi="Times New Roman"/>
                <w:sz w:val="24"/>
                <w:szCs w:val="24"/>
              </w:rPr>
            </w:rPrChange>
          </w:rPr>
          <w:t>500 per tooth!</w:t>
        </w:r>
      </w:ins>
      <w:ins w:id="13089" w:author="Britt Collins" w:date="2021-10-06T13:28:00Z">
        <w:r w:rsidR="00656D57" w:rsidRPr="00163DCF">
          <w:rPr>
            <w:szCs w:val="21"/>
            <w:rPrChange w:id="13090" w:author="David" w:date="2022-08-17T16:58:00Z">
              <w:rPr>
                <w:rFonts w:ascii="Times New Roman" w:hAnsi="Times New Roman"/>
                <w:sz w:val="24"/>
                <w:szCs w:val="24"/>
              </w:rPr>
            </w:rPrChange>
          </w:rPr>
          <w:t>”</w:t>
        </w:r>
      </w:ins>
    </w:p>
    <w:p w14:paraId="60941334" w14:textId="1678433D" w:rsidR="006F31F6" w:rsidRPr="00163DCF" w:rsidRDefault="006F31F6">
      <w:pPr>
        <w:spacing w:after="10" w:line="276" w:lineRule="auto"/>
        <w:ind w:left="-5" w:right="15" w:firstLine="725"/>
        <w:rPr>
          <w:ins w:id="13091" w:author="Britt Collins" w:date="2021-09-30T14:58:00Z"/>
          <w:szCs w:val="21"/>
          <w:rPrChange w:id="13092" w:author="David" w:date="2022-08-17T16:58:00Z">
            <w:rPr>
              <w:ins w:id="13093" w:author="Britt Collins" w:date="2021-09-30T14:58:00Z"/>
              <w:rFonts w:ascii="Times New Roman" w:hAnsi="Times New Roman"/>
              <w:sz w:val="24"/>
              <w:szCs w:val="24"/>
            </w:rPr>
          </w:rPrChange>
        </w:rPr>
        <w:pPrChange w:id="13094" w:author="David" w:date="2022-08-17T17:01:00Z">
          <w:pPr>
            <w:spacing w:after="325"/>
            <w:ind w:left="-5" w:right="15"/>
          </w:pPr>
        </w:pPrChange>
      </w:pPr>
      <w:ins w:id="13095" w:author="Britt Collins" w:date="2021-09-30T14:58:00Z">
        <w:r w:rsidRPr="00163DCF">
          <w:rPr>
            <w:szCs w:val="21"/>
            <w:rPrChange w:id="13096" w:author="David" w:date="2022-08-17T16:58:00Z">
              <w:rPr>
                <w:rFonts w:ascii="Times New Roman" w:hAnsi="Times New Roman"/>
                <w:sz w:val="24"/>
                <w:szCs w:val="24"/>
              </w:rPr>
            </w:rPrChange>
          </w:rPr>
          <w:t>I took a mental picture of my soon</w:t>
        </w:r>
      </w:ins>
      <w:ins w:id="13097" w:author="Britt Collins" w:date="2021-10-06T13:28:00Z">
        <w:r w:rsidR="00656D57" w:rsidRPr="00163DCF">
          <w:rPr>
            <w:szCs w:val="21"/>
            <w:rPrChange w:id="13098" w:author="David" w:date="2022-08-17T16:58:00Z">
              <w:rPr>
                <w:rFonts w:ascii="Times New Roman" w:hAnsi="Times New Roman"/>
                <w:sz w:val="24"/>
                <w:szCs w:val="24"/>
              </w:rPr>
            </w:rPrChange>
          </w:rPr>
          <w:t>-</w:t>
        </w:r>
      </w:ins>
      <w:ins w:id="13099" w:author="Britt Collins" w:date="2021-09-30T14:58:00Z">
        <w:r w:rsidRPr="00163DCF">
          <w:rPr>
            <w:szCs w:val="21"/>
            <w:rPrChange w:id="13100" w:author="David" w:date="2022-08-17T16:58:00Z">
              <w:rPr>
                <w:rFonts w:ascii="Times New Roman" w:hAnsi="Times New Roman"/>
                <w:sz w:val="24"/>
                <w:szCs w:val="24"/>
              </w:rPr>
            </w:rPrChange>
          </w:rPr>
          <w:t>to</w:t>
        </w:r>
      </w:ins>
      <w:ins w:id="13101" w:author="Britt Collins" w:date="2021-10-06T13:28:00Z">
        <w:r w:rsidR="00656D57" w:rsidRPr="00163DCF">
          <w:rPr>
            <w:szCs w:val="21"/>
            <w:rPrChange w:id="13102" w:author="David" w:date="2022-08-17T16:58:00Z">
              <w:rPr>
                <w:rFonts w:ascii="Times New Roman" w:hAnsi="Times New Roman"/>
                <w:sz w:val="24"/>
                <w:szCs w:val="24"/>
              </w:rPr>
            </w:rPrChange>
          </w:rPr>
          <w:t>-</w:t>
        </w:r>
      </w:ins>
      <w:ins w:id="13103" w:author="Britt Collins" w:date="2021-09-30T14:58:00Z">
        <w:r w:rsidRPr="00163DCF">
          <w:rPr>
            <w:szCs w:val="21"/>
            <w:rPrChange w:id="13104" w:author="David" w:date="2022-08-17T16:58:00Z">
              <w:rPr>
                <w:rFonts w:ascii="Times New Roman" w:hAnsi="Times New Roman"/>
                <w:sz w:val="24"/>
                <w:szCs w:val="24"/>
              </w:rPr>
            </w:rPrChange>
          </w:rPr>
          <w:t>be</w:t>
        </w:r>
      </w:ins>
      <w:ins w:id="13105" w:author="Britt Collins" w:date="2021-10-06T13:28:00Z">
        <w:r w:rsidR="00656D57" w:rsidRPr="00163DCF">
          <w:rPr>
            <w:szCs w:val="21"/>
            <w:rPrChange w:id="13106" w:author="David" w:date="2022-08-17T16:58:00Z">
              <w:rPr>
                <w:rFonts w:ascii="Times New Roman" w:hAnsi="Times New Roman"/>
                <w:sz w:val="24"/>
                <w:szCs w:val="24"/>
              </w:rPr>
            </w:rPrChange>
          </w:rPr>
          <w:t>-</w:t>
        </w:r>
      </w:ins>
      <w:ins w:id="13107" w:author="Britt Collins" w:date="2021-09-30T14:58:00Z">
        <w:r w:rsidRPr="00163DCF">
          <w:rPr>
            <w:szCs w:val="21"/>
            <w:rPrChange w:id="13108" w:author="David" w:date="2022-08-17T16:58:00Z">
              <w:rPr>
                <w:rFonts w:ascii="Times New Roman" w:hAnsi="Times New Roman"/>
                <w:sz w:val="24"/>
                <w:szCs w:val="24"/>
              </w:rPr>
            </w:rPrChange>
          </w:rPr>
          <w:t xml:space="preserve">pillaged bank balance and sighed. Thankfully I didn't need to consider </w:t>
        </w:r>
        <w:proofErr w:type="gramStart"/>
        <w:r w:rsidRPr="00163DCF">
          <w:rPr>
            <w:szCs w:val="21"/>
            <w:rPrChange w:id="13109" w:author="David" w:date="2022-08-17T16:58:00Z">
              <w:rPr>
                <w:rFonts w:ascii="Times New Roman" w:hAnsi="Times New Roman"/>
                <w:sz w:val="24"/>
                <w:szCs w:val="24"/>
              </w:rPr>
            </w:rPrChange>
          </w:rPr>
          <w:t>taking action</w:t>
        </w:r>
        <w:proofErr w:type="gramEnd"/>
        <w:r w:rsidRPr="00163DCF">
          <w:rPr>
            <w:szCs w:val="21"/>
            <w:rPrChange w:id="13110" w:author="David" w:date="2022-08-17T16:58:00Z">
              <w:rPr>
                <w:rFonts w:ascii="Times New Roman" w:hAnsi="Times New Roman"/>
                <w:sz w:val="24"/>
                <w:szCs w:val="24"/>
              </w:rPr>
            </w:rPrChange>
          </w:rPr>
          <w:t xml:space="preserve"> now. </w:t>
        </w:r>
        <w:r w:rsidRPr="00163DCF">
          <w:rPr>
            <w:i/>
            <w:szCs w:val="21"/>
            <w:rPrChange w:id="13111" w:author="David" w:date="2022-08-17T16:58:00Z">
              <w:rPr>
                <w:rFonts w:ascii="Times New Roman" w:hAnsi="Times New Roman"/>
                <w:sz w:val="24"/>
                <w:szCs w:val="24"/>
              </w:rPr>
            </w:rPrChange>
          </w:rPr>
          <w:t xml:space="preserve">What would be the consequence of living without prosthetics? </w:t>
        </w:r>
        <w:r w:rsidRPr="00163DCF">
          <w:rPr>
            <w:szCs w:val="21"/>
            <w:rPrChange w:id="13112" w:author="David" w:date="2022-08-17T16:58:00Z">
              <w:rPr>
                <w:rFonts w:ascii="Times New Roman" w:hAnsi="Times New Roman"/>
                <w:sz w:val="24"/>
                <w:szCs w:val="24"/>
              </w:rPr>
            </w:rPrChange>
          </w:rPr>
          <w:t>It was too early to make a call. Now the work to remove my teeth was complete, I was looking forward to eating without discomfort. I had taken that pleasure for granted far too often in the past.</w:t>
        </w:r>
      </w:ins>
    </w:p>
    <w:p w14:paraId="1D68B7CA" w14:textId="77777777" w:rsidR="00656D57" w:rsidRPr="00163DCF" w:rsidRDefault="006F31F6">
      <w:pPr>
        <w:pStyle w:val="Heading1"/>
        <w:spacing w:line="276" w:lineRule="auto"/>
        <w:ind w:left="-6" w:hanging="11"/>
        <w:jc w:val="center"/>
        <w:rPr>
          <w:ins w:id="13113" w:author="Britt Collins" w:date="2021-10-06T13:29:00Z"/>
          <w:b/>
          <w:sz w:val="21"/>
          <w:szCs w:val="21"/>
          <w:rPrChange w:id="13114" w:author="David" w:date="2022-08-17T16:58:00Z">
            <w:rPr>
              <w:ins w:id="13115" w:author="Britt Collins" w:date="2021-10-06T13:29:00Z"/>
              <w:rFonts w:ascii="Times New Roman" w:hAnsi="Times New Roman"/>
              <w:b/>
              <w:sz w:val="24"/>
              <w:szCs w:val="24"/>
            </w:rPr>
          </w:rPrChange>
        </w:rPr>
        <w:pPrChange w:id="13116" w:author="David" w:date="2022-08-17T17:01:00Z">
          <w:pPr>
            <w:pStyle w:val="Heading1"/>
            <w:spacing w:line="480" w:lineRule="auto"/>
            <w:ind w:left="-6" w:hanging="11"/>
            <w:jc w:val="center"/>
          </w:pPr>
        </w:pPrChange>
      </w:pPr>
      <w:ins w:id="13117" w:author="Britt Collins" w:date="2021-09-30T14:58:00Z">
        <w:r w:rsidRPr="00163DCF">
          <w:rPr>
            <w:b/>
            <w:sz w:val="21"/>
            <w:szCs w:val="21"/>
            <w:rPrChange w:id="13118" w:author="David" w:date="2022-08-17T16:58:00Z">
              <w:rPr>
                <w:rFonts w:ascii="Times New Roman" w:hAnsi="Times New Roman"/>
                <w:b/>
                <w:sz w:val="24"/>
                <w:szCs w:val="24"/>
              </w:rPr>
            </w:rPrChange>
          </w:rPr>
          <w:lastRenderedPageBreak/>
          <w:br/>
        </w:r>
      </w:ins>
    </w:p>
    <w:p w14:paraId="35799832" w14:textId="77777777" w:rsidR="00656D57" w:rsidRPr="00163DCF" w:rsidRDefault="00656D57">
      <w:pPr>
        <w:pStyle w:val="Heading1"/>
        <w:spacing w:line="276" w:lineRule="auto"/>
        <w:ind w:left="-6" w:hanging="11"/>
        <w:jc w:val="center"/>
        <w:rPr>
          <w:ins w:id="13119" w:author="Britt Collins" w:date="2021-10-06T13:29:00Z"/>
          <w:b/>
          <w:sz w:val="21"/>
          <w:szCs w:val="21"/>
          <w:rPrChange w:id="13120" w:author="David" w:date="2022-08-17T16:58:00Z">
            <w:rPr>
              <w:ins w:id="13121" w:author="Britt Collins" w:date="2021-10-06T13:29:00Z"/>
              <w:rFonts w:ascii="Times New Roman" w:hAnsi="Times New Roman"/>
              <w:b/>
              <w:sz w:val="24"/>
              <w:szCs w:val="24"/>
            </w:rPr>
          </w:rPrChange>
        </w:rPr>
        <w:pPrChange w:id="13122" w:author="David" w:date="2022-08-17T17:01:00Z">
          <w:pPr>
            <w:pStyle w:val="Heading1"/>
            <w:spacing w:line="480" w:lineRule="auto"/>
            <w:ind w:left="-6" w:hanging="11"/>
            <w:jc w:val="center"/>
          </w:pPr>
        </w:pPrChange>
      </w:pPr>
    </w:p>
    <w:p w14:paraId="1CE42E0F" w14:textId="77777777" w:rsidR="00656D57" w:rsidRPr="00163DCF" w:rsidRDefault="00656D57">
      <w:pPr>
        <w:pStyle w:val="Heading1"/>
        <w:spacing w:line="276" w:lineRule="auto"/>
        <w:ind w:left="-6" w:hanging="11"/>
        <w:jc w:val="center"/>
        <w:rPr>
          <w:ins w:id="13123" w:author="Britt Collins" w:date="2021-10-06T13:29:00Z"/>
          <w:b/>
          <w:sz w:val="21"/>
          <w:szCs w:val="21"/>
          <w:rPrChange w:id="13124" w:author="David" w:date="2022-08-17T16:58:00Z">
            <w:rPr>
              <w:ins w:id="13125" w:author="Britt Collins" w:date="2021-10-06T13:29:00Z"/>
              <w:rFonts w:ascii="Times New Roman" w:hAnsi="Times New Roman"/>
              <w:b/>
              <w:sz w:val="24"/>
              <w:szCs w:val="24"/>
            </w:rPr>
          </w:rPrChange>
        </w:rPr>
        <w:pPrChange w:id="13126" w:author="David" w:date="2022-08-17T17:01:00Z">
          <w:pPr>
            <w:pStyle w:val="Heading1"/>
            <w:spacing w:line="480" w:lineRule="auto"/>
            <w:ind w:left="-6" w:hanging="11"/>
            <w:jc w:val="center"/>
          </w:pPr>
        </w:pPrChange>
      </w:pPr>
    </w:p>
    <w:p w14:paraId="2BB1922D" w14:textId="59807745" w:rsidR="006F31F6" w:rsidRPr="00163DCF" w:rsidRDefault="00656D57">
      <w:pPr>
        <w:pStyle w:val="Heading1"/>
        <w:spacing w:line="276" w:lineRule="auto"/>
        <w:ind w:left="-6" w:hanging="11"/>
        <w:jc w:val="center"/>
        <w:rPr>
          <w:ins w:id="13127" w:author="Britt Collins" w:date="2021-09-30T14:58:00Z"/>
          <w:b/>
          <w:sz w:val="21"/>
          <w:szCs w:val="21"/>
          <w:rPrChange w:id="13128" w:author="David" w:date="2022-08-17T16:58:00Z">
            <w:rPr>
              <w:ins w:id="13129" w:author="Britt Collins" w:date="2021-09-30T14:58:00Z"/>
              <w:rFonts w:ascii="Times New Roman" w:hAnsi="Times New Roman"/>
              <w:b/>
              <w:sz w:val="24"/>
              <w:szCs w:val="24"/>
            </w:rPr>
          </w:rPrChange>
        </w:rPr>
        <w:pPrChange w:id="13130" w:author="David" w:date="2022-08-17T17:01:00Z">
          <w:pPr>
            <w:pStyle w:val="Heading1"/>
            <w:ind w:left="-6" w:hanging="11"/>
            <w:jc w:val="center"/>
          </w:pPr>
        </w:pPrChange>
      </w:pPr>
      <w:ins w:id="13131" w:author="Britt Collins" w:date="2021-10-06T13:29:00Z">
        <w:r w:rsidRPr="00163DCF">
          <w:rPr>
            <w:b/>
            <w:sz w:val="21"/>
            <w:szCs w:val="21"/>
            <w:rPrChange w:id="13132" w:author="David" w:date="2022-08-17T16:58:00Z">
              <w:rPr>
                <w:rFonts w:ascii="Times New Roman" w:hAnsi="Times New Roman"/>
                <w:b/>
                <w:sz w:val="24"/>
                <w:szCs w:val="24"/>
              </w:rPr>
            </w:rPrChange>
          </w:rPr>
          <w:br/>
        </w:r>
      </w:ins>
      <w:ins w:id="13133" w:author="Britt Collins" w:date="2021-09-30T14:58:00Z">
        <w:r w:rsidR="006F31F6" w:rsidRPr="00163DCF">
          <w:rPr>
            <w:b/>
            <w:sz w:val="21"/>
            <w:szCs w:val="21"/>
            <w:rPrChange w:id="13134" w:author="David" w:date="2022-08-17T16:58:00Z">
              <w:rPr>
                <w:rFonts w:ascii="Times New Roman" w:hAnsi="Times New Roman"/>
                <w:b/>
                <w:sz w:val="24"/>
                <w:szCs w:val="24"/>
              </w:rPr>
            </w:rPrChange>
          </w:rPr>
          <w:t>11</w:t>
        </w:r>
      </w:ins>
    </w:p>
    <w:p w14:paraId="56418B7B" w14:textId="77777777" w:rsidR="006F31F6" w:rsidRPr="00163DCF" w:rsidRDefault="006F31F6">
      <w:pPr>
        <w:pStyle w:val="Heading2"/>
        <w:spacing w:line="276" w:lineRule="auto"/>
        <w:ind w:left="-6" w:hanging="11"/>
        <w:jc w:val="center"/>
        <w:rPr>
          <w:ins w:id="13135" w:author="Britt Collins" w:date="2021-09-30T14:58:00Z"/>
          <w:b/>
          <w:sz w:val="21"/>
          <w:szCs w:val="21"/>
          <w:rPrChange w:id="13136" w:author="David" w:date="2022-08-17T16:58:00Z">
            <w:rPr>
              <w:ins w:id="13137" w:author="Britt Collins" w:date="2021-09-30T14:58:00Z"/>
              <w:rFonts w:ascii="Times New Roman" w:hAnsi="Times New Roman"/>
              <w:b/>
              <w:sz w:val="24"/>
              <w:szCs w:val="24"/>
            </w:rPr>
          </w:rPrChange>
        </w:rPr>
        <w:pPrChange w:id="13138" w:author="David" w:date="2022-08-17T17:01:00Z">
          <w:pPr>
            <w:pStyle w:val="Heading2"/>
            <w:ind w:left="-6" w:hanging="11"/>
            <w:jc w:val="center"/>
          </w:pPr>
        </w:pPrChange>
      </w:pPr>
      <w:ins w:id="13139" w:author="Britt Collins" w:date="2021-09-30T14:58:00Z">
        <w:r w:rsidRPr="00163DCF">
          <w:rPr>
            <w:b/>
            <w:sz w:val="21"/>
            <w:szCs w:val="21"/>
            <w:rPrChange w:id="13140" w:author="David" w:date="2022-08-17T16:58:00Z">
              <w:rPr>
                <w:rFonts w:ascii="Times New Roman" w:hAnsi="Times New Roman"/>
                <w:b/>
                <w:sz w:val="24"/>
                <w:szCs w:val="24"/>
              </w:rPr>
            </w:rPrChange>
          </w:rPr>
          <w:t>Melbourne's Calling</w:t>
        </w:r>
        <w:r w:rsidRPr="00163DCF">
          <w:rPr>
            <w:b/>
            <w:sz w:val="21"/>
            <w:szCs w:val="21"/>
            <w:rPrChange w:id="13141" w:author="David" w:date="2022-08-17T16:58:00Z">
              <w:rPr>
                <w:rFonts w:ascii="Times New Roman" w:hAnsi="Times New Roman"/>
                <w:b/>
                <w:sz w:val="24"/>
                <w:szCs w:val="24"/>
              </w:rPr>
            </w:rPrChange>
          </w:rPr>
          <w:br/>
        </w:r>
      </w:ins>
    </w:p>
    <w:p w14:paraId="2B90E44C" w14:textId="2CE9DA31" w:rsidR="006F31F6" w:rsidRPr="00163DCF" w:rsidRDefault="006F31F6">
      <w:pPr>
        <w:spacing w:line="276" w:lineRule="auto"/>
        <w:ind w:left="-5" w:right="15"/>
        <w:rPr>
          <w:ins w:id="13142" w:author="Britt Collins" w:date="2021-09-30T14:58:00Z"/>
          <w:szCs w:val="21"/>
          <w:rPrChange w:id="13143" w:author="David" w:date="2022-08-17T16:58:00Z">
            <w:rPr>
              <w:ins w:id="13144" w:author="Britt Collins" w:date="2021-09-30T14:58:00Z"/>
              <w:rFonts w:ascii="Times New Roman" w:hAnsi="Times New Roman"/>
              <w:sz w:val="24"/>
              <w:szCs w:val="24"/>
            </w:rPr>
          </w:rPrChange>
        </w:rPr>
        <w:pPrChange w:id="13145" w:author="David" w:date="2022-08-17T17:01:00Z">
          <w:pPr>
            <w:ind w:left="-5" w:right="15"/>
          </w:pPr>
        </w:pPrChange>
      </w:pPr>
      <w:ins w:id="13146" w:author="Britt Collins" w:date="2021-09-30T14:58:00Z">
        <w:r w:rsidRPr="00163DCF">
          <w:rPr>
            <w:szCs w:val="21"/>
            <w:rPrChange w:id="13147" w:author="David" w:date="2022-08-17T16:58:00Z">
              <w:rPr>
                <w:rFonts w:ascii="Times New Roman" w:hAnsi="Times New Roman"/>
                <w:sz w:val="24"/>
                <w:szCs w:val="24"/>
              </w:rPr>
            </w:rPrChange>
          </w:rPr>
          <w:t xml:space="preserve">The six-week performance-testing engagement at another bank client was a short one, stressful and satisfying. A highlight of my software testing career. Having to handle the pressures of work and the pressures of friendships was difficult. The friends that I cared for the most were Bruce, Andy, Andi, </w:t>
        </w:r>
        <w:proofErr w:type="spellStart"/>
        <w:r w:rsidRPr="00163DCF">
          <w:rPr>
            <w:szCs w:val="21"/>
            <w:rPrChange w:id="13148" w:author="David" w:date="2022-08-17T16:58:00Z">
              <w:rPr>
                <w:rFonts w:ascii="Times New Roman" w:hAnsi="Times New Roman"/>
                <w:sz w:val="24"/>
                <w:szCs w:val="24"/>
              </w:rPr>
            </w:rPrChange>
          </w:rPr>
          <w:t>Becs</w:t>
        </w:r>
        <w:proofErr w:type="spellEnd"/>
        <w:r w:rsidRPr="00163DCF">
          <w:rPr>
            <w:szCs w:val="21"/>
            <w:rPrChange w:id="13149" w:author="David" w:date="2022-08-17T16:58:00Z">
              <w:rPr>
                <w:rFonts w:ascii="Times New Roman" w:hAnsi="Times New Roman"/>
                <w:sz w:val="24"/>
                <w:szCs w:val="24"/>
              </w:rPr>
            </w:rPrChange>
          </w:rPr>
          <w:t>, Carl and Johnny. I still hadn't informed them of my plans to move to Melbourne. Out of respect, I wanted to tell them, one-on-one, face-to-face.</w:t>
        </w:r>
      </w:ins>
    </w:p>
    <w:p w14:paraId="7092FFB0" w14:textId="3693A1A9" w:rsidR="006F31F6" w:rsidRPr="00163DCF" w:rsidRDefault="006F31F6">
      <w:pPr>
        <w:spacing w:line="276" w:lineRule="auto"/>
        <w:ind w:left="-5" w:right="15" w:firstLine="725"/>
        <w:rPr>
          <w:ins w:id="13150" w:author="Britt Collins" w:date="2021-09-30T14:58:00Z"/>
          <w:szCs w:val="21"/>
          <w:rPrChange w:id="13151" w:author="David" w:date="2022-08-17T16:58:00Z">
            <w:rPr>
              <w:ins w:id="13152" w:author="Britt Collins" w:date="2021-09-30T14:58:00Z"/>
              <w:rFonts w:ascii="Times New Roman" w:hAnsi="Times New Roman"/>
              <w:sz w:val="24"/>
              <w:szCs w:val="24"/>
            </w:rPr>
          </w:rPrChange>
        </w:rPr>
        <w:pPrChange w:id="13153" w:author="David" w:date="2022-08-17T17:01:00Z">
          <w:pPr>
            <w:ind w:left="-5" w:right="15"/>
          </w:pPr>
        </w:pPrChange>
      </w:pPr>
      <w:ins w:id="13154" w:author="Britt Collins" w:date="2021-09-30T14:58:00Z">
        <w:r w:rsidRPr="00163DCF">
          <w:rPr>
            <w:szCs w:val="21"/>
            <w:rPrChange w:id="13155" w:author="David" w:date="2022-08-17T16:58:00Z">
              <w:rPr>
                <w:rFonts w:ascii="Times New Roman" w:hAnsi="Times New Roman"/>
                <w:sz w:val="24"/>
                <w:szCs w:val="24"/>
              </w:rPr>
            </w:rPrChange>
          </w:rPr>
          <w:t xml:space="preserve">I began closest to home, </w:t>
        </w:r>
        <w:proofErr w:type="spellStart"/>
        <w:r w:rsidRPr="00163DCF">
          <w:rPr>
            <w:szCs w:val="21"/>
            <w:rPrChange w:id="13156" w:author="David" w:date="2022-08-17T16:58:00Z">
              <w:rPr>
                <w:rFonts w:ascii="Times New Roman" w:hAnsi="Times New Roman"/>
                <w:sz w:val="24"/>
                <w:szCs w:val="24"/>
              </w:rPr>
            </w:rPrChange>
          </w:rPr>
          <w:t>Becs</w:t>
        </w:r>
        <w:proofErr w:type="spellEnd"/>
        <w:r w:rsidRPr="00163DCF">
          <w:rPr>
            <w:szCs w:val="21"/>
            <w:rPrChange w:id="13157" w:author="David" w:date="2022-08-17T16:58:00Z">
              <w:rPr>
                <w:rFonts w:ascii="Times New Roman" w:hAnsi="Times New Roman"/>
                <w:sz w:val="24"/>
                <w:szCs w:val="24"/>
              </w:rPr>
            </w:rPrChange>
          </w:rPr>
          <w:t>, my flatmate. I explained in the only way I knew at the time, bluntly. I tried to sell the idea of moving to Melbourne as a means of experiencing more of Australia. She was clearly saddened by what I said, which saddened me. She explained that I had a close network of friends here in Sydney</w:t>
        </w:r>
      </w:ins>
      <w:ins w:id="13158" w:author="Britt Collins" w:date="2021-10-06T13:33:00Z">
        <w:r w:rsidR="00656D57" w:rsidRPr="00163DCF">
          <w:rPr>
            <w:szCs w:val="21"/>
            <w:rPrChange w:id="13159" w:author="David" w:date="2022-08-17T16:58:00Z">
              <w:rPr>
                <w:rFonts w:ascii="Times New Roman" w:hAnsi="Times New Roman"/>
                <w:sz w:val="24"/>
                <w:szCs w:val="24"/>
              </w:rPr>
            </w:rPrChange>
          </w:rPr>
          <w:t xml:space="preserve"> who</w:t>
        </w:r>
      </w:ins>
      <w:ins w:id="13160" w:author="Britt Collins" w:date="2021-09-30T14:58:00Z">
        <w:r w:rsidRPr="00163DCF">
          <w:rPr>
            <w:szCs w:val="21"/>
            <w:rPrChange w:id="13161" w:author="David" w:date="2022-08-17T16:58:00Z">
              <w:rPr>
                <w:rFonts w:ascii="Times New Roman" w:hAnsi="Times New Roman"/>
                <w:sz w:val="24"/>
                <w:szCs w:val="24"/>
              </w:rPr>
            </w:rPrChange>
          </w:rPr>
          <w:t xml:space="preserve"> cared for me. </w:t>
        </w:r>
      </w:ins>
      <w:ins w:id="13162" w:author="Britt Collins" w:date="2021-10-06T13:33:00Z">
        <w:r w:rsidR="00656D57" w:rsidRPr="00163DCF">
          <w:rPr>
            <w:szCs w:val="21"/>
            <w:rPrChange w:id="13163" w:author="David" w:date="2022-08-17T16:58:00Z">
              <w:rPr>
                <w:rFonts w:ascii="Times New Roman" w:hAnsi="Times New Roman"/>
                <w:sz w:val="24"/>
                <w:szCs w:val="24"/>
              </w:rPr>
            </w:rPrChange>
          </w:rPr>
          <w:t>“</w:t>
        </w:r>
      </w:ins>
      <w:ins w:id="13164" w:author="Britt Collins" w:date="2021-09-30T14:58:00Z">
        <w:r w:rsidRPr="00163DCF">
          <w:rPr>
            <w:szCs w:val="21"/>
            <w:rPrChange w:id="13165" w:author="David" w:date="2022-08-17T16:58:00Z">
              <w:rPr>
                <w:rFonts w:ascii="Times New Roman" w:hAnsi="Times New Roman"/>
                <w:sz w:val="24"/>
                <w:szCs w:val="24"/>
              </w:rPr>
            </w:rPrChange>
          </w:rPr>
          <w:t>Why should you move when you are clearly enjoying life in Sydney?</w:t>
        </w:r>
      </w:ins>
      <w:ins w:id="13166" w:author="Britt Collins" w:date="2021-10-06T13:33:00Z">
        <w:r w:rsidR="00656D57" w:rsidRPr="00163DCF">
          <w:rPr>
            <w:szCs w:val="21"/>
            <w:rPrChange w:id="13167" w:author="David" w:date="2022-08-17T16:58:00Z">
              <w:rPr>
                <w:rFonts w:ascii="Times New Roman" w:hAnsi="Times New Roman"/>
                <w:sz w:val="24"/>
                <w:szCs w:val="24"/>
              </w:rPr>
            </w:rPrChange>
          </w:rPr>
          <w:t>”</w:t>
        </w:r>
      </w:ins>
      <w:ins w:id="13168" w:author="Britt Collins" w:date="2021-09-30T14:58:00Z">
        <w:r w:rsidRPr="00163DCF">
          <w:rPr>
            <w:szCs w:val="21"/>
            <w:rPrChange w:id="13169" w:author="David" w:date="2022-08-17T16:58:00Z">
              <w:rPr>
                <w:rFonts w:ascii="Times New Roman" w:hAnsi="Times New Roman"/>
                <w:sz w:val="24"/>
                <w:szCs w:val="24"/>
              </w:rPr>
            </w:rPrChange>
          </w:rPr>
          <w:t xml:space="preserve"> </w:t>
        </w:r>
      </w:ins>
      <w:ins w:id="13170" w:author="Britt Collins" w:date="2021-10-06T13:34:00Z">
        <w:r w:rsidR="00FB601E" w:rsidRPr="00163DCF">
          <w:rPr>
            <w:szCs w:val="21"/>
            <w:rPrChange w:id="13171" w:author="David" w:date="2022-08-17T16:58:00Z">
              <w:rPr>
                <w:rFonts w:ascii="Times New Roman" w:hAnsi="Times New Roman"/>
                <w:sz w:val="24"/>
                <w:szCs w:val="24"/>
              </w:rPr>
            </w:rPrChange>
          </w:rPr>
          <w:t>But w</w:t>
        </w:r>
      </w:ins>
      <w:ins w:id="13172" w:author="Britt Collins" w:date="2021-09-30T14:58:00Z">
        <w:r w:rsidRPr="00163DCF">
          <w:rPr>
            <w:szCs w:val="21"/>
            <w:rPrChange w:id="13173" w:author="David" w:date="2022-08-17T16:58:00Z">
              <w:rPr>
                <w:rFonts w:ascii="Times New Roman" w:hAnsi="Times New Roman"/>
                <w:sz w:val="24"/>
                <w:szCs w:val="24"/>
              </w:rPr>
            </w:rPrChange>
          </w:rPr>
          <w:t>hen I have my mind set on a goal, I follow it through to the end.</w:t>
        </w:r>
      </w:ins>
    </w:p>
    <w:p w14:paraId="5267F919" w14:textId="58ADA882" w:rsidR="006F31F6" w:rsidRPr="00163DCF" w:rsidRDefault="006F31F6">
      <w:pPr>
        <w:spacing w:line="276" w:lineRule="auto"/>
        <w:ind w:left="-5" w:right="15" w:firstLine="725"/>
        <w:rPr>
          <w:ins w:id="13174" w:author="Britt Collins" w:date="2021-09-30T14:58:00Z"/>
          <w:szCs w:val="21"/>
          <w:rPrChange w:id="13175" w:author="David" w:date="2022-08-17T16:58:00Z">
            <w:rPr>
              <w:ins w:id="13176" w:author="Britt Collins" w:date="2021-09-30T14:58:00Z"/>
              <w:rFonts w:ascii="Times New Roman" w:hAnsi="Times New Roman"/>
              <w:sz w:val="24"/>
              <w:szCs w:val="24"/>
            </w:rPr>
          </w:rPrChange>
        </w:rPr>
        <w:pPrChange w:id="13177" w:author="David" w:date="2022-08-17T17:01:00Z">
          <w:pPr>
            <w:ind w:left="-5" w:right="15"/>
          </w:pPr>
        </w:pPrChange>
      </w:pPr>
      <w:ins w:id="13178" w:author="Britt Collins" w:date="2021-09-30T14:58:00Z">
        <w:r w:rsidRPr="00163DCF">
          <w:rPr>
            <w:szCs w:val="21"/>
            <w:rPrChange w:id="13179" w:author="David" w:date="2022-08-17T16:58:00Z">
              <w:rPr>
                <w:rFonts w:ascii="Times New Roman" w:hAnsi="Times New Roman"/>
                <w:sz w:val="24"/>
                <w:szCs w:val="24"/>
              </w:rPr>
            </w:rPrChange>
          </w:rPr>
          <w:t xml:space="preserve">Out of the remaining close friends, Carl and Johnny were the people hit hardest by the news. Carl was so angry he told me get away from him. I reasoned it was fine for him to have such feelings. He had invested so much time in the relationship with me. To see that </w:t>
        </w:r>
        <w:proofErr w:type="gramStart"/>
        <w:r w:rsidRPr="00163DCF">
          <w:rPr>
            <w:szCs w:val="21"/>
            <w:rPrChange w:id="13180" w:author="David" w:date="2022-08-17T16:58:00Z">
              <w:rPr>
                <w:rFonts w:ascii="Times New Roman" w:hAnsi="Times New Roman"/>
                <w:sz w:val="24"/>
                <w:szCs w:val="24"/>
              </w:rPr>
            </w:rPrChange>
          </w:rPr>
          <w:t>investment</w:t>
        </w:r>
        <w:proofErr w:type="gramEnd"/>
        <w:r w:rsidRPr="00163DCF">
          <w:rPr>
            <w:szCs w:val="21"/>
            <w:rPrChange w:id="13181" w:author="David" w:date="2022-08-17T16:58:00Z">
              <w:rPr>
                <w:rFonts w:ascii="Times New Roman" w:hAnsi="Times New Roman"/>
                <w:sz w:val="24"/>
                <w:szCs w:val="24"/>
              </w:rPr>
            </w:rPrChange>
          </w:rPr>
          <w:t xml:space="preserve"> go bad, seeing me walk away, it must have left a bitter taste in his mouth. Johnny, a more distant friend, had feelings </w:t>
        </w:r>
        <w:proofErr w:type="gramStart"/>
        <w:r w:rsidRPr="00163DCF">
          <w:rPr>
            <w:szCs w:val="21"/>
            <w:rPrChange w:id="13182" w:author="David" w:date="2022-08-17T16:58:00Z">
              <w:rPr>
                <w:rFonts w:ascii="Times New Roman" w:hAnsi="Times New Roman"/>
                <w:sz w:val="24"/>
                <w:szCs w:val="24"/>
              </w:rPr>
            </w:rPrChange>
          </w:rPr>
          <w:t>similar to</w:t>
        </w:r>
        <w:proofErr w:type="gramEnd"/>
        <w:r w:rsidRPr="00163DCF">
          <w:rPr>
            <w:szCs w:val="21"/>
            <w:rPrChange w:id="13183" w:author="David" w:date="2022-08-17T16:58:00Z">
              <w:rPr>
                <w:rFonts w:ascii="Times New Roman" w:hAnsi="Times New Roman"/>
                <w:sz w:val="24"/>
                <w:szCs w:val="24"/>
              </w:rPr>
            </w:rPrChange>
          </w:rPr>
          <w:t xml:space="preserve"> </w:t>
        </w:r>
        <w:proofErr w:type="spellStart"/>
        <w:r w:rsidRPr="00163DCF">
          <w:rPr>
            <w:szCs w:val="21"/>
            <w:rPrChange w:id="13184" w:author="David" w:date="2022-08-17T16:58:00Z">
              <w:rPr>
                <w:rFonts w:ascii="Times New Roman" w:hAnsi="Times New Roman"/>
                <w:sz w:val="24"/>
                <w:szCs w:val="24"/>
              </w:rPr>
            </w:rPrChange>
          </w:rPr>
          <w:t>Becs</w:t>
        </w:r>
        <w:proofErr w:type="spellEnd"/>
        <w:r w:rsidRPr="00163DCF">
          <w:rPr>
            <w:szCs w:val="21"/>
            <w:rPrChange w:id="13185" w:author="David" w:date="2022-08-17T16:58:00Z">
              <w:rPr>
                <w:rFonts w:ascii="Times New Roman" w:hAnsi="Times New Roman"/>
                <w:sz w:val="24"/>
                <w:szCs w:val="24"/>
              </w:rPr>
            </w:rPrChange>
          </w:rPr>
          <w:t xml:space="preserve">. My other friends were more forgiving. Their feelings about their transient futures were </w:t>
        </w:r>
        <w:proofErr w:type="gramStart"/>
        <w:r w:rsidRPr="00163DCF">
          <w:rPr>
            <w:szCs w:val="21"/>
            <w:rPrChange w:id="13186" w:author="David" w:date="2022-08-17T16:58:00Z">
              <w:rPr>
                <w:rFonts w:ascii="Times New Roman" w:hAnsi="Times New Roman"/>
                <w:sz w:val="24"/>
                <w:szCs w:val="24"/>
              </w:rPr>
            </w:rPrChange>
          </w:rPr>
          <w:t>similar to</w:t>
        </w:r>
        <w:proofErr w:type="gramEnd"/>
        <w:r w:rsidRPr="00163DCF">
          <w:rPr>
            <w:szCs w:val="21"/>
            <w:rPrChange w:id="13187" w:author="David" w:date="2022-08-17T16:58:00Z">
              <w:rPr>
                <w:rFonts w:ascii="Times New Roman" w:hAnsi="Times New Roman"/>
                <w:sz w:val="24"/>
                <w:szCs w:val="24"/>
              </w:rPr>
            </w:rPrChange>
          </w:rPr>
          <w:t xml:space="preserve"> mine. I was unaware how much people cared for me. I felt selfish. I hadn’t taken the time to consider other people’s feelings.</w:t>
        </w:r>
      </w:ins>
    </w:p>
    <w:p w14:paraId="040C860D" w14:textId="5862F8B9" w:rsidR="00FB601E" w:rsidRPr="00163DCF" w:rsidRDefault="006F31F6">
      <w:pPr>
        <w:spacing w:line="276" w:lineRule="auto"/>
        <w:ind w:left="-5" w:right="15" w:firstLine="725"/>
        <w:rPr>
          <w:ins w:id="13188" w:author="Britt Collins" w:date="2021-10-06T13:37:00Z"/>
          <w:szCs w:val="21"/>
          <w:rPrChange w:id="13189" w:author="David" w:date="2022-08-17T16:58:00Z">
            <w:rPr>
              <w:ins w:id="13190" w:author="Britt Collins" w:date="2021-10-06T13:37:00Z"/>
              <w:rFonts w:ascii="Times New Roman" w:hAnsi="Times New Roman"/>
              <w:sz w:val="24"/>
              <w:szCs w:val="24"/>
            </w:rPr>
          </w:rPrChange>
        </w:rPr>
        <w:pPrChange w:id="13191" w:author="David" w:date="2022-08-17T17:01:00Z">
          <w:pPr>
            <w:spacing w:line="480" w:lineRule="auto"/>
            <w:ind w:left="-5" w:right="15"/>
          </w:pPr>
        </w:pPrChange>
      </w:pPr>
      <w:ins w:id="13192" w:author="Britt Collins" w:date="2021-09-30T14:58:00Z">
        <w:r w:rsidRPr="00163DCF">
          <w:rPr>
            <w:szCs w:val="21"/>
            <w:rPrChange w:id="13193" w:author="David" w:date="2022-08-17T16:58:00Z">
              <w:rPr>
                <w:rFonts w:ascii="Times New Roman" w:hAnsi="Times New Roman"/>
                <w:sz w:val="24"/>
                <w:szCs w:val="24"/>
              </w:rPr>
            </w:rPrChange>
          </w:rPr>
          <w:t xml:space="preserve">I reflected on my friends and family back at home and how the impact of my move to Australia must have had on their lives. To think, of all the people I knew and cared for, it was my mom who had the most interest in my life. Of everyone, it was mom who would keep me up to date with news back home. It was </w:t>
        </w:r>
      </w:ins>
      <w:ins w:id="13194" w:author="Britt Collins" w:date="2021-10-06T13:36:00Z">
        <w:r w:rsidR="00FB601E" w:rsidRPr="00163DCF">
          <w:rPr>
            <w:szCs w:val="21"/>
            <w:rPrChange w:id="13195" w:author="David" w:date="2022-08-17T16:58:00Z">
              <w:rPr>
                <w:rFonts w:ascii="Times New Roman" w:hAnsi="Times New Roman"/>
                <w:sz w:val="24"/>
                <w:szCs w:val="24"/>
              </w:rPr>
            </w:rPrChange>
          </w:rPr>
          <w:t>M</w:t>
        </w:r>
      </w:ins>
      <w:ins w:id="13196" w:author="Britt Collins" w:date="2021-09-30T14:58:00Z">
        <w:r w:rsidRPr="00163DCF">
          <w:rPr>
            <w:szCs w:val="21"/>
            <w:rPrChange w:id="13197" w:author="David" w:date="2022-08-17T16:58:00Z">
              <w:rPr>
                <w:rFonts w:ascii="Times New Roman" w:hAnsi="Times New Roman"/>
                <w:sz w:val="24"/>
                <w:szCs w:val="24"/>
              </w:rPr>
            </w:rPrChange>
          </w:rPr>
          <w:t xml:space="preserve">om who would Skype me every week. It was </w:t>
        </w:r>
      </w:ins>
      <w:ins w:id="13198" w:author="Britt Collins" w:date="2021-10-06T13:37:00Z">
        <w:r w:rsidR="00FB601E" w:rsidRPr="00163DCF">
          <w:rPr>
            <w:szCs w:val="21"/>
            <w:rPrChange w:id="13199" w:author="David" w:date="2022-08-17T16:58:00Z">
              <w:rPr>
                <w:rFonts w:ascii="Times New Roman" w:hAnsi="Times New Roman"/>
                <w:sz w:val="24"/>
                <w:szCs w:val="24"/>
              </w:rPr>
            </w:rPrChange>
          </w:rPr>
          <w:t>M</w:t>
        </w:r>
      </w:ins>
      <w:ins w:id="13200" w:author="Britt Collins" w:date="2021-09-30T14:58:00Z">
        <w:r w:rsidRPr="00163DCF">
          <w:rPr>
            <w:szCs w:val="21"/>
            <w:rPrChange w:id="13201" w:author="David" w:date="2022-08-17T16:58:00Z">
              <w:rPr>
                <w:rFonts w:ascii="Times New Roman" w:hAnsi="Times New Roman"/>
                <w:sz w:val="24"/>
                <w:szCs w:val="24"/>
              </w:rPr>
            </w:rPrChange>
          </w:rPr>
          <w:t>om, I realised, who loved and supported me the most in my life.</w:t>
        </w:r>
      </w:ins>
    </w:p>
    <w:p w14:paraId="221DEFD9" w14:textId="0B97C4BB" w:rsidR="006F31F6" w:rsidRPr="00163DCF" w:rsidRDefault="006F31F6">
      <w:pPr>
        <w:spacing w:line="276" w:lineRule="auto"/>
        <w:ind w:left="-5" w:right="15" w:firstLine="725"/>
        <w:rPr>
          <w:ins w:id="13202" w:author="Britt Collins" w:date="2021-09-30T14:58:00Z"/>
          <w:i/>
          <w:szCs w:val="21"/>
          <w:rPrChange w:id="13203" w:author="David" w:date="2022-08-17T16:58:00Z">
            <w:rPr>
              <w:ins w:id="13204" w:author="Britt Collins" w:date="2021-09-30T14:58:00Z"/>
              <w:rFonts w:ascii="Times New Roman" w:hAnsi="Times New Roman"/>
              <w:sz w:val="24"/>
              <w:szCs w:val="24"/>
            </w:rPr>
          </w:rPrChange>
        </w:rPr>
        <w:pPrChange w:id="13205" w:author="David" w:date="2022-08-17T17:01:00Z">
          <w:pPr>
            <w:ind w:left="-5" w:right="15"/>
          </w:pPr>
        </w:pPrChange>
      </w:pPr>
      <w:ins w:id="13206" w:author="Britt Collins" w:date="2021-09-30T14:58:00Z">
        <w:r w:rsidRPr="00163DCF">
          <w:rPr>
            <w:szCs w:val="21"/>
            <w:rPrChange w:id="13207" w:author="David" w:date="2022-08-17T16:58:00Z">
              <w:rPr>
                <w:rFonts w:ascii="Times New Roman" w:hAnsi="Times New Roman"/>
                <w:sz w:val="24"/>
                <w:szCs w:val="24"/>
              </w:rPr>
            </w:rPrChange>
          </w:rPr>
          <w:t>The move to Melbourne was pencilled in. Mark called to inform me it would be Monday 1st November. I crafted an email to send my network</w:t>
        </w:r>
      </w:ins>
      <w:ins w:id="13208" w:author="Britt Collins" w:date="2021-10-06T13:38:00Z">
        <w:r w:rsidR="00FB601E" w:rsidRPr="00163DCF">
          <w:rPr>
            <w:szCs w:val="21"/>
            <w:rPrChange w:id="13209" w:author="David" w:date="2022-08-17T16:58:00Z">
              <w:rPr>
                <w:rFonts w:ascii="Times New Roman" w:hAnsi="Times New Roman"/>
                <w:sz w:val="24"/>
                <w:szCs w:val="24"/>
              </w:rPr>
            </w:rPrChange>
          </w:rPr>
          <w:t xml:space="preserve">: </w:t>
        </w:r>
      </w:ins>
      <w:ins w:id="13210" w:author="Britt Collins" w:date="2021-09-30T14:58:00Z">
        <w:r w:rsidRPr="00163DCF">
          <w:rPr>
            <w:i/>
            <w:szCs w:val="21"/>
            <w:rPrChange w:id="13211" w:author="David" w:date="2022-08-17T16:58:00Z">
              <w:rPr>
                <w:rFonts w:ascii="Times New Roman" w:hAnsi="Times New Roman"/>
                <w:sz w:val="24"/>
                <w:szCs w:val="24"/>
              </w:rPr>
            </w:rPrChange>
          </w:rPr>
          <w:t>As many of you are aware I've chosen to move to Melbourne. I've set the date for the big move, it is Sunday</w:t>
        </w:r>
      </w:ins>
      <w:ins w:id="13212" w:author="Britt Collins" w:date="2021-10-06T13:38:00Z">
        <w:r w:rsidR="00FB601E" w:rsidRPr="00163DCF">
          <w:rPr>
            <w:i/>
            <w:szCs w:val="21"/>
            <w:rPrChange w:id="13213" w:author="David" w:date="2022-08-17T16:58:00Z">
              <w:rPr>
                <w:rFonts w:ascii="Times New Roman" w:hAnsi="Times New Roman"/>
                <w:sz w:val="24"/>
                <w:szCs w:val="24"/>
              </w:rPr>
            </w:rPrChange>
          </w:rPr>
          <w:t xml:space="preserve"> </w:t>
        </w:r>
      </w:ins>
      <w:ins w:id="13214" w:author="Britt Collins" w:date="2021-09-30T14:58:00Z">
        <w:r w:rsidRPr="00163DCF">
          <w:rPr>
            <w:i/>
            <w:szCs w:val="21"/>
            <w:rPrChange w:id="13215" w:author="David" w:date="2022-08-17T16:58:00Z">
              <w:rPr>
                <w:rFonts w:ascii="Times New Roman" w:hAnsi="Times New Roman"/>
                <w:sz w:val="24"/>
                <w:szCs w:val="24"/>
              </w:rPr>
            </w:rPrChange>
          </w:rPr>
          <w:t xml:space="preserve">31st October. It would be great if you could join me in celebrating the </w:t>
        </w:r>
      </w:ins>
      <w:ins w:id="13216" w:author="Britt Collins" w:date="2021-10-06T13:38:00Z">
        <w:r w:rsidR="00FB601E" w:rsidRPr="00163DCF">
          <w:rPr>
            <w:i/>
            <w:szCs w:val="21"/>
            <w:rPrChange w:id="13217" w:author="David" w:date="2022-08-17T16:58:00Z">
              <w:rPr>
                <w:rFonts w:ascii="Times New Roman" w:hAnsi="Times New Roman"/>
                <w:sz w:val="24"/>
                <w:szCs w:val="24"/>
              </w:rPr>
            </w:rPrChange>
          </w:rPr>
          <w:t>‘</w:t>
        </w:r>
      </w:ins>
      <w:ins w:id="13218" w:author="Britt Collins" w:date="2021-09-30T14:58:00Z">
        <w:r w:rsidRPr="00163DCF">
          <w:rPr>
            <w:i/>
            <w:szCs w:val="21"/>
            <w:rPrChange w:id="13219" w:author="David" w:date="2022-08-17T16:58:00Z">
              <w:rPr>
                <w:rFonts w:ascii="Times New Roman" w:hAnsi="Times New Roman"/>
                <w:sz w:val="24"/>
                <w:szCs w:val="24"/>
              </w:rPr>
            </w:rPrChange>
          </w:rPr>
          <w:t>Passing of the Dave</w:t>
        </w:r>
      </w:ins>
      <w:ins w:id="13220" w:author="Britt Collins" w:date="2021-10-06T13:38:00Z">
        <w:r w:rsidR="00FB601E" w:rsidRPr="00163DCF">
          <w:rPr>
            <w:i/>
            <w:szCs w:val="21"/>
            <w:rPrChange w:id="13221" w:author="David" w:date="2022-08-17T16:58:00Z">
              <w:rPr>
                <w:rFonts w:ascii="Times New Roman" w:hAnsi="Times New Roman"/>
                <w:sz w:val="24"/>
                <w:szCs w:val="24"/>
              </w:rPr>
            </w:rPrChange>
          </w:rPr>
          <w:t>’</w:t>
        </w:r>
      </w:ins>
      <w:ins w:id="13222" w:author="Britt Collins" w:date="2021-09-30T14:58:00Z">
        <w:r w:rsidRPr="00163DCF">
          <w:rPr>
            <w:i/>
            <w:szCs w:val="21"/>
            <w:rPrChange w:id="13223" w:author="David" w:date="2022-08-17T16:58:00Z">
              <w:rPr>
                <w:rFonts w:ascii="Times New Roman" w:hAnsi="Times New Roman"/>
                <w:sz w:val="24"/>
                <w:szCs w:val="24"/>
              </w:rPr>
            </w:rPrChange>
          </w:rPr>
          <w:t xml:space="preserve"> on Saturday 30th October at The London Bar at 7pm.</w:t>
        </w:r>
      </w:ins>
    </w:p>
    <w:p w14:paraId="11FD31F5" w14:textId="77777777" w:rsidR="005215BC" w:rsidRPr="00163DCF" w:rsidRDefault="005215BC">
      <w:pPr>
        <w:spacing w:line="276" w:lineRule="auto"/>
        <w:ind w:left="-5" w:right="15"/>
        <w:rPr>
          <w:ins w:id="13224" w:author="Britt Collins" w:date="2021-10-06T13:44:00Z"/>
          <w:b/>
          <w:szCs w:val="21"/>
          <w:rPrChange w:id="13225" w:author="David" w:date="2022-08-17T16:58:00Z">
            <w:rPr>
              <w:ins w:id="13226" w:author="Britt Collins" w:date="2021-10-06T13:44:00Z"/>
              <w:rFonts w:ascii="Times New Roman" w:hAnsi="Times New Roman"/>
              <w:b/>
              <w:sz w:val="24"/>
              <w:szCs w:val="24"/>
            </w:rPr>
          </w:rPrChange>
        </w:rPr>
        <w:pPrChange w:id="13227" w:author="David" w:date="2022-08-17T17:01:00Z">
          <w:pPr>
            <w:spacing w:line="480" w:lineRule="auto"/>
            <w:ind w:left="-5" w:right="15"/>
          </w:pPr>
        </w:pPrChange>
      </w:pPr>
    </w:p>
    <w:p w14:paraId="26BD6839" w14:textId="78CA3D7C" w:rsidR="006F31F6" w:rsidRPr="00163DCF" w:rsidRDefault="005215BC">
      <w:pPr>
        <w:spacing w:line="276" w:lineRule="auto"/>
        <w:ind w:left="-5" w:right="15"/>
        <w:rPr>
          <w:ins w:id="13228" w:author="Britt Collins" w:date="2021-09-30T14:58:00Z"/>
          <w:b/>
          <w:szCs w:val="21"/>
          <w:rPrChange w:id="13229" w:author="David" w:date="2022-08-17T16:58:00Z">
            <w:rPr>
              <w:ins w:id="13230" w:author="Britt Collins" w:date="2021-09-30T14:58:00Z"/>
              <w:rFonts w:ascii="Times New Roman" w:hAnsi="Times New Roman"/>
              <w:sz w:val="24"/>
              <w:szCs w:val="24"/>
            </w:rPr>
          </w:rPrChange>
        </w:rPr>
        <w:pPrChange w:id="13231" w:author="David" w:date="2022-08-17T17:01:00Z">
          <w:pPr>
            <w:ind w:left="-5" w:right="15"/>
          </w:pPr>
        </w:pPrChange>
      </w:pPr>
      <w:ins w:id="13232" w:author="Britt Collins" w:date="2021-10-06T13:44:00Z">
        <w:r w:rsidRPr="00163DCF">
          <w:rPr>
            <w:b/>
            <w:szCs w:val="21"/>
            <w:rPrChange w:id="13233" w:author="David" w:date="2022-08-17T16:58:00Z">
              <w:rPr>
                <w:rFonts w:ascii="Times New Roman" w:hAnsi="Times New Roman"/>
                <w:sz w:val="24"/>
                <w:szCs w:val="24"/>
              </w:rPr>
            </w:rPrChange>
          </w:rPr>
          <w:t>MUCH OF THIS READS LIKE FILLER COPY AND NEEDS TO STREAMLINED TO A PARAGRAPH.</w:t>
        </w:r>
        <w:r w:rsidRPr="00163DCF">
          <w:rPr>
            <w:b/>
            <w:szCs w:val="21"/>
            <w:rPrChange w:id="13234" w:author="David" w:date="2022-08-17T16:58:00Z">
              <w:rPr>
                <w:rFonts w:ascii="Times New Roman" w:hAnsi="Times New Roman"/>
                <w:b/>
                <w:sz w:val="24"/>
                <w:szCs w:val="24"/>
              </w:rPr>
            </w:rPrChange>
          </w:rPr>
          <w:t xml:space="preserve"> </w:t>
        </w:r>
      </w:ins>
      <w:ins w:id="13235" w:author="Britt Collins" w:date="2021-10-06T13:39:00Z">
        <w:r w:rsidR="00FB601E" w:rsidRPr="00163DCF">
          <w:rPr>
            <w:szCs w:val="21"/>
            <w:rPrChange w:id="13236" w:author="David" w:date="2022-08-17T16:58:00Z">
              <w:rPr>
                <w:rFonts w:ascii="Times New Roman" w:hAnsi="Times New Roman"/>
                <w:sz w:val="24"/>
                <w:szCs w:val="24"/>
              </w:rPr>
            </w:rPrChange>
          </w:rPr>
          <w:t>Afterward I started thinking about</w:t>
        </w:r>
      </w:ins>
      <w:ins w:id="13237" w:author="Britt Collins" w:date="2021-09-30T14:58:00Z">
        <w:r w:rsidR="006F31F6" w:rsidRPr="00163DCF">
          <w:rPr>
            <w:szCs w:val="21"/>
            <w:rPrChange w:id="13238" w:author="David" w:date="2022-08-17T16:58:00Z">
              <w:rPr>
                <w:rFonts w:ascii="Times New Roman" w:hAnsi="Times New Roman"/>
                <w:sz w:val="24"/>
                <w:szCs w:val="24"/>
              </w:rPr>
            </w:rPrChange>
          </w:rPr>
          <w:t xml:space="preserve"> plan</w:t>
        </w:r>
      </w:ins>
      <w:ins w:id="13239" w:author="Britt Collins" w:date="2021-10-06T13:39:00Z">
        <w:r w:rsidR="00FB601E" w:rsidRPr="00163DCF">
          <w:rPr>
            <w:szCs w:val="21"/>
            <w:rPrChange w:id="13240" w:author="David" w:date="2022-08-17T16:58:00Z">
              <w:rPr>
                <w:rFonts w:ascii="Times New Roman" w:hAnsi="Times New Roman"/>
                <w:sz w:val="24"/>
                <w:szCs w:val="24"/>
              </w:rPr>
            </w:rPrChange>
          </w:rPr>
          <w:t>ning</w:t>
        </w:r>
      </w:ins>
      <w:ins w:id="13241" w:author="Britt Collins" w:date="2021-09-30T14:58:00Z">
        <w:r w:rsidR="006F31F6" w:rsidRPr="00163DCF">
          <w:rPr>
            <w:szCs w:val="21"/>
            <w:rPrChange w:id="13242" w:author="David" w:date="2022-08-17T16:58:00Z">
              <w:rPr>
                <w:rFonts w:ascii="Times New Roman" w:hAnsi="Times New Roman"/>
                <w:sz w:val="24"/>
                <w:szCs w:val="24"/>
              </w:rPr>
            </w:rPrChange>
          </w:rPr>
          <w:t xml:space="preserve"> my move. I had accumulated loads of </w:t>
        </w:r>
      </w:ins>
      <w:ins w:id="13243" w:author="Britt Collins" w:date="2021-10-06T13:39:00Z">
        <w:r w:rsidR="00FB601E" w:rsidRPr="00163DCF">
          <w:rPr>
            <w:szCs w:val="21"/>
            <w:rPrChange w:id="13244" w:author="David" w:date="2022-08-17T16:58:00Z">
              <w:rPr>
                <w:rFonts w:ascii="Times New Roman" w:hAnsi="Times New Roman"/>
                <w:sz w:val="24"/>
                <w:szCs w:val="24"/>
              </w:rPr>
            </w:rPrChange>
          </w:rPr>
          <w:t>things</w:t>
        </w:r>
      </w:ins>
      <w:ins w:id="13245" w:author="Britt Collins" w:date="2021-10-06T13:40:00Z">
        <w:r w:rsidR="00FB601E" w:rsidRPr="00163DCF">
          <w:rPr>
            <w:szCs w:val="21"/>
            <w:rPrChange w:id="13246" w:author="David" w:date="2022-08-17T16:58:00Z">
              <w:rPr>
                <w:rFonts w:ascii="Times New Roman" w:hAnsi="Times New Roman"/>
                <w:sz w:val="24"/>
                <w:szCs w:val="24"/>
              </w:rPr>
            </w:rPrChange>
          </w:rPr>
          <w:t>, about a thousand or so dollars-worth of</w:t>
        </w:r>
      </w:ins>
      <w:ins w:id="13247" w:author="Britt Collins" w:date="2021-10-06T13:39:00Z">
        <w:r w:rsidR="00FB601E" w:rsidRPr="00163DCF">
          <w:rPr>
            <w:szCs w:val="21"/>
            <w:rPrChange w:id="13248" w:author="David" w:date="2022-08-17T16:58:00Z">
              <w:rPr>
                <w:rFonts w:ascii="Times New Roman" w:hAnsi="Times New Roman"/>
                <w:sz w:val="24"/>
                <w:szCs w:val="24"/>
              </w:rPr>
            </w:rPrChange>
          </w:rPr>
          <w:t xml:space="preserve"> furniture</w:t>
        </w:r>
      </w:ins>
      <w:ins w:id="13249" w:author="Britt Collins" w:date="2021-09-30T14:58:00Z">
        <w:r w:rsidR="006F31F6" w:rsidRPr="00163DCF">
          <w:rPr>
            <w:szCs w:val="21"/>
            <w:rPrChange w:id="13250" w:author="David" w:date="2022-08-17T16:58:00Z">
              <w:rPr>
                <w:rFonts w:ascii="Times New Roman" w:hAnsi="Times New Roman"/>
                <w:sz w:val="24"/>
                <w:szCs w:val="24"/>
              </w:rPr>
            </w:rPrChange>
          </w:rPr>
          <w:t xml:space="preserve"> since moving into the Rose Bay flat</w:t>
        </w:r>
      </w:ins>
      <w:ins w:id="13251" w:author="Britt Collins" w:date="2021-10-06T13:40:00Z">
        <w:r w:rsidR="00FB601E" w:rsidRPr="00163DCF">
          <w:rPr>
            <w:szCs w:val="21"/>
            <w:rPrChange w:id="13252" w:author="David" w:date="2022-08-17T16:58:00Z">
              <w:rPr>
                <w:rFonts w:ascii="Times New Roman" w:hAnsi="Times New Roman"/>
                <w:sz w:val="24"/>
                <w:szCs w:val="24"/>
              </w:rPr>
            </w:rPrChange>
          </w:rPr>
          <w:t xml:space="preserve"> and</w:t>
        </w:r>
      </w:ins>
      <w:ins w:id="13253" w:author="Britt Collins" w:date="2021-09-30T14:58:00Z">
        <w:r w:rsidR="006F31F6" w:rsidRPr="00163DCF">
          <w:rPr>
            <w:szCs w:val="21"/>
            <w:rPrChange w:id="13254" w:author="David" w:date="2022-08-17T16:58:00Z">
              <w:rPr>
                <w:rFonts w:ascii="Times New Roman" w:hAnsi="Times New Roman"/>
                <w:sz w:val="24"/>
                <w:szCs w:val="24"/>
              </w:rPr>
            </w:rPrChange>
          </w:rPr>
          <w:t xml:space="preserve"> wondered how much it would cost to transport everything to Melbourne. </w:t>
        </w:r>
      </w:ins>
      <w:ins w:id="13255" w:author="Britt Collins" w:date="2021-10-06T13:41:00Z">
        <w:r w:rsidR="00FB601E" w:rsidRPr="00163DCF">
          <w:rPr>
            <w:szCs w:val="21"/>
            <w:rPrChange w:id="13256" w:author="David" w:date="2022-08-17T16:58:00Z">
              <w:rPr>
                <w:rFonts w:ascii="Times New Roman" w:hAnsi="Times New Roman"/>
                <w:sz w:val="24"/>
                <w:szCs w:val="24"/>
              </w:rPr>
            </w:rPrChange>
          </w:rPr>
          <w:t xml:space="preserve">I had to consider the $500 van hire as well as the fuel costs </w:t>
        </w:r>
      </w:ins>
      <w:ins w:id="13257" w:author="Britt Collins" w:date="2021-10-06T13:42:00Z">
        <w:r w:rsidR="00FB601E" w:rsidRPr="00163DCF">
          <w:rPr>
            <w:szCs w:val="21"/>
            <w:rPrChange w:id="13258" w:author="David" w:date="2022-08-17T16:58:00Z">
              <w:rPr>
                <w:rFonts w:ascii="Times New Roman" w:hAnsi="Times New Roman"/>
                <w:sz w:val="24"/>
                <w:szCs w:val="24"/>
              </w:rPr>
            </w:rPrChange>
          </w:rPr>
          <w:t xml:space="preserve">and drive time </w:t>
        </w:r>
      </w:ins>
      <w:ins w:id="13259" w:author="Britt Collins" w:date="2021-10-06T13:41:00Z">
        <w:r w:rsidR="00FB601E" w:rsidRPr="00163DCF">
          <w:rPr>
            <w:szCs w:val="21"/>
            <w:rPrChange w:id="13260" w:author="David" w:date="2022-08-17T16:58:00Z">
              <w:rPr>
                <w:rFonts w:ascii="Times New Roman" w:hAnsi="Times New Roman"/>
                <w:sz w:val="24"/>
                <w:szCs w:val="24"/>
              </w:rPr>
            </w:rPrChange>
          </w:rPr>
          <w:t xml:space="preserve">for </w:t>
        </w:r>
      </w:ins>
      <w:ins w:id="13261" w:author="Britt Collins" w:date="2021-10-06T13:42:00Z">
        <w:r w:rsidR="00FB601E" w:rsidRPr="00163DCF">
          <w:rPr>
            <w:szCs w:val="21"/>
            <w:rPrChange w:id="13262" w:author="David" w:date="2022-08-17T16:58:00Z">
              <w:rPr>
                <w:rFonts w:ascii="Times New Roman" w:hAnsi="Times New Roman"/>
                <w:sz w:val="24"/>
                <w:szCs w:val="24"/>
              </w:rPr>
            </w:rPrChange>
          </w:rPr>
          <w:t>a 600-mile journey. The alternative</w:t>
        </w:r>
      </w:ins>
      <w:ins w:id="13263" w:author="Britt Collins" w:date="2021-09-30T14:58:00Z">
        <w:r w:rsidR="006F31F6" w:rsidRPr="00163DCF">
          <w:rPr>
            <w:szCs w:val="21"/>
            <w:rPrChange w:id="13264" w:author="David" w:date="2022-08-17T16:58:00Z">
              <w:rPr>
                <w:rFonts w:ascii="Times New Roman" w:hAnsi="Times New Roman"/>
                <w:sz w:val="24"/>
                <w:szCs w:val="24"/>
              </w:rPr>
            </w:rPrChange>
          </w:rPr>
          <w:t xml:space="preserve"> was employing a removal company</w:t>
        </w:r>
      </w:ins>
      <w:ins w:id="13265" w:author="Britt Collins" w:date="2021-10-06T13:42:00Z">
        <w:r w:rsidR="00FB601E" w:rsidRPr="00163DCF">
          <w:rPr>
            <w:szCs w:val="21"/>
            <w:rPrChange w:id="13266" w:author="David" w:date="2022-08-17T16:58:00Z">
              <w:rPr>
                <w:rFonts w:ascii="Times New Roman" w:hAnsi="Times New Roman"/>
                <w:sz w:val="24"/>
                <w:szCs w:val="24"/>
              </w:rPr>
            </w:rPrChange>
          </w:rPr>
          <w:t>, which</w:t>
        </w:r>
      </w:ins>
      <w:ins w:id="13267" w:author="Britt Collins" w:date="2021-09-30T14:58:00Z">
        <w:r w:rsidR="006F31F6" w:rsidRPr="00163DCF">
          <w:rPr>
            <w:szCs w:val="21"/>
            <w:rPrChange w:id="13268" w:author="David" w:date="2022-08-17T16:58:00Z">
              <w:rPr>
                <w:rFonts w:ascii="Times New Roman" w:hAnsi="Times New Roman"/>
                <w:sz w:val="24"/>
                <w:szCs w:val="24"/>
              </w:rPr>
            </w:rPrChange>
          </w:rPr>
          <w:t xml:space="preserve"> would cost north of AU$500. I was out of ideas. The next step was to secure rental accommodation in Melbourne. Finding a rental property would not be a problem. The Gum Tree website had numerous listings. Unfortunately, my budget and time </w:t>
        </w:r>
        <w:r w:rsidR="006F31F6" w:rsidRPr="00163DCF">
          <w:rPr>
            <w:szCs w:val="21"/>
            <w:rPrChange w:id="13269" w:author="David" w:date="2022-08-17T16:58:00Z">
              <w:rPr>
                <w:rFonts w:ascii="Times New Roman" w:hAnsi="Times New Roman"/>
                <w:sz w:val="24"/>
                <w:szCs w:val="24"/>
              </w:rPr>
            </w:rPrChange>
          </w:rPr>
          <w:lastRenderedPageBreak/>
          <w:t>window in which to visit Melbourne was limited. I contacted five properties</w:t>
        </w:r>
      </w:ins>
      <w:ins w:id="13270" w:author="Britt Collins" w:date="2021-10-06T13:45:00Z">
        <w:r w:rsidRPr="00163DCF">
          <w:rPr>
            <w:szCs w:val="21"/>
            <w:rPrChange w:id="13271" w:author="David" w:date="2022-08-17T16:58:00Z">
              <w:rPr>
                <w:rFonts w:ascii="Times New Roman" w:hAnsi="Times New Roman"/>
                <w:sz w:val="24"/>
                <w:szCs w:val="24"/>
              </w:rPr>
            </w:rPrChange>
          </w:rPr>
          <w:t>, o</w:t>
        </w:r>
      </w:ins>
      <w:ins w:id="13272" w:author="Britt Collins" w:date="2021-09-30T14:58:00Z">
        <w:r w:rsidR="006F31F6" w:rsidRPr="00163DCF">
          <w:rPr>
            <w:szCs w:val="21"/>
            <w:rPrChange w:id="13273" w:author="David" w:date="2022-08-17T16:58:00Z">
              <w:rPr>
                <w:rFonts w:ascii="Times New Roman" w:hAnsi="Times New Roman"/>
                <w:sz w:val="24"/>
                <w:szCs w:val="24"/>
              </w:rPr>
            </w:rPrChange>
          </w:rPr>
          <w:t xml:space="preserve">f </w:t>
        </w:r>
      </w:ins>
      <w:ins w:id="13274" w:author="Britt Collins" w:date="2021-10-06T13:45:00Z">
        <w:r w:rsidRPr="00163DCF">
          <w:rPr>
            <w:szCs w:val="21"/>
            <w:rPrChange w:id="13275" w:author="David" w:date="2022-08-17T16:58:00Z">
              <w:rPr>
                <w:rFonts w:ascii="Times New Roman" w:hAnsi="Times New Roman"/>
                <w:sz w:val="24"/>
                <w:szCs w:val="24"/>
              </w:rPr>
            </w:rPrChange>
          </w:rPr>
          <w:t>which only</w:t>
        </w:r>
      </w:ins>
      <w:ins w:id="13276" w:author="Britt Collins" w:date="2021-09-30T14:58:00Z">
        <w:r w:rsidR="006F31F6" w:rsidRPr="00163DCF">
          <w:rPr>
            <w:szCs w:val="21"/>
            <w:rPrChange w:id="13277" w:author="David" w:date="2022-08-17T16:58:00Z">
              <w:rPr>
                <w:rFonts w:ascii="Times New Roman" w:hAnsi="Times New Roman"/>
                <w:sz w:val="24"/>
                <w:szCs w:val="24"/>
              </w:rPr>
            </w:rPrChange>
          </w:rPr>
          <w:t xml:space="preserve"> two were still available. The first was situated in the Melbourne suburb of Hawthorn</w:t>
        </w:r>
      </w:ins>
      <w:ins w:id="13278" w:author="Britt Collins" w:date="2021-10-06T13:46:00Z">
        <w:r w:rsidRPr="00163DCF">
          <w:rPr>
            <w:szCs w:val="21"/>
            <w:rPrChange w:id="13279" w:author="David" w:date="2022-08-17T16:58:00Z">
              <w:rPr>
                <w:rFonts w:ascii="Times New Roman" w:hAnsi="Times New Roman"/>
                <w:sz w:val="24"/>
                <w:szCs w:val="24"/>
              </w:rPr>
            </w:rPrChange>
          </w:rPr>
          <w:t>, t</w:t>
        </w:r>
      </w:ins>
      <w:ins w:id="13280" w:author="Britt Collins" w:date="2021-09-30T14:58:00Z">
        <w:r w:rsidR="006F31F6" w:rsidRPr="00163DCF">
          <w:rPr>
            <w:szCs w:val="21"/>
            <w:rPrChange w:id="13281" w:author="David" w:date="2022-08-17T16:58:00Z">
              <w:rPr>
                <w:rFonts w:ascii="Times New Roman" w:hAnsi="Times New Roman"/>
                <w:sz w:val="24"/>
                <w:szCs w:val="24"/>
              </w:rPr>
            </w:rPrChange>
          </w:rPr>
          <w:t xml:space="preserve">he other further out from the city. The Hawthorn apartment seemed the most promising, given the pictures and description. </w:t>
        </w:r>
      </w:ins>
      <w:ins w:id="13282" w:author="Britt Collins" w:date="2021-10-06T13:46:00Z">
        <w:r w:rsidRPr="00163DCF">
          <w:rPr>
            <w:b/>
            <w:szCs w:val="21"/>
            <w:rPrChange w:id="13283" w:author="David" w:date="2022-08-17T16:58:00Z">
              <w:rPr>
                <w:rFonts w:ascii="Times New Roman" w:hAnsi="Times New Roman"/>
                <w:sz w:val="24"/>
                <w:szCs w:val="24"/>
              </w:rPr>
            </w:rPrChange>
          </w:rPr>
          <w:t>AGAIN, SHOW, DON’T TELL, DESCRIBE WHAT LOOKED PROMISING ABOUT IT</w:t>
        </w:r>
        <w:r w:rsidRPr="00163DCF">
          <w:rPr>
            <w:szCs w:val="21"/>
            <w:rPrChange w:id="13284" w:author="David" w:date="2022-08-17T16:58:00Z">
              <w:rPr>
                <w:rFonts w:ascii="Times New Roman" w:hAnsi="Times New Roman"/>
                <w:sz w:val="24"/>
                <w:szCs w:val="24"/>
              </w:rPr>
            </w:rPrChange>
          </w:rPr>
          <w:t xml:space="preserve"> </w:t>
        </w:r>
      </w:ins>
      <w:proofErr w:type="spellStart"/>
      <w:ins w:id="13285" w:author="Britt Collins" w:date="2021-09-30T14:58:00Z">
        <w:r w:rsidR="006F31F6" w:rsidRPr="00163DCF">
          <w:rPr>
            <w:szCs w:val="21"/>
            <w:rPrChange w:id="13286" w:author="David" w:date="2022-08-17T16:58:00Z">
              <w:rPr>
                <w:rFonts w:ascii="Times New Roman" w:hAnsi="Times New Roman"/>
                <w:sz w:val="24"/>
                <w:szCs w:val="24"/>
              </w:rPr>
            </w:rPrChange>
          </w:rPr>
          <w:t>It</w:t>
        </w:r>
        <w:proofErr w:type="spellEnd"/>
        <w:r w:rsidR="006F31F6" w:rsidRPr="00163DCF">
          <w:rPr>
            <w:szCs w:val="21"/>
            <w:rPrChange w:id="13287" w:author="David" w:date="2022-08-17T16:58:00Z">
              <w:rPr>
                <w:rFonts w:ascii="Times New Roman" w:hAnsi="Times New Roman"/>
                <w:sz w:val="24"/>
                <w:szCs w:val="24"/>
              </w:rPr>
            </w:rPrChange>
          </w:rPr>
          <w:t xml:space="preserve"> was obvious the second property was advertised by an estate agent given the cagey communications I received to my enquiries. I wanted to use the second property as a means of leverage. There was a third property</w:t>
        </w:r>
      </w:ins>
      <w:ins w:id="13288" w:author="Britt Collins" w:date="2021-10-06T13:47:00Z">
        <w:r w:rsidRPr="00163DCF">
          <w:rPr>
            <w:szCs w:val="21"/>
            <w:rPrChange w:id="13289" w:author="David" w:date="2022-08-17T16:58:00Z">
              <w:rPr>
                <w:rFonts w:ascii="Times New Roman" w:hAnsi="Times New Roman"/>
                <w:sz w:val="24"/>
                <w:szCs w:val="24"/>
              </w:rPr>
            </w:rPrChange>
          </w:rPr>
          <w:t xml:space="preserve">, </w:t>
        </w:r>
        <w:proofErr w:type="spellStart"/>
        <w:r w:rsidRPr="00163DCF">
          <w:rPr>
            <w:szCs w:val="21"/>
            <w:rPrChange w:id="13290" w:author="David" w:date="2022-08-17T16:58:00Z">
              <w:rPr>
                <w:rFonts w:ascii="Times New Roman" w:hAnsi="Times New Roman"/>
                <w:sz w:val="24"/>
                <w:szCs w:val="24"/>
              </w:rPr>
            </w:rPrChange>
          </w:rPr>
          <w:t>whic</w:t>
        </w:r>
      </w:ins>
      <w:proofErr w:type="spellEnd"/>
      <w:ins w:id="13291" w:author="Britt Collins" w:date="2021-09-30T14:58:00Z">
        <w:r w:rsidR="006F31F6" w:rsidRPr="00163DCF">
          <w:rPr>
            <w:szCs w:val="21"/>
            <w:rPrChange w:id="13292" w:author="David" w:date="2022-08-17T16:58:00Z">
              <w:rPr>
                <w:rFonts w:ascii="Times New Roman" w:hAnsi="Times New Roman"/>
                <w:sz w:val="24"/>
                <w:szCs w:val="24"/>
              </w:rPr>
            </w:rPrChange>
          </w:rPr>
          <w:t xml:space="preserve"> was taken off the market a day before my flight to Melbourne.</w:t>
        </w:r>
      </w:ins>
    </w:p>
    <w:p w14:paraId="41CAADAF" w14:textId="77777777" w:rsidR="005215BC" w:rsidRPr="00163DCF" w:rsidRDefault="006F31F6">
      <w:pPr>
        <w:spacing w:after="17" w:line="276" w:lineRule="auto"/>
        <w:ind w:left="-5" w:right="15" w:firstLine="725"/>
        <w:rPr>
          <w:ins w:id="13293" w:author="Britt Collins" w:date="2021-10-06T13:49:00Z"/>
          <w:szCs w:val="21"/>
          <w:rPrChange w:id="13294" w:author="David" w:date="2022-08-17T16:58:00Z">
            <w:rPr>
              <w:ins w:id="13295" w:author="Britt Collins" w:date="2021-10-06T13:49:00Z"/>
              <w:rFonts w:ascii="Times New Roman" w:hAnsi="Times New Roman"/>
              <w:sz w:val="24"/>
              <w:szCs w:val="24"/>
            </w:rPr>
          </w:rPrChange>
        </w:rPr>
        <w:pPrChange w:id="13296" w:author="David" w:date="2022-08-17T17:01:00Z">
          <w:pPr>
            <w:spacing w:after="17" w:line="480" w:lineRule="auto"/>
            <w:ind w:left="-5" w:right="15" w:firstLine="725"/>
          </w:pPr>
        </w:pPrChange>
      </w:pPr>
      <w:ins w:id="13297" w:author="Britt Collins" w:date="2021-09-30T14:58:00Z">
        <w:r w:rsidRPr="00163DCF">
          <w:rPr>
            <w:szCs w:val="21"/>
            <w:rPrChange w:id="13298" w:author="David" w:date="2022-08-17T16:58:00Z">
              <w:rPr>
                <w:rFonts w:ascii="Times New Roman" w:hAnsi="Times New Roman"/>
                <w:sz w:val="24"/>
                <w:szCs w:val="24"/>
              </w:rPr>
            </w:rPrChange>
          </w:rPr>
          <w:t xml:space="preserve">In the second weekend of </w:t>
        </w:r>
        <w:proofErr w:type="gramStart"/>
        <w:r w:rsidRPr="00163DCF">
          <w:rPr>
            <w:szCs w:val="21"/>
            <w:rPrChange w:id="13299" w:author="David" w:date="2022-08-17T16:58:00Z">
              <w:rPr>
                <w:rFonts w:ascii="Times New Roman" w:hAnsi="Times New Roman"/>
                <w:sz w:val="24"/>
                <w:szCs w:val="24"/>
              </w:rPr>
            </w:rPrChange>
          </w:rPr>
          <w:t>October</w:t>
        </w:r>
        <w:proofErr w:type="gramEnd"/>
        <w:r w:rsidRPr="00163DCF">
          <w:rPr>
            <w:szCs w:val="21"/>
            <w:rPrChange w:id="13300" w:author="David" w:date="2022-08-17T16:58:00Z">
              <w:rPr>
                <w:rFonts w:ascii="Times New Roman" w:hAnsi="Times New Roman"/>
                <w:sz w:val="24"/>
                <w:szCs w:val="24"/>
              </w:rPr>
            </w:rPrChange>
          </w:rPr>
          <w:t xml:space="preserve"> I organised a fly-in fly-out, one</w:t>
        </w:r>
      </w:ins>
      <w:ins w:id="13301" w:author="Britt Collins" w:date="2021-10-06T13:47:00Z">
        <w:r w:rsidR="005215BC" w:rsidRPr="00163DCF">
          <w:rPr>
            <w:szCs w:val="21"/>
            <w:rPrChange w:id="13302" w:author="David" w:date="2022-08-17T16:58:00Z">
              <w:rPr>
                <w:rFonts w:ascii="Times New Roman" w:hAnsi="Times New Roman"/>
                <w:sz w:val="24"/>
                <w:szCs w:val="24"/>
              </w:rPr>
            </w:rPrChange>
          </w:rPr>
          <w:t>-</w:t>
        </w:r>
      </w:ins>
      <w:ins w:id="13303" w:author="Britt Collins" w:date="2021-09-30T14:58:00Z">
        <w:r w:rsidRPr="00163DCF">
          <w:rPr>
            <w:szCs w:val="21"/>
            <w:rPrChange w:id="13304" w:author="David" w:date="2022-08-17T16:58:00Z">
              <w:rPr>
                <w:rFonts w:ascii="Times New Roman" w:hAnsi="Times New Roman"/>
                <w:sz w:val="24"/>
                <w:szCs w:val="24"/>
              </w:rPr>
            </w:rPrChange>
          </w:rPr>
          <w:t>day viewing of the properties. I flew from</w:t>
        </w:r>
      </w:ins>
      <w:ins w:id="13305" w:author="Britt Collins" w:date="2021-10-06T11:26:00Z">
        <w:r w:rsidR="005D2928" w:rsidRPr="00163DCF">
          <w:rPr>
            <w:szCs w:val="21"/>
            <w:rPrChange w:id="13306" w:author="David" w:date="2022-08-17T16:58:00Z">
              <w:rPr>
                <w:rFonts w:ascii="Times New Roman" w:hAnsi="Times New Roman"/>
                <w:sz w:val="24"/>
                <w:szCs w:val="24"/>
              </w:rPr>
            </w:rPrChange>
          </w:rPr>
          <w:t xml:space="preserve"> </w:t>
        </w:r>
      </w:ins>
      <w:ins w:id="13307" w:author="Britt Collins" w:date="2021-09-30T14:58:00Z">
        <w:r w:rsidRPr="00163DCF">
          <w:rPr>
            <w:szCs w:val="21"/>
            <w:rPrChange w:id="13308" w:author="David" w:date="2022-08-17T16:58:00Z">
              <w:rPr>
                <w:rFonts w:ascii="Times New Roman" w:hAnsi="Times New Roman"/>
                <w:sz w:val="24"/>
                <w:szCs w:val="24"/>
              </w:rPr>
            </w:rPrChange>
          </w:rPr>
          <w:t xml:space="preserve">Sydney. </w:t>
        </w:r>
      </w:ins>
      <w:ins w:id="13309" w:author="Britt Collins" w:date="2021-10-06T13:47:00Z">
        <w:r w:rsidR="005215BC" w:rsidRPr="00163DCF">
          <w:rPr>
            <w:szCs w:val="21"/>
            <w:rPrChange w:id="13310" w:author="David" w:date="2022-08-17T16:58:00Z">
              <w:rPr>
                <w:rFonts w:ascii="Times New Roman" w:hAnsi="Times New Roman"/>
                <w:sz w:val="24"/>
                <w:szCs w:val="24"/>
              </w:rPr>
            </w:rPrChange>
          </w:rPr>
          <w:t>The airport</w:t>
        </w:r>
      </w:ins>
      <w:ins w:id="13311" w:author="Britt Collins" w:date="2021-09-30T14:58:00Z">
        <w:r w:rsidRPr="00163DCF">
          <w:rPr>
            <w:szCs w:val="21"/>
            <w:rPrChange w:id="13312" w:author="David" w:date="2022-08-17T16:58:00Z">
              <w:rPr>
                <w:rFonts w:ascii="Times New Roman" w:hAnsi="Times New Roman"/>
                <w:sz w:val="24"/>
                <w:szCs w:val="24"/>
              </w:rPr>
            </w:rPrChange>
          </w:rPr>
          <w:t xml:space="preserve"> had excellent public transport links to Melbourne. What was frightening was the distance the airport was from the city. </w:t>
        </w:r>
      </w:ins>
      <w:ins w:id="13313" w:author="Britt Collins" w:date="2021-10-06T13:48:00Z">
        <w:r w:rsidR="005215BC" w:rsidRPr="00163DCF">
          <w:rPr>
            <w:b/>
            <w:szCs w:val="21"/>
            <w:rPrChange w:id="13314" w:author="David" w:date="2022-08-17T16:58:00Z">
              <w:rPr>
                <w:rFonts w:ascii="Times New Roman" w:hAnsi="Times New Roman"/>
                <w:sz w:val="24"/>
                <w:szCs w:val="24"/>
              </w:rPr>
            </w:rPrChange>
          </w:rPr>
          <w:t>THIS IS FILLER COPY</w:t>
        </w:r>
        <w:r w:rsidR="005215BC" w:rsidRPr="00163DCF">
          <w:rPr>
            <w:b/>
            <w:szCs w:val="21"/>
            <w:rPrChange w:id="13315" w:author="David" w:date="2022-08-17T16:58:00Z">
              <w:rPr>
                <w:rFonts w:ascii="Times New Roman" w:hAnsi="Times New Roman"/>
                <w:b/>
                <w:sz w:val="24"/>
                <w:szCs w:val="24"/>
              </w:rPr>
            </w:rPrChange>
          </w:rPr>
          <w:t xml:space="preserve"> THAT ONLY CLUTTERS </w:t>
        </w:r>
      </w:ins>
      <w:ins w:id="13316" w:author="Britt Collins" w:date="2021-10-06T13:49:00Z">
        <w:r w:rsidR="005215BC" w:rsidRPr="00163DCF">
          <w:rPr>
            <w:b/>
            <w:szCs w:val="21"/>
            <w:rPrChange w:id="13317" w:author="David" w:date="2022-08-17T16:58:00Z">
              <w:rPr>
                <w:rFonts w:ascii="Times New Roman" w:hAnsi="Times New Roman"/>
                <w:b/>
                <w:sz w:val="24"/>
                <w:szCs w:val="24"/>
              </w:rPr>
            </w:rPrChange>
          </w:rPr>
          <w:t>THE STORY</w:t>
        </w:r>
      </w:ins>
      <w:ins w:id="13318" w:author="Britt Collins" w:date="2021-10-06T13:48:00Z">
        <w:r w:rsidR="005215BC" w:rsidRPr="00163DCF">
          <w:rPr>
            <w:b/>
            <w:szCs w:val="21"/>
            <w:rPrChange w:id="13319" w:author="David" w:date="2022-08-17T16:58:00Z">
              <w:rPr>
                <w:rFonts w:ascii="Times New Roman" w:hAnsi="Times New Roman"/>
                <w:sz w:val="24"/>
                <w:szCs w:val="24"/>
              </w:rPr>
            </w:rPrChange>
          </w:rPr>
          <w:t xml:space="preserve">, I SUGGEST CUTTING IT COMPETELY </w:t>
        </w:r>
      </w:ins>
      <w:ins w:id="13320" w:author="Britt Collins" w:date="2021-09-30T14:58:00Z">
        <w:r w:rsidRPr="00163DCF">
          <w:rPr>
            <w:szCs w:val="21"/>
            <w:rPrChange w:id="13321" w:author="David" w:date="2022-08-17T16:58:00Z">
              <w:rPr>
                <w:rFonts w:ascii="Times New Roman" w:hAnsi="Times New Roman"/>
                <w:sz w:val="24"/>
                <w:szCs w:val="24"/>
              </w:rPr>
            </w:rPrChange>
          </w:rPr>
          <w:t xml:space="preserve">Thankfully the Skybus was a great value, rapid option. Melbourne may not have the iconic sights of Sydney. </w:t>
        </w:r>
      </w:ins>
    </w:p>
    <w:p w14:paraId="579D397E" w14:textId="4DB3C472" w:rsidR="006F31F6" w:rsidRPr="00163DCF" w:rsidRDefault="006F31F6">
      <w:pPr>
        <w:spacing w:after="17" w:line="276" w:lineRule="auto"/>
        <w:ind w:left="-5" w:right="15" w:firstLine="725"/>
        <w:rPr>
          <w:ins w:id="13322" w:author="Britt Collins" w:date="2021-09-30T14:58:00Z"/>
          <w:szCs w:val="21"/>
          <w:rPrChange w:id="13323" w:author="David" w:date="2022-08-17T16:58:00Z">
            <w:rPr>
              <w:ins w:id="13324" w:author="Britt Collins" w:date="2021-09-30T14:58:00Z"/>
              <w:rFonts w:ascii="Times New Roman" w:hAnsi="Times New Roman"/>
              <w:sz w:val="24"/>
              <w:szCs w:val="24"/>
            </w:rPr>
          </w:rPrChange>
        </w:rPr>
        <w:pPrChange w:id="13325" w:author="David" w:date="2022-08-17T17:01:00Z">
          <w:pPr>
            <w:ind w:left="-5" w:right="15"/>
          </w:pPr>
        </w:pPrChange>
      </w:pPr>
      <w:ins w:id="13326" w:author="Britt Collins" w:date="2021-09-30T14:58:00Z">
        <w:r w:rsidRPr="00163DCF">
          <w:rPr>
            <w:szCs w:val="21"/>
            <w:rPrChange w:id="13327" w:author="David" w:date="2022-08-17T16:58:00Z">
              <w:rPr>
                <w:rFonts w:ascii="Times New Roman" w:hAnsi="Times New Roman"/>
                <w:sz w:val="24"/>
                <w:szCs w:val="24"/>
              </w:rPr>
            </w:rPrChange>
          </w:rPr>
          <w:t>As the Skybus approached the city outskirts, the Melbourne cityscape cast a beautiful view.</w:t>
        </w:r>
      </w:ins>
      <w:ins w:id="13328" w:author="Britt Collins" w:date="2021-10-06T13:48:00Z">
        <w:r w:rsidR="005215BC" w:rsidRPr="00163DCF">
          <w:rPr>
            <w:szCs w:val="21"/>
            <w:rPrChange w:id="13329" w:author="David" w:date="2022-08-17T16:58:00Z">
              <w:rPr>
                <w:rFonts w:ascii="Times New Roman" w:hAnsi="Times New Roman"/>
                <w:sz w:val="24"/>
                <w:szCs w:val="24"/>
              </w:rPr>
            </w:rPrChange>
          </w:rPr>
          <w:t xml:space="preserve"> </w:t>
        </w:r>
      </w:ins>
      <w:ins w:id="13330" w:author="Britt Collins" w:date="2021-09-30T14:58:00Z">
        <w:r w:rsidRPr="00163DCF">
          <w:rPr>
            <w:szCs w:val="21"/>
            <w:rPrChange w:id="13331" w:author="David" w:date="2022-08-17T16:58:00Z">
              <w:rPr>
                <w:rFonts w:ascii="Times New Roman" w:hAnsi="Times New Roman"/>
                <w:sz w:val="24"/>
                <w:szCs w:val="24"/>
              </w:rPr>
            </w:rPrChange>
          </w:rPr>
          <w:t>We reached Southern Cross Station, the final stop on the Skybus's route. My first flat viewing was arranged in Hawthorn, an inne</w:t>
        </w:r>
      </w:ins>
      <w:ins w:id="13332" w:author="Britt Collins" w:date="2021-10-06T13:49:00Z">
        <w:r w:rsidR="005215BC" w:rsidRPr="00163DCF">
          <w:rPr>
            <w:szCs w:val="21"/>
            <w:rPrChange w:id="13333" w:author="David" w:date="2022-08-17T16:58:00Z">
              <w:rPr>
                <w:rFonts w:ascii="Times New Roman" w:hAnsi="Times New Roman"/>
                <w:sz w:val="24"/>
                <w:szCs w:val="24"/>
              </w:rPr>
            </w:rPrChange>
          </w:rPr>
          <w:t>r-city</w:t>
        </w:r>
      </w:ins>
      <w:ins w:id="13334" w:author="Britt Collins" w:date="2021-09-30T14:58:00Z">
        <w:r w:rsidRPr="00163DCF">
          <w:rPr>
            <w:szCs w:val="21"/>
            <w:rPrChange w:id="13335" w:author="David" w:date="2022-08-17T16:58:00Z">
              <w:rPr>
                <w:rFonts w:ascii="Times New Roman" w:hAnsi="Times New Roman"/>
                <w:sz w:val="24"/>
                <w:szCs w:val="24"/>
              </w:rPr>
            </w:rPrChange>
          </w:rPr>
          <w:t xml:space="preserve"> suburb. I was scheduled to meet potential flatmate Lucinda, a third-generation Australian</w:t>
        </w:r>
      </w:ins>
      <w:ins w:id="13336" w:author="Britt Collins" w:date="2021-10-06T13:49:00Z">
        <w:r w:rsidR="005215BC" w:rsidRPr="00163DCF">
          <w:rPr>
            <w:szCs w:val="21"/>
            <w:rPrChange w:id="13337" w:author="David" w:date="2022-08-17T16:58:00Z">
              <w:rPr>
                <w:rFonts w:ascii="Times New Roman" w:hAnsi="Times New Roman"/>
                <w:sz w:val="24"/>
                <w:szCs w:val="24"/>
              </w:rPr>
            </w:rPrChange>
          </w:rPr>
          <w:t xml:space="preserve"> Brit</w:t>
        </w:r>
      </w:ins>
      <w:ins w:id="13338" w:author="Britt Collins" w:date="2021-09-30T14:58:00Z">
        <w:r w:rsidRPr="00163DCF">
          <w:rPr>
            <w:szCs w:val="21"/>
            <w:rPrChange w:id="13339" w:author="David" w:date="2022-08-17T16:58:00Z">
              <w:rPr>
                <w:rFonts w:ascii="Times New Roman" w:hAnsi="Times New Roman"/>
                <w:sz w:val="24"/>
                <w:szCs w:val="24"/>
              </w:rPr>
            </w:rPrChange>
          </w:rPr>
          <w:t>. Melbourne had a good transport system that included trams and overground V/Line trains. Hawthorn East's Auburn train station was close by to the rental property located on Lilydale Grove.</w:t>
        </w:r>
      </w:ins>
    </w:p>
    <w:p w14:paraId="6B59D574" w14:textId="77777777" w:rsidR="005215BC" w:rsidRPr="00163DCF" w:rsidRDefault="005215BC">
      <w:pPr>
        <w:spacing w:after="10" w:line="276" w:lineRule="auto"/>
        <w:ind w:left="-5" w:right="15" w:firstLine="725"/>
        <w:rPr>
          <w:ins w:id="13340" w:author="Britt Collins" w:date="2021-10-06T13:52:00Z"/>
          <w:szCs w:val="21"/>
          <w:rPrChange w:id="13341" w:author="David" w:date="2022-08-17T16:58:00Z">
            <w:rPr>
              <w:ins w:id="13342" w:author="Britt Collins" w:date="2021-10-06T13:52:00Z"/>
              <w:rFonts w:ascii="Times New Roman" w:hAnsi="Times New Roman"/>
              <w:sz w:val="24"/>
              <w:szCs w:val="24"/>
            </w:rPr>
          </w:rPrChange>
        </w:rPr>
        <w:pPrChange w:id="13343" w:author="David" w:date="2022-08-17T17:01:00Z">
          <w:pPr>
            <w:spacing w:after="10" w:line="480" w:lineRule="auto"/>
            <w:ind w:left="-5" w:right="15" w:firstLine="725"/>
          </w:pPr>
        </w:pPrChange>
      </w:pPr>
      <w:ins w:id="13344" w:author="Britt Collins" w:date="2021-10-06T13:50:00Z">
        <w:r w:rsidRPr="00163DCF">
          <w:rPr>
            <w:b/>
            <w:szCs w:val="21"/>
            <w:rPrChange w:id="13345" w:author="David" w:date="2022-08-17T16:58:00Z">
              <w:rPr>
                <w:rFonts w:ascii="Times New Roman" w:hAnsi="Times New Roman"/>
                <w:sz w:val="24"/>
                <w:szCs w:val="24"/>
              </w:rPr>
            </w:rPrChange>
          </w:rPr>
          <w:t>STREAMLINE ALL THIS</w:t>
        </w:r>
      </w:ins>
      <w:ins w:id="13346" w:author="Britt Collins" w:date="2021-10-06T13:51:00Z">
        <w:r w:rsidRPr="00163DCF">
          <w:rPr>
            <w:b/>
            <w:szCs w:val="21"/>
            <w:rPrChange w:id="13347" w:author="David" w:date="2022-08-17T16:58:00Z">
              <w:rPr>
                <w:rFonts w:ascii="Times New Roman" w:hAnsi="Times New Roman"/>
                <w:sz w:val="24"/>
                <w:szCs w:val="24"/>
              </w:rPr>
            </w:rPrChange>
          </w:rPr>
          <w:t xml:space="preserve">… </w:t>
        </w:r>
      </w:ins>
      <w:ins w:id="13348" w:author="Britt Collins" w:date="2021-10-06T13:52:00Z">
        <w:r w:rsidRPr="00163DCF">
          <w:rPr>
            <w:b/>
            <w:szCs w:val="21"/>
            <w:rPrChange w:id="13349" w:author="David" w:date="2022-08-17T16:58:00Z">
              <w:rPr>
                <w:rFonts w:ascii="Times New Roman" w:hAnsi="Times New Roman"/>
                <w:sz w:val="24"/>
                <w:szCs w:val="24"/>
              </w:rPr>
            </w:rPrChange>
          </w:rPr>
          <w:t xml:space="preserve">SKIP ALL THE INTRODUCITONS </w:t>
        </w:r>
      </w:ins>
      <w:ins w:id="13350" w:author="Britt Collins" w:date="2021-10-06T13:51:00Z">
        <w:r w:rsidRPr="00163DCF">
          <w:rPr>
            <w:b/>
            <w:szCs w:val="21"/>
            <w:rPrChange w:id="13351" w:author="David" w:date="2022-08-17T16:58:00Z">
              <w:rPr>
                <w:rFonts w:ascii="Times New Roman" w:hAnsi="Times New Roman"/>
                <w:sz w:val="24"/>
                <w:szCs w:val="24"/>
              </w:rPr>
            </w:rPrChange>
          </w:rPr>
          <w:t>A LOT OF TRIVIAL FILLER COPY</w:t>
        </w:r>
        <w:r w:rsidRPr="00163DCF">
          <w:rPr>
            <w:szCs w:val="21"/>
            <w:rPrChange w:id="13352" w:author="David" w:date="2022-08-17T16:58:00Z">
              <w:rPr>
                <w:rFonts w:ascii="Times New Roman" w:hAnsi="Times New Roman"/>
                <w:sz w:val="24"/>
                <w:szCs w:val="24"/>
              </w:rPr>
            </w:rPrChange>
          </w:rPr>
          <w:t xml:space="preserve"> </w:t>
        </w:r>
      </w:ins>
      <w:ins w:id="13353" w:author="Britt Collins" w:date="2021-09-30T14:58:00Z">
        <w:r w:rsidR="006F31F6" w:rsidRPr="00163DCF">
          <w:rPr>
            <w:szCs w:val="21"/>
            <w:rPrChange w:id="13354" w:author="David" w:date="2022-08-17T16:58:00Z">
              <w:rPr>
                <w:rFonts w:ascii="Times New Roman" w:hAnsi="Times New Roman"/>
                <w:sz w:val="24"/>
                <w:szCs w:val="24"/>
              </w:rPr>
            </w:rPrChange>
          </w:rPr>
          <w:t xml:space="preserve">The property numbering system used on the grove appeared non-existent. I called Lucinda. </w:t>
        </w:r>
      </w:ins>
      <w:ins w:id="13355" w:author="Britt Collins" w:date="2021-10-06T13:50:00Z">
        <w:r w:rsidRPr="00163DCF">
          <w:rPr>
            <w:szCs w:val="21"/>
            <w:rPrChange w:id="13356" w:author="David" w:date="2022-08-17T16:58:00Z">
              <w:rPr>
                <w:rFonts w:ascii="Times New Roman" w:hAnsi="Times New Roman"/>
                <w:sz w:val="24"/>
                <w:szCs w:val="24"/>
              </w:rPr>
            </w:rPrChange>
          </w:rPr>
          <w:t>“</w:t>
        </w:r>
      </w:ins>
      <w:ins w:id="13357" w:author="Britt Collins" w:date="2021-09-30T14:58:00Z">
        <w:r w:rsidR="006F31F6" w:rsidRPr="00163DCF">
          <w:rPr>
            <w:szCs w:val="21"/>
            <w:rPrChange w:id="13358" w:author="David" w:date="2022-08-17T16:58:00Z">
              <w:rPr>
                <w:rFonts w:ascii="Times New Roman" w:hAnsi="Times New Roman"/>
                <w:sz w:val="24"/>
                <w:szCs w:val="24"/>
              </w:rPr>
            </w:rPrChange>
          </w:rPr>
          <w:t xml:space="preserve">Lucinda?", I asked timidly. A piercing, anglicised voice replied "Yes, is that David? Where are you?", she asked. I indicated I was outside. "It’s not easy to find this place. I’ll come downstairs and let you in.", she replied. Lucinda was out of breath as we met on the street. She smiled nervously, introducing herself with a piercing inflected tone. </w:t>
        </w:r>
      </w:ins>
    </w:p>
    <w:p w14:paraId="11EDF1F3" w14:textId="554EA34D" w:rsidR="006F31F6" w:rsidRPr="00163DCF" w:rsidRDefault="006F31F6">
      <w:pPr>
        <w:spacing w:after="10" w:line="276" w:lineRule="auto"/>
        <w:ind w:left="-5" w:right="15" w:firstLine="725"/>
        <w:rPr>
          <w:ins w:id="13359" w:author="Britt Collins" w:date="2021-09-30T14:58:00Z"/>
          <w:szCs w:val="21"/>
          <w:rPrChange w:id="13360" w:author="David" w:date="2022-08-17T16:58:00Z">
            <w:rPr>
              <w:ins w:id="13361" w:author="Britt Collins" w:date="2021-09-30T14:58:00Z"/>
              <w:rFonts w:ascii="Times New Roman" w:hAnsi="Times New Roman"/>
              <w:sz w:val="24"/>
              <w:szCs w:val="24"/>
            </w:rPr>
          </w:rPrChange>
        </w:rPr>
        <w:pPrChange w:id="13362" w:author="David" w:date="2022-08-17T17:01:00Z">
          <w:pPr>
            <w:ind w:left="-5" w:right="15"/>
          </w:pPr>
        </w:pPrChange>
      </w:pPr>
      <w:ins w:id="13363" w:author="Britt Collins" w:date="2021-09-30T14:58:00Z">
        <w:r w:rsidRPr="00163DCF">
          <w:rPr>
            <w:szCs w:val="21"/>
            <w:rPrChange w:id="13364" w:author="David" w:date="2022-08-17T16:58:00Z">
              <w:rPr>
                <w:rFonts w:ascii="Times New Roman" w:hAnsi="Times New Roman"/>
                <w:sz w:val="24"/>
                <w:szCs w:val="24"/>
              </w:rPr>
            </w:rPrChange>
          </w:rPr>
          <w:t>"Hi, my name is Lucinda, pleased to meet you.", she said. Her introduction was followed up with a nasally sounding giggle. "I can't believe you've come all the way from Sydney to</w:t>
        </w:r>
      </w:ins>
      <w:ins w:id="13365" w:author="Britt Collins" w:date="2021-10-06T13:52:00Z">
        <w:r w:rsidR="005215BC" w:rsidRPr="00163DCF">
          <w:rPr>
            <w:szCs w:val="21"/>
            <w:rPrChange w:id="13366" w:author="David" w:date="2022-08-17T16:58:00Z">
              <w:rPr>
                <w:rFonts w:ascii="Times New Roman" w:hAnsi="Times New Roman"/>
                <w:sz w:val="24"/>
                <w:szCs w:val="24"/>
              </w:rPr>
            </w:rPrChange>
          </w:rPr>
          <w:t xml:space="preserve"> </w:t>
        </w:r>
      </w:ins>
      <w:ins w:id="13367" w:author="Britt Collins" w:date="2021-09-30T14:58:00Z">
        <w:r w:rsidRPr="00163DCF">
          <w:rPr>
            <w:szCs w:val="21"/>
            <w:rPrChange w:id="13368" w:author="David" w:date="2022-08-17T16:58:00Z">
              <w:rPr>
                <w:rFonts w:ascii="Times New Roman" w:hAnsi="Times New Roman"/>
                <w:sz w:val="24"/>
                <w:szCs w:val="24"/>
              </w:rPr>
            </w:rPrChange>
          </w:rPr>
          <w:t xml:space="preserve">Melbourne to view rental properties", she said. I was taken aback by how attractive she was: Lucinda was thin, with long black flowing hair and immaculate pale skin. She seemed </w:t>
        </w:r>
        <w:proofErr w:type="gramStart"/>
        <w:r w:rsidRPr="00163DCF">
          <w:rPr>
            <w:szCs w:val="21"/>
            <w:rPrChange w:id="13369" w:author="David" w:date="2022-08-17T16:58:00Z">
              <w:rPr>
                <w:rFonts w:ascii="Times New Roman" w:hAnsi="Times New Roman"/>
                <w:sz w:val="24"/>
                <w:szCs w:val="24"/>
              </w:rPr>
            </w:rPrChange>
          </w:rPr>
          <w:t>really nice</w:t>
        </w:r>
      </w:ins>
      <w:proofErr w:type="gramEnd"/>
      <w:ins w:id="13370" w:author="Britt Collins" w:date="2021-10-06T13:53:00Z">
        <w:r w:rsidR="005215BC" w:rsidRPr="00163DCF">
          <w:rPr>
            <w:szCs w:val="21"/>
            <w:rPrChange w:id="13371" w:author="David" w:date="2022-08-17T16:58:00Z">
              <w:rPr>
                <w:rFonts w:ascii="Times New Roman" w:hAnsi="Times New Roman"/>
                <w:sz w:val="24"/>
                <w:szCs w:val="24"/>
              </w:rPr>
            </w:rPrChange>
          </w:rPr>
          <w:t>, which made me wonder</w:t>
        </w:r>
      </w:ins>
      <w:ins w:id="13372" w:author="Britt Collins" w:date="2021-09-30T14:58:00Z">
        <w:r w:rsidRPr="00163DCF">
          <w:rPr>
            <w:szCs w:val="21"/>
            <w:rPrChange w:id="13373" w:author="David" w:date="2022-08-17T16:58:00Z">
              <w:rPr>
                <w:rFonts w:ascii="Times New Roman" w:hAnsi="Times New Roman"/>
                <w:sz w:val="24"/>
                <w:szCs w:val="24"/>
              </w:rPr>
            </w:rPrChange>
          </w:rPr>
          <w:t xml:space="preserve"> </w:t>
        </w:r>
      </w:ins>
      <w:ins w:id="13374" w:author="Britt Collins" w:date="2021-10-06T13:53:00Z">
        <w:r w:rsidR="005215BC" w:rsidRPr="00163DCF">
          <w:rPr>
            <w:szCs w:val="21"/>
            <w:rPrChange w:id="13375" w:author="David" w:date="2022-08-17T16:58:00Z">
              <w:rPr>
                <w:rFonts w:ascii="Times New Roman" w:hAnsi="Times New Roman"/>
                <w:sz w:val="24"/>
                <w:szCs w:val="24"/>
              </w:rPr>
            </w:rPrChange>
          </w:rPr>
          <w:t>w</w:t>
        </w:r>
      </w:ins>
      <w:ins w:id="13376" w:author="Britt Collins" w:date="2021-09-30T14:58:00Z">
        <w:r w:rsidRPr="00163DCF">
          <w:rPr>
            <w:szCs w:val="21"/>
            <w:rPrChange w:id="13377" w:author="David" w:date="2022-08-17T16:58:00Z">
              <w:rPr>
                <w:rFonts w:ascii="Times New Roman" w:hAnsi="Times New Roman"/>
                <w:sz w:val="24"/>
                <w:szCs w:val="24"/>
              </w:rPr>
            </w:rPrChange>
          </w:rPr>
          <w:t>hy had th</w:t>
        </w:r>
      </w:ins>
      <w:ins w:id="13378" w:author="Britt Collins" w:date="2021-10-06T13:53:00Z">
        <w:r w:rsidR="005215BC" w:rsidRPr="00163DCF">
          <w:rPr>
            <w:szCs w:val="21"/>
            <w:rPrChange w:id="13379" w:author="David" w:date="2022-08-17T16:58:00Z">
              <w:rPr>
                <w:rFonts w:ascii="Times New Roman" w:hAnsi="Times New Roman"/>
                <w:sz w:val="24"/>
                <w:szCs w:val="24"/>
              </w:rPr>
            </w:rPrChange>
          </w:rPr>
          <w:t>e</w:t>
        </w:r>
      </w:ins>
      <w:ins w:id="13380" w:author="Britt Collins" w:date="2021-09-30T14:58:00Z">
        <w:r w:rsidRPr="00163DCF">
          <w:rPr>
            <w:szCs w:val="21"/>
            <w:rPrChange w:id="13381" w:author="David" w:date="2022-08-17T16:58:00Z">
              <w:rPr>
                <w:rFonts w:ascii="Times New Roman" w:hAnsi="Times New Roman"/>
                <w:sz w:val="24"/>
                <w:szCs w:val="24"/>
              </w:rPr>
            </w:rPrChange>
          </w:rPr>
          <w:t xml:space="preserve"> property listing been live on Gum Tree for so long?</w:t>
        </w:r>
      </w:ins>
    </w:p>
    <w:p w14:paraId="4A1492B8" w14:textId="77777777" w:rsidR="004F4BEC" w:rsidRPr="00163DCF" w:rsidRDefault="006F31F6">
      <w:pPr>
        <w:spacing w:line="276" w:lineRule="auto"/>
        <w:ind w:left="-5" w:right="15" w:firstLine="725"/>
        <w:rPr>
          <w:ins w:id="13382" w:author="Britt Collins" w:date="2021-10-06T13:55:00Z"/>
          <w:szCs w:val="21"/>
          <w:rPrChange w:id="13383" w:author="David" w:date="2022-08-17T16:58:00Z">
            <w:rPr>
              <w:ins w:id="13384" w:author="Britt Collins" w:date="2021-10-06T13:55:00Z"/>
              <w:rFonts w:ascii="Times New Roman" w:hAnsi="Times New Roman"/>
              <w:sz w:val="24"/>
              <w:szCs w:val="24"/>
            </w:rPr>
          </w:rPrChange>
        </w:rPr>
        <w:pPrChange w:id="13385" w:author="David" w:date="2022-08-17T17:01:00Z">
          <w:pPr>
            <w:spacing w:line="480" w:lineRule="auto"/>
            <w:ind w:left="-5" w:right="15" w:firstLine="725"/>
          </w:pPr>
        </w:pPrChange>
      </w:pPr>
      <w:ins w:id="13386" w:author="Britt Collins" w:date="2021-09-30T14:58:00Z">
        <w:r w:rsidRPr="00163DCF">
          <w:rPr>
            <w:szCs w:val="21"/>
            <w:rPrChange w:id="13387" w:author="David" w:date="2022-08-17T16:58:00Z">
              <w:rPr>
                <w:rFonts w:ascii="Times New Roman" w:hAnsi="Times New Roman"/>
                <w:sz w:val="24"/>
                <w:szCs w:val="24"/>
              </w:rPr>
            </w:rPrChange>
          </w:rPr>
          <w:t xml:space="preserve">I began asking questions about the tenancy agreement. She had an arrangement with the landlord very similar to Flo's of Manly apartment. Lucinda </w:t>
        </w:r>
      </w:ins>
      <w:ins w:id="13388" w:author="Britt Collins" w:date="2021-10-06T13:53:00Z">
        <w:r w:rsidR="005215BC" w:rsidRPr="00163DCF">
          <w:rPr>
            <w:szCs w:val="21"/>
            <w:rPrChange w:id="13389" w:author="David" w:date="2022-08-17T16:58:00Z">
              <w:rPr>
                <w:rFonts w:ascii="Times New Roman" w:hAnsi="Times New Roman"/>
                <w:sz w:val="24"/>
                <w:szCs w:val="24"/>
              </w:rPr>
            </w:rPrChange>
          </w:rPr>
          <w:t xml:space="preserve">showed </w:t>
        </w:r>
      </w:ins>
      <w:ins w:id="13390" w:author="Britt Collins" w:date="2021-09-30T14:58:00Z">
        <w:r w:rsidRPr="00163DCF">
          <w:rPr>
            <w:szCs w:val="21"/>
            <w:rPrChange w:id="13391" w:author="David" w:date="2022-08-17T16:58:00Z">
              <w:rPr>
                <w:rFonts w:ascii="Times New Roman" w:hAnsi="Times New Roman"/>
                <w:sz w:val="24"/>
                <w:szCs w:val="24"/>
              </w:rPr>
            </w:rPrChange>
          </w:rPr>
          <w:t xml:space="preserve">me </w:t>
        </w:r>
      </w:ins>
      <w:ins w:id="13392" w:author="Britt Collins" w:date="2021-10-06T13:53:00Z">
        <w:r w:rsidR="005215BC" w:rsidRPr="00163DCF">
          <w:rPr>
            <w:szCs w:val="21"/>
            <w:rPrChange w:id="13393" w:author="David" w:date="2022-08-17T16:58:00Z">
              <w:rPr>
                <w:rFonts w:ascii="Times New Roman" w:hAnsi="Times New Roman"/>
                <w:sz w:val="24"/>
                <w:szCs w:val="24"/>
              </w:rPr>
            </w:rPrChange>
          </w:rPr>
          <w:t>around,</w:t>
        </w:r>
      </w:ins>
      <w:ins w:id="13394" w:author="Britt Collins" w:date="2021-09-30T14:58:00Z">
        <w:r w:rsidRPr="00163DCF">
          <w:rPr>
            <w:szCs w:val="21"/>
            <w:rPrChange w:id="13395" w:author="David" w:date="2022-08-17T16:58:00Z">
              <w:rPr>
                <w:rFonts w:ascii="Times New Roman" w:hAnsi="Times New Roman"/>
                <w:sz w:val="24"/>
                <w:szCs w:val="24"/>
              </w:rPr>
            </w:rPrChange>
          </w:rPr>
          <w:t xml:space="preserve"> describing the </w:t>
        </w:r>
      </w:ins>
      <w:ins w:id="13396" w:author="Britt Collins" w:date="2021-10-06T13:54:00Z">
        <w:r w:rsidR="005215BC" w:rsidRPr="00163DCF">
          <w:rPr>
            <w:szCs w:val="21"/>
            <w:rPrChange w:id="13397" w:author="David" w:date="2022-08-17T16:58:00Z">
              <w:rPr>
                <w:rFonts w:ascii="Times New Roman" w:hAnsi="Times New Roman"/>
                <w:sz w:val="24"/>
                <w:szCs w:val="24"/>
              </w:rPr>
            </w:rPrChange>
          </w:rPr>
          <w:t xml:space="preserve">open-plan </w:t>
        </w:r>
      </w:ins>
      <w:ins w:id="13398" w:author="Britt Collins" w:date="2021-09-30T14:58:00Z">
        <w:r w:rsidRPr="00163DCF">
          <w:rPr>
            <w:szCs w:val="21"/>
            <w:rPrChange w:id="13399" w:author="David" w:date="2022-08-17T16:58:00Z">
              <w:rPr>
                <w:rFonts w:ascii="Times New Roman" w:hAnsi="Times New Roman"/>
                <w:sz w:val="24"/>
                <w:szCs w:val="24"/>
              </w:rPr>
            </w:rPrChange>
          </w:rPr>
          <w:t xml:space="preserve">living space. The kitchen, dining room, and living room melded into one. I was impressed with the use of space. Lucinda giggled as she indicated her room. She gave the open door a firm pull to ensure its contents was out of sight. I was sold, it felt homely. It wasn’t as </w:t>
        </w:r>
      </w:ins>
      <w:ins w:id="13400" w:author="Britt Collins" w:date="2021-10-06T13:54:00Z">
        <w:r w:rsidR="005215BC" w:rsidRPr="00163DCF">
          <w:rPr>
            <w:szCs w:val="21"/>
            <w:rPrChange w:id="13401" w:author="David" w:date="2022-08-17T16:58:00Z">
              <w:rPr>
                <w:rFonts w:ascii="Times New Roman" w:hAnsi="Times New Roman"/>
                <w:sz w:val="24"/>
                <w:szCs w:val="24"/>
              </w:rPr>
            </w:rPrChange>
          </w:rPr>
          <w:t>gorgeous</w:t>
        </w:r>
      </w:ins>
      <w:ins w:id="13402" w:author="Britt Collins" w:date="2021-09-30T14:58:00Z">
        <w:r w:rsidRPr="00163DCF">
          <w:rPr>
            <w:szCs w:val="21"/>
            <w:rPrChange w:id="13403" w:author="David" w:date="2022-08-17T16:58:00Z">
              <w:rPr>
                <w:rFonts w:ascii="Times New Roman" w:hAnsi="Times New Roman"/>
                <w:sz w:val="24"/>
                <w:szCs w:val="24"/>
              </w:rPr>
            </w:rPrChange>
          </w:rPr>
          <w:t xml:space="preserve"> as the Rose Bay flat. Saying that, what accommodation offered views of the iconic Sydney Harbour Bridge? Lucinda's flat was close to a train station. A 15-minute journey to the CBD. For my first Melbourne viewing, I was happy. Was there something I'd missed? </w:t>
        </w:r>
      </w:ins>
    </w:p>
    <w:p w14:paraId="7067ADE6" w14:textId="03DA0D03" w:rsidR="006F31F6" w:rsidRPr="00163DCF" w:rsidRDefault="004F4BEC">
      <w:pPr>
        <w:spacing w:line="276" w:lineRule="auto"/>
        <w:ind w:left="-5" w:right="15" w:firstLine="725"/>
        <w:rPr>
          <w:ins w:id="13404" w:author="Britt Collins" w:date="2021-09-30T14:58:00Z"/>
          <w:szCs w:val="21"/>
          <w:rPrChange w:id="13405" w:author="David" w:date="2022-08-17T16:58:00Z">
            <w:rPr>
              <w:ins w:id="13406" w:author="Britt Collins" w:date="2021-09-30T14:58:00Z"/>
              <w:rFonts w:ascii="Times New Roman" w:hAnsi="Times New Roman"/>
              <w:sz w:val="24"/>
              <w:szCs w:val="24"/>
            </w:rPr>
          </w:rPrChange>
        </w:rPr>
        <w:pPrChange w:id="13407" w:author="David" w:date="2022-08-17T17:01:00Z">
          <w:pPr>
            <w:ind w:left="-5" w:right="15"/>
          </w:pPr>
        </w:pPrChange>
      </w:pPr>
      <w:ins w:id="13408" w:author="Britt Collins" w:date="2021-10-06T13:55:00Z">
        <w:r w:rsidRPr="00163DCF">
          <w:rPr>
            <w:szCs w:val="21"/>
            <w:rPrChange w:id="13409" w:author="David" w:date="2022-08-17T16:58:00Z">
              <w:rPr>
                <w:rFonts w:ascii="Times New Roman" w:hAnsi="Times New Roman"/>
                <w:sz w:val="24"/>
                <w:szCs w:val="24"/>
              </w:rPr>
            </w:rPrChange>
          </w:rPr>
          <w:t>“</w:t>
        </w:r>
      </w:ins>
      <w:ins w:id="13410" w:author="Britt Collins" w:date="2021-09-30T14:58:00Z">
        <w:r w:rsidR="006F31F6" w:rsidRPr="00163DCF">
          <w:rPr>
            <w:szCs w:val="21"/>
            <w:rPrChange w:id="13411" w:author="David" w:date="2022-08-17T16:58:00Z">
              <w:rPr>
                <w:rFonts w:ascii="Times New Roman" w:hAnsi="Times New Roman"/>
                <w:sz w:val="24"/>
                <w:szCs w:val="24"/>
              </w:rPr>
            </w:rPrChange>
          </w:rPr>
          <w:t>Why was the property still available?</w:t>
        </w:r>
      </w:ins>
      <w:ins w:id="13412" w:author="Britt Collins" w:date="2021-10-06T13:55:00Z">
        <w:r w:rsidRPr="00163DCF">
          <w:rPr>
            <w:szCs w:val="21"/>
            <w:rPrChange w:id="13413" w:author="David" w:date="2022-08-17T16:58:00Z">
              <w:rPr>
                <w:rFonts w:ascii="Times New Roman" w:hAnsi="Times New Roman"/>
                <w:sz w:val="24"/>
                <w:szCs w:val="24"/>
              </w:rPr>
            </w:rPrChange>
          </w:rPr>
          <w:t>”</w:t>
        </w:r>
      </w:ins>
      <w:ins w:id="13414" w:author="Britt Collins" w:date="2021-09-30T14:58:00Z">
        <w:r w:rsidR="006F31F6" w:rsidRPr="00163DCF">
          <w:rPr>
            <w:szCs w:val="21"/>
            <w:rPrChange w:id="13415" w:author="David" w:date="2022-08-17T16:58:00Z">
              <w:rPr>
                <w:rFonts w:ascii="Times New Roman" w:hAnsi="Times New Roman"/>
                <w:sz w:val="24"/>
                <w:szCs w:val="24"/>
              </w:rPr>
            </w:rPrChange>
          </w:rPr>
          <w:t xml:space="preserve"> I asked. </w:t>
        </w:r>
      </w:ins>
      <w:ins w:id="13416" w:author="Britt Collins" w:date="2021-10-06T13:55:00Z">
        <w:r w:rsidRPr="00163DCF">
          <w:rPr>
            <w:szCs w:val="21"/>
            <w:rPrChange w:id="13417" w:author="David" w:date="2022-08-17T16:58:00Z">
              <w:rPr>
                <w:rFonts w:ascii="Times New Roman" w:hAnsi="Times New Roman"/>
                <w:sz w:val="24"/>
                <w:szCs w:val="24"/>
              </w:rPr>
            </w:rPrChange>
          </w:rPr>
          <w:t>“</w:t>
        </w:r>
      </w:ins>
      <w:ins w:id="13418" w:author="Britt Collins" w:date="2021-09-30T14:58:00Z">
        <w:r w:rsidR="006F31F6" w:rsidRPr="00163DCF">
          <w:rPr>
            <w:szCs w:val="21"/>
            <w:rPrChange w:id="13419" w:author="David" w:date="2022-08-17T16:58:00Z">
              <w:rPr>
                <w:rFonts w:ascii="Times New Roman" w:hAnsi="Times New Roman"/>
                <w:sz w:val="24"/>
                <w:szCs w:val="24"/>
              </w:rPr>
            </w:rPrChange>
          </w:rPr>
          <w:t>The previous occupant</w:t>
        </w:r>
      </w:ins>
      <w:ins w:id="13420" w:author="Britt Collins" w:date="2021-10-06T13:55:00Z">
        <w:r w:rsidRPr="00163DCF">
          <w:rPr>
            <w:szCs w:val="21"/>
            <w:rPrChange w:id="13421" w:author="David" w:date="2022-08-17T16:58:00Z">
              <w:rPr>
                <w:rFonts w:ascii="Times New Roman" w:hAnsi="Times New Roman"/>
                <w:sz w:val="24"/>
                <w:szCs w:val="24"/>
              </w:rPr>
            </w:rPrChange>
          </w:rPr>
          <w:t>s</w:t>
        </w:r>
      </w:ins>
      <w:ins w:id="13422" w:author="Britt Collins" w:date="2021-09-30T14:58:00Z">
        <w:r w:rsidR="006F31F6" w:rsidRPr="00163DCF">
          <w:rPr>
            <w:szCs w:val="21"/>
            <w:rPrChange w:id="13423" w:author="David" w:date="2022-08-17T16:58:00Z">
              <w:rPr>
                <w:rFonts w:ascii="Times New Roman" w:hAnsi="Times New Roman"/>
                <w:sz w:val="24"/>
                <w:szCs w:val="24"/>
              </w:rPr>
            </w:rPrChange>
          </w:rPr>
          <w:t xml:space="preserve"> made my life hell. They missed payments, were untidy and left owing rent</w:t>
        </w:r>
      </w:ins>
      <w:ins w:id="13424" w:author="Britt Collins" w:date="2021-10-06T13:56:00Z">
        <w:r w:rsidRPr="00163DCF">
          <w:rPr>
            <w:szCs w:val="21"/>
            <w:rPrChange w:id="13425" w:author="David" w:date="2022-08-17T16:58:00Z">
              <w:rPr>
                <w:rFonts w:ascii="Times New Roman" w:hAnsi="Times New Roman"/>
                <w:sz w:val="24"/>
                <w:szCs w:val="24"/>
              </w:rPr>
            </w:rPrChange>
          </w:rPr>
          <w:t>.”</w:t>
        </w:r>
      </w:ins>
      <w:ins w:id="13426" w:author="Britt Collins" w:date="2021-09-30T14:58:00Z">
        <w:r w:rsidR="006F31F6" w:rsidRPr="00163DCF">
          <w:rPr>
            <w:szCs w:val="21"/>
            <w:rPrChange w:id="13427" w:author="David" w:date="2022-08-17T16:58:00Z">
              <w:rPr>
                <w:rFonts w:ascii="Times New Roman" w:hAnsi="Times New Roman"/>
                <w:sz w:val="24"/>
                <w:szCs w:val="24"/>
              </w:rPr>
            </w:rPrChange>
          </w:rPr>
          <w:t xml:space="preserve"> The old tenants were still being chasing for rent owed. I warmed to her heartfelt story</w:t>
        </w:r>
      </w:ins>
      <w:ins w:id="13428" w:author="Britt Collins" w:date="2021-10-06T13:56:00Z">
        <w:r w:rsidRPr="00163DCF">
          <w:rPr>
            <w:szCs w:val="21"/>
            <w:rPrChange w:id="13429" w:author="David" w:date="2022-08-17T16:58:00Z">
              <w:rPr>
                <w:rFonts w:ascii="Times New Roman" w:hAnsi="Times New Roman"/>
                <w:sz w:val="24"/>
                <w:szCs w:val="24"/>
              </w:rPr>
            </w:rPrChange>
          </w:rPr>
          <w:t>,</w:t>
        </w:r>
      </w:ins>
      <w:ins w:id="13430" w:author="Britt Collins" w:date="2021-09-30T14:58:00Z">
        <w:r w:rsidR="006F31F6" w:rsidRPr="00163DCF">
          <w:rPr>
            <w:szCs w:val="21"/>
            <w:rPrChange w:id="13431" w:author="David" w:date="2022-08-17T16:58:00Z">
              <w:rPr>
                <w:rFonts w:ascii="Times New Roman" w:hAnsi="Times New Roman"/>
                <w:sz w:val="24"/>
                <w:szCs w:val="24"/>
              </w:rPr>
            </w:rPrChange>
          </w:rPr>
          <w:t xml:space="preserve"> shook </w:t>
        </w:r>
      </w:ins>
      <w:ins w:id="13432" w:author="Britt Collins" w:date="2021-10-06T13:56:00Z">
        <w:r w:rsidRPr="00163DCF">
          <w:rPr>
            <w:szCs w:val="21"/>
            <w:rPrChange w:id="13433" w:author="David" w:date="2022-08-17T16:58:00Z">
              <w:rPr>
                <w:rFonts w:ascii="Times New Roman" w:hAnsi="Times New Roman"/>
                <w:sz w:val="24"/>
                <w:szCs w:val="24"/>
              </w:rPr>
            </w:rPrChange>
          </w:rPr>
          <w:t>her</w:t>
        </w:r>
      </w:ins>
      <w:ins w:id="13434" w:author="Britt Collins" w:date="2021-09-30T14:58:00Z">
        <w:r w:rsidR="006F31F6" w:rsidRPr="00163DCF">
          <w:rPr>
            <w:szCs w:val="21"/>
            <w:rPrChange w:id="13435" w:author="David" w:date="2022-08-17T16:58:00Z">
              <w:rPr>
                <w:rFonts w:ascii="Times New Roman" w:hAnsi="Times New Roman"/>
                <w:sz w:val="24"/>
                <w:szCs w:val="24"/>
              </w:rPr>
            </w:rPrChange>
          </w:rPr>
          <w:t xml:space="preserve"> hand, </w:t>
        </w:r>
        <w:proofErr w:type="gramStart"/>
        <w:r w:rsidR="006F31F6" w:rsidRPr="00163DCF">
          <w:rPr>
            <w:szCs w:val="21"/>
            <w:rPrChange w:id="13436" w:author="David" w:date="2022-08-17T16:58:00Z">
              <w:rPr>
                <w:rFonts w:ascii="Times New Roman" w:hAnsi="Times New Roman"/>
                <w:sz w:val="24"/>
                <w:szCs w:val="24"/>
              </w:rPr>
            </w:rPrChange>
          </w:rPr>
          <w:t>smiled</w:t>
        </w:r>
        <w:proofErr w:type="gramEnd"/>
        <w:r w:rsidR="006F31F6" w:rsidRPr="00163DCF">
          <w:rPr>
            <w:szCs w:val="21"/>
            <w:rPrChange w:id="13437" w:author="David" w:date="2022-08-17T16:58:00Z">
              <w:rPr>
                <w:rFonts w:ascii="Times New Roman" w:hAnsi="Times New Roman"/>
                <w:sz w:val="24"/>
                <w:szCs w:val="24"/>
              </w:rPr>
            </w:rPrChange>
          </w:rPr>
          <w:t xml:space="preserve"> and made my way to Melbourne CBD.</w:t>
        </w:r>
      </w:ins>
    </w:p>
    <w:p w14:paraId="54873A5A" w14:textId="3DBEF549" w:rsidR="006F31F6" w:rsidRPr="00163DCF" w:rsidRDefault="006F31F6">
      <w:pPr>
        <w:spacing w:line="276" w:lineRule="auto"/>
        <w:ind w:left="-5" w:right="15" w:firstLine="725"/>
        <w:rPr>
          <w:ins w:id="13438" w:author="Britt Collins" w:date="2021-09-30T14:58:00Z"/>
          <w:szCs w:val="21"/>
          <w:rPrChange w:id="13439" w:author="David" w:date="2022-08-17T16:58:00Z">
            <w:rPr>
              <w:ins w:id="13440" w:author="Britt Collins" w:date="2021-09-30T14:58:00Z"/>
              <w:rFonts w:ascii="Times New Roman" w:hAnsi="Times New Roman"/>
              <w:sz w:val="24"/>
              <w:szCs w:val="24"/>
            </w:rPr>
          </w:rPrChange>
        </w:rPr>
        <w:pPrChange w:id="13441" w:author="David" w:date="2022-08-17T17:01:00Z">
          <w:pPr>
            <w:ind w:left="-5" w:right="15"/>
          </w:pPr>
        </w:pPrChange>
      </w:pPr>
      <w:ins w:id="13442" w:author="Britt Collins" w:date="2021-09-30T14:58:00Z">
        <w:r w:rsidRPr="00163DCF">
          <w:rPr>
            <w:szCs w:val="21"/>
            <w:rPrChange w:id="13443" w:author="David" w:date="2022-08-17T16:58:00Z">
              <w:rPr>
                <w:rFonts w:ascii="Times New Roman" w:hAnsi="Times New Roman"/>
                <w:sz w:val="24"/>
                <w:szCs w:val="24"/>
              </w:rPr>
            </w:rPrChange>
          </w:rPr>
          <w:t xml:space="preserve">I had a little time to burn before the next viewing. It was lunchtime. My phone suggested a pub up the road from Flinders Street Station. The battery sign </w:t>
        </w:r>
        <w:proofErr w:type="gramStart"/>
        <w:r w:rsidRPr="00163DCF">
          <w:rPr>
            <w:szCs w:val="21"/>
            <w:rPrChange w:id="13444" w:author="David" w:date="2022-08-17T16:58:00Z">
              <w:rPr>
                <w:rFonts w:ascii="Times New Roman" w:hAnsi="Times New Roman"/>
                <w:sz w:val="24"/>
                <w:szCs w:val="24"/>
              </w:rPr>
            </w:rPrChange>
          </w:rPr>
          <w:t>flashed,</w:t>
        </w:r>
        <w:proofErr w:type="gramEnd"/>
        <w:r w:rsidRPr="00163DCF">
          <w:rPr>
            <w:szCs w:val="21"/>
            <w:rPrChange w:id="13445" w:author="David" w:date="2022-08-17T16:58:00Z">
              <w:rPr>
                <w:rFonts w:ascii="Times New Roman" w:hAnsi="Times New Roman"/>
                <w:sz w:val="24"/>
                <w:szCs w:val="24"/>
              </w:rPr>
            </w:rPrChange>
          </w:rPr>
          <w:t xml:space="preserve"> the phone subsequently died. Bugger. I Looked up and noticed loads of bars. The common deal each bar offered was a pint and a parmigiana for AU$1". I got to the top of the block, stopped, doubled </w:t>
        </w:r>
        <w:proofErr w:type="gramStart"/>
        <w:r w:rsidRPr="00163DCF">
          <w:rPr>
            <w:szCs w:val="21"/>
            <w:rPrChange w:id="13446" w:author="David" w:date="2022-08-17T16:58:00Z">
              <w:rPr>
                <w:rFonts w:ascii="Times New Roman" w:hAnsi="Times New Roman"/>
                <w:sz w:val="24"/>
                <w:szCs w:val="24"/>
              </w:rPr>
            </w:rPrChange>
          </w:rPr>
          <w:t>back</w:t>
        </w:r>
        <w:proofErr w:type="gramEnd"/>
        <w:r w:rsidRPr="00163DCF">
          <w:rPr>
            <w:szCs w:val="21"/>
            <w:rPrChange w:id="13447" w:author="David" w:date="2022-08-17T16:58:00Z">
              <w:rPr>
                <w:rFonts w:ascii="Times New Roman" w:hAnsi="Times New Roman"/>
                <w:sz w:val="24"/>
                <w:szCs w:val="24"/>
              </w:rPr>
            </w:rPrChange>
          </w:rPr>
          <w:t xml:space="preserve"> and entered the pub on the corner.</w:t>
        </w:r>
      </w:ins>
    </w:p>
    <w:p w14:paraId="181859CB" w14:textId="77777777" w:rsidR="004F4BEC" w:rsidRPr="00163DCF" w:rsidRDefault="006F31F6">
      <w:pPr>
        <w:spacing w:line="276" w:lineRule="auto"/>
        <w:ind w:left="-5" w:right="15" w:firstLine="725"/>
        <w:rPr>
          <w:ins w:id="13448" w:author="Britt Collins" w:date="2021-10-06T13:58:00Z"/>
          <w:szCs w:val="21"/>
          <w:rPrChange w:id="13449" w:author="David" w:date="2022-08-17T16:58:00Z">
            <w:rPr>
              <w:ins w:id="13450" w:author="Britt Collins" w:date="2021-10-06T13:58:00Z"/>
              <w:rFonts w:ascii="Times New Roman" w:hAnsi="Times New Roman"/>
              <w:sz w:val="24"/>
              <w:szCs w:val="24"/>
            </w:rPr>
          </w:rPrChange>
        </w:rPr>
        <w:pPrChange w:id="13451" w:author="David" w:date="2022-08-17T17:01:00Z">
          <w:pPr>
            <w:spacing w:line="480" w:lineRule="auto"/>
            <w:ind w:left="-5" w:right="15" w:firstLine="725"/>
          </w:pPr>
        </w:pPrChange>
      </w:pPr>
      <w:ins w:id="13452" w:author="Britt Collins" w:date="2021-09-30T14:58:00Z">
        <w:r w:rsidRPr="00163DCF">
          <w:rPr>
            <w:szCs w:val="21"/>
            <w:rPrChange w:id="13453" w:author="David" w:date="2022-08-17T16:58:00Z">
              <w:rPr>
                <w:rFonts w:ascii="Times New Roman" w:hAnsi="Times New Roman"/>
                <w:sz w:val="24"/>
                <w:szCs w:val="24"/>
              </w:rPr>
            </w:rPrChange>
          </w:rPr>
          <w:t>This was a British</w:t>
        </w:r>
      </w:ins>
      <w:ins w:id="13454" w:author="Britt Collins" w:date="2021-10-06T13:57:00Z">
        <w:r w:rsidR="004F4BEC" w:rsidRPr="00163DCF">
          <w:rPr>
            <w:szCs w:val="21"/>
            <w:rPrChange w:id="13455" w:author="David" w:date="2022-08-17T16:58:00Z">
              <w:rPr>
                <w:rFonts w:ascii="Times New Roman" w:hAnsi="Times New Roman"/>
                <w:sz w:val="24"/>
                <w:szCs w:val="24"/>
              </w:rPr>
            </w:rPrChange>
          </w:rPr>
          <w:t>-</w:t>
        </w:r>
      </w:ins>
      <w:ins w:id="13456" w:author="Britt Collins" w:date="2021-09-30T14:58:00Z">
        <w:r w:rsidRPr="00163DCF">
          <w:rPr>
            <w:szCs w:val="21"/>
            <w:rPrChange w:id="13457" w:author="David" w:date="2022-08-17T16:58:00Z">
              <w:rPr>
                <w:rFonts w:ascii="Times New Roman" w:hAnsi="Times New Roman"/>
                <w:sz w:val="24"/>
                <w:szCs w:val="24"/>
              </w:rPr>
            </w:rPrChange>
          </w:rPr>
          <w:t>style pub</w:t>
        </w:r>
      </w:ins>
      <w:ins w:id="13458" w:author="Britt Collins" w:date="2021-10-06T13:57:00Z">
        <w:r w:rsidR="004F4BEC" w:rsidRPr="00163DCF">
          <w:rPr>
            <w:szCs w:val="21"/>
            <w:rPrChange w:id="13459" w:author="David" w:date="2022-08-17T16:58:00Z">
              <w:rPr>
                <w:rFonts w:ascii="Times New Roman" w:hAnsi="Times New Roman"/>
                <w:sz w:val="24"/>
                <w:szCs w:val="24"/>
              </w:rPr>
            </w:rPrChange>
          </w:rPr>
          <w:t>,</w:t>
        </w:r>
      </w:ins>
      <w:ins w:id="13460" w:author="Britt Collins" w:date="2021-09-30T14:58:00Z">
        <w:r w:rsidRPr="00163DCF">
          <w:rPr>
            <w:szCs w:val="21"/>
            <w:rPrChange w:id="13461" w:author="David" w:date="2022-08-17T16:58:00Z">
              <w:rPr>
                <w:rFonts w:ascii="Times New Roman" w:hAnsi="Times New Roman"/>
                <w:sz w:val="24"/>
                <w:szCs w:val="24"/>
              </w:rPr>
            </w:rPrChange>
          </w:rPr>
          <w:t xml:space="preserve"> dark</w:t>
        </w:r>
      </w:ins>
      <w:ins w:id="13462" w:author="Britt Collins" w:date="2021-10-06T13:57:00Z">
        <w:r w:rsidR="004F4BEC" w:rsidRPr="00163DCF">
          <w:rPr>
            <w:szCs w:val="21"/>
            <w:rPrChange w:id="13463" w:author="David" w:date="2022-08-17T16:58:00Z">
              <w:rPr>
                <w:rFonts w:ascii="Times New Roman" w:hAnsi="Times New Roman"/>
                <w:sz w:val="24"/>
                <w:szCs w:val="24"/>
              </w:rPr>
            </w:rPrChange>
          </w:rPr>
          <w:t xml:space="preserve"> and</w:t>
        </w:r>
      </w:ins>
      <w:ins w:id="13464" w:author="Britt Collins" w:date="2021-09-30T14:58:00Z">
        <w:r w:rsidRPr="00163DCF">
          <w:rPr>
            <w:szCs w:val="21"/>
            <w:rPrChange w:id="13465" w:author="David" w:date="2022-08-17T16:58:00Z">
              <w:rPr>
                <w:rFonts w:ascii="Times New Roman" w:hAnsi="Times New Roman"/>
                <w:sz w:val="24"/>
                <w:szCs w:val="24"/>
              </w:rPr>
            </w:rPrChange>
          </w:rPr>
          <w:t xml:space="preserve"> chock-a-block with bar stools. The smell of stale beer lingered in the air. It had horridly designed carpets and a letterbox</w:t>
        </w:r>
      </w:ins>
      <w:ins w:id="13466" w:author="Britt Collins" w:date="2021-10-06T13:57:00Z">
        <w:r w:rsidR="004F4BEC" w:rsidRPr="00163DCF">
          <w:rPr>
            <w:szCs w:val="21"/>
            <w:rPrChange w:id="13467" w:author="David" w:date="2022-08-17T16:58:00Z">
              <w:rPr>
                <w:rFonts w:ascii="Times New Roman" w:hAnsi="Times New Roman"/>
                <w:sz w:val="24"/>
                <w:szCs w:val="24"/>
              </w:rPr>
            </w:rPrChange>
          </w:rPr>
          <w:t>-</w:t>
        </w:r>
      </w:ins>
      <w:ins w:id="13468" w:author="Britt Collins" w:date="2021-09-30T14:58:00Z">
        <w:r w:rsidRPr="00163DCF">
          <w:rPr>
            <w:szCs w:val="21"/>
            <w:rPrChange w:id="13469" w:author="David" w:date="2022-08-17T16:58:00Z">
              <w:rPr>
                <w:rFonts w:ascii="Times New Roman" w:hAnsi="Times New Roman"/>
                <w:sz w:val="24"/>
                <w:szCs w:val="24"/>
              </w:rPr>
            </w:rPrChange>
          </w:rPr>
          <w:t xml:space="preserve">style bar front. I ordered the obligatory deal, </w:t>
        </w:r>
        <w:r w:rsidRPr="00163DCF">
          <w:rPr>
            <w:szCs w:val="21"/>
            <w:rPrChange w:id="13470" w:author="David" w:date="2022-08-17T16:58:00Z">
              <w:rPr>
                <w:rFonts w:ascii="Times New Roman" w:hAnsi="Times New Roman"/>
                <w:sz w:val="24"/>
                <w:szCs w:val="24"/>
              </w:rPr>
            </w:rPrChange>
          </w:rPr>
          <w:lastRenderedPageBreak/>
          <w:t>parmigiana and a pint</w:t>
        </w:r>
      </w:ins>
      <w:ins w:id="13471" w:author="Britt Collins" w:date="2021-10-06T13:58:00Z">
        <w:r w:rsidR="004F4BEC" w:rsidRPr="00163DCF">
          <w:rPr>
            <w:szCs w:val="21"/>
            <w:rPrChange w:id="13472" w:author="David" w:date="2022-08-17T16:58:00Z">
              <w:rPr>
                <w:rFonts w:ascii="Times New Roman" w:hAnsi="Times New Roman"/>
                <w:sz w:val="24"/>
                <w:szCs w:val="24"/>
              </w:rPr>
            </w:rPrChange>
          </w:rPr>
          <w:t xml:space="preserve"> and glanced down</w:t>
        </w:r>
      </w:ins>
      <w:ins w:id="13473" w:author="Britt Collins" w:date="2021-09-30T14:58:00Z">
        <w:r w:rsidRPr="00163DCF">
          <w:rPr>
            <w:szCs w:val="21"/>
            <w:rPrChange w:id="13474" w:author="David" w:date="2022-08-17T16:58:00Z">
              <w:rPr>
                <w:rFonts w:ascii="Times New Roman" w:hAnsi="Times New Roman"/>
                <w:sz w:val="24"/>
                <w:szCs w:val="24"/>
              </w:rPr>
            </w:rPrChange>
          </w:rPr>
          <w:t xml:space="preserve"> my powerless phone. “Do you have a phone charger?” I asked the bartender. </w:t>
        </w:r>
      </w:ins>
    </w:p>
    <w:p w14:paraId="62D67AD1" w14:textId="3FE28A49" w:rsidR="006F31F6" w:rsidRPr="00163DCF" w:rsidRDefault="006F31F6">
      <w:pPr>
        <w:spacing w:line="276" w:lineRule="auto"/>
        <w:ind w:left="-5" w:right="15" w:firstLine="725"/>
        <w:rPr>
          <w:ins w:id="13475" w:author="Britt Collins" w:date="2021-09-30T14:58:00Z"/>
          <w:szCs w:val="21"/>
          <w:rPrChange w:id="13476" w:author="David" w:date="2022-08-17T16:58:00Z">
            <w:rPr>
              <w:ins w:id="13477" w:author="Britt Collins" w:date="2021-09-30T14:58:00Z"/>
              <w:rFonts w:ascii="Times New Roman" w:hAnsi="Times New Roman"/>
              <w:sz w:val="24"/>
              <w:szCs w:val="24"/>
            </w:rPr>
          </w:rPrChange>
        </w:rPr>
        <w:pPrChange w:id="13478" w:author="David" w:date="2022-08-17T17:01:00Z">
          <w:pPr>
            <w:ind w:left="-5" w:right="15"/>
          </w:pPr>
        </w:pPrChange>
      </w:pPr>
      <w:ins w:id="13479" w:author="Britt Collins" w:date="2021-09-30T14:58:00Z">
        <w:r w:rsidRPr="00163DCF">
          <w:rPr>
            <w:szCs w:val="21"/>
            <w:rPrChange w:id="13480" w:author="David" w:date="2022-08-17T16:58:00Z">
              <w:rPr>
                <w:rFonts w:ascii="Times New Roman" w:hAnsi="Times New Roman"/>
                <w:sz w:val="24"/>
                <w:szCs w:val="24"/>
              </w:rPr>
            </w:rPrChange>
          </w:rPr>
          <w:t xml:space="preserve">Given their state-of-the-art entertainment was a 4:3 box style TV, I was expecting a definitive. Surprisingly, a resounding yes was received. I handed over the phone. I walked back to the nearby table. A thought occupied my mind, work. Work had begun to spill into the chaos which was my personal life. I was working 12-hour days Monday to Friday to try and meet the client's delivery dates. I </w:t>
        </w:r>
        <w:proofErr w:type="gramStart"/>
        <w:r w:rsidRPr="00163DCF">
          <w:rPr>
            <w:szCs w:val="21"/>
            <w:rPrChange w:id="13481" w:author="David" w:date="2022-08-17T16:58:00Z">
              <w:rPr>
                <w:rFonts w:ascii="Times New Roman" w:hAnsi="Times New Roman"/>
                <w:sz w:val="24"/>
                <w:szCs w:val="24"/>
              </w:rPr>
            </w:rPrChange>
          </w:rPr>
          <w:t>opened up</w:t>
        </w:r>
        <w:proofErr w:type="gramEnd"/>
        <w:r w:rsidRPr="00163DCF">
          <w:rPr>
            <w:szCs w:val="21"/>
            <w:rPrChange w:id="13482" w:author="David" w:date="2022-08-17T16:58:00Z">
              <w:rPr>
                <w:rFonts w:ascii="Times New Roman" w:hAnsi="Times New Roman"/>
                <w:sz w:val="24"/>
                <w:szCs w:val="24"/>
              </w:rPr>
            </w:rPrChange>
          </w:rPr>
          <w:t xml:space="preserve"> the laptop and connected to the pub </w:t>
        </w:r>
        <w:proofErr w:type="spellStart"/>
        <w:r w:rsidRPr="00163DCF">
          <w:rPr>
            <w:szCs w:val="21"/>
            <w:rPrChange w:id="13483" w:author="David" w:date="2022-08-17T16:58:00Z">
              <w:rPr>
                <w:rFonts w:ascii="Times New Roman" w:hAnsi="Times New Roman"/>
                <w:sz w:val="24"/>
                <w:szCs w:val="24"/>
              </w:rPr>
            </w:rPrChange>
          </w:rPr>
          <w:t>WiFi</w:t>
        </w:r>
        <w:proofErr w:type="spellEnd"/>
        <w:r w:rsidRPr="00163DCF">
          <w:rPr>
            <w:szCs w:val="21"/>
            <w:rPrChange w:id="13484" w:author="David" w:date="2022-08-17T16:58:00Z">
              <w:rPr>
                <w:rFonts w:ascii="Times New Roman" w:hAnsi="Times New Roman"/>
                <w:sz w:val="24"/>
                <w:szCs w:val="24"/>
              </w:rPr>
            </w:rPrChange>
          </w:rPr>
          <w:t xml:space="preserve">. An email from the client sat in front of me asking questions. I baulked, fired up the spreadsheet. Took a closer look at the numbers, calmed my </w:t>
        </w:r>
        <w:proofErr w:type="gramStart"/>
        <w:r w:rsidRPr="00163DCF">
          <w:rPr>
            <w:szCs w:val="21"/>
            <w:rPrChange w:id="13485" w:author="David" w:date="2022-08-17T16:58:00Z">
              <w:rPr>
                <w:rFonts w:ascii="Times New Roman" w:hAnsi="Times New Roman"/>
                <w:sz w:val="24"/>
                <w:szCs w:val="24"/>
              </w:rPr>
            </w:rPrChange>
          </w:rPr>
          <w:t>thoughts</w:t>
        </w:r>
        <w:proofErr w:type="gramEnd"/>
        <w:r w:rsidRPr="00163DCF">
          <w:rPr>
            <w:szCs w:val="21"/>
            <w:rPrChange w:id="13486" w:author="David" w:date="2022-08-17T16:58:00Z">
              <w:rPr>
                <w:rFonts w:ascii="Times New Roman" w:hAnsi="Times New Roman"/>
                <w:sz w:val="24"/>
                <w:szCs w:val="24"/>
              </w:rPr>
            </w:rPrChange>
          </w:rPr>
          <w:t xml:space="preserve"> and answered the queries. After 10 minutes of typing</w:t>
        </w:r>
      </w:ins>
      <w:ins w:id="13487" w:author="Britt Collins" w:date="2021-10-06T13:59:00Z">
        <w:r w:rsidR="004F4BEC" w:rsidRPr="00163DCF">
          <w:rPr>
            <w:szCs w:val="21"/>
            <w:rPrChange w:id="13488" w:author="David" w:date="2022-08-17T16:58:00Z">
              <w:rPr>
                <w:rFonts w:ascii="Times New Roman" w:hAnsi="Times New Roman"/>
                <w:sz w:val="24"/>
                <w:szCs w:val="24"/>
              </w:rPr>
            </w:rPrChange>
          </w:rPr>
          <w:t>,</w:t>
        </w:r>
      </w:ins>
      <w:ins w:id="13489" w:author="Britt Collins" w:date="2021-09-30T14:58:00Z">
        <w:r w:rsidRPr="00163DCF">
          <w:rPr>
            <w:szCs w:val="21"/>
            <w:rPrChange w:id="13490" w:author="David" w:date="2022-08-17T16:58:00Z">
              <w:rPr>
                <w:rFonts w:ascii="Times New Roman" w:hAnsi="Times New Roman"/>
                <w:sz w:val="24"/>
                <w:szCs w:val="24"/>
              </w:rPr>
            </w:rPrChange>
          </w:rPr>
          <w:t xml:space="preserve"> I clicked the send button and felt a huge sense of relief.</w:t>
        </w:r>
      </w:ins>
    </w:p>
    <w:p w14:paraId="593281E2" w14:textId="4AAC979F" w:rsidR="006F31F6" w:rsidRPr="00163DCF" w:rsidRDefault="006F31F6">
      <w:pPr>
        <w:spacing w:line="276" w:lineRule="auto"/>
        <w:ind w:left="-5" w:right="15" w:firstLine="725"/>
        <w:rPr>
          <w:ins w:id="13491" w:author="Britt Collins" w:date="2021-09-30T14:58:00Z"/>
          <w:szCs w:val="21"/>
          <w:rPrChange w:id="13492" w:author="David" w:date="2022-08-17T16:58:00Z">
            <w:rPr>
              <w:ins w:id="13493" w:author="Britt Collins" w:date="2021-09-30T14:58:00Z"/>
              <w:rFonts w:ascii="Times New Roman" w:hAnsi="Times New Roman"/>
              <w:sz w:val="24"/>
              <w:szCs w:val="24"/>
            </w:rPr>
          </w:rPrChange>
        </w:rPr>
        <w:pPrChange w:id="13494" w:author="David" w:date="2022-08-17T17:01:00Z">
          <w:pPr>
            <w:ind w:left="-5" w:right="15"/>
          </w:pPr>
        </w:pPrChange>
      </w:pPr>
      <w:ins w:id="13495" w:author="Britt Collins" w:date="2021-09-30T14:58:00Z">
        <w:r w:rsidRPr="00163DCF">
          <w:rPr>
            <w:szCs w:val="21"/>
            <w:rPrChange w:id="13496" w:author="David" w:date="2022-08-17T16:58:00Z">
              <w:rPr>
                <w:rFonts w:ascii="Times New Roman" w:hAnsi="Times New Roman"/>
                <w:sz w:val="24"/>
                <w:szCs w:val="24"/>
              </w:rPr>
            </w:rPrChange>
          </w:rPr>
          <w:t xml:space="preserve">My gaze was diverted from the glow of the laptop screen to the dish that was placed next to it. I closed the laptop and placed it in my rucksack. I slid the plate of </w:t>
        </w:r>
      </w:ins>
      <w:ins w:id="13497" w:author="Britt Collins" w:date="2021-10-06T13:59:00Z">
        <w:r w:rsidR="004F4BEC" w:rsidRPr="00163DCF">
          <w:rPr>
            <w:szCs w:val="21"/>
            <w:rPrChange w:id="13498" w:author="David" w:date="2022-08-17T16:58:00Z">
              <w:rPr>
                <w:rFonts w:ascii="Times New Roman" w:hAnsi="Times New Roman"/>
                <w:sz w:val="24"/>
                <w:szCs w:val="24"/>
              </w:rPr>
            </w:rPrChange>
          </w:rPr>
          <w:t>c</w:t>
        </w:r>
      </w:ins>
      <w:ins w:id="13499" w:author="Britt Collins" w:date="2021-09-30T14:58:00Z">
        <w:r w:rsidRPr="00163DCF">
          <w:rPr>
            <w:szCs w:val="21"/>
            <w:rPrChange w:id="13500" w:author="David" w:date="2022-08-17T16:58:00Z">
              <w:rPr>
                <w:rFonts w:ascii="Times New Roman" w:hAnsi="Times New Roman"/>
                <w:sz w:val="24"/>
                <w:szCs w:val="24"/>
              </w:rPr>
            </w:rPrChange>
          </w:rPr>
          <w:t xml:space="preserve">hicken </w:t>
        </w:r>
      </w:ins>
      <w:ins w:id="13501" w:author="Britt Collins" w:date="2021-10-06T13:59:00Z">
        <w:r w:rsidR="004F4BEC" w:rsidRPr="00163DCF">
          <w:rPr>
            <w:szCs w:val="21"/>
            <w:rPrChange w:id="13502" w:author="David" w:date="2022-08-17T16:58:00Z">
              <w:rPr>
                <w:rFonts w:ascii="Times New Roman" w:hAnsi="Times New Roman"/>
                <w:sz w:val="24"/>
                <w:szCs w:val="24"/>
              </w:rPr>
            </w:rPrChange>
          </w:rPr>
          <w:t>p</w:t>
        </w:r>
      </w:ins>
      <w:ins w:id="13503" w:author="Britt Collins" w:date="2021-09-30T14:58:00Z">
        <w:r w:rsidRPr="00163DCF">
          <w:rPr>
            <w:szCs w:val="21"/>
            <w:rPrChange w:id="13504" w:author="David" w:date="2022-08-17T16:58:00Z">
              <w:rPr>
                <w:rFonts w:ascii="Times New Roman" w:hAnsi="Times New Roman"/>
                <w:sz w:val="24"/>
                <w:szCs w:val="24"/>
              </w:rPr>
            </w:rPrChange>
          </w:rPr>
          <w:t xml:space="preserve">armigiana into view and took a closer look. It consisted of a thin piece of breaded chicken, a tomato-based </w:t>
        </w:r>
        <w:proofErr w:type="gramStart"/>
        <w:r w:rsidRPr="00163DCF">
          <w:rPr>
            <w:szCs w:val="21"/>
            <w:rPrChange w:id="13505" w:author="David" w:date="2022-08-17T16:58:00Z">
              <w:rPr>
                <w:rFonts w:ascii="Times New Roman" w:hAnsi="Times New Roman"/>
                <w:sz w:val="24"/>
                <w:szCs w:val="24"/>
              </w:rPr>
            </w:rPrChange>
          </w:rPr>
          <w:t>sauce</w:t>
        </w:r>
        <w:proofErr w:type="gramEnd"/>
        <w:r w:rsidRPr="00163DCF">
          <w:rPr>
            <w:szCs w:val="21"/>
            <w:rPrChange w:id="13506" w:author="David" w:date="2022-08-17T16:58:00Z">
              <w:rPr>
                <w:rFonts w:ascii="Times New Roman" w:hAnsi="Times New Roman"/>
                <w:sz w:val="24"/>
                <w:szCs w:val="24"/>
              </w:rPr>
            </w:rPrChange>
          </w:rPr>
          <w:t xml:space="preserve"> and a portion of oven</w:t>
        </w:r>
      </w:ins>
      <w:ins w:id="13507" w:author="Britt Collins" w:date="2021-10-06T13:59:00Z">
        <w:r w:rsidR="004F4BEC" w:rsidRPr="00163DCF">
          <w:rPr>
            <w:szCs w:val="21"/>
            <w:rPrChange w:id="13508" w:author="David" w:date="2022-08-17T16:58:00Z">
              <w:rPr>
                <w:rFonts w:ascii="Times New Roman" w:hAnsi="Times New Roman"/>
                <w:sz w:val="24"/>
                <w:szCs w:val="24"/>
              </w:rPr>
            </w:rPrChange>
          </w:rPr>
          <w:t>-</w:t>
        </w:r>
      </w:ins>
      <w:ins w:id="13509" w:author="Britt Collins" w:date="2021-09-30T14:58:00Z">
        <w:r w:rsidRPr="00163DCF">
          <w:rPr>
            <w:szCs w:val="21"/>
            <w:rPrChange w:id="13510" w:author="David" w:date="2022-08-17T16:58:00Z">
              <w:rPr>
                <w:rFonts w:ascii="Times New Roman" w:hAnsi="Times New Roman"/>
                <w:sz w:val="24"/>
                <w:szCs w:val="24"/>
              </w:rPr>
            </w:rPrChange>
          </w:rPr>
          <w:t xml:space="preserve">cooked frozen chips. There was a lot of hype surrounding this iconic Melbourne dish. Was it a taste sensation? </w:t>
        </w:r>
      </w:ins>
      <w:ins w:id="13511" w:author="Britt Collins" w:date="2021-10-06T14:00:00Z">
        <w:r w:rsidR="004F4BEC" w:rsidRPr="00163DCF">
          <w:rPr>
            <w:szCs w:val="21"/>
            <w:rPrChange w:id="13512" w:author="David" w:date="2022-08-17T16:58:00Z">
              <w:rPr>
                <w:rFonts w:ascii="Times New Roman" w:hAnsi="Times New Roman"/>
                <w:sz w:val="24"/>
                <w:szCs w:val="24"/>
              </w:rPr>
            </w:rPrChange>
          </w:rPr>
          <w:t>Hardly</w:t>
        </w:r>
      </w:ins>
      <w:ins w:id="13513" w:author="Britt Collins" w:date="2021-09-30T14:58:00Z">
        <w:r w:rsidRPr="00163DCF">
          <w:rPr>
            <w:szCs w:val="21"/>
            <w:rPrChange w:id="13514" w:author="David" w:date="2022-08-17T16:58:00Z">
              <w:rPr>
                <w:rFonts w:ascii="Times New Roman" w:hAnsi="Times New Roman"/>
                <w:sz w:val="24"/>
                <w:szCs w:val="24"/>
              </w:rPr>
            </w:rPrChange>
          </w:rPr>
          <w:t>. I checked the time on the clock</w:t>
        </w:r>
      </w:ins>
      <w:ins w:id="13515" w:author="Britt Collins" w:date="2021-10-06T13:59:00Z">
        <w:r w:rsidR="004F4BEC" w:rsidRPr="00163DCF">
          <w:rPr>
            <w:szCs w:val="21"/>
            <w:rPrChange w:id="13516" w:author="David" w:date="2022-08-17T16:58:00Z">
              <w:rPr>
                <w:rFonts w:ascii="Times New Roman" w:hAnsi="Times New Roman"/>
                <w:sz w:val="24"/>
                <w:szCs w:val="24"/>
              </w:rPr>
            </w:rPrChange>
          </w:rPr>
          <w:t xml:space="preserve"> on t</w:t>
        </w:r>
      </w:ins>
      <w:ins w:id="13517" w:author="Britt Collins" w:date="2021-10-06T14:00:00Z">
        <w:r w:rsidR="004F4BEC" w:rsidRPr="00163DCF">
          <w:rPr>
            <w:szCs w:val="21"/>
            <w:rPrChange w:id="13518" w:author="David" w:date="2022-08-17T16:58:00Z">
              <w:rPr>
                <w:rFonts w:ascii="Times New Roman" w:hAnsi="Times New Roman"/>
                <w:sz w:val="24"/>
                <w:szCs w:val="24"/>
              </w:rPr>
            </w:rPrChange>
          </w:rPr>
          <w:t>he wall</w:t>
        </w:r>
      </w:ins>
      <w:ins w:id="13519" w:author="Britt Collins" w:date="2021-09-30T14:58:00Z">
        <w:r w:rsidRPr="00163DCF">
          <w:rPr>
            <w:szCs w:val="21"/>
            <w:rPrChange w:id="13520" w:author="David" w:date="2022-08-17T16:58:00Z">
              <w:rPr>
                <w:rFonts w:ascii="Times New Roman" w:hAnsi="Times New Roman"/>
                <w:sz w:val="24"/>
                <w:szCs w:val="24"/>
              </w:rPr>
            </w:rPrChange>
          </w:rPr>
          <w:t>, got to my feet and downed the pint. I grabbed my phone and rushed to the high street.</w:t>
        </w:r>
      </w:ins>
    </w:p>
    <w:p w14:paraId="2456884E" w14:textId="77777777" w:rsidR="004F4BEC" w:rsidRPr="00163DCF" w:rsidRDefault="006F31F6">
      <w:pPr>
        <w:spacing w:line="276" w:lineRule="auto"/>
        <w:ind w:left="-5" w:right="15" w:firstLine="725"/>
        <w:rPr>
          <w:ins w:id="13521" w:author="Britt Collins" w:date="2021-10-06T14:01:00Z"/>
          <w:szCs w:val="21"/>
          <w:rPrChange w:id="13522" w:author="David" w:date="2022-08-17T16:58:00Z">
            <w:rPr>
              <w:ins w:id="13523" w:author="Britt Collins" w:date="2021-10-06T14:01:00Z"/>
              <w:rFonts w:ascii="Times New Roman" w:hAnsi="Times New Roman"/>
              <w:sz w:val="24"/>
              <w:szCs w:val="24"/>
            </w:rPr>
          </w:rPrChange>
        </w:rPr>
        <w:pPrChange w:id="13524" w:author="David" w:date="2022-08-17T17:01:00Z">
          <w:pPr>
            <w:spacing w:line="480" w:lineRule="auto"/>
            <w:ind w:left="-5" w:right="15" w:firstLine="725"/>
          </w:pPr>
        </w:pPrChange>
      </w:pPr>
      <w:ins w:id="13525" w:author="Britt Collins" w:date="2021-09-30T14:58:00Z">
        <w:r w:rsidRPr="00163DCF">
          <w:rPr>
            <w:szCs w:val="21"/>
            <w:rPrChange w:id="13526" w:author="David" w:date="2022-08-17T16:58:00Z">
              <w:rPr>
                <w:rFonts w:ascii="Times New Roman" w:hAnsi="Times New Roman"/>
                <w:sz w:val="24"/>
                <w:szCs w:val="24"/>
              </w:rPr>
            </w:rPrChange>
          </w:rPr>
          <w:t xml:space="preserve">I was happy to see my fully charged phone. It my only means of navigating me to my next property viewing. My pessimistic assistant informed me I would reach the viewing </w:t>
        </w:r>
      </w:ins>
      <w:ins w:id="13527" w:author="Britt Collins" w:date="2021-10-06T14:00:00Z">
        <w:r w:rsidR="004F4BEC" w:rsidRPr="00163DCF">
          <w:rPr>
            <w:szCs w:val="21"/>
            <w:rPrChange w:id="13528" w:author="David" w:date="2022-08-17T16:58:00Z">
              <w:rPr>
                <w:rFonts w:ascii="Times New Roman" w:hAnsi="Times New Roman"/>
                <w:sz w:val="24"/>
                <w:szCs w:val="24"/>
              </w:rPr>
            </w:rPrChange>
          </w:rPr>
          <w:t>five</w:t>
        </w:r>
      </w:ins>
      <w:ins w:id="13529" w:author="Britt Collins" w:date="2021-09-30T14:58:00Z">
        <w:r w:rsidRPr="00163DCF">
          <w:rPr>
            <w:szCs w:val="21"/>
            <w:rPrChange w:id="13530" w:author="David" w:date="2022-08-17T16:58:00Z">
              <w:rPr>
                <w:rFonts w:ascii="Times New Roman" w:hAnsi="Times New Roman"/>
                <w:sz w:val="24"/>
                <w:szCs w:val="24"/>
              </w:rPr>
            </w:rPrChange>
          </w:rPr>
          <w:t xml:space="preserve"> minutes later than scheduled. No dramas, </w:t>
        </w:r>
      </w:ins>
      <w:ins w:id="13531" w:author="Britt Collins" w:date="2021-10-06T14:00:00Z">
        <w:r w:rsidR="004F4BEC" w:rsidRPr="00163DCF">
          <w:rPr>
            <w:szCs w:val="21"/>
            <w:rPrChange w:id="13532" w:author="David" w:date="2022-08-17T16:58:00Z">
              <w:rPr>
                <w:rFonts w:ascii="Times New Roman" w:hAnsi="Times New Roman"/>
                <w:sz w:val="24"/>
                <w:szCs w:val="24"/>
              </w:rPr>
            </w:rPrChange>
          </w:rPr>
          <w:t>five</w:t>
        </w:r>
      </w:ins>
      <w:ins w:id="13533" w:author="Britt Collins" w:date="2021-09-30T14:58:00Z">
        <w:r w:rsidRPr="00163DCF">
          <w:rPr>
            <w:szCs w:val="21"/>
            <w:rPrChange w:id="13534" w:author="David" w:date="2022-08-17T16:58:00Z">
              <w:rPr>
                <w:rFonts w:ascii="Times New Roman" w:hAnsi="Times New Roman"/>
                <w:sz w:val="24"/>
                <w:szCs w:val="24"/>
              </w:rPr>
            </w:rPrChange>
          </w:rPr>
          <w:t xml:space="preserve"> kilometres and </w:t>
        </w:r>
      </w:ins>
      <w:ins w:id="13535" w:author="Britt Collins" w:date="2021-10-06T14:00:00Z">
        <w:r w:rsidR="004F4BEC" w:rsidRPr="00163DCF">
          <w:rPr>
            <w:szCs w:val="21"/>
            <w:rPrChange w:id="13536" w:author="David" w:date="2022-08-17T16:58:00Z">
              <w:rPr>
                <w:rFonts w:ascii="Times New Roman" w:hAnsi="Times New Roman"/>
                <w:sz w:val="24"/>
                <w:szCs w:val="24"/>
              </w:rPr>
            </w:rPrChange>
          </w:rPr>
          <w:t>on</w:t>
        </w:r>
      </w:ins>
      <w:ins w:id="13537" w:author="Britt Collins" w:date="2021-09-30T14:58:00Z">
        <w:r w:rsidRPr="00163DCF">
          <w:rPr>
            <w:szCs w:val="21"/>
            <w:rPrChange w:id="13538" w:author="David" w:date="2022-08-17T16:58:00Z">
              <w:rPr>
                <w:rFonts w:ascii="Times New Roman" w:hAnsi="Times New Roman"/>
                <w:sz w:val="24"/>
                <w:szCs w:val="24"/>
              </w:rPr>
            </w:rPrChange>
          </w:rPr>
          <w:t xml:space="preserve"> hour to go. A message appeared on my phone</w:t>
        </w:r>
      </w:ins>
      <w:ins w:id="13539" w:author="Britt Collins" w:date="2021-10-06T14:00:00Z">
        <w:r w:rsidR="004F4BEC" w:rsidRPr="00163DCF">
          <w:rPr>
            <w:szCs w:val="21"/>
            <w:rPrChange w:id="13540" w:author="David" w:date="2022-08-17T16:58:00Z">
              <w:rPr>
                <w:rFonts w:ascii="Times New Roman" w:hAnsi="Times New Roman"/>
                <w:sz w:val="24"/>
                <w:szCs w:val="24"/>
              </w:rPr>
            </w:rPrChange>
          </w:rPr>
          <w:t xml:space="preserve"> from</w:t>
        </w:r>
      </w:ins>
      <w:ins w:id="13541" w:author="Britt Collins" w:date="2021-09-30T14:58:00Z">
        <w:r w:rsidRPr="00163DCF">
          <w:rPr>
            <w:szCs w:val="21"/>
            <w:rPrChange w:id="13542" w:author="David" w:date="2022-08-17T16:58:00Z">
              <w:rPr>
                <w:rFonts w:ascii="Times New Roman" w:hAnsi="Times New Roman"/>
                <w:sz w:val="24"/>
                <w:szCs w:val="24"/>
              </w:rPr>
            </w:rPrChange>
          </w:rPr>
          <w:t xml:space="preserve"> the </w:t>
        </w:r>
      </w:ins>
      <w:ins w:id="13543" w:author="Britt Collins" w:date="2021-10-06T14:00:00Z">
        <w:r w:rsidR="004F4BEC" w:rsidRPr="00163DCF">
          <w:rPr>
            <w:szCs w:val="21"/>
            <w:rPrChange w:id="13544" w:author="David" w:date="2022-08-17T16:58:00Z">
              <w:rPr>
                <w:rFonts w:ascii="Times New Roman" w:hAnsi="Times New Roman"/>
                <w:sz w:val="24"/>
                <w:szCs w:val="24"/>
              </w:rPr>
            </w:rPrChange>
          </w:rPr>
          <w:t>e</w:t>
        </w:r>
      </w:ins>
      <w:ins w:id="13545" w:author="Britt Collins" w:date="2021-09-30T14:58:00Z">
        <w:r w:rsidRPr="00163DCF">
          <w:rPr>
            <w:szCs w:val="21"/>
            <w:rPrChange w:id="13546" w:author="David" w:date="2022-08-17T16:58:00Z">
              <w:rPr>
                <w:rFonts w:ascii="Times New Roman" w:hAnsi="Times New Roman"/>
                <w:sz w:val="24"/>
                <w:szCs w:val="24"/>
              </w:rPr>
            </w:rPrChange>
          </w:rPr>
          <w:t xml:space="preserve">state </w:t>
        </w:r>
      </w:ins>
      <w:ins w:id="13547" w:author="Britt Collins" w:date="2021-10-06T14:00:00Z">
        <w:r w:rsidR="004F4BEC" w:rsidRPr="00163DCF">
          <w:rPr>
            <w:szCs w:val="21"/>
            <w:rPrChange w:id="13548" w:author="David" w:date="2022-08-17T16:58:00Z">
              <w:rPr>
                <w:rFonts w:ascii="Times New Roman" w:hAnsi="Times New Roman"/>
                <w:sz w:val="24"/>
                <w:szCs w:val="24"/>
              </w:rPr>
            </w:rPrChange>
          </w:rPr>
          <w:t>a</w:t>
        </w:r>
      </w:ins>
      <w:ins w:id="13549" w:author="Britt Collins" w:date="2021-09-30T14:58:00Z">
        <w:r w:rsidRPr="00163DCF">
          <w:rPr>
            <w:szCs w:val="21"/>
            <w:rPrChange w:id="13550" w:author="David" w:date="2022-08-17T16:58:00Z">
              <w:rPr>
                <w:rFonts w:ascii="Times New Roman" w:hAnsi="Times New Roman"/>
                <w:sz w:val="24"/>
                <w:szCs w:val="24"/>
              </w:rPr>
            </w:rPrChange>
          </w:rPr>
          <w:t>gent</w:t>
        </w:r>
      </w:ins>
      <w:ins w:id="13551" w:author="Britt Collins" w:date="2021-10-06T14:01:00Z">
        <w:r w:rsidR="004F4BEC" w:rsidRPr="00163DCF">
          <w:rPr>
            <w:szCs w:val="21"/>
            <w:rPrChange w:id="13552" w:author="David" w:date="2022-08-17T16:58:00Z">
              <w:rPr>
                <w:rFonts w:ascii="Times New Roman" w:hAnsi="Times New Roman"/>
                <w:sz w:val="24"/>
                <w:szCs w:val="24"/>
              </w:rPr>
            </w:rPrChange>
          </w:rPr>
          <w:t>:</w:t>
        </w:r>
      </w:ins>
      <w:ins w:id="13553" w:author="Britt Collins" w:date="2021-09-30T14:58:00Z">
        <w:r w:rsidRPr="00163DCF">
          <w:rPr>
            <w:szCs w:val="21"/>
            <w:rPrChange w:id="13554" w:author="David" w:date="2022-08-17T16:58:00Z">
              <w:rPr>
                <w:rFonts w:ascii="Times New Roman" w:hAnsi="Times New Roman"/>
                <w:sz w:val="24"/>
                <w:szCs w:val="24"/>
              </w:rPr>
            </w:rPrChange>
          </w:rPr>
          <w:t xml:space="preserve"> </w:t>
        </w:r>
        <w:r w:rsidRPr="00163DCF">
          <w:rPr>
            <w:i/>
            <w:szCs w:val="21"/>
            <w:rPrChange w:id="13555" w:author="David" w:date="2022-08-17T16:58:00Z">
              <w:rPr>
                <w:rFonts w:ascii="Times New Roman" w:hAnsi="Times New Roman"/>
                <w:sz w:val="24"/>
                <w:szCs w:val="24"/>
              </w:rPr>
            </w:rPrChange>
          </w:rPr>
          <w:t xml:space="preserve">I’m </w:t>
        </w:r>
        <w:proofErr w:type="gramStart"/>
        <w:r w:rsidRPr="00163DCF">
          <w:rPr>
            <w:i/>
            <w:szCs w:val="21"/>
            <w:rPrChange w:id="13556" w:author="David" w:date="2022-08-17T16:58:00Z">
              <w:rPr>
                <w:rFonts w:ascii="Times New Roman" w:hAnsi="Times New Roman"/>
                <w:sz w:val="24"/>
                <w:szCs w:val="24"/>
              </w:rPr>
            </w:rPrChange>
          </w:rPr>
          <w:t>really sorry</w:t>
        </w:r>
      </w:ins>
      <w:proofErr w:type="gramEnd"/>
      <w:ins w:id="13557" w:author="Britt Collins" w:date="2021-10-06T14:01:00Z">
        <w:r w:rsidR="004F4BEC" w:rsidRPr="00163DCF">
          <w:rPr>
            <w:i/>
            <w:szCs w:val="21"/>
            <w:rPrChange w:id="13558" w:author="David" w:date="2022-08-17T16:58:00Z">
              <w:rPr>
                <w:rFonts w:ascii="Times New Roman" w:hAnsi="Times New Roman"/>
                <w:sz w:val="24"/>
                <w:szCs w:val="24"/>
              </w:rPr>
            </w:rPrChange>
          </w:rPr>
          <w:t>,</w:t>
        </w:r>
      </w:ins>
      <w:ins w:id="13559" w:author="Britt Collins" w:date="2021-09-30T14:58:00Z">
        <w:r w:rsidRPr="00163DCF">
          <w:rPr>
            <w:i/>
            <w:szCs w:val="21"/>
            <w:rPrChange w:id="13560" w:author="David" w:date="2022-08-17T16:58:00Z">
              <w:rPr>
                <w:rFonts w:ascii="Times New Roman" w:hAnsi="Times New Roman"/>
                <w:sz w:val="24"/>
                <w:szCs w:val="24"/>
              </w:rPr>
            </w:rPrChange>
          </w:rPr>
          <w:t xml:space="preserve"> mate, I’m not going to be able to make the viewing we have scheduled this afternoon. Really, </w:t>
        </w:r>
        <w:proofErr w:type="gramStart"/>
        <w:r w:rsidRPr="00163DCF">
          <w:rPr>
            <w:i/>
            <w:szCs w:val="21"/>
            <w:rPrChange w:id="13561" w:author="David" w:date="2022-08-17T16:58:00Z">
              <w:rPr>
                <w:rFonts w:ascii="Times New Roman" w:hAnsi="Times New Roman"/>
                <w:sz w:val="24"/>
                <w:szCs w:val="24"/>
              </w:rPr>
            </w:rPrChange>
          </w:rPr>
          <w:t>really sorry</w:t>
        </w:r>
        <w:proofErr w:type="gramEnd"/>
        <w:r w:rsidRPr="00163DCF">
          <w:rPr>
            <w:szCs w:val="21"/>
            <w:rPrChange w:id="13562" w:author="David" w:date="2022-08-17T16:58:00Z">
              <w:rPr>
                <w:rFonts w:ascii="Times New Roman" w:hAnsi="Times New Roman"/>
                <w:sz w:val="24"/>
                <w:szCs w:val="24"/>
              </w:rPr>
            </w:rPrChange>
          </w:rPr>
          <w:t>.</w:t>
        </w:r>
      </w:ins>
      <w:ins w:id="13563" w:author="Britt Collins" w:date="2021-10-06T14:01:00Z">
        <w:r w:rsidR="004F4BEC" w:rsidRPr="00163DCF">
          <w:rPr>
            <w:szCs w:val="21"/>
            <w:rPrChange w:id="13564" w:author="David" w:date="2022-08-17T16:58:00Z">
              <w:rPr>
                <w:rFonts w:ascii="Times New Roman" w:hAnsi="Times New Roman"/>
                <w:sz w:val="24"/>
                <w:szCs w:val="24"/>
              </w:rPr>
            </w:rPrChange>
          </w:rPr>
          <w:t xml:space="preserve"> </w:t>
        </w:r>
      </w:ins>
    </w:p>
    <w:p w14:paraId="21ECFE0B" w14:textId="77777777" w:rsidR="004F4BEC" w:rsidRPr="00163DCF" w:rsidRDefault="006F31F6">
      <w:pPr>
        <w:spacing w:line="276" w:lineRule="auto"/>
        <w:ind w:left="-5" w:right="15" w:firstLine="725"/>
        <w:rPr>
          <w:ins w:id="13565" w:author="Britt Collins" w:date="2021-10-06T14:02:00Z"/>
          <w:szCs w:val="21"/>
          <w:rPrChange w:id="13566" w:author="David" w:date="2022-08-17T16:58:00Z">
            <w:rPr>
              <w:ins w:id="13567" w:author="Britt Collins" w:date="2021-10-06T14:02:00Z"/>
              <w:rFonts w:ascii="Times New Roman" w:hAnsi="Times New Roman"/>
              <w:sz w:val="24"/>
              <w:szCs w:val="24"/>
            </w:rPr>
          </w:rPrChange>
        </w:rPr>
        <w:pPrChange w:id="13568" w:author="David" w:date="2022-08-17T17:01:00Z">
          <w:pPr>
            <w:spacing w:line="480" w:lineRule="auto"/>
            <w:ind w:left="-5" w:right="15" w:firstLine="725"/>
          </w:pPr>
        </w:pPrChange>
      </w:pPr>
      <w:ins w:id="13569" w:author="Britt Collins" w:date="2021-09-30T14:58:00Z">
        <w:r w:rsidRPr="00163DCF">
          <w:rPr>
            <w:szCs w:val="21"/>
            <w:rPrChange w:id="13570" w:author="David" w:date="2022-08-17T16:58:00Z">
              <w:rPr>
                <w:rFonts w:ascii="Times New Roman" w:hAnsi="Times New Roman"/>
                <w:sz w:val="24"/>
                <w:szCs w:val="24"/>
              </w:rPr>
            </w:rPrChange>
          </w:rPr>
          <w:t>I was angry</w:t>
        </w:r>
      </w:ins>
      <w:ins w:id="13571" w:author="Britt Collins" w:date="2021-10-06T14:01:00Z">
        <w:r w:rsidR="004F4BEC" w:rsidRPr="00163DCF">
          <w:rPr>
            <w:szCs w:val="21"/>
            <w:rPrChange w:id="13572" w:author="David" w:date="2022-08-17T16:58:00Z">
              <w:rPr>
                <w:rFonts w:ascii="Times New Roman" w:hAnsi="Times New Roman"/>
                <w:sz w:val="24"/>
                <w:szCs w:val="24"/>
              </w:rPr>
            </w:rPrChange>
          </w:rPr>
          <w:t xml:space="preserve"> and immediately texted back</w:t>
        </w:r>
      </w:ins>
      <w:ins w:id="13573" w:author="Britt Collins" w:date="2021-10-06T14:02:00Z">
        <w:r w:rsidR="004F4BEC" w:rsidRPr="00163DCF">
          <w:rPr>
            <w:szCs w:val="21"/>
            <w:rPrChange w:id="13574" w:author="David" w:date="2022-08-17T16:58:00Z">
              <w:rPr>
                <w:rFonts w:ascii="Times New Roman" w:hAnsi="Times New Roman"/>
                <w:sz w:val="24"/>
                <w:szCs w:val="24"/>
              </w:rPr>
            </w:rPrChange>
          </w:rPr>
          <w:t xml:space="preserve"> pleadingly</w:t>
        </w:r>
      </w:ins>
      <w:ins w:id="13575" w:author="Britt Collins" w:date="2021-10-06T14:01:00Z">
        <w:r w:rsidR="004F4BEC" w:rsidRPr="00163DCF">
          <w:rPr>
            <w:szCs w:val="21"/>
            <w:rPrChange w:id="13576" w:author="David" w:date="2022-08-17T16:58:00Z">
              <w:rPr>
                <w:rFonts w:ascii="Times New Roman" w:hAnsi="Times New Roman"/>
                <w:sz w:val="24"/>
                <w:szCs w:val="24"/>
              </w:rPr>
            </w:rPrChange>
          </w:rPr>
          <w:t xml:space="preserve">, </w:t>
        </w:r>
      </w:ins>
      <w:proofErr w:type="gramStart"/>
      <w:ins w:id="13577" w:author="Britt Collins" w:date="2021-09-30T14:58:00Z">
        <w:r w:rsidRPr="00163DCF">
          <w:rPr>
            <w:i/>
            <w:szCs w:val="21"/>
            <w:rPrChange w:id="13578" w:author="David" w:date="2022-08-17T16:58:00Z">
              <w:rPr>
                <w:rFonts w:ascii="Times New Roman" w:hAnsi="Times New Roman"/>
                <w:sz w:val="24"/>
                <w:szCs w:val="24"/>
              </w:rPr>
            </w:rPrChange>
          </w:rPr>
          <w:t>As</w:t>
        </w:r>
        <w:proofErr w:type="gramEnd"/>
        <w:r w:rsidRPr="00163DCF">
          <w:rPr>
            <w:i/>
            <w:szCs w:val="21"/>
            <w:rPrChange w:id="13579" w:author="David" w:date="2022-08-17T16:58:00Z">
              <w:rPr>
                <w:rFonts w:ascii="Times New Roman" w:hAnsi="Times New Roman"/>
                <w:sz w:val="24"/>
                <w:szCs w:val="24"/>
              </w:rPr>
            </w:rPrChange>
          </w:rPr>
          <w:t xml:space="preserve"> you are aware I’m heading back to Sydney this evening. I have no time today to reschedule, is there no way to make the arranged viewing?</w:t>
        </w:r>
        <w:r w:rsidRPr="00163DCF">
          <w:rPr>
            <w:szCs w:val="21"/>
            <w:rPrChange w:id="13580" w:author="David" w:date="2022-08-17T16:58:00Z">
              <w:rPr>
                <w:rFonts w:ascii="Times New Roman" w:hAnsi="Times New Roman"/>
                <w:sz w:val="24"/>
                <w:szCs w:val="24"/>
              </w:rPr>
            </w:rPrChange>
          </w:rPr>
          <w:t xml:space="preserve">", I pleaded. </w:t>
        </w:r>
      </w:ins>
    </w:p>
    <w:p w14:paraId="01ADB2C4" w14:textId="442831C1" w:rsidR="006F31F6" w:rsidRPr="00163DCF" w:rsidRDefault="006F31F6">
      <w:pPr>
        <w:spacing w:line="276" w:lineRule="auto"/>
        <w:ind w:left="-5" w:right="15" w:firstLine="725"/>
        <w:rPr>
          <w:ins w:id="13581" w:author="Britt Collins" w:date="2021-09-30T14:58:00Z"/>
          <w:szCs w:val="21"/>
          <w:rPrChange w:id="13582" w:author="David" w:date="2022-08-17T16:58:00Z">
            <w:rPr>
              <w:ins w:id="13583" w:author="Britt Collins" w:date="2021-09-30T14:58:00Z"/>
              <w:rFonts w:ascii="Times New Roman" w:hAnsi="Times New Roman"/>
              <w:sz w:val="24"/>
              <w:szCs w:val="24"/>
            </w:rPr>
          </w:rPrChange>
        </w:rPr>
        <w:pPrChange w:id="13584" w:author="David" w:date="2022-08-17T17:01:00Z">
          <w:pPr>
            <w:ind w:left="-5" w:right="15"/>
          </w:pPr>
        </w:pPrChange>
      </w:pPr>
      <w:ins w:id="13585" w:author="Britt Collins" w:date="2021-09-30T14:58:00Z">
        <w:r w:rsidRPr="00163DCF">
          <w:rPr>
            <w:i/>
            <w:szCs w:val="21"/>
            <w:rPrChange w:id="13586" w:author="David" w:date="2022-08-17T16:58:00Z">
              <w:rPr>
                <w:rFonts w:ascii="Times New Roman" w:hAnsi="Times New Roman"/>
                <w:sz w:val="24"/>
                <w:szCs w:val="24"/>
              </w:rPr>
            </w:rPrChange>
          </w:rPr>
          <w:t>The next time I see you I’ll buy you a crate of beer</w:t>
        </w:r>
      </w:ins>
      <w:ins w:id="13587" w:author="Britt Collins" w:date="2021-10-06T14:02:00Z">
        <w:r w:rsidR="004F4BEC" w:rsidRPr="00163DCF">
          <w:rPr>
            <w:szCs w:val="21"/>
            <w:rPrChange w:id="13588" w:author="David" w:date="2022-08-17T16:58:00Z">
              <w:rPr>
                <w:rFonts w:ascii="Times New Roman" w:hAnsi="Times New Roman"/>
                <w:sz w:val="24"/>
                <w:szCs w:val="24"/>
              </w:rPr>
            </w:rPrChange>
          </w:rPr>
          <w:t>,</w:t>
        </w:r>
      </w:ins>
      <w:ins w:id="13589" w:author="Britt Collins" w:date="2021-09-30T14:58:00Z">
        <w:r w:rsidRPr="00163DCF">
          <w:rPr>
            <w:szCs w:val="21"/>
            <w:rPrChange w:id="13590" w:author="David" w:date="2022-08-17T16:58:00Z">
              <w:rPr>
                <w:rFonts w:ascii="Times New Roman" w:hAnsi="Times New Roman"/>
                <w:sz w:val="24"/>
                <w:szCs w:val="24"/>
              </w:rPr>
            </w:rPrChange>
          </w:rPr>
          <w:t xml:space="preserve"> he replied. I felt, if I ever did see him, like throwing a crate of beer in his direction. One thing that the house viewing cancellation did give me was time. I would be able to get to </w:t>
        </w:r>
      </w:ins>
      <w:ins w:id="13591" w:author="Britt Collins" w:date="2021-10-06T14:03:00Z">
        <w:r w:rsidR="004F4BEC" w:rsidRPr="00163DCF">
          <w:rPr>
            <w:szCs w:val="21"/>
            <w:rPrChange w:id="13592" w:author="David" w:date="2022-08-17T16:58:00Z">
              <w:rPr>
                <w:rFonts w:ascii="Times New Roman" w:hAnsi="Times New Roman"/>
                <w:sz w:val="24"/>
                <w:szCs w:val="24"/>
              </w:rPr>
            </w:rPrChange>
          </w:rPr>
          <w:t>the</w:t>
        </w:r>
      </w:ins>
      <w:ins w:id="13593" w:author="Britt Collins" w:date="2021-09-30T14:58:00Z">
        <w:r w:rsidRPr="00163DCF">
          <w:rPr>
            <w:szCs w:val="21"/>
            <w:rPrChange w:id="13594" w:author="David" w:date="2022-08-17T16:58:00Z">
              <w:rPr>
                <w:rFonts w:ascii="Times New Roman" w:hAnsi="Times New Roman"/>
                <w:sz w:val="24"/>
                <w:szCs w:val="24"/>
              </w:rPr>
            </w:rPrChange>
          </w:rPr>
          <w:t xml:space="preserve"> </w:t>
        </w:r>
      </w:ins>
      <w:ins w:id="13595" w:author="Britt Collins" w:date="2021-10-06T14:03:00Z">
        <w:r w:rsidR="004F4BEC" w:rsidRPr="00163DCF">
          <w:rPr>
            <w:szCs w:val="21"/>
            <w:rPrChange w:id="13596" w:author="David" w:date="2022-08-17T16:58:00Z">
              <w:rPr>
                <w:rFonts w:ascii="Times New Roman" w:hAnsi="Times New Roman"/>
                <w:sz w:val="24"/>
                <w:szCs w:val="24"/>
              </w:rPr>
            </w:rPrChange>
          </w:rPr>
          <w:t>a</w:t>
        </w:r>
      </w:ins>
      <w:ins w:id="13597" w:author="Britt Collins" w:date="2021-09-30T14:58:00Z">
        <w:r w:rsidRPr="00163DCF">
          <w:rPr>
            <w:szCs w:val="21"/>
            <w:rPrChange w:id="13598" w:author="David" w:date="2022-08-17T16:58:00Z">
              <w:rPr>
                <w:rFonts w:ascii="Times New Roman" w:hAnsi="Times New Roman"/>
                <w:sz w:val="24"/>
                <w:szCs w:val="24"/>
              </w:rPr>
            </w:rPrChange>
          </w:rPr>
          <w:t>irport with plenty to spare. One day in Melbourne, one house viewing and lots of travelling. Lucinda's flat was nice, but it was my only option.</w:t>
        </w:r>
      </w:ins>
    </w:p>
    <w:p w14:paraId="2A353403" w14:textId="2D2CC0C7" w:rsidR="006F31F6" w:rsidRPr="00163DCF" w:rsidRDefault="006F31F6">
      <w:pPr>
        <w:spacing w:after="10" w:line="276" w:lineRule="auto"/>
        <w:ind w:left="-5" w:right="15" w:firstLine="725"/>
        <w:rPr>
          <w:ins w:id="13599" w:author="Britt Collins" w:date="2021-09-30T14:58:00Z"/>
          <w:szCs w:val="21"/>
          <w:rPrChange w:id="13600" w:author="David" w:date="2022-08-17T16:58:00Z">
            <w:rPr>
              <w:ins w:id="13601" w:author="Britt Collins" w:date="2021-09-30T14:58:00Z"/>
              <w:rFonts w:ascii="Times New Roman" w:hAnsi="Times New Roman"/>
              <w:sz w:val="24"/>
              <w:szCs w:val="24"/>
            </w:rPr>
          </w:rPrChange>
        </w:rPr>
        <w:pPrChange w:id="13602" w:author="David" w:date="2022-08-17T17:01:00Z">
          <w:pPr>
            <w:ind w:left="-5" w:right="15"/>
          </w:pPr>
        </w:pPrChange>
      </w:pPr>
      <w:ins w:id="13603" w:author="Britt Collins" w:date="2021-09-30T14:58:00Z">
        <w:r w:rsidRPr="00163DCF">
          <w:rPr>
            <w:szCs w:val="21"/>
            <w:rPrChange w:id="13604" w:author="David" w:date="2022-08-17T16:58:00Z">
              <w:rPr>
                <w:rFonts w:ascii="Times New Roman" w:hAnsi="Times New Roman"/>
                <w:sz w:val="24"/>
                <w:szCs w:val="24"/>
              </w:rPr>
            </w:rPrChange>
          </w:rPr>
          <w:t>The week after visiting Melbourne</w:t>
        </w:r>
      </w:ins>
      <w:ins w:id="13605" w:author="Britt Collins" w:date="2021-10-06T14:03:00Z">
        <w:r w:rsidR="004F4BEC" w:rsidRPr="00163DCF">
          <w:rPr>
            <w:szCs w:val="21"/>
            <w:rPrChange w:id="13606" w:author="David" w:date="2022-08-17T16:58:00Z">
              <w:rPr>
                <w:rFonts w:ascii="Times New Roman" w:hAnsi="Times New Roman"/>
                <w:sz w:val="24"/>
                <w:szCs w:val="24"/>
              </w:rPr>
            </w:rPrChange>
          </w:rPr>
          <w:t>,</w:t>
        </w:r>
      </w:ins>
      <w:ins w:id="13607" w:author="Britt Collins" w:date="2021-09-30T14:58:00Z">
        <w:r w:rsidRPr="00163DCF">
          <w:rPr>
            <w:szCs w:val="21"/>
            <w:rPrChange w:id="13608" w:author="David" w:date="2022-08-17T16:58:00Z">
              <w:rPr>
                <w:rFonts w:ascii="Times New Roman" w:hAnsi="Times New Roman"/>
                <w:sz w:val="24"/>
                <w:szCs w:val="24"/>
              </w:rPr>
            </w:rPrChange>
          </w:rPr>
          <w:t xml:space="preserve"> my boss called. He had great news of an upcoming role in Sydney. To sweeten the deal</w:t>
        </w:r>
      </w:ins>
      <w:ins w:id="13609" w:author="Britt Collins" w:date="2021-10-06T14:03:00Z">
        <w:r w:rsidR="004F4BEC" w:rsidRPr="00163DCF">
          <w:rPr>
            <w:szCs w:val="21"/>
            <w:rPrChange w:id="13610" w:author="David" w:date="2022-08-17T16:58:00Z">
              <w:rPr>
                <w:rFonts w:ascii="Times New Roman" w:hAnsi="Times New Roman"/>
                <w:sz w:val="24"/>
                <w:szCs w:val="24"/>
              </w:rPr>
            </w:rPrChange>
          </w:rPr>
          <w:t>,</w:t>
        </w:r>
      </w:ins>
      <w:ins w:id="13611" w:author="Britt Collins" w:date="2021-09-30T14:58:00Z">
        <w:r w:rsidRPr="00163DCF">
          <w:rPr>
            <w:szCs w:val="21"/>
            <w:rPrChange w:id="13612" w:author="David" w:date="2022-08-17T16:58:00Z">
              <w:rPr>
                <w:rFonts w:ascii="Times New Roman" w:hAnsi="Times New Roman"/>
                <w:sz w:val="24"/>
                <w:szCs w:val="24"/>
              </w:rPr>
            </w:rPrChange>
          </w:rPr>
          <w:t xml:space="preserve"> he said accommodation and any storage needs would be expensed to the consultancy. It was an offer was too good to refuse. Having informed my </w:t>
        </w:r>
        <w:proofErr w:type="gramStart"/>
        <w:r w:rsidRPr="00163DCF">
          <w:rPr>
            <w:szCs w:val="21"/>
            <w:rPrChange w:id="13613" w:author="David" w:date="2022-08-17T16:58:00Z">
              <w:rPr>
                <w:rFonts w:ascii="Times New Roman" w:hAnsi="Times New Roman"/>
                <w:sz w:val="24"/>
                <w:szCs w:val="24"/>
              </w:rPr>
            </w:rPrChange>
          </w:rPr>
          <w:t>friends</w:t>
        </w:r>
        <w:proofErr w:type="gramEnd"/>
        <w:r w:rsidRPr="00163DCF">
          <w:rPr>
            <w:szCs w:val="21"/>
            <w:rPrChange w:id="13614" w:author="David" w:date="2022-08-17T16:58:00Z">
              <w:rPr>
                <w:rFonts w:ascii="Times New Roman" w:hAnsi="Times New Roman"/>
                <w:sz w:val="24"/>
                <w:szCs w:val="24"/>
              </w:rPr>
            </w:rPrChange>
          </w:rPr>
          <w:t xml:space="preserve"> I was imminently due to leave for</w:t>
        </w:r>
      </w:ins>
      <w:ins w:id="13615" w:author="Britt Collins" w:date="2021-10-06T14:04:00Z">
        <w:r w:rsidR="004F4BEC" w:rsidRPr="00163DCF">
          <w:rPr>
            <w:szCs w:val="21"/>
            <w:rPrChange w:id="13616" w:author="David" w:date="2022-08-17T16:58:00Z">
              <w:rPr>
                <w:rFonts w:ascii="Times New Roman" w:hAnsi="Times New Roman"/>
                <w:sz w:val="24"/>
                <w:szCs w:val="24"/>
              </w:rPr>
            </w:rPrChange>
          </w:rPr>
          <w:t xml:space="preserve"> </w:t>
        </w:r>
      </w:ins>
      <w:ins w:id="13617" w:author="Britt Collins" w:date="2021-09-30T14:58:00Z">
        <w:r w:rsidRPr="00163DCF">
          <w:rPr>
            <w:szCs w:val="21"/>
            <w:rPrChange w:id="13618" w:author="David" w:date="2022-08-17T16:58:00Z">
              <w:rPr>
                <w:rFonts w:ascii="Times New Roman" w:hAnsi="Times New Roman"/>
                <w:sz w:val="24"/>
                <w:szCs w:val="24"/>
              </w:rPr>
            </w:rPrChange>
          </w:rPr>
          <w:t xml:space="preserve">Melbourne, I felt like the boy who cried wolf. </w:t>
        </w:r>
      </w:ins>
      <w:ins w:id="13619" w:author="Britt Collins" w:date="2021-10-06T14:04:00Z">
        <w:r w:rsidR="004F4BEC" w:rsidRPr="00163DCF">
          <w:rPr>
            <w:b/>
            <w:szCs w:val="21"/>
            <w:rPrChange w:id="13620" w:author="David" w:date="2022-08-17T16:58:00Z">
              <w:rPr>
                <w:rFonts w:ascii="Times New Roman" w:hAnsi="Times New Roman"/>
                <w:sz w:val="24"/>
                <w:szCs w:val="24"/>
              </w:rPr>
            </w:rPrChange>
          </w:rPr>
          <w:t>AVOID CLICHES.</w:t>
        </w:r>
        <w:r w:rsidR="004F4BEC" w:rsidRPr="00163DCF">
          <w:rPr>
            <w:szCs w:val="21"/>
            <w:rPrChange w:id="13621" w:author="David" w:date="2022-08-17T16:58:00Z">
              <w:rPr>
                <w:rFonts w:ascii="Times New Roman" w:hAnsi="Times New Roman"/>
                <w:sz w:val="24"/>
                <w:szCs w:val="24"/>
              </w:rPr>
            </w:rPrChange>
          </w:rPr>
          <w:t xml:space="preserve"> </w:t>
        </w:r>
      </w:ins>
      <w:ins w:id="13622" w:author="Britt Collins" w:date="2021-09-30T14:58:00Z">
        <w:r w:rsidRPr="00163DCF">
          <w:rPr>
            <w:szCs w:val="21"/>
            <w:rPrChange w:id="13623" w:author="David" w:date="2022-08-17T16:58:00Z">
              <w:rPr>
                <w:rFonts w:ascii="Times New Roman" w:hAnsi="Times New Roman"/>
                <w:sz w:val="24"/>
                <w:szCs w:val="24"/>
              </w:rPr>
            </w:rPrChange>
          </w:rPr>
          <w:t xml:space="preserve">I contacted Andy, Carl, Johnny and </w:t>
        </w:r>
        <w:proofErr w:type="spellStart"/>
        <w:r w:rsidRPr="00163DCF">
          <w:rPr>
            <w:szCs w:val="21"/>
            <w:rPrChange w:id="13624" w:author="David" w:date="2022-08-17T16:58:00Z">
              <w:rPr>
                <w:rFonts w:ascii="Times New Roman" w:hAnsi="Times New Roman"/>
                <w:sz w:val="24"/>
                <w:szCs w:val="24"/>
              </w:rPr>
            </w:rPrChange>
          </w:rPr>
          <w:t>Becs</w:t>
        </w:r>
        <w:proofErr w:type="spellEnd"/>
        <w:r w:rsidRPr="00163DCF">
          <w:rPr>
            <w:szCs w:val="21"/>
            <w:rPrChange w:id="13625" w:author="David" w:date="2022-08-17T16:58:00Z">
              <w:rPr>
                <w:rFonts w:ascii="Times New Roman" w:hAnsi="Times New Roman"/>
                <w:sz w:val="24"/>
                <w:szCs w:val="24"/>
              </w:rPr>
            </w:rPrChange>
          </w:rPr>
          <w:t xml:space="preserve"> to inform them that my leaving party was going to be a staying party instead.</w:t>
        </w:r>
      </w:ins>
      <w:ins w:id="13626" w:author="Britt Collins" w:date="2021-10-06T14:04:00Z">
        <w:r w:rsidR="004F4BEC" w:rsidRPr="00163DCF">
          <w:rPr>
            <w:szCs w:val="21"/>
            <w:rPrChange w:id="13627" w:author="David" w:date="2022-08-17T16:58:00Z">
              <w:rPr>
                <w:rFonts w:ascii="Times New Roman" w:hAnsi="Times New Roman"/>
                <w:sz w:val="24"/>
                <w:szCs w:val="24"/>
              </w:rPr>
            </w:rPrChange>
          </w:rPr>
          <w:t xml:space="preserve"> </w:t>
        </w:r>
      </w:ins>
      <w:ins w:id="13628" w:author="Britt Collins" w:date="2021-09-30T14:58:00Z">
        <w:r w:rsidRPr="00163DCF">
          <w:rPr>
            <w:szCs w:val="21"/>
            <w:rPrChange w:id="13629" w:author="David" w:date="2022-08-17T16:58:00Z">
              <w:rPr>
                <w:rFonts w:ascii="Times New Roman" w:hAnsi="Times New Roman"/>
                <w:sz w:val="24"/>
                <w:szCs w:val="24"/>
              </w:rPr>
            </w:rPrChange>
          </w:rPr>
          <w:t xml:space="preserve">I spoke to my boss to discuss the finer details of the new role. There was still much to organise. Where would my furniture be stored? Where would I be staying? I was due to move out of the Rose Bay flat at the end of October. Mark agreed to </w:t>
        </w:r>
      </w:ins>
      <w:ins w:id="13630" w:author="Britt Collins" w:date="2021-10-06T14:05:00Z">
        <w:r w:rsidR="004F4BEC" w:rsidRPr="00163DCF">
          <w:rPr>
            <w:szCs w:val="21"/>
            <w:rPrChange w:id="13631" w:author="David" w:date="2022-08-17T16:58:00Z">
              <w:rPr>
                <w:rFonts w:ascii="Times New Roman" w:hAnsi="Times New Roman"/>
                <w:sz w:val="24"/>
                <w:szCs w:val="24"/>
              </w:rPr>
            </w:rPrChange>
          </w:rPr>
          <w:t>a storage company taking my furniture, moving me into a hotel temporarily</w:t>
        </w:r>
      </w:ins>
      <w:ins w:id="13632" w:author="Britt Collins" w:date="2021-10-06T14:06:00Z">
        <w:r w:rsidR="004F4BEC" w:rsidRPr="00163DCF">
          <w:rPr>
            <w:szCs w:val="21"/>
            <w:rPrChange w:id="13633" w:author="David" w:date="2022-08-17T16:58:00Z">
              <w:rPr>
                <w:rFonts w:ascii="Times New Roman" w:hAnsi="Times New Roman"/>
                <w:sz w:val="24"/>
                <w:szCs w:val="24"/>
              </w:rPr>
            </w:rPrChange>
          </w:rPr>
          <w:t xml:space="preserve"> and then to a guesthouse in the Glebe suburb. </w:t>
        </w:r>
      </w:ins>
    </w:p>
    <w:p w14:paraId="73C1AD63" w14:textId="548EB7E0" w:rsidR="006F31F6" w:rsidRPr="00163DCF" w:rsidRDefault="006F31F6">
      <w:pPr>
        <w:spacing w:line="276" w:lineRule="auto"/>
        <w:ind w:left="-5" w:right="15" w:firstLine="725"/>
        <w:rPr>
          <w:ins w:id="13634" w:author="Britt Collins" w:date="2021-09-30T14:58:00Z"/>
          <w:szCs w:val="21"/>
          <w:rPrChange w:id="13635" w:author="David" w:date="2022-08-17T16:58:00Z">
            <w:rPr>
              <w:ins w:id="13636" w:author="Britt Collins" w:date="2021-09-30T14:58:00Z"/>
              <w:rFonts w:ascii="Times New Roman" w:hAnsi="Times New Roman"/>
              <w:sz w:val="24"/>
              <w:szCs w:val="24"/>
            </w:rPr>
          </w:rPrChange>
        </w:rPr>
        <w:pPrChange w:id="13637" w:author="David" w:date="2022-08-17T17:01:00Z">
          <w:pPr>
            <w:ind w:left="-5" w:right="15"/>
          </w:pPr>
        </w:pPrChange>
      </w:pPr>
      <w:ins w:id="13638" w:author="Britt Collins" w:date="2021-09-30T14:58:00Z">
        <w:r w:rsidRPr="00163DCF">
          <w:rPr>
            <w:szCs w:val="21"/>
            <w:rPrChange w:id="13639" w:author="David" w:date="2022-08-17T16:58:00Z">
              <w:rPr>
                <w:rFonts w:ascii="Times New Roman" w:hAnsi="Times New Roman"/>
                <w:sz w:val="24"/>
                <w:szCs w:val="24"/>
              </w:rPr>
            </w:rPrChange>
          </w:rPr>
          <w:t>On mov</w:t>
        </w:r>
      </w:ins>
      <w:ins w:id="13640" w:author="Britt Collins" w:date="2021-10-06T14:06:00Z">
        <w:r w:rsidR="004F4BEC" w:rsidRPr="00163DCF">
          <w:rPr>
            <w:szCs w:val="21"/>
            <w:rPrChange w:id="13641" w:author="David" w:date="2022-08-17T16:58:00Z">
              <w:rPr>
                <w:rFonts w:ascii="Times New Roman" w:hAnsi="Times New Roman"/>
                <w:sz w:val="24"/>
                <w:szCs w:val="24"/>
              </w:rPr>
            </w:rPrChange>
          </w:rPr>
          <w:t>ing</w:t>
        </w:r>
      </w:ins>
      <w:ins w:id="13642" w:author="Britt Collins" w:date="2021-09-30T14:58:00Z">
        <w:r w:rsidRPr="00163DCF">
          <w:rPr>
            <w:szCs w:val="21"/>
            <w:rPrChange w:id="13643" w:author="David" w:date="2022-08-17T16:58:00Z">
              <w:rPr>
                <w:rFonts w:ascii="Times New Roman" w:hAnsi="Times New Roman"/>
                <w:sz w:val="24"/>
                <w:szCs w:val="24"/>
              </w:rPr>
            </w:rPrChange>
          </w:rPr>
          <w:t xml:space="preserve"> day</w:t>
        </w:r>
      </w:ins>
      <w:ins w:id="13644" w:author="Britt Collins" w:date="2021-10-06T14:06:00Z">
        <w:r w:rsidR="004F4BEC" w:rsidRPr="00163DCF">
          <w:rPr>
            <w:szCs w:val="21"/>
            <w:rPrChange w:id="13645" w:author="David" w:date="2022-08-17T16:58:00Z">
              <w:rPr>
                <w:rFonts w:ascii="Times New Roman" w:hAnsi="Times New Roman"/>
                <w:sz w:val="24"/>
                <w:szCs w:val="24"/>
              </w:rPr>
            </w:rPrChange>
          </w:rPr>
          <w:t>,</w:t>
        </w:r>
      </w:ins>
      <w:ins w:id="13646" w:author="Britt Collins" w:date="2021-09-30T14:58:00Z">
        <w:r w:rsidRPr="00163DCF">
          <w:rPr>
            <w:szCs w:val="21"/>
            <w:rPrChange w:id="13647" w:author="David" w:date="2022-08-17T16:58:00Z">
              <w:rPr>
                <w:rFonts w:ascii="Times New Roman" w:hAnsi="Times New Roman"/>
                <w:sz w:val="24"/>
                <w:szCs w:val="24"/>
              </w:rPr>
            </w:rPrChange>
          </w:rPr>
          <w:t xml:space="preserve"> the storage company waited with a van to load my items. Their service didn't include moving of items. This task was left to me. My clothes were soaked in sweat on completing the exercise. When it was time to say goodbye to </w:t>
        </w:r>
        <w:proofErr w:type="spellStart"/>
        <w:r w:rsidRPr="00163DCF">
          <w:rPr>
            <w:szCs w:val="21"/>
            <w:rPrChange w:id="13648" w:author="David" w:date="2022-08-17T16:58:00Z">
              <w:rPr>
                <w:rFonts w:ascii="Times New Roman" w:hAnsi="Times New Roman"/>
                <w:sz w:val="24"/>
                <w:szCs w:val="24"/>
              </w:rPr>
            </w:rPrChange>
          </w:rPr>
          <w:t>Becs</w:t>
        </w:r>
        <w:proofErr w:type="spellEnd"/>
        <w:r w:rsidRPr="00163DCF">
          <w:rPr>
            <w:szCs w:val="21"/>
            <w:rPrChange w:id="13649" w:author="David" w:date="2022-08-17T16:58:00Z">
              <w:rPr>
                <w:rFonts w:ascii="Times New Roman" w:hAnsi="Times New Roman"/>
                <w:sz w:val="24"/>
                <w:szCs w:val="24"/>
              </w:rPr>
            </w:rPrChange>
          </w:rPr>
          <w:t xml:space="preserve">, we hugged tentatively. My natural fragrance was a little too strong for </w:t>
        </w:r>
        <w:proofErr w:type="spellStart"/>
        <w:r w:rsidRPr="00163DCF">
          <w:rPr>
            <w:szCs w:val="21"/>
            <w:rPrChange w:id="13650" w:author="David" w:date="2022-08-17T16:58:00Z">
              <w:rPr>
                <w:rFonts w:ascii="Times New Roman" w:hAnsi="Times New Roman"/>
                <w:sz w:val="24"/>
                <w:szCs w:val="24"/>
              </w:rPr>
            </w:rPrChange>
          </w:rPr>
          <w:t>Becs</w:t>
        </w:r>
      </w:ins>
      <w:proofErr w:type="spellEnd"/>
      <w:ins w:id="13651" w:author="Britt Collins" w:date="2021-10-06T14:06:00Z">
        <w:r w:rsidR="004F4BEC" w:rsidRPr="00163DCF">
          <w:rPr>
            <w:szCs w:val="21"/>
            <w:rPrChange w:id="13652" w:author="David" w:date="2022-08-17T16:58:00Z">
              <w:rPr>
                <w:rFonts w:ascii="Times New Roman" w:hAnsi="Times New Roman"/>
                <w:sz w:val="24"/>
                <w:szCs w:val="24"/>
              </w:rPr>
            </w:rPrChange>
          </w:rPr>
          <w:t>’</w:t>
        </w:r>
      </w:ins>
      <w:ins w:id="13653" w:author="Britt Collins" w:date="2021-09-30T14:58:00Z">
        <w:r w:rsidRPr="00163DCF">
          <w:rPr>
            <w:szCs w:val="21"/>
            <w:rPrChange w:id="13654" w:author="David" w:date="2022-08-17T16:58:00Z">
              <w:rPr>
                <w:rFonts w:ascii="Times New Roman" w:hAnsi="Times New Roman"/>
                <w:sz w:val="24"/>
                <w:szCs w:val="24"/>
              </w:rPr>
            </w:rPrChange>
          </w:rPr>
          <w:t xml:space="preserve"> nose. I made my way to the budget </w:t>
        </w:r>
      </w:ins>
      <w:ins w:id="13655" w:author="Britt Collins" w:date="2021-10-06T14:07:00Z">
        <w:r w:rsidR="00D976A3" w:rsidRPr="00163DCF">
          <w:rPr>
            <w:szCs w:val="21"/>
            <w:rPrChange w:id="13656" w:author="David" w:date="2022-08-17T16:58:00Z">
              <w:rPr>
                <w:rFonts w:ascii="Times New Roman" w:hAnsi="Times New Roman"/>
                <w:sz w:val="24"/>
                <w:szCs w:val="24"/>
              </w:rPr>
            </w:rPrChange>
          </w:rPr>
          <w:t>hotel</w:t>
        </w:r>
      </w:ins>
      <w:ins w:id="13657" w:author="Britt Collins" w:date="2021-09-30T14:58:00Z">
        <w:r w:rsidRPr="00163DCF">
          <w:rPr>
            <w:szCs w:val="21"/>
            <w:rPrChange w:id="13658" w:author="David" w:date="2022-08-17T16:58:00Z">
              <w:rPr>
                <w:rFonts w:ascii="Times New Roman" w:hAnsi="Times New Roman"/>
                <w:sz w:val="24"/>
                <w:szCs w:val="24"/>
              </w:rPr>
            </w:rPrChange>
          </w:rPr>
          <w:t xml:space="preserve"> in Potts Point. I was happy to be inconvenienced by temporary accommodation. The work gig was planned to be short-term. My plan was still to move to Melbourne. I began getting tired of the consultancy's </w:t>
        </w:r>
      </w:ins>
      <w:ins w:id="13659" w:author="Britt Collins" w:date="2021-10-06T14:07:00Z">
        <w:r w:rsidR="00D976A3" w:rsidRPr="00163DCF">
          <w:rPr>
            <w:szCs w:val="21"/>
            <w:rPrChange w:id="13660" w:author="David" w:date="2022-08-17T16:58:00Z">
              <w:rPr>
                <w:rFonts w:ascii="Times New Roman" w:hAnsi="Times New Roman"/>
                <w:sz w:val="24"/>
                <w:szCs w:val="24"/>
              </w:rPr>
            </w:rPrChange>
          </w:rPr>
          <w:t xml:space="preserve">HR </w:t>
        </w:r>
      </w:ins>
      <w:ins w:id="13661" w:author="Britt Collins" w:date="2021-09-30T14:58:00Z">
        <w:r w:rsidRPr="00163DCF">
          <w:rPr>
            <w:szCs w:val="21"/>
            <w:rPrChange w:id="13662" w:author="David" w:date="2022-08-17T16:58:00Z">
              <w:rPr>
                <w:rFonts w:ascii="Times New Roman" w:hAnsi="Times New Roman"/>
                <w:sz w:val="24"/>
                <w:szCs w:val="24"/>
              </w:rPr>
            </w:rPrChange>
          </w:rPr>
          <w:t xml:space="preserve">department moving me from pillar to post during my time at the new client. I took searching for accommodation into my own hands. I found a </w:t>
        </w:r>
        <w:proofErr w:type="gramStart"/>
        <w:r w:rsidRPr="00163DCF">
          <w:rPr>
            <w:szCs w:val="21"/>
            <w:rPrChange w:id="13663" w:author="David" w:date="2022-08-17T16:58:00Z">
              <w:rPr>
                <w:rFonts w:ascii="Times New Roman" w:hAnsi="Times New Roman"/>
                <w:sz w:val="24"/>
                <w:szCs w:val="24"/>
              </w:rPr>
            </w:rPrChange>
          </w:rPr>
          <w:t>fully-furnished</w:t>
        </w:r>
        <w:proofErr w:type="gramEnd"/>
        <w:r w:rsidRPr="00163DCF">
          <w:rPr>
            <w:szCs w:val="21"/>
            <w:rPrChange w:id="13664" w:author="David" w:date="2022-08-17T16:58:00Z">
              <w:rPr>
                <w:rFonts w:ascii="Times New Roman" w:hAnsi="Times New Roman"/>
                <w:sz w:val="24"/>
                <w:szCs w:val="24"/>
              </w:rPr>
            </w:rPrChange>
          </w:rPr>
          <w:t xml:space="preserve"> apartment that was cheap, plush and available long-term. The apartment </w:t>
        </w:r>
        <w:proofErr w:type="gramStart"/>
        <w:r w:rsidRPr="00163DCF">
          <w:rPr>
            <w:szCs w:val="21"/>
            <w:rPrChange w:id="13665" w:author="David" w:date="2022-08-17T16:58:00Z">
              <w:rPr>
                <w:rFonts w:ascii="Times New Roman" w:hAnsi="Times New Roman"/>
                <w:sz w:val="24"/>
                <w:szCs w:val="24"/>
              </w:rPr>
            </w:rPrChange>
          </w:rPr>
          <w:t>was located in</w:t>
        </w:r>
        <w:proofErr w:type="gramEnd"/>
        <w:r w:rsidRPr="00163DCF">
          <w:rPr>
            <w:szCs w:val="21"/>
            <w:rPrChange w:id="13666" w:author="David" w:date="2022-08-17T16:58:00Z">
              <w:rPr>
                <w:rFonts w:ascii="Times New Roman" w:hAnsi="Times New Roman"/>
                <w:sz w:val="24"/>
                <w:szCs w:val="24"/>
              </w:rPr>
            </w:rPrChange>
          </w:rPr>
          <w:t xml:space="preserve"> Crow’s Nest.</w:t>
        </w:r>
      </w:ins>
    </w:p>
    <w:p w14:paraId="68259E88" w14:textId="2BA5DF01" w:rsidR="006F31F6" w:rsidRPr="00163DCF" w:rsidRDefault="006F31F6">
      <w:pPr>
        <w:spacing w:line="276" w:lineRule="auto"/>
        <w:ind w:left="-5" w:right="15" w:firstLine="725"/>
        <w:rPr>
          <w:ins w:id="13667" w:author="Britt Collins" w:date="2021-09-30T14:58:00Z"/>
          <w:szCs w:val="21"/>
          <w:rPrChange w:id="13668" w:author="David" w:date="2022-08-17T16:58:00Z">
            <w:rPr>
              <w:ins w:id="13669" w:author="Britt Collins" w:date="2021-09-30T14:58:00Z"/>
              <w:rFonts w:ascii="Times New Roman" w:hAnsi="Times New Roman"/>
              <w:sz w:val="24"/>
              <w:szCs w:val="24"/>
            </w:rPr>
          </w:rPrChange>
        </w:rPr>
        <w:pPrChange w:id="13670" w:author="David" w:date="2022-08-17T17:01:00Z">
          <w:pPr>
            <w:ind w:left="-5" w:right="15"/>
          </w:pPr>
        </w:pPrChange>
      </w:pPr>
      <w:ins w:id="13671" w:author="Britt Collins" w:date="2021-09-30T14:58:00Z">
        <w:r w:rsidRPr="00163DCF">
          <w:rPr>
            <w:szCs w:val="21"/>
            <w:rPrChange w:id="13672" w:author="David" w:date="2022-08-17T16:58:00Z">
              <w:rPr>
                <w:rFonts w:ascii="Times New Roman" w:hAnsi="Times New Roman"/>
                <w:sz w:val="24"/>
                <w:szCs w:val="24"/>
              </w:rPr>
            </w:rPrChange>
          </w:rPr>
          <w:lastRenderedPageBreak/>
          <w:t xml:space="preserve">My personal life continued as normal before the move to Melbourne. I was in frequent contact with Carl, </w:t>
        </w:r>
        <w:proofErr w:type="gramStart"/>
        <w:r w:rsidRPr="00163DCF">
          <w:rPr>
            <w:szCs w:val="21"/>
            <w:rPrChange w:id="13673" w:author="David" w:date="2022-08-17T16:58:00Z">
              <w:rPr>
                <w:rFonts w:ascii="Times New Roman" w:hAnsi="Times New Roman"/>
                <w:sz w:val="24"/>
                <w:szCs w:val="24"/>
              </w:rPr>
            </w:rPrChange>
          </w:rPr>
          <w:t>Johnny</w:t>
        </w:r>
        <w:proofErr w:type="gramEnd"/>
        <w:r w:rsidRPr="00163DCF">
          <w:rPr>
            <w:szCs w:val="21"/>
            <w:rPrChange w:id="13674" w:author="David" w:date="2022-08-17T16:58:00Z">
              <w:rPr>
                <w:rFonts w:ascii="Times New Roman" w:hAnsi="Times New Roman"/>
                <w:sz w:val="24"/>
                <w:szCs w:val="24"/>
              </w:rPr>
            </w:rPrChange>
          </w:rPr>
          <w:t xml:space="preserve"> and Andy to organise social meetups in the suburb of Paddington, </w:t>
        </w:r>
        <w:proofErr w:type="spellStart"/>
        <w:r w:rsidRPr="00163DCF">
          <w:rPr>
            <w:szCs w:val="21"/>
            <w:rPrChange w:id="13675" w:author="David" w:date="2022-08-17T16:58:00Z">
              <w:rPr>
                <w:rFonts w:ascii="Times New Roman" w:hAnsi="Times New Roman"/>
                <w:sz w:val="24"/>
                <w:szCs w:val="24"/>
              </w:rPr>
            </w:rPrChange>
          </w:rPr>
          <w:t>Coogee</w:t>
        </w:r>
        <w:proofErr w:type="spellEnd"/>
        <w:r w:rsidRPr="00163DCF">
          <w:rPr>
            <w:szCs w:val="21"/>
            <w:rPrChange w:id="13676" w:author="David" w:date="2022-08-17T16:58:00Z">
              <w:rPr>
                <w:rFonts w:ascii="Times New Roman" w:hAnsi="Times New Roman"/>
                <w:sz w:val="24"/>
                <w:szCs w:val="24"/>
              </w:rPr>
            </w:rPrChange>
          </w:rPr>
          <w:t xml:space="preserve"> and the city. My view on social drinking hadn't changed following the fractured jaw incident. As the wounds began to heal</w:t>
        </w:r>
      </w:ins>
      <w:ins w:id="13677" w:author="Britt Collins" w:date="2021-10-06T14:08:00Z">
        <w:r w:rsidR="00D976A3" w:rsidRPr="00163DCF">
          <w:rPr>
            <w:szCs w:val="21"/>
            <w:rPrChange w:id="13678" w:author="David" w:date="2022-08-17T16:58:00Z">
              <w:rPr>
                <w:rFonts w:ascii="Times New Roman" w:hAnsi="Times New Roman"/>
                <w:sz w:val="24"/>
                <w:szCs w:val="24"/>
              </w:rPr>
            </w:rPrChange>
          </w:rPr>
          <w:t>,</w:t>
        </w:r>
      </w:ins>
      <w:ins w:id="13679" w:author="Britt Collins" w:date="2021-09-30T14:58:00Z">
        <w:r w:rsidRPr="00163DCF">
          <w:rPr>
            <w:szCs w:val="21"/>
            <w:rPrChange w:id="13680" w:author="David" w:date="2022-08-17T16:58:00Z">
              <w:rPr>
                <w:rFonts w:ascii="Times New Roman" w:hAnsi="Times New Roman"/>
                <w:sz w:val="24"/>
                <w:szCs w:val="24"/>
              </w:rPr>
            </w:rPrChange>
          </w:rPr>
          <w:t xml:space="preserve"> I continued drinking excessively. It was easy to consume large quantities of alcohol in a social setting, given all my colleagues were drinkers.</w:t>
        </w:r>
      </w:ins>
    </w:p>
    <w:p w14:paraId="6CE1AF72" w14:textId="77777777" w:rsidR="00D976A3" w:rsidRPr="00163DCF" w:rsidRDefault="006F31F6">
      <w:pPr>
        <w:spacing w:line="276" w:lineRule="auto"/>
        <w:ind w:left="-5" w:right="15" w:firstLine="725"/>
        <w:rPr>
          <w:ins w:id="13681" w:author="Britt Collins" w:date="2021-10-06T14:09:00Z"/>
          <w:szCs w:val="21"/>
          <w:rPrChange w:id="13682" w:author="David" w:date="2022-08-17T16:58:00Z">
            <w:rPr>
              <w:ins w:id="13683" w:author="Britt Collins" w:date="2021-10-06T14:09:00Z"/>
              <w:rFonts w:ascii="Times New Roman" w:hAnsi="Times New Roman"/>
              <w:sz w:val="24"/>
              <w:szCs w:val="24"/>
            </w:rPr>
          </w:rPrChange>
        </w:rPr>
        <w:pPrChange w:id="13684" w:author="David" w:date="2022-08-17T17:01:00Z">
          <w:pPr>
            <w:spacing w:line="480" w:lineRule="auto"/>
            <w:ind w:left="-5" w:right="15" w:firstLine="725"/>
          </w:pPr>
        </w:pPrChange>
      </w:pPr>
      <w:ins w:id="13685" w:author="Britt Collins" w:date="2021-09-30T14:58:00Z">
        <w:r w:rsidRPr="00163DCF">
          <w:rPr>
            <w:szCs w:val="21"/>
            <w:rPrChange w:id="13686" w:author="David" w:date="2022-08-17T16:58:00Z">
              <w:rPr>
                <w:rFonts w:ascii="Times New Roman" w:hAnsi="Times New Roman"/>
                <w:sz w:val="24"/>
                <w:szCs w:val="24"/>
              </w:rPr>
            </w:rPrChange>
          </w:rPr>
          <w:t xml:space="preserve">Teresa, Andy, Elliot, </w:t>
        </w:r>
        <w:proofErr w:type="gramStart"/>
        <w:r w:rsidRPr="00163DCF">
          <w:rPr>
            <w:szCs w:val="21"/>
            <w:rPrChange w:id="13687" w:author="David" w:date="2022-08-17T16:58:00Z">
              <w:rPr>
                <w:rFonts w:ascii="Times New Roman" w:hAnsi="Times New Roman"/>
                <w:sz w:val="24"/>
                <w:szCs w:val="24"/>
              </w:rPr>
            </w:rPrChange>
          </w:rPr>
          <w:t>Bruce</w:t>
        </w:r>
        <w:proofErr w:type="gramEnd"/>
        <w:r w:rsidRPr="00163DCF">
          <w:rPr>
            <w:szCs w:val="21"/>
            <w:rPrChange w:id="13688" w:author="David" w:date="2022-08-17T16:58:00Z">
              <w:rPr>
                <w:rFonts w:ascii="Times New Roman" w:hAnsi="Times New Roman"/>
                <w:sz w:val="24"/>
                <w:szCs w:val="24"/>
              </w:rPr>
            </w:rPrChange>
          </w:rPr>
          <w:t xml:space="preserve"> and I socialised at a bar located close to the office at lunchtime. It started with relaxed conversation. Bruce and Elliot made their excuses headed home. Andy, </w:t>
        </w:r>
        <w:proofErr w:type="gramStart"/>
        <w:r w:rsidRPr="00163DCF">
          <w:rPr>
            <w:szCs w:val="21"/>
            <w:rPrChange w:id="13689" w:author="David" w:date="2022-08-17T16:58:00Z">
              <w:rPr>
                <w:rFonts w:ascii="Times New Roman" w:hAnsi="Times New Roman"/>
                <w:sz w:val="24"/>
                <w:szCs w:val="24"/>
              </w:rPr>
            </w:rPrChange>
          </w:rPr>
          <w:t>Teresa</w:t>
        </w:r>
        <w:proofErr w:type="gramEnd"/>
        <w:r w:rsidRPr="00163DCF">
          <w:rPr>
            <w:szCs w:val="21"/>
            <w:rPrChange w:id="13690" w:author="David" w:date="2022-08-17T16:58:00Z">
              <w:rPr>
                <w:rFonts w:ascii="Times New Roman" w:hAnsi="Times New Roman"/>
                <w:sz w:val="24"/>
                <w:szCs w:val="24"/>
              </w:rPr>
            </w:rPrChange>
          </w:rPr>
          <w:t xml:space="preserve"> and I decided to not return to the office. Teresa talked about her sons. Both were living with the couple at their new Manly house. Brad, </w:t>
        </w:r>
      </w:ins>
      <w:ins w:id="13691" w:author="Britt Collins" w:date="2021-10-06T14:09:00Z">
        <w:r w:rsidR="00D976A3" w:rsidRPr="00163DCF">
          <w:rPr>
            <w:szCs w:val="21"/>
            <w:rPrChange w:id="13692" w:author="David" w:date="2022-08-17T16:58:00Z">
              <w:rPr>
                <w:rFonts w:ascii="Times New Roman" w:hAnsi="Times New Roman"/>
                <w:sz w:val="24"/>
                <w:szCs w:val="24"/>
              </w:rPr>
            </w:rPrChange>
          </w:rPr>
          <w:t xml:space="preserve">the oldest, </w:t>
        </w:r>
      </w:ins>
      <w:ins w:id="13693" w:author="Britt Collins" w:date="2021-09-30T14:58:00Z">
        <w:r w:rsidRPr="00163DCF">
          <w:rPr>
            <w:szCs w:val="21"/>
            <w:rPrChange w:id="13694" w:author="David" w:date="2022-08-17T16:58:00Z">
              <w:rPr>
                <w:rFonts w:ascii="Times New Roman" w:hAnsi="Times New Roman"/>
                <w:sz w:val="24"/>
                <w:szCs w:val="24"/>
              </w:rPr>
            </w:rPrChange>
          </w:rPr>
          <w:t xml:space="preserve">was in his early 20s. He was new to Sydney and available to meet us. Teresa gave him a call and asked to head to the Lowenbrau Keller in the Rocks. </w:t>
        </w:r>
      </w:ins>
    </w:p>
    <w:p w14:paraId="063FB315" w14:textId="744A528D" w:rsidR="006F31F6" w:rsidRPr="00163DCF" w:rsidRDefault="00D976A3">
      <w:pPr>
        <w:spacing w:line="276" w:lineRule="auto"/>
        <w:ind w:left="-5" w:right="15" w:firstLine="725"/>
        <w:rPr>
          <w:ins w:id="13695" w:author="Britt Collins" w:date="2021-09-30T14:58:00Z"/>
          <w:szCs w:val="21"/>
          <w:rPrChange w:id="13696" w:author="David" w:date="2022-08-17T16:58:00Z">
            <w:rPr>
              <w:ins w:id="13697" w:author="Britt Collins" w:date="2021-09-30T14:58:00Z"/>
              <w:rFonts w:ascii="Times New Roman" w:hAnsi="Times New Roman"/>
              <w:sz w:val="24"/>
              <w:szCs w:val="24"/>
            </w:rPr>
          </w:rPrChange>
        </w:rPr>
        <w:pPrChange w:id="13698" w:author="David" w:date="2022-08-17T17:01:00Z">
          <w:pPr>
            <w:ind w:left="-5" w:right="15"/>
          </w:pPr>
        </w:pPrChange>
      </w:pPr>
      <w:ins w:id="13699" w:author="Britt Collins" w:date="2021-10-06T14:09:00Z">
        <w:r w:rsidRPr="00163DCF">
          <w:rPr>
            <w:szCs w:val="21"/>
            <w:rPrChange w:id="13700" w:author="David" w:date="2022-08-17T16:58:00Z">
              <w:rPr>
                <w:rFonts w:ascii="Times New Roman" w:hAnsi="Times New Roman"/>
                <w:sz w:val="24"/>
                <w:szCs w:val="24"/>
              </w:rPr>
            </w:rPrChange>
          </w:rPr>
          <w:t>“</w:t>
        </w:r>
      </w:ins>
      <w:ins w:id="13701" w:author="Britt Collins" w:date="2021-09-30T14:58:00Z">
        <w:r w:rsidR="006F31F6" w:rsidRPr="00163DCF">
          <w:rPr>
            <w:szCs w:val="21"/>
            <w:rPrChange w:id="13702" w:author="David" w:date="2022-08-17T16:58:00Z">
              <w:rPr>
                <w:rFonts w:ascii="Times New Roman" w:hAnsi="Times New Roman"/>
                <w:sz w:val="24"/>
                <w:szCs w:val="24"/>
              </w:rPr>
            </w:rPrChange>
          </w:rPr>
          <w:t>I love that pub</w:t>
        </w:r>
      </w:ins>
      <w:ins w:id="13703" w:author="Britt Collins" w:date="2021-10-06T14:09:00Z">
        <w:r w:rsidRPr="00163DCF">
          <w:rPr>
            <w:szCs w:val="21"/>
            <w:rPrChange w:id="13704" w:author="David" w:date="2022-08-17T16:58:00Z">
              <w:rPr>
                <w:rFonts w:ascii="Times New Roman" w:hAnsi="Times New Roman"/>
                <w:sz w:val="24"/>
                <w:szCs w:val="24"/>
              </w:rPr>
            </w:rPrChange>
          </w:rPr>
          <w:t>,”</w:t>
        </w:r>
      </w:ins>
      <w:ins w:id="13705" w:author="Britt Collins" w:date="2021-09-30T14:58:00Z">
        <w:r w:rsidR="006F31F6" w:rsidRPr="00163DCF">
          <w:rPr>
            <w:szCs w:val="21"/>
            <w:rPrChange w:id="13706" w:author="David" w:date="2022-08-17T16:58:00Z">
              <w:rPr>
                <w:rFonts w:ascii="Times New Roman" w:hAnsi="Times New Roman"/>
                <w:sz w:val="24"/>
                <w:szCs w:val="24"/>
              </w:rPr>
            </w:rPrChange>
          </w:rPr>
          <w:t xml:space="preserve"> she said after finishing her call.</w:t>
        </w:r>
      </w:ins>
    </w:p>
    <w:p w14:paraId="2D0F85F4" w14:textId="2A8FB9AD" w:rsidR="006F31F6" w:rsidRPr="00163DCF" w:rsidRDefault="006F31F6">
      <w:pPr>
        <w:spacing w:line="276" w:lineRule="auto"/>
        <w:ind w:left="-5" w:right="15" w:firstLine="395"/>
        <w:rPr>
          <w:ins w:id="13707" w:author="Britt Collins" w:date="2021-09-30T14:58:00Z"/>
          <w:szCs w:val="21"/>
          <w:rPrChange w:id="13708" w:author="David" w:date="2022-08-17T16:58:00Z">
            <w:rPr>
              <w:ins w:id="13709" w:author="Britt Collins" w:date="2021-09-30T14:58:00Z"/>
              <w:rFonts w:ascii="Times New Roman" w:hAnsi="Times New Roman"/>
              <w:sz w:val="24"/>
              <w:szCs w:val="24"/>
            </w:rPr>
          </w:rPrChange>
        </w:rPr>
        <w:pPrChange w:id="13710" w:author="David" w:date="2022-08-17T17:01:00Z">
          <w:pPr>
            <w:numPr>
              <w:numId w:val="13"/>
            </w:numPr>
            <w:ind w:left="600" w:right="15" w:hanging="210"/>
          </w:pPr>
        </w:pPrChange>
      </w:pPr>
      <w:ins w:id="13711" w:author="Britt Collins" w:date="2021-09-30T14:58:00Z">
        <w:r w:rsidRPr="00163DCF">
          <w:rPr>
            <w:szCs w:val="21"/>
            <w:rPrChange w:id="13712" w:author="David" w:date="2022-08-17T16:58:00Z">
              <w:rPr>
                <w:rFonts w:ascii="Times New Roman" w:hAnsi="Times New Roman"/>
                <w:sz w:val="24"/>
                <w:szCs w:val="24"/>
              </w:rPr>
            </w:rPrChange>
          </w:rPr>
          <w:t xml:space="preserve">Teresa, </w:t>
        </w:r>
        <w:proofErr w:type="gramStart"/>
        <w:r w:rsidRPr="00163DCF">
          <w:rPr>
            <w:szCs w:val="21"/>
            <w:rPrChange w:id="13713" w:author="David" w:date="2022-08-17T16:58:00Z">
              <w:rPr>
                <w:rFonts w:ascii="Times New Roman" w:hAnsi="Times New Roman"/>
                <w:sz w:val="24"/>
                <w:szCs w:val="24"/>
              </w:rPr>
            </w:rPrChange>
          </w:rPr>
          <w:t>Andy</w:t>
        </w:r>
        <w:proofErr w:type="gramEnd"/>
        <w:r w:rsidRPr="00163DCF">
          <w:rPr>
            <w:szCs w:val="21"/>
            <w:rPrChange w:id="13714" w:author="David" w:date="2022-08-17T16:58:00Z">
              <w:rPr>
                <w:rFonts w:ascii="Times New Roman" w:hAnsi="Times New Roman"/>
                <w:sz w:val="24"/>
                <w:szCs w:val="24"/>
              </w:rPr>
            </w:rPrChange>
          </w:rPr>
          <w:t xml:space="preserve"> and I were already drunk by the time we had reached the rocks. Teresa saw a small wine store</w:t>
        </w:r>
      </w:ins>
      <w:ins w:id="13715" w:author="Britt Collins" w:date="2021-10-06T14:10:00Z">
        <w:r w:rsidR="00D976A3" w:rsidRPr="00163DCF">
          <w:rPr>
            <w:szCs w:val="21"/>
            <w:rPrChange w:id="13716" w:author="David" w:date="2022-08-17T16:58:00Z">
              <w:rPr>
                <w:rFonts w:ascii="Times New Roman" w:hAnsi="Times New Roman"/>
                <w:sz w:val="24"/>
                <w:szCs w:val="24"/>
              </w:rPr>
            </w:rPrChange>
          </w:rPr>
          <w:t xml:space="preserve"> that offered tasting</w:t>
        </w:r>
      </w:ins>
      <w:ins w:id="13717" w:author="Britt Collins" w:date="2021-09-30T14:58:00Z">
        <w:r w:rsidRPr="00163DCF">
          <w:rPr>
            <w:szCs w:val="21"/>
            <w:rPrChange w:id="13718" w:author="David" w:date="2022-08-17T16:58:00Z">
              <w:rPr>
                <w:rFonts w:ascii="Times New Roman" w:hAnsi="Times New Roman"/>
                <w:sz w:val="24"/>
                <w:szCs w:val="24"/>
              </w:rPr>
            </w:rPrChange>
          </w:rPr>
          <w:t xml:space="preserve"> on the high street. </w:t>
        </w:r>
      </w:ins>
      <w:ins w:id="13719" w:author="Britt Collins" w:date="2021-10-06T14:10:00Z">
        <w:r w:rsidR="00D976A3" w:rsidRPr="00163DCF">
          <w:rPr>
            <w:szCs w:val="21"/>
            <w:rPrChange w:id="13720" w:author="David" w:date="2022-08-17T16:58:00Z">
              <w:rPr>
                <w:rFonts w:ascii="Times New Roman" w:hAnsi="Times New Roman"/>
                <w:sz w:val="24"/>
                <w:szCs w:val="24"/>
              </w:rPr>
            </w:rPrChange>
          </w:rPr>
          <w:t>“</w:t>
        </w:r>
      </w:ins>
      <w:ins w:id="13721" w:author="Britt Collins" w:date="2021-09-30T14:58:00Z">
        <w:r w:rsidRPr="00163DCF">
          <w:rPr>
            <w:szCs w:val="21"/>
            <w:rPrChange w:id="13722" w:author="David" w:date="2022-08-17T16:58:00Z">
              <w:rPr>
                <w:rFonts w:ascii="Times New Roman" w:hAnsi="Times New Roman"/>
                <w:sz w:val="24"/>
                <w:szCs w:val="24"/>
              </w:rPr>
            </w:rPrChange>
          </w:rPr>
          <w:t xml:space="preserve">That's cute. Let's pop in and </w:t>
        </w:r>
        <w:proofErr w:type="gramStart"/>
        <w:r w:rsidRPr="00163DCF">
          <w:rPr>
            <w:szCs w:val="21"/>
            <w:rPrChange w:id="13723" w:author="David" w:date="2022-08-17T16:58:00Z">
              <w:rPr>
                <w:rFonts w:ascii="Times New Roman" w:hAnsi="Times New Roman"/>
                <w:sz w:val="24"/>
                <w:szCs w:val="24"/>
              </w:rPr>
            </w:rPrChange>
          </w:rPr>
          <w:t>take a look</w:t>
        </w:r>
        <w:proofErr w:type="gramEnd"/>
        <w:r w:rsidRPr="00163DCF">
          <w:rPr>
            <w:szCs w:val="21"/>
            <w:rPrChange w:id="13724" w:author="David" w:date="2022-08-17T16:58:00Z">
              <w:rPr>
                <w:rFonts w:ascii="Times New Roman" w:hAnsi="Times New Roman"/>
                <w:sz w:val="24"/>
                <w:szCs w:val="24"/>
              </w:rPr>
            </w:rPrChange>
          </w:rPr>
          <w:t>.</w:t>
        </w:r>
      </w:ins>
      <w:ins w:id="13725" w:author="Britt Collins" w:date="2021-10-06T14:10:00Z">
        <w:r w:rsidR="00D976A3" w:rsidRPr="00163DCF">
          <w:rPr>
            <w:szCs w:val="21"/>
            <w:rPrChange w:id="13726" w:author="David" w:date="2022-08-17T16:58:00Z">
              <w:rPr>
                <w:rFonts w:ascii="Times New Roman" w:hAnsi="Times New Roman"/>
                <w:sz w:val="24"/>
                <w:szCs w:val="24"/>
              </w:rPr>
            </w:rPrChange>
          </w:rPr>
          <w:t>”</w:t>
        </w:r>
      </w:ins>
      <w:ins w:id="13727" w:author="Britt Collins" w:date="2021-09-30T14:58:00Z">
        <w:r w:rsidRPr="00163DCF">
          <w:rPr>
            <w:szCs w:val="21"/>
            <w:rPrChange w:id="13728" w:author="David" w:date="2022-08-17T16:58:00Z">
              <w:rPr>
                <w:rFonts w:ascii="Times New Roman" w:hAnsi="Times New Roman"/>
                <w:sz w:val="24"/>
                <w:szCs w:val="24"/>
              </w:rPr>
            </w:rPrChange>
          </w:rPr>
          <w:t xml:space="preserve"> </w:t>
        </w:r>
      </w:ins>
    </w:p>
    <w:p w14:paraId="4792B410" w14:textId="76478BA1" w:rsidR="006F31F6" w:rsidRPr="00163DCF" w:rsidRDefault="006F31F6">
      <w:pPr>
        <w:spacing w:line="276" w:lineRule="auto"/>
        <w:ind w:right="15" w:firstLine="380"/>
        <w:rPr>
          <w:ins w:id="13729" w:author="Britt Collins" w:date="2021-09-30T14:58:00Z"/>
          <w:szCs w:val="21"/>
          <w:rPrChange w:id="13730" w:author="David" w:date="2022-08-17T16:58:00Z">
            <w:rPr>
              <w:ins w:id="13731" w:author="Britt Collins" w:date="2021-09-30T14:58:00Z"/>
              <w:rFonts w:ascii="Times New Roman" w:hAnsi="Times New Roman"/>
              <w:sz w:val="24"/>
              <w:szCs w:val="24"/>
            </w:rPr>
          </w:rPrChange>
        </w:rPr>
        <w:pPrChange w:id="13732" w:author="David" w:date="2022-08-17T17:01:00Z">
          <w:pPr>
            <w:ind w:left="-5" w:right="15"/>
          </w:pPr>
        </w:pPrChange>
      </w:pPr>
      <w:ins w:id="13733" w:author="Britt Collins" w:date="2021-09-30T14:58:00Z">
        <w:r w:rsidRPr="00163DCF">
          <w:rPr>
            <w:szCs w:val="21"/>
            <w:rPrChange w:id="13734" w:author="David" w:date="2022-08-17T16:58:00Z">
              <w:rPr>
                <w:rFonts w:ascii="Times New Roman" w:hAnsi="Times New Roman"/>
                <w:sz w:val="24"/>
                <w:szCs w:val="24"/>
              </w:rPr>
            </w:rPrChange>
          </w:rPr>
          <w:t>Each wine was stuck to the wall along with its tasting notes. Staff members were on hand to guide us through the drinking process</w:t>
        </w:r>
      </w:ins>
      <w:ins w:id="13735" w:author="Britt Collins" w:date="2021-10-06T14:10:00Z">
        <w:r w:rsidR="00D976A3" w:rsidRPr="00163DCF">
          <w:rPr>
            <w:szCs w:val="21"/>
            <w:rPrChange w:id="13736" w:author="David" w:date="2022-08-17T16:58:00Z">
              <w:rPr>
                <w:rFonts w:ascii="Times New Roman" w:hAnsi="Times New Roman"/>
                <w:sz w:val="24"/>
                <w:szCs w:val="24"/>
              </w:rPr>
            </w:rPrChange>
          </w:rPr>
          <w:t xml:space="preserve"> of smelling</w:t>
        </w:r>
      </w:ins>
      <w:ins w:id="13737" w:author="Britt Collins" w:date="2021-10-06T14:11:00Z">
        <w:r w:rsidR="00D976A3" w:rsidRPr="00163DCF">
          <w:rPr>
            <w:szCs w:val="21"/>
            <w:rPrChange w:id="13738" w:author="David" w:date="2022-08-17T16:58:00Z">
              <w:rPr>
                <w:rFonts w:ascii="Times New Roman" w:hAnsi="Times New Roman"/>
                <w:sz w:val="24"/>
                <w:szCs w:val="24"/>
              </w:rPr>
            </w:rPrChange>
          </w:rPr>
          <w:t>, swirling, sampling.</w:t>
        </w:r>
      </w:ins>
    </w:p>
    <w:p w14:paraId="3D3A91A9" w14:textId="6D277D35" w:rsidR="006F31F6" w:rsidRPr="00163DCF" w:rsidRDefault="006F31F6">
      <w:pPr>
        <w:spacing w:after="10" w:line="276" w:lineRule="auto"/>
        <w:ind w:left="-5" w:right="15" w:firstLine="395"/>
        <w:rPr>
          <w:ins w:id="13739" w:author="Britt Collins" w:date="2021-09-30T14:58:00Z"/>
          <w:szCs w:val="21"/>
          <w:rPrChange w:id="13740" w:author="David" w:date="2022-08-17T16:58:00Z">
            <w:rPr>
              <w:ins w:id="13741" w:author="Britt Collins" w:date="2021-09-30T14:58:00Z"/>
              <w:rFonts w:ascii="Times New Roman" w:hAnsi="Times New Roman"/>
              <w:sz w:val="24"/>
              <w:szCs w:val="24"/>
            </w:rPr>
          </w:rPrChange>
        </w:rPr>
        <w:pPrChange w:id="13742" w:author="David" w:date="2022-08-17T17:01:00Z">
          <w:pPr>
            <w:spacing w:after="10"/>
            <w:ind w:left="-5" w:right="15"/>
          </w:pPr>
        </w:pPrChange>
      </w:pPr>
      <w:ins w:id="13743" w:author="Britt Collins" w:date="2021-09-30T14:58:00Z">
        <w:r w:rsidRPr="00163DCF">
          <w:rPr>
            <w:szCs w:val="21"/>
            <w:rPrChange w:id="13744" w:author="David" w:date="2022-08-17T16:58:00Z">
              <w:rPr>
                <w:rFonts w:ascii="Times New Roman" w:hAnsi="Times New Roman"/>
                <w:sz w:val="24"/>
                <w:szCs w:val="24"/>
              </w:rPr>
            </w:rPrChange>
          </w:rPr>
          <w:t xml:space="preserve">From the cultured conversation they had with the staff, Andy and Teresa were in their element. As a novice, I went with the flow. I was happy to try whichever wines the staff recommended. When questioned about my thoughts on flavour, I gave a default response, </w:t>
        </w:r>
      </w:ins>
      <w:ins w:id="13745" w:author="Britt Collins" w:date="2021-10-06T14:11:00Z">
        <w:r w:rsidR="00D976A3" w:rsidRPr="00163DCF">
          <w:rPr>
            <w:szCs w:val="21"/>
            <w:rPrChange w:id="13746" w:author="David" w:date="2022-08-17T16:58:00Z">
              <w:rPr>
                <w:rFonts w:ascii="Times New Roman" w:hAnsi="Times New Roman"/>
                <w:sz w:val="24"/>
                <w:szCs w:val="24"/>
              </w:rPr>
            </w:rPrChange>
          </w:rPr>
          <w:t>“</w:t>
        </w:r>
      </w:ins>
      <w:ins w:id="13747" w:author="Britt Collins" w:date="2021-09-30T14:58:00Z">
        <w:r w:rsidRPr="00163DCF">
          <w:rPr>
            <w:szCs w:val="21"/>
            <w:rPrChange w:id="13748" w:author="David" w:date="2022-08-17T16:58:00Z">
              <w:rPr>
                <w:rFonts w:ascii="Times New Roman" w:hAnsi="Times New Roman"/>
                <w:sz w:val="24"/>
                <w:szCs w:val="24"/>
              </w:rPr>
            </w:rPrChange>
          </w:rPr>
          <w:t>nice</w:t>
        </w:r>
      </w:ins>
      <w:ins w:id="13749" w:author="Britt Collins" w:date="2021-10-06T14:11:00Z">
        <w:r w:rsidR="00D976A3" w:rsidRPr="00163DCF">
          <w:rPr>
            <w:szCs w:val="21"/>
            <w:rPrChange w:id="13750" w:author="David" w:date="2022-08-17T16:58:00Z">
              <w:rPr>
                <w:rFonts w:ascii="Times New Roman" w:hAnsi="Times New Roman"/>
                <w:sz w:val="24"/>
                <w:szCs w:val="24"/>
              </w:rPr>
            </w:rPrChange>
          </w:rPr>
          <w:t>”</w:t>
        </w:r>
      </w:ins>
      <w:ins w:id="13751" w:author="Britt Collins" w:date="2021-09-30T14:58:00Z">
        <w:r w:rsidRPr="00163DCF">
          <w:rPr>
            <w:szCs w:val="21"/>
            <w:rPrChange w:id="13752" w:author="David" w:date="2022-08-17T16:58:00Z">
              <w:rPr>
                <w:rFonts w:ascii="Times New Roman" w:hAnsi="Times New Roman"/>
                <w:sz w:val="24"/>
                <w:szCs w:val="24"/>
              </w:rPr>
            </w:rPrChange>
          </w:rPr>
          <w:t>, which highlighted my lack of wine drinking experience.</w:t>
        </w:r>
      </w:ins>
    </w:p>
    <w:p w14:paraId="21A261DC" w14:textId="2EAFB4E1" w:rsidR="006F31F6" w:rsidRPr="00163DCF" w:rsidRDefault="006F31F6">
      <w:pPr>
        <w:spacing w:line="276" w:lineRule="auto"/>
        <w:ind w:left="-5" w:right="15" w:firstLine="395"/>
        <w:rPr>
          <w:ins w:id="13753" w:author="Britt Collins" w:date="2021-09-30T14:58:00Z"/>
          <w:szCs w:val="21"/>
          <w:rPrChange w:id="13754" w:author="David" w:date="2022-08-17T16:58:00Z">
            <w:rPr>
              <w:ins w:id="13755" w:author="Britt Collins" w:date="2021-09-30T14:58:00Z"/>
              <w:rFonts w:ascii="Times New Roman" w:hAnsi="Times New Roman"/>
              <w:sz w:val="24"/>
              <w:szCs w:val="24"/>
            </w:rPr>
          </w:rPrChange>
        </w:rPr>
        <w:pPrChange w:id="13756" w:author="David" w:date="2022-08-17T17:01:00Z">
          <w:pPr>
            <w:ind w:left="-5" w:right="15"/>
          </w:pPr>
        </w:pPrChange>
      </w:pPr>
      <w:ins w:id="13757" w:author="Britt Collins" w:date="2021-09-30T14:58:00Z">
        <w:r w:rsidRPr="00163DCF">
          <w:rPr>
            <w:szCs w:val="21"/>
            <w:rPrChange w:id="13758" w:author="David" w:date="2022-08-17T16:58:00Z">
              <w:rPr>
                <w:rFonts w:ascii="Times New Roman" w:hAnsi="Times New Roman"/>
                <w:sz w:val="24"/>
                <w:szCs w:val="24"/>
              </w:rPr>
            </w:rPrChange>
          </w:rPr>
          <w:t xml:space="preserve">Andy and Teresa </w:t>
        </w:r>
      </w:ins>
      <w:ins w:id="13759" w:author="Britt Collins" w:date="2021-10-06T14:11:00Z">
        <w:r w:rsidR="00D976A3" w:rsidRPr="00163DCF">
          <w:rPr>
            <w:szCs w:val="21"/>
            <w:rPrChange w:id="13760" w:author="David" w:date="2022-08-17T16:58:00Z">
              <w:rPr>
                <w:rFonts w:ascii="Times New Roman" w:hAnsi="Times New Roman"/>
                <w:sz w:val="24"/>
                <w:szCs w:val="24"/>
              </w:rPr>
            </w:rPrChange>
          </w:rPr>
          <w:t>bought</w:t>
        </w:r>
      </w:ins>
      <w:ins w:id="13761" w:author="Britt Collins" w:date="2021-09-30T14:58:00Z">
        <w:r w:rsidRPr="00163DCF">
          <w:rPr>
            <w:szCs w:val="21"/>
            <w:rPrChange w:id="13762" w:author="David" w:date="2022-08-17T16:58:00Z">
              <w:rPr>
                <w:rFonts w:ascii="Times New Roman" w:hAnsi="Times New Roman"/>
                <w:sz w:val="24"/>
                <w:szCs w:val="24"/>
              </w:rPr>
            </w:rPrChange>
          </w:rPr>
          <w:t xml:space="preserve"> bottles before we made our way to the </w:t>
        </w:r>
      </w:ins>
      <w:ins w:id="13763" w:author="Britt Collins" w:date="2021-10-06T14:11:00Z">
        <w:r w:rsidR="00D976A3" w:rsidRPr="00163DCF">
          <w:rPr>
            <w:szCs w:val="21"/>
            <w:rPrChange w:id="13764" w:author="David" w:date="2022-08-17T16:58:00Z">
              <w:rPr>
                <w:rFonts w:ascii="Times New Roman" w:hAnsi="Times New Roman"/>
                <w:sz w:val="24"/>
                <w:szCs w:val="24"/>
              </w:rPr>
            </w:rPrChange>
          </w:rPr>
          <w:t>h</w:t>
        </w:r>
      </w:ins>
      <w:ins w:id="13765" w:author="Britt Collins" w:date="2021-09-30T14:58:00Z">
        <w:r w:rsidRPr="00163DCF">
          <w:rPr>
            <w:szCs w:val="21"/>
            <w:rPrChange w:id="13766" w:author="David" w:date="2022-08-17T16:58:00Z">
              <w:rPr>
                <w:rFonts w:ascii="Times New Roman" w:hAnsi="Times New Roman"/>
                <w:sz w:val="24"/>
                <w:szCs w:val="24"/>
              </w:rPr>
            </w:rPrChange>
          </w:rPr>
          <w:t xml:space="preserve">igh </w:t>
        </w:r>
      </w:ins>
      <w:ins w:id="13767" w:author="Britt Collins" w:date="2021-10-06T14:11:00Z">
        <w:r w:rsidR="00D976A3" w:rsidRPr="00163DCF">
          <w:rPr>
            <w:szCs w:val="21"/>
            <w:rPrChange w:id="13768" w:author="David" w:date="2022-08-17T16:58:00Z">
              <w:rPr>
                <w:rFonts w:ascii="Times New Roman" w:hAnsi="Times New Roman"/>
                <w:sz w:val="24"/>
                <w:szCs w:val="24"/>
              </w:rPr>
            </w:rPrChange>
          </w:rPr>
          <w:t>s</w:t>
        </w:r>
      </w:ins>
      <w:ins w:id="13769" w:author="Britt Collins" w:date="2021-09-30T14:58:00Z">
        <w:r w:rsidRPr="00163DCF">
          <w:rPr>
            <w:szCs w:val="21"/>
            <w:rPrChange w:id="13770" w:author="David" w:date="2022-08-17T16:58:00Z">
              <w:rPr>
                <w:rFonts w:ascii="Times New Roman" w:hAnsi="Times New Roman"/>
                <w:sz w:val="24"/>
                <w:szCs w:val="24"/>
              </w:rPr>
            </w:rPrChange>
          </w:rPr>
          <w:t>treet.</w:t>
        </w:r>
      </w:ins>
      <w:ins w:id="13771" w:author="Britt Collins" w:date="2021-10-06T14:12:00Z">
        <w:r w:rsidR="00D976A3" w:rsidRPr="00163DCF">
          <w:rPr>
            <w:szCs w:val="21"/>
            <w:rPrChange w:id="13772" w:author="David" w:date="2022-08-17T16:58:00Z">
              <w:rPr>
                <w:rFonts w:ascii="Times New Roman" w:hAnsi="Times New Roman"/>
                <w:sz w:val="24"/>
                <w:szCs w:val="24"/>
              </w:rPr>
            </w:rPrChange>
          </w:rPr>
          <w:t xml:space="preserve"> </w:t>
        </w:r>
      </w:ins>
      <w:ins w:id="13773" w:author="Britt Collins" w:date="2021-09-30T14:58:00Z">
        <w:r w:rsidRPr="00163DCF">
          <w:rPr>
            <w:szCs w:val="21"/>
            <w:rPrChange w:id="13774" w:author="David" w:date="2022-08-17T16:58:00Z">
              <w:rPr>
                <w:rFonts w:ascii="Times New Roman" w:hAnsi="Times New Roman"/>
                <w:sz w:val="24"/>
                <w:szCs w:val="24"/>
              </w:rPr>
            </w:rPrChange>
          </w:rPr>
          <w:t xml:space="preserve">Teresa took charge when she got drunk. </w:t>
        </w:r>
      </w:ins>
      <w:ins w:id="13775" w:author="Britt Collins" w:date="2021-10-06T14:12:00Z">
        <w:r w:rsidR="00D976A3" w:rsidRPr="00163DCF">
          <w:rPr>
            <w:szCs w:val="21"/>
            <w:rPrChange w:id="13776" w:author="David" w:date="2022-08-17T16:58:00Z">
              <w:rPr>
                <w:rFonts w:ascii="Times New Roman" w:hAnsi="Times New Roman"/>
                <w:sz w:val="24"/>
                <w:szCs w:val="24"/>
              </w:rPr>
            </w:rPrChange>
          </w:rPr>
          <w:t>“</w:t>
        </w:r>
      </w:ins>
      <w:ins w:id="13777" w:author="Britt Collins" w:date="2021-09-30T14:58:00Z">
        <w:r w:rsidRPr="00163DCF">
          <w:rPr>
            <w:szCs w:val="21"/>
            <w:rPrChange w:id="13778" w:author="David" w:date="2022-08-17T16:58:00Z">
              <w:rPr>
                <w:rFonts w:ascii="Times New Roman" w:hAnsi="Times New Roman"/>
                <w:sz w:val="24"/>
                <w:szCs w:val="24"/>
              </w:rPr>
            </w:rPrChange>
          </w:rPr>
          <w:t>Right, to the Lowenbrau Keller</w:t>
        </w:r>
      </w:ins>
      <w:ins w:id="13779" w:author="Britt Collins" w:date="2021-10-06T14:12:00Z">
        <w:r w:rsidR="00D976A3" w:rsidRPr="00163DCF">
          <w:rPr>
            <w:szCs w:val="21"/>
            <w:rPrChange w:id="13780" w:author="David" w:date="2022-08-17T16:58:00Z">
              <w:rPr>
                <w:rFonts w:ascii="Times New Roman" w:hAnsi="Times New Roman"/>
                <w:sz w:val="24"/>
                <w:szCs w:val="24"/>
              </w:rPr>
            </w:rPrChange>
          </w:rPr>
          <w:t>.”</w:t>
        </w:r>
      </w:ins>
      <w:ins w:id="13781" w:author="Britt Collins" w:date="2021-09-30T14:58:00Z">
        <w:r w:rsidRPr="00163DCF">
          <w:rPr>
            <w:szCs w:val="21"/>
            <w:rPrChange w:id="13782" w:author="David" w:date="2022-08-17T16:58:00Z">
              <w:rPr>
                <w:rFonts w:ascii="Times New Roman" w:hAnsi="Times New Roman"/>
                <w:sz w:val="24"/>
                <w:szCs w:val="24"/>
              </w:rPr>
            </w:rPrChange>
          </w:rPr>
          <w:t xml:space="preserve"> The fresh air mixed with the alcohol in my bloodstream. It was a repeat of the moment I disembarked the booze cruise. I again found it difficult to walk straight. The cobbled, slippery streets made walking even more treacherous.</w:t>
        </w:r>
      </w:ins>
    </w:p>
    <w:p w14:paraId="0EEAD1C5" w14:textId="77777777" w:rsidR="00D976A3" w:rsidRPr="00163DCF" w:rsidRDefault="00D976A3">
      <w:pPr>
        <w:spacing w:line="276" w:lineRule="auto"/>
        <w:ind w:left="-5" w:right="15"/>
        <w:rPr>
          <w:ins w:id="13783" w:author="Britt Collins" w:date="2021-10-06T14:13:00Z"/>
          <w:szCs w:val="21"/>
          <w:rPrChange w:id="13784" w:author="David" w:date="2022-08-17T16:58:00Z">
            <w:rPr>
              <w:ins w:id="13785" w:author="Britt Collins" w:date="2021-10-06T14:13:00Z"/>
              <w:rFonts w:ascii="Times New Roman" w:hAnsi="Times New Roman"/>
              <w:sz w:val="24"/>
              <w:szCs w:val="24"/>
            </w:rPr>
          </w:rPrChange>
        </w:rPr>
        <w:pPrChange w:id="13786" w:author="David" w:date="2022-08-17T17:01:00Z">
          <w:pPr>
            <w:spacing w:line="480" w:lineRule="auto"/>
            <w:ind w:left="-5" w:right="15"/>
          </w:pPr>
        </w:pPrChange>
      </w:pPr>
    </w:p>
    <w:p w14:paraId="6D90F44F" w14:textId="0787163D" w:rsidR="006F31F6" w:rsidRPr="00163DCF" w:rsidRDefault="006F31F6">
      <w:pPr>
        <w:spacing w:line="276" w:lineRule="auto"/>
        <w:ind w:left="-5" w:right="15"/>
        <w:rPr>
          <w:ins w:id="13787" w:author="Britt Collins" w:date="2021-09-30T14:58:00Z"/>
          <w:szCs w:val="21"/>
          <w:rPrChange w:id="13788" w:author="David" w:date="2022-08-17T16:58:00Z">
            <w:rPr>
              <w:ins w:id="13789" w:author="Britt Collins" w:date="2021-09-30T14:58:00Z"/>
              <w:rFonts w:ascii="Times New Roman" w:hAnsi="Times New Roman"/>
              <w:sz w:val="24"/>
              <w:szCs w:val="24"/>
            </w:rPr>
          </w:rPrChange>
        </w:rPr>
        <w:pPrChange w:id="13790" w:author="David" w:date="2022-08-17T17:01:00Z">
          <w:pPr>
            <w:ind w:left="-5" w:right="15"/>
          </w:pPr>
        </w:pPrChange>
      </w:pPr>
      <w:ins w:id="13791" w:author="Britt Collins" w:date="2021-09-30T14:58:00Z">
        <w:r w:rsidRPr="00163DCF">
          <w:rPr>
            <w:szCs w:val="21"/>
            <w:rPrChange w:id="13792" w:author="David" w:date="2022-08-17T16:58:00Z">
              <w:rPr>
                <w:rFonts w:ascii="Times New Roman" w:hAnsi="Times New Roman"/>
                <w:sz w:val="24"/>
                <w:szCs w:val="24"/>
              </w:rPr>
            </w:rPrChange>
          </w:rPr>
          <w:t xml:space="preserve">The entrance to the Lowenbrau Keller was unassuming. </w:t>
        </w:r>
      </w:ins>
      <w:ins w:id="13793" w:author="Britt Collins" w:date="2021-10-06T14:13:00Z">
        <w:r w:rsidR="00D976A3" w:rsidRPr="00163DCF">
          <w:rPr>
            <w:szCs w:val="21"/>
            <w:rPrChange w:id="13794" w:author="David" w:date="2022-08-17T16:58:00Z">
              <w:rPr>
                <w:rFonts w:ascii="Times New Roman" w:hAnsi="Times New Roman"/>
                <w:sz w:val="24"/>
                <w:szCs w:val="24"/>
              </w:rPr>
            </w:rPrChange>
          </w:rPr>
          <w:t>W</w:t>
        </w:r>
      </w:ins>
      <w:ins w:id="13795" w:author="Britt Collins" w:date="2021-09-30T14:58:00Z">
        <w:r w:rsidRPr="00163DCF">
          <w:rPr>
            <w:szCs w:val="21"/>
            <w:rPrChange w:id="13796" w:author="David" w:date="2022-08-17T16:58:00Z">
              <w:rPr>
                <w:rFonts w:ascii="Times New Roman" w:hAnsi="Times New Roman"/>
                <w:sz w:val="24"/>
                <w:szCs w:val="24"/>
              </w:rPr>
            </w:rPrChange>
          </w:rPr>
          <w:t xml:space="preserve">e walked down the stone staircase leading to a large room. The ceiling was low. The support beams were decorated with placards indicating it was built shortly after the first British arrived. It took concentration to avoid the tables, beams, low </w:t>
        </w:r>
        <w:proofErr w:type="gramStart"/>
        <w:r w:rsidRPr="00163DCF">
          <w:rPr>
            <w:szCs w:val="21"/>
            <w:rPrChange w:id="13797" w:author="David" w:date="2022-08-17T16:58:00Z">
              <w:rPr>
                <w:rFonts w:ascii="Times New Roman" w:hAnsi="Times New Roman"/>
                <w:sz w:val="24"/>
                <w:szCs w:val="24"/>
              </w:rPr>
            </w:rPrChange>
          </w:rPr>
          <w:t>ceiling</w:t>
        </w:r>
        <w:proofErr w:type="gramEnd"/>
        <w:r w:rsidRPr="00163DCF">
          <w:rPr>
            <w:szCs w:val="21"/>
            <w:rPrChange w:id="13798" w:author="David" w:date="2022-08-17T16:58:00Z">
              <w:rPr>
                <w:rFonts w:ascii="Times New Roman" w:hAnsi="Times New Roman"/>
                <w:sz w:val="24"/>
                <w:szCs w:val="24"/>
              </w:rPr>
            </w:rPrChange>
          </w:rPr>
          <w:t xml:space="preserve"> and trip hazards.</w:t>
        </w:r>
      </w:ins>
    </w:p>
    <w:p w14:paraId="18570D6C" w14:textId="77777777" w:rsidR="00D976A3" w:rsidRPr="00163DCF" w:rsidRDefault="006F31F6">
      <w:pPr>
        <w:spacing w:line="276" w:lineRule="auto"/>
        <w:ind w:left="-5" w:right="15" w:firstLine="725"/>
        <w:rPr>
          <w:ins w:id="13799" w:author="Britt Collins" w:date="2021-10-06T14:14:00Z"/>
          <w:szCs w:val="21"/>
          <w:rPrChange w:id="13800" w:author="David" w:date="2022-08-17T16:58:00Z">
            <w:rPr>
              <w:ins w:id="13801" w:author="Britt Collins" w:date="2021-10-06T14:14:00Z"/>
              <w:rFonts w:ascii="Times New Roman" w:hAnsi="Times New Roman"/>
              <w:sz w:val="24"/>
              <w:szCs w:val="24"/>
            </w:rPr>
          </w:rPrChange>
        </w:rPr>
        <w:pPrChange w:id="13802" w:author="David" w:date="2022-08-17T17:01:00Z">
          <w:pPr>
            <w:spacing w:line="480" w:lineRule="auto"/>
            <w:ind w:left="-5" w:right="15" w:firstLine="725"/>
          </w:pPr>
        </w:pPrChange>
      </w:pPr>
      <w:ins w:id="13803" w:author="Britt Collins" w:date="2021-09-30T14:58:00Z">
        <w:r w:rsidRPr="00163DCF">
          <w:rPr>
            <w:szCs w:val="21"/>
            <w:rPrChange w:id="13804" w:author="David" w:date="2022-08-17T16:58:00Z">
              <w:rPr>
                <w:rFonts w:ascii="Times New Roman" w:hAnsi="Times New Roman"/>
                <w:sz w:val="24"/>
                <w:szCs w:val="24"/>
              </w:rPr>
            </w:rPrChange>
          </w:rPr>
          <w:t xml:space="preserve">Teresa, in her </w:t>
        </w:r>
      </w:ins>
      <w:ins w:id="13805" w:author="Britt Collins" w:date="2021-10-06T14:13:00Z">
        <w:r w:rsidR="00D976A3" w:rsidRPr="00163DCF">
          <w:rPr>
            <w:szCs w:val="21"/>
            <w:rPrChange w:id="13806" w:author="David" w:date="2022-08-17T16:58:00Z">
              <w:rPr>
                <w:rFonts w:ascii="Times New Roman" w:hAnsi="Times New Roman"/>
                <w:sz w:val="24"/>
                <w:szCs w:val="24"/>
              </w:rPr>
            </w:rPrChange>
          </w:rPr>
          <w:t>drunken</w:t>
        </w:r>
      </w:ins>
      <w:ins w:id="13807" w:author="Britt Collins" w:date="2021-09-30T14:58:00Z">
        <w:r w:rsidRPr="00163DCF">
          <w:rPr>
            <w:szCs w:val="21"/>
            <w:rPrChange w:id="13808" w:author="David" w:date="2022-08-17T16:58:00Z">
              <w:rPr>
                <w:rFonts w:ascii="Times New Roman" w:hAnsi="Times New Roman"/>
                <w:sz w:val="24"/>
                <w:szCs w:val="24"/>
              </w:rPr>
            </w:rPrChange>
          </w:rPr>
          <w:t xml:space="preserve"> state, shouted at the top of her lungs</w:t>
        </w:r>
      </w:ins>
      <w:ins w:id="13809" w:author="Britt Collins" w:date="2021-10-06T14:13:00Z">
        <w:r w:rsidR="00D976A3" w:rsidRPr="00163DCF">
          <w:rPr>
            <w:szCs w:val="21"/>
            <w:rPrChange w:id="13810" w:author="David" w:date="2022-08-17T16:58:00Z">
              <w:rPr>
                <w:rFonts w:ascii="Times New Roman" w:hAnsi="Times New Roman"/>
                <w:sz w:val="24"/>
                <w:szCs w:val="24"/>
              </w:rPr>
            </w:rPrChange>
          </w:rPr>
          <w:t>,</w:t>
        </w:r>
      </w:ins>
      <w:ins w:id="13811" w:author="Britt Collins" w:date="2021-09-30T14:58:00Z">
        <w:r w:rsidRPr="00163DCF">
          <w:rPr>
            <w:szCs w:val="21"/>
            <w:rPrChange w:id="13812" w:author="David" w:date="2022-08-17T16:58:00Z">
              <w:rPr>
                <w:rFonts w:ascii="Times New Roman" w:hAnsi="Times New Roman"/>
                <w:sz w:val="24"/>
                <w:szCs w:val="24"/>
              </w:rPr>
            </w:rPrChange>
          </w:rPr>
          <w:t xml:space="preserve"> </w:t>
        </w:r>
      </w:ins>
      <w:ins w:id="13813" w:author="Britt Collins" w:date="2021-10-06T14:14:00Z">
        <w:r w:rsidR="00D976A3" w:rsidRPr="00163DCF">
          <w:rPr>
            <w:szCs w:val="21"/>
            <w:rPrChange w:id="13814" w:author="David" w:date="2022-08-17T16:58:00Z">
              <w:rPr>
                <w:rFonts w:ascii="Times New Roman" w:hAnsi="Times New Roman"/>
                <w:sz w:val="24"/>
                <w:szCs w:val="24"/>
              </w:rPr>
            </w:rPrChange>
          </w:rPr>
          <w:t>“</w:t>
        </w:r>
      </w:ins>
      <w:ins w:id="13815" w:author="Britt Collins" w:date="2021-09-30T14:58:00Z">
        <w:r w:rsidRPr="00163DCF">
          <w:rPr>
            <w:szCs w:val="21"/>
            <w:rPrChange w:id="13816" w:author="David" w:date="2022-08-17T16:58:00Z">
              <w:rPr>
                <w:rFonts w:ascii="Times New Roman" w:hAnsi="Times New Roman"/>
                <w:sz w:val="24"/>
                <w:szCs w:val="24"/>
              </w:rPr>
            </w:rPrChange>
          </w:rPr>
          <w:t>Brad!</w:t>
        </w:r>
      </w:ins>
      <w:ins w:id="13817" w:author="Britt Collins" w:date="2021-10-06T14:14:00Z">
        <w:r w:rsidR="00D976A3" w:rsidRPr="00163DCF">
          <w:rPr>
            <w:szCs w:val="21"/>
            <w:rPrChange w:id="13818" w:author="David" w:date="2022-08-17T16:58:00Z">
              <w:rPr>
                <w:rFonts w:ascii="Times New Roman" w:hAnsi="Times New Roman"/>
                <w:sz w:val="24"/>
                <w:szCs w:val="24"/>
              </w:rPr>
            </w:rPrChange>
          </w:rPr>
          <w:t xml:space="preserve">” </w:t>
        </w:r>
      </w:ins>
      <w:ins w:id="13819" w:author="Britt Collins" w:date="2021-09-30T14:58:00Z">
        <w:r w:rsidRPr="00163DCF">
          <w:rPr>
            <w:szCs w:val="21"/>
            <w:rPrChange w:id="13820" w:author="David" w:date="2022-08-17T16:58:00Z">
              <w:rPr>
                <w:rFonts w:ascii="Times New Roman" w:hAnsi="Times New Roman"/>
                <w:sz w:val="24"/>
                <w:szCs w:val="24"/>
              </w:rPr>
            </w:rPrChange>
          </w:rPr>
          <w:t xml:space="preserve">She flung her arms open, tilted her head back and rushed towards the long, bench where Brad and a random gent sat. Andy and I tottered over like a couple of uncoordinated </w:t>
        </w:r>
      </w:ins>
      <w:ins w:id="13821" w:author="Britt Collins" w:date="2021-10-06T14:14:00Z">
        <w:r w:rsidR="00D976A3" w:rsidRPr="00163DCF">
          <w:rPr>
            <w:szCs w:val="21"/>
            <w:rPrChange w:id="13822" w:author="David" w:date="2022-08-17T16:58:00Z">
              <w:rPr>
                <w:rFonts w:ascii="Times New Roman" w:hAnsi="Times New Roman"/>
                <w:sz w:val="24"/>
                <w:szCs w:val="24"/>
              </w:rPr>
            </w:rPrChange>
          </w:rPr>
          <w:t>c</w:t>
        </w:r>
      </w:ins>
      <w:ins w:id="13823" w:author="Britt Collins" w:date="2021-09-30T14:58:00Z">
        <w:r w:rsidRPr="00163DCF">
          <w:rPr>
            <w:szCs w:val="21"/>
            <w:rPrChange w:id="13824" w:author="David" w:date="2022-08-17T16:58:00Z">
              <w:rPr>
                <w:rFonts w:ascii="Times New Roman" w:hAnsi="Times New Roman"/>
                <w:sz w:val="24"/>
                <w:szCs w:val="24"/>
              </w:rPr>
            </w:rPrChange>
          </w:rPr>
          <w:t xml:space="preserve">ockatoos. Teresa embraced her son and gave him an exaggerated kiss on the cheek. </w:t>
        </w:r>
      </w:ins>
    </w:p>
    <w:p w14:paraId="5278012A" w14:textId="77777777" w:rsidR="00D976A3" w:rsidRPr="00163DCF" w:rsidRDefault="006F31F6">
      <w:pPr>
        <w:spacing w:line="276" w:lineRule="auto"/>
        <w:ind w:left="-5" w:right="15" w:firstLine="725"/>
        <w:rPr>
          <w:ins w:id="13825" w:author="Britt Collins" w:date="2021-10-06T14:14:00Z"/>
          <w:szCs w:val="21"/>
          <w:rPrChange w:id="13826" w:author="David" w:date="2022-08-17T16:58:00Z">
            <w:rPr>
              <w:ins w:id="13827" w:author="Britt Collins" w:date="2021-10-06T14:14:00Z"/>
              <w:rFonts w:ascii="Times New Roman" w:hAnsi="Times New Roman"/>
              <w:sz w:val="24"/>
              <w:szCs w:val="24"/>
            </w:rPr>
          </w:rPrChange>
        </w:rPr>
        <w:pPrChange w:id="13828" w:author="David" w:date="2022-08-17T17:01:00Z">
          <w:pPr>
            <w:spacing w:line="480" w:lineRule="auto"/>
            <w:ind w:left="-5" w:right="15" w:firstLine="725"/>
          </w:pPr>
        </w:pPrChange>
      </w:pPr>
      <w:ins w:id="13829" w:author="Britt Collins" w:date="2021-09-30T14:58:00Z">
        <w:r w:rsidRPr="00163DCF">
          <w:rPr>
            <w:szCs w:val="21"/>
            <w:rPrChange w:id="13830" w:author="David" w:date="2022-08-17T16:58:00Z">
              <w:rPr>
                <w:rFonts w:ascii="Times New Roman" w:hAnsi="Times New Roman"/>
                <w:sz w:val="24"/>
                <w:szCs w:val="24"/>
              </w:rPr>
            </w:rPrChange>
          </w:rPr>
          <w:t xml:space="preserve">Brad, bemused, looked at Andy. </w:t>
        </w:r>
      </w:ins>
      <w:ins w:id="13831" w:author="Britt Collins" w:date="2021-10-06T14:14:00Z">
        <w:r w:rsidR="00D976A3" w:rsidRPr="00163DCF">
          <w:rPr>
            <w:szCs w:val="21"/>
            <w:rPrChange w:id="13832" w:author="David" w:date="2022-08-17T16:58:00Z">
              <w:rPr>
                <w:rFonts w:ascii="Times New Roman" w:hAnsi="Times New Roman"/>
                <w:sz w:val="24"/>
                <w:szCs w:val="24"/>
              </w:rPr>
            </w:rPrChange>
          </w:rPr>
          <w:t>“</w:t>
        </w:r>
      </w:ins>
      <w:ins w:id="13833" w:author="Britt Collins" w:date="2021-09-30T14:58:00Z">
        <w:r w:rsidRPr="00163DCF">
          <w:rPr>
            <w:szCs w:val="21"/>
            <w:rPrChange w:id="13834" w:author="David" w:date="2022-08-17T16:58:00Z">
              <w:rPr>
                <w:rFonts w:ascii="Times New Roman" w:hAnsi="Times New Roman"/>
                <w:sz w:val="24"/>
                <w:szCs w:val="24"/>
              </w:rPr>
            </w:rPrChange>
          </w:rPr>
          <w:t>How many has she had?</w:t>
        </w:r>
      </w:ins>
      <w:ins w:id="13835" w:author="Britt Collins" w:date="2021-10-06T14:14:00Z">
        <w:r w:rsidR="00D976A3" w:rsidRPr="00163DCF">
          <w:rPr>
            <w:szCs w:val="21"/>
            <w:rPrChange w:id="13836" w:author="David" w:date="2022-08-17T16:58:00Z">
              <w:rPr>
                <w:rFonts w:ascii="Times New Roman" w:hAnsi="Times New Roman"/>
                <w:sz w:val="24"/>
                <w:szCs w:val="24"/>
              </w:rPr>
            </w:rPrChange>
          </w:rPr>
          <w:t>”</w:t>
        </w:r>
      </w:ins>
      <w:ins w:id="13837" w:author="Britt Collins" w:date="2021-09-30T14:58:00Z">
        <w:r w:rsidRPr="00163DCF">
          <w:rPr>
            <w:szCs w:val="21"/>
            <w:rPrChange w:id="13838" w:author="David" w:date="2022-08-17T16:58:00Z">
              <w:rPr>
                <w:rFonts w:ascii="Times New Roman" w:hAnsi="Times New Roman"/>
                <w:sz w:val="24"/>
                <w:szCs w:val="24"/>
              </w:rPr>
            </w:rPrChange>
          </w:rPr>
          <w:t xml:space="preserve"> </w:t>
        </w:r>
      </w:ins>
    </w:p>
    <w:p w14:paraId="631EFF1E" w14:textId="77777777" w:rsidR="00D976A3" w:rsidRPr="00163DCF" w:rsidRDefault="006F31F6">
      <w:pPr>
        <w:spacing w:line="276" w:lineRule="auto"/>
        <w:ind w:left="-5" w:right="15" w:firstLine="725"/>
        <w:rPr>
          <w:ins w:id="13839" w:author="Britt Collins" w:date="2021-10-06T14:15:00Z"/>
          <w:szCs w:val="21"/>
          <w:rPrChange w:id="13840" w:author="David" w:date="2022-08-17T16:58:00Z">
            <w:rPr>
              <w:ins w:id="13841" w:author="Britt Collins" w:date="2021-10-06T14:15:00Z"/>
              <w:rFonts w:ascii="Times New Roman" w:hAnsi="Times New Roman"/>
              <w:sz w:val="24"/>
              <w:szCs w:val="24"/>
            </w:rPr>
          </w:rPrChange>
        </w:rPr>
        <w:pPrChange w:id="13842" w:author="David" w:date="2022-08-17T17:01:00Z">
          <w:pPr>
            <w:spacing w:line="480" w:lineRule="auto"/>
            <w:ind w:left="-5" w:right="15" w:firstLine="725"/>
          </w:pPr>
        </w:pPrChange>
      </w:pPr>
      <w:ins w:id="13843" w:author="Britt Collins" w:date="2021-09-30T14:58:00Z">
        <w:r w:rsidRPr="00163DCF">
          <w:rPr>
            <w:szCs w:val="21"/>
            <w:rPrChange w:id="13844" w:author="David" w:date="2022-08-17T16:58:00Z">
              <w:rPr>
                <w:rFonts w:ascii="Times New Roman" w:hAnsi="Times New Roman"/>
                <w:sz w:val="24"/>
                <w:szCs w:val="24"/>
              </w:rPr>
            </w:rPrChange>
          </w:rPr>
          <w:t xml:space="preserve">Andy gave Brad a glazed glance. </w:t>
        </w:r>
      </w:ins>
      <w:ins w:id="13845" w:author="Britt Collins" w:date="2021-10-06T14:15:00Z">
        <w:r w:rsidR="00D976A3" w:rsidRPr="00163DCF">
          <w:rPr>
            <w:szCs w:val="21"/>
            <w:rPrChange w:id="13846" w:author="David" w:date="2022-08-17T16:58:00Z">
              <w:rPr>
                <w:rFonts w:ascii="Times New Roman" w:hAnsi="Times New Roman"/>
                <w:sz w:val="24"/>
                <w:szCs w:val="24"/>
              </w:rPr>
            </w:rPrChange>
          </w:rPr>
          <w:t>“</w:t>
        </w:r>
      </w:ins>
      <w:ins w:id="13847" w:author="Britt Collins" w:date="2021-09-30T14:58:00Z">
        <w:r w:rsidRPr="00163DCF">
          <w:rPr>
            <w:szCs w:val="21"/>
            <w:rPrChange w:id="13848" w:author="David" w:date="2022-08-17T16:58:00Z">
              <w:rPr>
                <w:rFonts w:ascii="Times New Roman" w:hAnsi="Times New Roman"/>
                <w:sz w:val="24"/>
                <w:szCs w:val="24"/>
              </w:rPr>
            </w:rPrChange>
          </w:rPr>
          <w:t>Brad, my boy</w:t>
        </w:r>
      </w:ins>
      <w:ins w:id="13849" w:author="Britt Collins" w:date="2021-10-06T14:15:00Z">
        <w:r w:rsidR="00D976A3" w:rsidRPr="00163DCF">
          <w:rPr>
            <w:szCs w:val="21"/>
            <w:rPrChange w:id="13850" w:author="David" w:date="2022-08-17T16:58:00Z">
              <w:rPr>
                <w:rFonts w:ascii="Times New Roman" w:hAnsi="Times New Roman"/>
                <w:sz w:val="24"/>
                <w:szCs w:val="24"/>
              </w:rPr>
            </w:rPrChange>
          </w:rPr>
          <w:t>,”</w:t>
        </w:r>
      </w:ins>
      <w:ins w:id="13851" w:author="Britt Collins" w:date="2021-09-30T14:58:00Z">
        <w:r w:rsidRPr="00163DCF">
          <w:rPr>
            <w:szCs w:val="21"/>
            <w:rPrChange w:id="13852" w:author="David" w:date="2022-08-17T16:58:00Z">
              <w:rPr>
                <w:rFonts w:ascii="Times New Roman" w:hAnsi="Times New Roman"/>
                <w:sz w:val="24"/>
                <w:szCs w:val="24"/>
              </w:rPr>
            </w:rPrChange>
          </w:rPr>
          <w:t xml:space="preserve"> he said in a fit of giggles. </w:t>
        </w:r>
      </w:ins>
    </w:p>
    <w:p w14:paraId="6CF96E29" w14:textId="73DACE68" w:rsidR="006F31F6" w:rsidRPr="00163DCF" w:rsidRDefault="006F31F6">
      <w:pPr>
        <w:spacing w:line="276" w:lineRule="auto"/>
        <w:ind w:left="-5" w:right="15" w:firstLine="725"/>
        <w:rPr>
          <w:ins w:id="13853" w:author="Britt Collins" w:date="2021-09-30T14:58:00Z"/>
          <w:szCs w:val="21"/>
          <w:rPrChange w:id="13854" w:author="David" w:date="2022-08-17T16:58:00Z">
            <w:rPr>
              <w:ins w:id="13855" w:author="Britt Collins" w:date="2021-09-30T14:58:00Z"/>
              <w:rFonts w:ascii="Times New Roman" w:hAnsi="Times New Roman"/>
              <w:sz w:val="24"/>
              <w:szCs w:val="24"/>
            </w:rPr>
          </w:rPrChange>
        </w:rPr>
        <w:pPrChange w:id="13856" w:author="David" w:date="2022-08-17T17:01:00Z">
          <w:pPr>
            <w:ind w:left="-5" w:right="15"/>
          </w:pPr>
        </w:pPrChange>
      </w:pPr>
      <w:ins w:id="13857" w:author="Britt Collins" w:date="2021-09-30T14:58:00Z">
        <w:r w:rsidRPr="00163DCF">
          <w:rPr>
            <w:szCs w:val="21"/>
            <w:rPrChange w:id="13858" w:author="David" w:date="2022-08-17T16:58:00Z">
              <w:rPr>
                <w:rFonts w:ascii="Times New Roman" w:hAnsi="Times New Roman"/>
                <w:sz w:val="24"/>
                <w:szCs w:val="24"/>
              </w:rPr>
            </w:rPrChange>
          </w:rPr>
          <w:t xml:space="preserve">Brad looked </w:t>
        </w:r>
      </w:ins>
      <w:ins w:id="13859" w:author="Britt Collins" w:date="2021-10-06T14:15:00Z">
        <w:r w:rsidR="00D976A3" w:rsidRPr="00163DCF">
          <w:rPr>
            <w:szCs w:val="21"/>
            <w:rPrChange w:id="13860" w:author="David" w:date="2022-08-17T16:58:00Z">
              <w:rPr>
                <w:rFonts w:ascii="Times New Roman" w:hAnsi="Times New Roman"/>
                <w:sz w:val="24"/>
                <w:szCs w:val="24"/>
              </w:rPr>
            </w:rPrChange>
          </w:rPr>
          <w:t>stunn</w:t>
        </w:r>
      </w:ins>
      <w:ins w:id="13861" w:author="Britt Collins" w:date="2021-09-30T14:58:00Z">
        <w:r w:rsidRPr="00163DCF">
          <w:rPr>
            <w:szCs w:val="21"/>
            <w:rPrChange w:id="13862" w:author="David" w:date="2022-08-17T16:58:00Z">
              <w:rPr>
                <w:rFonts w:ascii="Times New Roman" w:hAnsi="Times New Roman"/>
                <w:sz w:val="24"/>
                <w:szCs w:val="24"/>
              </w:rPr>
            </w:rPrChange>
          </w:rPr>
          <w:t xml:space="preserve">ed. </w:t>
        </w:r>
      </w:ins>
      <w:ins w:id="13863" w:author="Britt Collins" w:date="2021-10-06T14:15:00Z">
        <w:r w:rsidR="00D976A3" w:rsidRPr="00163DCF">
          <w:rPr>
            <w:szCs w:val="21"/>
            <w:rPrChange w:id="13864" w:author="David" w:date="2022-08-17T16:58:00Z">
              <w:rPr>
                <w:rFonts w:ascii="Times New Roman" w:hAnsi="Times New Roman"/>
                <w:sz w:val="24"/>
                <w:szCs w:val="24"/>
              </w:rPr>
            </w:rPrChange>
          </w:rPr>
          <w:t>“</w:t>
        </w:r>
      </w:ins>
      <w:ins w:id="13865" w:author="Britt Collins" w:date="2021-09-30T14:58:00Z">
        <w:r w:rsidRPr="00163DCF">
          <w:rPr>
            <w:szCs w:val="21"/>
            <w:rPrChange w:id="13866" w:author="David" w:date="2022-08-17T16:58:00Z">
              <w:rPr>
                <w:rFonts w:ascii="Times New Roman" w:hAnsi="Times New Roman"/>
                <w:sz w:val="24"/>
                <w:szCs w:val="24"/>
              </w:rPr>
            </w:rPrChange>
          </w:rPr>
          <w:t>How many have you all had?</w:t>
        </w:r>
      </w:ins>
      <w:ins w:id="13867" w:author="Britt Collins" w:date="2021-10-06T14:15:00Z">
        <w:r w:rsidR="00D976A3" w:rsidRPr="00163DCF">
          <w:rPr>
            <w:szCs w:val="21"/>
            <w:rPrChange w:id="13868" w:author="David" w:date="2022-08-17T16:58:00Z">
              <w:rPr>
                <w:rFonts w:ascii="Times New Roman" w:hAnsi="Times New Roman"/>
                <w:sz w:val="24"/>
                <w:szCs w:val="24"/>
              </w:rPr>
            </w:rPrChange>
          </w:rPr>
          <w:t>”</w:t>
        </w:r>
      </w:ins>
    </w:p>
    <w:p w14:paraId="3817BAA8" w14:textId="75D7D302" w:rsidR="00512EB6" w:rsidRPr="00163DCF" w:rsidRDefault="006F31F6">
      <w:pPr>
        <w:spacing w:line="276" w:lineRule="auto"/>
        <w:ind w:left="-5" w:right="15" w:firstLine="725"/>
        <w:rPr>
          <w:ins w:id="13869" w:author="Britt Collins" w:date="2021-10-06T14:18:00Z"/>
          <w:szCs w:val="21"/>
          <w:rPrChange w:id="13870" w:author="David" w:date="2022-08-17T16:58:00Z">
            <w:rPr>
              <w:ins w:id="13871" w:author="Britt Collins" w:date="2021-10-06T14:18:00Z"/>
              <w:rFonts w:ascii="Times New Roman" w:hAnsi="Times New Roman"/>
              <w:sz w:val="24"/>
              <w:szCs w:val="24"/>
            </w:rPr>
          </w:rPrChange>
        </w:rPr>
        <w:pPrChange w:id="13872" w:author="David" w:date="2022-08-17T17:01:00Z">
          <w:pPr>
            <w:spacing w:line="480" w:lineRule="auto"/>
            <w:ind w:left="-5" w:right="15" w:firstLine="725"/>
          </w:pPr>
        </w:pPrChange>
      </w:pPr>
      <w:ins w:id="13873" w:author="Britt Collins" w:date="2021-09-30T14:58:00Z">
        <w:r w:rsidRPr="00163DCF">
          <w:rPr>
            <w:szCs w:val="21"/>
            <w:rPrChange w:id="13874" w:author="David" w:date="2022-08-17T16:58:00Z">
              <w:rPr>
                <w:rFonts w:ascii="Times New Roman" w:hAnsi="Times New Roman"/>
                <w:sz w:val="24"/>
                <w:szCs w:val="24"/>
              </w:rPr>
            </w:rPrChange>
          </w:rPr>
          <w:t xml:space="preserve">We all sat down on the bench </w:t>
        </w:r>
      </w:ins>
      <w:ins w:id="13875" w:author="Britt Collins" w:date="2021-10-06T14:17:00Z">
        <w:r w:rsidR="00D976A3" w:rsidRPr="00163DCF">
          <w:rPr>
            <w:szCs w:val="21"/>
            <w:rPrChange w:id="13876" w:author="David" w:date="2022-08-17T16:58:00Z">
              <w:rPr>
                <w:rFonts w:ascii="Times New Roman" w:hAnsi="Times New Roman"/>
                <w:sz w:val="24"/>
                <w:szCs w:val="24"/>
              </w:rPr>
            </w:rPrChange>
          </w:rPr>
          <w:t>Teresa</w:t>
        </w:r>
      </w:ins>
      <w:ins w:id="13877" w:author="Britt Collins" w:date="2021-09-30T14:58:00Z">
        <w:r w:rsidRPr="00163DCF">
          <w:rPr>
            <w:szCs w:val="21"/>
            <w:rPrChange w:id="13878" w:author="David" w:date="2022-08-17T16:58:00Z">
              <w:rPr>
                <w:rFonts w:ascii="Times New Roman" w:hAnsi="Times New Roman"/>
                <w:sz w:val="24"/>
                <w:szCs w:val="24"/>
              </w:rPr>
            </w:rPrChange>
          </w:rPr>
          <w:t xml:space="preserve"> introduc</w:t>
        </w:r>
      </w:ins>
      <w:ins w:id="13879" w:author="Britt Collins" w:date="2021-10-06T14:17:00Z">
        <w:r w:rsidR="00512EB6" w:rsidRPr="00163DCF">
          <w:rPr>
            <w:szCs w:val="21"/>
            <w:rPrChange w:id="13880" w:author="David" w:date="2022-08-17T16:58:00Z">
              <w:rPr>
                <w:rFonts w:ascii="Times New Roman" w:hAnsi="Times New Roman"/>
                <w:sz w:val="24"/>
                <w:szCs w:val="24"/>
              </w:rPr>
            </w:rPrChange>
          </w:rPr>
          <w:t>ed us al</w:t>
        </w:r>
      </w:ins>
      <w:ins w:id="13881" w:author="Britt Collins" w:date="2021-09-30T14:58:00Z">
        <w:r w:rsidRPr="00163DCF">
          <w:rPr>
            <w:szCs w:val="21"/>
            <w:rPrChange w:id="13882" w:author="David" w:date="2022-08-17T16:58:00Z">
              <w:rPr>
                <w:rFonts w:ascii="Times New Roman" w:hAnsi="Times New Roman"/>
                <w:sz w:val="24"/>
                <w:szCs w:val="24"/>
              </w:rPr>
            </w:rPrChange>
          </w:rPr>
          <w:t xml:space="preserve">. </w:t>
        </w:r>
      </w:ins>
      <w:ins w:id="13883" w:author="Britt Collins" w:date="2021-10-06T14:16:00Z">
        <w:r w:rsidR="00D976A3" w:rsidRPr="00163DCF">
          <w:rPr>
            <w:szCs w:val="21"/>
            <w:rPrChange w:id="13884" w:author="David" w:date="2022-08-17T16:58:00Z">
              <w:rPr>
                <w:rFonts w:ascii="Times New Roman" w:hAnsi="Times New Roman"/>
                <w:sz w:val="24"/>
                <w:szCs w:val="24"/>
              </w:rPr>
            </w:rPrChange>
          </w:rPr>
          <w:t>“</w:t>
        </w:r>
      </w:ins>
      <w:ins w:id="13885" w:author="Britt Collins" w:date="2021-09-30T14:58:00Z">
        <w:r w:rsidRPr="00163DCF">
          <w:rPr>
            <w:szCs w:val="21"/>
            <w:rPrChange w:id="13886" w:author="David" w:date="2022-08-17T16:58:00Z">
              <w:rPr>
                <w:rFonts w:ascii="Times New Roman" w:hAnsi="Times New Roman"/>
                <w:sz w:val="24"/>
                <w:szCs w:val="24"/>
              </w:rPr>
            </w:rPrChange>
          </w:rPr>
          <w:t>For those who don’t know</w:t>
        </w:r>
      </w:ins>
      <w:ins w:id="13887" w:author="Britt Collins" w:date="2021-10-06T14:16:00Z">
        <w:r w:rsidR="00D976A3" w:rsidRPr="00163DCF">
          <w:rPr>
            <w:szCs w:val="21"/>
            <w:rPrChange w:id="13888" w:author="David" w:date="2022-08-17T16:58:00Z">
              <w:rPr>
                <w:rFonts w:ascii="Times New Roman" w:hAnsi="Times New Roman"/>
                <w:sz w:val="24"/>
                <w:szCs w:val="24"/>
              </w:rPr>
            </w:rPrChange>
          </w:rPr>
          <w:t>, t</w:t>
        </w:r>
      </w:ins>
      <w:ins w:id="13889" w:author="Britt Collins" w:date="2021-09-30T14:58:00Z">
        <w:r w:rsidRPr="00163DCF">
          <w:rPr>
            <w:szCs w:val="21"/>
            <w:rPrChange w:id="13890" w:author="David" w:date="2022-08-17T16:58:00Z">
              <w:rPr>
                <w:rFonts w:ascii="Times New Roman" w:hAnsi="Times New Roman"/>
                <w:sz w:val="24"/>
                <w:szCs w:val="24"/>
              </w:rPr>
            </w:rPrChange>
          </w:rPr>
          <w:t>his is my gorgeous son Brad</w:t>
        </w:r>
      </w:ins>
      <w:ins w:id="13891" w:author="Britt Collins" w:date="2021-10-06T14:17:00Z">
        <w:r w:rsidR="00512EB6" w:rsidRPr="00163DCF">
          <w:rPr>
            <w:szCs w:val="21"/>
            <w:rPrChange w:id="13892" w:author="David" w:date="2022-08-17T16:58:00Z">
              <w:rPr>
                <w:rFonts w:ascii="Times New Roman" w:hAnsi="Times New Roman"/>
                <w:sz w:val="24"/>
                <w:szCs w:val="24"/>
              </w:rPr>
            </w:rPrChange>
          </w:rPr>
          <w:t xml:space="preserve">. </w:t>
        </w:r>
      </w:ins>
      <w:ins w:id="13893" w:author="Britt Collins" w:date="2021-09-30T14:58:00Z">
        <w:r w:rsidRPr="00163DCF">
          <w:rPr>
            <w:szCs w:val="21"/>
            <w:rPrChange w:id="13894" w:author="David" w:date="2022-08-17T16:58:00Z">
              <w:rPr>
                <w:rFonts w:ascii="Times New Roman" w:hAnsi="Times New Roman"/>
                <w:sz w:val="24"/>
                <w:szCs w:val="24"/>
              </w:rPr>
            </w:rPrChange>
          </w:rPr>
          <w:t xml:space="preserve">This is Dave, my work mate at the consultancy. I raised my hand slowly and nodded. </w:t>
        </w:r>
      </w:ins>
      <w:ins w:id="13895" w:author="Britt Collins" w:date="2021-10-06T14:17:00Z">
        <w:r w:rsidR="00512EB6" w:rsidRPr="00163DCF">
          <w:rPr>
            <w:szCs w:val="21"/>
            <w:rPrChange w:id="13896" w:author="David" w:date="2022-08-17T16:58:00Z">
              <w:rPr>
                <w:rFonts w:ascii="Times New Roman" w:hAnsi="Times New Roman"/>
                <w:sz w:val="24"/>
                <w:szCs w:val="24"/>
              </w:rPr>
            </w:rPrChange>
          </w:rPr>
          <w:t>“And t</w:t>
        </w:r>
      </w:ins>
      <w:ins w:id="13897" w:author="Britt Collins" w:date="2021-09-30T14:58:00Z">
        <w:r w:rsidRPr="00163DCF">
          <w:rPr>
            <w:szCs w:val="21"/>
            <w:rPrChange w:id="13898" w:author="David" w:date="2022-08-17T16:58:00Z">
              <w:rPr>
                <w:rFonts w:ascii="Times New Roman" w:hAnsi="Times New Roman"/>
                <w:sz w:val="24"/>
                <w:szCs w:val="24"/>
              </w:rPr>
            </w:rPrChange>
          </w:rPr>
          <w:t>his is Andy, the love of my life.</w:t>
        </w:r>
      </w:ins>
      <w:ins w:id="13899" w:author="Britt Collins" w:date="2021-10-06T14:17:00Z">
        <w:r w:rsidR="00512EB6" w:rsidRPr="00163DCF">
          <w:rPr>
            <w:szCs w:val="21"/>
            <w:rPrChange w:id="13900" w:author="David" w:date="2022-08-17T16:58:00Z">
              <w:rPr>
                <w:rFonts w:ascii="Times New Roman" w:hAnsi="Times New Roman"/>
                <w:sz w:val="24"/>
                <w:szCs w:val="24"/>
              </w:rPr>
            </w:rPrChange>
          </w:rPr>
          <w:t>”</w:t>
        </w:r>
      </w:ins>
      <w:ins w:id="13901" w:author="Britt Collins" w:date="2021-09-30T14:58:00Z">
        <w:r w:rsidRPr="00163DCF">
          <w:rPr>
            <w:szCs w:val="21"/>
            <w:rPrChange w:id="13902" w:author="David" w:date="2022-08-17T16:58:00Z">
              <w:rPr>
                <w:rFonts w:ascii="Times New Roman" w:hAnsi="Times New Roman"/>
                <w:sz w:val="24"/>
                <w:szCs w:val="24"/>
              </w:rPr>
            </w:rPrChange>
          </w:rPr>
          <w:t xml:space="preserve"> Andy enthusiastically said </w:t>
        </w:r>
      </w:ins>
      <w:ins w:id="13903" w:author="Britt Collins" w:date="2021-10-06T14:19:00Z">
        <w:r w:rsidR="00512EB6" w:rsidRPr="00163DCF">
          <w:rPr>
            <w:szCs w:val="21"/>
            <w:rPrChange w:id="13904" w:author="David" w:date="2022-08-17T16:58:00Z">
              <w:rPr>
                <w:rFonts w:ascii="Times New Roman" w:hAnsi="Times New Roman"/>
                <w:sz w:val="24"/>
                <w:szCs w:val="24"/>
              </w:rPr>
            </w:rPrChange>
          </w:rPr>
          <w:t>“</w:t>
        </w:r>
      </w:ins>
      <w:ins w:id="13905" w:author="Britt Collins" w:date="2021-09-30T14:58:00Z">
        <w:r w:rsidRPr="00163DCF">
          <w:rPr>
            <w:szCs w:val="21"/>
            <w:rPrChange w:id="13906" w:author="David" w:date="2022-08-17T16:58:00Z">
              <w:rPr>
                <w:rFonts w:ascii="Times New Roman" w:hAnsi="Times New Roman"/>
                <w:sz w:val="24"/>
                <w:szCs w:val="24"/>
              </w:rPr>
            </w:rPrChange>
          </w:rPr>
          <w:t>yeah</w:t>
        </w:r>
      </w:ins>
      <w:ins w:id="13907" w:author="Britt Collins" w:date="2021-10-06T14:19:00Z">
        <w:r w:rsidR="00512EB6" w:rsidRPr="00163DCF">
          <w:rPr>
            <w:szCs w:val="21"/>
            <w:rPrChange w:id="13908" w:author="David" w:date="2022-08-17T16:58:00Z">
              <w:rPr>
                <w:rFonts w:ascii="Times New Roman" w:hAnsi="Times New Roman"/>
                <w:sz w:val="24"/>
                <w:szCs w:val="24"/>
              </w:rPr>
            </w:rPrChange>
          </w:rPr>
          <w:t>”</w:t>
        </w:r>
      </w:ins>
      <w:ins w:id="13909" w:author="Britt Collins" w:date="2021-09-30T14:58:00Z">
        <w:r w:rsidRPr="00163DCF">
          <w:rPr>
            <w:szCs w:val="21"/>
            <w:rPrChange w:id="13910" w:author="David" w:date="2022-08-17T16:58:00Z">
              <w:rPr>
                <w:rFonts w:ascii="Times New Roman" w:hAnsi="Times New Roman"/>
                <w:sz w:val="24"/>
                <w:szCs w:val="24"/>
              </w:rPr>
            </w:rPrChange>
          </w:rPr>
          <w:t xml:space="preserve">, before </w:t>
        </w:r>
      </w:ins>
      <w:ins w:id="13911" w:author="Britt Collins" w:date="2021-10-06T14:17:00Z">
        <w:r w:rsidR="00512EB6" w:rsidRPr="00163DCF">
          <w:rPr>
            <w:szCs w:val="21"/>
            <w:rPrChange w:id="13912" w:author="David" w:date="2022-08-17T16:58:00Z">
              <w:rPr>
                <w:rFonts w:ascii="Times New Roman" w:hAnsi="Times New Roman"/>
                <w:sz w:val="24"/>
                <w:szCs w:val="24"/>
              </w:rPr>
            </w:rPrChange>
          </w:rPr>
          <w:t>falling</w:t>
        </w:r>
      </w:ins>
      <w:ins w:id="13913" w:author="Britt Collins" w:date="2021-09-30T14:58:00Z">
        <w:r w:rsidRPr="00163DCF">
          <w:rPr>
            <w:szCs w:val="21"/>
            <w:rPrChange w:id="13914" w:author="David" w:date="2022-08-17T16:58:00Z">
              <w:rPr>
                <w:rFonts w:ascii="Times New Roman" w:hAnsi="Times New Roman"/>
                <w:sz w:val="24"/>
                <w:szCs w:val="24"/>
              </w:rPr>
            </w:rPrChange>
          </w:rPr>
          <w:t xml:space="preserve"> into a</w:t>
        </w:r>
      </w:ins>
      <w:ins w:id="13915" w:author="Britt Collins" w:date="2021-10-06T14:18:00Z">
        <w:r w:rsidR="00512EB6" w:rsidRPr="00163DCF">
          <w:rPr>
            <w:szCs w:val="21"/>
            <w:rPrChange w:id="13916" w:author="David" w:date="2022-08-17T16:58:00Z">
              <w:rPr>
                <w:rFonts w:ascii="Times New Roman" w:hAnsi="Times New Roman"/>
                <w:sz w:val="24"/>
                <w:szCs w:val="24"/>
              </w:rPr>
            </w:rPrChange>
          </w:rPr>
          <w:t>nother</w:t>
        </w:r>
      </w:ins>
      <w:ins w:id="13917" w:author="Britt Collins" w:date="2021-09-30T14:58:00Z">
        <w:r w:rsidRPr="00163DCF">
          <w:rPr>
            <w:szCs w:val="21"/>
            <w:rPrChange w:id="13918" w:author="David" w:date="2022-08-17T16:58:00Z">
              <w:rPr>
                <w:rFonts w:ascii="Times New Roman" w:hAnsi="Times New Roman"/>
                <w:sz w:val="24"/>
                <w:szCs w:val="24"/>
              </w:rPr>
            </w:rPrChange>
          </w:rPr>
          <w:t xml:space="preserve"> fit of giggles. </w:t>
        </w:r>
      </w:ins>
      <w:ins w:id="13919" w:author="Britt Collins" w:date="2021-10-06T14:18:00Z">
        <w:r w:rsidR="00512EB6" w:rsidRPr="00163DCF">
          <w:rPr>
            <w:szCs w:val="21"/>
            <w:rPrChange w:id="13920" w:author="David" w:date="2022-08-17T16:58:00Z">
              <w:rPr>
                <w:rFonts w:ascii="Times New Roman" w:hAnsi="Times New Roman"/>
                <w:sz w:val="24"/>
                <w:szCs w:val="24"/>
              </w:rPr>
            </w:rPrChange>
          </w:rPr>
          <w:t>“</w:t>
        </w:r>
      </w:ins>
      <w:ins w:id="13921" w:author="Britt Collins" w:date="2021-09-30T14:58:00Z">
        <w:r w:rsidRPr="00163DCF">
          <w:rPr>
            <w:szCs w:val="21"/>
            <w:rPrChange w:id="13922" w:author="David" w:date="2022-08-17T16:58:00Z">
              <w:rPr>
                <w:rFonts w:ascii="Times New Roman" w:hAnsi="Times New Roman"/>
                <w:sz w:val="24"/>
                <w:szCs w:val="24"/>
              </w:rPr>
            </w:rPrChange>
          </w:rPr>
          <w:t>This is Jon, an old work mate of mine. Right, everyone knows who I am</w:t>
        </w:r>
      </w:ins>
      <w:ins w:id="13923" w:author="Britt Collins" w:date="2021-10-06T14:18:00Z">
        <w:r w:rsidR="00512EB6" w:rsidRPr="00163DCF">
          <w:rPr>
            <w:szCs w:val="21"/>
            <w:rPrChange w:id="13924" w:author="David" w:date="2022-08-17T16:58:00Z">
              <w:rPr>
                <w:rFonts w:ascii="Times New Roman" w:hAnsi="Times New Roman"/>
                <w:sz w:val="24"/>
                <w:szCs w:val="24"/>
              </w:rPr>
            </w:rPrChange>
          </w:rPr>
          <w:t xml:space="preserve">,” she said and </w:t>
        </w:r>
      </w:ins>
      <w:ins w:id="13925" w:author="Britt Collins" w:date="2021-10-06T14:19:00Z">
        <w:r w:rsidR="00512EB6" w:rsidRPr="00163DCF">
          <w:rPr>
            <w:szCs w:val="21"/>
            <w:rPrChange w:id="13926" w:author="David" w:date="2022-08-17T16:58:00Z">
              <w:rPr>
                <w:rFonts w:ascii="Times New Roman" w:hAnsi="Times New Roman"/>
                <w:sz w:val="24"/>
                <w:szCs w:val="24"/>
              </w:rPr>
            </w:rPrChange>
          </w:rPr>
          <w:t>glancing around for the bar. “</w:t>
        </w:r>
      </w:ins>
      <w:ins w:id="13927" w:author="Britt Collins" w:date="2021-09-30T14:58:00Z">
        <w:r w:rsidRPr="00163DCF">
          <w:rPr>
            <w:szCs w:val="21"/>
            <w:rPrChange w:id="13928" w:author="David" w:date="2022-08-17T16:58:00Z">
              <w:rPr>
                <w:rFonts w:ascii="Times New Roman" w:hAnsi="Times New Roman"/>
                <w:sz w:val="24"/>
                <w:szCs w:val="24"/>
              </w:rPr>
            </w:rPrChange>
          </w:rPr>
          <w:t>How do we get drinks around here?</w:t>
        </w:r>
      </w:ins>
      <w:ins w:id="13929" w:author="Britt Collins" w:date="2021-10-06T14:19:00Z">
        <w:r w:rsidR="00512EB6" w:rsidRPr="00163DCF">
          <w:rPr>
            <w:szCs w:val="21"/>
            <w:rPrChange w:id="13930" w:author="David" w:date="2022-08-17T16:58:00Z">
              <w:rPr>
                <w:rFonts w:ascii="Times New Roman" w:hAnsi="Times New Roman"/>
                <w:sz w:val="24"/>
                <w:szCs w:val="24"/>
              </w:rPr>
            </w:rPrChange>
          </w:rPr>
          <w:t>”</w:t>
        </w:r>
      </w:ins>
    </w:p>
    <w:p w14:paraId="3E7DFABF" w14:textId="2009C445" w:rsidR="00512EB6" w:rsidRPr="00163DCF" w:rsidRDefault="006F31F6">
      <w:pPr>
        <w:spacing w:line="276" w:lineRule="auto"/>
        <w:ind w:left="-5" w:right="15" w:firstLine="725"/>
        <w:rPr>
          <w:ins w:id="13931" w:author="Britt Collins" w:date="2021-10-06T14:19:00Z"/>
          <w:szCs w:val="21"/>
          <w:rPrChange w:id="13932" w:author="David" w:date="2022-08-17T16:58:00Z">
            <w:rPr>
              <w:ins w:id="13933" w:author="Britt Collins" w:date="2021-10-06T14:19:00Z"/>
              <w:rFonts w:ascii="Times New Roman" w:hAnsi="Times New Roman"/>
              <w:sz w:val="24"/>
              <w:szCs w:val="24"/>
            </w:rPr>
          </w:rPrChange>
        </w:rPr>
        <w:pPrChange w:id="13934" w:author="David" w:date="2022-08-17T17:01:00Z">
          <w:pPr>
            <w:spacing w:line="480" w:lineRule="auto"/>
            <w:ind w:left="-5" w:right="15" w:firstLine="725"/>
          </w:pPr>
        </w:pPrChange>
      </w:pPr>
      <w:ins w:id="13935" w:author="Britt Collins" w:date="2021-09-30T14:58:00Z">
        <w:r w:rsidRPr="00163DCF">
          <w:rPr>
            <w:szCs w:val="21"/>
            <w:rPrChange w:id="13936" w:author="David" w:date="2022-08-17T16:58:00Z">
              <w:rPr>
                <w:rFonts w:ascii="Times New Roman" w:hAnsi="Times New Roman"/>
                <w:sz w:val="24"/>
                <w:szCs w:val="24"/>
              </w:rPr>
            </w:rPrChange>
          </w:rPr>
          <w:lastRenderedPageBreak/>
          <w:t xml:space="preserve">Brad spoke up, </w:t>
        </w:r>
      </w:ins>
      <w:ins w:id="13937" w:author="Britt Collins" w:date="2021-10-06T14:20:00Z">
        <w:r w:rsidR="00512EB6" w:rsidRPr="00163DCF">
          <w:rPr>
            <w:szCs w:val="21"/>
            <w:rPrChange w:id="13938" w:author="David" w:date="2022-08-17T16:58:00Z">
              <w:rPr>
                <w:rFonts w:ascii="Times New Roman" w:hAnsi="Times New Roman"/>
                <w:sz w:val="24"/>
                <w:szCs w:val="24"/>
              </w:rPr>
            </w:rPrChange>
          </w:rPr>
          <w:t>“</w:t>
        </w:r>
      </w:ins>
      <w:ins w:id="13939" w:author="Britt Collins" w:date="2021-09-30T14:58:00Z">
        <w:r w:rsidRPr="00163DCF">
          <w:rPr>
            <w:szCs w:val="21"/>
            <w:rPrChange w:id="13940" w:author="David" w:date="2022-08-17T16:58:00Z">
              <w:rPr>
                <w:rFonts w:ascii="Times New Roman" w:hAnsi="Times New Roman"/>
                <w:sz w:val="24"/>
                <w:szCs w:val="24"/>
              </w:rPr>
            </w:rPrChange>
          </w:rPr>
          <w:t>It’s table service mom. Some bloke dressed like a German will turn up and take our orders.</w:t>
        </w:r>
      </w:ins>
      <w:ins w:id="13941" w:author="Britt Collins" w:date="2021-10-06T14:19:00Z">
        <w:r w:rsidR="00512EB6" w:rsidRPr="00163DCF">
          <w:rPr>
            <w:szCs w:val="21"/>
            <w:rPrChange w:id="13942" w:author="David" w:date="2022-08-17T16:58:00Z">
              <w:rPr>
                <w:rFonts w:ascii="Times New Roman" w:hAnsi="Times New Roman"/>
                <w:sz w:val="24"/>
                <w:szCs w:val="24"/>
              </w:rPr>
            </w:rPrChange>
          </w:rPr>
          <w:t>”</w:t>
        </w:r>
      </w:ins>
    </w:p>
    <w:p w14:paraId="5996EDB2" w14:textId="77777777" w:rsidR="00512EB6" w:rsidRPr="00163DCF" w:rsidRDefault="006F31F6">
      <w:pPr>
        <w:spacing w:line="276" w:lineRule="auto"/>
        <w:ind w:left="-5" w:right="15" w:firstLine="725"/>
        <w:rPr>
          <w:ins w:id="13943" w:author="Britt Collins" w:date="2021-10-06T14:21:00Z"/>
          <w:szCs w:val="21"/>
          <w:rPrChange w:id="13944" w:author="David" w:date="2022-08-17T16:58:00Z">
            <w:rPr>
              <w:ins w:id="13945" w:author="Britt Collins" w:date="2021-10-06T14:21:00Z"/>
              <w:rFonts w:ascii="Times New Roman" w:hAnsi="Times New Roman"/>
              <w:sz w:val="24"/>
              <w:szCs w:val="24"/>
            </w:rPr>
          </w:rPrChange>
        </w:rPr>
        <w:pPrChange w:id="13946" w:author="David" w:date="2022-08-17T17:01:00Z">
          <w:pPr>
            <w:spacing w:line="480" w:lineRule="auto"/>
            <w:ind w:left="-5" w:right="15" w:firstLine="725"/>
          </w:pPr>
        </w:pPrChange>
      </w:pPr>
      <w:ins w:id="13947" w:author="Britt Collins" w:date="2021-09-30T14:58:00Z">
        <w:r w:rsidRPr="00163DCF">
          <w:rPr>
            <w:szCs w:val="21"/>
            <w:rPrChange w:id="13948" w:author="David" w:date="2022-08-17T16:58:00Z">
              <w:rPr>
                <w:rFonts w:ascii="Times New Roman" w:hAnsi="Times New Roman"/>
                <w:sz w:val="24"/>
                <w:szCs w:val="24"/>
              </w:rPr>
            </w:rPrChange>
          </w:rPr>
          <w:t>Sure enough, a rotund Bavarian with brown</w:t>
        </w:r>
      </w:ins>
      <w:ins w:id="13949" w:author="Britt Collins" w:date="2021-10-06T14:19:00Z">
        <w:r w:rsidR="00512EB6" w:rsidRPr="00163DCF">
          <w:rPr>
            <w:szCs w:val="21"/>
            <w:rPrChange w:id="13950" w:author="David" w:date="2022-08-17T16:58:00Z">
              <w:rPr>
                <w:rFonts w:ascii="Times New Roman" w:hAnsi="Times New Roman"/>
                <w:sz w:val="24"/>
                <w:szCs w:val="24"/>
              </w:rPr>
            </w:rPrChange>
          </w:rPr>
          <w:t>-</w:t>
        </w:r>
      </w:ins>
      <w:ins w:id="13951" w:author="Britt Collins" w:date="2021-09-30T14:58:00Z">
        <w:r w:rsidRPr="00163DCF">
          <w:rPr>
            <w:szCs w:val="21"/>
            <w:rPrChange w:id="13952" w:author="David" w:date="2022-08-17T16:58:00Z">
              <w:rPr>
                <w:rFonts w:ascii="Times New Roman" w:hAnsi="Times New Roman"/>
                <w:sz w:val="24"/>
                <w:szCs w:val="24"/>
              </w:rPr>
            </w:rPrChange>
          </w:rPr>
          <w:t xml:space="preserve">braced </w:t>
        </w:r>
      </w:ins>
      <w:ins w:id="13953" w:author="Britt Collins" w:date="2021-10-06T14:20:00Z">
        <w:r w:rsidR="00512EB6" w:rsidRPr="00163DCF">
          <w:rPr>
            <w:szCs w:val="21"/>
            <w:rPrChange w:id="13954" w:author="David" w:date="2022-08-17T16:58:00Z">
              <w:rPr>
                <w:rFonts w:ascii="Times New Roman" w:hAnsi="Times New Roman"/>
                <w:sz w:val="24"/>
                <w:szCs w:val="24"/>
              </w:rPr>
            </w:rPrChange>
          </w:rPr>
          <w:t xml:space="preserve">leathery </w:t>
        </w:r>
      </w:ins>
      <w:ins w:id="13955" w:author="Britt Collins" w:date="2021-09-30T14:58:00Z">
        <w:r w:rsidRPr="00163DCF">
          <w:rPr>
            <w:szCs w:val="21"/>
            <w:rPrChange w:id="13956" w:author="David" w:date="2022-08-17T16:58:00Z">
              <w:rPr>
                <w:rFonts w:ascii="Times New Roman" w:hAnsi="Times New Roman"/>
                <w:sz w:val="24"/>
                <w:szCs w:val="24"/>
              </w:rPr>
            </w:rPrChange>
          </w:rPr>
          <w:t>shorts and white s</w:t>
        </w:r>
      </w:ins>
      <w:ins w:id="13957" w:author="Britt Collins" w:date="2021-10-06T14:20:00Z">
        <w:r w:rsidR="00512EB6" w:rsidRPr="00163DCF">
          <w:rPr>
            <w:szCs w:val="21"/>
            <w:rPrChange w:id="13958" w:author="David" w:date="2022-08-17T16:58:00Z">
              <w:rPr>
                <w:rFonts w:ascii="Times New Roman" w:hAnsi="Times New Roman"/>
                <w:sz w:val="24"/>
                <w:szCs w:val="24"/>
              </w:rPr>
            </w:rPrChange>
          </w:rPr>
          <w:t>ock</w:t>
        </w:r>
      </w:ins>
      <w:ins w:id="13959" w:author="Britt Collins" w:date="2021-09-30T14:58:00Z">
        <w:r w:rsidRPr="00163DCF">
          <w:rPr>
            <w:szCs w:val="21"/>
            <w:rPrChange w:id="13960" w:author="David" w:date="2022-08-17T16:58:00Z">
              <w:rPr>
                <w:rFonts w:ascii="Times New Roman" w:hAnsi="Times New Roman"/>
                <w:sz w:val="24"/>
                <w:szCs w:val="24"/>
              </w:rPr>
            </w:rPrChange>
          </w:rPr>
          <w:t xml:space="preserve">s appeared. Teresa took charge. </w:t>
        </w:r>
      </w:ins>
      <w:ins w:id="13961" w:author="Britt Collins" w:date="2021-10-06T14:20:00Z">
        <w:r w:rsidR="00512EB6" w:rsidRPr="00163DCF">
          <w:rPr>
            <w:szCs w:val="21"/>
            <w:rPrChange w:id="13962" w:author="David" w:date="2022-08-17T16:58:00Z">
              <w:rPr>
                <w:rFonts w:ascii="Times New Roman" w:hAnsi="Times New Roman"/>
                <w:sz w:val="22"/>
                <w:szCs w:val="24"/>
              </w:rPr>
            </w:rPrChange>
          </w:rPr>
          <w:t>“</w:t>
        </w:r>
      </w:ins>
      <w:proofErr w:type="spellStart"/>
      <w:ins w:id="13963" w:author="Britt Collins" w:date="2021-09-30T14:58:00Z">
        <w:r w:rsidRPr="00163DCF">
          <w:rPr>
            <w:szCs w:val="21"/>
            <w:rPrChange w:id="13964" w:author="David" w:date="2022-08-17T16:58:00Z">
              <w:rPr>
                <w:rFonts w:ascii="Times New Roman" w:hAnsi="Times New Roman"/>
                <w:sz w:val="24"/>
                <w:szCs w:val="24"/>
              </w:rPr>
            </w:rPrChange>
          </w:rPr>
          <w:t>Shhh</w:t>
        </w:r>
      </w:ins>
      <w:proofErr w:type="spellEnd"/>
      <w:ins w:id="13965" w:author="Britt Collins" w:date="2021-10-06T14:20:00Z">
        <w:r w:rsidR="00512EB6" w:rsidRPr="00163DCF">
          <w:rPr>
            <w:szCs w:val="21"/>
            <w:rPrChange w:id="13966" w:author="David" w:date="2022-08-17T16:58:00Z">
              <w:rPr>
                <w:rFonts w:ascii="Times New Roman" w:hAnsi="Times New Roman"/>
                <w:sz w:val="24"/>
                <w:szCs w:val="24"/>
              </w:rPr>
            </w:rPrChange>
          </w:rPr>
          <w:t>…</w:t>
        </w:r>
      </w:ins>
      <w:ins w:id="13967" w:author="Britt Collins" w:date="2021-09-30T14:58:00Z">
        <w:r w:rsidRPr="00163DCF">
          <w:rPr>
            <w:szCs w:val="21"/>
            <w:rPrChange w:id="13968" w:author="David" w:date="2022-08-17T16:58:00Z">
              <w:rPr>
                <w:rFonts w:ascii="Times New Roman" w:hAnsi="Times New Roman"/>
                <w:sz w:val="24"/>
                <w:szCs w:val="24"/>
              </w:rPr>
            </w:rPrChange>
          </w:rPr>
          <w:t xml:space="preserve"> I’m getting the drinks in. What does everyone want?</w:t>
        </w:r>
      </w:ins>
      <w:ins w:id="13969" w:author="Britt Collins" w:date="2021-10-06T14:21:00Z">
        <w:r w:rsidR="00512EB6" w:rsidRPr="00163DCF">
          <w:rPr>
            <w:szCs w:val="21"/>
            <w:rPrChange w:id="13970" w:author="David" w:date="2022-08-17T16:58:00Z">
              <w:rPr>
                <w:rFonts w:ascii="Times New Roman" w:hAnsi="Times New Roman"/>
                <w:sz w:val="24"/>
                <w:szCs w:val="24"/>
              </w:rPr>
            </w:rPrChange>
          </w:rPr>
          <w:t>”</w:t>
        </w:r>
      </w:ins>
    </w:p>
    <w:p w14:paraId="100C25C8" w14:textId="3E891B39" w:rsidR="006F31F6" w:rsidRPr="00163DCF" w:rsidRDefault="006F31F6">
      <w:pPr>
        <w:spacing w:line="276" w:lineRule="auto"/>
        <w:ind w:left="-5" w:right="15" w:firstLine="725"/>
        <w:rPr>
          <w:ins w:id="13971" w:author="Britt Collins" w:date="2021-09-30T14:58:00Z"/>
          <w:szCs w:val="21"/>
          <w:rPrChange w:id="13972" w:author="David" w:date="2022-08-17T16:58:00Z">
            <w:rPr>
              <w:ins w:id="13973" w:author="Britt Collins" w:date="2021-09-30T14:58:00Z"/>
              <w:rFonts w:ascii="Times New Roman" w:hAnsi="Times New Roman"/>
              <w:sz w:val="24"/>
              <w:szCs w:val="24"/>
            </w:rPr>
          </w:rPrChange>
        </w:rPr>
        <w:pPrChange w:id="13974" w:author="David" w:date="2022-08-17T17:01:00Z">
          <w:pPr>
            <w:ind w:left="-5" w:right="15"/>
          </w:pPr>
        </w:pPrChange>
      </w:pPr>
      <w:ins w:id="13975" w:author="Britt Collins" w:date="2021-09-30T14:58:00Z">
        <w:r w:rsidRPr="00163DCF">
          <w:rPr>
            <w:szCs w:val="21"/>
            <w:rPrChange w:id="13976" w:author="David" w:date="2022-08-17T16:58:00Z">
              <w:rPr>
                <w:rFonts w:ascii="Times New Roman" w:hAnsi="Times New Roman"/>
                <w:sz w:val="24"/>
                <w:szCs w:val="24"/>
              </w:rPr>
            </w:rPrChange>
          </w:rPr>
          <w:t xml:space="preserve">The drinks menu had an extensive range of beers and liqueurs. The schnapps came in a bewildering variety of flavours to suit all tastes. We opted for a selection to share. Personally, I was excited to order a </w:t>
        </w:r>
      </w:ins>
      <w:proofErr w:type="gramStart"/>
      <w:ins w:id="13977" w:author="Britt Collins" w:date="2021-10-06T14:21:00Z">
        <w:r w:rsidR="00512EB6" w:rsidRPr="00163DCF">
          <w:rPr>
            <w:szCs w:val="21"/>
            <w:rPrChange w:id="13978" w:author="David" w:date="2022-08-17T16:58:00Z">
              <w:rPr>
                <w:rFonts w:ascii="Times New Roman" w:hAnsi="Times New Roman"/>
                <w:sz w:val="24"/>
                <w:szCs w:val="24"/>
              </w:rPr>
            </w:rPrChange>
          </w:rPr>
          <w:t>one-</w:t>
        </w:r>
      </w:ins>
      <w:ins w:id="13979" w:author="Britt Collins" w:date="2021-09-30T14:58:00Z">
        <w:r w:rsidRPr="00163DCF">
          <w:rPr>
            <w:szCs w:val="21"/>
            <w:rPrChange w:id="13980" w:author="David" w:date="2022-08-17T16:58:00Z">
              <w:rPr>
                <w:rFonts w:ascii="Times New Roman" w:hAnsi="Times New Roman"/>
                <w:sz w:val="24"/>
                <w:szCs w:val="24"/>
              </w:rPr>
            </w:rPrChange>
          </w:rPr>
          <w:t>litre</w:t>
        </w:r>
        <w:proofErr w:type="gramEnd"/>
        <w:r w:rsidRPr="00163DCF">
          <w:rPr>
            <w:szCs w:val="21"/>
            <w:rPrChange w:id="13981" w:author="David" w:date="2022-08-17T16:58:00Z">
              <w:rPr>
                <w:rFonts w:ascii="Times New Roman" w:hAnsi="Times New Roman"/>
                <w:sz w:val="24"/>
                <w:szCs w:val="24"/>
              </w:rPr>
            </w:rPrChange>
          </w:rPr>
          <w:t xml:space="preserve"> </w:t>
        </w:r>
      </w:ins>
      <w:ins w:id="13982" w:author="Britt Collins" w:date="2021-10-06T14:21:00Z">
        <w:r w:rsidR="00512EB6" w:rsidRPr="00163DCF">
          <w:rPr>
            <w:szCs w:val="21"/>
            <w:rPrChange w:id="13983" w:author="David" w:date="2022-08-17T16:58:00Z">
              <w:rPr>
                <w:rFonts w:ascii="Times New Roman" w:hAnsi="Times New Roman"/>
                <w:sz w:val="24"/>
                <w:szCs w:val="24"/>
              </w:rPr>
            </w:rPrChange>
          </w:rPr>
          <w:t>‘</w:t>
        </w:r>
      </w:ins>
      <w:ins w:id="13984" w:author="Britt Collins" w:date="2021-09-30T14:58:00Z">
        <w:r w:rsidRPr="00163DCF">
          <w:rPr>
            <w:szCs w:val="21"/>
            <w:rPrChange w:id="13985" w:author="David" w:date="2022-08-17T16:58:00Z">
              <w:rPr>
                <w:rFonts w:ascii="Times New Roman" w:hAnsi="Times New Roman"/>
                <w:sz w:val="24"/>
                <w:szCs w:val="24"/>
              </w:rPr>
            </w:rPrChange>
          </w:rPr>
          <w:t>stein</w:t>
        </w:r>
      </w:ins>
      <w:ins w:id="13986" w:author="Britt Collins" w:date="2021-10-06T14:21:00Z">
        <w:r w:rsidR="00512EB6" w:rsidRPr="00163DCF">
          <w:rPr>
            <w:szCs w:val="21"/>
            <w:rPrChange w:id="13987" w:author="David" w:date="2022-08-17T16:58:00Z">
              <w:rPr>
                <w:rFonts w:ascii="Times New Roman" w:hAnsi="Times New Roman"/>
                <w:sz w:val="24"/>
                <w:szCs w:val="24"/>
              </w:rPr>
            </w:rPrChange>
          </w:rPr>
          <w:t>’</w:t>
        </w:r>
      </w:ins>
      <w:ins w:id="13988" w:author="Britt Collins" w:date="2021-09-30T14:58:00Z">
        <w:r w:rsidRPr="00163DCF">
          <w:rPr>
            <w:szCs w:val="21"/>
            <w:rPrChange w:id="13989" w:author="David" w:date="2022-08-17T16:58:00Z">
              <w:rPr>
                <w:rFonts w:ascii="Times New Roman" w:hAnsi="Times New Roman"/>
                <w:sz w:val="24"/>
                <w:szCs w:val="24"/>
              </w:rPr>
            </w:rPrChange>
          </w:rPr>
          <w:t xml:space="preserve"> of my favourite beer, Hofbrau Dunkel. It made me smile saying it.</w:t>
        </w:r>
      </w:ins>
    </w:p>
    <w:p w14:paraId="2E1C89BA" w14:textId="77777777" w:rsidR="00512EB6" w:rsidRPr="00163DCF" w:rsidRDefault="006F31F6">
      <w:pPr>
        <w:spacing w:line="276" w:lineRule="auto"/>
        <w:ind w:left="-5" w:right="15" w:firstLine="725"/>
        <w:rPr>
          <w:ins w:id="13990" w:author="Britt Collins" w:date="2021-10-06T14:22:00Z"/>
          <w:szCs w:val="21"/>
          <w:rPrChange w:id="13991" w:author="David" w:date="2022-08-17T16:58:00Z">
            <w:rPr>
              <w:ins w:id="13992" w:author="Britt Collins" w:date="2021-10-06T14:22:00Z"/>
              <w:rFonts w:ascii="Times New Roman" w:hAnsi="Times New Roman"/>
              <w:sz w:val="24"/>
              <w:szCs w:val="24"/>
            </w:rPr>
          </w:rPrChange>
        </w:rPr>
        <w:pPrChange w:id="13993" w:author="David" w:date="2022-08-17T17:01:00Z">
          <w:pPr>
            <w:spacing w:line="480" w:lineRule="auto"/>
            <w:ind w:left="-5" w:right="15" w:firstLine="725"/>
          </w:pPr>
        </w:pPrChange>
      </w:pPr>
      <w:ins w:id="13994" w:author="Britt Collins" w:date="2021-09-30T14:58:00Z">
        <w:r w:rsidRPr="00163DCF">
          <w:rPr>
            <w:szCs w:val="21"/>
            <w:rPrChange w:id="13995" w:author="David" w:date="2022-08-17T16:58:00Z">
              <w:rPr>
                <w:rFonts w:ascii="Times New Roman" w:hAnsi="Times New Roman"/>
                <w:sz w:val="24"/>
                <w:szCs w:val="24"/>
              </w:rPr>
            </w:rPrChange>
          </w:rPr>
          <w:t xml:space="preserve">The drinks arrived quickly, delivered in Bavarian fashion i.e., one waiter/waitress, many drinks. It was an effort to lift the stein of beer: </w:t>
        </w:r>
      </w:ins>
      <w:proofErr w:type="gramStart"/>
      <w:ins w:id="13996" w:author="Britt Collins" w:date="2021-10-06T14:21:00Z">
        <w:r w:rsidR="00512EB6" w:rsidRPr="00163DCF">
          <w:rPr>
            <w:szCs w:val="21"/>
            <w:rPrChange w:id="13997" w:author="David" w:date="2022-08-17T16:58:00Z">
              <w:rPr>
                <w:rFonts w:ascii="Times New Roman" w:hAnsi="Times New Roman"/>
                <w:sz w:val="24"/>
                <w:szCs w:val="24"/>
              </w:rPr>
            </w:rPrChange>
          </w:rPr>
          <w:t>one-</w:t>
        </w:r>
      </w:ins>
      <w:ins w:id="13998" w:author="Britt Collins" w:date="2021-09-30T14:58:00Z">
        <w:r w:rsidRPr="00163DCF">
          <w:rPr>
            <w:szCs w:val="21"/>
            <w:rPrChange w:id="13999" w:author="David" w:date="2022-08-17T16:58:00Z">
              <w:rPr>
                <w:rFonts w:ascii="Times New Roman" w:hAnsi="Times New Roman"/>
                <w:sz w:val="24"/>
                <w:szCs w:val="24"/>
              </w:rPr>
            </w:rPrChange>
          </w:rPr>
          <w:t>kg</w:t>
        </w:r>
        <w:proofErr w:type="gramEnd"/>
        <w:r w:rsidRPr="00163DCF">
          <w:rPr>
            <w:szCs w:val="21"/>
            <w:rPrChange w:id="14000" w:author="David" w:date="2022-08-17T16:58:00Z">
              <w:rPr>
                <w:rFonts w:ascii="Times New Roman" w:hAnsi="Times New Roman"/>
                <w:sz w:val="24"/>
                <w:szCs w:val="24"/>
              </w:rPr>
            </w:rPrChange>
          </w:rPr>
          <w:t xml:space="preserve"> of liquid and a glass weighing over twice that. It took fists of focus to raise the </w:t>
        </w:r>
      </w:ins>
      <w:ins w:id="14001" w:author="Britt Collins" w:date="2021-10-06T14:21:00Z">
        <w:r w:rsidR="00512EB6" w:rsidRPr="00163DCF">
          <w:rPr>
            <w:szCs w:val="21"/>
            <w:rPrChange w:id="14002" w:author="David" w:date="2022-08-17T16:58:00Z">
              <w:rPr>
                <w:rFonts w:ascii="Times New Roman" w:hAnsi="Times New Roman"/>
                <w:sz w:val="24"/>
                <w:szCs w:val="24"/>
              </w:rPr>
            </w:rPrChange>
          </w:rPr>
          <w:t>glass</w:t>
        </w:r>
      </w:ins>
      <w:ins w:id="14003" w:author="Britt Collins" w:date="2021-09-30T14:58:00Z">
        <w:r w:rsidRPr="00163DCF">
          <w:rPr>
            <w:szCs w:val="21"/>
            <w:rPrChange w:id="14004" w:author="David" w:date="2022-08-17T16:58:00Z">
              <w:rPr>
                <w:rFonts w:ascii="Times New Roman" w:hAnsi="Times New Roman"/>
                <w:sz w:val="24"/>
                <w:szCs w:val="24"/>
              </w:rPr>
            </w:rPrChange>
          </w:rPr>
          <w:t xml:space="preserve"> to my mouth</w:t>
        </w:r>
      </w:ins>
      <w:ins w:id="14005" w:author="Britt Collins" w:date="2021-10-06T14:22:00Z">
        <w:r w:rsidR="00512EB6" w:rsidRPr="00163DCF">
          <w:rPr>
            <w:szCs w:val="21"/>
            <w:rPrChange w:id="14006" w:author="David" w:date="2022-08-17T16:58:00Z">
              <w:rPr>
                <w:rFonts w:ascii="Times New Roman" w:hAnsi="Times New Roman"/>
                <w:sz w:val="24"/>
                <w:szCs w:val="24"/>
              </w:rPr>
            </w:rPrChange>
          </w:rPr>
          <w:t>, which</w:t>
        </w:r>
      </w:ins>
      <w:ins w:id="14007" w:author="Britt Collins" w:date="2021-09-30T14:58:00Z">
        <w:r w:rsidRPr="00163DCF">
          <w:rPr>
            <w:szCs w:val="21"/>
            <w:rPrChange w:id="14008" w:author="David" w:date="2022-08-17T16:58:00Z">
              <w:rPr>
                <w:rFonts w:ascii="Times New Roman" w:hAnsi="Times New Roman"/>
                <w:sz w:val="24"/>
                <w:szCs w:val="24"/>
              </w:rPr>
            </w:rPrChange>
          </w:rPr>
          <w:t xml:space="preserve"> ended up on my light-coloured work shirt. </w:t>
        </w:r>
      </w:ins>
      <w:ins w:id="14009" w:author="Britt Collins" w:date="2021-10-06T14:22:00Z">
        <w:r w:rsidR="00512EB6" w:rsidRPr="00163DCF">
          <w:rPr>
            <w:szCs w:val="21"/>
            <w:rPrChange w:id="14010" w:author="David" w:date="2022-08-17T16:58:00Z">
              <w:rPr>
                <w:rFonts w:ascii="Times New Roman" w:hAnsi="Times New Roman"/>
                <w:sz w:val="24"/>
                <w:szCs w:val="24"/>
              </w:rPr>
            </w:rPrChange>
          </w:rPr>
          <w:t>Unlike dark beer, l</w:t>
        </w:r>
      </w:ins>
      <w:ins w:id="14011" w:author="Britt Collins" w:date="2021-09-30T14:58:00Z">
        <w:r w:rsidRPr="00163DCF">
          <w:rPr>
            <w:szCs w:val="21"/>
            <w:rPrChange w:id="14012" w:author="David" w:date="2022-08-17T16:58:00Z">
              <w:rPr>
                <w:rFonts w:ascii="Times New Roman" w:hAnsi="Times New Roman"/>
                <w:sz w:val="24"/>
                <w:szCs w:val="24"/>
              </w:rPr>
            </w:rPrChange>
          </w:rPr>
          <w:t xml:space="preserve">ight beer leaves a light stain. </w:t>
        </w:r>
      </w:ins>
    </w:p>
    <w:p w14:paraId="3D122167" w14:textId="379E90A4" w:rsidR="006F31F6" w:rsidRPr="00163DCF" w:rsidRDefault="006F31F6">
      <w:pPr>
        <w:spacing w:line="276" w:lineRule="auto"/>
        <w:ind w:left="-5" w:right="15" w:firstLine="725"/>
        <w:rPr>
          <w:ins w:id="14013" w:author="Britt Collins" w:date="2021-09-30T14:58:00Z"/>
          <w:szCs w:val="21"/>
          <w:rPrChange w:id="14014" w:author="David" w:date="2022-08-17T16:58:00Z">
            <w:rPr>
              <w:ins w:id="14015" w:author="Britt Collins" w:date="2021-09-30T14:58:00Z"/>
              <w:rFonts w:ascii="Times New Roman" w:hAnsi="Times New Roman"/>
              <w:sz w:val="24"/>
              <w:szCs w:val="24"/>
            </w:rPr>
          </w:rPrChange>
        </w:rPr>
        <w:pPrChange w:id="14016" w:author="David" w:date="2022-08-17T17:01:00Z">
          <w:pPr>
            <w:ind w:left="-5" w:right="15"/>
          </w:pPr>
        </w:pPrChange>
      </w:pPr>
      <w:ins w:id="14017" w:author="Britt Collins" w:date="2021-09-30T14:58:00Z">
        <w:r w:rsidRPr="00163DCF">
          <w:rPr>
            <w:szCs w:val="21"/>
            <w:rPrChange w:id="14018" w:author="David" w:date="2022-08-17T16:58:00Z">
              <w:rPr>
                <w:rFonts w:ascii="Times New Roman" w:hAnsi="Times New Roman"/>
                <w:sz w:val="24"/>
                <w:szCs w:val="24"/>
              </w:rPr>
            </w:rPrChange>
          </w:rPr>
          <w:t xml:space="preserve">Andy, with fits of giggles, tried his best to coordinate his thoughts. “Dave, ha </w:t>
        </w:r>
        <w:proofErr w:type="spellStart"/>
        <w:r w:rsidRPr="00163DCF">
          <w:rPr>
            <w:szCs w:val="21"/>
            <w:rPrChange w:id="14019" w:author="David" w:date="2022-08-17T16:58:00Z">
              <w:rPr>
                <w:rFonts w:ascii="Times New Roman" w:hAnsi="Times New Roman"/>
                <w:sz w:val="24"/>
                <w:szCs w:val="24"/>
              </w:rPr>
            </w:rPrChange>
          </w:rPr>
          <w:t>ha</w:t>
        </w:r>
        <w:proofErr w:type="spellEnd"/>
        <w:r w:rsidRPr="00163DCF">
          <w:rPr>
            <w:szCs w:val="21"/>
            <w:rPrChange w:id="14020" w:author="David" w:date="2022-08-17T16:58:00Z">
              <w:rPr>
                <w:rFonts w:ascii="Times New Roman" w:hAnsi="Times New Roman"/>
                <w:sz w:val="24"/>
                <w:szCs w:val="24"/>
              </w:rPr>
            </w:rPrChange>
          </w:rPr>
          <w:t>, next time you should bring a bib!” His chuckle turned into a cough, which lead to him spilling his beer. It was like a badly coordinated tennis match. This time, I returned a serving of laughter. Our table were in raptures. Teresa piped up</w:t>
        </w:r>
      </w:ins>
      <w:ins w:id="14021" w:author="Britt Collins" w:date="2021-10-06T14:23:00Z">
        <w:r w:rsidR="00512EB6" w:rsidRPr="00163DCF">
          <w:rPr>
            <w:szCs w:val="21"/>
            <w:rPrChange w:id="14022" w:author="David" w:date="2022-08-17T16:58:00Z">
              <w:rPr>
                <w:rFonts w:ascii="Times New Roman" w:hAnsi="Times New Roman"/>
                <w:sz w:val="24"/>
                <w:szCs w:val="24"/>
              </w:rPr>
            </w:rPrChange>
          </w:rPr>
          <w:t>,</w:t>
        </w:r>
      </w:ins>
      <w:ins w:id="14023" w:author="Britt Collins" w:date="2021-09-30T14:58:00Z">
        <w:r w:rsidRPr="00163DCF">
          <w:rPr>
            <w:szCs w:val="21"/>
            <w:rPrChange w:id="14024" w:author="David" w:date="2022-08-17T16:58:00Z">
              <w:rPr>
                <w:rFonts w:ascii="Times New Roman" w:hAnsi="Times New Roman"/>
                <w:sz w:val="24"/>
                <w:szCs w:val="24"/>
              </w:rPr>
            </w:rPrChange>
          </w:rPr>
          <w:t xml:space="preserve"> </w:t>
        </w:r>
      </w:ins>
      <w:ins w:id="14025" w:author="Britt Collins" w:date="2021-10-06T14:23:00Z">
        <w:r w:rsidR="00512EB6" w:rsidRPr="00163DCF">
          <w:rPr>
            <w:szCs w:val="21"/>
            <w:rPrChange w:id="14026" w:author="David" w:date="2022-08-17T16:58:00Z">
              <w:rPr>
                <w:rFonts w:ascii="Times New Roman" w:hAnsi="Times New Roman"/>
                <w:sz w:val="24"/>
                <w:szCs w:val="24"/>
              </w:rPr>
            </w:rPrChange>
          </w:rPr>
          <w:t>“R</w:t>
        </w:r>
      </w:ins>
      <w:ins w:id="14027" w:author="Britt Collins" w:date="2021-09-30T14:58:00Z">
        <w:r w:rsidRPr="00163DCF">
          <w:rPr>
            <w:szCs w:val="21"/>
            <w:rPrChange w:id="14028" w:author="David" w:date="2022-08-17T16:58:00Z">
              <w:rPr>
                <w:rFonts w:ascii="Times New Roman" w:hAnsi="Times New Roman"/>
                <w:sz w:val="24"/>
                <w:szCs w:val="24"/>
              </w:rPr>
            </w:rPrChange>
          </w:rPr>
          <w:t>ight, the selection of schnapps has arrived.</w:t>
        </w:r>
      </w:ins>
      <w:ins w:id="14029" w:author="Britt Collins" w:date="2021-10-06T14:23:00Z">
        <w:r w:rsidR="00512EB6" w:rsidRPr="00163DCF">
          <w:rPr>
            <w:szCs w:val="21"/>
            <w:rPrChange w:id="14030" w:author="David" w:date="2022-08-17T16:58:00Z">
              <w:rPr>
                <w:rFonts w:ascii="Times New Roman" w:hAnsi="Times New Roman"/>
                <w:sz w:val="24"/>
                <w:szCs w:val="24"/>
              </w:rPr>
            </w:rPrChange>
          </w:rPr>
          <w:t>”</w:t>
        </w:r>
      </w:ins>
    </w:p>
    <w:p w14:paraId="7B984BA6" w14:textId="77777777" w:rsidR="006F31F6" w:rsidRPr="00163DCF" w:rsidRDefault="006F31F6">
      <w:pPr>
        <w:spacing w:line="276" w:lineRule="auto"/>
        <w:ind w:left="-5" w:right="15" w:firstLine="725"/>
        <w:rPr>
          <w:ins w:id="14031" w:author="Britt Collins" w:date="2021-09-30T14:58:00Z"/>
          <w:szCs w:val="21"/>
          <w:rPrChange w:id="14032" w:author="David" w:date="2022-08-17T16:58:00Z">
            <w:rPr>
              <w:ins w:id="14033" w:author="Britt Collins" w:date="2021-09-30T14:58:00Z"/>
              <w:rFonts w:ascii="Times New Roman" w:hAnsi="Times New Roman"/>
              <w:sz w:val="24"/>
              <w:szCs w:val="24"/>
            </w:rPr>
          </w:rPrChange>
        </w:rPr>
        <w:pPrChange w:id="14034" w:author="David" w:date="2022-08-17T17:01:00Z">
          <w:pPr>
            <w:ind w:left="-5" w:right="15"/>
          </w:pPr>
        </w:pPrChange>
      </w:pPr>
      <w:ins w:id="14035" w:author="Britt Collins" w:date="2021-09-30T14:58:00Z">
        <w:r w:rsidRPr="00163DCF">
          <w:rPr>
            <w:szCs w:val="21"/>
            <w:rPrChange w:id="14036" w:author="David" w:date="2022-08-17T16:58:00Z">
              <w:rPr>
                <w:rFonts w:ascii="Times New Roman" w:hAnsi="Times New Roman"/>
                <w:sz w:val="24"/>
                <w:szCs w:val="24"/>
              </w:rPr>
            </w:rPrChange>
          </w:rPr>
          <w:t xml:space="preserve">The wooden shot-glass holders were positioned in front of us. Teresa was first. She picked up the shot glass, held it aloft and paused. Everyone on the table followed her lead. "Cheers", Teresa said. We clinked our glasses and sunk the schnapps. I </w:t>
        </w:r>
        <w:proofErr w:type="gramStart"/>
        <w:r w:rsidRPr="00163DCF">
          <w:rPr>
            <w:szCs w:val="21"/>
            <w:rPrChange w:id="14037" w:author="David" w:date="2022-08-17T16:58:00Z">
              <w:rPr>
                <w:rFonts w:ascii="Times New Roman" w:hAnsi="Times New Roman"/>
                <w:sz w:val="24"/>
                <w:szCs w:val="24"/>
              </w:rPr>
            </w:rPrChange>
          </w:rPr>
          <w:t>took a look</w:t>
        </w:r>
        <w:proofErr w:type="gramEnd"/>
        <w:r w:rsidRPr="00163DCF">
          <w:rPr>
            <w:szCs w:val="21"/>
            <w:rPrChange w:id="14038" w:author="David" w:date="2022-08-17T16:58:00Z">
              <w:rPr>
                <w:rFonts w:ascii="Times New Roman" w:hAnsi="Times New Roman"/>
                <w:sz w:val="24"/>
                <w:szCs w:val="24"/>
              </w:rPr>
            </w:rPrChange>
          </w:rPr>
          <w:t xml:space="preserve"> at the facial expressions of each person on our table. It was one of elation. The sweet Peach Schnapps, a drink dangerously easy to consume, was admired by everyone. The remaining drinks didn't last long.</w:t>
        </w:r>
      </w:ins>
    </w:p>
    <w:p w14:paraId="30CC8DE4" w14:textId="77777777" w:rsidR="00512EB6" w:rsidRPr="00163DCF" w:rsidRDefault="00512EB6">
      <w:pPr>
        <w:spacing w:line="276" w:lineRule="auto"/>
        <w:ind w:left="-5" w:right="15"/>
        <w:rPr>
          <w:ins w:id="14039" w:author="Britt Collins" w:date="2021-10-06T14:23:00Z"/>
          <w:szCs w:val="21"/>
          <w:rPrChange w:id="14040" w:author="David" w:date="2022-08-17T16:58:00Z">
            <w:rPr>
              <w:ins w:id="14041" w:author="Britt Collins" w:date="2021-10-06T14:23:00Z"/>
              <w:rFonts w:ascii="Times New Roman" w:hAnsi="Times New Roman"/>
              <w:sz w:val="24"/>
              <w:szCs w:val="24"/>
            </w:rPr>
          </w:rPrChange>
        </w:rPr>
        <w:pPrChange w:id="14042" w:author="David" w:date="2022-08-17T17:01:00Z">
          <w:pPr>
            <w:spacing w:line="480" w:lineRule="auto"/>
            <w:ind w:left="-5" w:right="15"/>
          </w:pPr>
        </w:pPrChange>
      </w:pPr>
    </w:p>
    <w:p w14:paraId="4550A30B" w14:textId="77777777" w:rsidR="00512EB6" w:rsidRPr="00163DCF" w:rsidRDefault="006F31F6">
      <w:pPr>
        <w:spacing w:line="276" w:lineRule="auto"/>
        <w:ind w:left="-5" w:right="15"/>
        <w:rPr>
          <w:ins w:id="14043" w:author="Britt Collins" w:date="2021-10-06T14:24:00Z"/>
          <w:szCs w:val="21"/>
          <w:rPrChange w:id="14044" w:author="David" w:date="2022-08-17T16:58:00Z">
            <w:rPr>
              <w:ins w:id="14045" w:author="Britt Collins" w:date="2021-10-06T14:24:00Z"/>
              <w:rFonts w:ascii="Times New Roman" w:hAnsi="Times New Roman"/>
              <w:sz w:val="24"/>
              <w:szCs w:val="24"/>
            </w:rPr>
          </w:rPrChange>
        </w:rPr>
        <w:pPrChange w:id="14046" w:author="David" w:date="2022-08-17T17:01:00Z">
          <w:pPr>
            <w:spacing w:line="480" w:lineRule="auto"/>
            <w:ind w:left="-5" w:right="15"/>
          </w:pPr>
        </w:pPrChange>
      </w:pPr>
      <w:ins w:id="14047" w:author="Britt Collins" w:date="2021-09-30T14:58:00Z">
        <w:r w:rsidRPr="00163DCF">
          <w:rPr>
            <w:szCs w:val="21"/>
            <w:rPrChange w:id="14048" w:author="David" w:date="2022-08-17T16:58:00Z">
              <w:rPr>
                <w:rFonts w:ascii="Times New Roman" w:hAnsi="Times New Roman"/>
                <w:sz w:val="24"/>
                <w:szCs w:val="24"/>
              </w:rPr>
            </w:rPrChange>
          </w:rPr>
          <w:t>The pub began to fill up</w:t>
        </w:r>
      </w:ins>
      <w:ins w:id="14049" w:author="Britt Collins" w:date="2021-10-06T14:23:00Z">
        <w:r w:rsidR="00512EB6" w:rsidRPr="00163DCF">
          <w:rPr>
            <w:szCs w:val="21"/>
            <w:rPrChange w:id="14050" w:author="David" w:date="2022-08-17T16:58:00Z">
              <w:rPr>
                <w:rFonts w:ascii="Times New Roman" w:hAnsi="Times New Roman"/>
                <w:sz w:val="24"/>
                <w:szCs w:val="24"/>
              </w:rPr>
            </w:rPrChange>
          </w:rPr>
          <w:t xml:space="preserve"> and a</w:t>
        </w:r>
      </w:ins>
      <w:ins w:id="14051" w:author="Britt Collins" w:date="2021-09-30T14:58:00Z">
        <w:r w:rsidRPr="00163DCF">
          <w:rPr>
            <w:szCs w:val="21"/>
            <w:rPrChange w:id="14052" w:author="David" w:date="2022-08-17T16:58:00Z">
              <w:rPr>
                <w:rFonts w:ascii="Times New Roman" w:hAnsi="Times New Roman"/>
                <w:sz w:val="24"/>
                <w:szCs w:val="24"/>
              </w:rPr>
            </w:rPrChange>
          </w:rPr>
          <w:t xml:space="preserve"> musical quartet</w:t>
        </w:r>
      </w:ins>
      <w:ins w:id="14053" w:author="Britt Collins" w:date="2021-10-06T14:23:00Z">
        <w:r w:rsidR="00512EB6" w:rsidRPr="00163DCF">
          <w:rPr>
            <w:szCs w:val="21"/>
            <w:rPrChange w:id="14054" w:author="David" w:date="2022-08-17T16:58:00Z">
              <w:rPr>
                <w:rFonts w:ascii="Times New Roman" w:hAnsi="Times New Roman"/>
                <w:sz w:val="24"/>
                <w:szCs w:val="24"/>
              </w:rPr>
            </w:rPrChange>
          </w:rPr>
          <w:t xml:space="preserve"> in</w:t>
        </w:r>
      </w:ins>
      <w:ins w:id="14055" w:author="Britt Collins" w:date="2021-10-06T14:24:00Z">
        <w:r w:rsidR="00512EB6" w:rsidRPr="00163DCF">
          <w:rPr>
            <w:szCs w:val="21"/>
            <w:rPrChange w:id="14056" w:author="David" w:date="2022-08-17T16:58:00Z">
              <w:rPr>
                <w:rFonts w:ascii="Times New Roman" w:hAnsi="Times New Roman"/>
                <w:sz w:val="24"/>
                <w:szCs w:val="24"/>
              </w:rPr>
            </w:rPrChange>
          </w:rPr>
          <w:t xml:space="preserve"> Bavarian attire </w:t>
        </w:r>
      </w:ins>
      <w:ins w:id="14057" w:author="Britt Collins" w:date="2021-09-30T14:58:00Z">
        <w:r w:rsidRPr="00163DCF">
          <w:rPr>
            <w:szCs w:val="21"/>
            <w:rPrChange w:id="14058" w:author="David" w:date="2022-08-17T16:58:00Z">
              <w:rPr>
                <w:rFonts w:ascii="Times New Roman" w:hAnsi="Times New Roman"/>
                <w:sz w:val="24"/>
                <w:szCs w:val="24"/>
              </w:rPr>
            </w:rPrChange>
          </w:rPr>
          <w:t xml:space="preserve">arrived on stage. They set up their brass band. Excitement and anticipation filled the room as the band began to practice. I was used my drink glass as a head support. Teresa swayed as she turned to face the group. Her dilated pupils indicated her drunken state. </w:t>
        </w:r>
      </w:ins>
    </w:p>
    <w:p w14:paraId="59124480" w14:textId="77777777" w:rsidR="00512EB6" w:rsidRPr="00163DCF" w:rsidRDefault="00512EB6">
      <w:pPr>
        <w:spacing w:line="276" w:lineRule="auto"/>
        <w:ind w:left="-5" w:right="15" w:firstLine="725"/>
        <w:rPr>
          <w:ins w:id="14059" w:author="Britt Collins" w:date="2021-10-06T14:24:00Z"/>
          <w:szCs w:val="21"/>
          <w:rPrChange w:id="14060" w:author="David" w:date="2022-08-17T16:58:00Z">
            <w:rPr>
              <w:ins w:id="14061" w:author="Britt Collins" w:date="2021-10-06T14:24:00Z"/>
              <w:rFonts w:ascii="Times New Roman" w:hAnsi="Times New Roman"/>
              <w:sz w:val="24"/>
              <w:szCs w:val="24"/>
            </w:rPr>
          </w:rPrChange>
        </w:rPr>
        <w:pPrChange w:id="14062" w:author="David" w:date="2022-08-17T17:01:00Z">
          <w:pPr>
            <w:spacing w:line="480" w:lineRule="auto"/>
            <w:ind w:left="-5" w:right="15" w:firstLine="725"/>
          </w:pPr>
        </w:pPrChange>
      </w:pPr>
      <w:ins w:id="14063" w:author="Britt Collins" w:date="2021-10-06T14:24:00Z">
        <w:r w:rsidRPr="00163DCF">
          <w:rPr>
            <w:szCs w:val="21"/>
            <w:rPrChange w:id="14064" w:author="David" w:date="2022-08-17T16:58:00Z">
              <w:rPr>
                <w:rFonts w:ascii="Times New Roman" w:hAnsi="Times New Roman"/>
                <w:sz w:val="24"/>
                <w:szCs w:val="24"/>
              </w:rPr>
            </w:rPrChange>
          </w:rPr>
          <w:t>“</w:t>
        </w:r>
      </w:ins>
      <w:ins w:id="14065" w:author="Britt Collins" w:date="2021-09-30T14:58:00Z">
        <w:r w:rsidR="006F31F6" w:rsidRPr="00163DCF">
          <w:rPr>
            <w:szCs w:val="21"/>
            <w:rPrChange w:id="14066" w:author="David" w:date="2022-08-17T16:58:00Z">
              <w:rPr>
                <w:rFonts w:ascii="Times New Roman" w:hAnsi="Times New Roman"/>
                <w:sz w:val="24"/>
                <w:szCs w:val="24"/>
              </w:rPr>
            </w:rPrChange>
          </w:rPr>
          <w:t>Who wants another?</w:t>
        </w:r>
      </w:ins>
      <w:ins w:id="14067" w:author="Britt Collins" w:date="2021-10-06T14:24:00Z">
        <w:r w:rsidRPr="00163DCF">
          <w:rPr>
            <w:szCs w:val="21"/>
            <w:rPrChange w:id="14068" w:author="David" w:date="2022-08-17T16:58:00Z">
              <w:rPr>
                <w:rFonts w:ascii="Times New Roman" w:hAnsi="Times New Roman"/>
                <w:sz w:val="24"/>
                <w:szCs w:val="24"/>
              </w:rPr>
            </w:rPrChange>
          </w:rPr>
          <w:t xml:space="preserve">” </w:t>
        </w:r>
      </w:ins>
      <w:ins w:id="14069" w:author="Britt Collins" w:date="2021-09-30T14:58:00Z">
        <w:r w:rsidR="006F31F6" w:rsidRPr="00163DCF">
          <w:rPr>
            <w:szCs w:val="21"/>
            <w:rPrChange w:id="14070" w:author="David" w:date="2022-08-17T16:58:00Z">
              <w:rPr>
                <w:rFonts w:ascii="Times New Roman" w:hAnsi="Times New Roman"/>
                <w:sz w:val="24"/>
                <w:szCs w:val="24"/>
              </w:rPr>
            </w:rPrChange>
          </w:rPr>
          <w:t xml:space="preserve">she asked. Through my hazy vision I looked at my glass and over at Teresa. </w:t>
        </w:r>
      </w:ins>
    </w:p>
    <w:p w14:paraId="523B857C" w14:textId="77777777" w:rsidR="00512EB6" w:rsidRPr="00163DCF" w:rsidRDefault="006F31F6">
      <w:pPr>
        <w:spacing w:line="276" w:lineRule="auto"/>
        <w:ind w:left="-5" w:right="15" w:firstLine="725"/>
        <w:rPr>
          <w:ins w:id="14071" w:author="Britt Collins" w:date="2021-10-06T14:24:00Z"/>
          <w:szCs w:val="21"/>
          <w:rPrChange w:id="14072" w:author="David" w:date="2022-08-17T16:58:00Z">
            <w:rPr>
              <w:ins w:id="14073" w:author="Britt Collins" w:date="2021-10-06T14:24:00Z"/>
              <w:rFonts w:ascii="Times New Roman" w:hAnsi="Times New Roman"/>
              <w:sz w:val="24"/>
              <w:szCs w:val="24"/>
            </w:rPr>
          </w:rPrChange>
        </w:rPr>
        <w:pPrChange w:id="14074" w:author="David" w:date="2022-08-17T17:01:00Z">
          <w:pPr>
            <w:spacing w:line="480" w:lineRule="auto"/>
            <w:ind w:left="-5" w:right="15" w:firstLine="725"/>
          </w:pPr>
        </w:pPrChange>
      </w:pPr>
      <w:ins w:id="14075" w:author="Britt Collins" w:date="2021-09-30T14:58:00Z">
        <w:r w:rsidRPr="00163DCF">
          <w:rPr>
            <w:szCs w:val="21"/>
            <w:rPrChange w:id="14076" w:author="David" w:date="2022-08-17T16:58:00Z">
              <w:rPr>
                <w:rFonts w:ascii="Times New Roman" w:hAnsi="Times New Roman"/>
                <w:sz w:val="24"/>
                <w:szCs w:val="24"/>
              </w:rPr>
            </w:rPrChange>
          </w:rPr>
          <w:t>I slurred</w:t>
        </w:r>
      </w:ins>
      <w:ins w:id="14077" w:author="Britt Collins" w:date="2021-10-06T14:24:00Z">
        <w:r w:rsidR="00512EB6" w:rsidRPr="00163DCF">
          <w:rPr>
            <w:szCs w:val="21"/>
            <w:rPrChange w:id="14078" w:author="David" w:date="2022-08-17T16:58:00Z">
              <w:rPr>
                <w:rFonts w:ascii="Times New Roman" w:hAnsi="Times New Roman"/>
                <w:sz w:val="24"/>
                <w:szCs w:val="24"/>
              </w:rPr>
            </w:rPrChange>
          </w:rPr>
          <w:t>,</w:t>
        </w:r>
      </w:ins>
      <w:ins w:id="14079" w:author="Britt Collins" w:date="2021-09-30T14:58:00Z">
        <w:r w:rsidRPr="00163DCF">
          <w:rPr>
            <w:szCs w:val="21"/>
            <w:rPrChange w:id="14080" w:author="David" w:date="2022-08-17T16:58:00Z">
              <w:rPr>
                <w:rFonts w:ascii="Times New Roman" w:hAnsi="Times New Roman"/>
                <w:sz w:val="24"/>
                <w:szCs w:val="24"/>
              </w:rPr>
            </w:rPrChange>
          </w:rPr>
          <w:t xml:space="preserve"> “Yeah T, another </w:t>
        </w:r>
        <w:proofErr w:type="spellStart"/>
        <w:r w:rsidRPr="00163DCF">
          <w:rPr>
            <w:szCs w:val="21"/>
            <w:rPrChange w:id="14081" w:author="David" w:date="2022-08-17T16:58:00Z">
              <w:rPr>
                <w:rFonts w:ascii="Times New Roman" w:hAnsi="Times New Roman"/>
                <w:sz w:val="24"/>
                <w:szCs w:val="24"/>
              </w:rPr>
            </w:rPrChange>
          </w:rPr>
          <w:t>dark’n</w:t>
        </w:r>
        <w:proofErr w:type="spellEnd"/>
        <w:r w:rsidRPr="00163DCF">
          <w:rPr>
            <w:szCs w:val="21"/>
            <w:rPrChange w:id="14082" w:author="David" w:date="2022-08-17T16:58:00Z">
              <w:rPr>
                <w:rFonts w:ascii="Times New Roman" w:hAnsi="Times New Roman"/>
                <w:sz w:val="24"/>
                <w:szCs w:val="24"/>
              </w:rPr>
            </w:rPrChange>
          </w:rPr>
          <w:t xml:space="preserve">, </w:t>
        </w:r>
        <w:proofErr w:type="spellStart"/>
        <w:r w:rsidRPr="00163DCF">
          <w:rPr>
            <w:i/>
            <w:szCs w:val="21"/>
            <w:rPrChange w:id="14083" w:author="David" w:date="2022-08-17T16:58:00Z">
              <w:rPr>
                <w:rFonts w:ascii="Times New Roman" w:hAnsi="Times New Roman"/>
                <w:i/>
                <w:sz w:val="24"/>
                <w:szCs w:val="24"/>
              </w:rPr>
            </w:rPrChange>
          </w:rPr>
          <w:t>por</w:t>
        </w:r>
        <w:proofErr w:type="spellEnd"/>
        <w:r w:rsidRPr="00163DCF">
          <w:rPr>
            <w:i/>
            <w:szCs w:val="21"/>
            <w:rPrChange w:id="14084" w:author="David" w:date="2022-08-17T16:58:00Z">
              <w:rPr>
                <w:rFonts w:ascii="Times New Roman" w:hAnsi="Times New Roman"/>
                <w:i/>
                <w:sz w:val="24"/>
                <w:szCs w:val="24"/>
              </w:rPr>
            </w:rPrChange>
          </w:rPr>
          <w:t xml:space="preserve"> favour</w:t>
        </w:r>
        <w:r w:rsidRPr="00163DCF">
          <w:rPr>
            <w:szCs w:val="21"/>
            <w:rPrChange w:id="14085" w:author="David" w:date="2022-08-17T16:58:00Z">
              <w:rPr>
                <w:rFonts w:ascii="Times New Roman" w:hAnsi="Times New Roman"/>
                <w:sz w:val="24"/>
                <w:szCs w:val="24"/>
              </w:rPr>
            </w:rPrChange>
          </w:rPr>
          <w:t xml:space="preserve">,” </w:t>
        </w:r>
      </w:ins>
    </w:p>
    <w:p w14:paraId="1C9B1A57" w14:textId="0451D3EB" w:rsidR="006F31F6" w:rsidRPr="00163DCF" w:rsidRDefault="006F31F6">
      <w:pPr>
        <w:spacing w:line="276" w:lineRule="auto"/>
        <w:ind w:left="-5" w:right="15" w:firstLine="725"/>
        <w:rPr>
          <w:ins w:id="14086" w:author="Britt Collins" w:date="2021-09-30T14:58:00Z"/>
          <w:szCs w:val="21"/>
          <w:rPrChange w:id="14087" w:author="David" w:date="2022-08-17T16:58:00Z">
            <w:rPr>
              <w:ins w:id="14088" w:author="Britt Collins" w:date="2021-09-30T14:58:00Z"/>
              <w:rFonts w:ascii="Times New Roman" w:hAnsi="Times New Roman"/>
              <w:sz w:val="24"/>
              <w:szCs w:val="24"/>
            </w:rPr>
          </w:rPrChange>
        </w:rPr>
        <w:pPrChange w:id="14089" w:author="David" w:date="2022-08-17T17:01:00Z">
          <w:pPr>
            <w:ind w:left="-5" w:right="15"/>
          </w:pPr>
        </w:pPrChange>
      </w:pPr>
      <w:ins w:id="14090" w:author="Britt Collins" w:date="2021-09-30T14:58:00Z">
        <w:r w:rsidRPr="00163DCF">
          <w:rPr>
            <w:szCs w:val="21"/>
            <w:rPrChange w:id="14091" w:author="David" w:date="2022-08-17T16:58:00Z">
              <w:rPr>
                <w:rFonts w:ascii="Times New Roman" w:hAnsi="Times New Roman"/>
                <w:sz w:val="24"/>
                <w:szCs w:val="24"/>
              </w:rPr>
            </w:rPrChange>
          </w:rPr>
          <w:t>Teresa clicked her fingers to try and grab the attention of the waiter. It took a while to order, given the lack of staff and their unwillingness to serve us. The drinks eventually arrived, just in time for the first song to be played by the Bavarian band.</w:t>
        </w:r>
      </w:ins>
    </w:p>
    <w:p w14:paraId="1E67E326" w14:textId="77777777" w:rsidR="00512EB6" w:rsidRPr="00163DCF" w:rsidRDefault="006F31F6">
      <w:pPr>
        <w:spacing w:line="276" w:lineRule="auto"/>
        <w:ind w:left="-5" w:right="15" w:firstLine="725"/>
        <w:rPr>
          <w:ins w:id="14092" w:author="Britt Collins" w:date="2021-10-06T14:26:00Z"/>
          <w:szCs w:val="21"/>
          <w:rPrChange w:id="14093" w:author="David" w:date="2022-08-17T16:58:00Z">
            <w:rPr>
              <w:ins w:id="14094" w:author="Britt Collins" w:date="2021-10-06T14:26:00Z"/>
              <w:rFonts w:ascii="Times New Roman" w:hAnsi="Times New Roman"/>
              <w:sz w:val="24"/>
              <w:szCs w:val="24"/>
            </w:rPr>
          </w:rPrChange>
        </w:rPr>
        <w:pPrChange w:id="14095" w:author="David" w:date="2022-08-17T17:01:00Z">
          <w:pPr>
            <w:spacing w:line="480" w:lineRule="auto"/>
            <w:ind w:left="-5" w:right="15" w:firstLine="725"/>
          </w:pPr>
        </w:pPrChange>
      </w:pPr>
      <w:ins w:id="14096" w:author="Britt Collins" w:date="2021-09-30T14:58:00Z">
        <w:r w:rsidRPr="00163DCF">
          <w:rPr>
            <w:szCs w:val="21"/>
            <w:rPrChange w:id="14097" w:author="David" w:date="2022-08-17T16:58:00Z">
              <w:rPr>
                <w:rFonts w:ascii="Times New Roman" w:hAnsi="Times New Roman"/>
                <w:sz w:val="24"/>
                <w:szCs w:val="24"/>
              </w:rPr>
            </w:rPrChange>
          </w:rPr>
          <w:t>Every bench seat was now filled by a person mesmerised by the performance. We swayed in unison as the oom-pah-</w:t>
        </w:r>
        <w:proofErr w:type="spellStart"/>
        <w:r w:rsidRPr="00163DCF">
          <w:rPr>
            <w:szCs w:val="21"/>
            <w:rPrChange w:id="14098" w:author="David" w:date="2022-08-17T16:58:00Z">
              <w:rPr>
                <w:rFonts w:ascii="Times New Roman" w:hAnsi="Times New Roman"/>
                <w:sz w:val="24"/>
                <w:szCs w:val="24"/>
              </w:rPr>
            </w:rPrChange>
          </w:rPr>
          <w:t>pah</w:t>
        </w:r>
        <w:proofErr w:type="spellEnd"/>
        <w:r w:rsidRPr="00163DCF">
          <w:rPr>
            <w:szCs w:val="21"/>
            <w:rPrChange w:id="14099" w:author="David" w:date="2022-08-17T16:58:00Z">
              <w:rPr>
                <w:rFonts w:ascii="Times New Roman" w:hAnsi="Times New Roman"/>
                <w:sz w:val="24"/>
                <w:szCs w:val="24"/>
              </w:rPr>
            </w:rPrChange>
          </w:rPr>
          <w:t xml:space="preserve"> rhythm took hold. We all applauded as the first song </w:t>
        </w:r>
        <w:proofErr w:type="gramStart"/>
        <w:r w:rsidRPr="00163DCF">
          <w:rPr>
            <w:szCs w:val="21"/>
            <w:rPrChange w:id="14100" w:author="David" w:date="2022-08-17T16:58:00Z">
              <w:rPr>
                <w:rFonts w:ascii="Times New Roman" w:hAnsi="Times New Roman"/>
                <w:sz w:val="24"/>
                <w:szCs w:val="24"/>
              </w:rPr>
            </w:rPrChange>
          </w:rPr>
          <w:t>came to a close</w:t>
        </w:r>
        <w:proofErr w:type="gramEnd"/>
        <w:r w:rsidRPr="00163DCF">
          <w:rPr>
            <w:szCs w:val="21"/>
            <w:rPrChange w:id="14101" w:author="David" w:date="2022-08-17T16:58:00Z">
              <w:rPr>
                <w:rFonts w:ascii="Times New Roman" w:hAnsi="Times New Roman"/>
                <w:sz w:val="24"/>
                <w:szCs w:val="24"/>
              </w:rPr>
            </w:rPrChange>
          </w:rPr>
          <w:t xml:space="preserve">. Then started the second. I recognised it instantly. </w:t>
        </w:r>
        <w:r w:rsidRPr="00163DCF">
          <w:rPr>
            <w:i/>
            <w:szCs w:val="21"/>
            <w:rPrChange w:id="14102" w:author="David" w:date="2022-08-17T16:58:00Z">
              <w:rPr>
                <w:rFonts w:ascii="Times New Roman" w:hAnsi="Times New Roman"/>
                <w:sz w:val="24"/>
                <w:szCs w:val="24"/>
              </w:rPr>
            </w:rPrChange>
          </w:rPr>
          <w:t>Pennsylvania Polka</w:t>
        </w:r>
        <w:r w:rsidRPr="00163DCF">
          <w:rPr>
            <w:szCs w:val="21"/>
            <w:rPrChange w:id="14103" w:author="David" w:date="2022-08-17T16:58:00Z">
              <w:rPr>
                <w:rFonts w:ascii="Times New Roman" w:hAnsi="Times New Roman"/>
                <w:sz w:val="24"/>
                <w:szCs w:val="24"/>
              </w:rPr>
            </w:rPrChange>
          </w:rPr>
          <w:t xml:space="preserve">, which featured in Bill Murray's </w:t>
        </w:r>
        <w:r w:rsidRPr="00163DCF">
          <w:rPr>
            <w:i/>
            <w:szCs w:val="21"/>
            <w:rPrChange w:id="14104" w:author="David" w:date="2022-08-17T16:58:00Z">
              <w:rPr>
                <w:rFonts w:ascii="Times New Roman" w:hAnsi="Times New Roman"/>
                <w:sz w:val="24"/>
                <w:szCs w:val="24"/>
              </w:rPr>
            </w:rPrChange>
          </w:rPr>
          <w:t>Ground Hog Day</w:t>
        </w:r>
        <w:r w:rsidRPr="00163DCF">
          <w:rPr>
            <w:szCs w:val="21"/>
            <w:rPrChange w:id="14105" w:author="David" w:date="2022-08-17T16:58:00Z">
              <w:rPr>
                <w:rFonts w:ascii="Times New Roman" w:hAnsi="Times New Roman"/>
                <w:sz w:val="24"/>
                <w:szCs w:val="24"/>
              </w:rPr>
            </w:rPrChange>
          </w:rPr>
          <w:t>. I went to great lengths to show my appreciation for the song. I may have been intoxicated, but I could follow the rhythm and attempt a sing</w:t>
        </w:r>
      </w:ins>
      <w:ins w:id="14106" w:author="Britt Collins" w:date="2021-10-06T14:25:00Z">
        <w:r w:rsidR="00512EB6" w:rsidRPr="00163DCF">
          <w:rPr>
            <w:szCs w:val="21"/>
            <w:rPrChange w:id="14107" w:author="David" w:date="2022-08-17T16:58:00Z">
              <w:rPr>
                <w:rFonts w:ascii="Times New Roman" w:hAnsi="Times New Roman"/>
                <w:sz w:val="24"/>
                <w:szCs w:val="24"/>
              </w:rPr>
            </w:rPrChange>
          </w:rPr>
          <w:t>-</w:t>
        </w:r>
      </w:ins>
      <w:ins w:id="14108" w:author="Britt Collins" w:date="2021-09-30T14:58:00Z">
        <w:r w:rsidRPr="00163DCF">
          <w:rPr>
            <w:szCs w:val="21"/>
            <w:rPrChange w:id="14109" w:author="David" w:date="2022-08-17T16:58:00Z">
              <w:rPr>
                <w:rFonts w:ascii="Times New Roman" w:hAnsi="Times New Roman"/>
                <w:sz w:val="24"/>
                <w:szCs w:val="24"/>
              </w:rPr>
            </w:rPrChange>
          </w:rPr>
          <w:t xml:space="preserve">along. The problem was, I never learnt the lyrics. My efforts sounded like a baby communicating to an adult. I did manage to stand up, sway and direct my cheerful singing voice at the rest of our group. </w:t>
        </w:r>
      </w:ins>
    </w:p>
    <w:p w14:paraId="70D5D3CA" w14:textId="77777777" w:rsidR="00512EB6" w:rsidRPr="00163DCF" w:rsidRDefault="006F31F6">
      <w:pPr>
        <w:spacing w:line="276" w:lineRule="auto"/>
        <w:ind w:left="-5" w:right="15" w:firstLine="725"/>
        <w:rPr>
          <w:ins w:id="14110" w:author="Britt Collins" w:date="2021-10-06T14:26:00Z"/>
          <w:szCs w:val="21"/>
          <w:rPrChange w:id="14111" w:author="David" w:date="2022-08-17T16:58:00Z">
            <w:rPr>
              <w:ins w:id="14112" w:author="Britt Collins" w:date="2021-10-06T14:26:00Z"/>
              <w:rFonts w:ascii="Times New Roman" w:hAnsi="Times New Roman"/>
              <w:sz w:val="24"/>
              <w:szCs w:val="24"/>
            </w:rPr>
          </w:rPrChange>
        </w:rPr>
        <w:pPrChange w:id="14113" w:author="David" w:date="2022-08-17T17:01:00Z">
          <w:pPr>
            <w:spacing w:line="480" w:lineRule="auto"/>
            <w:ind w:left="-5" w:right="15" w:firstLine="725"/>
          </w:pPr>
        </w:pPrChange>
      </w:pPr>
      <w:ins w:id="14114" w:author="Britt Collins" w:date="2021-09-30T14:58:00Z">
        <w:r w:rsidRPr="00163DCF">
          <w:rPr>
            <w:szCs w:val="21"/>
            <w:rPrChange w:id="14115" w:author="David" w:date="2022-08-17T16:58:00Z">
              <w:rPr>
                <w:rFonts w:ascii="Times New Roman" w:hAnsi="Times New Roman"/>
                <w:sz w:val="24"/>
                <w:szCs w:val="24"/>
              </w:rPr>
            </w:rPrChange>
          </w:rPr>
          <w:t xml:space="preserve">Teresa laughed. </w:t>
        </w:r>
      </w:ins>
      <w:ins w:id="14116" w:author="Britt Collins" w:date="2021-10-06T14:26:00Z">
        <w:r w:rsidR="00512EB6" w:rsidRPr="00163DCF">
          <w:rPr>
            <w:szCs w:val="21"/>
            <w:rPrChange w:id="14117" w:author="David" w:date="2022-08-17T16:58:00Z">
              <w:rPr>
                <w:rFonts w:ascii="Times New Roman" w:hAnsi="Times New Roman"/>
                <w:sz w:val="24"/>
                <w:szCs w:val="24"/>
              </w:rPr>
            </w:rPrChange>
          </w:rPr>
          <w:t>“</w:t>
        </w:r>
      </w:ins>
      <w:ins w:id="14118" w:author="Britt Collins" w:date="2021-09-30T14:58:00Z">
        <w:r w:rsidRPr="00163DCF">
          <w:rPr>
            <w:szCs w:val="21"/>
            <w:rPrChange w:id="14119" w:author="David" w:date="2022-08-17T16:58:00Z">
              <w:rPr>
                <w:rFonts w:ascii="Times New Roman" w:hAnsi="Times New Roman"/>
                <w:sz w:val="24"/>
                <w:szCs w:val="24"/>
              </w:rPr>
            </w:rPrChange>
          </w:rPr>
          <w:t>Dave, you crack me up.</w:t>
        </w:r>
      </w:ins>
      <w:ins w:id="14120" w:author="Britt Collins" w:date="2021-10-06T14:26:00Z">
        <w:r w:rsidR="00512EB6" w:rsidRPr="00163DCF">
          <w:rPr>
            <w:szCs w:val="21"/>
            <w:rPrChange w:id="14121" w:author="David" w:date="2022-08-17T16:58:00Z">
              <w:rPr>
                <w:rFonts w:ascii="Times New Roman" w:hAnsi="Times New Roman"/>
                <w:sz w:val="24"/>
                <w:szCs w:val="24"/>
              </w:rPr>
            </w:rPrChange>
          </w:rPr>
          <w:t>”</w:t>
        </w:r>
      </w:ins>
      <w:ins w:id="14122" w:author="Britt Collins" w:date="2021-09-30T14:58:00Z">
        <w:r w:rsidRPr="00163DCF">
          <w:rPr>
            <w:szCs w:val="21"/>
            <w:rPrChange w:id="14123" w:author="David" w:date="2022-08-17T16:58:00Z">
              <w:rPr>
                <w:rFonts w:ascii="Times New Roman" w:hAnsi="Times New Roman"/>
                <w:sz w:val="24"/>
                <w:szCs w:val="24"/>
              </w:rPr>
            </w:rPrChange>
          </w:rPr>
          <w:t xml:space="preserve"> </w:t>
        </w:r>
      </w:ins>
    </w:p>
    <w:p w14:paraId="054E38FA" w14:textId="26D5BD8F" w:rsidR="006F31F6" w:rsidRPr="00163DCF" w:rsidRDefault="006F31F6">
      <w:pPr>
        <w:spacing w:line="276" w:lineRule="auto"/>
        <w:ind w:left="-5" w:right="15" w:firstLine="725"/>
        <w:rPr>
          <w:ins w:id="14124" w:author="Britt Collins" w:date="2021-09-30T14:58:00Z"/>
          <w:szCs w:val="21"/>
          <w:rPrChange w:id="14125" w:author="David" w:date="2022-08-17T16:58:00Z">
            <w:rPr>
              <w:ins w:id="14126" w:author="Britt Collins" w:date="2021-09-30T14:58:00Z"/>
              <w:rFonts w:ascii="Times New Roman" w:hAnsi="Times New Roman"/>
              <w:sz w:val="24"/>
              <w:szCs w:val="24"/>
            </w:rPr>
          </w:rPrChange>
        </w:rPr>
        <w:pPrChange w:id="14127" w:author="David" w:date="2022-08-17T17:01:00Z">
          <w:pPr>
            <w:ind w:left="-5" w:right="15"/>
          </w:pPr>
        </w:pPrChange>
      </w:pPr>
      <w:ins w:id="14128" w:author="Britt Collins" w:date="2021-09-30T14:58:00Z">
        <w:r w:rsidRPr="00163DCF">
          <w:rPr>
            <w:szCs w:val="21"/>
            <w:rPrChange w:id="14129" w:author="David" w:date="2022-08-17T16:58:00Z">
              <w:rPr>
                <w:rFonts w:ascii="Times New Roman" w:hAnsi="Times New Roman"/>
                <w:sz w:val="24"/>
                <w:szCs w:val="24"/>
              </w:rPr>
            </w:rPrChange>
          </w:rPr>
          <w:lastRenderedPageBreak/>
          <w:t xml:space="preserve">To complement my merriment everyone in our group stood up and swayed with me. As the song </w:t>
        </w:r>
        <w:proofErr w:type="gramStart"/>
        <w:r w:rsidRPr="00163DCF">
          <w:rPr>
            <w:szCs w:val="21"/>
            <w:rPrChange w:id="14130" w:author="David" w:date="2022-08-17T16:58:00Z">
              <w:rPr>
                <w:rFonts w:ascii="Times New Roman" w:hAnsi="Times New Roman"/>
                <w:sz w:val="24"/>
                <w:szCs w:val="24"/>
              </w:rPr>
            </w:rPrChange>
          </w:rPr>
          <w:t>ended</w:t>
        </w:r>
        <w:proofErr w:type="gramEnd"/>
        <w:r w:rsidRPr="00163DCF">
          <w:rPr>
            <w:szCs w:val="21"/>
            <w:rPrChange w:id="14131" w:author="David" w:date="2022-08-17T16:58:00Z">
              <w:rPr>
                <w:rFonts w:ascii="Times New Roman" w:hAnsi="Times New Roman"/>
                <w:sz w:val="24"/>
                <w:szCs w:val="24"/>
              </w:rPr>
            </w:rPrChange>
          </w:rPr>
          <w:t xml:space="preserve"> I held onto the last note and collapsed back to the bench.</w:t>
        </w:r>
      </w:ins>
    </w:p>
    <w:p w14:paraId="40E6EBA5" w14:textId="77777777" w:rsidR="00512EB6" w:rsidRPr="00163DCF" w:rsidRDefault="006F31F6">
      <w:pPr>
        <w:spacing w:after="10" w:line="276" w:lineRule="auto"/>
        <w:ind w:left="-15" w:right="15" w:firstLine="735"/>
        <w:rPr>
          <w:ins w:id="14132" w:author="Britt Collins" w:date="2021-10-06T14:27:00Z"/>
          <w:szCs w:val="21"/>
          <w:rPrChange w:id="14133" w:author="David" w:date="2022-08-17T16:58:00Z">
            <w:rPr>
              <w:ins w:id="14134" w:author="Britt Collins" w:date="2021-10-06T14:27:00Z"/>
              <w:rFonts w:ascii="Times New Roman" w:hAnsi="Times New Roman"/>
              <w:sz w:val="24"/>
              <w:szCs w:val="24"/>
            </w:rPr>
          </w:rPrChange>
        </w:rPr>
        <w:pPrChange w:id="14135" w:author="David" w:date="2022-08-17T17:01:00Z">
          <w:pPr>
            <w:spacing w:after="10" w:line="480" w:lineRule="auto"/>
            <w:ind w:left="-15" w:right="15" w:firstLine="735"/>
          </w:pPr>
        </w:pPrChange>
      </w:pPr>
      <w:ins w:id="14136" w:author="Britt Collins" w:date="2021-09-30T14:58:00Z">
        <w:r w:rsidRPr="00163DCF">
          <w:rPr>
            <w:szCs w:val="21"/>
            <w:rPrChange w:id="14137" w:author="David" w:date="2022-08-17T16:58:00Z">
              <w:rPr>
                <w:rFonts w:ascii="Times New Roman" w:hAnsi="Times New Roman"/>
                <w:sz w:val="24"/>
                <w:szCs w:val="24"/>
              </w:rPr>
            </w:rPrChange>
          </w:rPr>
          <w:t>During the intermission, a band member walked over to our table</w:t>
        </w:r>
      </w:ins>
      <w:ins w:id="14138" w:author="Britt Collins" w:date="2021-10-06T14:26:00Z">
        <w:r w:rsidR="00512EB6" w:rsidRPr="00163DCF">
          <w:rPr>
            <w:szCs w:val="21"/>
            <w:rPrChange w:id="14139" w:author="David" w:date="2022-08-17T16:58:00Z">
              <w:rPr>
                <w:rFonts w:ascii="Times New Roman" w:hAnsi="Times New Roman"/>
                <w:sz w:val="24"/>
                <w:szCs w:val="24"/>
              </w:rPr>
            </w:rPrChange>
          </w:rPr>
          <w:t>,</w:t>
        </w:r>
      </w:ins>
      <w:ins w:id="14140" w:author="Britt Collins" w:date="2021-09-30T14:58:00Z">
        <w:r w:rsidRPr="00163DCF">
          <w:rPr>
            <w:szCs w:val="21"/>
            <w:rPrChange w:id="14141" w:author="David" w:date="2022-08-17T16:58:00Z">
              <w:rPr>
                <w:rFonts w:ascii="Times New Roman" w:hAnsi="Times New Roman"/>
                <w:sz w:val="24"/>
                <w:szCs w:val="24"/>
              </w:rPr>
            </w:rPrChange>
          </w:rPr>
          <w:t xml:space="preserve"> smil</w:t>
        </w:r>
      </w:ins>
      <w:ins w:id="14142" w:author="Britt Collins" w:date="2021-10-06T14:27:00Z">
        <w:r w:rsidR="00512EB6" w:rsidRPr="00163DCF">
          <w:rPr>
            <w:szCs w:val="21"/>
            <w:rPrChange w:id="14143" w:author="David" w:date="2022-08-17T16:58:00Z">
              <w:rPr>
                <w:rFonts w:ascii="Times New Roman" w:hAnsi="Times New Roman"/>
                <w:sz w:val="24"/>
                <w:szCs w:val="24"/>
              </w:rPr>
            </w:rPrChange>
          </w:rPr>
          <w:t>ing</w:t>
        </w:r>
      </w:ins>
      <w:ins w:id="14144" w:author="Britt Collins" w:date="2021-09-30T14:58:00Z">
        <w:r w:rsidRPr="00163DCF">
          <w:rPr>
            <w:szCs w:val="21"/>
            <w:rPrChange w:id="14145" w:author="David" w:date="2022-08-17T16:58:00Z">
              <w:rPr>
                <w:rFonts w:ascii="Times New Roman" w:hAnsi="Times New Roman"/>
                <w:sz w:val="24"/>
                <w:szCs w:val="24"/>
              </w:rPr>
            </w:rPrChange>
          </w:rPr>
          <w:t xml:space="preserve">. </w:t>
        </w:r>
      </w:ins>
      <w:ins w:id="14146" w:author="Britt Collins" w:date="2021-10-06T14:27:00Z">
        <w:r w:rsidR="00512EB6" w:rsidRPr="00163DCF">
          <w:rPr>
            <w:szCs w:val="21"/>
            <w:rPrChange w:id="14147" w:author="David" w:date="2022-08-17T16:58:00Z">
              <w:rPr>
                <w:rFonts w:ascii="Times New Roman" w:hAnsi="Times New Roman"/>
                <w:sz w:val="24"/>
                <w:szCs w:val="24"/>
              </w:rPr>
            </w:rPrChange>
          </w:rPr>
          <w:t>“</w:t>
        </w:r>
      </w:ins>
      <w:ins w:id="14148" w:author="Britt Collins" w:date="2021-09-30T14:58:00Z">
        <w:r w:rsidRPr="00163DCF">
          <w:rPr>
            <w:szCs w:val="21"/>
            <w:rPrChange w:id="14149" w:author="David" w:date="2022-08-17T16:58:00Z">
              <w:rPr>
                <w:rFonts w:ascii="Times New Roman" w:hAnsi="Times New Roman"/>
                <w:sz w:val="24"/>
                <w:szCs w:val="24"/>
              </w:rPr>
            </w:rPrChange>
          </w:rPr>
          <w:t>Are you German? You know this song, right?</w:t>
        </w:r>
      </w:ins>
      <w:ins w:id="14150" w:author="Britt Collins" w:date="2021-10-06T14:27:00Z">
        <w:r w:rsidR="00512EB6" w:rsidRPr="00163DCF">
          <w:rPr>
            <w:szCs w:val="21"/>
            <w:rPrChange w:id="14151" w:author="David" w:date="2022-08-17T16:58:00Z">
              <w:rPr>
                <w:rFonts w:ascii="Times New Roman" w:hAnsi="Times New Roman"/>
                <w:sz w:val="24"/>
                <w:szCs w:val="24"/>
              </w:rPr>
            </w:rPrChange>
          </w:rPr>
          <w:t>”</w:t>
        </w:r>
      </w:ins>
      <w:ins w:id="14152" w:author="Britt Collins" w:date="2021-09-30T14:58:00Z">
        <w:r w:rsidRPr="00163DCF">
          <w:rPr>
            <w:szCs w:val="21"/>
            <w:rPrChange w:id="14153" w:author="David" w:date="2022-08-17T16:58:00Z">
              <w:rPr>
                <w:rFonts w:ascii="Times New Roman" w:hAnsi="Times New Roman"/>
                <w:sz w:val="24"/>
                <w:szCs w:val="24"/>
              </w:rPr>
            </w:rPrChange>
          </w:rPr>
          <w:t xml:space="preserve"> he asked with a thick German accent. </w:t>
        </w:r>
      </w:ins>
    </w:p>
    <w:p w14:paraId="3766741B" w14:textId="77777777" w:rsidR="00512EB6" w:rsidRPr="00163DCF" w:rsidRDefault="006F31F6">
      <w:pPr>
        <w:spacing w:after="10" w:line="276" w:lineRule="auto"/>
        <w:ind w:left="-15" w:right="15" w:firstLine="735"/>
        <w:rPr>
          <w:ins w:id="14154" w:author="Britt Collins" w:date="2021-10-06T14:27:00Z"/>
          <w:szCs w:val="21"/>
          <w:rPrChange w:id="14155" w:author="David" w:date="2022-08-17T16:58:00Z">
            <w:rPr>
              <w:ins w:id="14156" w:author="Britt Collins" w:date="2021-10-06T14:27:00Z"/>
              <w:rFonts w:ascii="Times New Roman" w:hAnsi="Times New Roman"/>
              <w:sz w:val="24"/>
              <w:szCs w:val="24"/>
            </w:rPr>
          </w:rPrChange>
        </w:rPr>
        <w:pPrChange w:id="14157" w:author="David" w:date="2022-08-17T17:01:00Z">
          <w:pPr>
            <w:spacing w:after="10" w:line="480" w:lineRule="auto"/>
            <w:ind w:left="-15" w:right="15" w:firstLine="735"/>
          </w:pPr>
        </w:pPrChange>
      </w:pPr>
      <w:ins w:id="14158" w:author="Britt Collins" w:date="2021-09-30T14:58:00Z">
        <w:r w:rsidRPr="00163DCF">
          <w:rPr>
            <w:szCs w:val="21"/>
            <w:rPrChange w:id="14159" w:author="David" w:date="2022-08-17T16:58:00Z">
              <w:rPr>
                <w:rFonts w:ascii="Times New Roman" w:hAnsi="Times New Roman"/>
                <w:sz w:val="24"/>
                <w:szCs w:val="24"/>
              </w:rPr>
            </w:rPrChange>
          </w:rPr>
          <w:t xml:space="preserve">I was honoured to be mistaken for a fellow Bavarian. </w:t>
        </w:r>
      </w:ins>
      <w:ins w:id="14160" w:author="Britt Collins" w:date="2021-10-06T14:27:00Z">
        <w:r w:rsidR="00512EB6" w:rsidRPr="00163DCF">
          <w:rPr>
            <w:szCs w:val="21"/>
            <w:rPrChange w:id="14161" w:author="David" w:date="2022-08-17T16:58:00Z">
              <w:rPr>
                <w:rFonts w:ascii="Times New Roman" w:hAnsi="Times New Roman"/>
                <w:sz w:val="24"/>
                <w:szCs w:val="24"/>
              </w:rPr>
            </w:rPrChange>
          </w:rPr>
          <w:t>“</w:t>
        </w:r>
      </w:ins>
      <w:ins w:id="14162" w:author="Britt Collins" w:date="2021-09-30T14:58:00Z">
        <w:r w:rsidRPr="00163DCF">
          <w:rPr>
            <w:szCs w:val="21"/>
            <w:rPrChange w:id="14163" w:author="David" w:date="2022-08-17T16:58:00Z">
              <w:rPr>
                <w:rFonts w:ascii="Times New Roman" w:hAnsi="Times New Roman"/>
                <w:sz w:val="24"/>
                <w:szCs w:val="24"/>
              </w:rPr>
            </w:rPrChange>
          </w:rPr>
          <w:t xml:space="preserve">I heard it </w:t>
        </w:r>
      </w:ins>
      <w:ins w:id="14164" w:author="Britt Collins" w:date="2021-10-06T14:27:00Z">
        <w:r w:rsidR="00512EB6" w:rsidRPr="00163DCF">
          <w:rPr>
            <w:szCs w:val="21"/>
            <w:rPrChange w:id="14165" w:author="David" w:date="2022-08-17T16:58:00Z">
              <w:rPr>
                <w:rFonts w:ascii="Times New Roman" w:hAnsi="Times New Roman"/>
                <w:sz w:val="24"/>
                <w:szCs w:val="24"/>
              </w:rPr>
            </w:rPrChange>
          </w:rPr>
          <w:t>in the film</w:t>
        </w:r>
      </w:ins>
      <w:ins w:id="14166" w:author="Britt Collins" w:date="2021-09-30T14:58:00Z">
        <w:r w:rsidRPr="00163DCF">
          <w:rPr>
            <w:szCs w:val="21"/>
            <w:rPrChange w:id="14167" w:author="David" w:date="2022-08-17T16:58:00Z">
              <w:rPr>
                <w:rFonts w:ascii="Times New Roman" w:hAnsi="Times New Roman"/>
                <w:sz w:val="24"/>
                <w:szCs w:val="24"/>
              </w:rPr>
            </w:rPrChange>
          </w:rPr>
          <w:t xml:space="preserve"> </w:t>
        </w:r>
        <w:r w:rsidRPr="00163DCF">
          <w:rPr>
            <w:i/>
            <w:szCs w:val="21"/>
            <w:rPrChange w:id="14168" w:author="David" w:date="2022-08-17T16:58:00Z">
              <w:rPr>
                <w:rFonts w:ascii="Times New Roman" w:hAnsi="Times New Roman"/>
                <w:sz w:val="24"/>
                <w:szCs w:val="24"/>
              </w:rPr>
            </w:rPrChange>
          </w:rPr>
          <w:t>Ground Day</w:t>
        </w:r>
        <w:r w:rsidRPr="00163DCF">
          <w:rPr>
            <w:szCs w:val="21"/>
            <w:rPrChange w:id="14169" w:author="David" w:date="2022-08-17T16:58:00Z">
              <w:rPr>
                <w:rFonts w:ascii="Times New Roman" w:hAnsi="Times New Roman"/>
                <w:sz w:val="24"/>
                <w:szCs w:val="24"/>
              </w:rPr>
            </w:rPrChange>
          </w:rPr>
          <w:t>.</w:t>
        </w:r>
      </w:ins>
    </w:p>
    <w:p w14:paraId="718C54D1" w14:textId="77777777" w:rsidR="007F2D0C" w:rsidRPr="00163DCF" w:rsidRDefault="00512EB6">
      <w:pPr>
        <w:spacing w:after="10" w:line="276" w:lineRule="auto"/>
        <w:ind w:left="-15" w:right="15" w:firstLine="735"/>
        <w:rPr>
          <w:ins w:id="14170" w:author="Britt Collins" w:date="2021-10-06T14:28:00Z"/>
          <w:szCs w:val="21"/>
          <w:rPrChange w:id="14171" w:author="David" w:date="2022-08-17T16:58:00Z">
            <w:rPr>
              <w:ins w:id="14172" w:author="Britt Collins" w:date="2021-10-06T14:28:00Z"/>
              <w:rFonts w:ascii="Times New Roman" w:hAnsi="Times New Roman"/>
              <w:sz w:val="24"/>
              <w:szCs w:val="24"/>
            </w:rPr>
          </w:rPrChange>
        </w:rPr>
        <w:pPrChange w:id="14173" w:author="David" w:date="2022-08-17T17:01:00Z">
          <w:pPr>
            <w:spacing w:after="10" w:line="480" w:lineRule="auto"/>
            <w:ind w:left="-15" w:right="15" w:firstLine="735"/>
          </w:pPr>
        </w:pPrChange>
      </w:pPr>
      <w:ins w:id="14174" w:author="Britt Collins" w:date="2021-10-06T14:27:00Z">
        <w:r w:rsidRPr="00163DCF">
          <w:rPr>
            <w:szCs w:val="21"/>
            <w:rPrChange w:id="14175" w:author="David" w:date="2022-08-17T16:58:00Z">
              <w:rPr>
                <w:rFonts w:ascii="Times New Roman" w:hAnsi="Times New Roman"/>
                <w:sz w:val="24"/>
                <w:szCs w:val="24"/>
              </w:rPr>
            </w:rPrChange>
          </w:rPr>
          <w:t>“</w:t>
        </w:r>
      </w:ins>
      <w:ins w:id="14176" w:author="Britt Collins" w:date="2021-09-30T14:58:00Z">
        <w:r w:rsidR="006F31F6" w:rsidRPr="00163DCF">
          <w:rPr>
            <w:szCs w:val="21"/>
            <w:rPrChange w:id="14177" w:author="David" w:date="2022-08-17T16:58:00Z">
              <w:rPr>
                <w:rFonts w:ascii="Times New Roman" w:hAnsi="Times New Roman"/>
                <w:sz w:val="24"/>
                <w:szCs w:val="24"/>
              </w:rPr>
            </w:rPrChange>
          </w:rPr>
          <w:t>Good, good</w:t>
        </w:r>
      </w:ins>
      <w:ins w:id="14178" w:author="Britt Collins" w:date="2021-10-06T14:27:00Z">
        <w:r w:rsidRPr="00163DCF">
          <w:rPr>
            <w:szCs w:val="21"/>
            <w:rPrChange w:id="14179" w:author="David" w:date="2022-08-17T16:58:00Z">
              <w:rPr>
                <w:rFonts w:ascii="Times New Roman" w:hAnsi="Times New Roman"/>
                <w:sz w:val="24"/>
                <w:szCs w:val="24"/>
              </w:rPr>
            </w:rPrChange>
          </w:rPr>
          <w:t xml:space="preserve">,” </w:t>
        </w:r>
      </w:ins>
      <w:ins w:id="14180" w:author="Britt Collins" w:date="2021-10-06T14:28:00Z">
        <w:r w:rsidR="007F2D0C" w:rsidRPr="00163DCF">
          <w:rPr>
            <w:szCs w:val="21"/>
            <w:rPrChange w:id="14181" w:author="David" w:date="2022-08-17T16:58:00Z">
              <w:rPr>
                <w:rFonts w:ascii="Times New Roman" w:hAnsi="Times New Roman"/>
                <w:sz w:val="24"/>
                <w:szCs w:val="24"/>
              </w:rPr>
            </w:rPrChange>
          </w:rPr>
          <w:t>he said and</w:t>
        </w:r>
      </w:ins>
      <w:ins w:id="14182" w:author="Britt Collins" w:date="2021-09-30T14:58:00Z">
        <w:r w:rsidR="006F31F6" w:rsidRPr="00163DCF">
          <w:rPr>
            <w:szCs w:val="21"/>
            <w:rPrChange w:id="14183" w:author="David" w:date="2022-08-17T16:58:00Z">
              <w:rPr>
                <w:rFonts w:ascii="Times New Roman" w:hAnsi="Times New Roman"/>
                <w:sz w:val="24"/>
                <w:szCs w:val="24"/>
              </w:rPr>
            </w:rPrChange>
          </w:rPr>
          <w:t xml:space="preserve"> sauntered off to the bar. </w:t>
        </w:r>
      </w:ins>
    </w:p>
    <w:p w14:paraId="24EC793B" w14:textId="737265C6" w:rsidR="006F31F6" w:rsidRPr="00163DCF" w:rsidRDefault="007F2D0C">
      <w:pPr>
        <w:spacing w:after="10" w:line="276" w:lineRule="auto"/>
        <w:ind w:left="-15" w:right="15" w:firstLine="735"/>
        <w:rPr>
          <w:ins w:id="14184" w:author="Britt Collins" w:date="2021-09-30T14:58:00Z"/>
          <w:szCs w:val="21"/>
          <w:rPrChange w:id="14185" w:author="David" w:date="2022-08-17T16:58:00Z">
            <w:rPr>
              <w:ins w:id="14186" w:author="Britt Collins" w:date="2021-09-30T14:58:00Z"/>
              <w:rFonts w:ascii="Times New Roman" w:hAnsi="Times New Roman"/>
              <w:sz w:val="24"/>
              <w:szCs w:val="24"/>
            </w:rPr>
          </w:rPrChange>
        </w:rPr>
        <w:pPrChange w:id="14187" w:author="David" w:date="2022-08-17T17:01:00Z">
          <w:pPr>
            <w:spacing w:after="10"/>
            <w:ind w:left="-5" w:right="15"/>
          </w:pPr>
        </w:pPrChange>
      </w:pPr>
      <w:ins w:id="14188" w:author="Britt Collins" w:date="2021-10-06T14:28:00Z">
        <w:r w:rsidRPr="00163DCF">
          <w:rPr>
            <w:szCs w:val="21"/>
            <w:rPrChange w:id="14189" w:author="David" w:date="2022-08-17T16:58:00Z">
              <w:rPr>
                <w:rFonts w:ascii="Times New Roman" w:hAnsi="Times New Roman"/>
                <w:sz w:val="24"/>
                <w:szCs w:val="24"/>
              </w:rPr>
            </w:rPrChange>
          </w:rPr>
          <w:t>“</w:t>
        </w:r>
      </w:ins>
      <w:ins w:id="14190" w:author="Britt Collins" w:date="2021-09-30T14:58:00Z">
        <w:r w:rsidR="006F31F6" w:rsidRPr="00163DCF">
          <w:rPr>
            <w:szCs w:val="21"/>
            <w:rPrChange w:id="14191" w:author="David" w:date="2022-08-17T16:58:00Z">
              <w:rPr>
                <w:rFonts w:ascii="Times New Roman" w:hAnsi="Times New Roman"/>
                <w:sz w:val="24"/>
                <w:szCs w:val="24"/>
              </w:rPr>
            </w:rPrChange>
          </w:rPr>
          <w:t>Right</w:t>
        </w:r>
      </w:ins>
      <w:ins w:id="14192" w:author="Britt Collins" w:date="2021-10-06T14:28:00Z">
        <w:r w:rsidRPr="00163DCF">
          <w:rPr>
            <w:szCs w:val="21"/>
            <w:rPrChange w:id="14193" w:author="David" w:date="2022-08-17T16:58:00Z">
              <w:rPr>
                <w:rFonts w:ascii="Times New Roman" w:hAnsi="Times New Roman"/>
                <w:sz w:val="24"/>
                <w:szCs w:val="24"/>
              </w:rPr>
            </w:rPrChange>
          </w:rPr>
          <w:t xml:space="preserve">,” </w:t>
        </w:r>
      </w:ins>
      <w:ins w:id="14194" w:author="Britt Collins" w:date="2021-09-30T14:58:00Z">
        <w:r w:rsidR="006F31F6" w:rsidRPr="00163DCF">
          <w:rPr>
            <w:szCs w:val="21"/>
            <w:rPrChange w:id="14195" w:author="David" w:date="2022-08-17T16:58:00Z">
              <w:rPr>
                <w:rFonts w:ascii="Times New Roman" w:hAnsi="Times New Roman"/>
                <w:sz w:val="24"/>
                <w:szCs w:val="24"/>
              </w:rPr>
            </w:rPrChange>
          </w:rPr>
          <w:t xml:space="preserve">Andrew said, attempting to lead the rest of the group. </w:t>
        </w:r>
      </w:ins>
      <w:ins w:id="14196" w:author="Britt Collins" w:date="2021-10-06T14:28:00Z">
        <w:r w:rsidRPr="00163DCF">
          <w:rPr>
            <w:szCs w:val="21"/>
            <w:rPrChange w:id="14197" w:author="David" w:date="2022-08-17T16:58:00Z">
              <w:rPr>
                <w:rFonts w:ascii="Times New Roman" w:hAnsi="Times New Roman"/>
                <w:sz w:val="24"/>
                <w:szCs w:val="24"/>
              </w:rPr>
            </w:rPrChange>
          </w:rPr>
          <w:t>“</w:t>
        </w:r>
      </w:ins>
      <w:ins w:id="14198" w:author="Britt Collins" w:date="2021-09-30T14:58:00Z">
        <w:r w:rsidR="006F31F6" w:rsidRPr="00163DCF">
          <w:rPr>
            <w:szCs w:val="21"/>
            <w:rPrChange w:id="14199" w:author="David" w:date="2022-08-17T16:58:00Z">
              <w:rPr>
                <w:rFonts w:ascii="Times New Roman" w:hAnsi="Times New Roman"/>
                <w:sz w:val="24"/>
                <w:szCs w:val="24"/>
              </w:rPr>
            </w:rPrChange>
          </w:rPr>
          <w:t>Onwards to Argyle!</w:t>
        </w:r>
      </w:ins>
      <w:ins w:id="14200" w:author="Britt Collins" w:date="2021-10-06T14:28:00Z">
        <w:r w:rsidRPr="00163DCF">
          <w:rPr>
            <w:szCs w:val="21"/>
            <w:rPrChange w:id="14201" w:author="David" w:date="2022-08-17T16:58:00Z">
              <w:rPr>
                <w:rFonts w:ascii="Times New Roman" w:hAnsi="Times New Roman"/>
                <w:sz w:val="24"/>
                <w:szCs w:val="24"/>
              </w:rPr>
            </w:rPrChange>
          </w:rPr>
          <w:t>”</w:t>
        </w:r>
      </w:ins>
    </w:p>
    <w:p w14:paraId="79F98D60" w14:textId="77777777" w:rsidR="007F2D0C" w:rsidRPr="00163DCF" w:rsidRDefault="006F31F6">
      <w:pPr>
        <w:spacing w:line="276" w:lineRule="auto"/>
        <w:ind w:left="-5" w:right="15" w:firstLine="725"/>
        <w:rPr>
          <w:ins w:id="14202" w:author="Britt Collins" w:date="2021-10-06T14:29:00Z"/>
          <w:szCs w:val="21"/>
          <w:rPrChange w:id="14203" w:author="David" w:date="2022-08-17T16:58:00Z">
            <w:rPr>
              <w:ins w:id="14204" w:author="Britt Collins" w:date="2021-10-06T14:29:00Z"/>
              <w:rFonts w:ascii="Times New Roman" w:hAnsi="Times New Roman"/>
              <w:sz w:val="24"/>
              <w:szCs w:val="24"/>
            </w:rPr>
          </w:rPrChange>
        </w:rPr>
        <w:pPrChange w:id="14205" w:author="David" w:date="2022-08-17T17:01:00Z">
          <w:pPr>
            <w:spacing w:line="480" w:lineRule="auto"/>
            <w:ind w:left="-5" w:right="15" w:firstLine="725"/>
          </w:pPr>
        </w:pPrChange>
      </w:pPr>
      <w:ins w:id="14206" w:author="Britt Collins" w:date="2021-09-30T14:58:00Z">
        <w:r w:rsidRPr="00163DCF">
          <w:rPr>
            <w:szCs w:val="21"/>
            <w:rPrChange w:id="14207" w:author="David" w:date="2022-08-17T16:58:00Z">
              <w:rPr>
                <w:rFonts w:ascii="Times New Roman" w:hAnsi="Times New Roman"/>
                <w:sz w:val="24"/>
                <w:szCs w:val="24"/>
              </w:rPr>
            </w:rPrChange>
          </w:rPr>
          <w:t>My enthusiasm was beginning to wane. I was finding it difficult to keep awake.</w:t>
        </w:r>
      </w:ins>
      <w:ins w:id="14208" w:author="Britt Collins" w:date="2021-10-06T14:28:00Z">
        <w:r w:rsidR="007F2D0C" w:rsidRPr="00163DCF">
          <w:rPr>
            <w:szCs w:val="21"/>
            <w:rPrChange w:id="14209" w:author="David" w:date="2022-08-17T16:58:00Z">
              <w:rPr>
                <w:rFonts w:ascii="Times New Roman" w:hAnsi="Times New Roman"/>
                <w:sz w:val="24"/>
                <w:szCs w:val="24"/>
              </w:rPr>
            </w:rPrChange>
          </w:rPr>
          <w:t xml:space="preserve"> </w:t>
        </w:r>
      </w:ins>
      <w:ins w:id="14210" w:author="Britt Collins" w:date="2021-09-30T14:58:00Z">
        <w:r w:rsidRPr="00163DCF">
          <w:rPr>
            <w:szCs w:val="21"/>
            <w:rPrChange w:id="14211" w:author="David" w:date="2022-08-17T16:58:00Z">
              <w:rPr>
                <w:rFonts w:ascii="Times New Roman" w:hAnsi="Times New Roman"/>
                <w:sz w:val="24"/>
                <w:szCs w:val="24"/>
              </w:rPr>
            </w:rPrChange>
          </w:rPr>
          <w:t>The Argyle</w:t>
        </w:r>
      </w:ins>
      <w:ins w:id="14212" w:author="Britt Collins" w:date="2021-10-06T14:29:00Z">
        <w:r w:rsidR="007F2D0C" w:rsidRPr="00163DCF">
          <w:rPr>
            <w:szCs w:val="21"/>
            <w:rPrChange w:id="14213" w:author="David" w:date="2022-08-17T16:58:00Z">
              <w:rPr>
                <w:rFonts w:ascii="Times New Roman" w:hAnsi="Times New Roman"/>
                <w:sz w:val="24"/>
                <w:szCs w:val="24"/>
              </w:rPr>
            </w:rPrChange>
          </w:rPr>
          <w:t xml:space="preserve"> </w:t>
        </w:r>
      </w:ins>
      <w:ins w:id="14214" w:author="Britt Collins" w:date="2021-10-06T14:28:00Z">
        <w:r w:rsidR="007F2D0C" w:rsidRPr="00163DCF">
          <w:rPr>
            <w:szCs w:val="21"/>
            <w:rPrChange w:id="14215" w:author="David" w:date="2022-08-17T16:58:00Z">
              <w:rPr>
                <w:rFonts w:ascii="Times New Roman" w:hAnsi="Times New Roman"/>
                <w:sz w:val="24"/>
                <w:szCs w:val="24"/>
              </w:rPr>
            </w:rPrChange>
          </w:rPr>
          <w:t>was</w:t>
        </w:r>
      </w:ins>
      <w:ins w:id="14216" w:author="Britt Collins" w:date="2021-09-30T14:58:00Z">
        <w:r w:rsidRPr="00163DCF">
          <w:rPr>
            <w:szCs w:val="21"/>
            <w:rPrChange w:id="14217" w:author="David" w:date="2022-08-17T16:58:00Z">
              <w:rPr>
                <w:rFonts w:ascii="Times New Roman" w:hAnsi="Times New Roman"/>
                <w:sz w:val="24"/>
                <w:szCs w:val="24"/>
              </w:rPr>
            </w:rPrChange>
          </w:rPr>
          <w:t xml:space="preserve"> just around the corner </w:t>
        </w:r>
      </w:ins>
      <w:ins w:id="14218" w:author="Britt Collins" w:date="2021-10-06T14:29:00Z">
        <w:r w:rsidR="007F2D0C" w:rsidRPr="00163DCF">
          <w:rPr>
            <w:szCs w:val="21"/>
            <w:rPrChange w:id="14219" w:author="David" w:date="2022-08-17T16:58:00Z">
              <w:rPr>
                <w:rFonts w:ascii="Times New Roman" w:hAnsi="Times New Roman"/>
                <w:sz w:val="24"/>
                <w:szCs w:val="24"/>
              </w:rPr>
            </w:rPrChange>
          </w:rPr>
          <w:t xml:space="preserve">and </w:t>
        </w:r>
      </w:ins>
      <w:ins w:id="14220" w:author="Britt Collins" w:date="2021-09-30T14:58:00Z">
        <w:r w:rsidRPr="00163DCF">
          <w:rPr>
            <w:szCs w:val="21"/>
            <w:rPrChange w:id="14221" w:author="David" w:date="2022-08-17T16:58:00Z">
              <w:rPr>
                <w:rFonts w:ascii="Times New Roman" w:hAnsi="Times New Roman"/>
                <w:sz w:val="24"/>
                <w:szCs w:val="24"/>
              </w:rPr>
            </w:rPrChange>
          </w:rPr>
          <w:t>distinctly trendy</w:t>
        </w:r>
      </w:ins>
      <w:ins w:id="14222" w:author="Britt Collins" w:date="2021-10-06T14:29:00Z">
        <w:r w:rsidR="007F2D0C" w:rsidRPr="00163DCF">
          <w:rPr>
            <w:szCs w:val="21"/>
            <w:rPrChange w:id="14223" w:author="David" w:date="2022-08-17T16:58:00Z">
              <w:rPr>
                <w:rFonts w:ascii="Times New Roman" w:hAnsi="Times New Roman"/>
                <w:sz w:val="24"/>
                <w:szCs w:val="24"/>
              </w:rPr>
            </w:rPrChange>
          </w:rPr>
          <w:t>, teeming with</w:t>
        </w:r>
      </w:ins>
      <w:ins w:id="14224" w:author="Britt Collins" w:date="2021-09-30T14:58:00Z">
        <w:r w:rsidRPr="00163DCF">
          <w:rPr>
            <w:szCs w:val="21"/>
            <w:rPrChange w:id="14225" w:author="David" w:date="2022-08-17T16:58:00Z">
              <w:rPr>
                <w:rFonts w:ascii="Times New Roman" w:hAnsi="Times New Roman"/>
                <w:sz w:val="24"/>
                <w:szCs w:val="24"/>
              </w:rPr>
            </w:rPrChange>
          </w:rPr>
          <w:t xml:space="preserve"> </w:t>
        </w:r>
      </w:ins>
      <w:ins w:id="14226" w:author="Britt Collins" w:date="2021-10-06T14:29:00Z">
        <w:r w:rsidR="007F2D0C" w:rsidRPr="00163DCF">
          <w:rPr>
            <w:szCs w:val="21"/>
            <w:rPrChange w:id="14227" w:author="David" w:date="2022-08-17T16:58:00Z">
              <w:rPr>
                <w:rFonts w:ascii="Times New Roman" w:hAnsi="Times New Roman"/>
                <w:sz w:val="24"/>
                <w:szCs w:val="24"/>
              </w:rPr>
            </w:rPrChange>
          </w:rPr>
          <w:t>C-list</w:t>
        </w:r>
      </w:ins>
      <w:ins w:id="14228" w:author="Britt Collins" w:date="2021-09-30T14:58:00Z">
        <w:r w:rsidRPr="00163DCF">
          <w:rPr>
            <w:szCs w:val="21"/>
            <w:rPrChange w:id="14229" w:author="David" w:date="2022-08-17T16:58:00Z">
              <w:rPr>
                <w:rFonts w:ascii="Times New Roman" w:hAnsi="Times New Roman"/>
                <w:sz w:val="24"/>
                <w:szCs w:val="24"/>
              </w:rPr>
            </w:rPrChange>
          </w:rPr>
          <w:t xml:space="preserve"> Australian celebrities. As we </w:t>
        </w:r>
        <w:proofErr w:type="gramStart"/>
        <w:r w:rsidRPr="00163DCF">
          <w:rPr>
            <w:szCs w:val="21"/>
            <w:rPrChange w:id="14230" w:author="David" w:date="2022-08-17T16:58:00Z">
              <w:rPr>
                <w:rFonts w:ascii="Times New Roman" w:hAnsi="Times New Roman"/>
                <w:sz w:val="24"/>
                <w:szCs w:val="24"/>
              </w:rPr>
            </w:rPrChange>
          </w:rPr>
          <w:t>queued</w:t>
        </w:r>
        <w:proofErr w:type="gramEnd"/>
        <w:r w:rsidRPr="00163DCF">
          <w:rPr>
            <w:szCs w:val="21"/>
            <w:rPrChange w:id="14231" w:author="David" w:date="2022-08-17T16:58:00Z">
              <w:rPr>
                <w:rFonts w:ascii="Times New Roman" w:hAnsi="Times New Roman"/>
                <w:sz w:val="24"/>
                <w:szCs w:val="24"/>
              </w:rPr>
            </w:rPrChange>
          </w:rPr>
          <w:t xml:space="preserve"> I was aware of the many security staff members. They looked at me with disgust. </w:t>
        </w:r>
      </w:ins>
      <w:ins w:id="14232" w:author="Britt Collins" w:date="2021-10-06T14:29:00Z">
        <w:r w:rsidR="007F2D0C" w:rsidRPr="00163DCF">
          <w:rPr>
            <w:szCs w:val="21"/>
            <w:rPrChange w:id="14233" w:author="David" w:date="2022-08-17T16:58:00Z">
              <w:rPr>
                <w:rFonts w:ascii="Times New Roman" w:hAnsi="Times New Roman"/>
                <w:sz w:val="24"/>
                <w:szCs w:val="24"/>
              </w:rPr>
            </w:rPrChange>
          </w:rPr>
          <w:t xml:space="preserve">At least </w:t>
        </w:r>
      </w:ins>
      <w:ins w:id="14234" w:author="Britt Collins" w:date="2021-09-30T14:58:00Z">
        <w:r w:rsidRPr="00163DCF">
          <w:rPr>
            <w:szCs w:val="21"/>
            <w:rPrChange w:id="14235" w:author="David" w:date="2022-08-17T16:58:00Z">
              <w:rPr>
                <w:rFonts w:ascii="Times New Roman" w:hAnsi="Times New Roman"/>
                <w:sz w:val="24"/>
                <w:szCs w:val="24"/>
              </w:rPr>
            </w:rPrChange>
          </w:rPr>
          <w:t xml:space="preserve">I was still conscious. I did my best to appear sober for the brief time that we queued. </w:t>
        </w:r>
      </w:ins>
    </w:p>
    <w:p w14:paraId="3F8B603E" w14:textId="77777777" w:rsidR="007F2D0C" w:rsidRPr="00163DCF" w:rsidRDefault="007F2D0C">
      <w:pPr>
        <w:spacing w:line="276" w:lineRule="auto"/>
        <w:ind w:left="-5" w:right="15" w:firstLine="725"/>
        <w:rPr>
          <w:ins w:id="14236" w:author="Britt Collins" w:date="2021-10-06T14:30:00Z"/>
          <w:szCs w:val="21"/>
          <w:rPrChange w:id="14237" w:author="David" w:date="2022-08-17T16:58:00Z">
            <w:rPr>
              <w:ins w:id="14238" w:author="Britt Collins" w:date="2021-10-06T14:30:00Z"/>
              <w:rFonts w:ascii="Times New Roman" w:hAnsi="Times New Roman"/>
              <w:sz w:val="24"/>
              <w:szCs w:val="24"/>
            </w:rPr>
          </w:rPrChange>
        </w:rPr>
        <w:pPrChange w:id="14239" w:author="David" w:date="2022-08-17T17:01:00Z">
          <w:pPr>
            <w:spacing w:line="480" w:lineRule="auto"/>
            <w:ind w:left="-5" w:right="15" w:firstLine="725"/>
          </w:pPr>
        </w:pPrChange>
      </w:pPr>
      <w:ins w:id="14240" w:author="Britt Collins" w:date="2021-10-06T14:29:00Z">
        <w:r w:rsidRPr="00163DCF">
          <w:rPr>
            <w:szCs w:val="21"/>
            <w:rPrChange w:id="14241" w:author="David" w:date="2022-08-17T16:58:00Z">
              <w:rPr>
                <w:rFonts w:ascii="Times New Roman" w:hAnsi="Times New Roman"/>
                <w:sz w:val="24"/>
                <w:szCs w:val="24"/>
              </w:rPr>
            </w:rPrChange>
          </w:rPr>
          <w:t>“</w:t>
        </w:r>
      </w:ins>
      <w:ins w:id="14242" w:author="Britt Collins" w:date="2021-09-30T14:58:00Z">
        <w:r w:rsidR="006F31F6" w:rsidRPr="00163DCF">
          <w:rPr>
            <w:szCs w:val="21"/>
            <w:rPrChange w:id="14243" w:author="David" w:date="2022-08-17T16:58:00Z">
              <w:rPr>
                <w:rFonts w:ascii="Times New Roman" w:hAnsi="Times New Roman"/>
                <w:sz w:val="24"/>
                <w:szCs w:val="24"/>
              </w:rPr>
            </w:rPrChange>
          </w:rPr>
          <w:t>How ya going? Had a good night so far?</w:t>
        </w:r>
      </w:ins>
      <w:ins w:id="14244" w:author="Britt Collins" w:date="2021-10-06T14:30:00Z">
        <w:r w:rsidRPr="00163DCF">
          <w:rPr>
            <w:szCs w:val="21"/>
            <w:rPrChange w:id="14245" w:author="David" w:date="2022-08-17T16:58:00Z">
              <w:rPr>
                <w:rFonts w:ascii="Times New Roman" w:hAnsi="Times New Roman"/>
                <w:sz w:val="24"/>
                <w:szCs w:val="24"/>
              </w:rPr>
            </w:rPrChange>
          </w:rPr>
          <w:t>” a</w:t>
        </w:r>
      </w:ins>
      <w:ins w:id="14246" w:author="Britt Collins" w:date="2021-09-30T14:58:00Z">
        <w:r w:rsidR="006F31F6" w:rsidRPr="00163DCF">
          <w:rPr>
            <w:szCs w:val="21"/>
            <w:rPrChange w:id="14247" w:author="David" w:date="2022-08-17T16:58:00Z">
              <w:rPr>
                <w:rFonts w:ascii="Times New Roman" w:hAnsi="Times New Roman"/>
                <w:sz w:val="24"/>
                <w:szCs w:val="24"/>
              </w:rPr>
            </w:rPrChange>
          </w:rPr>
          <w:t xml:space="preserve"> bouncer-one asked. </w:t>
        </w:r>
      </w:ins>
    </w:p>
    <w:p w14:paraId="50697BD5" w14:textId="77777777" w:rsidR="007F2D0C" w:rsidRPr="00163DCF" w:rsidRDefault="006F31F6">
      <w:pPr>
        <w:spacing w:line="276" w:lineRule="auto"/>
        <w:ind w:left="-5" w:right="15" w:firstLine="725"/>
        <w:rPr>
          <w:ins w:id="14248" w:author="Britt Collins" w:date="2021-10-06T14:30:00Z"/>
          <w:szCs w:val="21"/>
          <w:rPrChange w:id="14249" w:author="David" w:date="2022-08-17T16:58:00Z">
            <w:rPr>
              <w:ins w:id="14250" w:author="Britt Collins" w:date="2021-10-06T14:30:00Z"/>
              <w:rFonts w:ascii="Times New Roman" w:hAnsi="Times New Roman"/>
              <w:sz w:val="24"/>
              <w:szCs w:val="24"/>
            </w:rPr>
          </w:rPrChange>
        </w:rPr>
        <w:pPrChange w:id="14251" w:author="David" w:date="2022-08-17T17:01:00Z">
          <w:pPr>
            <w:spacing w:line="480" w:lineRule="auto"/>
            <w:ind w:left="-5" w:right="15" w:firstLine="725"/>
          </w:pPr>
        </w:pPrChange>
      </w:pPr>
      <w:ins w:id="14252" w:author="Britt Collins" w:date="2021-09-30T14:58:00Z">
        <w:r w:rsidRPr="00163DCF">
          <w:rPr>
            <w:szCs w:val="21"/>
            <w:rPrChange w:id="14253" w:author="David" w:date="2022-08-17T16:58:00Z">
              <w:rPr>
                <w:rFonts w:ascii="Times New Roman" w:hAnsi="Times New Roman"/>
                <w:sz w:val="24"/>
                <w:szCs w:val="24"/>
              </w:rPr>
            </w:rPrChange>
          </w:rPr>
          <w:t xml:space="preserve">“Looks like you’ve had a good night so far,” </w:t>
        </w:r>
      </w:ins>
      <w:ins w:id="14254" w:author="Britt Collins" w:date="2021-10-06T14:30:00Z">
        <w:r w:rsidR="007F2D0C" w:rsidRPr="00163DCF">
          <w:rPr>
            <w:szCs w:val="21"/>
            <w:rPrChange w:id="14255" w:author="David" w:date="2022-08-17T16:58:00Z">
              <w:rPr>
                <w:rFonts w:ascii="Times New Roman" w:hAnsi="Times New Roman"/>
                <w:sz w:val="24"/>
                <w:szCs w:val="24"/>
              </w:rPr>
            </w:rPrChange>
          </w:rPr>
          <w:t xml:space="preserve">the other </w:t>
        </w:r>
      </w:ins>
      <w:ins w:id="14256" w:author="Britt Collins" w:date="2021-09-30T14:58:00Z">
        <w:r w:rsidRPr="00163DCF">
          <w:rPr>
            <w:szCs w:val="21"/>
            <w:rPrChange w:id="14257" w:author="David" w:date="2022-08-17T16:58:00Z">
              <w:rPr>
                <w:rFonts w:ascii="Times New Roman" w:hAnsi="Times New Roman"/>
                <w:sz w:val="24"/>
                <w:szCs w:val="24"/>
              </w:rPr>
            </w:rPrChange>
          </w:rPr>
          <w:t xml:space="preserve">bouncer added. </w:t>
        </w:r>
      </w:ins>
    </w:p>
    <w:p w14:paraId="66D8302F" w14:textId="136364AC" w:rsidR="007F2D0C" w:rsidRPr="00163DCF" w:rsidRDefault="006F31F6">
      <w:pPr>
        <w:spacing w:line="276" w:lineRule="auto"/>
        <w:ind w:left="-5" w:right="15" w:firstLine="725"/>
        <w:rPr>
          <w:ins w:id="14258" w:author="Britt Collins" w:date="2021-10-06T14:30:00Z"/>
          <w:szCs w:val="21"/>
          <w:rPrChange w:id="14259" w:author="David" w:date="2022-08-17T16:58:00Z">
            <w:rPr>
              <w:ins w:id="14260" w:author="Britt Collins" w:date="2021-10-06T14:30:00Z"/>
              <w:rFonts w:ascii="Times New Roman" w:hAnsi="Times New Roman"/>
              <w:sz w:val="24"/>
              <w:szCs w:val="24"/>
            </w:rPr>
          </w:rPrChange>
        </w:rPr>
        <w:pPrChange w:id="14261" w:author="David" w:date="2022-08-17T17:01:00Z">
          <w:pPr>
            <w:spacing w:line="480" w:lineRule="auto"/>
            <w:ind w:left="-5" w:right="15" w:firstLine="725"/>
          </w:pPr>
        </w:pPrChange>
      </w:pPr>
      <w:ins w:id="14262" w:author="Britt Collins" w:date="2021-09-30T14:58:00Z">
        <w:r w:rsidRPr="00163DCF">
          <w:rPr>
            <w:szCs w:val="21"/>
            <w:rPrChange w:id="14263" w:author="David" w:date="2022-08-17T16:58:00Z">
              <w:rPr>
                <w:rFonts w:ascii="Times New Roman" w:hAnsi="Times New Roman"/>
                <w:sz w:val="24"/>
                <w:szCs w:val="24"/>
              </w:rPr>
            </w:rPrChange>
          </w:rPr>
          <w:t xml:space="preserve">Teresa piped up in a commanding tone. </w:t>
        </w:r>
      </w:ins>
      <w:ins w:id="14264" w:author="Britt Collins" w:date="2021-10-06T14:30:00Z">
        <w:r w:rsidR="007F2D0C" w:rsidRPr="00163DCF">
          <w:rPr>
            <w:szCs w:val="21"/>
            <w:rPrChange w:id="14265" w:author="David" w:date="2022-08-17T16:58:00Z">
              <w:rPr>
                <w:rFonts w:ascii="Times New Roman" w:hAnsi="Times New Roman"/>
                <w:sz w:val="24"/>
                <w:szCs w:val="24"/>
              </w:rPr>
            </w:rPrChange>
          </w:rPr>
          <w:t>“</w:t>
        </w:r>
      </w:ins>
      <w:ins w:id="14266" w:author="Britt Collins" w:date="2021-09-30T14:58:00Z">
        <w:r w:rsidRPr="00163DCF">
          <w:rPr>
            <w:szCs w:val="21"/>
            <w:rPrChange w:id="14267" w:author="David" w:date="2022-08-17T16:58:00Z">
              <w:rPr>
                <w:rFonts w:ascii="Times New Roman" w:hAnsi="Times New Roman"/>
                <w:sz w:val="24"/>
                <w:szCs w:val="24"/>
              </w:rPr>
            </w:rPrChange>
          </w:rPr>
          <w:t xml:space="preserve">Yep, been great so far, it’ll be better when we get in. “It’s </w:t>
        </w:r>
        <w:proofErr w:type="spellStart"/>
        <w:r w:rsidRPr="00163DCF">
          <w:rPr>
            <w:szCs w:val="21"/>
            <w:rPrChange w:id="14268" w:author="David" w:date="2022-08-17T16:58:00Z">
              <w:rPr>
                <w:rFonts w:ascii="Times New Roman" w:hAnsi="Times New Roman"/>
                <w:sz w:val="24"/>
                <w:szCs w:val="24"/>
              </w:rPr>
            </w:rPrChange>
          </w:rPr>
          <w:t>bleedin</w:t>
        </w:r>
        <w:proofErr w:type="spellEnd"/>
        <w:r w:rsidRPr="00163DCF">
          <w:rPr>
            <w:szCs w:val="21"/>
            <w:rPrChange w:id="14269" w:author="David" w:date="2022-08-17T16:58:00Z">
              <w:rPr>
                <w:rFonts w:ascii="Times New Roman" w:hAnsi="Times New Roman"/>
                <w:sz w:val="24"/>
                <w:szCs w:val="24"/>
              </w:rPr>
            </w:rPrChange>
          </w:rPr>
          <w:t>’ freezing out here</w:t>
        </w:r>
      </w:ins>
      <w:ins w:id="14270" w:author="Britt Collins" w:date="2021-10-06T14:30:00Z">
        <w:r w:rsidR="007F2D0C" w:rsidRPr="00163DCF">
          <w:rPr>
            <w:szCs w:val="21"/>
            <w:rPrChange w:id="14271" w:author="David" w:date="2022-08-17T16:58:00Z">
              <w:rPr>
                <w:rFonts w:ascii="Times New Roman" w:hAnsi="Times New Roman"/>
                <w:sz w:val="24"/>
                <w:szCs w:val="24"/>
              </w:rPr>
            </w:rPrChange>
          </w:rPr>
          <w:t>.</w:t>
        </w:r>
      </w:ins>
      <w:ins w:id="14272" w:author="Britt Collins" w:date="2021-09-30T14:58:00Z">
        <w:r w:rsidRPr="00163DCF">
          <w:rPr>
            <w:szCs w:val="21"/>
            <w:rPrChange w:id="14273" w:author="David" w:date="2022-08-17T16:58:00Z">
              <w:rPr>
                <w:rFonts w:ascii="Times New Roman" w:hAnsi="Times New Roman"/>
                <w:sz w:val="24"/>
                <w:szCs w:val="24"/>
              </w:rPr>
            </w:rPrChange>
          </w:rPr>
          <w:t xml:space="preserve">” </w:t>
        </w:r>
      </w:ins>
    </w:p>
    <w:p w14:paraId="0324E9C8" w14:textId="7C636E61" w:rsidR="006F31F6" w:rsidRPr="00163DCF" w:rsidRDefault="006F31F6">
      <w:pPr>
        <w:spacing w:line="276" w:lineRule="auto"/>
        <w:ind w:left="-5" w:right="15" w:firstLine="725"/>
        <w:rPr>
          <w:ins w:id="14274" w:author="Britt Collins" w:date="2021-09-30T14:58:00Z"/>
          <w:szCs w:val="21"/>
          <w:rPrChange w:id="14275" w:author="David" w:date="2022-08-17T16:58:00Z">
            <w:rPr>
              <w:ins w:id="14276" w:author="Britt Collins" w:date="2021-09-30T14:58:00Z"/>
              <w:rFonts w:ascii="Times New Roman" w:hAnsi="Times New Roman"/>
              <w:sz w:val="24"/>
              <w:szCs w:val="24"/>
            </w:rPr>
          </w:rPrChange>
        </w:rPr>
        <w:pPrChange w:id="14277" w:author="David" w:date="2022-08-17T17:01:00Z">
          <w:pPr>
            <w:ind w:left="-5" w:right="15"/>
          </w:pPr>
        </w:pPrChange>
      </w:pPr>
      <w:ins w:id="14278" w:author="Britt Collins" w:date="2021-09-30T14:58:00Z">
        <w:r w:rsidRPr="00163DCF">
          <w:rPr>
            <w:szCs w:val="21"/>
            <w:rPrChange w:id="14279" w:author="David" w:date="2022-08-17T16:58:00Z">
              <w:rPr>
                <w:rFonts w:ascii="Times New Roman" w:hAnsi="Times New Roman"/>
                <w:sz w:val="24"/>
                <w:szCs w:val="24"/>
              </w:rPr>
            </w:rPrChange>
          </w:rPr>
          <w:t>The bouncers</w:t>
        </w:r>
      </w:ins>
      <w:ins w:id="14280" w:author="Britt Collins" w:date="2021-10-06T14:31:00Z">
        <w:r w:rsidR="007F2D0C" w:rsidRPr="00163DCF">
          <w:rPr>
            <w:szCs w:val="21"/>
            <w:rPrChange w:id="14281" w:author="David" w:date="2022-08-17T16:58:00Z">
              <w:rPr>
                <w:rFonts w:ascii="Times New Roman" w:hAnsi="Times New Roman"/>
                <w:sz w:val="24"/>
                <w:szCs w:val="24"/>
              </w:rPr>
            </w:rPrChange>
          </w:rPr>
          <w:t>,</w:t>
        </w:r>
      </w:ins>
      <w:ins w:id="14282" w:author="Britt Collins" w:date="2021-09-30T14:58:00Z">
        <w:r w:rsidRPr="00163DCF">
          <w:rPr>
            <w:szCs w:val="21"/>
            <w:rPrChange w:id="14283" w:author="David" w:date="2022-08-17T16:58:00Z">
              <w:rPr>
                <w:rFonts w:ascii="Times New Roman" w:hAnsi="Times New Roman"/>
                <w:sz w:val="24"/>
                <w:szCs w:val="24"/>
              </w:rPr>
            </w:rPrChange>
          </w:rPr>
          <w:t xml:space="preserve"> taken aback by how confident and outspoken she was</w:t>
        </w:r>
      </w:ins>
      <w:ins w:id="14284" w:author="Britt Collins" w:date="2021-10-06T14:31:00Z">
        <w:r w:rsidR="007F2D0C" w:rsidRPr="00163DCF">
          <w:rPr>
            <w:szCs w:val="21"/>
            <w:rPrChange w:id="14285" w:author="David" w:date="2022-08-17T16:58:00Z">
              <w:rPr>
                <w:rFonts w:ascii="Times New Roman" w:hAnsi="Times New Roman"/>
                <w:sz w:val="24"/>
                <w:szCs w:val="24"/>
              </w:rPr>
            </w:rPrChange>
          </w:rPr>
          <w:t>,</w:t>
        </w:r>
      </w:ins>
      <w:ins w:id="14286" w:author="Britt Collins" w:date="2021-09-30T14:58:00Z">
        <w:r w:rsidRPr="00163DCF">
          <w:rPr>
            <w:szCs w:val="21"/>
            <w:rPrChange w:id="14287" w:author="David" w:date="2022-08-17T16:58:00Z">
              <w:rPr>
                <w:rFonts w:ascii="Times New Roman" w:hAnsi="Times New Roman"/>
                <w:sz w:val="24"/>
                <w:szCs w:val="24"/>
              </w:rPr>
            </w:rPrChange>
          </w:rPr>
          <w:t xml:space="preserve"> surrendered to the beck and call of the alpha female. The triumphant Teresa confidently turned to us. </w:t>
        </w:r>
      </w:ins>
      <w:ins w:id="14288" w:author="Britt Collins" w:date="2021-10-06T14:31:00Z">
        <w:r w:rsidR="007F2D0C" w:rsidRPr="00163DCF">
          <w:rPr>
            <w:szCs w:val="21"/>
            <w:rPrChange w:id="14289" w:author="David" w:date="2022-08-17T16:58:00Z">
              <w:rPr>
                <w:rFonts w:ascii="Times New Roman" w:hAnsi="Times New Roman"/>
                <w:sz w:val="24"/>
                <w:szCs w:val="24"/>
              </w:rPr>
            </w:rPrChange>
          </w:rPr>
          <w:t>“</w:t>
        </w:r>
      </w:ins>
      <w:ins w:id="14290" w:author="Britt Collins" w:date="2021-09-30T14:58:00Z">
        <w:r w:rsidRPr="00163DCF">
          <w:rPr>
            <w:szCs w:val="21"/>
            <w:rPrChange w:id="14291" w:author="David" w:date="2022-08-17T16:58:00Z">
              <w:rPr>
                <w:rFonts w:ascii="Times New Roman" w:hAnsi="Times New Roman"/>
                <w:sz w:val="24"/>
                <w:szCs w:val="24"/>
              </w:rPr>
            </w:rPrChange>
          </w:rPr>
          <w:t>Come on then, remember I’m buying.</w:t>
        </w:r>
      </w:ins>
      <w:ins w:id="14292" w:author="Britt Collins" w:date="2021-10-06T14:31:00Z">
        <w:r w:rsidR="007F2D0C" w:rsidRPr="00163DCF">
          <w:rPr>
            <w:szCs w:val="21"/>
            <w:rPrChange w:id="14293" w:author="David" w:date="2022-08-17T16:58:00Z">
              <w:rPr>
                <w:rFonts w:ascii="Times New Roman" w:hAnsi="Times New Roman"/>
                <w:sz w:val="24"/>
                <w:szCs w:val="24"/>
              </w:rPr>
            </w:rPrChange>
          </w:rPr>
          <w:t>”</w:t>
        </w:r>
      </w:ins>
    </w:p>
    <w:p w14:paraId="493F2FCA" w14:textId="77777777" w:rsidR="007F2D0C" w:rsidRPr="00163DCF" w:rsidRDefault="006F31F6">
      <w:pPr>
        <w:spacing w:line="276" w:lineRule="auto"/>
        <w:ind w:left="-5" w:right="15" w:firstLine="725"/>
        <w:rPr>
          <w:ins w:id="14294" w:author="Britt Collins" w:date="2021-10-06T14:32:00Z"/>
          <w:szCs w:val="21"/>
          <w:rPrChange w:id="14295" w:author="David" w:date="2022-08-17T16:58:00Z">
            <w:rPr>
              <w:ins w:id="14296" w:author="Britt Collins" w:date="2021-10-06T14:32:00Z"/>
              <w:rFonts w:ascii="Times New Roman" w:hAnsi="Times New Roman"/>
              <w:sz w:val="24"/>
              <w:szCs w:val="24"/>
            </w:rPr>
          </w:rPrChange>
        </w:rPr>
        <w:pPrChange w:id="14297" w:author="David" w:date="2022-08-17T17:01:00Z">
          <w:pPr>
            <w:spacing w:line="480" w:lineRule="auto"/>
            <w:ind w:left="-5" w:right="15" w:firstLine="725"/>
          </w:pPr>
        </w:pPrChange>
      </w:pPr>
      <w:ins w:id="14298" w:author="Britt Collins" w:date="2021-09-30T14:58:00Z">
        <w:r w:rsidRPr="00163DCF">
          <w:rPr>
            <w:szCs w:val="21"/>
            <w:rPrChange w:id="14299" w:author="David" w:date="2022-08-17T16:58:00Z">
              <w:rPr>
                <w:rFonts w:ascii="Times New Roman" w:hAnsi="Times New Roman"/>
                <w:sz w:val="24"/>
                <w:szCs w:val="24"/>
              </w:rPr>
            </w:rPrChange>
          </w:rPr>
          <w:t xml:space="preserve">I walked over to the nearest stand-up only table. My body slowly crumpled onto it. </w:t>
        </w:r>
      </w:ins>
      <w:ins w:id="14300" w:author="Britt Collins" w:date="2021-10-06T14:31:00Z">
        <w:r w:rsidR="007F2D0C" w:rsidRPr="00163DCF">
          <w:rPr>
            <w:szCs w:val="21"/>
            <w:rPrChange w:id="14301" w:author="David" w:date="2022-08-17T16:58:00Z">
              <w:rPr>
                <w:rFonts w:ascii="Times New Roman" w:hAnsi="Times New Roman"/>
                <w:sz w:val="24"/>
                <w:szCs w:val="24"/>
              </w:rPr>
            </w:rPrChange>
          </w:rPr>
          <w:t>“</w:t>
        </w:r>
      </w:ins>
      <w:ins w:id="14302" w:author="Britt Collins" w:date="2021-09-30T14:58:00Z">
        <w:r w:rsidRPr="00163DCF">
          <w:rPr>
            <w:szCs w:val="21"/>
            <w:rPrChange w:id="14303" w:author="David" w:date="2022-08-17T16:58:00Z">
              <w:rPr>
                <w:rFonts w:ascii="Times New Roman" w:hAnsi="Times New Roman"/>
                <w:sz w:val="24"/>
                <w:szCs w:val="24"/>
              </w:rPr>
            </w:rPrChange>
          </w:rPr>
          <w:t>Right mate, you need to put some strength into those legs else we’re not going to be able to carry you,</w:t>
        </w:r>
      </w:ins>
      <w:ins w:id="14304" w:author="Britt Collins" w:date="2021-10-06T14:32:00Z">
        <w:r w:rsidR="007F2D0C" w:rsidRPr="00163DCF">
          <w:rPr>
            <w:szCs w:val="21"/>
            <w:rPrChange w:id="14305" w:author="David" w:date="2022-08-17T16:58:00Z">
              <w:rPr>
                <w:rFonts w:ascii="Times New Roman" w:hAnsi="Times New Roman"/>
                <w:sz w:val="24"/>
                <w:szCs w:val="24"/>
              </w:rPr>
            </w:rPrChange>
          </w:rPr>
          <w:t>”</w:t>
        </w:r>
      </w:ins>
      <w:ins w:id="14306" w:author="Britt Collins" w:date="2021-09-30T14:58:00Z">
        <w:r w:rsidRPr="00163DCF">
          <w:rPr>
            <w:szCs w:val="21"/>
            <w:rPrChange w:id="14307" w:author="David" w:date="2022-08-17T16:58:00Z">
              <w:rPr>
                <w:rFonts w:ascii="Times New Roman" w:hAnsi="Times New Roman"/>
                <w:sz w:val="24"/>
                <w:szCs w:val="24"/>
              </w:rPr>
            </w:rPrChange>
          </w:rPr>
          <w:t xml:space="preserve"> a voice announced. In my semi-conscious </w:t>
        </w:r>
        <w:proofErr w:type="gramStart"/>
        <w:r w:rsidRPr="00163DCF">
          <w:rPr>
            <w:szCs w:val="21"/>
            <w:rPrChange w:id="14308" w:author="David" w:date="2022-08-17T16:58:00Z">
              <w:rPr>
                <w:rFonts w:ascii="Times New Roman" w:hAnsi="Times New Roman"/>
                <w:sz w:val="24"/>
                <w:szCs w:val="24"/>
              </w:rPr>
            </w:rPrChange>
          </w:rPr>
          <w:t>state</w:t>
        </w:r>
        <w:proofErr w:type="gramEnd"/>
        <w:r w:rsidRPr="00163DCF">
          <w:rPr>
            <w:szCs w:val="21"/>
            <w:rPrChange w:id="14309" w:author="David" w:date="2022-08-17T16:58:00Z">
              <w:rPr>
                <w:rFonts w:ascii="Times New Roman" w:hAnsi="Times New Roman"/>
                <w:sz w:val="24"/>
                <w:szCs w:val="24"/>
              </w:rPr>
            </w:rPrChange>
          </w:rPr>
          <w:t xml:space="preserve"> I noticed two bouncers, one either side of me. It took a few seconds for me to realise I was about to be shown the exit. I blindly followed the</w:t>
        </w:r>
      </w:ins>
      <w:ins w:id="14310" w:author="Britt Collins" w:date="2021-10-06T14:32:00Z">
        <w:r w:rsidR="007F2D0C" w:rsidRPr="00163DCF">
          <w:rPr>
            <w:szCs w:val="21"/>
            <w:rPrChange w:id="14311" w:author="David" w:date="2022-08-17T16:58:00Z">
              <w:rPr>
                <w:rFonts w:ascii="Times New Roman" w:hAnsi="Times New Roman"/>
                <w:sz w:val="24"/>
                <w:szCs w:val="24"/>
              </w:rPr>
            </w:rPrChange>
          </w:rPr>
          <w:t>ir</w:t>
        </w:r>
      </w:ins>
      <w:ins w:id="14312" w:author="Britt Collins" w:date="2021-09-30T14:58:00Z">
        <w:r w:rsidRPr="00163DCF">
          <w:rPr>
            <w:szCs w:val="21"/>
            <w:rPrChange w:id="14313" w:author="David" w:date="2022-08-17T16:58:00Z">
              <w:rPr>
                <w:rFonts w:ascii="Times New Roman" w:hAnsi="Times New Roman"/>
                <w:sz w:val="24"/>
                <w:szCs w:val="24"/>
              </w:rPr>
            </w:rPrChange>
          </w:rPr>
          <w:t xml:space="preserve"> instructions. I was escorted to the </w:t>
        </w:r>
      </w:ins>
      <w:ins w:id="14314" w:author="Britt Collins" w:date="2021-10-06T14:32:00Z">
        <w:r w:rsidR="007F2D0C" w:rsidRPr="00163DCF">
          <w:rPr>
            <w:szCs w:val="21"/>
            <w:rPrChange w:id="14315" w:author="David" w:date="2022-08-17T16:58:00Z">
              <w:rPr>
                <w:rFonts w:ascii="Times New Roman" w:hAnsi="Times New Roman"/>
                <w:sz w:val="24"/>
                <w:szCs w:val="24"/>
              </w:rPr>
            </w:rPrChange>
          </w:rPr>
          <w:t>h</w:t>
        </w:r>
      </w:ins>
      <w:ins w:id="14316" w:author="Britt Collins" w:date="2021-09-30T14:58:00Z">
        <w:r w:rsidRPr="00163DCF">
          <w:rPr>
            <w:szCs w:val="21"/>
            <w:rPrChange w:id="14317" w:author="David" w:date="2022-08-17T16:58:00Z">
              <w:rPr>
                <w:rFonts w:ascii="Times New Roman" w:hAnsi="Times New Roman"/>
                <w:sz w:val="24"/>
                <w:szCs w:val="24"/>
              </w:rPr>
            </w:rPrChange>
          </w:rPr>
          <w:t xml:space="preserve">igh </w:t>
        </w:r>
      </w:ins>
      <w:ins w:id="14318" w:author="Britt Collins" w:date="2021-10-06T14:32:00Z">
        <w:r w:rsidR="007F2D0C" w:rsidRPr="00163DCF">
          <w:rPr>
            <w:szCs w:val="21"/>
            <w:rPrChange w:id="14319" w:author="David" w:date="2022-08-17T16:58:00Z">
              <w:rPr>
                <w:rFonts w:ascii="Times New Roman" w:hAnsi="Times New Roman"/>
                <w:sz w:val="24"/>
                <w:szCs w:val="24"/>
              </w:rPr>
            </w:rPrChange>
          </w:rPr>
          <w:t>s</w:t>
        </w:r>
      </w:ins>
      <w:ins w:id="14320" w:author="Britt Collins" w:date="2021-09-30T14:58:00Z">
        <w:r w:rsidRPr="00163DCF">
          <w:rPr>
            <w:szCs w:val="21"/>
            <w:rPrChange w:id="14321" w:author="David" w:date="2022-08-17T16:58:00Z">
              <w:rPr>
                <w:rFonts w:ascii="Times New Roman" w:hAnsi="Times New Roman"/>
                <w:sz w:val="24"/>
                <w:szCs w:val="24"/>
              </w:rPr>
            </w:rPrChange>
          </w:rPr>
          <w:t xml:space="preserve">treet where I was lain down. </w:t>
        </w:r>
      </w:ins>
    </w:p>
    <w:p w14:paraId="6F53452A" w14:textId="164E3815" w:rsidR="007F2D0C" w:rsidRPr="00163DCF" w:rsidRDefault="007F2D0C">
      <w:pPr>
        <w:spacing w:line="276" w:lineRule="auto"/>
        <w:ind w:left="-5" w:right="15" w:firstLine="725"/>
        <w:rPr>
          <w:ins w:id="14322" w:author="Britt Collins" w:date="2021-10-06T14:32:00Z"/>
          <w:szCs w:val="21"/>
          <w:rPrChange w:id="14323" w:author="David" w:date="2022-08-17T16:58:00Z">
            <w:rPr>
              <w:ins w:id="14324" w:author="Britt Collins" w:date="2021-10-06T14:32:00Z"/>
              <w:rFonts w:ascii="Times New Roman" w:hAnsi="Times New Roman"/>
              <w:sz w:val="24"/>
              <w:szCs w:val="24"/>
            </w:rPr>
          </w:rPrChange>
        </w:rPr>
        <w:pPrChange w:id="14325" w:author="David" w:date="2022-08-17T17:01:00Z">
          <w:pPr>
            <w:spacing w:line="480" w:lineRule="auto"/>
            <w:ind w:left="-5" w:right="15" w:firstLine="725"/>
          </w:pPr>
        </w:pPrChange>
      </w:pPr>
      <w:ins w:id="14326" w:author="Britt Collins" w:date="2021-10-06T14:32:00Z">
        <w:r w:rsidRPr="00163DCF">
          <w:rPr>
            <w:szCs w:val="21"/>
            <w:rPrChange w:id="14327" w:author="David" w:date="2022-08-17T16:58:00Z">
              <w:rPr>
                <w:rFonts w:ascii="Times New Roman" w:hAnsi="Times New Roman"/>
                <w:sz w:val="24"/>
                <w:szCs w:val="24"/>
              </w:rPr>
            </w:rPrChange>
          </w:rPr>
          <w:t>“</w:t>
        </w:r>
      </w:ins>
      <w:ins w:id="14328" w:author="Britt Collins" w:date="2021-09-30T14:58:00Z">
        <w:r w:rsidR="006F31F6" w:rsidRPr="00163DCF">
          <w:rPr>
            <w:szCs w:val="21"/>
            <w:rPrChange w:id="14329" w:author="David" w:date="2022-08-17T16:58:00Z">
              <w:rPr>
                <w:rFonts w:ascii="Times New Roman" w:hAnsi="Times New Roman"/>
                <w:sz w:val="24"/>
                <w:szCs w:val="24"/>
              </w:rPr>
            </w:rPrChange>
          </w:rPr>
          <w:t>Mate, best advice, take a taxi home,</w:t>
        </w:r>
      </w:ins>
      <w:ins w:id="14330" w:author="Britt Collins" w:date="2021-10-06T14:32:00Z">
        <w:r w:rsidRPr="00163DCF">
          <w:rPr>
            <w:szCs w:val="21"/>
            <w:rPrChange w:id="14331" w:author="David" w:date="2022-08-17T16:58:00Z">
              <w:rPr>
                <w:rFonts w:ascii="Times New Roman" w:hAnsi="Times New Roman"/>
                <w:sz w:val="24"/>
                <w:szCs w:val="24"/>
              </w:rPr>
            </w:rPrChange>
          </w:rPr>
          <w:t xml:space="preserve">” </w:t>
        </w:r>
      </w:ins>
      <w:ins w:id="14332" w:author="Britt Collins" w:date="2021-10-06T14:33:00Z">
        <w:r w:rsidRPr="00163DCF">
          <w:rPr>
            <w:szCs w:val="21"/>
            <w:rPrChange w:id="14333" w:author="David" w:date="2022-08-17T16:58:00Z">
              <w:rPr>
                <w:rFonts w:ascii="Times New Roman" w:hAnsi="Times New Roman"/>
                <w:sz w:val="24"/>
                <w:szCs w:val="24"/>
              </w:rPr>
            </w:rPrChange>
          </w:rPr>
          <w:t>one of</w:t>
        </w:r>
      </w:ins>
      <w:ins w:id="14334" w:author="Britt Collins" w:date="2021-09-30T14:58:00Z">
        <w:r w:rsidR="006F31F6" w:rsidRPr="00163DCF">
          <w:rPr>
            <w:szCs w:val="21"/>
            <w:rPrChange w:id="14335" w:author="David" w:date="2022-08-17T16:58:00Z">
              <w:rPr>
                <w:rFonts w:ascii="Times New Roman" w:hAnsi="Times New Roman"/>
                <w:sz w:val="24"/>
                <w:szCs w:val="24"/>
              </w:rPr>
            </w:rPrChange>
          </w:rPr>
          <w:t xml:space="preserve"> the bouncer</w:t>
        </w:r>
      </w:ins>
      <w:ins w:id="14336" w:author="Britt Collins" w:date="2021-10-06T14:33:00Z">
        <w:r w:rsidRPr="00163DCF">
          <w:rPr>
            <w:szCs w:val="21"/>
            <w:rPrChange w:id="14337" w:author="David" w:date="2022-08-17T16:58:00Z">
              <w:rPr>
                <w:rFonts w:ascii="Times New Roman" w:hAnsi="Times New Roman"/>
                <w:sz w:val="24"/>
                <w:szCs w:val="24"/>
              </w:rPr>
            </w:rPrChange>
          </w:rPr>
          <w:t>s</w:t>
        </w:r>
      </w:ins>
      <w:ins w:id="14338" w:author="Britt Collins" w:date="2021-09-30T14:58:00Z">
        <w:r w:rsidR="006F31F6" w:rsidRPr="00163DCF">
          <w:rPr>
            <w:szCs w:val="21"/>
            <w:rPrChange w:id="14339" w:author="David" w:date="2022-08-17T16:58:00Z">
              <w:rPr>
                <w:rFonts w:ascii="Times New Roman" w:hAnsi="Times New Roman"/>
                <w:sz w:val="24"/>
                <w:szCs w:val="24"/>
              </w:rPr>
            </w:rPrChange>
          </w:rPr>
          <w:t xml:space="preserve"> said. </w:t>
        </w:r>
      </w:ins>
    </w:p>
    <w:p w14:paraId="3A293E8D" w14:textId="30AB5EA0" w:rsidR="006F31F6" w:rsidRPr="00163DCF" w:rsidRDefault="007F2D0C">
      <w:pPr>
        <w:spacing w:line="276" w:lineRule="auto"/>
        <w:ind w:left="-5" w:right="15" w:firstLine="725"/>
        <w:rPr>
          <w:ins w:id="14340" w:author="Britt Collins" w:date="2021-09-30T14:58:00Z"/>
          <w:szCs w:val="21"/>
          <w:rPrChange w:id="14341" w:author="David" w:date="2022-08-17T16:58:00Z">
            <w:rPr>
              <w:ins w:id="14342" w:author="Britt Collins" w:date="2021-09-30T14:58:00Z"/>
              <w:rFonts w:ascii="Times New Roman" w:hAnsi="Times New Roman"/>
              <w:sz w:val="24"/>
              <w:szCs w:val="24"/>
            </w:rPr>
          </w:rPrChange>
        </w:rPr>
        <w:pPrChange w:id="14343" w:author="David" w:date="2022-08-17T17:01:00Z">
          <w:pPr>
            <w:ind w:left="-5" w:right="15"/>
          </w:pPr>
        </w:pPrChange>
      </w:pPr>
      <w:ins w:id="14344" w:author="Britt Collins" w:date="2021-10-06T14:33:00Z">
        <w:r w:rsidRPr="00163DCF">
          <w:rPr>
            <w:szCs w:val="21"/>
            <w:rPrChange w:id="14345" w:author="David" w:date="2022-08-17T16:58:00Z">
              <w:rPr>
                <w:rFonts w:ascii="Times New Roman" w:hAnsi="Times New Roman"/>
                <w:sz w:val="24"/>
                <w:szCs w:val="24"/>
              </w:rPr>
            </w:rPrChange>
          </w:rPr>
          <w:t>“</w:t>
        </w:r>
      </w:ins>
      <w:ins w:id="14346" w:author="Britt Collins" w:date="2021-09-30T14:58:00Z">
        <w:r w:rsidR="006F31F6" w:rsidRPr="00163DCF">
          <w:rPr>
            <w:szCs w:val="21"/>
            <w:rPrChange w:id="14347" w:author="David" w:date="2022-08-17T16:58:00Z">
              <w:rPr>
                <w:rFonts w:ascii="Times New Roman" w:hAnsi="Times New Roman"/>
                <w:sz w:val="24"/>
                <w:szCs w:val="24"/>
              </w:rPr>
            </w:rPrChange>
          </w:rPr>
          <w:t>But my mates are in the club</w:t>
        </w:r>
      </w:ins>
      <w:ins w:id="14348" w:author="Britt Collins" w:date="2021-10-06T14:33:00Z">
        <w:r w:rsidRPr="00163DCF">
          <w:rPr>
            <w:szCs w:val="21"/>
            <w:rPrChange w:id="14349" w:author="David" w:date="2022-08-17T16:58:00Z">
              <w:rPr>
                <w:rFonts w:ascii="Times New Roman" w:hAnsi="Times New Roman"/>
                <w:sz w:val="24"/>
                <w:szCs w:val="24"/>
              </w:rPr>
            </w:rPrChange>
          </w:rPr>
          <w:t>,”</w:t>
        </w:r>
      </w:ins>
      <w:ins w:id="14350" w:author="Britt Collins" w:date="2021-09-30T14:58:00Z">
        <w:r w:rsidR="006F31F6" w:rsidRPr="00163DCF">
          <w:rPr>
            <w:szCs w:val="21"/>
            <w:rPrChange w:id="14351" w:author="David" w:date="2022-08-17T16:58:00Z">
              <w:rPr>
                <w:rFonts w:ascii="Times New Roman" w:hAnsi="Times New Roman"/>
                <w:sz w:val="24"/>
                <w:szCs w:val="24"/>
              </w:rPr>
            </w:rPrChange>
          </w:rPr>
          <w:t xml:space="preserve"> I s</w:t>
        </w:r>
      </w:ins>
      <w:ins w:id="14352" w:author="Britt Collins" w:date="2021-10-06T14:33:00Z">
        <w:r w:rsidRPr="00163DCF">
          <w:rPr>
            <w:szCs w:val="21"/>
            <w:rPrChange w:id="14353" w:author="David" w:date="2022-08-17T16:58:00Z">
              <w:rPr>
                <w:rFonts w:ascii="Times New Roman" w:hAnsi="Times New Roman"/>
                <w:sz w:val="24"/>
                <w:szCs w:val="24"/>
              </w:rPr>
            </w:rPrChange>
          </w:rPr>
          <w:t>lurre</w:t>
        </w:r>
      </w:ins>
      <w:ins w:id="14354" w:author="Britt Collins" w:date="2021-09-30T14:58:00Z">
        <w:r w:rsidR="006F31F6" w:rsidRPr="00163DCF">
          <w:rPr>
            <w:szCs w:val="21"/>
            <w:rPrChange w:id="14355" w:author="David" w:date="2022-08-17T16:58:00Z">
              <w:rPr>
                <w:rFonts w:ascii="Times New Roman" w:hAnsi="Times New Roman"/>
                <w:sz w:val="24"/>
                <w:szCs w:val="24"/>
              </w:rPr>
            </w:rPrChange>
          </w:rPr>
          <w:t xml:space="preserve">d. I didn't care much about returning </w:t>
        </w:r>
      </w:ins>
      <w:ins w:id="14356" w:author="Britt Collins" w:date="2021-10-06T14:33:00Z">
        <w:r w:rsidRPr="00163DCF">
          <w:rPr>
            <w:szCs w:val="21"/>
            <w:rPrChange w:id="14357" w:author="David" w:date="2022-08-17T16:58:00Z">
              <w:rPr>
                <w:rFonts w:ascii="Times New Roman" w:hAnsi="Times New Roman"/>
                <w:sz w:val="24"/>
                <w:szCs w:val="24"/>
              </w:rPr>
            </w:rPrChange>
          </w:rPr>
          <w:t>or</w:t>
        </w:r>
      </w:ins>
      <w:ins w:id="14358" w:author="Britt Collins" w:date="2021-09-30T14:58:00Z">
        <w:r w:rsidR="006F31F6" w:rsidRPr="00163DCF">
          <w:rPr>
            <w:szCs w:val="21"/>
            <w:rPrChange w:id="14359" w:author="David" w:date="2022-08-17T16:58:00Z">
              <w:rPr>
                <w:rFonts w:ascii="Times New Roman" w:hAnsi="Times New Roman"/>
                <w:sz w:val="24"/>
                <w:szCs w:val="24"/>
              </w:rPr>
            </w:rPrChange>
          </w:rPr>
          <w:t xml:space="preserve"> for a taxi. Even in my drunken state I was tight on the purse strings. I needed to find cheap public transport home. Having recently moved to new accommodation I couldn’t determine where home was. I managed to get to my feet and walk to </w:t>
        </w:r>
      </w:ins>
      <w:ins w:id="14360" w:author="Britt Collins" w:date="2021-10-06T14:34:00Z">
        <w:r w:rsidRPr="00163DCF">
          <w:rPr>
            <w:szCs w:val="21"/>
            <w:rPrChange w:id="14361" w:author="David" w:date="2022-08-17T16:58:00Z">
              <w:rPr>
                <w:rFonts w:ascii="Times New Roman" w:hAnsi="Times New Roman"/>
                <w:sz w:val="24"/>
                <w:szCs w:val="24"/>
              </w:rPr>
            </w:rPrChange>
          </w:rPr>
          <w:t xml:space="preserve">various </w:t>
        </w:r>
      </w:ins>
      <w:ins w:id="14362" w:author="Britt Collins" w:date="2021-09-30T14:58:00Z">
        <w:r w:rsidR="006F31F6" w:rsidRPr="00163DCF">
          <w:rPr>
            <w:szCs w:val="21"/>
            <w:rPrChange w:id="14363" w:author="David" w:date="2022-08-17T16:58:00Z">
              <w:rPr>
                <w:rFonts w:ascii="Times New Roman" w:hAnsi="Times New Roman"/>
                <w:sz w:val="24"/>
                <w:szCs w:val="24"/>
              </w:rPr>
            </w:rPrChange>
          </w:rPr>
          <w:t>bus stop</w:t>
        </w:r>
      </w:ins>
      <w:ins w:id="14364" w:author="Britt Collins" w:date="2021-10-06T14:34:00Z">
        <w:r w:rsidRPr="00163DCF">
          <w:rPr>
            <w:szCs w:val="21"/>
            <w:rPrChange w:id="14365" w:author="David" w:date="2022-08-17T16:58:00Z">
              <w:rPr>
                <w:rFonts w:ascii="Times New Roman" w:hAnsi="Times New Roman"/>
                <w:sz w:val="24"/>
                <w:szCs w:val="24"/>
              </w:rPr>
            </w:rPrChange>
          </w:rPr>
          <w:t>s</w:t>
        </w:r>
      </w:ins>
      <w:ins w:id="14366" w:author="Britt Collins" w:date="2021-09-30T14:58:00Z">
        <w:r w:rsidR="006F31F6" w:rsidRPr="00163DCF">
          <w:rPr>
            <w:szCs w:val="21"/>
            <w:rPrChange w:id="14367" w:author="David" w:date="2022-08-17T16:58:00Z">
              <w:rPr>
                <w:rFonts w:ascii="Times New Roman" w:hAnsi="Times New Roman"/>
                <w:sz w:val="24"/>
                <w:szCs w:val="24"/>
              </w:rPr>
            </w:rPrChange>
          </w:rPr>
          <w:t xml:space="preserve">. I took a hard look at the lengthy queue that had formed at bus stop one. I concluded, length of queue = correct destination. As I </w:t>
        </w:r>
      </w:ins>
      <w:ins w:id="14368" w:author="Britt Collins" w:date="2021-10-06T14:34:00Z">
        <w:r w:rsidRPr="00163DCF">
          <w:rPr>
            <w:szCs w:val="21"/>
            <w:rPrChange w:id="14369" w:author="David" w:date="2022-08-17T16:58:00Z">
              <w:rPr>
                <w:rFonts w:ascii="Times New Roman" w:hAnsi="Times New Roman"/>
                <w:sz w:val="24"/>
                <w:szCs w:val="24"/>
              </w:rPr>
            </w:rPrChange>
          </w:rPr>
          <w:t>board</w:t>
        </w:r>
      </w:ins>
      <w:ins w:id="14370" w:author="Britt Collins" w:date="2021-09-30T14:58:00Z">
        <w:r w:rsidR="006F31F6" w:rsidRPr="00163DCF">
          <w:rPr>
            <w:szCs w:val="21"/>
            <w:rPrChange w:id="14371" w:author="David" w:date="2022-08-17T16:58:00Z">
              <w:rPr>
                <w:rFonts w:ascii="Times New Roman" w:hAnsi="Times New Roman"/>
                <w:sz w:val="24"/>
                <w:szCs w:val="24"/>
              </w:rPr>
            </w:rPrChange>
          </w:rPr>
          <w:t>ed the bus</w:t>
        </w:r>
      </w:ins>
      <w:ins w:id="14372" w:author="Britt Collins" w:date="2021-10-06T14:34:00Z">
        <w:r w:rsidRPr="00163DCF">
          <w:rPr>
            <w:szCs w:val="21"/>
            <w:rPrChange w:id="14373" w:author="David" w:date="2022-08-17T16:58:00Z">
              <w:rPr>
                <w:rFonts w:ascii="Times New Roman" w:hAnsi="Times New Roman"/>
                <w:sz w:val="24"/>
                <w:szCs w:val="24"/>
              </w:rPr>
            </w:rPrChange>
          </w:rPr>
          <w:t>,</w:t>
        </w:r>
      </w:ins>
      <w:ins w:id="14374" w:author="Britt Collins" w:date="2021-09-30T14:58:00Z">
        <w:r w:rsidR="006F31F6" w:rsidRPr="00163DCF">
          <w:rPr>
            <w:szCs w:val="21"/>
            <w:rPrChange w:id="14375" w:author="David" w:date="2022-08-17T16:58:00Z">
              <w:rPr>
                <w:rFonts w:ascii="Times New Roman" w:hAnsi="Times New Roman"/>
                <w:sz w:val="24"/>
                <w:szCs w:val="24"/>
              </w:rPr>
            </w:rPrChange>
          </w:rPr>
          <w:t xml:space="preserve"> I fumbled for cash and grabbed a ticket. There was a free seat near the front. I sat down and passed out.</w:t>
        </w:r>
      </w:ins>
    </w:p>
    <w:p w14:paraId="3EFF17AA" w14:textId="77777777" w:rsidR="007F2D0C" w:rsidRPr="00163DCF" w:rsidRDefault="006F31F6">
      <w:pPr>
        <w:spacing w:line="276" w:lineRule="auto"/>
        <w:ind w:left="-5" w:right="15" w:firstLine="725"/>
        <w:rPr>
          <w:ins w:id="14376" w:author="Britt Collins" w:date="2021-10-06T14:35:00Z"/>
          <w:szCs w:val="21"/>
          <w:rPrChange w:id="14377" w:author="David" w:date="2022-08-17T16:58:00Z">
            <w:rPr>
              <w:ins w:id="14378" w:author="Britt Collins" w:date="2021-10-06T14:35:00Z"/>
              <w:rFonts w:ascii="Times New Roman" w:hAnsi="Times New Roman"/>
              <w:sz w:val="24"/>
              <w:szCs w:val="24"/>
            </w:rPr>
          </w:rPrChange>
        </w:rPr>
        <w:pPrChange w:id="14379" w:author="David" w:date="2022-08-17T17:01:00Z">
          <w:pPr>
            <w:spacing w:line="480" w:lineRule="auto"/>
            <w:ind w:left="-5" w:right="15" w:firstLine="725"/>
          </w:pPr>
        </w:pPrChange>
      </w:pPr>
      <w:ins w:id="14380" w:author="Britt Collins" w:date="2021-09-30T14:58:00Z">
        <w:r w:rsidRPr="00163DCF">
          <w:rPr>
            <w:szCs w:val="21"/>
            <w:rPrChange w:id="14381" w:author="David" w:date="2022-08-17T16:58:00Z">
              <w:rPr>
                <w:rFonts w:ascii="Times New Roman" w:hAnsi="Times New Roman"/>
                <w:sz w:val="24"/>
                <w:szCs w:val="24"/>
              </w:rPr>
            </w:rPrChange>
          </w:rPr>
          <w:t xml:space="preserve">I jolted, gaining consciousness as the driver tapped me on the shoulder. </w:t>
        </w:r>
      </w:ins>
      <w:ins w:id="14382" w:author="Britt Collins" w:date="2021-10-06T14:34:00Z">
        <w:r w:rsidR="007F2D0C" w:rsidRPr="00163DCF">
          <w:rPr>
            <w:szCs w:val="21"/>
            <w:rPrChange w:id="14383" w:author="David" w:date="2022-08-17T16:58:00Z">
              <w:rPr>
                <w:rFonts w:ascii="Times New Roman" w:hAnsi="Times New Roman"/>
                <w:sz w:val="24"/>
                <w:szCs w:val="24"/>
              </w:rPr>
            </w:rPrChange>
          </w:rPr>
          <w:t>“</w:t>
        </w:r>
      </w:ins>
      <w:ins w:id="14384" w:author="Britt Collins" w:date="2021-09-30T14:58:00Z">
        <w:r w:rsidRPr="00163DCF">
          <w:rPr>
            <w:szCs w:val="21"/>
            <w:rPrChange w:id="14385" w:author="David" w:date="2022-08-17T16:58:00Z">
              <w:rPr>
                <w:rFonts w:ascii="Times New Roman" w:hAnsi="Times New Roman"/>
                <w:sz w:val="24"/>
                <w:szCs w:val="24"/>
              </w:rPr>
            </w:rPrChange>
          </w:rPr>
          <w:t>Last stop mate,</w:t>
        </w:r>
      </w:ins>
      <w:ins w:id="14386" w:author="Britt Collins" w:date="2021-10-06T14:34:00Z">
        <w:r w:rsidR="007F2D0C" w:rsidRPr="00163DCF">
          <w:rPr>
            <w:szCs w:val="21"/>
            <w:rPrChange w:id="14387" w:author="David" w:date="2022-08-17T16:58:00Z">
              <w:rPr>
                <w:rFonts w:ascii="Times New Roman" w:hAnsi="Times New Roman"/>
                <w:sz w:val="24"/>
                <w:szCs w:val="24"/>
              </w:rPr>
            </w:rPrChange>
          </w:rPr>
          <w:t>”</w:t>
        </w:r>
      </w:ins>
      <w:ins w:id="14388" w:author="Britt Collins" w:date="2021-09-30T14:58:00Z">
        <w:r w:rsidRPr="00163DCF">
          <w:rPr>
            <w:szCs w:val="21"/>
            <w:rPrChange w:id="14389" w:author="David" w:date="2022-08-17T16:58:00Z">
              <w:rPr>
                <w:rFonts w:ascii="Times New Roman" w:hAnsi="Times New Roman"/>
                <w:sz w:val="24"/>
                <w:szCs w:val="24"/>
              </w:rPr>
            </w:rPrChange>
          </w:rPr>
          <w:t xml:space="preserve"> he said. My state of mind was a little clearer at that point. </w:t>
        </w:r>
      </w:ins>
    </w:p>
    <w:p w14:paraId="7C9E81E6" w14:textId="77777777" w:rsidR="007F2D0C" w:rsidRPr="00163DCF" w:rsidRDefault="006F31F6">
      <w:pPr>
        <w:spacing w:line="276" w:lineRule="auto"/>
        <w:ind w:left="-5" w:right="15" w:firstLine="725"/>
        <w:rPr>
          <w:ins w:id="14390" w:author="Britt Collins" w:date="2021-10-06T14:35:00Z"/>
          <w:szCs w:val="21"/>
          <w:rPrChange w:id="14391" w:author="David" w:date="2022-08-17T16:58:00Z">
            <w:rPr>
              <w:ins w:id="14392" w:author="Britt Collins" w:date="2021-10-06T14:35:00Z"/>
              <w:rFonts w:ascii="Times New Roman" w:hAnsi="Times New Roman"/>
              <w:sz w:val="24"/>
              <w:szCs w:val="24"/>
            </w:rPr>
          </w:rPrChange>
        </w:rPr>
        <w:pPrChange w:id="14393" w:author="David" w:date="2022-08-17T17:01:00Z">
          <w:pPr>
            <w:spacing w:line="480" w:lineRule="auto"/>
            <w:ind w:left="-5" w:right="15" w:firstLine="725"/>
          </w:pPr>
        </w:pPrChange>
      </w:pPr>
      <w:ins w:id="14394" w:author="Britt Collins" w:date="2021-09-30T14:58:00Z">
        <w:r w:rsidRPr="00163DCF">
          <w:rPr>
            <w:szCs w:val="21"/>
            <w:rPrChange w:id="14395" w:author="David" w:date="2022-08-17T16:58:00Z">
              <w:rPr>
                <w:rFonts w:ascii="Times New Roman" w:hAnsi="Times New Roman"/>
                <w:sz w:val="24"/>
                <w:szCs w:val="24"/>
              </w:rPr>
            </w:rPrChange>
          </w:rPr>
          <w:t xml:space="preserve">I was able to assess my surroundings and direct a question to the driver. </w:t>
        </w:r>
      </w:ins>
      <w:ins w:id="14396" w:author="Britt Collins" w:date="2021-10-06T14:35:00Z">
        <w:r w:rsidR="007F2D0C" w:rsidRPr="00163DCF">
          <w:rPr>
            <w:szCs w:val="21"/>
            <w:rPrChange w:id="14397" w:author="David" w:date="2022-08-17T16:58:00Z">
              <w:rPr>
                <w:rFonts w:ascii="Times New Roman" w:hAnsi="Times New Roman"/>
                <w:sz w:val="24"/>
                <w:szCs w:val="24"/>
              </w:rPr>
            </w:rPrChange>
          </w:rPr>
          <w:t>“</w:t>
        </w:r>
      </w:ins>
      <w:ins w:id="14398" w:author="Britt Collins" w:date="2021-09-30T14:58:00Z">
        <w:r w:rsidRPr="00163DCF">
          <w:rPr>
            <w:szCs w:val="21"/>
            <w:rPrChange w:id="14399" w:author="David" w:date="2022-08-17T16:58:00Z">
              <w:rPr>
                <w:rFonts w:ascii="Times New Roman" w:hAnsi="Times New Roman"/>
                <w:sz w:val="24"/>
                <w:szCs w:val="24"/>
              </w:rPr>
            </w:rPrChange>
          </w:rPr>
          <w:t>Where am I?</w:t>
        </w:r>
      </w:ins>
      <w:ins w:id="14400" w:author="Britt Collins" w:date="2021-10-06T14:35:00Z">
        <w:r w:rsidR="007F2D0C" w:rsidRPr="00163DCF">
          <w:rPr>
            <w:szCs w:val="21"/>
            <w:rPrChange w:id="14401" w:author="David" w:date="2022-08-17T16:58:00Z">
              <w:rPr>
                <w:rFonts w:ascii="Times New Roman" w:hAnsi="Times New Roman"/>
                <w:sz w:val="24"/>
                <w:szCs w:val="24"/>
              </w:rPr>
            </w:rPrChange>
          </w:rPr>
          <w:t>”</w:t>
        </w:r>
      </w:ins>
      <w:ins w:id="14402" w:author="Britt Collins" w:date="2021-09-30T14:58:00Z">
        <w:r w:rsidRPr="00163DCF">
          <w:rPr>
            <w:szCs w:val="21"/>
            <w:rPrChange w:id="14403" w:author="David" w:date="2022-08-17T16:58:00Z">
              <w:rPr>
                <w:rFonts w:ascii="Times New Roman" w:hAnsi="Times New Roman"/>
                <w:sz w:val="24"/>
                <w:szCs w:val="24"/>
              </w:rPr>
            </w:rPrChange>
          </w:rPr>
          <w:t xml:space="preserve"> </w:t>
        </w:r>
      </w:ins>
    </w:p>
    <w:p w14:paraId="008CCB97" w14:textId="77777777" w:rsidR="007F2D0C" w:rsidRPr="00163DCF" w:rsidRDefault="006F31F6">
      <w:pPr>
        <w:spacing w:line="276" w:lineRule="auto"/>
        <w:ind w:left="-5" w:right="15" w:firstLine="725"/>
        <w:rPr>
          <w:ins w:id="14404" w:author="Britt Collins" w:date="2021-10-06T14:35:00Z"/>
          <w:szCs w:val="21"/>
          <w:rPrChange w:id="14405" w:author="David" w:date="2022-08-17T16:58:00Z">
            <w:rPr>
              <w:ins w:id="14406" w:author="Britt Collins" w:date="2021-10-06T14:35:00Z"/>
              <w:rFonts w:ascii="Times New Roman" w:hAnsi="Times New Roman"/>
              <w:sz w:val="24"/>
              <w:szCs w:val="24"/>
            </w:rPr>
          </w:rPrChange>
        </w:rPr>
        <w:pPrChange w:id="14407" w:author="David" w:date="2022-08-17T17:01:00Z">
          <w:pPr>
            <w:spacing w:line="480" w:lineRule="auto"/>
            <w:ind w:left="-5" w:right="15" w:firstLine="725"/>
          </w:pPr>
        </w:pPrChange>
      </w:pPr>
      <w:ins w:id="14408" w:author="Britt Collins" w:date="2021-09-30T14:58:00Z">
        <w:r w:rsidRPr="00163DCF">
          <w:rPr>
            <w:szCs w:val="21"/>
            <w:rPrChange w:id="14409" w:author="David" w:date="2022-08-17T16:58:00Z">
              <w:rPr>
                <w:rFonts w:ascii="Times New Roman" w:hAnsi="Times New Roman"/>
                <w:sz w:val="24"/>
                <w:szCs w:val="24"/>
              </w:rPr>
            </w:rPrChange>
          </w:rPr>
          <w:t>The driver indicated a suburb that I had never visited before or since. "Where do you need to get to?</w:t>
        </w:r>
      </w:ins>
      <w:ins w:id="14410" w:author="Britt Collins" w:date="2021-10-06T14:35:00Z">
        <w:r w:rsidR="007F2D0C" w:rsidRPr="00163DCF">
          <w:rPr>
            <w:szCs w:val="21"/>
            <w:rPrChange w:id="14411" w:author="David" w:date="2022-08-17T16:58:00Z">
              <w:rPr>
                <w:rFonts w:ascii="Times New Roman" w:hAnsi="Times New Roman"/>
                <w:sz w:val="24"/>
                <w:szCs w:val="24"/>
              </w:rPr>
            </w:rPrChange>
          </w:rPr>
          <w:t>”</w:t>
        </w:r>
      </w:ins>
    </w:p>
    <w:p w14:paraId="183363AB" w14:textId="77777777" w:rsidR="007F2D0C" w:rsidRPr="00163DCF" w:rsidRDefault="006F31F6">
      <w:pPr>
        <w:spacing w:line="276" w:lineRule="auto"/>
        <w:ind w:left="-5" w:right="15" w:firstLine="725"/>
        <w:rPr>
          <w:ins w:id="14412" w:author="Britt Collins" w:date="2021-10-06T14:35:00Z"/>
          <w:szCs w:val="21"/>
          <w:rPrChange w:id="14413" w:author="David" w:date="2022-08-17T16:58:00Z">
            <w:rPr>
              <w:ins w:id="14414" w:author="Britt Collins" w:date="2021-10-06T14:35:00Z"/>
              <w:rFonts w:ascii="Times New Roman" w:hAnsi="Times New Roman"/>
              <w:sz w:val="24"/>
              <w:szCs w:val="24"/>
            </w:rPr>
          </w:rPrChange>
        </w:rPr>
        <w:pPrChange w:id="14415" w:author="David" w:date="2022-08-17T17:01:00Z">
          <w:pPr>
            <w:spacing w:line="480" w:lineRule="auto"/>
            <w:ind w:left="-5" w:right="15" w:firstLine="725"/>
          </w:pPr>
        </w:pPrChange>
      </w:pPr>
      <w:ins w:id="14416" w:author="Britt Collins" w:date="2021-09-30T14:58:00Z">
        <w:r w:rsidRPr="00163DCF">
          <w:rPr>
            <w:szCs w:val="21"/>
            <w:rPrChange w:id="14417" w:author="David" w:date="2022-08-17T16:58:00Z">
              <w:rPr>
                <w:rFonts w:ascii="Times New Roman" w:hAnsi="Times New Roman"/>
                <w:sz w:val="24"/>
                <w:szCs w:val="24"/>
              </w:rPr>
            </w:rPrChange>
          </w:rPr>
          <w:t>I paused, putting effort into my thoughts. I pictured a crow. "Crow, crow, Crow’s Nest</w:t>
        </w:r>
      </w:ins>
      <w:ins w:id="14418" w:author="Britt Collins" w:date="2021-10-06T14:35:00Z">
        <w:r w:rsidR="007F2D0C" w:rsidRPr="00163DCF">
          <w:rPr>
            <w:szCs w:val="21"/>
            <w:rPrChange w:id="14419" w:author="David" w:date="2022-08-17T16:58:00Z">
              <w:rPr>
                <w:rFonts w:ascii="Times New Roman" w:hAnsi="Times New Roman"/>
                <w:sz w:val="24"/>
                <w:szCs w:val="24"/>
              </w:rPr>
            </w:rPrChange>
          </w:rPr>
          <w:t>.”</w:t>
        </w:r>
      </w:ins>
      <w:ins w:id="14420" w:author="Britt Collins" w:date="2021-09-30T14:58:00Z">
        <w:r w:rsidRPr="00163DCF">
          <w:rPr>
            <w:szCs w:val="21"/>
            <w:rPrChange w:id="14421" w:author="David" w:date="2022-08-17T16:58:00Z">
              <w:rPr>
                <w:rFonts w:ascii="Times New Roman" w:hAnsi="Times New Roman"/>
                <w:sz w:val="24"/>
                <w:szCs w:val="24"/>
              </w:rPr>
            </w:rPrChange>
          </w:rPr>
          <w:t xml:space="preserve"> I blurted.</w:t>
        </w:r>
      </w:ins>
    </w:p>
    <w:p w14:paraId="56D4F4C5" w14:textId="77777777" w:rsidR="007F2D0C" w:rsidRPr="00163DCF" w:rsidRDefault="007F2D0C">
      <w:pPr>
        <w:spacing w:line="276" w:lineRule="auto"/>
        <w:ind w:left="-5" w:right="15" w:firstLine="725"/>
        <w:rPr>
          <w:ins w:id="14422" w:author="Britt Collins" w:date="2021-10-06T14:36:00Z"/>
          <w:szCs w:val="21"/>
          <w:rPrChange w:id="14423" w:author="David" w:date="2022-08-17T16:58:00Z">
            <w:rPr>
              <w:ins w:id="14424" w:author="Britt Collins" w:date="2021-10-06T14:36:00Z"/>
              <w:rFonts w:ascii="Times New Roman" w:hAnsi="Times New Roman"/>
              <w:sz w:val="24"/>
              <w:szCs w:val="24"/>
            </w:rPr>
          </w:rPrChange>
        </w:rPr>
        <w:pPrChange w:id="14425" w:author="David" w:date="2022-08-17T17:01:00Z">
          <w:pPr>
            <w:spacing w:line="480" w:lineRule="auto"/>
            <w:ind w:left="-5" w:right="15" w:firstLine="725"/>
          </w:pPr>
        </w:pPrChange>
      </w:pPr>
      <w:ins w:id="14426" w:author="Britt Collins" w:date="2021-10-06T14:36:00Z">
        <w:r w:rsidRPr="00163DCF">
          <w:rPr>
            <w:szCs w:val="21"/>
            <w:rPrChange w:id="14427" w:author="David" w:date="2022-08-17T16:58:00Z">
              <w:rPr>
                <w:rFonts w:ascii="Times New Roman" w:hAnsi="Times New Roman"/>
                <w:sz w:val="24"/>
                <w:szCs w:val="24"/>
              </w:rPr>
            </w:rPrChange>
          </w:rPr>
          <w:t>“</w:t>
        </w:r>
      </w:ins>
      <w:ins w:id="14428" w:author="Britt Collins" w:date="2021-09-30T14:58:00Z">
        <w:r w:rsidR="006F31F6" w:rsidRPr="00163DCF">
          <w:rPr>
            <w:szCs w:val="21"/>
            <w:rPrChange w:id="14429" w:author="David" w:date="2022-08-17T16:58:00Z">
              <w:rPr>
                <w:rFonts w:ascii="Times New Roman" w:hAnsi="Times New Roman"/>
                <w:sz w:val="24"/>
                <w:szCs w:val="24"/>
              </w:rPr>
            </w:rPrChange>
          </w:rPr>
          <w:t>Jeez mate, you’re a long way from home. I’m heading back into the city after a short break here. Stay onboard till the final stop and take a taxi.</w:t>
        </w:r>
      </w:ins>
    </w:p>
    <w:p w14:paraId="4A153AB8" w14:textId="77777777" w:rsidR="007F2D0C" w:rsidRPr="00163DCF" w:rsidRDefault="006F31F6">
      <w:pPr>
        <w:spacing w:line="276" w:lineRule="auto"/>
        <w:ind w:left="-5" w:right="15" w:firstLine="725"/>
        <w:rPr>
          <w:ins w:id="14430" w:author="Britt Collins" w:date="2021-10-06T14:36:00Z"/>
          <w:szCs w:val="21"/>
          <w:rPrChange w:id="14431" w:author="David" w:date="2022-08-17T16:58:00Z">
            <w:rPr>
              <w:ins w:id="14432" w:author="Britt Collins" w:date="2021-10-06T14:36:00Z"/>
              <w:rFonts w:ascii="Times New Roman" w:hAnsi="Times New Roman"/>
              <w:sz w:val="24"/>
              <w:szCs w:val="24"/>
            </w:rPr>
          </w:rPrChange>
        </w:rPr>
        <w:pPrChange w:id="14433" w:author="David" w:date="2022-08-17T17:01:00Z">
          <w:pPr>
            <w:spacing w:line="480" w:lineRule="auto"/>
            <w:ind w:left="-5" w:right="15" w:firstLine="725"/>
          </w:pPr>
        </w:pPrChange>
      </w:pPr>
      <w:ins w:id="14434" w:author="Britt Collins" w:date="2021-09-30T14:58:00Z">
        <w:r w:rsidRPr="00163DCF">
          <w:rPr>
            <w:szCs w:val="21"/>
            <w:rPrChange w:id="14435" w:author="David" w:date="2022-08-17T16:58:00Z">
              <w:rPr>
                <w:rFonts w:ascii="Times New Roman" w:hAnsi="Times New Roman"/>
                <w:sz w:val="24"/>
                <w:szCs w:val="24"/>
              </w:rPr>
            </w:rPrChange>
          </w:rPr>
          <w:lastRenderedPageBreak/>
          <w:t xml:space="preserve">I got to my feet, </w:t>
        </w:r>
        <w:proofErr w:type="gramStart"/>
        <w:r w:rsidRPr="00163DCF">
          <w:rPr>
            <w:szCs w:val="21"/>
            <w:rPrChange w:id="14436" w:author="David" w:date="2022-08-17T16:58:00Z">
              <w:rPr>
                <w:rFonts w:ascii="Times New Roman" w:hAnsi="Times New Roman"/>
                <w:sz w:val="24"/>
                <w:szCs w:val="24"/>
              </w:rPr>
            </w:rPrChange>
          </w:rPr>
          <w:t>stretched</w:t>
        </w:r>
        <w:proofErr w:type="gramEnd"/>
        <w:r w:rsidRPr="00163DCF">
          <w:rPr>
            <w:szCs w:val="21"/>
            <w:rPrChange w:id="14437" w:author="David" w:date="2022-08-17T16:58:00Z">
              <w:rPr>
                <w:rFonts w:ascii="Times New Roman" w:hAnsi="Times New Roman"/>
                <w:sz w:val="24"/>
                <w:szCs w:val="24"/>
              </w:rPr>
            </w:rPrChange>
          </w:rPr>
          <w:t xml:space="preserve"> and exited the bus.</w:t>
        </w:r>
      </w:ins>
      <w:ins w:id="14438" w:author="Britt Collins" w:date="2021-10-06T14:36:00Z">
        <w:r w:rsidR="007F2D0C" w:rsidRPr="00163DCF">
          <w:rPr>
            <w:szCs w:val="21"/>
            <w:rPrChange w:id="14439" w:author="David" w:date="2022-08-17T16:58:00Z">
              <w:rPr>
                <w:rFonts w:ascii="Times New Roman" w:hAnsi="Times New Roman"/>
                <w:sz w:val="24"/>
                <w:szCs w:val="24"/>
              </w:rPr>
            </w:rPrChange>
          </w:rPr>
          <w:t xml:space="preserve"> </w:t>
        </w:r>
      </w:ins>
      <w:ins w:id="14440" w:author="Britt Collins" w:date="2021-09-30T14:58:00Z">
        <w:r w:rsidRPr="00163DCF">
          <w:rPr>
            <w:szCs w:val="21"/>
            <w:rPrChange w:id="14441" w:author="David" w:date="2022-08-17T16:58:00Z">
              <w:rPr>
                <w:rFonts w:ascii="Times New Roman" w:hAnsi="Times New Roman"/>
                <w:sz w:val="24"/>
                <w:szCs w:val="24"/>
              </w:rPr>
            </w:rPrChange>
          </w:rPr>
          <w:t xml:space="preserve">An overwhelming urge to </w:t>
        </w:r>
      </w:ins>
      <w:proofErr w:type="gramStart"/>
      <w:ins w:id="14442" w:author="Britt Collins" w:date="2021-10-06T14:36:00Z">
        <w:r w:rsidR="007F2D0C" w:rsidRPr="00163DCF">
          <w:rPr>
            <w:szCs w:val="21"/>
            <w:rPrChange w:id="14443" w:author="David" w:date="2022-08-17T16:58:00Z">
              <w:rPr>
                <w:rFonts w:ascii="Times New Roman" w:hAnsi="Times New Roman"/>
                <w:sz w:val="24"/>
                <w:szCs w:val="24"/>
              </w:rPr>
            </w:rPrChange>
          </w:rPr>
          <w:t>shit</w:t>
        </w:r>
      </w:ins>
      <w:proofErr w:type="gramEnd"/>
      <w:ins w:id="14444" w:author="Britt Collins" w:date="2021-09-30T14:58:00Z">
        <w:r w:rsidRPr="00163DCF">
          <w:rPr>
            <w:szCs w:val="21"/>
            <w:rPrChange w:id="14445" w:author="David" w:date="2022-08-17T16:58:00Z">
              <w:rPr>
                <w:rFonts w:ascii="Times New Roman" w:hAnsi="Times New Roman"/>
                <w:sz w:val="24"/>
                <w:szCs w:val="24"/>
              </w:rPr>
            </w:rPrChange>
          </w:rPr>
          <w:t xml:space="preserve"> entered my thoughts. </w:t>
        </w:r>
      </w:ins>
      <w:ins w:id="14446" w:author="Britt Collins" w:date="2021-10-06T14:36:00Z">
        <w:r w:rsidR="007F2D0C" w:rsidRPr="00163DCF">
          <w:rPr>
            <w:szCs w:val="21"/>
            <w:rPrChange w:id="14447" w:author="David" w:date="2022-08-17T16:58:00Z">
              <w:rPr>
                <w:rFonts w:ascii="Times New Roman" w:hAnsi="Times New Roman"/>
                <w:sz w:val="24"/>
                <w:szCs w:val="24"/>
              </w:rPr>
            </w:rPrChange>
          </w:rPr>
          <w:t>“</w:t>
        </w:r>
      </w:ins>
      <w:ins w:id="14448" w:author="Britt Collins" w:date="2021-09-30T14:58:00Z">
        <w:r w:rsidRPr="00163DCF">
          <w:rPr>
            <w:szCs w:val="21"/>
            <w:rPrChange w:id="14449" w:author="David" w:date="2022-08-17T16:58:00Z">
              <w:rPr>
                <w:rFonts w:ascii="Times New Roman" w:hAnsi="Times New Roman"/>
                <w:sz w:val="24"/>
                <w:szCs w:val="24"/>
              </w:rPr>
            </w:rPrChange>
          </w:rPr>
          <w:t>Is there a toilet nearby?</w:t>
        </w:r>
      </w:ins>
      <w:ins w:id="14450" w:author="Britt Collins" w:date="2021-10-06T14:36:00Z">
        <w:r w:rsidR="007F2D0C" w:rsidRPr="00163DCF">
          <w:rPr>
            <w:szCs w:val="21"/>
            <w:rPrChange w:id="14451" w:author="David" w:date="2022-08-17T16:58:00Z">
              <w:rPr>
                <w:rFonts w:ascii="Times New Roman" w:hAnsi="Times New Roman"/>
                <w:sz w:val="24"/>
                <w:szCs w:val="24"/>
              </w:rPr>
            </w:rPrChange>
          </w:rPr>
          <w:t>”</w:t>
        </w:r>
      </w:ins>
    </w:p>
    <w:p w14:paraId="0B4F93D4" w14:textId="77777777" w:rsidR="007F2D0C" w:rsidRPr="00163DCF" w:rsidRDefault="007F2D0C">
      <w:pPr>
        <w:spacing w:line="276" w:lineRule="auto"/>
        <w:ind w:left="-5" w:right="15" w:firstLine="725"/>
        <w:rPr>
          <w:ins w:id="14452" w:author="Britt Collins" w:date="2021-10-06T14:37:00Z"/>
          <w:szCs w:val="21"/>
          <w:rPrChange w:id="14453" w:author="David" w:date="2022-08-17T16:58:00Z">
            <w:rPr>
              <w:ins w:id="14454" w:author="Britt Collins" w:date="2021-10-06T14:37:00Z"/>
              <w:rFonts w:ascii="Times New Roman" w:hAnsi="Times New Roman"/>
              <w:sz w:val="24"/>
              <w:szCs w:val="24"/>
            </w:rPr>
          </w:rPrChange>
        </w:rPr>
        <w:pPrChange w:id="14455" w:author="David" w:date="2022-08-17T17:01:00Z">
          <w:pPr>
            <w:spacing w:line="480" w:lineRule="auto"/>
            <w:ind w:left="-5" w:right="15" w:firstLine="725"/>
          </w:pPr>
        </w:pPrChange>
      </w:pPr>
      <w:ins w:id="14456" w:author="Britt Collins" w:date="2021-10-06T14:37:00Z">
        <w:r w:rsidRPr="00163DCF">
          <w:rPr>
            <w:szCs w:val="21"/>
            <w:rPrChange w:id="14457" w:author="David" w:date="2022-08-17T16:58:00Z">
              <w:rPr>
                <w:rFonts w:ascii="Times New Roman" w:hAnsi="Times New Roman"/>
                <w:sz w:val="24"/>
                <w:szCs w:val="24"/>
              </w:rPr>
            </w:rPrChange>
          </w:rPr>
          <w:t>“</w:t>
        </w:r>
      </w:ins>
      <w:ins w:id="14458" w:author="Britt Collins" w:date="2021-09-30T14:58:00Z">
        <w:r w:rsidR="006F31F6" w:rsidRPr="00163DCF">
          <w:rPr>
            <w:szCs w:val="21"/>
            <w:rPrChange w:id="14459" w:author="David" w:date="2022-08-17T16:58:00Z">
              <w:rPr>
                <w:rFonts w:ascii="Times New Roman" w:hAnsi="Times New Roman"/>
                <w:sz w:val="24"/>
                <w:szCs w:val="24"/>
              </w:rPr>
            </w:rPrChange>
          </w:rPr>
          <w:t>Nah mate, there are some bushes over there if you're desperate?</w:t>
        </w:r>
      </w:ins>
      <w:ins w:id="14460" w:author="Britt Collins" w:date="2021-10-06T14:37:00Z">
        <w:r w:rsidRPr="00163DCF">
          <w:rPr>
            <w:szCs w:val="21"/>
            <w:rPrChange w:id="14461" w:author="David" w:date="2022-08-17T16:58:00Z">
              <w:rPr>
                <w:rFonts w:ascii="Times New Roman" w:hAnsi="Times New Roman"/>
                <w:sz w:val="24"/>
                <w:szCs w:val="24"/>
              </w:rPr>
            </w:rPrChange>
          </w:rPr>
          <w:t>”</w:t>
        </w:r>
      </w:ins>
    </w:p>
    <w:p w14:paraId="5F52DCB0" w14:textId="5A056374" w:rsidR="006F31F6" w:rsidRPr="00163DCF" w:rsidRDefault="006F31F6">
      <w:pPr>
        <w:spacing w:line="276" w:lineRule="auto"/>
        <w:ind w:left="-5" w:right="15" w:firstLine="725"/>
        <w:rPr>
          <w:ins w:id="14462" w:author="Britt Collins" w:date="2021-09-30T14:58:00Z"/>
          <w:szCs w:val="21"/>
          <w:rPrChange w:id="14463" w:author="David" w:date="2022-08-17T16:58:00Z">
            <w:rPr>
              <w:ins w:id="14464" w:author="Britt Collins" w:date="2021-09-30T14:58:00Z"/>
              <w:rFonts w:ascii="Times New Roman" w:hAnsi="Times New Roman"/>
              <w:sz w:val="24"/>
              <w:szCs w:val="24"/>
            </w:rPr>
          </w:rPrChange>
        </w:rPr>
        <w:pPrChange w:id="14465" w:author="David" w:date="2022-08-17T17:01:00Z">
          <w:pPr>
            <w:ind w:left="-5" w:right="15"/>
          </w:pPr>
        </w:pPrChange>
      </w:pPr>
      <w:ins w:id="14466" w:author="Britt Collins" w:date="2021-09-30T14:58:00Z">
        <w:r w:rsidRPr="00163DCF">
          <w:rPr>
            <w:szCs w:val="21"/>
            <w:rPrChange w:id="14467" w:author="David" w:date="2022-08-17T16:58:00Z">
              <w:rPr>
                <w:rFonts w:ascii="Times New Roman" w:hAnsi="Times New Roman"/>
                <w:sz w:val="24"/>
                <w:szCs w:val="24"/>
              </w:rPr>
            </w:rPrChange>
          </w:rPr>
          <w:t xml:space="preserve">I couldn't work out where </w:t>
        </w:r>
      </w:ins>
      <w:ins w:id="14468" w:author="Britt Collins" w:date="2021-10-06T14:37:00Z">
        <w:r w:rsidR="007F2D0C" w:rsidRPr="00163DCF">
          <w:rPr>
            <w:szCs w:val="21"/>
            <w:rPrChange w:id="14469" w:author="David" w:date="2022-08-17T16:58:00Z">
              <w:rPr>
                <w:rFonts w:ascii="Times New Roman" w:hAnsi="Times New Roman"/>
                <w:sz w:val="24"/>
                <w:szCs w:val="24"/>
              </w:rPr>
            </w:rPrChange>
          </w:rPr>
          <w:t>“</w:t>
        </w:r>
      </w:ins>
      <w:ins w:id="14470" w:author="Britt Collins" w:date="2021-09-30T14:58:00Z">
        <w:r w:rsidRPr="00163DCF">
          <w:rPr>
            <w:szCs w:val="21"/>
            <w:rPrChange w:id="14471" w:author="David" w:date="2022-08-17T16:58:00Z">
              <w:rPr>
                <w:rFonts w:ascii="Times New Roman" w:hAnsi="Times New Roman"/>
                <w:sz w:val="24"/>
                <w:szCs w:val="24"/>
              </w:rPr>
            </w:rPrChange>
          </w:rPr>
          <w:t>over there</w:t>
        </w:r>
      </w:ins>
      <w:ins w:id="14472" w:author="Britt Collins" w:date="2021-10-06T14:37:00Z">
        <w:r w:rsidR="007F2D0C" w:rsidRPr="00163DCF">
          <w:rPr>
            <w:szCs w:val="21"/>
            <w:rPrChange w:id="14473" w:author="David" w:date="2022-08-17T16:58:00Z">
              <w:rPr>
                <w:rFonts w:ascii="Times New Roman" w:hAnsi="Times New Roman"/>
                <w:sz w:val="24"/>
                <w:szCs w:val="24"/>
              </w:rPr>
            </w:rPrChange>
          </w:rPr>
          <w:t>”</w:t>
        </w:r>
      </w:ins>
      <w:ins w:id="14474" w:author="Britt Collins" w:date="2021-09-30T14:58:00Z">
        <w:r w:rsidRPr="00163DCF">
          <w:rPr>
            <w:szCs w:val="21"/>
            <w:rPrChange w:id="14475" w:author="David" w:date="2022-08-17T16:58:00Z">
              <w:rPr>
                <w:rFonts w:ascii="Times New Roman" w:hAnsi="Times New Roman"/>
                <w:sz w:val="24"/>
                <w:szCs w:val="24"/>
              </w:rPr>
            </w:rPrChange>
          </w:rPr>
          <w:t xml:space="preserve"> was. </w:t>
        </w:r>
      </w:ins>
      <w:ins w:id="14476" w:author="Britt Collins" w:date="2021-10-06T14:37:00Z">
        <w:r w:rsidR="007F2D0C" w:rsidRPr="00163DCF">
          <w:rPr>
            <w:szCs w:val="21"/>
            <w:rPrChange w:id="14477" w:author="David" w:date="2022-08-17T16:58:00Z">
              <w:rPr>
                <w:rFonts w:ascii="Times New Roman" w:hAnsi="Times New Roman"/>
                <w:sz w:val="24"/>
                <w:szCs w:val="24"/>
              </w:rPr>
            </w:rPrChange>
          </w:rPr>
          <w:t>Glancing around,</w:t>
        </w:r>
      </w:ins>
      <w:ins w:id="14478" w:author="Britt Collins" w:date="2021-09-30T14:58:00Z">
        <w:r w:rsidRPr="00163DCF">
          <w:rPr>
            <w:szCs w:val="21"/>
            <w:rPrChange w:id="14479" w:author="David" w:date="2022-08-17T16:58:00Z">
              <w:rPr>
                <w:rFonts w:ascii="Times New Roman" w:hAnsi="Times New Roman"/>
                <w:sz w:val="24"/>
                <w:szCs w:val="24"/>
              </w:rPr>
            </w:rPrChange>
          </w:rPr>
          <w:t xml:space="preserve"> I could only see the lights of nearby homes. The idea of knocking on someone’s door and asking to use their bathroom at gone midnight.</w:t>
        </w:r>
      </w:ins>
      <w:ins w:id="14480" w:author="Britt Collins" w:date="2021-10-06T14:37:00Z">
        <w:r w:rsidR="007F2D0C" w:rsidRPr="00163DCF">
          <w:rPr>
            <w:szCs w:val="21"/>
            <w:rPrChange w:id="14481" w:author="David" w:date="2022-08-17T16:58:00Z">
              <w:rPr>
                <w:rFonts w:ascii="Times New Roman" w:hAnsi="Times New Roman"/>
                <w:sz w:val="24"/>
                <w:szCs w:val="24"/>
              </w:rPr>
            </w:rPrChange>
          </w:rPr>
          <w:t xml:space="preserve"> </w:t>
        </w:r>
      </w:ins>
      <w:ins w:id="14482" w:author="Britt Collins" w:date="2021-09-30T14:58:00Z">
        <w:r w:rsidRPr="00163DCF">
          <w:rPr>
            <w:szCs w:val="21"/>
            <w:rPrChange w:id="14483" w:author="David" w:date="2022-08-17T16:58:00Z">
              <w:rPr>
                <w:rFonts w:ascii="Times New Roman" w:hAnsi="Times New Roman"/>
                <w:sz w:val="24"/>
                <w:szCs w:val="24"/>
              </w:rPr>
            </w:rPrChange>
          </w:rPr>
          <w:t>I looked further afield. In the depths of darkness</w:t>
        </w:r>
      </w:ins>
      <w:ins w:id="14484" w:author="Britt Collins" w:date="2021-10-06T14:38:00Z">
        <w:r w:rsidR="007F2D0C" w:rsidRPr="00163DCF">
          <w:rPr>
            <w:szCs w:val="21"/>
            <w:rPrChange w:id="14485" w:author="David" w:date="2022-08-17T16:58:00Z">
              <w:rPr>
                <w:rFonts w:ascii="Times New Roman" w:hAnsi="Times New Roman"/>
                <w:sz w:val="24"/>
                <w:szCs w:val="24"/>
              </w:rPr>
            </w:rPrChange>
          </w:rPr>
          <w:t>,</w:t>
        </w:r>
      </w:ins>
      <w:ins w:id="14486" w:author="Britt Collins" w:date="2021-09-30T14:58:00Z">
        <w:r w:rsidRPr="00163DCF">
          <w:rPr>
            <w:szCs w:val="21"/>
            <w:rPrChange w:id="14487" w:author="David" w:date="2022-08-17T16:58:00Z">
              <w:rPr>
                <w:rFonts w:ascii="Times New Roman" w:hAnsi="Times New Roman"/>
                <w:sz w:val="24"/>
                <w:szCs w:val="24"/>
              </w:rPr>
            </w:rPrChange>
          </w:rPr>
          <w:t xml:space="preserve"> I saw a garden. Going for a </w:t>
        </w:r>
      </w:ins>
      <w:proofErr w:type="gramStart"/>
      <w:ins w:id="14488" w:author="Britt Collins" w:date="2021-10-06T14:38:00Z">
        <w:r w:rsidR="007F2D0C" w:rsidRPr="00163DCF">
          <w:rPr>
            <w:szCs w:val="21"/>
            <w:rPrChange w:id="14489" w:author="David" w:date="2022-08-17T16:58:00Z">
              <w:rPr>
                <w:rFonts w:ascii="Times New Roman" w:hAnsi="Times New Roman"/>
                <w:sz w:val="24"/>
                <w:szCs w:val="24"/>
              </w:rPr>
            </w:rPrChange>
          </w:rPr>
          <w:t>shit</w:t>
        </w:r>
      </w:ins>
      <w:proofErr w:type="gramEnd"/>
      <w:ins w:id="14490" w:author="Britt Collins" w:date="2021-09-30T14:58:00Z">
        <w:r w:rsidRPr="00163DCF">
          <w:rPr>
            <w:szCs w:val="21"/>
            <w:rPrChange w:id="14491" w:author="David" w:date="2022-08-17T16:58:00Z">
              <w:rPr>
                <w:rFonts w:ascii="Times New Roman" w:hAnsi="Times New Roman"/>
                <w:sz w:val="24"/>
                <w:szCs w:val="24"/>
              </w:rPr>
            </w:rPrChange>
          </w:rPr>
          <w:t xml:space="preserve"> in unfamiliar surroundings can be treacherous. Even in a sober state, the squat position is difficult. Getting non-essential clothing out the way and keeping a steady perch can prove difficult. When correctly coordinated, the squat is multiple times more satisfying than the sit</w:t>
        </w:r>
      </w:ins>
      <w:ins w:id="14492" w:author="Britt Collins" w:date="2021-10-06T14:38:00Z">
        <w:r w:rsidR="007F2D0C" w:rsidRPr="00163DCF">
          <w:rPr>
            <w:szCs w:val="21"/>
            <w:rPrChange w:id="14493" w:author="David" w:date="2022-08-17T16:58:00Z">
              <w:rPr>
                <w:rFonts w:ascii="Times New Roman" w:hAnsi="Times New Roman"/>
                <w:sz w:val="24"/>
                <w:szCs w:val="24"/>
              </w:rPr>
            </w:rPrChange>
          </w:rPr>
          <w:t>-</w:t>
        </w:r>
      </w:ins>
      <w:ins w:id="14494" w:author="Britt Collins" w:date="2021-09-30T14:58:00Z">
        <w:r w:rsidRPr="00163DCF">
          <w:rPr>
            <w:szCs w:val="21"/>
            <w:rPrChange w:id="14495" w:author="David" w:date="2022-08-17T16:58:00Z">
              <w:rPr>
                <w:rFonts w:ascii="Times New Roman" w:hAnsi="Times New Roman"/>
                <w:sz w:val="24"/>
                <w:szCs w:val="24"/>
              </w:rPr>
            </w:rPrChange>
          </w:rPr>
          <w:t xml:space="preserve">down. I went through the motions. The whole exercise was made a </w:t>
        </w:r>
        <w:proofErr w:type="gramStart"/>
        <w:r w:rsidRPr="00163DCF">
          <w:rPr>
            <w:szCs w:val="21"/>
            <w:rPrChange w:id="14496" w:author="David" w:date="2022-08-17T16:58:00Z">
              <w:rPr>
                <w:rFonts w:ascii="Times New Roman" w:hAnsi="Times New Roman"/>
                <w:sz w:val="24"/>
                <w:szCs w:val="24"/>
              </w:rPr>
            </w:rPrChange>
          </w:rPr>
          <w:t>damn</w:t>
        </w:r>
        <w:proofErr w:type="gramEnd"/>
        <w:r w:rsidRPr="00163DCF">
          <w:rPr>
            <w:szCs w:val="21"/>
            <w:rPrChange w:id="14497" w:author="David" w:date="2022-08-17T16:58:00Z">
              <w:rPr>
                <w:rFonts w:ascii="Times New Roman" w:hAnsi="Times New Roman"/>
                <w:sz w:val="24"/>
                <w:szCs w:val="24"/>
              </w:rPr>
            </w:rPrChange>
          </w:rPr>
          <w:t xml:space="preserve"> sight easier thanks to a fence I could hold on to. As I squatted, I clasped the metal bars firmly. It was textbook.</w:t>
        </w:r>
      </w:ins>
    </w:p>
    <w:p w14:paraId="73949260" w14:textId="3AE7B1DD" w:rsidR="006F31F6" w:rsidRPr="00163DCF" w:rsidRDefault="006F31F6">
      <w:pPr>
        <w:spacing w:after="10" w:line="276" w:lineRule="auto"/>
        <w:ind w:left="-5" w:right="15" w:firstLine="725"/>
        <w:rPr>
          <w:ins w:id="14498" w:author="Britt Collins" w:date="2021-09-30T14:58:00Z"/>
          <w:szCs w:val="21"/>
          <w:rPrChange w:id="14499" w:author="David" w:date="2022-08-17T16:58:00Z">
            <w:rPr>
              <w:ins w:id="14500" w:author="Britt Collins" w:date="2021-09-30T14:58:00Z"/>
              <w:rFonts w:ascii="Times New Roman" w:hAnsi="Times New Roman"/>
              <w:sz w:val="24"/>
              <w:szCs w:val="24"/>
            </w:rPr>
          </w:rPrChange>
        </w:rPr>
        <w:pPrChange w:id="14501" w:author="David" w:date="2022-08-17T17:01:00Z">
          <w:pPr>
            <w:spacing w:after="332"/>
            <w:ind w:left="-5" w:right="15"/>
          </w:pPr>
        </w:pPrChange>
      </w:pPr>
      <w:ins w:id="14502" w:author="Britt Collins" w:date="2021-09-30T14:58:00Z">
        <w:r w:rsidRPr="00163DCF">
          <w:rPr>
            <w:szCs w:val="21"/>
            <w:rPrChange w:id="14503" w:author="David" w:date="2022-08-17T16:58:00Z">
              <w:rPr>
                <w:rFonts w:ascii="Times New Roman" w:hAnsi="Times New Roman"/>
                <w:sz w:val="24"/>
                <w:szCs w:val="24"/>
              </w:rPr>
            </w:rPrChange>
          </w:rPr>
          <w:t>With a load off my bowels</w:t>
        </w:r>
      </w:ins>
      <w:ins w:id="14504" w:author="Britt Collins" w:date="2021-10-06T14:38:00Z">
        <w:r w:rsidR="007F2D0C" w:rsidRPr="00163DCF">
          <w:rPr>
            <w:szCs w:val="21"/>
            <w:rPrChange w:id="14505" w:author="David" w:date="2022-08-17T16:58:00Z">
              <w:rPr>
                <w:rFonts w:ascii="Times New Roman" w:hAnsi="Times New Roman"/>
                <w:sz w:val="24"/>
                <w:szCs w:val="24"/>
              </w:rPr>
            </w:rPrChange>
          </w:rPr>
          <w:t>,</w:t>
        </w:r>
      </w:ins>
      <w:ins w:id="14506" w:author="Britt Collins" w:date="2021-09-30T14:58:00Z">
        <w:r w:rsidRPr="00163DCF">
          <w:rPr>
            <w:szCs w:val="21"/>
            <w:rPrChange w:id="14507" w:author="David" w:date="2022-08-17T16:58:00Z">
              <w:rPr>
                <w:rFonts w:ascii="Times New Roman" w:hAnsi="Times New Roman"/>
                <w:sz w:val="24"/>
                <w:szCs w:val="24"/>
              </w:rPr>
            </w:rPrChange>
          </w:rPr>
          <w:t xml:space="preserve"> I swaggered towards the bus. I hopped onboard, sat </w:t>
        </w:r>
        <w:proofErr w:type="gramStart"/>
        <w:r w:rsidRPr="00163DCF">
          <w:rPr>
            <w:szCs w:val="21"/>
            <w:rPrChange w:id="14508" w:author="David" w:date="2022-08-17T16:58:00Z">
              <w:rPr>
                <w:rFonts w:ascii="Times New Roman" w:hAnsi="Times New Roman"/>
                <w:sz w:val="24"/>
                <w:szCs w:val="24"/>
              </w:rPr>
            </w:rPrChange>
          </w:rPr>
          <w:t>down</w:t>
        </w:r>
        <w:proofErr w:type="gramEnd"/>
        <w:r w:rsidRPr="00163DCF">
          <w:rPr>
            <w:szCs w:val="21"/>
            <w:rPrChange w:id="14509" w:author="David" w:date="2022-08-17T16:58:00Z">
              <w:rPr>
                <w:rFonts w:ascii="Times New Roman" w:hAnsi="Times New Roman"/>
                <w:sz w:val="24"/>
                <w:szCs w:val="24"/>
              </w:rPr>
            </w:rPrChange>
          </w:rPr>
          <w:t xml:space="preserve"> and smiled. The silence and darkness of the interior was replaced with the flicker of internal lights and roar of the bus engine.</w:t>
        </w:r>
      </w:ins>
      <w:ins w:id="14510" w:author="Britt Collins" w:date="2021-10-06T14:39:00Z">
        <w:r w:rsidR="00D02052" w:rsidRPr="00163DCF">
          <w:rPr>
            <w:szCs w:val="21"/>
            <w:rPrChange w:id="14511" w:author="David" w:date="2022-08-17T16:58:00Z">
              <w:rPr>
                <w:rFonts w:ascii="Times New Roman" w:hAnsi="Times New Roman"/>
                <w:sz w:val="24"/>
                <w:szCs w:val="24"/>
              </w:rPr>
            </w:rPrChange>
          </w:rPr>
          <w:t xml:space="preserve"> </w:t>
        </w:r>
      </w:ins>
      <w:ins w:id="14512" w:author="Britt Collins" w:date="2021-09-30T14:58:00Z">
        <w:r w:rsidRPr="00163DCF">
          <w:rPr>
            <w:szCs w:val="21"/>
            <w:rPrChange w:id="14513" w:author="David" w:date="2022-08-17T16:58:00Z">
              <w:rPr>
                <w:rFonts w:ascii="Times New Roman" w:hAnsi="Times New Roman"/>
                <w:sz w:val="24"/>
                <w:szCs w:val="24"/>
              </w:rPr>
            </w:rPrChange>
          </w:rPr>
          <w:t>As I headed cityward I was happy to be sobering up, unharmed and heading home.</w:t>
        </w:r>
      </w:ins>
      <w:ins w:id="14514" w:author="Britt Collins" w:date="2021-10-06T14:39:00Z">
        <w:r w:rsidR="00D02052" w:rsidRPr="00163DCF">
          <w:rPr>
            <w:szCs w:val="21"/>
            <w:rPrChange w:id="14515" w:author="David" w:date="2022-08-17T16:58:00Z">
              <w:rPr>
                <w:rFonts w:ascii="Times New Roman" w:hAnsi="Times New Roman"/>
                <w:sz w:val="24"/>
                <w:szCs w:val="24"/>
              </w:rPr>
            </w:rPrChange>
          </w:rPr>
          <w:br/>
        </w:r>
        <w:r w:rsidR="00D02052" w:rsidRPr="00163DCF">
          <w:rPr>
            <w:szCs w:val="21"/>
            <w:rPrChange w:id="14516" w:author="David" w:date="2022-08-17T16:58:00Z">
              <w:rPr>
                <w:rFonts w:ascii="Times New Roman" w:hAnsi="Times New Roman"/>
                <w:sz w:val="24"/>
                <w:szCs w:val="24"/>
              </w:rPr>
            </w:rPrChange>
          </w:rPr>
          <w:br/>
        </w:r>
        <w:r w:rsidR="00D02052" w:rsidRPr="00163DCF">
          <w:rPr>
            <w:szCs w:val="21"/>
            <w:rPrChange w:id="14517" w:author="David" w:date="2022-08-17T16:58:00Z">
              <w:rPr>
                <w:rFonts w:ascii="Times New Roman" w:hAnsi="Times New Roman"/>
                <w:sz w:val="24"/>
                <w:szCs w:val="24"/>
              </w:rPr>
            </w:rPrChange>
          </w:rPr>
          <w:br/>
        </w:r>
        <w:r w:rsidR="00D02052" w:rsidRPr="00163DCF">
          <w:rPr>
            <w:szCs w:val="21"/>
            <w:rPrChange w:id="14518" w:author="David" w:date="2022-08-17T16:58:00Z">
              <w:rPr>
                <w:rFonts w:ascii="Times New Roman" w:hAnsi="Times New Roman"/>
                <w:sz w:val="24"/>
                <w:szCs w:val="24"/>
              </w:rPr>
            </w:rPrChange>
          </w:rPr>
          <w:br/>
        </w:r>
        <w:r w:rsidR="00D02052" w:rsidRPr="00163DCF">
          <w:rPr>
            <w:szCs w:val="21"/>
            <w:rPrChange w:id="14519" w:author="David" w:date="2022-08-17T16:58:00Z">
              <w:rPr>
                <w:rFonts w:ascii="Times New Roman" w:hAnsi="Times New Roman"/>
                <w:sz w:val="24"/>
                <w:szCs w:val="24"/>
              </w:rPr>
            </w:rPrChange>
          </w:rPr>
          <w:br/>
        </w:r>
        <w:r w:rsidR="00D02052" w:rsidRPr="00163DCF">
          <w:rPr>
            <w:szCs w:val="21"/>
            <w:rPrChange w:id="14520" w:author="David" w:date="2022-08-17T16:58:00Z">
              <w:rPr>
                <w:rFonts w:ascii="Times New Roman" w:hAnsi="Times New Roman"/>
                <w:sz w:val="24"/>
                <w:szCs w:val="24"/>
              </w:rPr>
            </w:rPrChange>
          </w:rPr>
          <w:br/>
        </w:r>
      </w:ins>
    </w:p>
    <w:p w14:paraId="25C066EF" w14:textId="278DEC6E" w:rsidR="006F31F6" w:rsidRPr="00163DCF" w:rsidRDefault="00D02052">
      <w:pPr>
        <w:pStyle w:val="Heading1"/>
        <w:spacing w:line="276" w:lineRule="auto"/>
        <w:ind w:left="-6" w:hanging="11"/>
        <w:jc w:val="center"/>
        <w:rPr>
          <w:ins w:id="14521" w:author="Britt Collins" w:date="2021-09-30T14:58:00Z"/>
          <w:b/>
          <w:sz w:val="21"/>
          <w:szCs w:val="21"/>
          <w:rPrChange w:id="14522" w:author="David" w:date="2022-08-17T16:58:00Z">
            <w:rPr>
              <w:ins w:id="14523" w:author="Britt Collins" w:date="2021-09-30T14:58:00Z"/>
              <w:rFonts w:ascii="Times New Roman" w:hAnsi="Times New Roman"/>
              <w:sz w:val="24"/>
              <w:szCs w:val="24"/>
            </w:rPr>
          </w:rPrChange>
        </w:rPr>
        <w:pPrChange w:id="14524" w:author="David" w:date="2022-08-17T17:01:00Z">
          <w:pPr>
            <w:pStyle w:val="Heading1"/>
            <w:ind w:left="-5"/>
          </w:pPr>
        </w:pPrChange>
      </w:pPr>
      <w:ins w:id="14525" w:author="Britt Collins" w:date="2021-10-06T14:39:00Z">
        <w:r w:rsidRPr="00163DCF">
          <w:rPr>
            <w:sz w:val="21"/>
            <w:szCs w:val="21"/>
            <w:rPrChange w:id="14526" w:author="David" w:date="2022-08-17T16:58:00Z">
              <w:rPr>
                <w:rFonts w:ascii="Times New Roman" w:hAnsi="Times New Roman"/>
                <w:sz w:val="24"/>
                <w:szCs w:val="24"/>
              </w:rPr>
            </w:rPrChange>
          </w:rPr>
          <w:br/>
        </w:r>
        <w:r w:rsidRPr="00163DCF">
          <w:rPr>
            <w:sz w:val="21"/>
            <w:szCs w:val="21"/>
            <w:rPrChange w:id="14527" w:author="David" w:date="2022-08-17T16:58:00Z">
              <w:rPr>
                <w:rFonts w:ascii="Times New Roman" w:hAnsi="Times New Roman"/>
                <w:sz w:val="24"/>
                <w:szCs w:val="24"/>
              </w:rPr>
            </w:rPrChange>
          </w:rPr>
          <w:br/>
        </w:r>
      </w:ins>
      <w:ins w:id="14528" w:author="Britt Collins" w:date="2021-09-30T14:58:00Z">
        <w:r w:rsidR="006F31F6" w:rsidRPr="00163DCF">
          <w:rPr>
            <w:b/>
            <w:sz w:val="21"/>
            <w:szCs w:val="21"/>
            <w:rPrChange w:id="14529" w:author="David" w:date="2022-08-17T16:58:00Z">
              <w:rPr>
                <w:rFonts w:ascii="Times New Roman" w:hAnsi="Times New Roman"/>
                <w:sz w:val="24"/>
                <w:szCs w:val="24"/>
              </w:rPr>
            </w:rPrChange>
          </w:rPr>
          <w:t>12</w:t>
        </w:r>
      </w:ins>
    </w:p>
    <w:p w14:paraId="6139B49E" w14:textId="730BE45D" w:rsidR="006F31F6" w:rsidRPr="00163DCF" w:rsidRDefault="006F31F6">
      <w:pPr>
        <w:pStyle w:val="Heading2"/>
        <w:spacing w:line="276" w:lineRule="auto"/>
        <w:ind w:left="-6" w:hanging="11"/>
        <w:jc w:val="center"/>
        <w:rPr>
          <w:ins w:id="14530" w:author="Britt Collins" w:date="2021-09-30T14:58:00Z"/>
          <w:b/>
          <w:sz w:val="21"/>
          <w:szCs w:val="21"/>
          <w:rPrChange w:id="14531" w:author="David" w:date="2022-08-17T16:58:00Z">
            <w:rPr>
              <w:ins w:id="14532" w:author="Britt Collins" w:date="2021-09-30T14:58:00Z"/>
              <w:rFonts w:ascii="Times New Roman" w:hAnsi="Times New Roman"/>
              <w:sz w:val="24"/>
              <w:szCs w:val="24"/>
            </w:rPr>
          </w:rPrChange>
        </w:rPr>
        <w:pPrChange w:id="14533" w:author="David" w:date="2022-08-17T17:01:00Z">
          <w:pPr>
            <w:pStyle w:val="Heading2"/>
            <w:ind w:left="-5"/>
          </w:pPr>
        </w:pPrChange>
      </w:pPr>
      <w:ins w:id="14534" w:author="Britt Collins" w:date="2021-09-30T14:58:00Z">
        <w:r w:rsidRPr="00163DCF">
          <w:rPr>
            <w:b/>
            <w:sz w:val="21"/>
            <w:szCs w:val="21"/>
            <w:rPrChange w:id="14535" w:author="David" w:date="2022-08-17T16:58:00Z">
              <w:rPr>
                <w:rFonts w:ascii="Times New Roman" w:hAnsi="Times New Roman"/>
                <w:sz w:val="24"/>
                <w:szCs w:val="24"/>
              </w:rPr>
            </w:rPrChange>
          </w:rPr>
          <w:t>Boys Weekend</w:t>
        </w:r>
      </w:ins>
    </w:p>
    <w:p w14:paraId="351155F3" w14:textId="77777777" w:rsidR="00D02052" w:rsidRPr="00163DCF" w:rsidRDefault="00D02052">
      <w:pPr>
        <w:spacing w:line="276" w:lineRule="auto"/>
        <w:ind w:left="-5" w:right="15"/>
        <w:rPr>
          <w:ins w:id="14536" w:author="Britt Collins" w:date="2021-10-06T14:39:00Z"/>
          <w:szCs w:val="21"/>
          <w:rPrChange w:id="14537" w:author="David" w:date="2022-08-17T16:58:00Z">
            <w:rPr>
              <w:ins w:id="14538" w:author="Britt Collins" w:date="2021-10-06T14:39:00Z"/>
              <w:rFonts w:ascii="Times New Roman" w:hAnsi="Times New Roman"/>
              <w:sz w:val="24"/>
              <w:szCs w:val="24"/>
            </w:rPr>
          </w:rPrChange>
        </w:rPr>
        <w:pPrChange w:id="14539" w:author="David" w:date="2022-08-17T17:01:00Z">
          <w:pPr>
            <w:spacing w:line="480" w:lineRule="auto"/>
            <w:ind w:left="-5" w:right="15"/>
          </w:pPr>
        </w:pPrChange>
      </w:pPr>
    </w:p>
    <w:p w14:paraId="1F77B642" w14:textId="7A8DD258" w:rsidR="006F31F6" w:rsidRPr="00163DCF" w:rsidRDefault="00D02052">
      <w:pPr>
        <w:spacing w:line="276" w:lineRule="auto"/>
        <w:ind w:left="-5" w:right="15"/>
        <w:rPr>
          <w:ins w:id="14540" w:author="Britt Collins" w:date="2021-09-30T14:58:00Z"/>
          <w:szCs w:val="21"/>
          <w:rPrChange w:id="14541" w:author="David" w:date="2022-08-17T16:58:00Z">
            <w:rPr>
              <w:ins w:id="14542" w:author="Britt Collins" w:date="2021-09-30T14:58:00Z"/>
              <w:rFonts w:ascii="Times New Roman" w:hAnsi="Times New Roman"/>
              <w:sz w:val="24"/>
              <w:szCs w:val="24"/>
            </w:rPr>
          </w:rPrChange>
        </w:rPr>
        <w:pPrChange w:id="14543" w:author="David" w:date="2022-08-17T17:01:00Z">
          <w:pPr>
            <w:ind w:left="-5" w:right="15"/>
          </w:pPr>
        </w:pPrChange>
      </w:pPr>
      <w:ins w:id="14544" w:author="Britt Collins" w:date="2021-10-06T14:41:00Z">
        <w:r w:rsidRPr="00163DCF">
          <w:rPr>
            <w:szCs w:val="21"/>
            <w:rPrChange w:id="14545" w:author="David" w:date="2022-08-17T16:58:00Z">
              <w:rPr>
                <w:rFonts w:ascii="Times New Roman" w:hAnsi="Times New Roman"/>
                <w:sz w:val="24"/>
                <w:szCs w:val="24"/>
              </w:rPr>
            </w:rPrChange>
          </w:rPr>
          <w:t xml:space="preserve">In mid-October, </w:t>
        </w:r>
      </w:ins>
      <w:ins w:id="14546" w:author="Britt Collins" w:date="2021-09-30T14:58:00Z">
        <w:r w:rsidR="006F31F6" w:rsidRPr="00163DCF">
          <w:rPr>
            <w:szCs w:val="21"/>
            <w:rPrChange w:id="14547" w:author="David" w:date="2022-08-17T16:58:00Z">
              <w:rPr>
                <w:rFonts w:ascii="Times New Roman" w:hAnsi="Times New Roman"/>
                <w:sz w:val="24"/>
                <w:szCs w:val="24"/>
              </w:rPr>
            </w:rPrChange>
          </w:rPr>
          <w:t xml:space="preserve">Johnny did a bloody good job of organising </w:t>
        </w:r>
      </w:ins>
      <w:ins w:id="14548" w:author="Britt Collins" w:date="2021-10-06T14:40:00Z">
        <w:r w:rsidRPr="00163DCF">
          <w:rPr>
            <w:szCs w:val="21"/>
            <w:rPrChange w:id="14549" w:author="David" w:date="2022-08-17T16:58:00Z">
              <w:rPr>
                <w:rFonts w:ascii="Times New Roman" w:hAnsi="Times New Roman"/>
                <w:sz w:val="24"/>
                <w:szCs w:val="24"/>
              </w:rPr>
            </w:rPrChange>
          </w:rPr>
          <w:t xml:space="preserve">a </w:t>
        </w:r>
        <w:proofErr w:type="gramStart"/>
        <w:r w:rsidRPr="00163DCF">
          <w:rPr>
            <w:szCs w:val="21"/>
            <w:rPrChange w:id="14550" w:author="David" w:date="2022-08-17T16:58:00Z">
              <w:rPr>
                <w:rFonts w:ascii="Times New Roman" w:hAnsi="Times New Roman"/>
                <w:sz w:val="24"/>
                <w:szCs w:val="24"/>
              </w:rPr>
            </w:rPrChange>
          </w:rPr>
          <w:t>boys</w:t>
        </w:r>
        <w:proofErr w:type="gramEnd"/>
        <w:r w:rsidRPr="00163DCF">
          <w:rPr>
            <w:szCs w:val="21"/>
            <w:rPrChange w:id="14551" w:author="David" w:date="2022-08-17T16:58:00Z">
              <w:rPr>
                <w:rFonts w:ascii="Times New Roman" w:hAnsi="Times New Roman"/>
                <w:sz w:val="24"/>
                <w:szCs w:val="24"/>
              </w:rPr>
            </w:rPrChange>
          </w:rPr>
          <w:t xml:space="preserve"> weekend</w:t>
        </w:r>
      </w:ins>
      <w:ins w:id="14552" w:author="Britt Collins" w:date="2021-09-30T14:58:00Z">
        <w:r w:rsidR="006F31F6" w:rsidRPr="00163DCF">
          <w:rPr>
            <w:szCs w:val="21"/>
            <w:rPrChange w:id="14553" w:author="David" w:date="2022-08-17T16:58:00Z">
              <w:rPr>
                <w:rFonts w:ascii="Times New Roman" w:hAnsi="Times New Roman"/>
                <w:sz w:val="24"/>
                <w:szCs w:val="24"/>
              </w:rPr>
            </w:rPrChange>
          </w:rPr>
          <w:t xml:space="preserve"> a</w:t>
        </w:r>
      </w:ins>
      <w:ins w:id="14554" w:author="Britt Collins" w:date="2021-10-06T14:41:00Z">
        <w:r w:rsidRPr="00163DCF">
          <w:rPr>
            <w:szCs w:val="21"/>
            <w:rPrChange w:id="14555" w:author="David" w:date="2022-08-17T16:58:00Z">
              <w:rPr>
                <w:rFonts w:ascii="Times New Roman" w:hAnsi="Times New Roman"/>
                <w:sz w:val="24"/>
                <w:szCs w:val="24"/>
              </w:rPr>
            </w:rPrChange>
          </w:rPr>
          <w:t>t</w:t>
        </w:r>
      </w:ins>
      <w:ins w:id="14556" w:author="Britt Collins" w:date="2021-09-30T14:58:00Z">
        <w:r w:rsidR="006F31F6" w:rsidRPr="00163DCF">
          <w:rPr>
            <w:szCs w:val="21"/>
            <w:rPrChange w:id="14557" w:author="David" w:date="2022-08-17T16:58:00Z">
              <w:rPr>
                <w:rFonts w:ascii="Times New Roman" w:hAnsi="Times New Roman"/>
                <w:sz w:val="24"/>
                <w:szCs w:val="24"/>
              </w:rPr>
            </w:rPrChange>
          </w:rPr>
          <w:t xml:space="preserve"> Surfers Paradise was for 13 of us. The hotel had gathered it was a lad</w:t>
        </w:r>
      </w:ins>
      <w:ins w:id="14558" w:author="Britt Collins" w:date="2021-10-06T14:40:00Z">
        <w:r w:rsidRPr="00163DCF">
          <w:rPr>
            <w:szCs w:val="21"/>
            <w:rPrChange w:id="14559" w:author="David" w:date="2022-08-17T16:58:00Z">
              <w:rPr>
                <w:rFonts w:ascii="Times New Roman" w:hAnsi="Times New Roman"/>
                <w:sz w:val="24"/>
                <w:szCs w:val="24"/>
              </w:rPr>
            </w:rPrChange>
          </w:rPr>
          <w:t>’</w:t>
        </w:r>
      </w:ins>
      <w:ins w:id="14560" w:author="Britt Collins" w:date="2021-09-30T14:58:00Z">
        <w:r w:rsidR="006F31F6" w:rsidRPr="00163DCF">
          <w:rPr>
            <w:szCs w:val="21"/>
            <w:rPrChange w:id="14561" w:author="David" w:date="2022-08-17T16:58:00Z">
              <w:rPr>
                <w:rFonts w:ascii="Times New Roman" w:hAnsi="Times New Roman"/>
                <w:sz w:val="24"/>
                <w:szCs w:val="24"/>
              </w:rPr>
            </w:rPrChange>
          </w:rPr>
          <w:t>s holiday</w:t>
        </w:r>
      </w:ins>
      <w:ins w:id="14562" w:author="Britt Collins" w:date="2021-10-06T14:41:00Z">
        <w:r w:rsidRPr="00163DCF">
          <w:rPr>
            <w:szCs w:val="21"/>
            <w:rPrChange w:id="14563" w:author="David" w:date="2022-08-17T16:58:00Z">
              <w:rPr>
                <w:rFonts w:ascii="Times New Roman" w:hAnsi="Times New Roman"/>
                <w:sz w:val="24"/>
                <w:szCs w:val="24"/>
              </w:rPr>
            </w:rPrChange>
          </w:rPr>
          <w:t xml:space="preserve"> and a</w:t>
        </w:r>
      </w:ins>
      <w:ins w:id="14564" w:author="Britt Collins" w:date="2021-09-30T14:58:00Z">
        <w:r w:rsidR="006F31F6" w:rsidRPr="00163DCF">
          <w:rPr>
            <w:szCs w:val="21"/>
            <w:rPrChange w:id="14565" w:author="David" w:date="2022-08-17T16:58:00Z">
              <w:rPr>
                <w:rFonts w:ascii="Times New Roman" w:hAnsi="Times New Roman"/>
                <w:sz w:val="24"/>
                <w:szCs w:val="24"/>
              </w:rPr>
            </w:rPrChange>
          </w:rPr>
          <w:t>n AU$100 bond was required for each room. I was to share a room with my best friend Andy.</w:t>
        </w:r>
      </w:ins>
      <w:ins w:id="14566" w:author="Britt Collins" w:date="2021-10-06T14:40:00Z">
        <w:r w:rsidRPr="00163DCF">
          <w:rPr>
            <w:szCs w:val="21"/>
            <w:rPrChange w:id="14567" w:author="David" w:date="2022-08-17T16:58:00Z">
              <w:rPr>
                <w:rFonts w:ascii="Times New Roman" w:hAnsi="Times New Roman"/>
                <w:sz w:val="24"/>
                <w:szCs w:val="24"/>
              </w:rPr>
            </w:rPrChange>
          </w:rPr>
          <w:t xml:space="preserve"> </w:t>
        </w:r>
      </w:ins>
      <w:ins w:id="14568" w:author="Britt Collins" w:date="2021-09-30T14:58:00Z">
        <w:r w:rsidR="006F31F6" w:rsidRPr="00163DCF">
          <w:rPr>
            <w:szCs w:val="21"/>
            <w:rPrChange w:id="14569" w:author="David" w:date="2022-08-17T16:58:00Z">
              <w:rPr>
                <w:rFonts w:ascii="Times New Roman" w:hAnsi="Times New Roman"/>
                <w:sz w:val="24"/>
                <w:szCs w:val="24"/>
              </w:rPr>
            </w:rPrChange>
          </w:rPr>
          <w:t>Surfers Paradise</w:t>
        </w:r>
      </w:ins>
      <w:ins w:id="14570" w:author="Britt Collins" w:date="2021-10-06T14:42:00Z">
        <w:r w:rsidRPr="00163DCF">
          <w:rPr>
            <w:b/>
            <w:szCs w:val="21"/>
            <w:rPrChange w:id="14571" w:author="David" w:date="2022-08-17T16:58:00Z">
              <w:rPr>
                <w:rFonts w:ascii="Times New Roman" w:hAnsi="Times New Roman"/>
                <w:sz w:val="24"/>
                <w:szCs w:val="24"/>
              </w:rPr>
            </w:rPrChange>
          </w:rPr>
          <w:t>, a beach town on the Gold Coast</w:t>
        </w:r>
        <w:r w:rsidRPr="00163DCF">
          <w:rPr>
            <w:szCs w:val="21"/>
            <w:rPrChange w:id="14572" w:author="David" w:date="2022-08-17T16:58:00Z">
              <w:rPr>
                <w:rFonts w:ascii="Times New Roman" w:hAnsi="Times New Roman"/>
                <w:sz w:val="24"/>
                <w:szCs w:val="24"/>
              </w:rPr>
            </w:rPrChange>
          </w:rPr>
          <w:t>,</w:t>
        </w:r>
      </w:ins>
      <w:ins w:id="14573" w:author="Britt Collins" w:date="2021-09-30T14:58:00Z">
        <w:r w:rsidR="006F31F6" w:rsidRPr="00163DCF">
          <w:rPr>
            <w:szCs w:val="21"/>
            <w:rPrChange w:id="14574" w:author="David" w:date="2022-08-17T16:58:00Z">
              <w:rPr>
                <w:rFonts w:ascii="Times New Roman" w:hAnsi="Times New Roman"/>
                <w:sz w:val="24"/>
                <w:szCs w:val="24"/>
              </w:rPr>
            </w:rPrChange>
          </w:rPr>
          <w:t xml:space="preserve"> was renowned for being a destination </w:t>
        </w:r>
      </w:ins>
      <w:ins w:id="14575" w:author="Britt Collins" w:date="2021-10-06T14:43:00Z">
        <w:r w:rsidRPr="00163DCF">
          <w:rPr>
            <w:szCs w:val="21"/>
            <w:rPrChange w:id="14576" w:author="David" w:date="2022-08-17T16:58:00Z">
              <w:rPr>
                <w:rFonts w:ascii="Times New Roman" w:hAnsi="Times New Roman"/>
                <w:sz w:val="24"/>
                <w:szCs w:val="24"/>
              </w:rPr>
            </w:rPrChange>
          </w:rPr>
          <w:t>for</w:t>
        </w:r>
      </w:ins>
      <w:ins w:id="14577" w:author="Britt Collins" w:date="2021-09-30T14:58:00Z">
        <w:r w:rsidR="006F31F6" w:rsidRPr="00163DCF">
          <w:rPr>
            <w:szCs w:val="21"/>
            <w:rPrChange w:id="14578" w:author="David" w:date="2022-08-17T16:58:00Z">
              <w:rPr>
                <w:rFonts w:ascii="Times New Roman" w:hAnsi="Times New Roman"/>
                <w:sz w:val="24"/>
                <w:szCs w:val="24"/>
              </w:rPr>
            </w:rPrChange>
          </w:rPr>
          <w:t xml:space="preserve"> college students after finishing their exams. They would, like all teenagers, make big mistakes under the influence of alcohol. During this </w:t>
        </w:r>
        <w:proofErr w:type="gramStart"/>
        <w:r w:rsidR="006F31F6" w:rsidRPr="00163DCF">
          <w:rPr>
            <w:szCs w:val="21"/>
            <w:rPrChange w:id="14579" w:author="David" w:date="2022-08-17T16:58:00Z">
              <w:rPr>
                <w:rFonts w:ascii="Times New Roman" w:hAnsi="Times New Roman"/>
                <w:sz w:val="24"/>
                <w:szCs w:val="24"/>
              </w:rPr>
            </w:rPrChange>
          </w:rPr>
          <w:t>time</w:t>
        </w:r>
        <w:proofErr w:type="gramEnd"/>
        <w:r w:rsidR="006F31F6" w:rsidRPr="00163DCF">
          <w:rPr>
            <w:szCs w:val="21"/>
            <w:rPrChange w:id="14580" w:author="David" w:date="2022-08-17T16:58:00Z">
              <w:rPr>
                <w:rFonts w:ascii="Times New Roman" w:hAnsi="Times New Roman"/>
                <w:sz w:val="24"/>
                <w:szCs w:val="24"/>
              </w:rPr>
            </w:rPrChange>
          </w:rPr>
          <w:t xml:space="preserve"> it was renowned for being edgy. There were people that went to Surfers Paradise looking for trouble. It was common for violent scenes to break out on the main boulevard. This was where the big pubs and clubs were found.</w:t>
        </w:r>
      </w:ins>
    </w:p>
    <w:p w14:paraId="481103B4" w14:textId="77777777" w:rsidR="00D02052" w:rsidRPr="00163DCF" w:rsidRDefault="00D02052">
      <w:pPr>
        <w:spacing w:line="276" w:lineRule="auto"/>
        <w:ind w:left="0" w:right="15" w:firstLine="720"/>
        <w:rPr>
          <w:ins w:id="14581" w:author="Britt Collins" w:date="2021-10-06T14:45:00Z"/>
          <w:szCs w:val="21"/>
          <w:rPrChange w:id="14582" w:author="David" w:date="2022-08-17T16:58:00Z">
            <w:rPr>
              <w:ins w:id="14583" w:author="Britt Collins" w:date="2021-10-06T14:45:00Z"/>
              <w:rFonts w:ascii="Times New Roman" w:hAnsi="Times New Roman"/>
              <w:sz w:val="24"/>
              <w:szCs w:val="24"/>
            </w:rPr>
          </w:rPrChange>
        </w:rPr>
        <w:pPrChange w:id="14584" w:author="David" w:date="2022-08-17T17:01:00Z">
          <w:pPr>
            <w:spacing w:line="480" w:lineRule="auto"/>
            <w:ind w:left="0" w:right="15" w:firstLine="720"/>
          </w:pPr>
        </w:pPrChange>
      </w:pPr>
      <w:ins w:id="14585" w:author="Britt Collins" w:date="2021-10-06T14:44:00Z">
        <w:r w:rsidRPr="00163DCF">
          <w:rPr>
            <w:szCs w:val="21"/>
            <w:rPrChange w:id="14586" w:author="David" w:date="2022-08-17T16:58:00Z">
              <w:rPr>
                <w:rFonts w:ascii="Times New Roman" w:hAnsi="Times New Roman"/>
                <w:sz w:val="24"/>
                <w:szCs w:val="24"/>
              </w:rPr>
            </w:rPrChange>
          </w:rPr>
          <w:t>Soon after arriving</w:t>
        </w:r>
      </w:ins>
      <w:ins w:id="14587" w:author="Britt Collins" w:date="2021-09-30T14:58:00Z">
        <w:r w:rsidR="006F31F6" w:rsidRPr="00163DCF">
          <w:rPr>
            <w:szCs w:val="21"/>
            <w:rPrChange w:id="14588" w:author="David" w:date="2022-08-17T16:58:00Z">
              <w:rPr>
                <w:rFonts w:ascii="Times New Roman" w:hAnsi="Times New Roman"/>
                <w:sz w:val="24"/>
                <w:szCs w:val="24"/>
              </w:rPr>
            </w:rPrChange>
          </w:rPr>
          <w:t xml:space="preserve"> to Surfers Paradise</w:t>
        </w:r>
      </w:ins>
      <w:ins w:id="14589" w:author="Britt Collins" w:date="2021-10-06T14:44:00Z">
        <w:r w:rsidRPr="00163DCF">
          <w:rPr>
            <w:szCs w:val="21"/>
            <w:rPrChange w:id="14590" w:author="David" w:date="2022-08-17T16:58:00Z">
              <w:rPr>
                <w:rFonts w:ascii="Times New Roman" w:hAnsi="Times New Roman"/>
                <w:sz w:val="24"/>
                <w:szCs w:val="24"/>
              </w:rPr>
            </w:rPrChange>
          </w:rPr>
          <w:t>,</w:t>
        </w:r>
      </w:ins>
      <w:ins w:id="14591" w:author="Britt Collins" w:date="2021-09-30T14:58:00Z">
        <w:r w:rsidR="006F31F6" w:rsidRPr="00163DCF">
          <w:rPr>
            <w:szCs w:val="21"/>
            <w:rPrChange w:id="14592" w:author="David" w:date="2022-08-17T16:58:00Z">
              <w:rPr>
                <w:rFonts w:ascii="Times New Roman" w:hAnsi="Times New Roman"/>
                <w:sz w:val="24"/>
                <w:szCs w:val="24"/>
              </w:rPr>
            </w:rPrChange>
          </w:rPr>
          <w:t xml:space="preserve"> we threw our weekend </w:t>
        </w:r>
      </w:ins>
      <w:ins w:id="14593" w:author="Britt Collins" w:date="2021-10-06T14:44:00Z">
        <w:r w:rsidRPr="00163DCF">
          <w:rPr>
            <w:szCs w:val="21"/>
            <w:rPrChange w:id="14594" w:author="David" w:date="2022-08-17T16:58:00Z">
              <w:rPr>
                <w:rFonts w:ascii="Times New Roman" w:hAnsi="Times New Roman"/>
                <w:sz w:val="24"/>
                <w:szCs w:val="24"/>
              </w:rPr>
            </w:rPrChange>
          </w:rPr>
          <w:t>bags</w:t>
        </w:r>
      </w:ins>
      <w:ins w:id="14595" w:author="Britt Collins" w:date="2021-09-30T14:58:00Z">
        <w:r w:rsidR="006F31F6" w:rsidRPr="00163DCF">
          <w:rPr>
            <w:szCs w:val="21"/>
            <w:rPrChange w:id="14596" w:author="David" w:date="2022-08-17T16:58:00Z">
              <w:rPr>
                <w:rFonts w:ascii="Times New Roman" w:hAnsi="Times New Roman"/>
                <w:sz w:val="24"/>
                <w:szCs w:val="24"/>
              </w:rPr>
            </w:rPrChange>
          </w:rPr>
          <w:t xml:space="preserve"> into our hotel rooms and made our way to the lobby. The plan</w:t>
        </w:r>
      </w:ins>
      <w:ins w:id="14597" w:author="Britt Collins" w:date="2021-10-06T14:44:00Z">
        <w:r w:rsidRPr="00163DCF">
          <w:rPr>
            <w:szCs w:val="21"/>
            <w:rPrChange w:id="14598" w:author="David" w:date="2022-08-17T16:58:00Z">
              <w:rPr>
                <w:rFonts w:ascii="Times New Roman" w:hAnsi="Times New Roman"/>
                <w:sz w:val="24"/>
                <w:szCs w:val="24"/>
              </w:rPr>
            </w:rPrChange>
          </w:rPr>
          <w:t xml:space="preserve"> was</w:t>
        </w:r>
      </w:ins>
      <w:ins w:id="14599" w:author="Britt Collins" w:date="2021-09-30T14:58:00Z">
        <w:r w:rsidR="006F31F6" w:rsidRPr="00163DCF">
          <w:rPr>
            <w:szCs w:val="21"/>
            <w:rPrChange w:id="14600" w:author="David" w:date="2022-08-17T16:58:00Z">
              <w:rPr>
                <w:rFonts w:ascii="Times New Roman" w:hAnsi="Times New Roman"/>
                <w:sz w:val="24"/>
                <w:szCs w:val="24"/>
              </w:rPr>
            </w:rPrChange>
          </w:rPr>
          <w:t xml:space="preserve"> to </w:t>
        </w:r>
      </w:ins>
      <w:ins w:id="14601" w:author="Britt Collins" w:date="2021-10-06T14:44:00Z">
        <w:r w:rsidRPr="00163DCF">
          <w:rPr>
            <w:szCs w:val="21"/>
            <w:rPrChange w:id="14602" w:author="David" w:date="2022-08-17T16:58:00Z">
              <w:rPr>
                <w:rFonts w:ascii="Times New Roman" w:hAnsi="Times New Roman"/>
                <w:sz w:val="24"/>
                <w:szCs w:val="24"/>
              </w:rPr>
            </w:rPrChange>
          </w:rPr>
          <w:t xml:space="preserve">do go a pub crawl </w:t>
        </w:r>
      </w:ins>
      <w:ins w:id="14603" w:author="Britt Collins" w:date="2021-09-30T14:58:00Z">
        <w:r w:rsidR="006F31F6" w:rsidRPr="00163DCF">
          <w:rPr>
            <w:szCs w:val="21"/>
            <w:rPrChange w:id="14604" w:author="David" w:date="2022-08-17T16:58:00Z">
              <w:rPr>
                <w:rFonts w:ascii="Times New Roman" w:hAnsi="Times New Roman"/>
                <w:sz w:val="24"/>
                <w:szCs w:val="24"/>
              </w:rPr>
            </w:rPrChange>
          </w:rPr>
          <w:t xml:space="preserve">and drink over the course of the day. It is commonly known in the UK as the all-dayer. I was cautious of the plan, especially after the Darling Harbour incident, but I thought it would still be a good idea. The group’s thoughts were split. </w:t>
        </w:r>
      </w:ins>
    </w:p>
    <w:p w14:paraId="20AA0328" w14:textId="77777777" w:rsidR="00D02052" w:rsidRPr="00163DCF" w:rsidRDefault="006F31F6">
      <w:pPr>
        <w:spacing w:line="276" w:lineRule="auto"/>
        <w:ind w:left="0" w:right="15" w:firstLine="720"/>
        <w:rPr>
          <w:ins w:id="14605" w:author="Britt Collins" w:date="2021-10-06T14:46:00Z"/>
          <w:szCs w:val="21"/>
          <w:rPrChange w:id="14606" w:author="David" w:date="2022-08-17T16:58:00Z">
            <w:rPr>
              <w:ins w:id="14607" w:author="Britt Collins" w:date="2021-10-06T14:46:00Z"/>
              <w:rFonts w:ascii="Times New Roman" w:hAnsi="Times New Roman"/>
              <w:sz w:val="24"/>
              <w:szCs w:val="24"/>
            </w:rPr>
          </w:rPrChange>
        </w:rPr>
        <w:pPrChange w:id="14608" w:author="David" w:date="2022-08-17T17:01:00Z">
          <w:pPr>
            <w:spacing w:line="480" w:lineRule="auto"/>
            <w:ind w:left="0" w:right="15" w:firstLine="720"/>
          </w:pPr>
        </w:pPrChange>
      </w:pPr>
      <w:ins w:id="14609" w:author="Britt Collins" w:date="2021-09-30T14:58:00Z">
        <w:r w:rsidRPr="00163DCF">
          <w:rPr>
            <w:szCs w:val="21"/>
            <w:rPrChange w:id="14610" w:author="David" w:date="2022-08-17T16:58:00Z">
              <w:rPr>
                <w:rFonts w:ascii="Times New Roman" w:hAnsi="Times New Roman"/>
                <w:sz w:val="24"/>
                <w:szCs w:val="24"/>
              </w:rPr>
            </w:rPrChange>
          </w:rPr>
          <w:t xml:space="preserve">On the one side was the Johnny All-Dayer, on the other was The Carl Adventure-Park </w:t>
        </w:r>
        <w:proofErr w:type="spellStart"/>
        <w:r w:rsidRPr="00163DCF">
          <w:rPr>
            <w:szCs w:val="21"/>
            <w:rPrChange w:id="14611" w:author="David" w:date="2022-08-17T16:58:00Z">
              <w:rPr>
                <w:rFonts w:ascii="Times New Roman" w:hAnsi="Times New Roman"/>
                <w:sz w:val="24"/>
                <w:szCs w:val="24"/>
              </w:rPr>
            </w:rPrChange>
          </w:rPr>
          <w:t>Dayer</w:t>
        </w:r>
        <w:proofErr w:type="spellEnd"/>
        <w:r w:rsidRPr="00163DCF">
          <w:rPr>
            <w:szCs w:val="21"/>
            <w:rPrChange w:id="14612" w:author="David" w:date="2022-08-17T16:58:00Z">
              <w:rPr>
                <w:rFonts w:ascii="Times New Roman" w:hAnsi="Times New Roman"/>
                <w:sz w:val="24"/>
                <w:szCs w:val="24"/>
              </w:rPr>
            </w:rPrChange>
          </w:rPr>
          <w:t>. I wasn’t a huge fan of either choice. I made a last</w:t>
        </w:r>
      </w:ins>
      <w:ins w:id="14613" w:author="Britt Collins" w:date="2021-10-06T14:45:00Z">
        <w:r w:rsidR="00D02052" w:rsidRPr="00163DCF">
          <w:rPr>
            <w:szCs w:val="21"/>
            <w:rPrChange w:id="14614" w:author="David" w:date="2022-08-17T16:58:00Z">
              <w:rPr>
                <w:rFonts w:ascii="Times New Roman" w:hAnsi="Times New Roman"/>
                <w:sz w:val="24"/>
                <w:szCs w:val="24"/>
              </w:rPr>
            </w:rPrChange>
          </w:rPr>
          <w:t>-</w:t>
        </w:r>
      </w:ins>
      <w:ins w:id="14615" w:author="Britt Collins" w:date="2021-09-30T14:58:00Z">
        <w:r w:rsidRPr="00163DCF">
          <w:rPr>
            <w:szCs w:val="21"/>
            <w:rPrChange w:id="14616" w:author="David" w:date="2022-08-17T16:58:00Z">
              <w:rPr>
                <w:rFonts w:ascii="Times New Roman" w:hAnsi="Times New Roman"/>
                <w:sz w:val="24"/>
                <w:szCs w:val="24"/>
              </w:rPr>
            </w:rPrChange>
          </w:rPr>
          <w:t xml:space="preserve">minute </w:t>
        </w:r>
      </w:ins>
      <w:ins w:id="14617" w:author="Britt Collins" w:date="2021-10-06T14:45:00Z">
        <w:r w:rsidR="00D02052" w:rsidRPr="00163DCF">
          <w:rPr>
            <w:szCs w:val="21"/>
            <w:rPrChange w:id="14618" w:author="David" w:date="2022-08-17T16:58:00Z">
              <w:rPr>
                <w:rFonts w:ascii="Times New Roman" w:hAnsi="Times New Roman"/>
                <w:sz w:val="24"/>
                <w:szCs w:val="24"/>
              </w:rPr>
            </w:rPrChange>
          </w:rPr>
          <w:t>three</w:t>
        </w:r>
      </w:ins>
      <w:ins w:id="14619" w:author="Britt Collins" w:date="2021-09-30T14:58:00Z">
        <w:r w:rsidRPr="00163DCF">
          <w:rPr>
            <w:szCs w:val="21"/>
            <w:rPrChange w:id="14620" w:author="David" w:date="2022-08-17T16:58:00Z">
              <w:rPr>
                <w:rFonts w:ascii="Times New Roman" w:hAnsi="Times New Roman"/>
                <w:sz w:val="24"/>
                <w:szCs w:val="24"/>
              </w:rPr>
            </w:rPrChange>
          </w:rPr>
          <w:t xml:space="preserve"> amigos (wallet, keys, phone) check just as the Johnny All-Dayer group were departing. Bugger, I pictured my phone lying on the bedside table. I rushed to my room, forgetting to mention my brief disappearance to the rest of the group. I returned to lobby to find Johnny</w:t>
        </w:r>
      </w:ins>
      <w:ins w:id="14621" w:author="Britt Collins" w:date="2021-10-06T14:45:00Z">
        <w:r w:rsidR="00D02052" w:rsidRPr="00163DCF">
          <w:rPr>
            <w:szCs w:val="21"/>
            <w:rPrChange w:id="14622" w:author="David" w:date="2022-08-17T16:58:00Z">
              <w:rPr>
                <w:rFonts w:ascii="Times New Roman" w:hAnsi="Times New Roman"/>
                <w:sz w:val="24"/>
                <w:szCs w:val="24"/>
              </w:rPr>
            </w:rPrChange>
          </w:rPr>
          <w:t>’</w:t>
        </w:r>
      </w:ins>
      <w:ins w:id="14623" w:author="Britt Collins" w:date="2021-09-30T14:58:00Z">
        <w:r w:rsidRPr="00163DCF">
          <w:rPr>
            <w:szCs w:val="21"/>
            <w:rPrChange w:id="14624" w:author="David" w:date="2022-08-17T16:58:00Z">
              <w:rPr>
                <w:rFonts w:ascii="Times New Roman" w:hAnsi="Times New Roman"/>
                <w:sz w:val="24"/>
                <w:szCs w:val="24"/>
              </w:rPr>
            </w:rPrChange>
          </w:rPr>
          <w:t xml:space="preserve">s group gone. </w:t>
        </w:r>
      </w:ins>
    </w:p>
    <w:p w14:paraId="0F9521AC" w14:textId="51A83DA7" w:rsidR="00D02052" w:rsidRPr="00163DCF" w:rsidRDefault="00D02052">
      <w:pPr>
        <w:spacing w:line="276" w:lineRule="auto"/>
        <w:ind w:left="0" w:right="15" w:firstLine="720"/>
        <w:rPr>
          <w:ins w:id="14625" w:author="Britt Collins" w:date="2021-10-06T14:46:00Z"/>
          <w:szCs w:val="21"/>
          <w:rPrChange w:id="14626" w:author="David" w:date="2022-08-17T16:58:00Z">
            <w:rPr>
              <w:ins w:id="14627" w:author="Britt Collins" w:date="2021-10-06T14:46:00Z"/>
              <w:rFonts w:ascii="Times New Roman" w:hAnsi="Times New Roman"/>
              <w:sz w:val="24"/>
              <w:szCs w:val="24"/>
            </w:rPr>
          </w:rPrChange>
        </w:rPr>
        <w:pPrChange w:id="14628" w:author="David" w:date="2022-08-17T17:01:00Z">
          <w:pPr>
            <w:spacing w:line="480" w:lineRule="auto"/>
            <w:ind w:left="0" w:right="15" w:firstLine="720"/>
          </w:pPr>
        </w:pPrChange>
      </w:pPr>
      <w:ins w:id="14629" w:author="Britt Collins" w:date="2021-10-06T14:46:00Z">
        <w:r w:rsidRPr="00163DCF">
          <w:rPr>
            <w:szCs w:val="21"/>
            <w:rPrChange w:id="14630" w:author="David" w:date="2022-08-17T16:58:00Z">
              <w:rPr>
                <w:rFonts w:ascii="Times New Roman" w:hAnsi="Times New Roman"/>
                <w:sz w:val="24"/>
                <w:szCs w:val="24"/>
              </w:rPr>
            </w:rPrChange>
          </w:rPr>
          <w:t xml:space="preserve">Seeing </w:t>
        </w:r>
      </w:ins>
      <w:ins w:id="14631" w:author="Britt Collins" w:date="2021-09-30T14:58:00Z">
        <w:r w:rsidR="006F31F6" w:rsidRPr="00163DCF">
          <w:rPr>
            <w:szCs w:val="21"/>
            <w:rPrChange w:id="14632" w:author="David" w:date="2022-08-17T16:58:00Z">
              <w:rPr>
                <w:rFonts w:ascii="Times New Roman" w:hAnsi="Times New Roman"/>
                <w:sz w:val="24"/>
                <w:szCs w:val="24"/>
              </w:rPr>
            </w:rPrChange>
          </w:rPr>
          <w:t>Carl and Matt still waiting for their taxi</w:t>
        </w:r>
      </w:ins>
      <w:ins w:id="14633" w:author="Britt Collins" w:date="2021-10-06T14:46:00Z">
        <w:r w:rsidRPr="00163DCF">
          <w:rPr>
            <w:szCs w:val="21"/>
            <w:rPrChange w:id="14634" w:author="David" w:date="2022-08-17T16:58:00Z">
              <w:rPr>
                <w:rFonts w:ascii="Times New Roman" w:hAnsi="Times New Roman"/>
                <w:sz w:val="24"/>
                <w:szCs w:val="24"/>
              </w:rPr>
            </w:rPrChange>
          </w:rPr>
          <w:t>, I r</w:t>
        </w:r>
      </w:ins>
      <w:ins w:id="14635" w:author="Britt Collins" w:date="2021-10-06T14:47:00Z">
        <w:r w:rsidRPr="00163DCF">
          <w:rPr>
            <w:szCs w:val="21"/>
            <w:rPrChange w:id="14636" w:author="David" w:date="2022-08-17T16:58:00Z">
              <w:rPr>
                <w:rFonts w:ascii="Times New Roman" w:hAnsi="Times New Roman"/>
                <w:sz w:val="24"/>
                <w:szCs w:val="24"/>
              </w:rPr>
            </w:rPrChange>
          </w:rPr>
          <w:t>ushed over.</w:t>
        </w:r>
      </w:ins>
      <w:ins w:id="14637" w:author="Britt Collins" w:date="2021-09-30T14:58:00Z">
        <w:r w:rsidR="006F31F6" w:rsidRPr="00163DCF">
          <w:rPr>
            <w:szCs w:val="21"/>
            <w:rPrChange w:id="14638" w:author="David" w:date="2022-08-17T16:58:00Z">
              <w:rPr>
                <w:rFonts w:ascii="Times New Roman" w:hAnsi="Times New Roman"/>
                <w:sz w:val="24"/>
                <w:szCs w:val="24"/>
              </w:rPr>
            </w:rPrChange>
          </w:rPr>
          <w:t xml:space="preserve"> </w:t>
        </w:r>
      </w:ins>
      <w:ins w:id="14639" w:author="Britt Collins" w:date="2021-10-06T14:46:00Z">
        <w:r w:rsidRPr="00163DCF">
          <w:rPr>
            <w:szCs w:val="21"/>
            <w:rPrChange w:id="14640" w:author="David" w:date="2022-08-17T16:58:00Z">
              <w:rPr>
                <w:rFonts w:ascii="Times New Roman" w:hAnsi="Times New Roman"/>
                <w:sz w:val="24"/>
                <w:szCs w:val="24"/>
              </w:rPr>
            </w:rPrChange>
          </w:rPr>
          <w:t>“</w:t>
        </w:r>
      </w:ins>
      <w:ins w:id="14641" w:author="Britt Collins" w:date="2021-09-30T14:58:00Z">
        <w:r w:rsidR="006F31F6" w:rsidRPr="00163DCF">
          <w:rPr>
            <w:szCs w:val="21"/>
            <w:rPrChange w:id="14642" w:author="David" w:date="2022-08-17T16:58:00Z">
              <w:rPr>
                <w:rFonts w:ascii="Times New Roman" w:hAnsi="Times New Roman"/>
                <w:sz w:val="24"/>
                <w:szCs w:val="24"/>
              </w:rPr>
            </w:rPrChange>
          </w:rPr>
          <w:t>Where is the rest of the group?</w:t>
        </w:r>
      </w:ins>
      <w:ins w:id="14643" w:author="Britt Collins" w:date="2021-10-06T14:46:00Z">
        <w:r w:rsidRPr="00163DCF">
          <w:rPr>
            <w:szCs w:val="21"/>
            <w:rPrChange w:id="14644" w:author="David" w:date="2022-08-17T16:58:00Z">
              <w:rPr>
                <w:rFonts w:ascii="Times New Roman" w:hAnsi="Times New Roman"/>
                <w:sz w:val="24"/>
                <w:szCs w:val="24"/>
              </w:rPr>
            </w:rPrChange>
          </w:rPr>
          <w:t>”</w:t>
        </w:r>
      </w:ins>
    </w:p>
    <w:p w14:paraId="5B6406C5" w14:textId="77777777" w:rsidR="00D02052" w:rsidRPr="00163DCF" w:rsidRDefault="00D02052">
      <w:pPr>
        <w:spacing w:line="276" w:lineRule="auto"/>
        <w:ind w:left="0" w:right="15" w:firstLine="720"/>
        <w:rPr>
          <w:ins w:id="14645" w:author="Britt Collins" w:date="2021-10-06T14:47:00Z"/>
          <w:szCs w:val="21"/>
          <w:rPrChange w:id="14646" w:author="David" w:date="2022-08-17T16:58:00Z">
            <w:rPr>
              <w:ins w:id="14647" w:author="Britt Collins" w:date="2021-10-06T14:47:00Z"/>
              <w:rFonts w:ascii="Times New Roman" w:hAnsi="Times New Roman"/>
              <w:sz w:val="24"/>
              <w:szCs w:val="24"/>
            </w:rPr>
          </w:rPrChange>
        </w:rPr>
        <w:pPrChange w:id="14648" w:author="David" w:date="2022-08-17T17:01:00Z">
          <w:pPr>
            <w:spacing w:line="480" w:lineRule="auto"/>
            <w:ind w:left="0" w:right="15" w:firstLine="720"/>
          </w:pPr>
        </w:pPrChange>
      </w:pPr>
      <w:ins w:id="14649" w:author="Britt Collins" w:date="2021-10-06T14:47:00Z">
        <w:r w:rsidRPr="00163DCF">
          <w:rPr>
            <w:szCs w:val="21"/>
            <w:rPrChange w:id="14650" w:author="David" w:date="2022-08-17T16:58:00Z">
              <w:rPr>
                <w:rFonts w:ascii="Times New Roman" w:hAnsi="Times New Roman"/>
                <w:sz w:val="24"/>
                <w:szCs w:val="24"/>
              </w:rPr>
            </w:rPrChange>
          </w:rPr>
          <w:lastRenderedPageBreak/>
          <w:t>“</w:t>
        </w:r>
      </w:ins>
      <w:ins w:id="14651" w:author="Britt Collins" w:date="2021-09-30T14:58:00Z">
        <w:r w:rsidR="006F31F6" w:rsidRPr="00163DCF">
          <w:rPr>
            <w:szCs w:val="21"/>
            <w:rPrChange w:id="14652" w:author="David" w:date="2022-08-17T16:58:00Z">
              <w:rPr>
                <w:rFonts w:ascii="Times New Roman" w:hAnsi="Times New Roman"/>
                <w:sz w:val="24"/>
                <w:szCs w:val="24"/>
              </w:rPr>
            </w:rPrChange>
          </w:rPr>
          <w:t>They went off in taxis a few minutes ago</w:t>
        </w:r>
      </w:ins>
      <w:ins w:id="14653" w:author="Britt Collins" w:date="2021-10-06T14:47:00Z">
        <w:r w:rsidRPr="00163DCF">
          <w:rPr>
            <w:szCs w:val="21"/>
            <w:rPrChange w:id="14654" w:author="David" w:date="2022-08-17T16:58:00Z">
              <w:rPr>
                <w:rFonts w:ascii="Times New Roman" w:hAnsi="Times New Roman"/>
                <w:sz w:val="24"/>
                <w:szCs w:val="24"/>
              </w:rPr>
            </w:rPrChange>
          </w:rPr>
          <w:t>,”</w:t>
        </w:r>
      </w:ins>
      <w:ins w:id="14655" w:author="Britt Collins" w:date="2021-09-30T14:58:00Z">
        <w:r w:rsidR="006F31F6" w:rsidRPr="00163DCF">
          <w:rPr>
            <w:szCs w:val="21"/>
            <w:rPrChange w:id="14656" w:author="David" w:date="2022-08-17T16:58:00Z">
              <w:rPr>
                <w:rFonts w:ascii="Times New Roman" w:hAnsi="Times New Roman"/>
                <w:sz w:val="24"/>
                <w:szCs w:val="24"/>
              </w:rPr>
            </w:rPrChange>
          </w:rPr>
          <w:t xml:space="preserve"> Matt said. "They didn’t know if you were joining them, so they took off.</w:t>
        </w:r>
      </w:ins>
      <w:ins w:id="14657" w:author="Britt Collins" w:date="2021-10-06T14:47:00Z">
        <w:r w:rsidRPr="00163DCF">
          <w:rPr>
            <w:szCs w:val="21"/>
            <w:rPrChange w:id="14658" w:author="David" w:date="2022-08-17T16:58:00Z">
              <w:rPr>
                <w:rFonts w:ascii="Times New Roman" w:hAnsi="Times New Roman"/>
                <w:sz w:val="24"/>
                <w:szCs w:val="24"/>
              </w:rPr>
            </w:rPrChange>
          </w:rPr>
          <w:t>”</w:t>
        </w:r>
      </w:ins>
      <w:ins w:id="14659" w:author="Britt Collins" w:date="2021-09-30T14:58:00Z">
        <w:r w:rsidR="006F31F6" w:rsidRPr="00163DCF">
          <w:rPr>
            <w:szCs w:val="21"/>
            <w:rPrChange w:id="14660" w:author="David" w:date="2022-08-17T16:58:00Z">
              <w:rPr>
                <w:rFonts w:ascii="Times New Roman" w:hAnsi="Times New Roman"/>
                <w:sz w:val="24"/>
                <w:szCs w:val="24"/>
              </w:rPr>
            </w:rPrChange>
          </w:rPr>
          <w:t xml:space="preserve"> </w:t>
        </w:r>
      </w:ins>
    </w:p>
    <w:p w14:paraId="4E97BC0C" w14:textId="4B38D24C" w:rsidR="006F31F6" w:rsidRPr="00163DCF" w:rsidRDefault="00D02052">
      <w:pPr>
        <w:spacing w:line="276" w:lineRule="auto"/>
        <w:ind w:left="0" w:right="15" w:firstLine="720"/>
        <w:rPr>
          <w:ins w:id="14661" w:author="Britt Collins" w:date="2021-09-30T14:58:00Z"/>
          <w:szCs w:val="21"/>
          <w:rPrChange w:id="14662" w:author="David" w:date="2022-08-17T16:58:00Z">
            <w:rPr>
              <w:ins w:id="14663" w:author="Britt Collins" w:date="2021-09-30T14:58:00Z"/>
              <w:rFonts w:ascii="Times New Roman" w:hAnsi="Times New Roman"/>
              <w:sz w:val="24"/>
              <w:szCs w:val="24"/>
            </w:rPr>
          </w:rPrChange>
        </w:rPr>
        <w:pPrChange w:id="14664" w:author="David" w:date="2022-08-17T17:01:00Z">
          <w:pPr>
            <w:ind w:left="-5" w:right="15"/>
          </w:pPr>
        </w:pPrChange>
      </w:pPr>
      <w:ins w:id="14665" w:author="Britt Collins" w:date="2021-10-06T14:47:00Z">
        <w:r w:rsidRPr="00163DCF">
          <w:rPr>
            <w:szCs w:val="21"/>
            <w:rPrChange w:id="14666" w:author="David" w:date="2022-08-17T16:58:00Z">
              <w:rPr>
                <w:rFonts w:ascii="Times New Roman" w:hAnsi="Times New Roman"/>
                <w:sz w:val="24"/>
                <w:szCs w:val="24"/>
              </w:rPr>
            </w:rPrChange>
          </w:rPr>
          <w:t>“</w:t>
        </w:r>
      </w:ins>
      <w:ins w:id="14667" w:author="Britt Collins" w:date="2021-09-30T14:58:00Z">
        <w:r w:rsidR="006F31F6" w:rsidRPr="00163DCF">
          <w:rPr>
            <w:szCs w:val="21"/>
            <w:rPrChange w:id="14668" w:author="David" w:date="2022-08-17T16:58:00Z">
              <w:rPr>
                <w:rFonts w:ascii="Times New Roman" w:hAnsi="Times New Roman"/>
                <w:sz w:val="24"/>
                <w:szCs w:val="24"/>
              </w:rPr>
            </w:rPrChange>
          </w:rPr>
          <w:t>Feel free to join us at the adventure park if you’re stuck for anything to do</w:t>
        </w:r>
      </w:ins>
      <w:ins w:id="14669" w:author="Britt Collins" w:date="2021-10-06T14:47:00Z">
        <w:r w:rsidRPr="00163DCF">
          <w:rPr>
            <w:szCs w:val="21"/>
            <w:rPrChange w:id="14670" w:author="David" w:date="2022-08-17T16:58:00Z">
              <w:rPr>
                <w:rFonts w:ascii="Times New Roman" w:hAnsi="Times New Roman"/>
                <w:sz w:val="24"/>
                <w:szCs w:val="24"/>
              </w:rPr>
            </w:rPrChange>
          </w:rPr>
          <w:t xml:space="preserve">,” </w:t>
        </w:r>
      </w:ins>
      <w:ins w:id="14671" w:author="Britt Collins" w:date="2021-09-30T14:58:00Z">
        <w:r w:rsidR="006F31F6" w:rsidRPr="00163DCF">
          <w:rPr>
            <w:szCs w:val="21"/>
            <w:rPrChange w:id="14672" w:author="David" w:date="2022-08-17T16:58:00Z">
              <w:rPr>
                <w:rFonts w:ascii="Times New Roman" w:hAnsi="Times New Roman"/>
                <w:sz w:val="24"/>
                <w:szCs w:val="24"/>
              </w:rPr>
            </w:rPrChange>
          </w:rPr>
          <w:t>Carl added.</w:t>
        </w:r>
      </w:ins>
    </w:p>
    <w:p w14:paraId="2E15E96F" w14:textId="344D74F1" w:rsidR="006F31F6" w:rsidRPr="00163DCF" w:rsidRDefault="006F31F6">
      <w:pPr>
        <w:spacing w:line="276" w:lineRule="auto"/>
        <w:ind w:left="-5" w:right="15" w:firstLine="725"/>
        <w:rPr>
          <w:ins w:id="14673" w:author="Britt Collins" w:date="2021-09-30T14:58:00Z"/>
          <w:szCs w:val="21"/>
          <w:rPrChange w:id="14674" w:author="David" w:date="2022-08-17T16:58:00Z">
            <w:rPr>
              <w:ins w:id="14675" w:author="Britt Collins" w:date="2021-09-30T14:58:00Z"/>
              <w:rFonts w:ascii="Times New Roman" w:hAnsi="Times New Roman"/>
              <w:sz w:val="24"/>
              <w:szCs w:val="24"/>
            </w:rPr>
          </w:rPrChange>
        </w:rPr>
        <w:pPrChange w:id="14676" w:author="David" w:date="2022-08-17T17:01:00Z">
          <w:pPr>
            <w:ind w:left="-5" w:right="15"/>
          </w:pPr>
        </w:pPrChange>
      </w:pPr>
      <w:ins w:id="14677" w:author="Britt Collins" w:date="2021-09-30T14:58:00Z">
        <w:r w:rsidRPr="00163DCF">
          <w:rPr>
            <w:szCs w:val="21"/>
            <w:rPrChange w:id="14678" w:author="David" w:date="2022-08-17T16:58:00Z">
              <w:rPr>
                <w:rFonts w:ascii="Times New Roman" w:hAnsi="Times New Roman"/>
                <w:sz w:val="24"/>
                <w:szCs w:val="24"/>
              </w:rPr>
            </w:rPrChange>
          </w:rPr>
          <w:t xml:space="preserve">The taxi eventually arrived at our hotel to Carl's relief. The three of us piled in and off we went. The taxi ride took us across a landscape far different to the Sydney cityscape. Surfers Paradise, aka Surfers, was more tropical than its southern cousin Sydney. Banana plantations and swamps passed us by. The heavy rainfall had sculpted its red soils. Even though it wasn't wilderness, it still felt wild. The Warner Brothers Movie World appeared out of nowhere. The WB logo was displayed on an </w:t>
        </w:r>
      </w:ins>
      <w:ins w:id="14679" w:author="Britt Collins" w:date="2021-10-06T14:49:00Z">
        <w:r w:rsidR="00D02052" w:rsidRPr="00163DCF">
          <w:rPr>
            <w:szCs w:val="21"/>
            <w:rPrChange w:id="14680" w:author="David" w:date="2022-08-17T16:58:00Z">
              <w:rPr>
                <w:rFonts w:ascii="Times New Roman" w:hAnsi="Times New Roman"/>
                <w:sz w:val="24"/>
                <w:szCs w:val="24"/>
              </w:rPr>
            </w:rPrChange>
          </w:rPr>
          <w:t>A</w:t>
        </w:r>
      </w:ins>
      <w:ins w:id="14681" w:author="Britt Collins" w:date="2021-09-30T14:58:00Z">
        <w:r w:rsidRPr="00163DCF">
          <w:rPr>
            <w:szCs w:val="21"/>
            <w:rPrChange w:id="14682" w:author="David" w:date="2022-08-17T16:58:00Z">
              <w:rPr>
                <w:rFonts w:ascii="Times New Roman" w:hAnsi="Times New Roman"/>
                <w:sz w:val="24"/>
                <w:szCs w:val="24"/>
              </w:rPr>
            </w:rPrChange>
          </w:rPr>
          <w:t xml:space="preserve">rt </w:t>
        </w:r>
      </w:ins>
      <w:ins w:id="14683" w:author="Britt Collins" w:date="2021-10-06T14:49:00Z">
        <w:r w:rsidR="00D02052" w:rsidRPr="00163DCF">
          <w:rPr>
            <w:szCs w:val="21"/>
            <w:rPrChange w:id="14684" w:author="David" w:date="2022-08-17T16:58:00Z">
              <w:rPr>
                <w:rFonts w:ascii="Times New Roman" w:hAnsi="Times New Roman"/>
                <w:sz w:val="24"/>
                <w:szCs w:val="24"/>
              </w:rPr>
            </w:rPrChange>
          </w:rPr>
          <w:t>D</w:t>
        </w:r>
      </w:ins>
      <w:ins w:id="14685" w:author="Britt Collins" w:date="2021-09-30T14:58:00Z">
        <w:r w:rsidRPr="00163DCF">
          <w:rPr>
            <w:szCs w:val="21"/>
            <w:rPrChange w:id="14686" w:author="David" w:date="2022-08-17T16:58:00Z">
              <w:rPr>
                <w:rFonts w:ascii="Times New Roman" w:hAnsi="Times New Roman"/>
                <w:sz w:val="24"/>
                <w:szCs w:val="24"/>
              </w:rPr>
            </w:rPrChange>
          </w:rPr>
          <w:t>eco arch that befitted a studio more than a theme park. Seeing the logo, I felt nostalgic. I was brought up on classic Warner Brother cartoons. With a sense of indebtedness, I was happy to fork out the stupidly high-ticket price. Carl had a larger investment in the franchise than me, he paid extra for an additional access ticket.</w:t>
        </w:r>
      </w:ins>
    </w:p>
    <w:p w14:paraId="0CD57390" w14:textId="77777777" w:rsidR="00D02052" w:rsidRPr="00163DCF" w:rsidRDefault="006F31F6">
      <w:pPr>
        <w:spacing w:line="276" w:lineRule="auto"/>
        <w:ind w:left="-5" w:right="15" w:firstLine="725"/>
        <w:rPr>
          <w:ins w:id="14687" w:author="Britt Collins" w:date="2021-10-06T14:49:00Z"/>
          <w:szCs w:val="21"/>
          <w:rPrChange w:id="14688" w:author="David" w:date="2022-08-17T16:58:00Z">
            <w:rPr>
              <w:ins w:id="14689" w:author="Britt Collins" w:date="2021-10-06T14:49:00Z"/>
              <w:rFonts w:ascii="Times New Roman" w:hAnsi="Times New Roman"/>
              <w:sz w:val="24"/>
              <w:szCs w:val="24"/>
            </w:rPr>
          </w:rPrChange>
        </w:rPr>
        <w:pPrChange w:id="14690" w:author="David" w:date="2022-08-17T17:01:00Z">
          <w:pPr>
            <w:spacing w:line="480" w:lineRule="auto"/>
            <w:ind w:left="-5" w:right="15" w:firstLine="725"/>
          </w:pPr>
        </w:pPrChange>
      </w:pPr>
      <w:ins w:id="14691" w:author="Britt Collins" w:date="2021-09-30T14:58:00Z">
        <w:r w:rsidRPr="00163DCF">
          <w:rPr>
            <w:szCs w:val="21"/>
            <w:rPrChange w:id="14692" w:author="David" w:date="2022-08-17T16:58:00Z">
              <w:rPr>
                <w:rFonts w:ascii="Times New Roman" w:hAnsi="Times New Roman"/>
                <w:sz w:val="24"/>
                <w:szCs w:val="24"/>
              </w:rPr>
            </w:rPrChange>
          </w:rPr>
          <w:t xml:space="preserve">It was surreal walking the fake Warner Brothers Movie World streets. Families walked around, entertained by individuals dressed up in Warner Brother character costumes. Warner Brothers shops, strategic positioned, sold a wealth of overly priced, WB branded confectionary for maximum marketing impact. Carl, </w:t>
        </w:r>
        <w:proofErr w:type="gramStart"/>
        <w:r w:rsidRPr="00163DCF">
          <w:rPr>
            <w:szCs w:val="21"/>
            <w:rPrChange w:id="14693" w:author="David" w:date="2022-08-17T16:58:00Z">
              <w:rPr>
                <w:rFonts w:ascii="Times New Roman" w:hAnsi="Times New Roman"/>
                <w:sz w:val="24"/>
                <w:szCs w:val="24"/>
              </w:rPr>
            </w:rPrChange>
          </w:rPr>
          <w:t>Matt</w:t>
        </w:r>
        <w:proofErr w:type="gramEnd"/>
        <w:r w:rsidRPr="00163DCF">
          <w:rPr>
            <w:szCs w:val="21"/>
            <w:rPrChange w:id="14694" w:author="David" w:date="2022-08-17T16:58:00Z">
              <w:rPr>
                <w:rFonts w:ascii="Times New Roman" w:hAnsi="Times New Roman"/>
                <w:sz w:val="24"/>
                <w:szCs w:val="24"/>
              </w:rPr>
            </w:rPrChange>
          </w:rPr>
          <w:t xml:space="preserve"> and I looked out of place. Three 30-year-old blokes were walking around a theme park targeting affluent families. </w:t>
        </w:r>
      </w:ins>
    </w:p>
    <w:p w14:paraId="2A0EBFBF" w14:textId="5294BDAE" w:rsidR="00284170" w:rsidRPr="00163DCF" w:rsidRDefault="006F31F6">
      <w:pPr>
        <w:spacing w:line="276" w:lineRule="auto"/>
        <w:ind w:left="-5" w:right="15" w:firstLine="725"/>
        <w:rPr>
          <w:ins w:id="14695" w:author="Britt Collins" w:date="2021-10-06T14:50:00Z"/>
          <w:szCs w:val="21"/>
          <w:rPrChange w:id="14696" w:author="David" w:date="2022-08-17T16:58:00Z">
            <w:rPr>
              <w:ins w:id="14697" w:author="Britt Collins" w:date="2021-10-06T14:50:00Z"/>
              <w:rFonts w:ascii="Times New Roman" w:hAnsi="Times New Roman"/>
              <w:sz w:val="24"/>
              <w:szCs w:val="24"/>
            </w:rPr>
          </w:rPrChange>
        </w:rPr>
        <w:pPrChange w:id="14698" w:author="David" w:date="2022-08-17T17:01:00Z">
          <w:pPr>
            <w:spacing w:line="480" w:lineRule="auto"/>
            <w:ind w:left="-5" w:right="15" w:firstLine="725"/>
          </w:pPr>
        </w:pPrChange>
      </w:pPr>
      <w:ins w:id="14699" w:author="Britt Collins" w:date="2021-09-30T14:58:00Z">
        <w:r w:rsidRPr="00163DCF">
          <w:rPr>
            <w:szCs w:val="21"/>
            <w:rPrChange w:id="14700" w:author="David" w:date="2022-08-17T16:58:00Z">
              <w:rPr>
                <w:rFonts w:ascii="Times New Roman" w:hAnsi="Times New Roman"/>
                <w:sz w:val="24"/>
                <w:szCs w:val="24"/>
              </w:rPr>
            </w:rPrChange>
          </w:rPr>
          <w:t xml:space="preserve">Carl, in his usual downbeat, sarcastic manner asked me and Matt, </w:t>
        </w:r>
      </w:ins>
      <w:ins w:id="14701" w:author="Britt Collins" w:date="2021-10-06T14:49:00Z">
        <w:r w:rsidR="00D02052" w:rsidRPr="00163DCF">
          <w:rPr>
            <w:szCs w:val="21"/>
            <w:rPrChange w:id="14702" w:author="David" w:date="2022-08-17T16:58:00Z">
              <w:rPr>
                <w:rFonts w:ascii="Times New Roman" w:hAnsi="Times New Roman"/>
                <w:sz w:val="24"/>
                <w:szCs w:val="24"/>
              </w:rPr>
            </w:rPrChange>
          </w:rPr>
          <w:t>“S</w:t>
        </w:r>
      </w:ins>
      <w:ins w:id="14703" w:author="Britt Collins" w:date="2021-09-30T14:58:00Z">
        <w:r w:rsidRPr="00163DCF">
          <w:rPr>
            <w:szCs w:val="21"/>
            <w:rPrChange w:id="14704" w:author="David" w:date="2022-08-17T16:58:00Z">
              <w:rPr>
                <w:rFonts w:ascii="Times New Roman" w:hAnsi="Times New Roman"/>
                <w:sz w:val="24"/>
                <w:szCs w:val="24"/>
              </w:rPr>
            </w:rPrChange>
          </w:rPr>
          <w:t>o what shall we do then? And don’t think about that?</w:t>
        </w:r>
      </w:ins>
      <w:ins w:id="14705" w:author="Britt Collins" w:date="2021-10-06T14:51:00Z">
        <w:r w:rsidR="00284170" w:rsidRPr="00163DCF">
          <w:rPr>
            <w:szCs w:val="21"/>
            <w:rPrChange w:id="14706" w:author="David" w:date="2022-08-17T16:58:00Z">
              <w:rPr>
                <w:rFonts w:ascii="Times New Roman" w:hAnsi="Times New Roman"/>
                <w:sz w:val="24"/>
                <w:szCs w:val="24"/>
              </w:rPr>
            </w:rPrChange>
          </w:rPr>
          <w:t>”</w:t>
        </w:r>
      </w:ins>
    </w:p>
    <w:p w14:paraId="63A2B867" w14:textId="227F4F1D" w:rsidR="00284170" w:rsidRPr="00163DCF" w:rsidRDefault="00284170">
      <w:pPr>
        <w:spacing w:line="276" w:lineRule="auto"/>
        <w:ind w:left="-5" w:right="15" w:firstLine="725"/>
        <w:rPr>
          <w:ins w:id="14707" w:author="Britt Collins" w:date="2021-10-06T14:50:00Z"/>
          <w:szCs w:val="21"/>
          <w:rPrChange w:id="14708" w:author="David" w:date="2022-08-17T16:58:00Z">
            <w:rPr>
              <w:ins w:id="14709" w:author="Britt Collins" w:date="2021-10-06T14:50:00Z"/>
              <w:rFonts w:ascii="Times New Roman" w:hAnsi="Times New Roman"/>
              <w:sz w:val="24"/>
              <w:szCs w:val="24"/>
            </w:rPr>
          </w:rPrChange>
        </w:rPr>
        <w:pPrChange w:id="14710" w:author="David" w:date="2022-08-17T17:01:00Z">
          <w:pPr>
            <w:spacing w:line="480" w:lineRule="auto"/>
            <w:ind w:left="-5" w:right="15" w:firstLine="725"/>
          </w:pPr>
        </w:pPrChange>
      </w:pPr>
      <w:ins w:id="14711" w:author="Britt Collins" w:date="2021-10-06T14:50:00Z">
        <w:r w:rsidRPr="00163DCF">
          <w:rPr>
            <w:szCs w:val="21"/>
            <w:rPrChange w:id="14712" w:author="David" w:date="2022-08-17T16:58:00Z">
              <w:rPr>
                <w:rFonts w:ascii="Times New Roman" w:hAnsi="Times New Roman"/>
                <w:sz w:val="24"/>
                <w:szCs w:val="24"/>
              </w:rPr>
            </w:rPrChange>
          </w:rPr>
          <w:t>“</w:t>
        </w:r>
      </w:ins>
      <w:ins w:id="14713" w:author="Britt Collins" w:date="2021-09-30T14:58:00Z">
        <w:r w:rsidR="006F31F6" w:rsidRPr="00163DCF">
          <w:rPr>
            <w:szCs w:val="21"/>
            <w:rPrChange w:id="14714" w:author="David" w:date="2022-08-17T16:58:00Z">
              <w:rPr>
                <w:rFonts w:ascii="Times New Roman" w:hAnsi="Times New Roman"/>
                <w:sz w:val="24"/>
                <w:szCs w:val="24"/>
              </w:rPr>
            </w:rPrChange>
          </w:rPr>
          <w:t>What?</w:t>
        </w:r>
      </w:ins>
      <w:ins w:id="14715" w:author="Britt Collins" w:date="2021-10-06T14:50:00Z">
        <w:r w:rsidRPr="00163DCF">
          <w:rPr>
            <w:szCs w:val="21"/>
            <w:rPrChange w:id="14716" w:author="David" w:date="2022-08-17T16:58:00Z">
              <w:rPr>
                <w:rFonts w:ascii="Times New Roman" w:hAnsi="Times New Roman"/>
                <w:sz w:val="24"/>
                <w:szCs w:val="24"/>
              </w:rPr>
            </w:rPrChange>
          </w:rPr>
          <w:t>”</w:t>
        </w:r>
      </w:ins>
      <w:ins w:id="14717" w:author="Britt Collins" w:date="2021-09-30T14:58:00Z">
        <w:r w:rsidR="006F31F6" w:rsidRPr="00163DCF">
          <w:rPr>
            <w:szCs w:val="21"/>
            <w:rPrChange w:id="14718" w:author="David" w:date="2022-08-17T16:58:00Z">
              <w:rPr>
                <w:rFonts w:ascii="Times New Roman" w:hAnsi="Times New Roman"/>
                <w:sz w:val="24"/>
                <w:szCs w:val="24"/>
              </w:rPr>
            </w:rPrChange>
          </w:rPr>
          <w:t xml:space="preserve"> Matt and I </w:t>
        </w:r>
      </w:ins>
      <w:ins w:id="14719" w:author="Britt Collins" w:date="2021-10-06T14:51:00Z">
        <w:r w:rsidRPr="00163DCF">
          <w:rPr>
            <w:szCs w:val="21"/>
            <w:rPrChange w:id="14720" w:author="David" w:date="2022-08-17T16:58:00Z">
              <w:rPr>
                <w:rFonts w:ascii="Times New Roman" w:hAnsi="Times New Roman"/>
                <w:sz w:val="24"/>
                <w:szCs w:val="24"/>
              </w:rPr>
            </w:rPrChange>
          </w:rPr>
          <w:t xml:space="preserve">both </w:t>
        </w:r>
      </w:ins>
      <w:ins w:id="14721" w:author="Britt Collins" w:date="2021-09-30T14:58:00Z">
        <w:r w:rsidR="006F31F6" w:rsidRPr="00163DCF">
          <w:rPr>
            <w:szCs w:val="21"/>
            <w:rPrChange w:id="14722" w:author="David" w:date="2022-08-17T16:58:00Z">
              <w:rPr>
                <w:rFonts w:ascii="Times New Roman" w:hAnsi="Times New Roman"/>
                <w:sz w:val="24"/>
                <w:szCs w:val="24"/>
              </w:rPr>
            </w:rPrChange>
          </w:rPr>
          <w:t xml:space="preserve">replied. </w:t>
        </w:r>
      </w:ins>
    </w:p>
    <w:p w14:paraId="434278CA" w14:textId="77777777" w:rsidR="00284170" w:rsidRPr="00163DCF" w:rsidRDefault="00284170">
      <w:pPr>
        <w:spacing w:line="276" w:lineRule="auto"/>
        <w:ind w:left="-5" w:right="15" w:firstLine="725"/>
        <w:rPr>
          <w:ins w:id="14723" w:author="Britt Collins" w:date="2021-10-06T14:50:00Z"/>
          <w:szCs w:val="21"/>
          <w:rPrChange w:id="14724" w:author="David" w:date="2022-08-17T16:58:00Z">
            <w:rPr>
              <w:ins w:id="14725" w:author="Britt Collins" w:date="2021-10-06T14:50:00Z"/>
              <w:rFonts w:ascii="Times New Roman" w:hAnsi="Times New Roman"/>
              <w:sz w:val="24"/>
              <w:szCs w:val="24"/>
            </w:rPr>
          </w:rPrChange>
        </w:rPr>
        <w:pPrChange w:id="14726" w:author="David" w:date="2022-08-17T17:01:00Z">
          <w:pPr>
            <w:spacing w:line="480" w:lineRule="auto"/>
            <w:ind w:left="-5" w:right="15" w:firstLine="725"/>
          </w:pPr>
        </w:pPrChange>
      </w:pPr>
      <w:ins w:id="14727" w:author="Britt Collins" w:date="2021-10-06T14:50:00Z">
        <w:r w:rsidRPr="00163DCF">
          <w:rPr>
            <w:szCs w:val="21"/>
            <w:rPrChange w:id="14728" w:author="David" w:date="2022-08-17T16:58:00Z">
              <w:rPr>
                <w:rFonts w:ascii="Times New Roman" w:hAnsi="Times New Roman"/>
                <w:sz w:val="24"/>
                <w:szCs w:val="24"/>
              </w:rPr>
            </w:rPrChange>
          </w:rPr>
          <w:t>“</w:t>
        </w:r>
      </w:ins>
      <w:ins w:id="14729" w:author="Britt Collins" w:date="2021-09-30T14:58:00Z">
        <w:r w:rsidR="006F31F6" w:rsidRPr="00163DCF">
          <w:rPr>
            <w:szCs w:val="21"/>
            <w:rPrChange w:id="14730" w:author="David" w:date="2022-08-17T16:58:00Z">
              <w:rPr>
                <w:rFonts w:ascii="Times New Roman" w:hAnsi="Times New Roman"/>
                <w:sz w:val="24"/>
                <w:szCs w:val="24"/>
              </w:rPr>
            </w:rPrChange>
          </w:rPr>
          <w:t>There</w:t>
        </w:r>
      </w:ins>
      <w:ins w:id="14731" w:author="Britt Collins" w:date="2021-10-06T14:50:00Z">
        <w:r w:rsidRPr="00163DCF">
          <w:rPr>
            <w:szCs w:val="21"/>
            <w:rPrChange w:id="14732" w:author="David" w:date="2022-08-17T16:58:00Z">
              <w:rPr>
                <w:rFonts w:ascii="Times New Roman" w:hAnsi="Times New Roman"/>
                <w:sz w:val="24"/>
                <w:szCs w:val="24"/>
              </w:rPr>
            </w:rPrChange>
          </w:rPr>
          <w:t>’</w:t>
        </w:r>
      </w:ins>
      <w:ins w:id="14733" w:author="Britt Collins" w:date="2021-09-30T14:58:00Z">
        <w:r w:rsidR="006F31F6" w:rsidRPr="00163DCF">
          <w:rPr>
            <w:szCs w:val="21"/>
            <w:rPrChange w:id="14734" w:author="David" w:date="2022-08-17T16:58:00Z">
              <w:rPr>
                <w:rFonts w:ascii="Times New Roman" w:hAnsi="Times New Roman"/>
                <w:sz w:val="24"/>
                <w:szCs w:val="24"/>
              </w:rPr>
            </w:rPrChange>
          </w:rPr>
          <w:t xml:space="preserve">s a lot of </w:t>
        </w:r>
        <w:proofErr w:type="gramStart"/>
        <w:r w:rsidR="006F31F6" w:rsidRPr="00163DCF">
          <w:rPr>
            <w:szCs w:val="21"/>
            <w:rPrChange w:id="14735" w:author="David" w:date="2022-08-17T16:58:00Z">
              <w:rPr>
                <w:rFonts w:ascii="Times New Roman" w:hAnsi="Times New Roman"/>
                <w:sz w:val="24"/>
                <w:szCs w:val="24"/>
              </w:rPr>
            </w:rPrChange>
          </w:rPr>
          <w:t>jail bait</w:t>
        </w:r>
        <w:proofErr w:type="gramEnd"/>
        <w:r w:rsidR="006F31F6" w:rsidRPr="00163DCF">
          <w:rPr>
            <w:szCs w:val="21"/>
            <w:rPrChange w:id="14736" w:author="David" w:date="2022-08-17T16:58:00Z">
              <w:rPr>
                <w:rFonts w:ascii="Times New Roman" w:hAnsi="Times New Roman"/>
                <w:sz w:val="24"/>
                <w:szCs w:val="24"/>
              </w:rPr>
            </w:rPrChange>
          </w:rPr>
          <w:t xml:space="preserve"> around these parts. Don’t let your eyes wander.</w:t>
        </w:r>
      </w:ins>
      <w:ins w:id="14737" w:author="Britt Collins" w:date="2021-10-06T14:50:00Z">
        <w:r w:rsidRPr="00163DCF">
          <w:rPr>
            <w:szCs w:val="21"/>
            <w:rPrChange w:id="14738" w:author="David" w:date="2022-08-17T16:58:00Z">
              <w:rPr>
                <w:rFonts w:ascii="Times New Roman" w:hAnsi="Times New Roman"/>
                <w:sz w:val="24"/>
                <w:szCs w:val="24"/>
              </w:rPr>
            </w:rPrChange>
          </w:rPr>
          <w:t>”</w:t>
        </w:r>
      </w:ins>
    </w:p>
    <w:p w14:paraId="19A90F55" w14:textId="4B8EE6F4" w:rsidR="006F31F6" w:rsidRPr="00163DCF" w:rsidRDefault="006F31F6">
      <w:pPr>
        <w:spacing w:line="276" w:lineRule="auto"/>
        <w:ind w:left="-5" w:right="15" w:firstLine="725"/>
        <w:rPr>
          <w:ins w:id="14739" w:author="Britt Collins" w:date="2021-09-30T14:58:00Z"/>
          <w:szCs w:val="21"/>
          <w:rPrChange w:id="14740" w:author="David" w:date="2022-08-17T16:58:00Z">
            <w:rPr>
              <w:ins w:id="14741" w:author="Britt Collins" w:date="2021-09-30T14:58:00Z"/>
              <w:rFonts w:ascii="Times New Roman" w:hAnsi="Times New Roman"/>
              <w:sz w:val="24"/>
              <w:szCs w:val="24"/>
            </w:rPr>
          </w:rPrChange>
        </w:rPr>
        <w:pPrChange w:id="14742" w:author="David" w:date="2022-08-17T17:01:00Z">
          <w:pPr>
            <w:ind w:left="-5" w:right="15"/>
          </w:pPr>
        </w:pPrChange>
      </w:pPr>
      <w:ins w:id="14743" w:author="Britt Collins" w:date="2021-09-30T14:58:00Z">
        <w:r w:rsidRPr="00163DCF">
          <w:rPr>
            <w:szCs w:val="21"/>
            <w:rPrChange w:id="14744" w:author="David" w:date="2022-08-17T16:58:00Z">
              <w:rPr>
                <w:rFonts w:ascii="Times New Roman" w:hAnsi="Times New Roman"/>
                <w:sz w:val="24"/>
                <w:szCs w:val="24"/>
              </w:rPr>
            </w:rPrChange>
          </w:rPr>
          <w:t>Teenage Australian girls wore little to entertain the imagination. Not surprising given the warm conditions. In an adult, social context, their clothing could be perceived as sexy. Why didn't society frown upon it? It was an acceptable part of Australian culture.</w:t>
        </w:r>
      </w:ins>
    </w:p>
    <w:p w14:paraId="05BDF8B7" w14:textId="17CB9081" w:rsidR="006F31F6" w:rsidRPr="00163DCF" w:rsidRDefault="006F31F6">
      <w:pPr>
        <w:spacing w:line="276" w:lineRule="auto"/>
        <w:ind w:left="-5" w:right="15" w:firstLine="725"/>
        <w:rPr>
          <w:ins w:id="14745" w:author="Britt Collins" w:date="2021-09-30T14:58:00Z"/>
          <w:szCs w:val="21"/>
          <w:rPrChange w:id="14746" w:author="David" w:date="2022-08-17T16:58:00Z">
            <w:rPr>
              <w:ins w:id="14747" w:author="Britt Collins" w:date="2021-09-30T14:58:00Z"/>
              <w:rFonts w:ascii="Times New Roman" w:hAnsi="Times New Roman"/>
              <w:sz w:val="24"/>
              <w:szCs w:val="24"/>
            </w:rPr>
          </w:rPrChange>
        </w:rPr>
        <w:pPrChange w:id="14748" w:author="David" w:date="2022-08-17T17:01:00Z">
          <w:pPr>
            <w:ind w:left="-5" w:right="15"/>
          </w:pPr>
        </w:pPrChange>
      </w:pPr>
      <w:ins w:id="14749" w:author="Britt Collins" w:date="2021-09-30T14:58:00Z">
        <w:r w:rsidRPr="00163DCF">
          <w:rPr>
            <w:szCs w:val="21"/>
            <w:rPrChange w:id="14750" w:author="David" w:date="2022-08-17T16:58:00Z">
              <w:rPr>
                <w:rFonts w:ascii="Times New Roman" w:hAnsi="Times New Roman"/>
                <w:sz w:val="24"/>
                <w:szCs w:val="24"/>
              </w:rPr>
            </w:rPrChange>
          </w:rPr>
          <w:t xml:space="preserve">We averted our eyes to other thrills in the theme park, the roller coasters. The older I got, the more excitement I sought and more impatient I became. I looked for a ride with a sub </w:t>
        </w:r>
      </w:ins>
      <w:ins w:id="14751" w:author="Britt Collins" w:date="2021-10-06T14:51:00Z">
        <w:r w:rsidR="00284170" w:rsidRPr="00163DCF">
          <w:rPr>
            <w:szCs w:val="21"/>
            <w:rPrChange w:id="14752" w:author="David" w:date="2022-08-17T16:58:00Z">
              <w:rPr>
                <w:rFonts w:ascii="Times New Roman" w:hAnsi="Times New Roman"/>
                <w:sz w:val="24"/>
                <w:szCs w:val="24"/>
              </w:rPr>
            </w:rPrChange>
          </w:rPr>
          <w:t>five</w:t>
        </w:r>
      </w:ins>
      <w:ins w:id="14753" w:author="Britt Collins" w:date="2021-09-30T14:58:00Z">
        <w:r w:rsidRPr="00163DCF">
          <w:rPr>
            <w:szCs w:val="21"/>
            <w:rPrChange w:id="14754" w:author="David" w:date="2022-08-17T16:58:00Z">
              <w:rPr>
                <w:rFonts w:ascii="Times New Roman" w:hAnsi="Times New Roman"/>
                <w:sz w:val="24"/>
                <w:szCs w:val="24"/>
              </w:rPr>
            </w:rPrChange>
          </w:rPr>
          <w:t>-minute waiting time. The Superman Escape was that ride. It looked like a standard roller coaster: It had loops and bends. My expectations, given my initial assessment, were low.</w:t>
        </w:r>
      </w:ins>
    </w:p>
    <w:p w14:paraId="161B32FF" w14:textId="77777777" w:rsidR="00284170" w:rsidRPr="00163DCF" w:rsidRDefault="006F31F6">
      <w:pPr>
        <w:spacing w:line="276" w:lineRule="auto"/>
        <w:ind w:left="-5" w:right="15" w:firstLine="725"/>
        <w:rPr>
          <w:ins w:id="14755" w:author="Britt Collins" w:date="2021-10-06T14:52:00Z"/>
          <w:szCs w:val="21"/>
          <w:rPrChange w:id="14756" w:author="David" w:date="2022-08-17T16:58:00Z">
            <w:rPr>
              <w:ins w:id="14757" w:author="Britt Collins" w:date="2021-10-06T14:52:00Z"/>
              <w:rFonts w:ascii="Times New Roman" w:hAnsi="Times New Roman"/>
              <w:sz w:val="24"/>
              <w:szCs w:val="24"/>
            </w:rPr>
          </w:rPrChange>
        </w:rPr>
        <w:pPrChange w:id="14758" w:author="David" w:date="2022-08-17T17:01:00Z">
          <w:pPr>
            <w:spacing w:line="480" w:lineRule="auto"/>
            <w:ind w:left="-5" w:right="15" w:firstLine="725"/>
          </w:pPr>
        </w:pPrChange>
      </w:pPr>
      <w:ins w:id="14759" w:author="Britt Collins" w:date="2021-09-30T14:58:00Z">
        <w:r w:rsidRPr="00163DCF">
          <w:rPr>
            <w:szCs w:val="21"/>
            <w:rPrChange w:id="14760" w:author="David" w:date="2022-08-17T16:58:00Z">
              <w:rPr>
                <w:rFonts w:ascii="Times New Roman" w:hAnsi="Times New Roman"/>
                <w:sz w:val="24"/>
                <w:szCs w:val="24"/>
              </w:rPr>
            </w:rPrChange>
          </w:rPr>
          <w:t xml:space="preserve">Carl, </w:t>
        </w:r>
        <w:proofErr w:type="gramStart"/>
        <w:r w:rsidRPr="00163DCF">
          <w:rPr>
            <w:szCs w:val="21"/>
            <w:rPrChange w:id="14761" w:author="David" w:date="2022-08-17T16:58:00Z">
              <w:rPr>
                <w:rFonts w:ascii="Times New Roman" w:hAnsi="Times New Roman"/>
                <w:sz w:val="24"/>
                <w:szCs w:val="24"/>
              </w:rPr>
            </w:rPrChange>
          </w:rPr>
          <w:t>Matt</w:t>
        </w:r>
        <w:proofErr w:type="gramEnd"/>
        <w:r w:rsidRPr="00163DCF">
          <w:rPr>
            <w:szCs w:val="21"/>
            <w:rPrChange w:id="14762" w:author="David" w:date="2022-08-17T16:58:00Z">
              <w:rPr>
                <w:rFonts w:ascii="Times New Roman" w:hAnsi="Times New Roman"/>
                <w:sz w:val="24"/>
                <w:szCs w:val="24"/>
              </w:rPr>
            </w:rPrChange>
          </w:rPr>
          <w:t xml:space="preserve"> and I sat in the roller coaster passenger train. The holster bars dropped down, secured and the countdown was announced at a deafening volume. </w:t>
        </w:r>
      </w:ins>
    </w:p>
    <w:p w14:paraId="63FB26DF" w14:textId="59665016" w:rsidR="006F31F6" w:rsidRPr="00163DCF" w:rsidRDefault="00284170">
      <w:pPr>
        <w:spacing w:line="276" w:lineRule="auto"/>
        <w:ind w:left="-5" w:right="15" w:firstLine="725"/>
        <w:rPr>
          <w:ins w:id="14763" w:author="Britt Collins" w:date="2021-09-30T14:58:00Z"/>
          <w:szCs w:val="21"/>
          <w:rPrChange w:id="14764" w:author="David" w:date="2022-08-17T16:58:00Z">
            <w:rPr>
              <w:ins w:id="14765" w:author="Britt Collins" w:date="2021-09-30T14:58:00Z"/>
              <w:rFonts w:ascii="Times New Roman" w:hAnsi="Times New Roman"/>
              <w:sz w:val="24"/>
              <w:szCs w:val="24"/>
            </w:rPr>
          </w:rPrChange>
        </w:rPr>
        <w:pPrChange w:id="14766" w:author="David" w:date="2022-08-17T17:01:00Z">
          <w:pPr>
            <w:ind w:left="-5" w:right="15"/>
          </w:pPr>
        </w:pPrChange>
      </w:pPr>
      <w:ins w:id="14767" w:author="Britt Collins" w:date="2021-10-06T14:52:00Z">
        <w:r w:rsidRPr="00163DCF">
          <w:rPr>
            <w:szCs w:val="21"/>
            <w:rPrChange w:id="14768" w:author="David" w:date="2022-08-17T16:58:00Z">
              <w:rPr>
                <w:rFonts w:ascii="Times New Roman" w:hAnsi="Times New Roman"/>
                <w:sz w:val="24"/>
                <w:szCs w:val="24"/>
              </w:rPr>
            </w:rPrChange>
          </w:rPr>
          <w:t>“</w:t>
        </w:r>
      </w:ins>
      <w:ins w:id="14769" w:author="Britt Collins" w:date="2021-09-30T14:58:00Z">
        <w:r w:rsidR="006F31F6" w:rsidRPr="00163DCF">
          <w:rPr>
            <w:szCs w:val="21"/>
            <w:rPrChange w:id="14770" w:author="David" w:date="2022-08-17T16:58:00Z">
              <w:rPr>
                <w:rFonts w:ascii="Times New Roman" w:hAnsi="Times New Roman"/>
                <w:sz w:val="24"/>
                <w:szCs w:val="24"/>
              </w:rPr>
            </w:rPrChange>
          </w:rPr>
          <w:t>There's a countdown,</w:t>
        </w:r>
      </w:ins>
      <w:ins w:id="14771" w:author="Britt Collins" w:date="2021-10-06T14:52:00Z">
        <w:r w:rsidRPr="00163DCF">
          <w:rPr>
            <w:szCs w:val="21"/>
            <w:rPrChange w:id="14772" w:author="David" w:date="2022-08-17T16:58:00Z">
              <w:rPr>
                <w:rFonts w:ascii="Times New Roman" w:hAnsi="Times New Roman"/>
                <w:sz w:val="24"/>
                <w:szCs w:val="24"/>
              </w:rPr>
            </w:rPrChange>
          </w:rPr>
          <w:t>”</w:t>
        </w:r>
      </w:ins>
      <w:ins w:id="14773" w:author="Britt Collins" w:date="2021-09-30T14:58:00Z">
        <w:r w:rsidR="006F31F6" w:rsidRPr="00163DCF">
          <w:rPr>
            <w:szCs w:val="21"/>
            <w:rPrChange w:id="14774" w:author="David" w:date="2022-08-17T16:58:00Z">
              <w:rPr>
                <w:rFonts w:ascii="Times New Roman" w:hAnsi="Times New Roman"/>
                <w:sz w:val="24"/>
                <w:szCs w:val="24"/>
              </w:rPr>
            </w:rPrChange>
          </w:rPr>
          <w:t xml:space="preserve"> I </w:t>
        </w:r>
      </w:ins>
      <w:ins w:id="14775" w:author="Britt Collins" w:date="2021-10-06T14:52:00Z">
        <w:r w:rsidRPr="00163DCF">
          <w:rPr>
            <w:szCs w:val="21"/>
            <w:rPrChange w:id="14776" w:author="David" w:date="2022-08-17T16:58:00Z">
              <w:rPr>
                <w:rFonts w:ascii="Times New Roman" w:hAnsi="Times New Roman"/>
                <w:sz w:val="24"/>
                <w:szCs w:val="24"/>
              </w:rPr>
            </w:rPrChange>
          </w:rPr>
          <w:t>sai</w:t>
        </w:r>
      </w:ins>
      <w:ins w:id="14777" w:author="Britt Collins" w:date="2021-09-30T14:58:00Z">
        <w:r w:rsidR="006F31F6" w:rsidRPr="00163DCF">
          <w:rPr>
            <w:szCs w:val="21"/>
            <w:rPrChange w:id="14778" w:author="David" w:date="2022-08-17T16:58:00Z">
              <w:rPr>
                <w:rFonts w:ascii="Times New Roman" w:hAnsi="Times New Roman"/>
                <w:sz w:val="24"/>
                <w:szCs w:val="24"/>
              </w:rPr>
            </w:rPrChange>
          </w:rPr>
          <w:t xml:space="preserve">d. Given my experience of rollercoasters in the past, the first few moments of a roller coaster ride were relaxed, steady and often bumpy. I participated in voicing the countdown, much to the amusement of Carl and Matt. If I knew of the hype surrounding this ride, I would have known the best moment of the Superman Escape experience would be after the countdown. I was innocently at its mercy. The rollercoaster went from stationary to whiplash quick in seconds. I felt a rush of blood towards the back of the head as my skull was firmly planted against the seat headrest. The skin on my face stretched and morphed as the car accelerated. My brain had little time to </w:t>
        </w:r>
      </w:ins>
      <w:ins w:id="14779" w:author="Britt Collins" w:date="2021-10-06T14:53:00Z">
        <w:r w:rsidRPr="00163DCF">
          <w:rPr>
            <w:szCs w:val="21"/>
            <w:rPrChange w:id="14780" w:author="David" w:date="2022-08-17T16:58:00Z">
              <w:rPr>
                <w:rFonts w:ascii="Times New Roman" w:hAnsi="Times New Roman"/>
                <w:sz w:val="24"/>
                <w:szCs w:val="24"/>
              </w:rPr>
            </w:rPrChange>
          </w:rPr>
          <w:t>digest</w:t>
        </w:r>
      </w:ins>
      <w:ins w:id="14781" w:author="Britt Collins" w:date="2021-09-30T14:58:00Z">
        <w:r w:rsidR="006F31F6" w:rsidRPr="00163DCF">
          <w:rPr>
            <w:szCs w:val="21"/>
            <w:rPrChange w:id="14782" w:author="David" w:date="2022-08-17T16:58:00Z">
              <w:rPr>
                <w:rFonts w:ascii="Times New Roman" w:hAnsi="Times New Roman"/>
                <w:sz w:val="24"/>
                <w:szCs w:val="24"/>
              </w:rPr>
            </w:rPrChange>
          </w:rPr>
          <w:t xml:space="preserve"> the initial experience. As the acceleration eased, the endorphin rush kicked in. I was in ecstasy. It continued through twist, turns and loop-the-loops.</w:t>
        </w:r>
      </w:ins>
    </w:p>
    <w:p w14:paraId="350F212A" w14:textId="77777777" w:rsidR="006F31F6" w:rsidRPr="00163DCF" w:rsidRDefault="006F31F6">
      <w:pPr>
        <w:spacing w:line="276" w:lineRule="auto"/>
        <w:ind w:left="-5" w:right="15" w:firstLine="725"/>
        <w:rPr>
          <w:ins w:id="14783" w:author="Britt Collins" w:date="2021-09-30T14:58:00Z"/>
          <w:szCs w:val="21"/>
          <w:rPrChange w:id="14784" w:author="David" w:date="2022-08-17T16:58:00Z">
            <w:rPr>
              <w:ins w:id="14785" w:author="Britt Collins" w:date="2021-09-30T14:58:00Z"/>
              <w:rFonts w:ascii="Times New Roman" w:hAnsi="Times New Roman"/>
              <w:sz w:val="24"/>
              <w:szCs w:val="24"/>
            </w:rPr>
          </w:rPrChange>
        </w:rPr>
        <w:pPrChange w:id="14786" w:author="David" w:date="2022-08-17T17:01:00Z">
          <w:pPr>
            <w:ind w:left="-5" w:right="15"/>
          </w:pPr>
        </w:pPrChange>
      </w:pPr>
      <w:ins w:id="14787" w:author="Britt Collins" w:date="2021-09-30T14:58:00Z">
        <w:r w:rsidRPr="00163DCF">
          <w:rPr>
            <w:szCs w:val="21"/>
            <w:rPrChange w:id="14788" w:author="David" w:date="2022-08-17T16:58:00Z">
              <w:rPr>
                <w:rFonts w:ascii="Times New Roman" w:hAnsi="Times New Roman"/>
                <w:sz w:val="24"/>
                <w:szCs w:val="24"/>
              </w:rPr>
            </w:rPrChange>
          </w:rPr>
          <w:t xml:space="preserve">As the roller coaster train slowed and the safety bar was released, I sat there. My eyes were wide </w:t>
        </w:r>
        <w:proofErr w:type="gramStart"/>
        <w:r w:rsidRPr="00163DCF">
          <w:rPr>
            <w:szCs w:val="21"/>
            <w:rPrChange w:id="14789" w:author="David" w:date="2022-08-17T16:58:00Z">
              <w:rPr>
                <w:rFonts w:ascii="Times New Roman" w:hAnsi="Times New Roman"/>
                <w:sz w:val="24"/>
                <w:szCs w:val="24"/>
              </w:rPr>
            </w:rPrChange>
          </w:rPr>
          <w:t>open</w:t>
        </w:r>
        <w:proofErr w:type="gramEnd"/>
        <w:r w:rsidRPr="00163DCF">
          <w:rPr>
            <w:szCs w:val="21"/>
            <w:rPrChange w:id="14790" w:author="David" w:date="2022-08-17T16:58:00Z">
              <w:rPr>
                <w:rFonts w:ascii="Times New Roman" w:hAnsi="Times New Roman"/>
                <w:sz w:val="24"/>
                <w:szCs w:val="24"/>
              </w:rPr>
            </w:rPrChange>
          </w:rPr>
          <w:t xml:space="preserve"> and my heart pounded. A staff member asked me politely to exit the ride. I broke my forward gaze, looked down at my pants and shook my head. I slowly got to my feet and exited into the sun-baked Warner Brothers </w:t>
        </w:r>
        <w:r w:rsidRPr="00163DCF">
          <w:rPr>
            <w:szCs w:val="21"/>
            <w:rPrChange w:id="14791" w:author="David" w:date="2022-08-17T16:58:00Z">
              <w:rPr>
                <w:rFonts w:ascii="Times New Roman" w:hAnsi="Times New Roman"/>
                <w:sz w:val="24"/>
                <w:szCs w:val="24"/>
              </w:rPr>
            </w:rPrChange>
          </w:rPr>
          <w:lastRenderedPageBreak/>
          <w:t xml:space="preserve">Movie World streets. My mind began to recount everything that happened during the Superman Escape experience. I began to smile. I turned and viewed the ride, this time as a spectator. Strangely, nothing in my mind married up with </w:t>
        </w:r>
        <w:proofErr w:type="gramStart"/>
        <w:r w:rsidRPr="00163DCF">
          <w:rPr>
            <w:szCs w:val="21"/>
            <w:rPrChange w:id="14792" w:author="David" w:date="2022-08-17T16:58:00Z">
              <w:rPr>
                <w:rFonts w:ascii="Times New Roman" w:hAnsi="Times New Roman"/>
                <w:sz w:val="24"/>
                <w:szCs w:val="24"/>
              </w:rPr>
            </w:rPrChange>
          </w:rPr>
          <w:t>the what</w:t>
        </w:r>
        <w:proofErr w:type="gramEnd"/>
        <w:r w:rsidRPr="00163DCF">
          <w:rPr>
            <w:szCs w:val="21"/>
            <w:rPrChange w:id="14793" w:author="David" w:date="2022-08-17T16:58:00Z">
              <w:rPr>
                <w:rFonts w:ascii="Times New Roman" w:hAnsi="Times New Roman"/>
                <w:sz w:val="24"/>
                <w:szCs w:val="24"/>
              </w:rPr>
            </w:rPrChange>
          </w:rPr>
          <w:t xml:space="preserve"> I saw. I stood there, bemused.</w:t>
        </w:r>
      </w:ins>
    </w:p>
    <w:p w14:paraId="7976292F" w14:textId="77777777" w:rsidR="00284170" w:rsidRPr="00163DCF" w:rsidRDefault="006F31F6">
      <w:pPr>
        <w:spacing w:line="276" w:lineRule="auto"/>
        <w:ind w:left="-5" w:right="15" w:firstLine="725"/>
        <w:rPr>
          <w:ins w:id="14794" w:author="Britt Collins" w:date="2021-10-06T14:54:00Z"/>
          <w:szCs w:val="21"/>
          <w:rPrChange w:id="14795" w:author="David" w:date="2022-08-17T16:58:00Z">
            <w:rPr>
              <w:ins w:id="14796" w:author="Britt Collins" w:date="2021-10-06T14:54:00Z"/>
              <w:rFonts w:ascii="Times New Roman" w:hAnsi="Times New Roman"/>
              <w:sz w:val="24"/>
              <w:szCs w:val="24"/>
            </w:rPr>
          </w:rPrChange>
        </w:rPr>
        <w:pPrChange w:id="14797" w:author="David" w:date="2022-08-17T17:01:00Z">
          <w:pPr>
            <w:spacing w:line="480" w:lineRule="auto"/>
            <w:ind w:left="-5" w:right="15" w:firstLine="725"/>
          </w:pPr>
        </w:pPrChange>
      </w:pPr>
      <w:ins w:id="14798" w:author="Britt Collins" w:date="2021-09-30T14:58:00Z">
        <w:r w:rsidRPr="00163DCF">
          <w:rPr>
            <w:szCs w:val="21"/>
            <w:rPrChange w:id="14799" w:author="David" w:date="2022-08-17T16:58:00Z">
              <w:rPr>
                <w:rFonts w:ascii="Times New Roman" w:hAnsi="Times New Roman"/>
                <w:sz w:val="24"/>
                <w:szCs w:val="24"/>
              </w:rPr>
            </w:rPrChange>
          </w:rPr>
          <w:t xml:space="preserve"> </w:t>
        </w:r>
      </w:ins>
      <w:ins w:id="14800" w:author="Britt Collins" w:date="2021-10-06T14:54:00Z">
        <w:r w:rsidR="00284170" w:rsidRPr="00163DCF">
          <w:rPr>
            <w:szCs w:val="21"/>
            <w:rPrChange w:id="14801" w:author="David" w:date="2022-08-17T16:58:00Z">
              <w:rPr>
                <w:rFonts w:ascii="Times New Roman" w:hAnsi="Times New Roman"/>
                <w:sz w:val="24"/>
                <w:szCs w:val="24"/>
              </w:rPr>
            </w:rPrChange>
          </w:rPr>
          <w:t>“</w:t>
        </w:r>
      </w:ins>
      <w:ins w:id="14802" w:author="Britt Collins" w:date="2021-09-30T14:58:00Z">
        <w:r w:rsidRPr="00163DCF">
          <w:rPr>
            <w:szCs w:val="21"/>
            <w:rPrChange w:id="14803" w:author="David" w:date="2022-08-17T16:58:00Z">
              <w:rPr>
                <w:rFonts w:ascii="Times New Roman" w:hAnsi="Times New Roman"/>
                <w:sz w:val="24"/>
                <w:szCs w:val="24"/>
              </w:rPr>
            </w:rPrChange>
          </w:rPr>
          <w:t>Dave!</w:t>
        </w:r>
      </w:ins>
      <w:ins w:id="14804" w:author="Britt Collins" w:date="2021-10-06T14:54:00Z">
        <w:r w:rsidR="00284170" w:rsidRPr="00163DCF">
          <w:rPr>
            <w:szCs w:val="21"/>
            <w:rPrChange w:id="14805" w:author="David" w:date="2022-08-17T16:58:00Z">
              <w:rPr>
                <w:rFonts w:ascii="Times New Roman" w:hAnsi="Times New Roman"/>
                <w:sz w:val="24"/>
                <w:szCs w:val="24"/>
              </w:rPr>
            </w:rPrChange>
          </w:rPr>
          <w:t>”</w:t>
        </w:r>
      </w:ins>
      <w:ins w:id="14806" w:author="Britt Collins" w:date="2021-09-30T14:58:00Z">
        <w:r w:rsidRPr="00163DCF">
          <w:rPr>
            <w:szCs w:val="21"/>
            <w:rPrChange w:id="14807" w:author="David" w:date="2022-08-17T16:58:00Z">
              <w:rPr>
                <w:rFonts w:ascii="Times New Roman" w:hAnsi="Times New Roman"/>
                <w:sz w:val="24"/>
                <w:szCs w:val="24"/>
              </w:rPr>
            </w:rPrChange>
          </w:rPr>
          <w:t xml:space="preserve"> Carl said</w:t>
        </w:r>
      </w:ins>
      <w:ins w:id="14808" w:author="Britt Collins" w:date="2021-10-06T14:54:00Z">
        <w:r w:rsidR="00284170" w:rsidRPr="00163DCF">
          <w:rPr>
            <w:szCs w:val="21"/>
            <w:rPrChange w:id="14809" w:author="David" w:date="2022-08-17T16:58:00Z">
              <w:rPr>
                <w:rFonts w:ascii="Times New Roman" w:hAnsi="Times New Roman"/>
                <w:sz w:val="24"/>
                <w:szCs w:val="24"/>
              </w:rPr>
            </w:rPrChange>
          </w:rPr>
          <w:t>, snapping me out my trance</w:t>
        </w:r>
      </w:ins>
      <w:ins w:id="14810" w:author="Britt Collins" w:date="2021-09-30T14:58:00Z">
        <w:r w:rsidRPr="00163DCF">
          <w:rPr>
            <w:szCs w:val="21"/>
            <w:rPrChange w:id="14811" w:author="David" w:date="2022-08-17T16:58:00Z">
              <w:rPr>
                <w:rFonts w:ascii="Times New Roman" w:hAnsi="Times New Roman"/>
                <w:sz w:val="24"/>
                <w:szCs w:val="24"/>
              </w:rPr>
            </w:rPrChange>
          </w:rPr>
          <w:t xml:space="preserve">. </w:t>
        </w:r>
      </w:ins>
    </w:p>
    <w:p w14:paraId="240FF0E0" w14:textId="77777777" w:rsidR="00284170" w:rsidRPr="00163DCF" w:rsidRDefault="006F31F6">
      <w:pPr>
        <w:spacing w:line="276" w:lineRule="auto"/>
        <w:ind w:left="-5" w:right="15" w:firstLine="725"/>
        <w:rPr>
          <w:ins w:id="14812" w:author="Britt Collins" w:date="2021-10-06T14:55:00Z"/>
          <w:szCs w:val="21"/>
          <w:rPrChange w:id="14813" w:author="David" w:date="2022-08-17T16:58:00Z">
            <w:rPr>
              <w:ins w:id="14814" w:author="Britt Collins" w:date="2021-10-06T14:55:00Z"/>
              <w:rFonts w:ascii="Times New Roman" w:hAnsi="Times New Roman"/>
              <w:sz w:val="24"/>
              <w:szCs w:val="24"/>
            </w:rPr>
          </w:rPrChange>
        </w:rPr>
        <w:pPrChange w:id="14815" w:author="David" w:date="2022-08-17T17:01:00Z">
          <w:pPr>
            <w:spacing w:line="480" w:lineRule="auto"/>
            <w:ind w:left="-5" w:right="15" w:firstLine="725"/>
          </w:pPr>
        </w:pPrChange>
      </w:pPr>
      <w:ins w:id="14816" w:author="Britt Collins" w:date="2021-09-30T14:58:00Z">
        <w:r w:rsidRPr="00163DCF">
          <w:rPr>
            <w:szCs w:val="21"/>
            <w:rPrChange w:id="14817" w:author="David" w:date="2022-08-17T16:58:00Z">
              <w:rPr>
                <w:rFonts w:ascii="Times New Roman" w:hAnsi="Times New Roman"/>
                <w:sz w:val="24"/>
                <w:szCs w:val="24"/>
              </w:rPr>
            </w:rPrChange>
          </w:rPr>
          <w:t xml:space="preserve">I turned to see Carl and Matt munching on chocolates bought from one of the </w:t>
        </w:r>
        <w:proofErr w:type="gramStart"/>
        <w:r w:rsidRPr="00163DCF">
          <w:rPr>
            <w:szCs w:val="21"/>
            <w:rPrChange w:id="14818" w:author="David" w:date="2022-08-17T16:58:00Z">
              <w:rPr>
                <w:rFonts w:ascii="Times New Roman" w:hAnsi="Times New Roman"/>
                <w:sz w:val="24"/>
                <w:szCs w:val="24"/>
              </w:rPr>
            </w:rPrChange>
          </w:rPr>
          <w:t>overly-priced</w:t>
        </w:r>
        <w:proofErr w:type="gramEnd"/>
        <w:r w:rsidRPr="00163DCF">
          <w:rPr>
            <w:szCs w:val="21"/>
            <w:rPrChange w:id="14819" w:author="David" w:date="2022-08-17T16:58:00Z">
              <w:rPr>
                <w:rFonts w:ascii="Times New Roman" w:hAnsi="Times New Roman"/>
                <w:sz w:val="24"/>
                <w:szCs w:val="24"/>
              </w:rPr>
            </w:rPrChange>
          </w:rPr>
          <w:t xml:space="preserve"> sweet shops. I looked aghast at the super-sized packets of M&amp;Ms. </w:t>
        </w:r>
      </w:ins>
      <w:ins w:id="14820" w:author="Britt Collins" w:date="2021-10-06T14:55:00Z">
        <w:r w:rsidR="00284170" w:rsidRPr="00163DCF">
          <w:rPr>
            <w:szCs w:val="21"/>
            <w:rPrChange w:id="14821" w:author="David" w:date="2022-08-17T16:58:00Z">
              <w:rPr>
                <w:rFonts w:ascii="Times New Roman" w:hAnsi="Times New Roman"/>
                <w:sz w:val="24"/>
                <w:szCs w:val="24"/>
              </w:rPr>
            </w:rPrChange>
          </w:rPr>
          <w:t>“</w:t>
        </w:r>
      </w:ins>
      <w:ins w:id="14822" w:author="Britt Collins" w:date="2021-09-30T14:58:00Z">
        <w:r w:rsidRPr="00163DCF">
          <w:rPr>
            <w:szCs w:val="21"/>
            <w:rPrChange w:id="14823" w:author="David" w:date="2022-08-17T16:58:00Z">
              <w:rPr>
                <w:rFonts w:ascii="Times New Roman" w:hAnsi="Times New Roman"/>
                <w:sz w:val="24"/>
                <w:szCs w:val="24"/>
              </w:rPr>
            </w:rPrChange>
          </w:rPr>
          <w:t>How much did you pay for that?</w:t>
        </w:r>
      </w:ins>
      <w:ins w:id="14824" w:author="Britt Collins" w:date="2021-10-06T14:55:00Z">
        <w:r w:rsidR="00284170" w:rsidRPr="00163DCF">
          <w:rPr>
            <w:szCs w:val="21"/>
            <w:rPrChange w:id="14825" w:author="David" w:date="2022-08-17T16:58:00Z">
              <w:rPr>
                <w:rFonts w:ascii="Times New Roman" w:hAnsi="Times New Roman"/>
                <w:sz w:val="24"/>
                <w:szCs w:val="24"/>
              </w:rPr>
            </w:rPrChange>
          </w:rPr>
          <w:t>”</w:t>
        </w:r>
      </w:ins>
      <w:ins w:id="14826" w:author="Britt Collins" w:date="2021-09-30T14:58:00Z">
        <w:r w:rsidRPr="00163DCF">
          <w:rPr>
            <w:szCs w:val="21"/>
            <w:rPrChange w:id="14827" w:author="David" w:date="2022-08-17T16:58:00Z">
              <w:rPr>
                <w:rFonts w:ascii="Times New Roman" w:hAnsi="Times New Roman"/>
                <w:sz w:val="24"/>
                <w:szCs w:val="24"/>
              </w:rPr>
            </w:rPrChange>
          </w:rPr>
          <w:t xml:space="preserve"> </w:t>
        </w:r>
      </w:ins>
    </w:p>
    <w:p w14:paraId="44805F26" w14:textId="77777777" w:rsidR="00284170" w:rsidRPr="00163DCF" w:rsidRDefault="00284170">
      <w:pPr>
        <w:spacing w:line="276" w:lineRule="auto"/>
        <w:ind w:left="-5" w:right="15" w:firstLine="725"/>
        <w:rPr>
          <w:ins w:id="14828" w:author="Britt Collins" w:date="2021-10-06T14:56:00Z"/>
          <w:szCs w:val="21"/>
          <w:rPrChange w:id="14829" w:author="David" w:date="2022-08-17T16:58:00Z">
            <w:rPr>
              <w:ins w:id="14830" w:author="Britt Collins" w:date="2021-10-06T14:56:00Z"/>
              <w:rFonts w:ascii="Times New Roman" w:hAnsi="Times New Roman"/>
              <w:sz w:val="24"/>
              <w:szCs w:val="24"/>
            </w:rPr>
          </w:rPrChange>
        </w:rPr>
        <w:pPrChange w:id="14831" w:author="David" w:date="2022-08-17T17:01:00Z">
          <w:pPr>
            <w:spacing w:line="480" w:lineRule="auto"/>
            <w:ind w:left="-5" w:right="15" w:firstLine="725"/>
          </w:pPr>
        </w:pPrChange>
      </w:pPr>
      <w:ins w:id="14832" w:author="Britt Collins" w:date="2021-10-06T14:55:00Z">
        <w:r w:rsidRPr="00163DCF">
          <w:rPr>
            <w:szCs w:val="21"/>
            <w:rPrChange w:id="14833" w:author="David" w:date="2022-08-17T16:58:00Z">
              <w:rPr>
                <w:rFonts w:ascii="Times New Roman" w:hAnsi="Times New Roman"/>
                <w:sz w:val="24"/>
                <w:szCs w:val="24"/>
              </w:rPr>
            </w:rPrChange>
          </w:rPr>
          <w:t>“</w:t>
        </w:r>
      </w:ins>
      <w:ins w:id="14834" w:author="Britt Collins" w:date="2021-09-30T14:58:00Z">
        <w:r w:rsidR="006F31F6" w:rsidRPr="00163DCF">
          <w:rPr>
            <w:szCs w:val="21"/>
            <w:rPrChange w:id="14835" w:author="David" w:date="2022-08-17T16:58:00Z">
              <w:rPr>
                <w:rFonts w:ascii="Times New Roman" w:hAnsi="Times New Roman"/>
                <w:sz w:val="24"/>
                <w:szCs w:val="24"/>
              </w:rPr>
            </w:rPrChange>
          </w:rPr>
          <w:t>Just a couple of bucks</w:t>
        </w:r>
      </w:ins>
      <w:ins w:id="14836" w:author="Britt Collins" w:date="2021-10-06T14:55:00Z">
        <w:r w:rsidRPr="00163DCF">
          <w:rPr>
            <w:szCs w:val="21"/>
            <w:rPrChange w:id="14837" w:author="David" w:date="2022-08-17T16:58:00Z">
              <w:rPr>
                <w:rFonts w:ascii="Times New Roman" w:hAnsi="Times New Roman"/>
                <w:sz w:val="24"/>
                <w:szCs w:val="24"/>
              </w:rPr>
            </w:rPrChange>
          </w:rPr>
          <w:t xml:space="preserve">,” </w:t>
        </w:r>
      </w:ins>
      <w:ins w:id="14838" w:author="Britt Collins" w:date="2021-09-30T14:58:00Z">
        <w:r w:rsidR="006F31F6" w:rsidRPr="00163DCF">
          <w:rPr>
            <w:szCs w:val="21"/>
            <w:rPrChange w:id="14839" w:author="David" w:date="2022-08-17T16:58:00Z">
              <w:rPr>
                <w:rFonts w:ascii="Times New Roman" w:hAnsi="Times New Roman"/>
                <w:sz w:val="24"/>
                <w:szCs w:val="24"/>
              </w:rPr>
            </w:rPrChange>
          </w:rPr>
          <w:t>Carl quipped</w:t>
        </w:r>
      </w:ins>
      <w:ins w:id="14840" w:author="Britt Collins" w:date="2021-10-06T14:55:00Z">
        <w:r w:rsidRPr="00163DCF">
          <w:rPr>
            <w:szCs w:val="21"/>
            <w:rPrChange w:id="14841" w:author="David" w:date="2022-08-17T16:58:00Z">
              <w:rPr>
                <w:rFonts w:ascii="Times New Roman" w:hAnsi="Times New Roman"/>
                <w:sz w:val="24"/>
                <w:szCs w:val="24"/>
              </w:rPr>
            </w:rPrChange>
          </w:rPr>
          <w:t xml:space="preserve">, staring at </w:t>
        </w:r>
      </w:ins>
      <w:ins w:id="14842" w:author="Britt Collins" w:date="2021-09-30T14:58:00Z">
        <w:r w:rsidR="006F31F6" w:rsidRPr="00163DCF">
          <w:rPr>
            <w:szCs w:val="21"/>
            <w:rPrChange w:id="14843" w:author="David" w:date="2022-08-17T16:58:00Z">
              <w:rPr>
                <w:rFonts w:ascii="Times New Roman" w:hAnsi="Times New Roman"/>
                <w:sz w:val="24"/>
                <w:szCs w:val="24"/>
              </w:rPr>
            </w:rPrChange>
          </w:rPr>
          <w:t>h</w:t>
        </w:r>
      </w:ins>
      <w:ins w:id="14844" w:author="Britt Collins" w:date="2021-10-06T14:55:00Z">
        <w:r w:rsidRPr="00163DCF">
          <w:rPr>
            <w:szCs w:val="21"/>
            <w:rPrChange w:id="14845" w:author="David" w:date="2022-08-17T16:58:00Z">
              <w:rPr>
                <w:rFonts w:ascii="Times New Roman" w:hAnsi="Times New Roman"/>
                <w:sz w:val="24"/>
                <w:szCs w:val="24"/>
              </w:rPr>
            </w:rPrChange>
          </w:rPr>
          <w:t xml:space="preserve">is </w:t>
        </w:r>
      </w:ins>
      <w:ins w:id="14846" w:author="Britt Collins" w:date="2021-09-30T14:58:00Z">
        <w:r w:rsidR="006F31F6" w:rsidRPr="00163DCF">
          <w:rPr>
            <w:szCs w:val="21"/>
            <w:rPrChange w:id="14847" w:author="David" w:date="2022-08-17T16:58:00Z">
              <w:rPr>
                <w:rFonts w:ascii="Times New Roman" w:hAnsi="Times New Roman"/>
                <w:sz w:val="24"/>
                <w:szCs w:val="24"/>
              </w:rPr>
            </w:rPrChange>
          </w:rPr>
          <w:t xml:space="preserve">phone. </w:t>
        </w:r>
      </w:ins>
      <w:ins w:id="14848" w:author="Britt Collins" w:date="2021-10-06T14:55:00Z">
        <w:r w:rsidRPr="00163DCF">
          <w:rPr>
            <w:szCs w:val="21"/>
            <w:rPrChange w:id="14849" w:author="David" w:date="2022-08-17T16:58:00Z">
              <w:rPr>
                <w:rFonts w:ascii="Times New Roman" w:hAnsi="Times New Roman"/>
                <w:sz w:val="24"/>
                <w:szCs w:val="24"/>
              </w:rPr>
            </w:rPrChange>
          </w:rPr>
          <w:t>“</w:t>
        </w:r>
      </w:ins>
      <w:ins w:id="14850" w:author="Britt Collins" w:date="2021-09-30T14:58:00Z">
        <w:r w:rsidR="006F31F6" w:rsidRPr="00163DCF">
          <w:rPr>
            <w:szCs w:val="21"/>
            <w:rPrChange w:id="14851" w:author="David" w:date="2022-08-17T16:58:00Z">
              <w:rPr>
                <w:rFonts w:ascii="Times New Roman" w:hAnsi="Times New Roman"/>
                <w:sz w:val="24"/>
                <w:szCs w:val="24"/>
              </w:rPr>
            </w:rPrChange>
          </w:rPr>
          <w:t>I've just had a text from Johnny. He and the lads are over at the Wet ‘n’ Wild water park. He was asking about our whereabouts. Wet and Wild, what do you think?</w:t>
        </w:r>
      </w:ins>
      <w:ins w:id="14852" w:author="Britt Collins" w:date="2021-10-06T14:56:00Z">
        <w:r w:rsidRPr="00163DCF">
          <w:rPr>
            <w:szCs w:val="21"/>
            <w:rPrChange w:id="14853" w:author="David" w:date="2022-08-17T16:58:00Z">
              <w:rPr>
                <w:rFonts w:ascii="Times New Roman" w:hAnsi="Times New Roman"/>
                <w:sz w:val="24"/>
                <w:szCs w:val="24"/>
              </w:rPr>
            </w:rPrChange>
          </w:rPr>
          <w:t>”</w:t>
        </w:r>
      </w:ins>
    </w:p>
    <w:p w14:paraId="20780E2B" w14:textId="49B97F86" w:rsidR="006F31F6" w:rsidRPr="00163DCF" w:rsidRDefault="006F31F6">
      <w:pPr>
        <w:spacing w:line="276" w:lineRule="auto"/>
        <w:ind w:left="-5" w:right="15" w:firstLine="725"/>
        <w:rPr>
          <w:ins w:id="14854" w:author="Britt Collins" w:date="2021-09-30T14:58:00Z"/>
          <w:szCs w:val="21"/>
          <w:rPrChange w:id="14855" w:author="David" w:date="2022-08-17T16:58:00Z">
            <w:rPr>
              <w:ins w:id="14856" w:author="Britt Collins" w:date="2021-09-30T14:58:00Z"/>
              <w:rFonts w:ascii="Times New Roman" w:hAnsi="Times New Roman"/>
              <w:sz w:val="24"/>
              <w:szCs w:val="24"/>
            </w:rPr>
          </w:rPrChange>
        </w:rPr>
        <w:pPrChange w:id="14857" w:author="David" w:date="2022-08-17T17:01:00Z">
          <w:pPr>
            <w:ind w:left="-5" w:right="15"/>
          </w:pPr>
        </w:pPrChange>
      </w:pPr>
      <w:ins w:id="14858" w:author="Britt Collins" w:date="2021-09-30T14:58:00Z">
        <w:r w:rsidRPr="00163DCF">
          <w:rPr>
            <w:szCs w:val="21"/>
            <w:rPrChange w:id="14859" w:author="David" w:date="2022-08-17T16:58:00Z">
              <w:rPr>
                <w:rFonts w:ascii="Times New Roman" w:hAnsi="Times New Roman"/>
                <w:sz w:val="24"/>
                <w:szCs w:val="24"/>
              </w:rPr>
            </w:rPrChange>
          </w:rPr>
          <w:t xml:space="preserve"> </w:t>
        </w:r>
      </w:ins>
      <w:ins w:id="14860" w:author="Britt Collins" w:date="2021-10-06T14:56:00Z">
        <w:r w:rsidR="00284170" w:rsidRPr="00163DCF">
          <w:rPr>
            <w:szCs w:val="21"/>
            <w:rPrChange w:id="14861" w:author="David" w:date="2022-08-17T16:58:00Z">
              <w:rPr>
                <w:rFonts w:ascii="Times New Roman" w:hAnsi="Times New Roman"/>
                <w:sz w:val="24"/>
                <w:szCs w:val="24"/>
              </w:rPr>
            </w:rPrChange>
          </w:rPr>
          <w:t xml:space="preserve">As usual </w:t>
        </w:r>
      </w:ins>
      <w:ins w:id="14862" w:author="Britt Collins" w:date="2021-09-30T14:58:00Z">
        <w:r w:rsidRPr="00163DCF">
          <w:rPr>
            <w:szCs w:val="21"/>
            <w:rPrChange w:id="14863" w:author="David" w:date="2022-08-17T16:58:00Z">
              <w:rPr>
                <w:rFonts w:ascii="Times New Roman" w:hAnsi="Times New Roman"/>
                <w:sz w:val="24"/>
                <w:szCs w:val="24"/>
              </w:rPr>
            </w:rPrChange>
          </w:rPr>
          <w:t>I was happy to go with the flow. The distant look on Carl and Matt</w:t>
        </w:r>
      </w:ins>
      <w:ins w:id="14864" w:author="Britt Collins" w:date="2021-10-06T14:56:00Z">
        <w:r w:rsidR="00284170" w:rsidRPr="00163DCF">
          <w:rPr>
            <w:szCs w:val="21"/>
            <w:rPrChange w:id="14865" w:author="David" w:date="2022-08-17T16:58:00Z">
              <w:rPr>
                <w:rFonts w:ascii="Times New Roman" w:hAnsi="Times New Roman"/>
                <w:sz w:val="24"/>
                <w:szCs w:val="24"/>
              </w:rPr>
            </w:rPrChange>
          </w:rPr>
          <w:t>’s faces showed</w:t>
        </w:r>
      </w:ins>
      <w:ins w:id="14866" w:author="Britt Collins" w:date="2021-09-30T14:58:00Z">
        <w:r w:rsidRPr="00163DCF">
          <w:rPr>
            <w:szCs w:val="21"/>
            <w:rPrChange w:id="14867" w:author="David" w:date="2022-08-17T16:58:00Z">
              <w:rPr>
                <w:rFonts w:ascii="Times New Roman" w:hAnsi="Times New Roman"/>
                <w:sz w:val="24"/>
                <w:szCs w:val="24"/>
              </w:rPr>
            </w:rPrChange>
          </w:rPr>
          <w:t xml:space="preserve"> they </w:t>
        </w:r>
      </w:ins>
      <w:ins w:id="14868" w:author="Britt Collins" w:date="2021-10-06T14:56:00Z">
        <w:r w:rsidR="00284170" w:rsidRPr="00163DCF">
          <w:rPr>
            <w:szCs w:val="21"/>
            <w:rPrChange w:id="14869" w:author="David" w:date="2022-08-17T16:58:00Z">
              <w:rPr>
                <w:rFonts w:ascii="Times New Roman" w:hAnsi="Times New Roman"/>
                <w:sz w:val="24"/>
                <w:szCs w:val="24"/>
              </w:rPr>
            </w:rPrChange>
          </w:rPr>
          <w:t>weren’</w:t>
        </w:r>
      </w:ins>
      <w:ins w:id="14870" w:author="Britt Collins" w:date="2021-09-30T14:58:00Z">
        <w:r w:rsidRPr="00163DCF">
          <w:rPr>
            <w:szCs w:val="21"/>
            <w:rPrChange w:id="14871" w:author="David" w:date="2022-08-17T16:58:00Z">
              <w:rPr>
                <w:rFonts w:ascii="Times New Roman" w:hAnsi="Times New Roman"/>
                <w:sz w:val="24"/>
                <w:szCs w:val="24"/>
              </w:rPr>
            </w:rPrChange>
          </w:rPr>
          <w:t xml:space="preserve">t </w:t>
        </w:r>
      </w:ins>
      <w:ins w:id="14872" w:author="Britt Collins" w:date="2021-10-06T14:57:00Z">
        <w:r w:rsidR="00284170" w:rsidRPr="00163DCF">
          <w:rPr>
            <w:szCs w:val="21"/>
            <w:rPrChange w:id="14873" w:author="David" w:date="2022-08-17T16:58:00Z">
              <w:rPr>
                <w:rFonts w:ascii="Times New Roman" w:hAnsi="Times New Roman"/>
                <w:sz w:val="24"/>
                <w:szCs w:val="24"/>
              </w:rPr>
            </w:rPrChange>
          </w:rPr>
          <w:t>bothered</w:t>
        </w:r>
      </w:ins>
      <w:ins w:id="14874" w:author="Britt Collins" w:date="2021-09-30T14:58:00Z">
        <w:r w:rsidRPr="00163DCF">
          <w:rPr>
            <w:szCs w:val="21"/>
            <w:rPrChange w:id="14875" w:author="David" w:date="2022-08-17T16:58:00Z">
              <w:rPr>
                <w:rFonts w:ascii="Times New Roman" w:hAnsi="Times New Roman"/>
                <w:sz w:val="24"/>
                <w:szCs w:val="24"/>
              </w:rPr>
            </w:rPrChange>
          </w:rPr>
          <w:t>. Our Warner Brother passes included entry into the water park</w:t>
        </w:r>
      </w:ins>
      <w:ins w:id="14876" w:author="Britt Collins" w:date="2021-10-06T14:57:00Z">
        <w:r w:rsidR="00284170" w:rsidRPr="00163DCF">
          <w:rPr>
            <w:szCs w:val="21"/>
            <w:rPrChange w:id="14877" w:author="David" w:date="2022-08-17T16:58:00Z">
              <w:rPr>
                <w:rFonts w:ascii="Times New Roman" w:hAnsi="Times New Roman"/>
                <w:sz w:val="24"/>
                <w:szCs w:val="24"/>
              </w:rPr>
            </w:rPrChange>
          </w:rPr>
          <w:t>, which</w:t>
        </w:r>
      </w:ins>
      <w:ins w:id="14878" w:author="Britt Collins" w:date="2021-09-30T14:58:00Z">
        <w:r w:rsidRPr="00163DCF">
          <w:rPr>
            <w:szCs w:val="21"/>
            <w:rPrChange w:id="14879" w:author="David" w:date="2022-08-17T16:58:00Z">
              <w:rPr>
                <w:rFonts w:ascii="Times New Roman" w:hAnsi="Times New Roman"/>
                <w:sz w:val="24"/>
                <w:szCs w:val="24"/>
              </w:rPr>
            </w:rPrChange>
          </w:rPr>
          <w:t xml:space="preserve"> was close by. We agreed for the sake of group unity to meet Johnny and the rest of the All-dayer group.</w:t>
        </w:r>
      </w:ins>
    </w:p>
    <w:p w14:paraId="69A36599" w14:textId="12DBC620" w:rsidR="00284170" w:rsidRPr="00163DCF" w:rsidRDefault="006F31F6">
      <w:pPr>
        <w:spacing w:line="276" w:lineRule="auto"/>
        <w:ind w:left="-5" w:right="15" w:firstLine="395"/>
        <w:rPr>
          <w:ins w:id="14880" w:author="Britt Collins" w:date="2021-10-06T14:59:00Z"/>
          <w:szCs w:val="21"/>
          <w:rPrChange w:id="14881" w:author="David" w:date="2022-08-17T16:58:00Z">
            <w:rPr>
              <w:ins w:id="14882" w:author="Britt Collins" w:date="2021-10-06T14:59:00Z"/>
              <w:rFonts w:ascii="Times New Roman" w:hAnsi="Times New Roman"/>
              <w:sz w:val="24"/>
              <w:szCs w:val="24"/>
            </w:rPr>
          </w:rPrChange>
        </w:rPr>
        <w:pPrChange w:id="14883" w:author="David" w:date="2022-08-17T17:01:00Z">
          <w:pPr>
            <w:numPr>
              <w:numId w:val="15"/>
            </w:numPr>
            <w:spacing w:after="17" w:line="480" w:lineRule="auto"/>
            <w:ind w:left="600" w:right="15" w:hanging="210"/>
          </w:pPr>
        </w:pPrChange>
      </w:pPr>
      <w:ins w:id="14884" w:author="Britt Collins" w:date="2021-09-30T14:58:00Z">
        <w:r w:rsidRPr="00163DCF">
          <w:rPr>
            <w:szCs w:val="21"/>
            <w:rPrChange w:id="14885" w:author="David" w:date="2022-08-17T16:58:00Z">
              <w:rPr>
                <w:rFonts w:ascii="Times New Roman" w:hAnsi="Times New Roman"/>
                <w:sz w:val="24"/>
                <w:szCs w:val="24"/>
              </w:rPr>
            </w:rPrChange>
          </w:rPr>
          <w:t xml:space="preserve">Wet ‘n’ Wild was nothing over and above other waterparks. What it did have, given </w:t>
        </w:r>
        <w:proofErr w:type="gramStart"/>
        <w:r w:rsidRPr="00163DCF">
          <w:rPr>
            <w:szCs w:val="21"/>
            <w:rPrChange w:id="14886" w:author="David" w:date="2022-08-17T16:58:00Z">
              <w:rPr>
                <w:rFonts w:ascii="Times New Roman" w:hAnsi="Times New Roman"/>
                <w:sz w:val="24"/>
                <w:szCs w:val="24"/>
              </w:rPr>
            </w:rPrChange>
          </w:rPr>
          <w:t>the its</w:t>
        </w:r>
        <w:proofErr w:type="gramEnd"/>
        <w:r w:rsidRPr="00163DCF">
          <w:rPr>
            <w:szCs w:val="21"/>
            <w:rPrChange w:id="14887" w:author="David" w:date="2022-08-17T16:58:00Z">
              <w:rPr>
                <w:rFonts w:ascii="Times New Roman" w:hAnsi="Times New Roman"/>
                <w:sz w:val="24"/>
                <w:szCs w:val="24"/>
              </w:rPr>
            </w:rPrChange>
          </w:rPr>
          <w:t xml:space="preserve"> tropical location, was heat, sunshine and high-UV. We showed our passes, </w:t>
        </w:r>
        <w:proofErr w:type="gramStart"/>
        <w:r w:rsidRPr="00163DCF">
          <w:rPr>
            <w:szCs w:val="21"/>
            <w:rPrChange w:id="14888" w:author="David" w:date="2022-08-17T16:58:00Z">
              <w:rPr>
                <w:rFonts w:ascii="Times New Roman" w:hAnsi="Times New Roman"/>
                <w:sz w:val="24"/>
                <w:szCs w:val="24"/>
              </w:rPr>
            </w:rPrChange>
          </w:rPr>
          <w:t>entered</w:t>
        </w:r>
        <w:proofErr w:type="gramEnd"/>
        <w:r w:rsidRPr="00163DCF">
          <w:rPr>
            <w:szCs w:val="21"/>
            <w:rPrChange w:id="14889" w:author="David" w:date="2022-08-17T16:58:00Z">
              <w:rPr>
                <w:rFonts w:ascii="Times New Roman" w:hAnsi="Times New Roman"/>
                <w:sz w:val="24"/>
                <w:szCs w:val="24"/>
              </w:rPr>
            </w:rPrChange>
          </w:rPr>
          <w:t xml:space="preserve"> and headed over to the main pool. This is where most of the water slides were found. Johnny was the first to recognise us. His whiny southern accent could be heard above the sound of splashing water, </w:t>
        </w:r>
        <w:proofErr w:type="gramStart"/>
        <w:r w:rsidRPr="00163DCF">
          <w:rPr>
            <w:szCs w:val="21"/>
            <w:rPrChange w:id="14890" w:author="David" w:date="2022-08-17T16:58:00Z">
              <w:rPr>
                <w:rFonts w:ascii="Times New Roman" w:hAnsi="Times New Roman"/>
                <w:sz w:val="24"/>
                <w:szCs w:val="24"/>
              </w:rPr>
            </w:rPrChange>
          </w:rPr>
          <w:t>aircraft</w:t>
        </w:r>
        <w:proofErr w:type="gramEnd"/>
        <w:r w:rsidRPr="00163DCF">
          <w:rPr>
            <w:szCs w:val="21"/>
            <w:rPrChange w:id="14891" w:author="David" w:date="2022-08-17T16:58:00Z">
              <w:rPr>
                <w:rFonts w:ascii="Times New Roman" w:hAnsi="Times New Roman"/>
                <w:sz w:val="24"/>
                <w:szCs w:val="24"/>
              </w:rPr>
            </w:rPrChange>
          </w:rPr>
          <w:t xml:space="preserve"> and road drills. </w:t>
        </w:r>
      </w:ins>
      <w:ins w:id="14892" w:author="Britt Collins" w:date="2021-10-06T14:57:00Z">
        <w:r w:rsidR="00284170" w:rsidRPr="00163DCF">
          <w:rPr>
            <w:szCs w:val="21"/>
            <w:rPrChange w:id="14893" w:author="David" w:date="2022-08-17T16:58:00Z">
              <w:rPr>
                <w:rFonts w:ascii="Times New Roman" w:hAnsi="Times New Roman"/>
                <w:sz w:val="24"/>
                <w:szCs w:val="24"/>
              </w:rPr>
            </w:rPrChange>
          </w:rPr>
          <w:t>“</w:t>
        </w:r>
      </w:ins>
      <w:ins w:id="14894" w:author="Britt Collins" w:date="2021-09-30T14:58:00Z">
        <w:r w:rsidRPr="00163DCF">
          <w:rPr>
            <w:szCs w:val="21"/>
            <w:rPrChange w:id="14895" w:author="David" w:date="2022-08-17T16:58:00Z">
              <w:rPr>
                <w:rFonts w:ascii="Times New Roman" w:hAnsi="Times New Roman"/>
                <w:sz w:val="24"/>
                <w:szCs w:val="24"/>
              </w:rPr>
            </w:rPrChange>
          </w:rPr>
          <w:t>Lads,</w:t>
        </w:r>
      </w:ins>
      <w:ins w:id="14896" w:author="Britt Collins" w:date="2021-10-06T14:57:00Z">
        <w:r w:rsidR="00284170" w:rsidRPr="00163DCF">
          <w:rPr>
            <w:szCs w:val="21"/>
            <w:rPrChange w:id="14897" w:author="David" w:date="2022-08-17T16:58:00Z">
              <w:rPr>
                <w:rFonts w:ascii="Times New Roman" w:hAnsi="Times New Roman"/>
                <w:sz w:val="24"/>
                <w:szCs w:val="24"/>
              </w:rPr>
            </w:rPrChange>
          </w:rPr>
          <w:t>”</w:t>
        </w:r>
      </w:ins>
      <w:ins w:id="14898" w:author="Britt Collins" w:date="2021-09-30T14:58:00Z">
        <w:r w:rsidRPr="00163DCF">
          <w:rPr>
            <w:szCs w:val="21"/>
            <w:rPrChange w:id="14899" w:author="David" w:date="2022-08-17T16:58:00Z">
              <w:rPr>
                <w:rFonts w:ascii="Times New Roman" w:hAnsi="Times New Roman"/>
                <w:sz w:val="24"/>
                <w:szCs w:val="24"/>
              </w:rPr>
            </w:rPrChange>
          </w:rPr>
          <w:t xml:space="preserve"> he shouted. We looked up and saw Johnny in his damp, baggy trunks looking a bit</w:t>
        </w:r>
      </w:ins>
      <w:ins w:id="14900" w:author="Britt Collins" w:date="2021-10-06T14:59:00Z">
        <w:r w:rsidR="00284170" w:rsidRPr="00163DCF">
          <w:rPr>
            <w:szCs w:val="21"/>
            <w:rPrChange w:id="14901" w:author="David" w:date="2022-08-17T16:58:00Z">
              <w:rPr>
                <w:rFonts w:ascii="Times New Roman" w:hAnsi="Times New Roman"/>
                <w:sz w:val="24"/>
                <w:szCs w:val="24"/>
              </w:rPr>
            </w:rPrChange>
          </w:rPr>
          <w:t xml:space="preserve"> </w:t>
        </w:r>
      </w:ins>
      <w:ins w:id="14902" w:author="Britt Collins" w:date="2021-09-30T14:58:00Z">
        <w:r w:rsidRPr="00163DCF">
          <w:rPr>
            <w:szCs w:val="21"/>
            <w:rPrChange w:id="14903" w:author="David" w:date="2022-08-17T16:58:00Z">
              <w:rPr>
                <w:rFonts w:ascii="Times New Roman" w:hAnsi="Times New Roman"/>
                <w:sz w:val="24"/>
                <w:szCs w:val="24"/>
              </w:rPr>
            </w:rPrChange>
          </w:rPr>
          <w:t>worse</w:t>
        </w:r>
      </w:ins>
      <w:ins w:id="14904" w:author="Britt Collins" w:date="2021-10-06T15:00:00Z">
        <w:r w:rsidR="00284170" w:rsidRPr="00163DCF">
          <w:rPr>
            <w:szCs w:val="21"/>
            <w:rPrChange w:id="14905" w:author="David" w:date="2022-08-17T16:58:00Z">
              <w:rPr>
                <w:rFonts w:ascii="Times New Roman" w:hAnsi="Times New Roman"/>
                <w:sz w:val="24"/>
                <w:szCs w:val="24"/>
              </w:rPr>
            </w:rPrChange>
          </w:rPr>
          <w:t xml:space="preserve"> </w:t>
        </w:r>
      </w:ins>
      <w:ins w:id="14906" w:author="Britt Collins" w:date="2021-09-30T14:58:00Z">
        <w:r w:rsidRPr="00163DCF">
          <w:rPr>
            <w:szCs w:val="21"/>
            <w:rPrChange w:id="14907" w:author="David" w:date="2022-08-17T16:58:00Z">
              <w:rPr>
                <w:rFonts w:ascii="Times New Roman" w:hAnsi="Times New Roman"/>
                <w:sz w:val="24"/>
                <w:szCs w:val="24"/>
              </w:rPr>
            </w:rPrChange>
          </w:rPr>
          <w:t xml:space="preserve">for wear. </w:t>
        </w:r>
      </w:ins>
    </w:p>
    <w:p w14:paraId="4BD01F6A" w14:textId="77777777" w:rsidR="00284170" w:rsidRPr="00163DCF" w:rsidRDefault="006F31F6">
      <w:pPr>
        <w:spacing w:line="276" w:lineRule="auto"/>
        <w:ind w:left="-5" w:right="15" w:firstLine="395"/>
        <w:rPr>
          <w:ins w:id="14908" w:author="Britt Collins" w:date="2021-10-06T15:00:00Z"/>
          <w:szCs w:val="21"/>
          <w:rPrChange w:id="14909" w:author="David" w:date="2022-08-17T16:58:00Z">
            <w:rPr>
              <w:ins w:id="14910" w:author="Britt Collins" w:date="2021-10-06T15:00:00Z"/>
              <w:rFonts w:ascii="Times New Roman" w:hAnsi="Times New Roman"/>
              <w:sz w:val="24"/>
              <w:szCs w:val="24"/>
            </w:rPr>
          </w:rPrChange>
        </w:rPr>
        <w:pPrChange w:id="14911" w:author="David" w:date="2022-08-17T17:01:00Z">
          <w:pPr>
            <w:spacing w:line="480" w:lineRule="auto"/>
            <w:ind w:left="-5" w:right="15" w:firstLine="395"/>
          </w:pPr>
        </w:pPrChange>
      </w:pPr>
      <w:ins w:id="14912" w:author="Britt Collins" w:date="2021-09-30T14:58:00Z">
        <w:r w:rsidRPr="00163DCF">
          <w:rPr>
            <w:szCs w:val="21"/>
            <w:rPrChange w:id="14913" w:author="David" w:date="2022-08-17T16:58:00Z">
              <w:rPr>
                <w:rFonts w:ascii="Times New Roman" w:hAnsi="Times New Roman"/>
                <w:sz w:val="24"/>
                <w:szCs w:val="24"/>
              </w:rPr>
            </w:rPrChange>
          </w:rPr>
          <w:t xml:space="preserve">The rest of the lads looked rested. They took a strategic sleep on shaded sun loungers, saving themselves for the night ahead. </w:t>
        </w:r>
      </w:ins>
    </w:p>
    <w:p w14:paraId="32B0039A" w14:textId="55B28CBD" w:rsidR="006F31F6" w:rsidRPr="00163DCF" w:rsidRDefault="00284170">
      <w:pPr>
        <w:spacing w:line="276" w:lineRule="auto"/>
        <w:ind w:left="-5" w:right="15" w:firstLine="395"/>
        <w:rPr>
          <w:ins w:id="14914" w:author="Britt Collins" w:date="2021-09-30T14:58:00Z"/>
          <w:szCs w:val="21"/>
          <w:rPrChange w:id="14915" w:author="David" w:date="2022-08-17T16:58:00Z">
            <w:rPr>
              <w:ins w:id="14916" w:author="Britt Collins" w:date="2021-09-30T14:58:00Z"/>
              <w:rFonts w:ascii="Times New Roman" w:hAnsi="Times New Roman"/>
              <w:sz w:val="24"/>
              <w:szCs w:val="24"/>
            </w:rPr>
          </w:rPrChange>
        </w:rPr>
        <w:pPrChange w:id="14917" w:author="David" w:date="2022-08-17T17:01:00Z">
          <w:pPr>
            <w:ind w:left="-5" w:right="15"/>
          </w:pPr>
        </w:pPrChange>
      </w:pPr>
      <w:ins w:id="14918" w:author="Britt Collins" w:date="2021-10-06T15:00:00Z">
        <w:r w:rsidRPr="00163DCF">
          <w:rPr>
            <w:szCs w:val="21"/>
            <w:rPrChange w:id="14919" w:author="David" w:date="2022-08-17T16:58:00Z">
              <w:rPr>
                <w:rFonts w:ascii="Times New Roman" w:hAnsi="Times New Roman"/>
                <w:sz w:val="24"/>
                <w:szCs w:val="24"/>
              </w:rPr>
            </w:rPrChange>
          </w:rPr>
          <w:t>“</w:t>
        </w:r>
      </w:ins>
      <w:ins w:id="14920" w:author="Britt Collins" w:date="2021-09-30T14:58:00Z">
        <w:r w:rsidR="006F31F6" w:rsidRPr="00163DCF">
          <w:rPr>
            <w:szCs w:val="21"/>
            <w:rPrChange w:id="14921" w:author="David" w:date="2022-08-17T16:58:00Z">
              <w:rPr>
                <w:rFonts w:ascii="Times New Roman" w:hAnsi="Times New Roman"/>
                <w:sz w:val="24"/>
                <w:szCs w:val="24"/>
              </w:rPr>
            </w:rPrChange>
          </w:rPr>
          <w:t>Well, I’m tired from all the standing and queueing I’ve experienced today</w:t>
        </w:r>
      </w:ins>
      <w:ins w:id="14922" w:author="Britt Collins" w:date="2021-10-06T15:00:00Z">
        <w:r w:rsidRPr="00163DCF">
          <w:rPr>
            <w:szCs w:val="21"/>
            <w:rPrChange w:id="14923" w:author="David" w:date="2022-08-17T16:58:00Z">
              <w:rPr>
                <w:rFonts w:ascii="Times New Roman" w:hAnsi="Times New Roman"/>
                <w:sz w:val="24"/>
                <w:szCs w:val="24"/>
              </w:rPr>
            </w:rPrChange>
          </w:rPr>
          <w:t xml:space="preserve">,” </w:t>
        </w:r>
      </w:ins>
      <w:ins w:id="14924" w:author="Britt Collins" w:date="2021-09-30T14:58:00Z">
        <w:r w:rsidR="006F31F6" w:rsidRPr="00163DCF">
          <w:rPr>
            <w:szCs w:val="21"/>
            <w:rPrChange w:id="14925" w:author="David" w:date="2022-08-17T16:58:00Z">
              <w:rPr>
                <w:rFonts w:ascii="Times New Roman" w:hAnsi="Times New Roman"/>
                <w:sz w:val="24"/>
                <w:szCs w:val="24"/>
              </w:rPr>
            </w:rPrChange>
          </w:rPr>
          <w:t xml:space="preserve">Carl said. Matt and I </w:t>
        </w:r>
      </w:ins>
      <w:ins w:id="14926" w:author="Britt Collins" w:date="2021-10-06T15:00:00Z">
        <w:r w:rsidRPr="00163DCF">
          <w:rPr>
            <w:szCs w:val="21"/>
            <w:rPrChange w:id="14927" w:author="David" w:date="2022-08-17T16:58:00Z">
              <w:rPr>
                <w:rFonts w:ascii="Times New Roman" w:hAnsi="Times New Roman"/>
                <w:sz w:val="24"/>
                <w:szCs w:val="24"/>
              </w:rPr>
            </w:rPrChange>
          </w:rPr>
          <w:t>agreed</w:t>
        </w:r>
      </w:ins>
      <w:ins w:id="14928" w:author="Britt Collins" w:date="2021-09-30T14:58:00Z">
        <w:r w:rsidR="006F31F6" w:rsidRPr="00163DCF">
          <w:rPr>
            <w:szCs w:val="21"/>
            <w:rPrChange w:id="14929" w:author="David" w:date="2022-08-17T16:58:00Z">
              <w:rPr>
                <w:rFonts w:ascii="Times New Roman" w:hAnsi="Times New Roman"/>
                <w:sz w:val="24"/>
                <w:szCs w:val="24"/>
              </w:rPr>
            </w:rPrChange>
          </w:rPr>
          <w:t xml:space="preserve">. </w:t>
        </w:r>
      </w:ins>
      <w:ins w:id="14930" w:author="Britt Collins" w:date="2021-10-06T15:01:00Z">
        <w:r w:rsidRPr="00163DCF">
          <w:rPr>
            <w:szCs w:val="21"/>
            <w:rPrChange w:id="14931" w:author="David" w:date="2022-08-17T16:58:00Z">
              <w:rPr>
                <w:rFonts w:ascii="Times New Roman" w:hAnsi="Times New Roman"/>
                <w:sz w:val="24"/>
                <w:szCs w:val="24"/>
              </w:rPr>
            </w:rPrChange>
          </w:rPr>
          <w:t>π</w:t>
        </w:r>
      </w:ins>
      <w:ins w:id="14932" w:author="Britt Collins" w:date="2021-09-30T14:58:00Z">
        <w:r w:rsidR="006F31F6" w:rsidRPr="00163DCF">
          <w:rPr>
            <w:szCs w:val="21"/>
            <w:rPrChange w:id="14933" w:author="David" w:date="2022-08-17T16:58:00Z">
              <w:rPr>
                <w:rFonts w:ascii="Times New Roman" w:hAnsi="Times New Roman"/>
                <w:sz w:val="24"/>
                <w:szCs w:val="24"/>
              </w:rPr>
            </w:rPrChange>
          </w:rPr>
          <w:t>Right, we’ll see you back at the hotel Johnny</w:t>
        </w:r>
      </w:ins>
      <w:ins w:id="14934" w:author="Britt Collins" w:date="2021-10-06T15:01:00Z">
        <w:r w:rsidRPr="00163DCF">
          <w:rPr>
            <w:szCs w:val="21"/>
            <w:rPrChange w:id="14935" w:author="David" w:date="2022-08-17T16:58:00Z">
              <w:rPr>
                <w:rFonts w:ascii="Times New Roman" w:hAnsi="Times New Roman"/>
                <w:sz w:val="24"/>
                <w:szCs w:val="24"/>
              </w:rPr>
            </w:rPrChange>
          </w:rPr>
          <w:t>.”</w:t>
        </w:r>
      </w:ins>
    </w:p>
    <w:p w14:paraId="251D3D2E" w14:textId="77777777" w:rsidR="00284170" w:rsidRPr="00163DCF" w:rsidRDefault="00284170">
      <w:pPr>
        <w:spacing w:line="276" w:lineRule="auto"/>
        <w:ind w:left="-5" w:right="15"/>
        <w:rPr>
          <w:ins w:id="14936" w:author="Britt Collins" w:date="2021-10-06T15:01:00Z"/>
          <w:szCs w:val="21"/>
          <w:rPrChange w:id="14937" w:author="David" w:date="2022-08-17T16:58:00Z">
            <w:rPr>
              <w:ins w:id="14938" w:author="Britt Collins" w:date="2021-10-06T15:01:00Z"/>
              <w:rFonts w:ascii="Times New Roman" w:hAnsi="Times New Roman"/>
              <w:sz w:val="24"/>
              <w:szCs w:val="24"/>
            </w:rPr>
          </w:rPrChange>
        </w:rPr>
        <w:pPrChange w:id="14939" w:author="David" w:date="2022-08-17T17:01:00Z">
          <w:pPr>
            <w:spacing w:line="480" w:lineRule="auto"/>
            <w:ind w:left="-5" w:right="15"/>
          </w:pPr>
        </w:pPrChange>
      </w:pPr>
    </w:p>
    <w:p w14:paraId="258702FD" w14:textId="644B1DD8" w:rsidR="006F31F6" w:rsidRPr="00163DCF" w:rsidRDefault="006F31F6">
      <w:pPr>
        <w:spacing w:line="276" w:lineRule="auto"/>
        <w:ind w:left="-5" w:right="15"/>
        <w:rPr>
          <w:ins w:id="14940" w:author="Britt Collins" w:date="2021-09-30T14:58:00Z"/>
          <w:szCs w:val="21"/>
          <w:rPrChange w:id="14941" w:author="David" w:date="2022-08-17T16:58:00Z">
            <w:rPr>
              <w:ins w:id="14942" w:author="Britt Collins" w:date="2021-09-30T14:58:00Z"/>
              <w:rFonts w:ascii="Times New Roman" w:hAnsi="Times New Roman"/>
              <w:sz w:val="24"/>
              <w:szCs w:val="24"/>
            </w:rPr>
          </w:rPrChange>
        </w:rPr>
        <w:pPrChange w:id="14943" w:author="David" w:date="2022-08-17T17:01:00Z">
          <w:pPr>
            <w:ind w:left="-5" w:right="15"/>
          </w:pPr>
        </w:pPrChange>
      </w:pPr>
      <w:ins w:id="14944" w:author="Britt Collins" w:date="2021-09-30T14:58:00Z">
        <w:r w:rsidRPr="00163DCF">
          <w:rPr>
            <w:szCs w:val="21"/>
            <w:rPrChange w:id="14945" w:author="David" w:date="2022-08-17T16:58:00Z">
              <w:rPr>
                <w:rFonts w:ascii="Times New Roman" w:hAnsi="Times New Roman"/>
                <w:sz w:val="24"/>
                <w:szCs w:val="24"/>
              </w:rPr>
            </w:rPrChange>
          </w:rPr>
          <w:t xml:space="preserve">The night kicked off, as it did in the morning, with everyone assembled in the hotel lobby. After a quick chat with the </w:t>
        </w:r>
        <w:proofErr w:type="gramStart"/>
        <w:r w:rsidRPr="00163DCF">
          <w:rPr>
            <w:szCs w:val="21"/>
            <w:rPrChange w:id="14946" w:author="David" w:date="2022-08-17T16:58:00Z">
              <w:rPr>
                <w:rFonts w:ascii="Times New Roman" w:hAnsi="Times New Roman"/>
                <w:sz w:val="24"/>
                <w:szCs w:val="24"/>
              </w:rPr>
            </w:rPrChange>
          </w:rPr>
          <w:t>group</w:t>
        </w:r>
        <w:proofErr w:type="gramEnd"/>
        <w:r w:rsidRPr="00163DCF">
          <w:rPr>
            <w:szCs w:val="21"/>
            <w:rPrChange w:id="14947" w:author="David" w:date="2022-08-17T16:58:00Z">
              <w:rPr>
                <w:rFonts w:ascii="Times New Roman" w:hAnsi="Times New Roman"/>
                <w:sz w:val="24"/>
                <w:szCs w:val="24"/>
              </w:rPr>
            </w:rPrChange>
          </w:rPr>
          <w:t xml:space="preserve"> it was decided we would take a relaxed approach to the night ahead. With that, we walked to the high street</w:t>
        </w:r>
      </w:ins>
      <w:ins w:id="14948" w:author="Britt Collins" w:date="2021-10-06T15:01:00Z">
        <w:r w:rsidR="00284170" w:rsidRPr="00163DCF">
          <w:rPr>
            <w:szCs w:val="21"/>
            <w:rPrChange w:id="14949" w:author="David" w:date="2022-08-17T16:58:00Z">
              <w:rPr>
                <w:rFonts w:ascii="Times New Roman" w:hAnsi="Times New Roman"/>
                <w:sz w:val="24"/>
                <w:szCs w:val="24"/>
              </w:rPr>
            </w:rPrChange>
          </w:rPr>
          <w:t>,</w:t>
        </w:r>
      </w:ins>
      <w:ins w:id="14950" w:author="Britt Collins" w:date="2021-09-30T14:58:00Z">
        <w:r w:rsidRPr="00163DCF">
          <w:rPr>
            <w:szCs w:val="21"/>
            <w:rPrChange w:id="14951" w:author="David" w:date="2022-08-17T16:58:00Z">
              <w:rPr>
                <w:rFonts w:ascii="Times New Roman" w:hAnsi="Times New Roman"/>
                <w:sz w:val="24"/>
                <w:szCs w:val="24"/>
              </w:rPr>
            </w:rPrChange>
          </w:rPr>
          <w:t xml:space="preserve"> stopp</w:t>
        </w:r>
      </w:ins>
      <w:ins w:id="14952" w:author="Britt Collins" w:date="2021-10-06T15:01:00Z">
        <w:r w:rsidR="00284170" w:rsidRPr="00163DCF">
          <w:rPr>
            <w:szCs w:val="21"/>
            <w:rPrChange w:id="14953" w:author="David" w:date="2022-08-17T16:58:00Z">
              <w:rPr>
                <w:rFonts w:ascii="Times New Roman" w:hAnsi="Times New Roman"/>
                <w:sz w:val="24"/>
                <w:szCs w:val="24"/>
              </w:rPr>
            </w:rPrChange>
          </w:rPr>
          <w:t>ing</w:t>
        </w:r>
      </w:ins>
      <w:ins w:id="14954" w:author="Britt Collins" w:date="2021-09-30T14:58:00Z">
        <w:r w:rsidRPr="00163DCF">
          <w:rPr>
            <w:szCs w:val="21"/>
            <w:rPrChange w:id="14955" w:author="David" w:date="2022-08-17T16:58:00Z">
              <w:rPr>
                <w:rFonts w:ascii="Times New Roman" w:hAnsi="Times New Roman"/>
                <w:sz w:val="24"/>
                <w:szCs w:val="24"/>
              </w:rPr>
            </w:rPrChange>
          </w:rPr>
          <w:t xml:space="preserve"> at the first bar with an outdoor seating area and comfy chairs. </w:t>
        </w:r>
        <w:proofErr w:type="gramStart"/>
        <w:r w:rsidRPr="00163DCF">
          <w:rPr>
            <w:szCs w:val="21"/>
            <w:rPrChange w:id="14956" w:author="David" w:date="2022-08-17T16:58:00Z">
              <w:rPr>
                <w:rFonts w:ascii="Times New Roman" w:hAnsi="Times New Roman"/>
                <w:sz w:val="24"/>
                <w:szCs w:val="24"/>
              </w:rPr>
            </w:rPrChange>
          </w:rPr>
          <w:t>A number of</w:t>
        </w:r>
        <w:proofErr w:type="gramEnd"/>
        <w:r w:rsidRPr="00163DCF">
          <w:rPr>
            <w:szCs w:val="21"/>
            <w:rPrChange w:id="14957" w:author="David" w:date="2022-08-17T16:58:00Z">
              <w:rPr>
                <w:rFonts w:ascii="Times New Roman" w:hAnsi="Times New Roman"/>
                <w:sz w:val="24"/>
                <w:szCs w:val="24"/>
              </w:rPr>
            </w:rPrChange>
          </w:rPr>
          <w:t xml:space="preserve"> the lads took a good look around before taking a seat. Their other halves had explicitly told them what they can and can't do on this trip. The people in long</w:t>
        </w:r>
      </w:ins>
      <w:ins w:id="14958" w:author="Britt Collins" w:date="2021-10-06T15:01:00Z">
        <w:r w:rsidR="00284170" w:rsidRPr="00163DCF">
          <w:rPr>
            <w:szCs w:val="21"/>
            <w:rPrChange w:id="14959" w:author="David" w:date="2022-08-17T16:58:00Z">
              <w:rPr>
                <w:rFonts w:ascii="Times New Roman" w:hAnsi="Times New Roman"/>
                <w:sz w:val="24"/>
                <w:szCs w:val="24"/>
              </w:rPr>
            </w:rPrChange>
          </w:rPr>
          <w:t>-</w:t>
        </w:r>
      </w:ins>
      <w:ins w:id="14960" w:author="Britt Collins" w:date="2021-09-30T14:58:00Z">
        <w:r w:rsidRPr="00163DCF">
          <w:rPr>
            <w:szCs w:val="21"/>
            <w:rPrChange w:id="14961" w:author="David" w:date="2022-08-17T16:58:00Z">
              <w:rPr>
                <w:rFonts w:ascii="Times New Roman" w:hAnsi="Times New Roman"/>
                <w:sz w:val="24"/>
                <w:szCs w:val="24"/>
              </w:rPr>
            </w:rPrChange>
          </w:rPr>
          <w:t xml:space="preserve">term relationship, Andy, </w:t>
        </w:r>
        <w:proofErr w:type="gramStart"/>
        <w:r w:rsidRPr="00163DCF">
          <w:rPr>
            <w:szCs w:val="21"/>
            <w:rPrChange w:id="14962" w:author="David" w:date="2022-08-17T16:58:00Z">
              <w:rPr>
                <w:rFonts w:ascii="Times New Roman" w:hAnsi="Times New Roman"/>
                <w:sz w:val="24"/>
                <w:szCs w:val="24"/>
              </w:rPr>
            </w:rPrChange>
          </w:rPr>
          <w:t>Johnny</w:t>
        </w:r>
        <w:proofErr w:type="gramEnd"/>
        <w:r w:rsidRPr="00163DCF">
          <w:rPr>
            <w:szCs w:val="21"/>
            <w:rPrChange w:id="14963" w:author="David" w:date="2022-08-17T16:58:00Z">
              <w:rPr>
                <w:rFonts w:ascii="Times New Roman" w:hAnsi="Times New Roman"/>
                <w:sz w:val="24"/>
                <w:szCs w:val="24"/>
              </w:rPr>
            </w:rPrChange>
          </w:rPr>
          <w:t xml:space="preserve"> and Carl, seemed the most at ease.</w:t>
        </w:r>
      </w:ins>
    </w:p>
    <w:p w14:paraId="478A67CC" w14:textId="17F8B58A" w:rsidR="006F31F6" w:rsidRPr="00163DCF" w:rsidRDefault="006F31F6">
      <w:pPr>
        <w:spacing w:line="276" w:lineRule="auto"/>
        <w:ind w:left="-5" w:right="15" w:firstLine="725"/>
        <w:rPr>
          <w:ins w:id="14964" w:author="Britt Collins" w:date="2021-09-30T14:58:00Z"/>
          <w:szCs w:val="21"/>
          <w:rPrChange w:id="14965" w:author="David" w:date="2022-08-17T16:58:00Z">
            <w:rPr>
              <w:ins w:id="14966" w:author="Britt Collins" w:date="2021-09-30T14:58:00Z"/>
              <w:rFonts w:ascii="Times New Roman" w:hAnsi="Times New Roman"/>
              <w:sz w:val="24"/>
              <w:szCs w:val="24"/>
            </w:rPr>
          </w:rPrChange>
        </w:rPr>
        <w:pPrChange w:id="14967" w:author="David" w:date="2022-08-17T17:01:00Z">
          <w:pPr>
            <w:ind w:left="-5" w:right="15"/>
          </w:pPr>
        </w:pPrChange>
      </w:pPr>
      <w:ins w:id="14968" w:author="Britt Collins" w:date="2021-09-30T14:58:00Z">
        <w:r w:rsidRPr="00163DCF">
          <w:rPr>
            <w:szCs w:val="21"/>
            <w:rPrChange w:id="14969" w:author="David" w:date="2022-08-17T16:58:00Z">
              <w:rPr>
                <w:rFonts w:ascii="Times New Roman" w:hAnsi="Times New Roman"/>
                <w:sz w:val="24"/>
                <w:szCs w:val="24"/>
              </w:rPr>
            </w:rPrChange>
          </w:rPr>
          <w:t>Carl, known for his womanising</w:t>
        </w:r>
      </w:ins>
      <w:ins w:id="14970" w:author="Britt Collins" w:date="2021-10-06T15:02:00Z">
        <w:r w:rsidR="00284170" w:rsidRPr="00163DCF">
          <w:rPr>
            <w:szCs w:val="21"/>
            <w:rPrChange w:id="14971" w:author="David" w:date="2022-08-17T16:58:00Z">
              <w:rPr>
                <w:rFonts w:ascii="Times New Roman" w:hAnsi="Times New Roman"/>
                <w:sz w:val="24"/>
                <w:szCs w:val="24"/>
              </w:rPr>
            </w:rPrChange>
          </w:rPr>
          <w:t>,</w:t>
        </w:r>
      </w:ins>
      <w:ins w:id="14972" w:author="Britt Collins" w:date="2021-09-30T14:58:00Z">
        <w:r w:rsidRPr="00163DCF">
          <w:rPr>
            <w:szCs w:val="21"/>
            <w:rPrChange w:id="14973" w:author="David" w:date="2022-08-17T16:58:00Z">
              <w:rPr>
                <w:rFonts w:ascii="Times New Roman" w:hAnsi="Times New Roman"/>
                <w:sz w:val="24"/>
                <w:szCs w:val="24"/>
              </w:rPr>
            </w:rPrChange>
          </w:rPr>
          <w:t xml:space="preserve"> had one eye on his drink and another on any unsuspecting </w:t>
        </w:r>
      </w:ins>
      <w:ins w:id="14974" w:author="Britt Collins" w:date="2021-10-06T15:02:00Z">
        <w:r w:rsidR="00284170" w:rsidRPr="00163DCF">
          <w:rPr>
            <w:szCs w:val="21"/>
            <w:rPrChange w:id="14975" w:author="David" w:date="2022-08-17T16:58:00Z">
              <w:rPr>
                <w:rFonts w:ascii="Times New Roman" w:hAnsi="Times New Roman"/>
                <w:sz w:val="24"/>
                <w:szCs w:val="24"/>
              </w:rPr>
            </w:rPrChange>
          </w:rPr>
          <w:t xml:space="preserve">passing </w:t>
        </w:r>
      </w:ins>
      <w:ins w:id="14976" w:author="Britt Collins" w:date="2021-09-30T14:58:00Z">
        <w:r w:rsidRPr="00163DCF">
          <w:rPr>
            <w:szCs w:val="21"/>
            <w:rPrChange w:id="14977" w:author="David" w:date="2022-08-17T16:58:00Z">
              <w:rPr>
                <w:rFonts w:ascii="Times New Roman" w:hAnsi="Times New Roman"/>
                <w:sz w:val="24"/>
                <w:szCs w:val="24"/>
              </w:rPr>
            </w:rPrChange>
          </w:rPr>
          <w:t xml:space="preserve">female. His degrading, </w:t>
        </w:r>
      </w:ins>
      <w:ins w:id="14978" w:author="Britt Collins" w:date="2021-10-06T15:02:00Z">
        <w:r w:rsidR="00FE578E" w:rsidRPr="00163DCF">
          <w:rPr>
            <w:szCs w:val="21"/>
            <w:rPrChange w:id="14979" w:author="David" w:date="2022-08-17T16:58:00Z">
              <w:rPr>
                <w:rFonts w:ascii="Times New Roman" w:hAnsi="Times New Roman"/>
                <w:sz w:val="24"/>
                <w:szCs w:val="24"/>
              </w:rPr>
            </w:rPrChange>
          </w:rPr>
          <w:t xml:space="preserve">sexist </w:t>
        </w:r>
      </w:ins>
      <w:ins w:id="14980" w:author="Britt Collins" w:date="2021-09-30T14:58:00Z">
        <w:r w:rsidRPr="00163DCF">
          <w:rPr>
            <w:szCs w:val="21"/>
            <w:rPrChange w:id="14981" w:author="David" w:date="2022-08-17T16:58:00Z">
              <w:rPr>
                <w:rFonts w:ascii="Times New Roman" w:hAnsi="Times New Roman"/>
                <w:sz w:val="24"/>
                <w:szCs w:val="24"/>
              </w:rPr>
            </w:rPrChange>
          </w:rPr>
          <w:t>comments were taken with a pinch of salt. He wouldn’t dare comment in the same manner if his girlfriend was present. In male company</w:t>
        </w:r>
      </w:ins>
      <w:ins w:id="14982" w:author="Britt Collins" w:date="2021-10-06T15:02:00Z">
        <w:r w:rsidR="00FE578E" w:rsidRPr="00163DCF">
          <w:rPr>
            <w:szCs w:val="21"/>
            <w:rPrChange w:id="14983" w:author="David" w:date="2022-08-17T16:58:00Z">
              <w:rPr>
                <w:rFonts w:ascii="Times New Roman" w:hAnsi="Times New Roman"/>
                <w:sz w:val="24"/>
                <w:szCs w:val="24"/>
              </w:rPr>
            </w:rPrChange>
          </w:rPr>
          <w:t>,</w:t>
        </w:r>
      </w:ins>
      <w:ins w:id="14984" w:author="Britt Collins" w:date="2021-09-30T14:58:00Z">
        <w:r w:rsidRPr="00163DCF">
          <w:rPr>
            <w:szCs w:val="21"/>
            <w:rPrChange w:id="14985" w:author="David" w:date="2022-08-17T16:58:00Z">
              <w:rPr>
                <w:rFonts w:ascii="Times New Roman" w:hAnsi="Times New Roman"/>
                <w:sz w:val="24"/>
                <w:szCs w:val="24"/>
              </w:rPr>
            </w:rPrChange>
          </w:rPr>
          <w:t xml:space="preserve"> </w:t>
        </w:r>
      </w:ins>
      <w:ins w:id="14986" w:author="Britt Collins" w:date="2021-10-06T15:03:00Z">
        <w:r w:rsidR="00FE578E" w:rsidRPr="00163DCF">
          <w:rPr>
            <w:szCs w:val="21"/>
            <w:rPrChange w:id="14987" w:author="David" w:date="2022-08-17T16:58:00Z">
              <w:rPr>
                <w:rFonts w:ascii="Times New Roman" w:hAnsi="Times New Roman"/>
                <w:sz w:val="24"/>
                <w:szCs w:val="24"/>
              </w:rPr>
            </w:rPrChange>
          </w:rPr>
          <w:t>Carl</w:t>
        </w:r>
      </w:ins>
      <w:ins w:id="14988" w:author="Britt Collins" w:date="2021-09-30T14:58:00Z">
        <w:r w:rsidRPr="00163DCF">
          <w:rPr>
            <w:szCs w:val="21"/>
            <w:rPrChange w:id="14989" w:author="David" w:date="2022-08-17T16:58:00Z">
              <w:rPr>
                <w:rFonts w:ascii="Times New Roman" w:hAnsi="Times New Roman"/>
                <w:sz w:val="24"/>
                <w:szCs w:val="24"/>
              </w:rPr>
            </w:rPrChange>
          </w:rPr>
          <w:t xml:space="preserve"> would add mannerisms to assert his alpha status. Sniffing the air and gesticulating with the tongue were hallmark Carl-isms. I admittedly laughed along, even though I felt uneasy with the sexist jokes. Andy was giggling along like a </w:t>
        </w:r>
      </w:ins>
      <w:ins w:id="14990" w:author="Britt Collins" w:date="2021-10-06T15:03:00Z">
        <w:r w:rsidR="00FE578E" w:rsidRPr="00163DCF">
          <w:rPr>
            <w:szCs w:val="21"/>
            <w:rPrChange w:id="14991" w:author="David" w:date="2022-08-17T16:58:00Z">
              <w:rPr>
                <w:rFonts w:ascii="Times New Roman" w:hAnsi="Times New Roman"/>
                <w:sz w:val="24"/>
                <w:szCs w:val="24"/>
              </w:rPr>
            </w:rPrChange>
          </w:rPr>
          <w:t>h</w:t>
        </w:r>
      </w:ins>
      <w:ins w:id="14992" w:author="Britt Collins" w:date="2021-09-30T14:58:00Z">
        <w:r w:rsidRPr="00163DCF">
          <w:rPr>
            <w:szCs w:val="21"/>
            <w:rPrChange w:id="14993" w:author="David" w:date="2022-08-17T16:58:00Z">
              <w:rPr>
                <w:rFonts w:ascii="Times New Roman" w:hAnsi="Times New Roman"/>
                <w:sz w:val="24"/>
                <w:szCs w:val="24"/>
              </w:rPr>
            </w:rPrChange>
          </w:rPr>
          <w:t xml:space="preserve">yena, which </w:t>
        </w:r>
      </w:ins>
      <w:ins w:id="14994" w:author="Britt Collins" w:date="2021-10-06T15:03:00Z">
        <w:r w:rsidR="00FE578E" w:rsidRPr="00163DCF">
          <w:rPr>
            <w:szCs w:val="21"/>
            <w:rPrChange w:id="14995" w:author="David" w:date="2022-08-17T16:58:00Z">
              <w:rPr>
                <w:rFonts w:ascii="Times New Roman" w:hAnsi="Times New Roman"/>
                <w:sz w:val="24"/>
                <w:szCs w:val="24"/>
              </w:rPr>
            </w:rPrChange>
          </w:rPr>
          <w:t>only spurred on</w:t>
        </w:r>
      </w:ins>
      <w:ins w:id="14996" w:author="Britt Collins" w:date="2021-09-30T14:58:00Z">
        <w:r w:rsidRPr="00163DCF">
          <w:rPr>
            <w:szCs w:val="21"/>
            <w:rPrChange w:id="14997" w:author="David" w:date="2022-08-17T16:58:00Z">
              <w:rPr>
                <w:rFonts w:ascii="Times New Roman" w:hAnsi="Times New Roman"/>
                <w:sz w:val="24"/>
                <w:szCs w:val="24"/>
              </w:rPr>
            </w:rPrChange>
          </w:rPr>
          <w:t xml:space="preserve"> Carl.</w:t>
        </w:r>
      </w:ins>
    </w:p>
    <w:p w14:paraId="1184C267" w14:textId="77777777" w:rsidR="00FE578E" w:rsidRPr="00163DCF" w:rsidRDefault="006F31F6">
      <w:pPr>
        <w:spacing w:line="276" w:lineRule="auto"/>
        <w:ind w:left="-5" w:right="15" w:firstLine="725"/>
        <w:rPr>
          <w:ins w:id="14998" w:author="Britt Collins" w:date="2021-10-06T15:04:00Z"/>
          <w:szCs w:val="21"/>
          <w:rPrChange w:id="14999" w:author="David" w:date="2022-08-17T16:58:00Z">
            <w:rPr>
              <w:ins w:id="15000" w:author="Britt Collins" w:date="2021-10-06T15:04:00Z"/>
              <w:rFonts w:ascii="Times New Roman" w:hAnsi="Times New Roman"/>
              <w:sz w:val="24"/>
              <w:szCs w:val="24"/>
            </w:rPr>
          </w:rPrChange>
        </w:rPr>
        <w:pPrChange w:id="15001" w:author="David" w:date="2022-08-17T17:01:00Z">
          <w:pPr>
            <w:spacing w:line="480" w:lineRule="auto"/>
            <w:ind w:left="-5" w:right="15" w:firstLine="725"/>
          </w:pPr>
        </w:pPrChange>
      </w:pPr>
      <w:ins w:id="15002" w:author="Britt Collins" w:date="2021-09-30T14:58:00Z">
        <w:r w:rsidRPr="00163DCF">
          <w:rPr>
            <w:szCs w:val="21"/>
            <w:rPrChange w:id="15003" w:author="David" w:date="2022-08-17T16:58:00Z">
              <w:rPr>
                <w:rFonts w:ascii="Times New Roman" w:hAnsi="Times New Roman"/>
                <w:sz w:val="24"/>
                <w:szCs w:val="24"/>
              </w:rPr>
            </w:rPrChange>
          </w:rPr>
          <w:t xml:space="preserve">Johnny, the self-assigned group leader, was deeply involved in conversation with his friends. He appeared uneasy. Understandable, given his group leader role. Finding the correct moment to move to the next pub requires logistical skills. I think most of us could have sat in the same pub until closing time, such was the relaxed environment. Johnny had other </w:t>
        </w:r>
        <w:proofErr w:type="gramStart"/>
        <w:r w:rsidRPr="00163DCF">
          <w:rPr>
            <w:szCs w:val="21"/>
            <w:rPrChange w:id="15004" w:author="David" w:date="2022-08-17T16:58:00Z">
              <w:rPr>
                <w:rFonts w:ascii="Times New Roman" w:hAnsi="Times New Roman"/>
                <w:sz w:val="24"/>
                <w:szCs w:val="24"/>
              </w:rPr>
            </w:rPrChange>
          </w:rPr>
          <w:t>ideas,</w:t>
        </w:r>
        <w:proofErr w:type="gramEnd"/>
        <w:r w:rsidRPr="00163DCF">
          <w:rPr>
            <w:szCs w:val="21"/>
            <w:rPrChange w:id="15005" w:author="David" w:date="2022-08-17T16:58:00Z">
              <w:rPr>
                <w:rFonts w:ascii="Times New Roman" w:hAnsi="Times New Roman"/>
                <w:sz w:val="24"/>
                <w:szCs w:val="24"/>
              </w:rPr>
            </w:rPrChange>
          </w:rPr>
          <w:t xml:space="preserve"> his ideal night wasn’t a relaxed one. He wanted to experience the high energy of the nightclub. </w:t>
        </w:r>
      </w:ins>
    </w:p>
    <w:p w14:paraId="25E4E247" w14:textId="77777777" w:rsidR="00FE578E" w:rsidRPr="00163DCF" w:rsidRDefault="006F31F6">
      <w:pPr>
        <w:spacing w:line="276" w:lineRule="auto"/>
        <w:ind w:left="-5" w:right="15" w:firstLine="725"/>
        <w:rPr>
          <w:ins w:id="15006" w:author="Britt Collins" w:date="2021-10-06T15:04:00Z"/>
          <w:szCs w:val="21"/>
          <w:rPrChange w:id="15007" w:author="David" w:date="2022-08-17T16:58:00Z">
            <w:rPr>
              <w:ins w:id="15008" w:author="Britt Collins" w:date="2021-10-06T15:04:00Z"/>
              <w:rFonts w:ascii="Times New Roman" w:hAnsi="Times New Roman"/>
              <w:sz w:val="24"/>
              <w:szCs w:val="24"/>
            </w:rPr>
          </w:rPrChange>
        </w:rPr>
        <w:pPrChange w:id="15009" w:author="David" w:date="2022-08-17T17:01:00Z">
          <w:pPr>
            <w:spacing w:line="480" w:lineRule="auto"/>
            <w:ind w:left="-5" w:right="15" w:firstLine="725"/>
          </w:pPr>
        </w:pPrChange>
      </w:pPr>
      <w:ins w:id="15010" w:author="Britt Collins" w:date="2021-09-30T14:58:00Z">
        <w:r w:rsidRPr="00163DCF">
          <w:rPr>
            <w:szCs w:val="21"/>
            <w:rPrChange w:id="15011" w:author="David" w:date="2022-08-17T16:58:00Z">
              <w:rPr>
                <w:rFonts w:ascii="Times New Roman" w:hAnsi="Times New Roman"/>
                <w:sz w:val="24"/>
                <w:szCs w:val="24"/>
              </w:rPr>
            </w:rPrChange>
          </w:rPr>
          <w:t xml:space="preserve">Johnny got to his feet. </w:t>
        </w:r>
      </w:ins>
      <w:ins w:id="15012" w:author="Britt Collins" w:date="2021-10-06T15:04:00Z">
        <w:r w:rsidR="00FE578E" w:rsidRPr="00163DCF">
          <w:rPr>
            <w:szCs w:val="21"/>
            <w:rPrChange w:id="15013" w:author="David" w:date="2022-08-17T16:58:00Z">
              <w:rPr>
                <w:rFonts w:ascii="Times New Roman" w:hAnsi="Times New Roman"/>
                <w:sz w:val="24"/>
                <w:szCs w:val="24"/>
              </w:rPr>
            </w:rPrChange>
          </w:rPr>
          <w:t>“</w:t>
        </w:r>
      </w:ins>
      <w:ins w:id="15014" w:author="Britt Collins" w:date="2021-09-30T14:58:00Z">
        <w:r w:rsidRPr="00163DCF">
          <w:rPr>
            <w:szCs w:val="21"/>
            <w:rPrChange w:id="15015" w:author="David" w:date="2022-08-17T16:58:00Z">
              <w:rPr>
                <w:rFonts w:ascii="Times New Roman" w:hAnsi="Times New Roman"/>
                <w:sz w:val="24"/>
                <w:szCs w:val="24"/>
              </w:rPr>
            </w:rPrChange>
          </w:rPr>
          <w:t>Right lads. Drink up, we’re moving.</w:t>
        </w:r>
      </w:ins>
      <w:ins w:id="15016" w:author="Britt Collins" w:date="2021-10-06T15:04:00Z">
        <w:r w:rsidR="00FE578E" w:rsidRPr="00163DCF">
          <w:rPr>
            <w:szCs w:val="21"/>
            <w:rPrChange w:id="15017" w:author="David" w:date="2022-08-17T16:58:00Z">
              <w:rPr>
                <w:rFonts w:ascii="Times New Roman" w:hAnsi="Times New Roman"/>
                <w:sz w:val="24"/>
                <w:szCs w:val="24"/>
              </w:rPr>
            </w:rPrChange>
          </w:rPr>
          <w:t>”</w:t>
        </w:r>
      </w:ins>
      <w:ins w:id="15018" w:author="Britt Collins" w:date="2021-09-30T14:58:00Z">
        <w:r w:rsidRPr="00163DCF">
          <w:rPr>
            <w:szCs w:val="21"/>
            <w:rPrChange w:id="15019" w:author="David" w:date="2022-08-17T16:58:00Z">
              <w:rPr>
                <w:rFonts w:ascii="Times New Roman" w:hAnsi="Times New Roman"/>
                <w:sz w:val="24"/>
                <w:szCs w:val="24"/>
              </w:rPr>
            </w:rPrChange>
          </w:rPr>
          <w:t xml:space="preserve"> </w:t>
        </w:r>
      </w:ins>
    </w:p>
    <w:p w14:paraId="18F77E13" w14:textId="1702184F" w:rsidR="00FE578E" w:rsidRPr="00163DCF" w:rsidRDefault="006F31F6">
      <w:pPr>
        <w:spacing w:line="276" w:lineRule="auto"/>
        <w:ind w:left="-5" w:right="15" w:firstLine="725"/>
        <w:rPr>
          <w:ins w:id="15020" w:author="Britt Collins" w:date="2021-10-06T15:04:00Z"/>
          <w:szCs w:val="21"/>
          <w:rPrChange w:id="15021" w:author="David" w:date="2022-08-17T16:58:00Z">
            <w:rPr>
              <w:ins w:id="15022" w:author="Britt Collins" w:date="2021-10-06T15:04:00Z"/>
              <w:rFonts w:ascii="Times New Roman" w:hAnsi="Times New Roman"/>
              <w:sz w:val="24"/>
              <w:szCs w:val="24"/>
            </w:rPr>
          </w:rPrChange>
        </w:rPr>
        <w:pPrChange w:id="15023" w:author="David" w:date="2022-08-17T17:01:00Z">
          <w:pPr>
            <w:spacing w:line="480" w:lineRule="auto"/>
            <w:ind w:left="-5" w:right="15" w:firstLine="725"/>
          </w:pPr>
        </w:pPrChange>
      </w:pPr>
      <w:ins w:id="15024" w:author="Britt Collins" w:date="2021-09-30T14:58:00Z">
        <w:r w:rsidRPr="00163DCF">
          <w:rPr>
            <w:szCs w:val="21"/>
            <w:rPrChange w:id="15025" w:author="David" w:date="2022-08-17T16:58:00Z">
              <w:rPr>
                <w:rFonts w:ascii="Times New Roman" w:hAnsi="Times New Roman"/>
                <w:sz w:val="24"/>
                <w:szCs w:val="24"/>
              </w:rPr>
            </w:rPrChange>
          </w:rPr>
          <w:lastRenderedPageBreak/>
          <w:t xml:space="preserve">Carl </w:t>
        </w:r>
      </w:ins>
      <w:ins w:id="15026" w:author="Britt Collins" w:date="2021-10-06T15:05:00Z">
        <w:r w:rsidR="00FE578E" w:rsidRPr="00163DCF">
          <w:rPr>
            <w:szCs w:val="21"/>
            <w:rPrChange w:id="15027" w:author="David" w:date="2022-08-17T16:58:00Z">
              <w:rPr>
                <w:rFonts w:ascii="Times New Roman" w:hAnsi="Times New Roman"/>
                <w:sz w:val="24"/>
                <w:szCs w:val="24"/>
              </w:rPr>
            </w:rPrChange>
          </w:rPr>
          <w:t>sighed irritably</w:t>
        </w:r>
      </w:ins>
      <w:ins w:id="15028" w:author="Britt Collins" w:date="2021-09-30T14:58:00Z">
        <w:r w:rsidRPr="00163DCF">
          <w:rPr>
            <w:szCs w:val="21"/>
            <w:rPrChange w:id="15029" w:author="David" w:date="2022-08-17T16:58:00Z">
              <w:rPr>
                <w:rFonts w:ascii="Times New Roman" w:hAnsi="Times New Roman"/>
                <w:sz w:val="24"/>
                <w:szCs w:val="24"/>
              </w:rPr>
            </w:rPrChange>
          </w:rPr>
          <w:t xml:space="preserve">. </w:t>
        </w:r>
      </w:ins>
      <w:ins w:id="15030" w:author="Britt Collins" w:date="2021-10-06T15:05:00Z">
        <w:r w:rsidR="00FE578E" w:rsidRPr="00163DCF">
          <w:rPr>
            <w:szCs w:val="21"/>
            <w:rPrChange w:id="15031" w:author="David" w:date="2022-08-17T16:58:00Z">
              <w:rPr>
                <w:rFonts w:ascii="Times New Roman" w:hAnsi="Times New Roman"/>
                <w:sz w:val="24"/>
                <w:szCs w:val="24"/>
              </w:rPr>
            </w:rPrChange>
          </w:rPr>
          <w:t>“Where to?”</w:t>
        </w:r>
      </w:ins>
    </w:p>
    <w:p w14:paraId="3C1FCA76" w14:textId="51217F79" w:rsidR="00FE578E" w:rsidRPr="00163DCF" w:rsidRDefault="00FE578E">
      <w:pPr>
        <w:spacing w:line="276" w:lineRule="auto"/>
        <w:ind w:left="-5" w:right="15" w:firstLine="725"/>
        <w:rPr>
          <w:ins w:id="15032" w:author="Britt Collins" w:date="2021-10-06T15:05:00Z"/>
          <w:szCs w:val="21"/>
          <w:rPrChange w:id="15033" w:author="David" w:date="2022-08-17T16:58:00Z">
            <w:rPr>
              <w:ins w:id="15034" w:author="Britt Collins" w:date="2021-10-06T15:05:00Z"/>
              <w:rFonts w:ascii="Times New Roman" w:hAnsi="Times New Roman"/>
              <w:sz w:val="24"/>
              <w:szCs w:val="24"/>
            </w:rPr>
          </w:rPrChange>
        </w:rPr>
        <w:pPrChange w:id="15035" w:author="David" w:date="2022-08-17T17:01:00Z">
          <w:pPr>
            <w:spacing w:line="480" w:lineRule="auto"/>
            <w:ind w:left="-5" w:right="15" w:firstLine="725"/>
          </w:pPr>
        </w:pPrChange>
      </w:pPr>
      <w:ins w:id="15036" w:author="Britt Collins" w:date="2021-10-06T15:04:00Z">
        <w:r w:rsidRPr="00163DCF">
          <w:rPr>
            <w:szCs w:val="21"/>
            <w:rPrChange w:id="15037" w:author="David" w:date="2022-08-17T16:58:00Z">
              <w:rPr>
                <w:rFonts w:ascii="Times New Roman" w:hAnsi="Times New Roman"/>
                <w:sz w:val="24"/>
                <w:szCs w:val="24"/>
              </w:rPr>
            </w:rPrChange>
          </w:rPr>
          <w:t>“</w:t>
        </w:r>
      </w:ins>
      <w:ins w:id="15038" w:author="Britt Collins" w:date="2021-09-30T14:58:00Z">
        <w:r w:rsidR="006F31F6" w:rsidRPr="00163DCF">
          <w:rPr>
            <w:szCs w:val="21"/>
            <w:rPrChange w:id="15039" w:author="David" w:date="2022-08-17T16:58:00Z">
              <w:rPr>
                <w:rFonts w:ascii="Times New Roman" w:hAnsi="Times New Roman"/>
                <w:sz w:val="24"/>
                <w:szCs w:val="24"/>
              </w:rPr>
            </w:rPrChange>
          </w:rPr>
          <w:t xml:space="preserve">Well, we could sit around here, scratch our </w:t>
        </w:r>
        <w:proofErr w:type="gramStart"/>
        <w:r w:rsidR="006F31F6" w:rsidRPr="00163DCF">
          <w:rPr>
            <w:szCs w:val="21"/>
            <w:rPrChange w:id="15040" w:author="David" w:date="2022-08-17T16:58:00Z">
              <w:rPr>
                <w:rFonts w:ascii="Times New Roman" w:hAnsi="Times New Roman"/>
                <w:sz w:val="24"/>
                <w:szCs w:val="24"/>
              </w:rPr>
            </w:rPrChange>
          </w:rPr>
          <w:t>arses</w:t>
        </w:r>
        <w:proofErr w:type="gramEnd"/>
        <w:r w:rsidR="006F31F6" w:rsidRPr="00163DCF">
          <w:rPr>
            <w:szCs w:val="21"/>
            <w:rPrChange w:id="15041" w:author="David" w:date="2022-08-17T16:58:00Z">
              <w:rPr>
                <w:rFonts w:ascii="Times New Roman" w:hAnsi="Times New Roman"/>
                <w:sz w:val="24"/>
                <w:szCs w:val="24"/>
              </w:rPr>
            </w:rPrChange>
          </w:rPr>
          <w:t xml:space="preserve"> and make it back to the hotel. Or we could liven the night up and get our boogie on at some </w:t>
        </w:r>
      </w:ins>
      <w:ins w:id="15042" w:author="Britt Collins" w:date="2021-10-06T15:06:00Z">
        <w:r w:rsidRPr="00163DCF">
          <w:rPr>
            <w:szCs w:val="21"/>
            <w:rPrChange w:id="15043" w:author="David" w:date="2022-08-17T16:58:00Z">
              <w:rPr>
                <w:rFonts w:ascii="Times New Roman" w:hAnsi="Times New Roman"/>
                <w:sz w:val="24"/>
                <w:szCs w:val="24"/>
              </w:rPr>
            </w:rPrChange>
          </w:rPr>
          <w:t xml:space="preserve">cool </w:t>
        </w:r>
      </w:ins>
      <w:ins w:id="15044" w:author="Britt Collins" w:date="2021-09-30T14:58:00Z">
        <w:r w:rsidR="006F31F6" w:rsidRPr="00163DCF">
          <w:rPr>
            <w:szCs w:val="21"/>
            <w:rPrChange w:id="15045" w:author="David" w:date="2022-08-17T16:58:00Z">
              <w:rPr>
                <w:rFonts w:ascii="Times New Roman" w:hAnsi="Times New Roman"/>
                <w:sz w:val="24"/>
                <w:szCs w:val="24"/>
              </w:rPr>
            </w:rPrChange>
          </w:rPr>
          <w:t>club</w:t>
        </w:r>
      </w:ins>
      <w:ins w:id="15046" w:author="Britt Collins" w:date="2021-10-06T15:05:00Z">
        <w:r w:rsidRPr="00163DCF">
          <w:rPr>
            <w:szCs w:val="21"/>
            <w:rPrChange w:id="15047" w:author="David" w:date="2022-08-17T16:58:00Z">
              <w:rPr>
                <w:rFonts w:ascii="Times New Roman" w:hAnsi="Times New Roman"/>
                <w:sz w:val="24"/>
                <w:szCs w:val="24"/>
              </w:rPr>
            </w:rPrChange>
          </w:rPr>
          <w:t>.</w:t>
        </w:r>
      </w:ins>
      <w:ins w:id="15048" w:author="Britt Collins" w:date="2021-09-30T14:58:00Z">
        <w:r w:rsidR="006F31F6" w:rsidRPr="00163DCF">
          <w:rPr>
            <w:szCs w:val="21"/>
            <w:rPrChange w:id="15049" w:author="David" w:date="2022-08-17T16:58:00Z">
              <w:rPr>
                <w:rFonts w:ascii="Times New Roman" w:hAnsi="Times New Roman"/>
                <w:sz w:val="24"/>
                <w:szCs w:val="24"/>
              </w:rPr>
            </w:rPrChange>
          </w:rPr>
          <w:t xml:space="preserve">” </w:t>
        </w:r>
      </w:ins>
    </w:p>
    <w:p w14:paraId="391743FB" w14:textId="04E9B011" w:rsidR="00FE578E" w:rsidRPr="00163DCF" w:rsidRDefault="006F31F6">
      <w:pPr>
        <w:spacing w:line="276" w:lineRule="auto"/>
        <w:ind w:left="-5" w:right="15" w:firstLine="725"/>
        <w:rPr>
          <w:ins w:id="15050" w:author="Britt Collins" w:date="2021-10-06T15:06:00Z"/>
          <w:szCs w:val="21"/>
          <w:rPrChange w:id="15051" w:author="David" w:date="2022-08-17T16:58:00Z">
            <w:rPr>
              <w:ins w:id="15052" w:author="Britt Collins" w:date="2021-10-06T15:06:00Z"/>
              <w:rFonts w:ascii="Times New Roman" w:hAnsi="Times New Roman"/>
              <w:sz w:val="24"/>
              <w:szCs w:val="24"/>
            </w:rPr>
          </w:rPrChange>
        </w:rPr>
        <w:pPrChange w:id="15053" w:author="David" w:date="2022-08-17T17:01:00Z">
          <w:pPr>
            <w:spacing w:line="480" w:lineRule="auto"/>
            <w:ind w:left="-5" w:right="15" w:firstLine="725"/>
          </w:pPr>
        </w:pPrChange>
      </w:pPr>
      <w:ins w:id="15054" w:author="Britt Collins" w:date="2021-09-30T14:58:00Z">
        <w:r w:rsidRPr="00163DCF">
          <w:rPr>
            <w:szCs w:val="21"/>
            <w:rPrChange w:id="15055" w:author="David" w:date="2022-08-17T16:58:00Z">
              <w:rPr>
                <w:rFonts w:ascii="Times New Roman" w:hAnsi="Times New Roman"/>
                <w:sz w:val="24"/>
                <w:szCs w:val="24"/>
              </w:rPr>
            </w:rPrChange>
          </w:rPr>
          <w:t xml:space="preserve">I read Carl’s frustration. The rest of </w:t>
        </w:r>
      </w:ins>
      <w:ins w:id="15056" w:author="Britt Collins" w:date="2021-10-06T15:06:00Z">
        <w:r w:rsidR="00FE578E" w:rsidRPr="00163DCF">
          <w:rPr>
            <w:szCs w:val="21"/>
            <w:rPrChange w:id="15057" w:author="David" w:date="2022-08-17T16:58:00Z">
              <w:rPr>
                <w:rFonts w:ascii="Times New Roman" w:hAnsi="Times New Roman"/>
                <w:sz w:val="24"/>
                <w:szCs w:val="24"/>
              </w:rPr>
            </w:rPrChange>
          </w:rPr>
          <w:t>us</w:t>
        </w:r>
      </w:ins>
      <w:ins w:id="15058" w:author="Britt Collins" w:date="2021-09-30T14:58:00Z">
        <w:r w:rsidRPr="00163DCF">
          <w:rPr>
            <w:szCs w:val="21"/>
            <w:rPrChange w:id="15059" w:author="David" w:date="2022-08-17T16:58:00Z">
              <w:rPr>
                <w:rFonts w:ascii="Times New Roman" w:hAnsi="Times New Roman"/>
                <w:sz w:val="24"/>
                <w:szCs w:val="24"/>
              </w:rPr>
            </w:rPrChange>
          </w:rPr>
          <w:t xml:space="preserve"> looked towards </w:t>
        </w:r>
      </w:ins>
      <w:ins w:id="15060" w:author="Britt Collins" w:date="2021-10-06T15:06:00Z">
        <w:r w:rsidR="00FE578E" w:rsidRPr="00163DCF">
          <w:rPr>
            <w:szCs w:val="21"/>
            <w:rPrChange w:id="15061" w:author="David" w:date="2022-08-17T16:58:00Z">
              <w:rPr>
                <w:rFonts w:ascii="Times New Roman" w:hAnsi="Times New Roman"/>
                <w:sz w:val="24"/>
                <w:szCs w:val="24"/>
              </w:rPr>
            </w:rPrChange>
          </w:rPr>
          <w:t>him</w:t>
        </w:r>
      </w:ins>
      <w:ins w:id="15062" w:author="Britt Collins" w:date="2021-09-30T14:58:00Z">
        <w:r w:rsidRPr="00163DCF">
          <w:rPr>
            <w:szCs w:val="21"/>
            <w:rPrChange w:id="15063" w:author="David" w:date="2022-08-17T16:58:00Z">
              <w:rPr>
                <w:rFonts w:ascii="Times New Roman" w:hAnsi="Times New Roman"/>
                <w:sz w:val="24"/>
                <w:szCs w:val="24"/>
              </w:rPr>
            </w:rPrChange>
          </w:rPr>
          <w:t xml:space="preserve">. </w:t>
        </w:r>
      </w:ins>
      <w:ins w:id="15064" w:author="Britt Collins" w:date="2021-10-06T15:06:00Z">
        <w:r w:rsidR="00FE578E" w:rsidRPr="00163DCF">
          <w:rPr>
            <w:szCs w:val="21"/>
            <w:rPrChange w:id="15065" w:author="David" w:date="2022-08-17T16:58:00Z">
              <w:rPr>
                <w:rFonts w:ascii="Times New Roman" w:hAnsi="Times New Roman"/>
                <w:sz w:val="24"/>
                <w:szCs w:val="24"/>
              </w:rPr>
            </w:rPrChange>
          </w:rPr>
          <w:t>“</w:t>
        </w:r>
      </w:ins>
      <w:ins w:id="15066" w:author="Britt Collins" w:date="2021-09-30T14:58:00Z">
        <w:r w:rsidRPr="00163DCF">
          <w:rPr>
            <w:szCs w:val="21"/>
            <w:rPrChange w:id="15067" w:author="David" w:date="2022-08-17T16:58:00Z">
              <w:rPr>
                <w:rFonts w:ascii="Times New Roman" w:hAnsi="Times New Roman"/>
                <w:sz w:val="24"/>
                <w:szCs w:val="24"/>
              </w:rPr>
            </w:rPrChange>
          </w:rPr>
          <w:t>Come on Carl, it won’t be that bad</w:t>
        </w:r>
      </w:ins>
      <w:ins w:id="15068" w:author="Britt Collins" w:date="2021-10-06T15:06:00Z">
        <w:r w:rsidR="00FE578E" w:rsidRPr="00163DCF">
          <w:rPr>
            <w:szCs w:val="21"/>
            <w:rPrChange w:id="15069" w:author="David" w:date="2022-08-17T16:58:00Z">
              <w:rPr>
                <w:rFonts w:ascii="Times New Roman" w:hAnsi="Times New Roman"/>
                <w:sz w:val="24"/>
                <w:szCs w:val="24"/>
              </w:rPr>
            </w:rPrChange>
          </w:rPr>
          <w:t>,”</w:t>
        </w:r>
      </w:ins>
      <w:ins w:id="15070" w:author="Britt Collins" w:date="2021-09-30T14:58:00Z">
        <w:r w:rsidRPr="00163DCF">
          <w:rPr>
            <w:szCs w:val="21"/>
            <w:rPrChange w:id="15071" w:author="David" w:date="2022-08-17T16:58:00Z">
              <w:rPr>
                <w:rFonts w:ascii="Times New Roman" w:hAnsi="Times New Roman"/>
                <w:sz w:val="24"/>
                <w:szCs w:val="24"/>
              </w:rPr>
            </w:rPrChange>
          </w:rPr>
          <w:t xml:space="preserve"> Andy advised. </w:t>
        </w:r>
      </w:ins>
    </w:p>
    <w:p w14:paraId="41E1BFEF" w14:textId="72ED008D" w:rsidR="00FE578E" w:rsidRPr="00163DCF" w:rsidRDefault="006F31F6">
      <w:pPr>
        <w:spacing w:line="276" w:lineRule="auto"/>
        <w:ind w:left="-5" w:right="15" w:firstLine="725"/>
        <w:rPr>
          <w:ins w:id="15072" w:author="Britt Collins" w:date="2021-10-06T15:07:00Z"/>
          <w:szCs w:val="21"/>
          <w:rPrChange w:id="15073" w:author="David" w:date="2022-08-17T16:58:00Z">
            <w:rPr>
              <w:ins w:id="15074" w:author="Britt Collins" w:date="2021-10-06T15:07:00Z"/>
              <w:rFonts w:ascii="Times New Roman" w:hAnsi="Times New Roman"/>
              <w:sz w:val="24"/>
              <w:szCs w:val="24"/>
            </w:rPr>
          </w:rPrChange>
        </w:rPr>
        <w:pPrChange w:id="15075" w:author="David" w:date="2022-08-17T17:01:00Z">
          <w:pPr>
            <w:spacing w:line="480" w:lineRule="auto"/>
            <w:ind w:left="-5" w:right="15" w:firstLine="725"/>
          </w:pPr>
        </w:pPrChange>
      </w:pPr>
      <w:ins w:id="15076" w:author="Britt Collins" w:date="2021-09-30T14:58:00Z">
        <w:r w:rsidRPr="00163DCF">
          <w:rPr>
            <w:szCs w:val="21"/>
            <w:rPrChange w:id="15077" w:author="David" w:date="2022-08-17T16:58:00Z">
              <w:rPr>
                <w:rFonts w:ascii="Times New Roman" w:hAnsi="Times New Roman"/>
                <w:sz w:val="24"/>
                <w:szCs w:val="24"/>
              </w:rPr>
            </w:rPrChange>
          </w:rPr>
          <w:t xml:space="preserve">Carl looked to me, quickly looked round, </w:t>
        </w:r>
      </w:ins>
      <w:ins w:id="15078" w:author="Britt Collins" w:date="2021-10-06T15:07:00Z">
        <w:r w:rsidR="00FE578E" w:rsidRPr="00163DCF">
          <w:rPr>
            <w:szCs w:val="21"/>
            <w:rPrChange w:id="15079" w:author="David" w:date="2022-08-17T16:58:00Z">
              <w:rPr>
                <w:rFonts w:ascii="Times New Roman" w:hAnsi="Times New Roman"/>
                <w:sz w:val="24"/>
                <w:szCs w:val="24"/>
              </w:rPr>
            </w:rPrChange>
          </w:rPr>
          <w:t xml:space="preserve">and </w:t>
        </w:r>
      </w:ins>
      <w:ins w:id="15080" w:author="Britt Collins" w:date="2021-09-30T14:58:00Z">
        <w:r w:rsidRPr="00163DCF">
          <w:rPr>
            <w:szCs w:val="21"/>
            <w:rPrChange w:id="15081" w:author="David" w:date="2022-08-17T16:58:00Z">
              <w:rPr>
                <w:rFonts w:ascii="Times New Roman" w:hAnsi="Times New Roman"/>
                <w:sz w:val="24"/>
                <w:szCs w:val="24"/>
              </w:rPr>
            </w:rPrChange>
          </w:rPr>
          <w:t xml:space="preserve">whispered. </w:t>
        </w:r>
      </w:ins>
      <w:ins w:id="15082" w:author="Britt Collins" w:date="2021-10-06T15:07:00Z">
        <w:r w:rsidR="00FE578E" w:rsidRPr="00163DCF">
          <w:rPr>
            <w:szCs w:val="21"/>
            <w:rPrChange w:id="15083" w:author="David" w:date="2022-08-17T16:58:00Z">
              <w:rPr>
                <w:rFonts w:ascii="Times New Roman" w:hAnsi="Times New Roman"/>
                <w:sz w:val="24"/>
                <w:szCs w:val="24"/>
              </w:rPr>
            </w:rPrChange>
          </w:rPr>
          <w:t>“</w:t>
        </w:r>
      </w:ins>
      <w:ins w:id="15084" w:author="Britt Collins" w:date="2021-09-30T14:58:00Z">
        <w:r w:rsidRPr="00163DCF">
          <w:rPr>
            <w:szCs w:val="21"/>
            <w:rPrChange w:id="15085" w:author="David" w:date="2022-08-17T16:58:00Z">
              <w:rPr>
                <w:rFonts w:ascii="Times New Roman" w:hAnsi="Times New Roman"/>
                <w:sz w:val="24"/>
                <w:szCs w:val="24"/>
              </w:rPr>
            </w:rPrChange>
          </w:rPr>
          <w:t xml:space="preserve">There’s a </w:t>
        </w:r>
      </w:ins>
      <w:ins w:id="15086" w:author="Britt Collins" w:date="2021-10-06T16:33:00Z">
        <w:r w:rsidR="00890C70" w:rsidRPr="00163DCF">
          <w:rPr>
            <w:szCs w:val="21"/>
            <w:rPrChange w:id="15087" w:author="David" w:date="2022-08-17T16:58:00Z">
              <w:rPr>
                <w:rFonts w:ascii="Times New Roman" w:hAnsi="Times New Roman"/>
                <w:sz w:val="24"/>
                <w:szCs w:val="24"/>
              </w:rPr>
            </w:rPrChange>
          </w:rPr>
          <w:t>trash</w:t>
        </w:r>
      </w:ins>
      <w:ins w:id="15088" w:author="Britt Collins" w:date="2021-10-06T15:07:00Z">
        <w:r w:rsidR="00FE578E" w:rsidRPr="00163DCF">
          <w:rPr>
            <w:szCs w:val="21"/>
            <w:rPrChange w:id="15089" w:author="David" w:date="2022-08-17T16:58:00Z">
              <w:rPr>
                <w:rFonts w:ascii="Times New Roman" w:hAnsi="Times New Roman"/>
                <w:sz w:val="24"/>
                <w:szCs w:val="24"/>
              </w:rPr>
            </w:rPrChange>
          </w:rPr>
          <w:t>y</w:t>
        </w:r>
      </w:ins>
      <w:ins w:id="15090" w:author="Britt Collins" w:date="2021-09-30T14:58:00Z">
        <w:r w:rsidRPr="00163DCF">
          <w:rPr>
            <w:szCs w:val="21"/>
            <w:rPrChange w:id="15091" w:author="David" w:date="2022-08-17T16:58:00Z">
              <w:rPr>
                <w:rFonts w:ascii="Times New Roman" w:hAnsi="Times New Roman"/>
                <w:sz w:val="24"/>
                <w:szCs w:val="24"/>
              </w:rPr>
            </w:rPrChange>
          </w:rPr>
          <w:t xml:space="preserve"> strip club that I saw a couple of blocks away, what do you say?</w:t>
        </w:r>
      </w:ins>
      <w:ins w:id="15092" w:author="Britt Collins" w:date="2021-10-06T15:07:00Z">
        <w:r w:rsidR="00FE578E" w:rsidRPr="00163DCF">
          <w:rPr>
            <w:szCs w:val="21"/>
            <w:rPrChange w:id="15093" w:author="David" w:date="2022-08-17T16:58:00Z">
              <w:rPr>
                <w:rFonts w:ascii="Times New Roman" w:hAnsi="Times New Roman"/>
                <w:sz w:val="24"/>
                <w:szCs w:val="24"/>
              </w:rPr>
            </w:rPrChange>
          </w:rPr>
          <w:t>”</w:t>
        </w:r>
      </w:ins>
      <w:ins w:id="15094" w:author="Britt Collins" w:date="2021-09-30T14:58:00Z">
        <w:r w:rsidRPr="00163DCF">
          <w:rPr>
            <w:szCs w:val="21"/>
            <w:rPrChange w:id="15095" w:author="David" w:date="2022-08-17T16:58:00Z">
              <w:rPr>
                <w:rFonts w:ascii="Times New Roman" w:hAnsi="Times New Roman"/>
                <w:sz w:val="24"/>
                <w:szCs w:val="24"/>
              </w:rPr>
            </w:rPrChange>
          </w:rPr>
          <w:t xml:space="preserve"> </w:t>
        </w:r>
      </w:ins>
    </w:p>
    <w:p w14:paraId="23BCC651" w14:textId="56906FA3" w:rsidR="006F31F6" w:rsidRPr="00163DCF" w:rsidRDefault="006F31F6">
      <w:pPr>
        <w:spacing w:line="276" w:lineRule="auto"/>
        <w:ind w:left="-5" w:right="15" w:firstLine="725"/>
        <w:rPr>
          <w:ins w:id="15096" w:author="Britt Collins" w:date="2021-09-30T14:58:00Z"/>
          <w:szCs w:val="21"/>
          <w:rPrChange w:id="15097" w:author="David" w:date="2022-08-17T16:58:00Z">
            <w:rPr>
              <w:ins w:id="15098" w:author="Britt Collins" w:date="2021-09-30T14:58:00Z"/>
              <w:rFonts w:ascii="Times New Roman" w:hAnsi="Times New Roman"/>
              <w:sz w:val="24"/>
              <w:szCs w:val="24"/>
            </w:rPr>
          </w:rPrChange>
        </w:rPr>
        <w:pPrChange w:id="15099" w:author="David" w:date="2022-08-17T17:01:00Z">
          <w:pPr>
            <w:ind w:left="-5" w:right="15"/>
          </w:pPr>
        </w:pPrChange>
      </w:pPr>
      <w:ins w:id="15100" w:author="Britt Collins" w:date="2021-09-30T14:58:00Z">
        <w:r w:rsidRPr="00163DCF">
          <w:rPr>
            <w:szCs w:val="21"/>
            <w:rPrChange w:id="15101" w:author="David" w:date="2022-08-17T16:58:00Z">
              <w:rPr>
                <w:rFonts w:ascii="Times New Roman" w:hAnsi="Times New Roman"/>
                <w:sz w:val="24"/>
                <w:szCs w:val="24"/>
              </w:rPr>
            </w:rPrChange>
          </w:rPr>
          <w:t xml:space="preserve">I felt indebted to Carl. He’d been the most reliable mate I knew in the short time I had been in Australia. I made the choice to abandon the rest of the group, even if it meant upsetting them. This was </w:t>
        </w:r>
        <w:proofErr w:type="gramStart"/>
        <w:r w:rsidRPr="00163DCF">
          <w:rPr>
            <w:szCs w:val="21"/>
            <w:rPrChange w:id="15102" w:author="David" w:date="2022-08-17T16:58:00Z">
              <w:rPr>
                <w:rFonts w:ascii="Times New Roman" w:hAnsi="Times New Roman"/>
                <w:sz w:val="24"/>
                <w:szCs w:val="24"/>
              </w:rPr>
            </w:rPrChange>
          </w:rPr>
          <w:t>more preferable</w:t>
        </w:r>
        <w:proofErr w:type="gramEnd"/>
        <w:r w:rsidRPr="00163DCF">
          <w:rPr>
            <w:szCs w:val="21"/>
            <w:rPrChange w:id="15103" w:author="David" w:date="2022-08-17T16:58:00Z">
              <w:rPr>
                <w:rFonts w:ascii="Times New Roman" w:hAnsi="Times New Roman"/>
                <w:sz w:val="24"/>
                <w:szCs w:val="24"/>
              </w:rPr>
            </w:rPrChange>
          </w:rPr>
          <w:t xml:space="preserve"> than upsetting Carl, </w:t>
        </w:r>
      </w:ins>
      <w:ins w:id="15104" w:author="Britt Collins" w:date="2021-10-06T15:08:00Z">
        <w:r w:rsidR="00FE578E" w:rsidRPr="00163DCF">
          <w:rPr>
            <w:szCs w:val="21"/>
            <w:rPrChange w:id="15105" w:author="David" w:date="2022-08-17T16:58:00Z">
              <w:rPr>
                <w:rFonts w:ascii="Times New Roman" w:hAnsi="Times New Roman"/>
                <w:sz w:val="24"/>
                <w:szCs w:val="24"/>
              </w:rPr>
            </w:rPrChange>
          </w:rPr>
          <w:t>who</w:t>
        </w:r>
      </w:ins>
      <w:ins w:id="15106" w:author="Britt Collins" w:date="2021-09-30T14:58:00Z">
        <w:r w:rsidRPr="00163DCF">
          <w:rPr>
            <w:szCs w:val="21"/>
            <w:rPrChange w:id="15107" w:author="David" w:date="2022-08-17T16:58:00Z">
              <w:rPr>
                <w:rFonts w:ascii="Times New Roman" w:hAnsi="Times New Roman"/>
                <w:sz w:val="24"/>
                <w:szCs w:val="24"/>
              </w:rPr>
            </w:rPrChange>
          </w:rPr>
          <w:t xml:space="preserve"> I knew hated the club scene. Johnny didn’t seem too bothered being rejected by Carl.</w:t>
        </w:r>
      </w:ins>
    </w:p>
    <w:p w14:paraId="6D30B61A" w14:textId="1D1BB98D" w:rsidR="00FE578E" w:rsidRPr="00163DCF" w:rsidRDefault="006F31F6">
      <w:pPr>
        <w:spacing w:line="276" w:lineRule="auto"/>
        <w:ind w:left="-5" w:right="15" w:firstLine="725"/>
        <w:rPr>
          <w:ins w:id="15108" w:author="Britt Collins" w:date="2021-10-06T15:09:00Z"/>
          <w:szCs w:val="21"/>
          <w:rPrChange w:id="15109" w:author="David" w:date="2022-08-17T16:58:00Z">
            <w:rPr>
              <w:ins w:id="15110" w:author="Britt Collins" w:date="2021-10-06T15:09:00Z"/>
              <w:rFonts w:ascii="Times New Roman" w:hAnsi="Times New Roman"/>
              <w:sz w:val="24"/>
              <w:szCs w:val="24"/>
            </w:rPr>
          </w:rPrChange>
        </w:rPr>
        <w:pPrChange w:id="15111" w:author="David" w:date="2022-08-17T17:01:00Z">
          <w:pPr>
            <w:spacing w:line="480" w:lineRule="auto"/>
            <w:ind w:left="-5" w:right="15" w:firstLine="725"/>
          </w:pPr>
        </w:pPrChange>
      </w:pPr>
      <w:ins w:id="15112" w:author="Britt Collins" w:date="2021-09-30T14:58:00Z">
        <w:r w:rsidRPr="00163DCF">
          <w:rPr>
            <w:szCs w:val="21"/>
            <w:rPrChange w:id="15113" w:author="David" w:date="2022-08-17T16:58:00Z">
              <w:rPr>
                <w:rFonts w:ascii="Times New Roman" w:hAnsi="Times New Roman"/>
                <w:sz w:val="24"/>
                <w:szCs w:val="24"/>
              </w:rPr>
            </w:rPrChange>
          </w:rPr>
          <w:t xml:space="preserve">Johnny and </w:t>
        </w:r>
      </w:ins>
      <w:ins w:id="15114" w:author="Britt Collins" w:date="2021-10-06T15:19:00Z">
        <w:r w:rsidR="00900F80" w:rsidRPr="00163DCF">
          <w:rPr>
            <w:szCs w:val="21"/>
            <w:rPrChange w:id="15115" w:author="David" w:date="2022-08-17T16:58:00Z">
              <w:rPr>
                <w:rFonts w:ascii="Times New Roman" w:hAnsi="Times New Roman"/>
                <w:sz w:val="24"/>
                <w:szCs w:val="24"/>
              </w:rPr>
            </w:rPrChange>
          </w:rPr>
          <w:t xml:space="preserve">the others hit the nightclubs on the strip, while </w:t>
        </w:r>
      </w:ins>
      <w:ins w:id="15116" w:author="Britt Collins" w:date="2021-09-30T14:58:00Z">
        <w:r w:rsidRPr="00163DCF">
          <w:rPr>
            <w:szCs w:val="21"/>
            <w:rPrChange w:id="15117" w:author="David" w:date="2022-08-17T16:58:00Z">
              <w:rPr>
                <w:rFonts w:ascii="Times New Roman" w:hAnsi="Times New Roman"/>
                <w:sz w:val="24"/>
                <w:szCs w:val="24"/>
              </w:rPr>
            </w:rPrChange>
          </w:rPr>
          <w:t xml:space="preserve">Carl </w:t>
        </w:r>
      </w:ins>
      <w:ins w:id="15118" w:author="Britt Collins" w:date="2021-10-06T15:19:00Z">
        <w:r w:rsidR="00900F80" w:rsidRPr="00163DCF">
          <w:rPr>
            <w:szCs w:val="21"/>
            <w:rPrChange w:id="15119" w:author="David" w:date="2022-08-17T16:58:00Z">
              <w:rPr>
                <w:rFonts w:ascii="Times New Roman" w:hAnsi="Times New Roman"/>
                <w:sz w:val="24"/>
                <w:szCs w:val="24"/>
              </w:rPr>
            </w:rPrChange>
          </w:rPr>
          <w:t xml:space="preserve">and I </w:t>
        </w:r>
      </w:ins>
      <w:ins w:id="15120" w:author="Britt Collins" w:date="2021-09-30T14:58:00Z">
        <w:r w:rsidRPr="00163DCF">
          <w:rPr>
            <w:szCs w:val="21"/>
            <w:rPrChange w:id="15121" w:author="David" w:date="2022-08-17T16:58:00Z">
              <w:rPr>
                <w:rFonts w:ascii="Times New Roman" w:hAnsi="Times New Roman"/>
                <w:sz w:val="24"/>
                <w:szCs w:val="24"/>
              </w:rPr>
            </w:rPrChange>
          </w:rPr>
          <w:t>went their separate ways. Having only consumed a few beers, Carl and I were all but sober by the time we made it to the entrance of the gentlemen's club. Like many strip clubs in the UK, the entrance was unassuming. There was very little to indicate what went on behind these closed doors. In many ways it added to the tease that these dives portrayed. We made our way past the bouncers and immediately into the dark reception</w:t>
        </w:r>
      </w:ins>
      <w:ins w:id="15122" w:author="Britt Collins" w:date="2021-10-06T15:09:00Z">
        <w:r w:rsidR="00FE578E" w:rsidRPr="00163DCF">
          <w:rPr>
            <w:szCs w:val="21"/>
            <w:rPrChange w:id="15123" w:author="David" w:date="2022-08-17T16:58:00Z">
              <w:rPr>
                <w:rFonts w:ascii="Times New Roman" w:hAnsi="Times New Roman"/>
                <w:sz w:val="24"/>
                <w:szCs w:val="24"/>
              </w:rPr>
            </w:rPrChange>
          </w:rPr>
          <w:t xml:space="preserve">, where </w:t>
        </w:r>
      </w:ins>
      <w:ins w:id="15124" w:author="Britt Collins" w:date="2021-09-30T14:58:00Z">
        <w:r w:rsidRPr="00163DCF">
          <w:rPr>
            <w:szCs w:val="21"/>
            <w:rPrChange w:id="15125" w:author="David" w:date="2022-08-17T16:58:00Z">
              <w:rPr>
                <w:rFonts w:ascii="Times New Roman" w:hAnsi="Times New Roman"/>
                <w:sz w:val="24"/>
                <w:szCs w:val="24"/>
              </w:rPr>
            </w:rPrChange>
          </w:rPr>
          <w:t xml:space="preserve">a frantic and confident </w:t>
        </w:r>
      </w:ins>
      <w:ins w:id="15126" w:author="Britt Collins" w:date="2021-10-06T15:09:00Z">
        <w:r w:rsidR="00FE578E" w:rsidRPr="00163DCF">
          <w:rPr>
            <w:szCs w:val="21"/>
            <w:rPrChange w:id="15127" w:author="David" w:date="2022-08-17T16:58:00Z">
              <w:rPr>
                <w:rFonts w:ascii="Times New Roman" w:hAnsi="Times New Roman"/>
                <w:sz w:val="24"/>
                <w:szCs w:val="24"/>
              </w:rPr>
            </w:rPrChange>
          </w:rPr>
          <w:t>woman</w:t>
        </w:r>
      </w:ins>
      <w:ins w:id="15128" w:author="Britt Collins" w:date="2021-09-30T14:58:00Z">
        <w:r w:rsidRPr="00163DCF">
          <w:rPr>
            <w:szCs w:val="21"/>
            <w:rPrChange w:id="15129" w:author="David" w:date="2022-08-17T16:58:00Z">
              <w:rPr>
                <w:rFonts w:ascii="Times New Roman" w:hAnsi="Times New Roman"/>
                <w:sz w:val="24"/>
                <w:szCs w:val="24"/>
              </w:rPr>
            </w:rPrChange>
          </w:rPr>
          <w:t xml:space="preserve"> asked us for </w:t>
        </w:r>
      </w:ins>
      <w:ins w:id="15130" w:author="Britt Collins" w:date="2021-10-06T15:09:00Z">
        <w:r w:rsidR="00FE578E" w:rsidRPr="00163DCF">
          <w:rPr>
            <w:szCs w:val="21"/>
            <w:rPrChange w:id="15131" w:author="David" w:date="2022-08-17T16:58:00Z">
              <w:rPr>
                <w:rFonts w:ascii="Times New Roman" w:hAnsi="Times New Roman"/>
                <w:sz w:val="24"/>
                <w:szCs w:val="24"/>
              </w:rPr>
            </w:rPrChange>
          </w:rPr>
          <w:t>ID</w:t>
        </w:r>
      </w:ins>
      <w:ins w:id="15132" w:author="Britt Collins" w:date="2021-09-30T14:58:00Z">
        <w:r w:rsidRPr="00163DCF">
          <w:rPr>
            <w:szCs w:val="21"/>
            <w:rPrChange w:id="15133" w:author="David" w:date="2022-08-17T16:58:00Z">
              <w:rPr>
                <w:rFonts w:ascii="Times New Roman" w:hAnsi="Times New Roman"/>
                <w:sz w:val="24"/>
                <w:szCs w:val="24"/>
              </w:rPr>
            </w:rPrChange>
          </w:rPr>
          <w:t xml:space="preserve"> and entrance fee. I could sense that Carl was excited. The sudden rush of blood made Carl more charitable. He was happy to pay my entrance </w:t>
        </w:r>
      </w:ins>
      <w:ins w:id="15134" w:author="Britt Collins" w:date="2021-10-06T15:09:00Z">
        <w:r w:rsidR="00FE578E" w:rsidRPr="00163DCF">
          <w:rPr>
            <w:szCs w:val="21"/>
            <w:rPrChange w:id="15135" w:author="David" w:date="2022-08-17T16:58:00Z">
              <w:rPr>
                <w:rFonts w:ascii="Times New Roman" w:hAnsi="Times New Roman"/>
                <w:sz w:val="24"/>
                <w:szCs w:val="24"/>
              </w:rPr>
            </w:rPrChange>
          </w:rPr>
          <w:t>too</w:t>
        </w:r>
      </w:ins>
      <w:ins w:id="15136" w:author="Britt Collins" w:date="2021-09-30T14:58:00Z">
        <w:r w:rsidRPr="00163DCF">
          <w:rPr>
            <w:szCs w:val="21"/>
            <w:rPrChange w:id="15137" w:author="David" w:date="2022-08-17T16:58:00Z">
              <w:rPr>
                <w:rFonts w:ascii="Times New Roman" w:hAnsi="Times New Roman"/>
                <w:sz w:val="24"/>
                <w:szCs w:val="24"/>
              </w:rPr>
            </w:rPrChange>
          </w:rPr>
          <w:t xml:space="preserve">. I looked towards the set of doors that separated us from the bar area. Carl carefully pushed the door. We looked at each other, towards the empty stage and then towards the empty bar. </w:t>
        </w:r>
      </w:ins>
    </w:p>
    <w:p w14:paraId="306D5339" w14:textId="77777777" w:rsidR="00FE578E" w:rsidRPr="00163DCF" w:rsidRDefault="00FE578E">
      <w:pPr>
        <w:spacing w:line="276" w:lineRule="auto"/>
        <w:ind w:left="-5" w:right="15" w:firstLine="725"/>
        <w:rPr>
          <w:ins w:id="15138" w:author="Britt Collins" w:date="2021-10-06T15:10:00Z"/>
          <w:szCs w:val="21"/>
          <w:rPrChange w:id="15139" w:author="David" w:date="2022-08-17T16:58:00Z">
            <w:rPr>
              <w:ins w:id="15140" w:author="Britt Collins" w:date="2021-10-06T15:10:00Z"/>
              <w:rFonts w:ascii="Times New Roman" w:hAnsi="Times New Roman"/>
              <w:sz w:val="24"/>
              <w:szCs w:val="24"/>
            </w:rPr>
          </w:rPrChange>
        </w:rPr>
        <w:pPrChange w:id="15141" w:author="David" w:date="2022-08-17T17:01:00Z">
          <w:pPr>
            <w:spacing w:line="480" w:lineRule="auto"/>
            <w:ind w:left="-5" w:right="15" w:firstLine="725"/>
          </w:pPr>
        </w:pPrChange>
      </w:pPr>
      <w:ins w:id="15142" w:author="Britt Collins" w:date="2021-10-06T15:09:00Z">
        <w:r w:rsidRPr="00163DCF">
          <w:rPr>
            <w:szCs w:val="21"/>
            <w:rPrChange w:id="15143" w:author="David" w:date="2022-08-17T16:58:00Z">
              <w:rPr>
                <w:rFonts w:ascii="Times New Roman" w:hAnsi="Times New Roman"/>
                <w:sz w:val="24"/>
                <w:szCs w:val="24"/>
              </w:rPr>
            </w:rPrChange>
          </w:rPr>
          <w:t>“</w:t>
        </w:r>
      </w:ins>
      <w:ins w:id="15144" w:author="Britt Collins" w:date="2021-09-30T14:58:00Z">
        <w:r w:rsidR="006F31F6" w:rsidRPr="00163DCF">
          <w:rPr>
            <w:szCs w:val="21"/>
            <w:rPrChange w:id="15145" w:author="David" w:date="2022-08-17T16:58:00Z">
              <w:rPr>
                <w:rFonts w:ascii="Times New Roman" w:hAnsi="Times New Roman"/>
                <w:sz w:val="24"/>
                <w:szCs w:val="24"/>
              </w:rPr>
            </w:rPrChange>
          </w:rPr>
          <w:t>Right, while the entertainment is readied, let’s get royally ratted!</w:t>
        </w:r>
      </w:ins>
      <w:ins w:id="15146" w:author="Britt Collins" w:date="2021-10-06T15:09:00Z">
        <w:r w:rsidRPr="00163DCF">
          <w:rPr>
            <w:szCs w:val="21"/>
            <w:rPrChange w:id="15147" w:author="David" w:date="2022-08-17T16:58:00Z">
              <w:rPr>
                <w:rFonts w:ascii="Times New Roman" w:hAnsi="Times New Roman"/>
                <w:sz w:val="24"/>
                <w:szCs w:val="24"/>
              </w:rPr>
            </w:rPrChange>
          </w:rPr>
          <w:t>”</w:t>
        </w:r>
      </w:ins>
      <w:ins w:id="15148" w:author="Britt Collins" w:date="2021-09-30T14:58:00Z">
        <w:r w:rsidR="006F31F6" w:rsidRPr="00163DCF">
          <w:rPr>
            <w:szCs w:val="21"/>
            <w:rPrChange w:id="15149" w:author="David" w:date="2022-08-17T16:58:00Z">
              <w:rPr>
                <w:rFonts w:ascii="Times New Roman" w:hAnsi="Times New Roman"/>
                <w:sz w:val="24"/>
                <w:szCs w:val="24"/>
              </w:rPr>
            </w:rPrChange>
          </w:rPr>
          <w:t xml:space="preserve"> </w:t>
        </w:r>
      </w:ins>
      <w:ins w:id="15150" w:author="Britt Collins" w:date="2021-10-06T15:09:00Z">
        <w:r w:rsidRPr="00163DCF">
          <w:rPr>
            <w:szCs w:val="21"/>
            <w:rPrChange w:id="15151" w:author="David" w:date="2022-08-17T16:58:00Z">
              <w:rPr>
                <w:rFonts w:ascii="Times New Roman" w:hAnsi="Times New Roman"/>
                <w:sz w:val="24"/>
                <w:szCs w:val="24"/>
              </w:rPr>
            </w:rPrChange>
          </w:rPr>
          <w:t>he s</w:t>
        </w:r>
      </w:ins>
      <w:ins w:id="15152" w:author="Britt Collins" w:date="2021-10-06T15:10:00Z">
        <w:r w:rsidRPr="00163DCF">
          <w:rPr>
            <w:szCs w:val="21"/>
            <w:rPrChange w:id="15153" w:author="David" w:date="2022-08-17T16:58:00Z">
              <w:rPr>
                <w:rFonts w:ascii="Times New Roman" w:hAnsi="Times New Roman"/>
                <w:sz w:val="24"/>
                <w:szCs w:val="24"/>
              </w:rPr>
            </w:rPrChange>
          </w:rPr>
          <w:t>aid</w:t>
        </w:r>
      </w:ins>
      <w:ins w:id="15154" w:author="Britt Collins" w:date="2021-09-30T14:58:00Z">
        <w:r w:rsidR="006F31F6" w:rsidRPr="00163DCF">
          <w:rPr>
            <w:szCs w:val="21"/>
            <w:rPrChange w:id="15155" w:author="David" w:date="2022-08-17T16:58:00Z">
              <w:rPr>
                <w:rFonts w:ascii="Times New Roman" w:hAnsi="Times New Roman"/>
                <w:sz w:val="24"/>
                <w:szCs w:val="24"/>
              </w:rPr>
            </w:rPrChange>
          </w:rPr>
          <w:t xml:space="preserve">. </w:t>
        </w:r>
      </w:ins>
    </w:p>
    <w:p w14:paraId="1C10D6A9" w14:textId="6F135A5D" w:rsidR="006F31F6" w:rsidRPr="00163DCF" w:rsidRDefault="006F31F6">
      <w:pPr>
        <w:spacing w:line="276" w:lineRule="auto"/>
        <w:ind w:left="-5" w:right="15" w:firstLine="725"/>
        <w:rPr>
          <w:ins w:id="15156" w:author="Britt Collins" w:date="2021-10-06T15:17:00Z"/>
          <w:szCs w:val="21"/>
          <w:rPrChange w:id="15157" w:author="David" w:date="2022-08-17T16:58:00Z">
            <w:rPr>
              <w:ins w:id="15158" w:author="Britt Collins" w:date="2021-10-06T15:17:00Z"/>
              <w:rFonts w:ascii="Times New Roman" w:hAnsi="Times New Roman"/>
              <w:sz w:val="24"/>
              <w:szCs w:val="24"/>
            </w:rPr>
          </w:rPrChange>
        </w:rPr>
        <w:pPrChange w:id="15159" w:author="David" w:date="2022-08-17T17:01:00Z">
          <w:pPr>
            <w:spacing w:line="480" w:lineRule="auto"/>
            <w:ind w:left="-5" w:right="15" w:firstLine="725"/>
          </w:pPr>
        </w:pPrChange>
      </w:pPr>
      <w:ins w:id="15160" w:author="Britt Collins" w:date="2021-09-30T14:58:00Z">
        <w:r w:rsidRPr="00163DCF">
          <w:rPr>
            <w:szCs w:val="21"/>
            <w:rPrChange w:id="15161" w:author="David" w:date="2022-08-17T16:58:00Z">
              <w:rPr>
                <w:rFonts w:ascii="Times New Roman" w:hAnsi="Times New Roman"/>
                <w:sz w:val="24"/>
                <w:szCs w:val="24"/>
              </w:rPr>
            </w:rPrChange>
          </w:rPr>
          <w:t xml:space="preserve">I smiled and </w:t>
        </w:r>
      </w:ins>
      <w:ins w:id="15162" w:author="Britt Collins" w:date="2021-10-06T15:10:00Z">
        <w:r w:rsidR="00FE578E" w:rsidRPr="00163DCF">
          <w:rPr>
            <w:szCs w:val="21"/>
            <w:rPrChange w:id="15163" w:author="David" w:date="2022-08-17T16:58:00Z">
              <w:rPr>
                <w:rFonts w:ascii="Times New Roman" w:hAnsi="Times New Roman"/>
                <w:sz w:val="24"/>
                <w:szCs w:val="24"/>
              </w:rPr>
            </w:rPrChange>
          </w:rPr>
          <w:t>follow</w:t>
        </w:r>
      </w:ins>
      <w:ins w:id="15164" w:author="Britt Collins" w:date="2021-09-30T14:58:00Z">
        <w:r w:rsidRPr="00163DCF">
          <w:rPr>
            <w:szCs w:val="21"/>
            <w:rPrChange w:id="15165" w:author="David" w:date="2022-08-17T16:58:00Z">
              <w:rPr>
                <w:rFonts w:ascii="Times New Roman" w:hAnsi="Times New Roman"/>
                <w:sz w:val="24"/>
                <w:szCs w:val="24"/>
              </w:rPr>
            </w:rPrChange>
          </w:rPr>
          <w:t xml:space="preserve">ed him to the bar area. </w:t>
        </w:r>
      </w:ins>
      <w:ins w:id="15166" w:author="Britt Collins" w:date="2021-10-06T15:10:00Z">
        <w:r w:rsidR="00FE578E" w:rsidRPr="00163DCF">
          <w:rPr>
            <w:szCs w:val="21"/>
            <w:rPrChange w:id="15167" w:author="David" w:date="2022-08-17T16:58:00Z">
              <w:rPr>
                <w:rFonts w:ascii="Times New Roman" w:hAnsi="Times New Roman"/>
                <w:sz w:val="24"/>
                <w:szCs w:val="24"/>
              </w:rPr>
            </w:rPrChange>
          </w:rPr>
          <w:t>“Two</w:t>
        </w:r>
      </w:ins>
      <w:ins w:id="15168" w:author="Britt Collins" w:date="2021-09-30T14:58:00Z">
        <w:r w:rsidRPr="00163DCF">
          <w:rPr>
            <w:szCs w:val="21"/>
            <w:rPrChange w:id="15169" w:author="David" w:date="2022-08-17T16:58:00Z">
              <w:rPr>
                <w:rFonts w:ascii="Times New Roman" w:hAnsi="Times New Roman"/>
                <w:sz w:val="24"/>
                <w:szCs w:val="24"/>
              </w:rPr>
            </w:rPrChange>
          </w:rPr>
          <w:t xml:space="preserve"> Yaeger bombs please</w:t>
        </w:r>
      </w:ins>
      <w:ins w:id="15170" w:author="Britt Collins" w:date="2021-10-06T15:10:00Z">
        <w:r w:rsidR="00FE578E" w:rsidRPr="00163DCF">
          <w:rPr>
            <w:szCs w:val="21"/>
            <w:rPrChange w:id="15171" w:author="David" w:date="2022-08-17T16:58:00Z">
              <w:rPr>
                <w:rFonts w:ascii="Times New Roman" w:hAnsi="Times New Roman"/>
                <w:sz w:val="24"/>
                <w:szCs w:val="24"/>
              </w:rPr>
            </w:rPrChange>
          </w:rPr>
          <w:t>,”</w:t>
        </w:r>
      </w:ins>
      <w:ins w:id="15172" w:author="Britt Collins" w:date="2021-09-30T14:58:00Z">
        <w:r w:rsidRPr="00163DCF">
          <w:rPr>
            <w:szCs w:val="21"/>
            <w:rPrChange w:id="15173" w:author="David" w:date="2022-08-17T16:58:00Z">
              <w:rPr>
                <w:rFonts w:ascii="Times New Roman" w:hAnsi="Times New Roman"/>
                <w:sz w:val="24"/>
                <w:szCs w:val="24"/>
              </w:rPr>
            </w:rPrChange>
          </w:rPr>
          <w:t xml:space="preserve"> he said. They arrived swiftly. We clinked and consumed. After the fifth round of drinks</w:t>
        </w:r>
      </w:ins>
      <w:ins w:id="15174" w:author="Britt Collins" w:date="2021-10-06T15:10:00Z">
        <w:r w:rsidR="00FE578E" w:rsidRPr="00163DCF">
          <w:rPr>
            <w:szCs w:val="21"/>
            <w:rPrChange w:id="15175" w:author="David" w:date="2022-08-17T16:58:00Z">
              <w:rPr>
                <w:rFonts w:ascii="Times New Roman" w:hAnsi="Times New Roman"/>
                <w:sz w:val="24"/>
                <w:szCs w:val="24"/>
              </w:rPr>
            </w:rPrChange>
          </w:rPr>
          <w:t>,</w:t>
        </w:r>
      </w:ins>
      <w:ins w:id="15176" w:author="Britt Collins" w:date="2021-09-30T14:58:00Z">
        <w:r w:rsidRPr="00163DCF">
          <w:rPr>
            <w:szCs w:val="21"/>
            <w:rPrChange w:id="15177" w:author="David" w:date="2022-08-17T16:58:00Z">
              <w:rPr>
                <w:rFonts w:ascii="Times New Roman" w:hAnsi="Times New Roman"/>
                <w:sz w:val="24"/>
                <w:szCs w:val="24"/>
              </w:rPr>
            </w:rPrChange>
          </w:rPr>
          <w:t xml:space="preserve"> the mood in the club changed. It was like a scene from a Michael Jackson music video. The dancer’s stage lit up.</w:t>
        </w:r>
      </w:ins>
    </w:p>
    <w:p w14:paraId="547EA2D0" w14:textId="3C48FE52" w:rsidR="00FE578E" w:rsidRPr="00163DCF" w:rsidRDefault="00FE578E">
      <w:pPr>
        <w:spacing w:line="276" w:lineRule="auto"/>
        <w:ind w:left="-5" w:right="15" w:firstLine="725"/>
        <w:rPr>
          <w:ins w:id="15178" w:author="Britt Collins" w:date="2021-09-30T14:58:00Z"/>
          <w:szCs w:val="21"/>
          <w:rPrChange w:id="15179" w:author="David" w:date="2022-08-17T16:58:00Z">
            <w:rPr>
              <w:ins w:id="15180" w:author="Britt Collins" w:date="2021-09-30T14:58:00Z"/>
              <w:rFonts w:ascii="Times New Roman" w:hAnsi="Times New Roman"/>
              <w:sz w:val="24"/>
              <w:szCs w:val="24"/>
            </w:rPr>
          </w:rPrChange>
        </w:rPr>
        <w:pPrChange w:id="15181" w:author="David" w:date="2022-08-17T17:01:00Z">
          <w:pPr>
            <w:ind w:left="-5" w:right="15"/>
          </w:pPr>
        </w:pPrChange>
      </w:pPr>
      <w:ins w:id="15182" w:author="Britt Collins" w:date="2021-10-06T15:17:00Z">
        <w:r w:rsidRPr="00163DCF">
          <w:rPr>
            <w:szCs w:val="21"/>
            <w:rPrChange w:id="15183" w:author="David" w:date="2022-08-17T16:58:00Z">
              <w:rPr>
                <w:rFonts w:ascii="Times New Roman" w:hAnsi="Times New Roman"/>
                <w:sz w:val="24"/>
                <w:szCs w:val="24"/>
              </w:rPr>
            </w:rPrChange>
          </w:rPr>
          <w:t>Set the scene, des</w:t>
        </w:r>
        <w:r w:rsidR="00900F80" w:rsidRPr="00163DCF">
          <w:rPr>
            <w:szCs w:val="21"/>
            <w:rPrChange w:id="15184" w:author="David" w:date="2022-08-17T16:58:00Z">
              <w:rPr>
                <w:rFonts w:ascii="Times New Roman" w:hAnsi="Times New Roman"/>
                <w:sz w:val="24"/>
                <w:szCs w:val="24"/>
              </w:rPr>
            </w:rPrChange>
          </w:rPr>
          <w:t>cribe the atmosphere of the club.</w:t>
        </w:r>
      </w:ins>
    </w:p>
    <w:p w14:paraId="007801CB" w14:textId="77777777" w:rsidR="00900F80" w:rsidRPr="00163DCF" w:rsidRDefault="006F31F6">
      <w:pPr>
        <w:spacing w:line="276" w:lineRule="auto"/>
        <w:ind w:left="-5" w:right="15" w:firstLine="725"/>
        <w:rPr>
          <w:ins w:id="15185" w:author="Britt Collins" w:date="2021-10-06T15:25:00Z"/>
          <w:szCs w:val="21"/>
          <w:rPrChange w:id="15186" w:author="David" w:date="2022-08-17T16:58:00Z">
            <w:rPr>
              <w:ins w:id="15187" w:author="Britt Collins" w:date="2021-10-06T15:25:00Z"/>
              <w:rFonts w:ascii="Times New Roman" w:hAnsi="Times New Roman"/>
              <w:sz w:val="24"/>
              <w:szCs w:val="24"/>
            </w:rPr>
          </w:rPrChange>
        </w:rPr>
        <w:pPrChange w:id="15188" w:author="David" w:date="2022-08-17T17:01:00Z">
          <w:pPr>
            <w:spacing w:line="480" w:lineRule="auto"/>
            <w:ind w:left="-5" w:right="15" w:firstLine="725"/>
          </w:pPr>
        </w:pPrChange>
      </w:pPr>
      <w:ins w:id="15189" w:author="Britt Collins" w:date="2021-09-30T14:58:00Z">
        <w:r w:rsidRPr="00163DCF">
          <w:rPr>
            <w:szCs w:val="21"/>
            <w:rPrChange w:id="15190" w:author="David" w:date="2022-08-17T16:58:00Z">
              <w:rPr>
                <w:rFonts w:ascii="Times New Roman" w:hAnsi="Times New Roman"/>
                <w:sz w:val="24"/>
                <w:szCs w:val="24"/>
              </w:rPr>
            </w:rPrChange>
          </w:rPr>
          <w:t xml:space="preserve">The modern, upbeat music pounded, shaking the club's foundations and its admirers. My eyes focussed on the criss-cross of multicolour stage lights that scanned the dancefloor. This was the first tease, making the punters purposefully wait. It felt like an eternity, but then, with perfect timing, there she was. I immediately craved for her, being sexually attracted to curvaceous women with large breasts. </w:t>
        </w:r>
      </w:ins>
      <w:ins w:id="15191" w:author="Britt Collins" w:date="2021-10-06T15:24:00Z">
        <w:r w:rsidR="00900F80" w:rsidRPr="00163DCF">
          <w:rPr>
            <w:b/>
            <w:szCs w:val="21"/>
            <w:rPrChange w:id="15192" w:author="David" w:date="2022-08-17T16:58:00Z">
              <w:rPr>
                <w:rFonts w:ascii="Times New Roman" w:hAnsi="Times New Roman"/>
                <w:sz w:val="24"/>
                <w:szCs w:val="24"/>
              </w:rPr>
            </w:rPrChange>
          </w:rPr>
          <w:t>DESCRIBE HER CURVY AND LARGE BREASTS IS GENERIC.</w:t>
        </w:r>
        <w:r w:rsidR="00900F80" w:rsidRPr="00163DCF">
          <w:rPr>
            <w:szCs w:val="21"/>
            <w:rPrChange w:id="15193" w:author="David" w:date="2022-08-17T16:58:00Z">
              <w:rPr>
                <w:rFonts w:ascii="Times New Roman" w:hAnsi="Times New Roman"/>
                <w:sz w:val="24"/>
                <w:szCs w:val="24"/>
              </w:rPr>
            </w:rPrChange>
          </w:rPr>
          <w:t xml:space="preserve"> But </w:t>
        </w:r>
      </w:ins>
      <w:ins w:id="15194" w:author="Britt Collins" w:date="2021-09-30T14:58:00Z">
        <w:r w:rsidRPr="00163DCF">
          <w:rPr>
            <w:szCs w:val="21"/>
            <w:rPrChange w:id="15195" w:author="David" w:date="2022-08-17T16:58:00Z">
              <w:rPr>
                <w:rFonts w:ascii="Times New Roman" w:hAnsi="Times New Roman"/>
                <w:sz w:val="24"/>
                <w:szCs w:val="24"/>
              </w:rPr>
            </w:rPrChange>
          </w:rPr>
          <w:t>the size of the dancer's breasts encumbered her routine. I turned to Carl,</w:t>
        </w:r>
      </w:ins>
      <w:ins w:id="15196" w:author="Britt Collins" w:date="2021-10-06T15:23:00Z">
        <w:r w:rsidR="00900F80" w:rsidRPr="00163DCF">
          <w:rPr>
            <w:szCs w:val="21"/>
            <w:rPrChange w:id="15197" w:author="David" w:date="2022-08-17T16:58:00Z">
              <w:rPr>
                <w:rFonts w:ascii="Times New Roman" w:hAnsi="Times New Roman"/>
                <w:sz w:val="24"/>
                <w:szCs w:val="24"/>
              </w:rPr>
            </w:rPrChange>
          </w:rPr>
          <w:t xml:space="preserve"> </w:t>
        </w:r>
      </w:ins>
      <w:ins w:id="15198" w:author="Britt Collins" w:date="2021-09-30T14:58:00Z">
        <w:r w:rsidRPr="00163DCF">
          <w:rPr>
            <w:szCs w:val="21"/>
            <w:rPrChange w:id="15199" w:author="David" w:date="2022-08-17T16:58:00Z">
              <w:rPr>
                <w:rFonts w:ascii="Times New Roman" w:hAnsi="Times New Roman"/>
                <w:sz w:val="24"/>
                <w:szCs w:val="24"/>
              </w:rPr>
            </w:rPrChange>
          </w:rPr>
          <w:t xml:space="preserve">winked, </w:t>
        </w:r>
        <w:proofErr w:type="gramStart"/>
        <w:r w:rsidRPr="00163DCF">
          <w:rPr>
            <w:szCs w:val="21"/>
            <w:rPrChange w:id="15200" w:author="David" w:date="2022-08-17T16:58:00Z">
              <w:rPr>
                <w:rFonts w:ascii="Times New Roman" w:hAnsi="Times New Roman"/>
                <w:sz w:val="24"/>
                <w:szCs w:val="24"/>
              </w:rPr>
            </w:rPrChange>
          </w:rPr>
          <w:t>smiled</w:t>
        </w:r>
        <w:proofErr w:type="gramEnd"/>
        <w:r w:rsidRPr="00163DCF">
          <w:rPr>
            <w:szCs w:val="21"/>
            <w:rPrChange w:id="15201" w:author="David" w:date="2022-08-17T16:58:00Z">
              <w:rPr>
                <w:rFonts w:ascii="Times New Roman" w:hAnsi="Times New Roman"/>
                <w:sz w:val="24"/>
                <w:szCs w:val="24"/>
              </w:rPr>
            </w:rPrChange>
          </w:rPr>
          <w:t xml:space="preserve"> and nodded, </w:t>
        </w:r>
      </w:ins>
      <w:ins w:id="15202" w:author="Britt Collins" w:date="2021-10-06T15:23:00Z">
        <w:r w:rsidR="00900F80" w:rsidRPr="00163DCF">
          <w:rPr>
            <w:szCs w:val="21"/>
            <w:rPrChange w:id="15203" w:author="David" w:date="2022-08-17T16:58:00Z">
              <w:rPr>
                <w:rFonts w:ascii="Times New Roman" w:hAnsi="Times New Roman"/>
                <w:sz w:val="24"/>
                <w:szCs w:val="24"/>
              </w:rPr>
            </w:rPrChange>
          </w:rPr>
          <w:t>clearly</w:t>
        </w:r>
      </w:ins>
      <w:ins w:id="15204" w:author="Britt Collins" w:date="2021-09-30T14:58:00Z">
        <w:r w:rsidRPr="00163DCF">
          <w:rPr>
            <w:szCs w:val="21"/>
            <w:rPrChange w:id="15205" w:author="David" w:date="2022-08-17T16:58:00Z">
              <w:rPr>
                <w:rFonts w:ascii="Times New Roman" w:hAnsi="Times New Roman"/>
                <w:sz w:val="24"/>
                <w:szCs w:val="24"/>
              </w:rPr>
            </w:rPrChange>
          </w:rPr>
          <w:t xml:space="preserve"> enjoying the show. He looked at me with wide eyes and gesticulations. I laughed and watched the dancefloor. When the showgirl finished</w:t>
        </w:r>
      </w:ins>
      <w:ins w:id="15206" w:author="Britt Collins" w:date="2021-10-06T15:25:00Z">
        <w:r w:rsidR="00900F80" w:rsidRPr="00163DCF">
          <w:rPr>
            <w:szCs w:val="21"/>
            <w:rPrChange w:id="15207" w:author="David" w:date="2022-08-17T16:58:00Z">
              <w:rPr>
                <w:rFonts w:ascii="Times New Roman" w:hAnsi="Times New Roman"/>
                <w:sz w:val="24"/>
                <w:szCs w:val="24"/>
              </w:rPr>
            </w:rPrChange>
          </w:rPr>
          <w:t>,</w:t>
        </w:r>
      </w:ins>
      <w:ins w:id="15208" w:author="Britt Collins" w:date="2021-09-30T14:58:00Z">
        <w:r w:rsidRPr="00163DCF">
          <w:rPr>
            <w:szCs w:val="21"/>
            <w:rPrChange w:id="15209" w:author="David" w:date="2022-08-17T16:58:00Z">
              <w:rPr>
                <w:rFonts w:ascii="Times New Roman" w:hAnsi="Times New Roman"/>
                <w:sz w:val="24"/>
                <w:szCs w:val="24"/>
              </w:rPr>
            </w:rPrChange>
          </w:rPr>
          <w:t xml:space="preserve"> she walked towards us. </w:t>
        </w:r>
      </w:ins>
    </w:p>
    <w:p w14:paraId="3BA26FE0" w14:textId="77777777" w:rsidR="00900F80" w:rsidRPr="00163DCF" w:rsidRDefault="006F31F6">
      <w:pPr>
        <w:spacing w:line="276" w:lineRule="auto"/>
        <w:ind w:left="-5" w:right="15" w:firstLine="725"/>
        <w:rPr>
          <w:ins w:id="15210" w:author="Britt Collins" w:date="2021-10-06T15:26:00Z"/>
          <w:szCs w:val="21"/>
          <w:rPrChange w:id="15211" w:author="David" w:date="2022-08-17T16:58:00Z">
            <w:rPr>
              <w:ins w:id="15212" w:author="Britt Collins" w:date="2021-10-06T15:26:00Z"/>
              <w:rFonts w:ascii="Times New Roman" w:hAnsi="Times New Roman"/>
              <w:sz w:val="24"/>
              <w:szCs w:val="24"/>
            </w:rPr>
          </w:rPrChange>
        </w:rPr>
        <w:pPrChange w:id="15213" w:author="David" w:date="2022-08-17T17:01:00Z">
          <w:pPr>
            <w:spacing w:line="480" w:lineRule="auto"/>
            <w:ind w:left="-5" w:right="15" w:firstLine="725"/>
          </w:pPr>
        </w:pPrChange>
      </w:pPr>
      <w:ins w:id="15214" w:author="Britt Collins" w:date="2021-09-30T14:58:00Z">
        <w:r w:rsidRPr="00163DCF">
          <w:rPr>
            <w:szCs w:val="21"/>
            <w:rPrChange w:id="15215" w:author="David" w:date="2022-08-17T16:58:00Z">
              <w:rPr>
                <w:rFonts w:ascii="Times New Roman" w:hAnsi="Times New Roman"/>
                <w:sz w:val="24"/>
                <w:szCs w:val="24"/>
              </w:rPr>
            </w:rPrChange>
          </w:rPr>
          <w:t>I glanced at Carl</w:t>
        </w:r>
      </w:ins>
      <w:ins w:id="15216" w:author="Britt Collins" w:date="2021-10-06T15:25:00Z">
        <w:r w:rsidR="00900F80" w:rsidRPr="00163DCF">
          <w:rPr>
            <w:szCs w:val="21"/>
            <w:rPrChange w:id="15217" w:author="David" w:date="2022-08-17T16:58:00Z">
              <w:rPr>
                <w:rFonts w:ascii="Times New Roman" w:hAnsi="Times New Roman"/>
                <w:sz w:val="24"/>
                <w:szCs w:val="24"/>
              </w:rPr>
            </w:rPrChange>
          </w:rPr>
          <w:t xml:space="preserve"> and </w:t>
        </w:r>
      </w:ins>
      <w:ins w:id="15218" w:author="Britt Collins" w:date="2021-09-30T14:58:00Z">
        <w:r w:rsidRPr="00163DCF">
          <w:rPr>
            <w:szCs w:val="21"/>
            <w:rPrChange w:id="15219" w:author="David" w:date="2022-08-17T16:58:00Z">
              <w:rPr>
                <w:rFonts w:ascii="Times New Roman" w:hAnsi="Times New Roman"/>
                <w:sz w:val="24"/>
                <w:szCs w:val="24"/>
              </w:rPr>
            </w:rPrChange>
          </w:rPr>
          <w:t xml:space="preserve">looked in </w:t>
        </w:r>
      </w:ins>
      <w:ins w:id="15220" w:author="Britt Collins" w:date="2021-10-06T15:25:00Z">
        <w:r w:rsidR="00900F80" w:rsidRPr="00163DCF">
          <w:rPr>
            <w:szCs w:val="21"/>
            <w:rPrChange w:id="15221" w:author="David" w:date="2022-08-17T16:58:00Z">
              <w:rPr>
                <w:rFonts w:ascii="Times New Roman" w:hAnsi="Times New Roman"/>
                <w:sz w:val="24"/>
                <w:szCs w:val="24"/>
              </w:rPr>
            </w:rPrChange>
          </w:rPr>
          <w:t>her</w:t>
        </w:r>
      </w:ins>
      <w:ins w:id="15222" w:author="Britt Collins" w:date="2021-09-30T14:58:00Z">
        <w:r w:rsidRPr="00163DCF">
          <w:rPr>
            <w:szCs w:val="21"/>
            <w:rPrChange w:id="15223" w:author="David" w:date="2022-08-17T16:58:00Z">
              <w:rPr>
                <w:rFonts w:ascii="Times New Roman" w:hAnsi="Times New Roman"/>
                <w:sz w:val="24"/>
                <w:szCs w:val="24"/>
              </w:rPr>
            </w:rPrChange>
          </w:rPr>
          <w:t xml:space="preserve"> direction. </w:t>
        </w:r>
      </w:ins>
      <w:ins w:id="15224" w:author="Britt Collins" w:date="2021-10-06T15:25:00Z">
        <w:r w:rsidR="00900F80" w:rsidRPr="00163DCF">
          <w:rPr>
            <w:szCs w:val="21"/>
            <w:rPrChange w:id="15225" w:author="David" w:date="2022-08-17T16:58:00Z">
              <w:rPr>
                <w:rFonts w:ascii="Times New Roman" w:hAnsi="Times New Roman"/>
                <w:sz w:val="24"/>
                <w:szCs w:val="24"/>
              </w:rPr>
            </w:rPrChange>
          </w:rPr>
          <w:t>“</w:t>
        </w:r>
      </w:ins>
      <w:ins w:id="15226" w:author="Britt Collins" w:date="2021-09-30T14:58:00Z">
        <w:r w:rsidRPr="00163DCF">
          <w:rPr>
            <w:szCs w:val="21"/>
            <w:rPrChange w:id="15227" w:author="David" w:date="2022-08-17T16:58:00Z">
              <w:rPr>
                <w:rFonts w:ascii="Times New Roman" w:hAnsi="Times New Roman"/>
                <w:sz w:val="24"/>
                <w:szCs w:val="24"/>
              </w:rPr>
            </w:rPrChange>
          </w:rPr>
          <w:t>I need to get a private dance with her</w:t>
        </w:r>
      </w:ins>
      <w:ins w:id="15228" w:author="Britt Collins" w:date="2021-10-06T15:25:00Z">
        <w:r w:rsidR="00900F80" w:rsidRPr="00163DCF">
          <w:rPr>
            <w:szCs w:val="21"/>
            <w:rPrChange w:id="15229" w:author="David" w:date="2022-08-17T16:58:00Z">
              <w:rPr>
                <w:rFonts w:ascii="Times New Roman" w:hAnsi="Times New Roman"/>
                <w:sz w:val="24"/>
                <w:szCs w:val="24"/>
              </w:rPr>
            </w:rPrChange>
          </w:rPr>
          <w:t>,”</w:t>
        </w:r>
      </w:ins>
      <w:ins w:id="15230" w:author="Britt Collins" w:date="2021-09-30T14:58:00Z">
        <w:r w:rsidRPr="00163DCF">
          <w:rPr>
            <w:szCs w:val="21"/>
            <w:rPrChange w:id="15231" w:author="David" w:date="2022-08-17T16:58:00Z">
              <w:rPr>
                <w:rFonts w:ascii="Times New Roman" w:hAnsi="Times New Roman"/>
                <w:sz w:val="24"/>
                <w:szCs w:val="24"/>
              </w:rPr>
            </w:rPrChange>
          </w:rPr>
          <w:t xml:space="preserve"> I said. I quickly got her attention. </w:t>
        </w:r>
      </w:ins>
      <w:ins w:id="15232" w:author="Britt Collins" w:date="2021-10-06T15:26:00Z">
        <w:r w:rsidR="00900F80" w:rsidRPr="00163DCF">
          <w:rPr>
            <w:szCs w:val="21"/>
            <w:rPrChange w:id="15233" w:author="David" w:date="2022-08-17T16:58:00Z">
              <w:rPr>
                <w:rFonts w:ascii="Times New Roman" w:hAnsi="Times New Roman"/>
                <w:sz w:val="24"/>
                <w:szCs w:val="24"/>
              </w:rPr>
            </w:rPrChange>
          </w:rPr>
          <w:t>“</w:t>
        </w:r>
      </w:ins>
      <w:ins w:id="15234" w:author="Britt Collins" w:date="2021-09-30T14:58:00Z">
        <w:r w:rsidRPr="00163DCF">
          <w:rPr>
            <w:szCs w:val="21"/>
            <w:rPrChange w:id="15235" w:author="David" w:date="2022-08-17T16:58:00Z">
              <w:rPr>
                <w:rFonts w:ascii="Times New Roman" w:hAnsi="Times New Roman"/>
                <w:sz w:val="24"/>
                <w:szCs w:val="24"/>
              </w:rPr>
            </w:rPrChange>
          </w:rPr>
          <w:t>Hey, how much for a private dance?</w:t>
        </w:r>
      </w:ins>
      <w:ins w:id="15236" w:author="Britt Collins" w:date="2021-10-06T15:26:00Z">
        <w:r w:rsidR="00900F80" w:rsidRPr="00163DCF">
          <w:rPr>
            <w:szCs w:val="21"/>
            <w:rPrChange w:id="15237" w:author="David" w:date="2022-08-17T16:58:00Z">
              <w:rPr>
                <w:rFonts w:ascii="Times New Roman" w:hAnsi="Times New Roman"/>
                <w:sz w:val="24"/>
                <w:szCs w:val="24"/>
              </w:rPr>
            </w:rPrChange>
          </w:rPr>
          <w:t>”</w:t>
        </w:r>
      </w:ins>
      <w:ins w:id="15238" w:author="Britt Collins" w:date="2021-09-30T14:58:00Z">
        <w:r w:rsidRPr="00163DCF">
          <w:rPr>
            <w:szCs w:val="21"/>
            <w:rPrChange w:id="15239" w:author="David" w:date="2022-08-17T16:58:00Z">
              <w:rPr>
                <w:rFonts w:ascii="Times New Roman" w:hAnsi="Times New Roman"/>
                <w:sz w:val="24"/>
                <w:szCs w:val="24"/>
              </w:rPr>
            </w:rPrChange>
          </w:rPr>
          <w:t xml:space="preserve"> I hadn’t been so concise in my life. </w:t>
        </w:r>
      </w:ins>
    </w:p>
    <w:p w14:paraId="6EF3EE47" w14:textId="77777777" w:rsidR="00900F80" w:rsidRPr="00163DCF" w:rsidRDefault="006F31F6">
      <w:pPr>
        <w:spacing w:line="276" w:lineRule="auto"/>
        <w:ind w:left="-5" w:right="15" w:firstLine="725"/>
        <w:rPr>
          <w:ins w:id="15240" w:author="Britt Collins" w:date="2021-10-06T15:26:00Z"/>
          <w:szCs w:val="21"/>
          <w:rPrChange w:id="15241" w:author="David" w:date="2022-08-17T16:58:00Z">
            <w:rPr>
              <w:ins w:id="15242" w:author="Britt Collins" w:date="2021-10-06T15:26:00Z"/>
              <w:rFonts w:ascii="Times New Roman" w:hAnsi="Times New Roman"/>
              <w:sz w:val="24"/>
              <w:szCs w:val="24"/>
            </w:rPr>
          </w:rPrChange>
        </w:rPr>
        <w:pPrChange w:id="15243" w:author="David" w:date="2022-08-17T17:01:00Z">
          <w:pPr>
            <w:spacing w:line="480" w:lineRule="auto"/>
            <w:ind w:left="-5" w:right="15" w:firstLine="725"/>
          </w:pPr>
        </w:pPrChange>
      </w:pPr>
      <w:ins w:id="15244" w:author="Britt Collins" w:date="2021-09-30T14:58:00Z">
        <w:r w:rsidRPr="00163DCF">
          <w:rPr>
            <w:szCs w:val="21"/>
            <w:rPrChange w:id="15245" w:author="David" w:date="2022-08-17T16:58:00Z">
              <w:rPr>
                <w:rFonts w:ascii="Times New Roman" w:hAnsi="Times New Roman"/>
                <w:sz w:val="24"/>
                <w:szCs w:val="24"/>
              </w:rPr>
            </w:rPrChange>
          </w:rPr>
          <w:t xml:space="preserve">She replied with a price list for: short, medium, long. </w:t>
        </w:r>
      </w:ins>
    </w:p>
    <w:p w14:paraId="1B190753" w14:textId="77777777" w:rsidR="00900F80" w:rsidRPr="00163DCF" w:rsidRDefault="00900F80">
      <w:pPr>
        <w:spacing w:line="276" w:lineRule="auto"/>
        <w:ind w:left="-5" w:right="15" w:firstLine="725"/>
        <w:rPr>
          <w:ins w:id="15246" w:author="Britt Collins" w:date="2021-10-06T15:27:00Z"/>
          <w:szCs w:val="21"/>
          <w:rPrChange w:id="15247" w:author="David" w:date="2022-08-17T16:58:00Z">
            <w:rPr>
              <w:ins w:id="15248" w:author="Britt Collins" w:date="2021-10-06T15:27:00Z"/>
              <w:rFonts w:ascii="Times New Roman" w:hAnsi="Times New Roman"/>
              <w:sz w:val="24"/>
              <w:szCs w:val="24"/>
            </w:rPr>
          </w:rPrChange>
        </w:rPr>
        <w:pPrChange w:id="15249" w:author="David" w:date="2022-08-17T17:01:00Z">
          <w:pPr>
            <w:spacing w:line="480" w:lineRule="auto"/>
            <w:ind w:left="-5" w:right="15" w:firstLine="725"/>
          </w:pPr>
        </w:pPrChange>
      </w:pPr>
      <w:ins w:id="15250" w:author="Britt Collins" w:date="2021-10-06T15:26:00Z">
        <w:r w:rsidRPr="00163DCF">
          <w:rPr>
            <w:szCs w:val="21"/>
            <w:rPrChange w:id="15251" w:author="David" w:date="2022-08-17T16:58:00Z">
              <w:rPr>
                <w:rFonts w:ascii="Times New Roman" w:hAnsi="Times New Roman"/>
                <w:sz w:val="24"/>
                <w:szCs w:val="24"/>
              </w:rPr>
            </w:rPrChange>
          </w:rPr>
          <w:t xml:space="preserve">“I’d like </w:t>
        </w:r>
      </w:ins>
      <w:ins w:id="15252" w:author="Britt Collins" w:date="2021-09-30T14:58:00Z">
        <w:r w:rsidR="006F31F6" w:rsidRPr="00163DCF">
          <w:rPr>
            <w:szCs w:val="21"/>
            <w:rPrChange w:id="15253" w:author="David" w:date="2022-08-17T16:58:00Z">
              <w:rPr>
                <w:rFonts w:ascii="Times New Roman" w:hAnsi="Times New Roman"/>
                <w:sz w:val="24"/>
                <w:szCs w:val="24"/>
              </w:rPr>
            </w:rPrChange>
          </w:rPr>
          <w:t>the lengthiest.</w:t>
        </w:r>
      </w:ins>
      <w:ins w:id="15254" w:author="Britt Collins" w:date="2021-10-06T15:26:00Z">
        <w:r w:rsidRPr="00163DCF">
          <w:rPr>
            <w:szCs w:val="21"/>
            <w:rPrChange w:id="15255" w:author="David" w:date="2022-08-17T16:58:00Z">
              <w:rPr>
                <w:rFonts w:ascii="Times New Roman" w:hAnsi="Times New Roman"/>
                <w:sz w:val="24"/>
                <w:szCs w:val="24"/>
              </w:rPr>
            </w:rPrChange>
          </w:rPr>
          <w:t>”</w:t>
        </w:r>
      </w:ins>
    </w:p>
    <w:p w14:paraId="42E6B955" w14:textId="1CB4E936" w:rsidR="006F31F6" w:rsidRPr="00163DCF" w:rsidRDefault="006F31F6">
      <w:pPr>
        <w:spacing w:line="276" w:lineRule="auto"/>
        <w:ind w:left="-5" w:right="15" w:firstLine="725"/>
        <w:rPr>
          <w:ins w:id="15256" w:author="Britt Collins" w:date="2021-09-30T14:58:00Z"/>
          <w:szCs w:val="21"/>
          <w:rPrChange w:id="15257" w:author="David" w:date="2022-08-17T16:58:00Z">
            <w:rPr>
              <w:ins w:id="15258" w:author="Britt Collins" w:date="2021-09-30T14:58:00Z"/>
              <w:rFonts w:ascii="Times New Roman" w:hAnsi="Times New Roman"/>
              <w:sz w:val="24"/>
              <w:szCs w:val="24"/>
            </w:rPr>
          </w:rPrChange>
        </w:rPr>
        <w:pPrChange w:id="15259" w:author="David" w:date="2022-08-17T17:01:00Z">
          <w:pPr>
            <w:ind w:left="-5" w:right="15"/>
          </w:pPr>
        </w:pPrChange>
      </w:pPr>
      <w:ins w:id="15260" w:author="Britt Collins" w:date="2021-09-30T14:58:00Z">
        <w:r w:rsidRPr="00163DCF">
          <w:rPr>
            <w:szCs w:val="21"/>
            <w:rPrChange w:id="15261" w:author="David" w:date="2022-08-17T16:58:00Z">
              <w:rPr>
                <w:rFonts w:ascii="Times New Roman" w:hAnsi="Times New Roman"/>
                <w:sz w:val="24"/>
                <w:szCs w:val="24"/>
              </w:rPr>
            </w:rPrChange>
          </w:rPr>
          <w:t>Carl walked away as I handed over the money. She asked me to sit back and relax. Out the corner of my eye</w:t>
        </w:r>
      </w:ins>
      <w:ins w:id="15262" w:author="Britt Collins" w:date="2021-10-06T15:27:00Z">
        <w:r w:rsidR="00900F80" w:rsidRPr="00163DCF">
          <w:rPr>
            <w:szCs w:val="21"/>
            <w:rPrChange w:id="15263" w:author="David" w:date="2022-08-17T16:58:00Z">
              <w:rPr>
                <w:rFonts w:ascii="Times New Roman" w:hAnsi="Times New Roman"/>
                <w:sz w:val="24"/>
                <w:szCs w:val="24"/>
              </w:rPr>
            </w:rPrChange>
          </w:rPr>
          <w:t>,</w:t>
        </w:r>
      </w:ins>
      <w:ins w:id="15264" w:author="Britt Collins" w:date="2021-09-30T14:58:00Z">
        <w:r w:rsidRPr="00163DCF">
          <w:rPr>
            <w:szCs w:val="21"/>
            <w:rPrChange w:id="15265" w:author="David" w:date="2022-08-17T16:58:00Z">
              <w:rPr>
                <w:rFonts w:ascii="Times New Roman" w:hAnsi="Times New Roman"/>
                <w:sz w:val="24"/>
                <w:szCs w:val="24"/>
              </w:rPr>
            </w:rPrChange>
          </w:rPr>
          <w:t xml:space="preserve"> I watched her undress. Carl walked past, hand in hand with another showgirl. GG, probably a </w:t>
        </w:r>
        <w:r w:rsidRPr="00163DCF">
          <w:rPr>
            <w:szCs w:val="21"/>
            <w:rPrChange w:id="15266" w:author="David" w:date="2022-08-17T16:58:00Z">
              <w:rPr>
                <w:rFonts w:ascii="Times New Roman" w:hAnsi="Times New Roman"/>
                <w:sz w:val="24"/>
                <w:szCs w:val="24"/>
              </w:rPr>
            </w:rPrChange>
          </w:rPr>
          <w:lastRenderedPageBreak/>
          <w:t xml:space="preserve">reference to her bra size, </w:t>
        </w:r>
      </w:ins>
      <w:ins w:id="15267" w:author="Britt Collins" w:date="2021-10-06T15:27:00Z">
        <w:r w:rsidR="00900F80" w:rsidRPr="00163DCF">
          <w:rPr>
            <w:szCs w:val="21"/>
            <w:rPrChange w:id="15268" w:author="David" w:date="2022-08-17T16:58:00Z">
              <w:rPr>
                <w:rFonts w:ascii="Times New Roman" w:hAnsi="Times New Roman"/>
                <w:sz w:val="24"/>
                <w:szCs w:val="24"/>
              </w:rPr>
            </w:rPrChange>
          </w:rPr>
          <w:t>push</w:t>
        </w:r>
      </w:ins>
      <w:ins w:id="15269" w:author="Britt Collins" w:date="2021-09-30T14:58:00Z">
        <w:r w:rsidRPr="00163DCF">
          <w:rPr>
            <w:szCs w:val="21"/>
            <w:rPrChange w:id="15270" w:author="David" w:date="2022-08-17T16:58:00Z">
              <w:rPr>
                <w:rFonts w:ascii="Times New Roman" w:hAnsi="Times New Roman"/>
                <w:sz w:val="24"/>
                <w:szCs w:val="24"/>
              </w:rPr>
            </w:rPrChange>
          </w:rPr>
          <w:t>ed her enormous breasts into my face. Knowing how strip clubs operate, I knew to look but not touch. It was difficult. I was aroused. I touched GG carefully, caressing her breasts. Thankfully there was no resistance. I knew it was a tease, but it was one of most stimulating I had experienced in my life. I had to curtail my sexual intentions and treat GG as a I would any professional who had their breasts rubbing against my face.</w:t>
        </w:r>
      </w:ins>
    </w:p>
    <w:p w14:paraId="31FF3F42" w14:textId="77777777" w:rsidR="00900F80" w:rsidRPr="00163DCF" w:rsidRDefault="006F31F6">
      <w:pPr>
        <w:spacing w:line="276" w:lineRule="auto"/>
        <w:ind w:left="-5" w:right="15" w:firstLine="725"/>
        <w:rPr>
          <w:ins w:id="15271" w:author="Britt Collins" w:date="2021-10-06T15:29:00Z"/>
          <w:szCs w:val="21"/>
          <w:rPrChange w:id="15272" w:author="David" w:date="2022-08-17T16:58:00Z">
            <w:rPr>
              <w:ins w:id="15273" w:author="Britt Collins" w:date="2021-10-06T15:29:00Z"/>
              <w:rFonts w:ascii="Times New Roman" w:hAnsi="Times New Roman"/>
              <w:sz w:val="24"/>
              <w:szCs w:val="24"/>
            </w:rPr>
          </w:rPrChange>
        </w:rPr>
        <w:pPrChange w:id="15274" w:author="David" w:date="2022-08-17T17:01:00Z">
          <w:pPr>
            <w:spacing w:line="480" w:lineRule="auto"/>
            <w:ind w:left="-5" w:right="15" w:firstLine="725"/>
          </w:pPr>
        </w:pPrChange>
      </w:pPr>
      <w:ins w:id="15275" w:author="Britt Collins" w:date="2021-09-30T14:58:00Z">
        <w:r w:rsidRPr="00163DCF">
          <w:rPr>
            <w:szCs w:val="21"/>
            <w:rPrChange w:id="15276" w:author="David" w:date="2022-08-17T16:58:00Z">
              <w:rPr>
                <w:rFonts w:ascii="Times New Roman" w:hAnsi="Times New Roman"/>
                <w:sz w:val="24"/>
                <w:szCs w:val="24"/>
              </w:rPr>
            </w:rPrChange>
          </w:rPr>
          <w:t xml:space="preserve">When the strip tease </w:t>
        </w:r>
        <w:proofErr w:type="gramStart"/>
        <w:r w:rsidRPr="00163DCF">
          <w:rPr>
            <w:szCs w:val="21"/>
            <w:rPrChange w:id="15277" w:author="David" w:date="2022-08-17T16:58:00Z">
              <w:rPr>
                <w:rFonts w:ascii="Times New Roman" w:hAnsi="Times New Roman"/>
                <w:sz w:val="24"/>
                <w:szCs w:val="24"/>
              </w:rPr>
            </w:rPrChange>
          </w:rPr>
          <w:t>finished</w:t>
        </w:r>
        <w:proofErr w:type="gramEnd"/>
        <w:r w:rsidRPr="00163DCF">
          <w:rPr>
            <w:szCs w:val="21"/>
            <w:rPrChange w:id="15278" w:author="David" w:date="2022-08-17T16:58:00Z">
              <w:rPr>
                <w:rFonts w:ascii="Times New Roman" w:hAnsi="Times New Roman"/>
                <w:sz w:val="24"/>
                <w:szCs w:val="24"/>
              </w:rPr>
            </w:rPrChange>
          </w:rPr>
          <w:t xml:space="preserve"> I walked contentedly to the bar area to find Carl. I </w:t>
        </w:r>
      </w:ins>
      <w:ins w:id="15279" w:author="Britt Collins" w:date="2021-10-06T15:28:00Z">
        <w:r w:rsidR="00900F80" w:rsidRPr="00163DCF">
          <w:rPr>
            <w:szCs w:val="21"/>
            <w:rPrChange w:id="15280" w:author="David" w:date="2022-08-17T16:58:00Z">
              <w:rPr>
                <w:rFonts w:ascii="Times New Roman" w:hAnsi="Times New Roman"/>
                <w:sz w:val="24"/>
                <w:szCs w:val="24"/>
              </w:rPr>
            </w:rPrChange>
          </w:rPr>
          <w:t>laughed when I saw him sweep</w:t>
        </w:r>
      </w:ins>
      <w:ins w:id="15281" w:author="Britt Collins" w:date="2021-09-30T14:58:00Z">
        <w:r w:rsidRPr="00163DCF">
          <w:rPr>
            <w:szCs w:val="21"/>
            <w:rPrChange w:id="15282" w:author="David" w:date="2022-08-17T16:58:00Z">
              <w:rPr>
                <w:rFonts w:ascii="Times New Roman" w:hAnsi="Times New Roman"/>
                <w:sz w:val="24"/>
                <w:szCs w:val="24"/>
              </w:rPr>
            </w:rPrChange>
          </w:rPr>
          <w:t xml:space="preserve"> past me again, </w:t>
        </w:r>
        <w:proofErr w:type="gramStart"/>
        <w:r w:rsidRPr="00163DCF">
          <w:rPr>
            <w:szCs w:val="21"/>
            <w:rPrChange w:id="15283" w:author="David" w:date="2022-08-17T16:58:00Z">
              <w:rPr>
                <w:rFonts w:ascii="Times New Roman" w:hAnsi="Times New Roman"/>
                <w:sz w:val="24"/>
                <w:szCs w:val="24"/>
              </w:rPr>
            </w:rPrChange>
          </w:rPr>
          <w:t>hand-in-hand</w:t>
        </w:r>
        <w:proofErr w:type="gramEnd"/>
        <w:r w:rsidRPr="00163DCF">
          <w:rPr>
            <w:szCs w:val="21"/>
            <w:rPrChange w:id="15284" w:author="David" w:date="2022-08-17T16:58:00Z">
              <w:rPr>
                <w:rFonts w:ascii="Times New Roman" w:hAnsi="Times New Roman"/>
                <w:sz w:val="24"/>
                <w:szCs w:val="24"/>
              </w:rPr>
            </w:rPrChange>
          </w:rPr>
          <w:t xml:space="preserve"> with showgirl number </w:t>
        </w:r>
      </w:ins>
      <w:ins w:id="15285" w:author="Britt Collins" w:date="2021-10-06T15:28:00Z">
        <w:r w:rsidR="00900F80" w:rsidRPr="00163DCF">
          <w:rPr>
            <w:szCs w:val="21"/>
            <w:rPrChange w:id="15286" w:author="David" w:date="2022-08-17T16:58:00Z">
              <w:rPr>
                <w:rFonts w:ascii="Times New Roman" w:hAnsi="Times New Roman"/>
                <w:sz w:val="24"/>
                <w:szCs w:val="24"/>
              </w:rPr>
            </w:rPrChange>
          </w:rPr>
          <w:t>two</w:t>
        </w:r>
      </w:ins>
      <w:ins w:id="15287" w:author="Britt Collins" w:date="2021-09-30T14:58:00Z">
        <w:r w:rsidRPr="00163DCF">
          <w:rPr>
            <w:szCs w:val="21"/>
            <w:rPrChange w:id="15288" w:author="David" w:date="2022-08-17T16:58:00Z">
              <w:rPr>
                <w:rFonts w:ascii="Times New Roman" w:hAnsi="Times New Roman"/>
                <w:sz w:val="24"/>
                <w:szCs w:val="24"/>
              </w:rPr>
            </w:rPrChange>
          </w:rPr>
          <w:t xml:space="preserve">. I ordered a beer and looked towards the dance floor. I assessed the breadth of talent that appeared on stage. I was satisfied. My expectations were surpassed by the private dance with GG. My drink was reaching empty </w:t>
        </w:r>
      </w:ins>
      <w:ins w:id="15289" w:author="Britt Collins" w:date="2021-10-06T15:29:00Z">
        <w:r w:rsidR="00900F80" w:rsidRPr="00163DCF">
          <w:rPr>
            <w:szCs w:val="21"/>
            <w:rPrChange w:id="15290" w:author="David" w:date="2022-08-17T16:58:00Z">
              <w:rPr>
                <w:rFonts w:ascii="Times New Roman" w:hAnsi="Times New Roman"/>
                <w:sz w:val="24"/>
                <w:szCs w:val="24"/>
              </w:rPr>
            </w:rPrChange>
          </w:rPr>
          <w:t>when</w:t>
        </w:r>
      </w:ins>
      <w:ins w:id="15291" w:author="Britt Collins" w:date="2021-09-30T14:58:00Z">
        <w:r w:rsidRPr="00163DCF">
          <w:rPr>
            <w:szCs w:val="21"/>
            <w:rPrChange w:id="15292" w:author="David" w:date="2022-08-17T16:58:00Z">
              <w:rPr>
                <w:rFonts w:ascii="Times New Roman" w:hAnsi="Times New Roman"/>
                <w:sz w:val="24"/>
                <w:szCs w:val="24"/>
              </w:rPr>
            </w:rPrChange>
          </w:rPr>
          <w:t xml:space="preserve"> Carl returned</w:t>
        </w:r>
      </w:ins>
      <w:ins w:id="15293" w:author="Britt Collins" w:date="2021-10-06T15:29:00Z">
        <w:r w:rsidR="00900F80" w:rsidRPr="00163DCF">
          <w:rPr>
            <w:szCs w:val="21"/>
            <w:rPrChange w:id="15294" w:author="David" w:date="2022-08-17T16:58:00Z">
              <w:rPr>
                <w:rFonts w:ascii="Times New Roman" w:hAnsi="Times New Roman"/>
                <w:sz w:val="24"/>
                <w:szCs w:val="24"/>
              </w:rPr>
            </w:rPrChange>
          </w:rPr>
          <w:t>, with</w:t>
        </w:r>
      </w:ins>
      <w:ins w:id="15295" w:author="Britt Collins" w:date="2021-09-30T14:58:00Z">
        <w:r w:rsidRPr="00163DCF">
          <w:rPr>
            <w:szCs w:val="21"/>
            <w:rPrChange w:id="15296" w:author="David" w:date="2022-08-17T16:58:00Z">
              <w:rPr>
                <w:rFonts w:ascii="Times New Roman" w:hAnsi="Times New Roman"/>
                <w:sz w:val="24"/>
                <w:szCs w:val="24"/>
              </w:rPr>
            </w:rPrChange>
          </w:rPr>
          <w:t xml:space="preserve"> a big smile plastered across his face. </w:t>
        </w:r>
      </w:ins>
    </w:p>
    <w:p w14:paraId="2860CC2B" w14:textId="6324D80F" w:rsidR="006F31F6" w:rsidRPr="00163DCF" w:rsidRDefault="00900F80">
      <w:pPr>
        <w:spacing w:line="276" w:lineRule="auto"/>
        <w:ind w:left="-5" w:right="15" w:firstLine="725"/>
        <w:rPr>
          <w:ins w:id="15297" w:author="Britt Collins" w:date="2021-09-30T14:58:00Z"/>
          <w:szCs w:val="21"/>
          <w:rPrChange w:id="15298" w:author="David" w:date="2022-08-17T16:58:00Z">
            <w:rPr>
              <w:ins w:id="15299" w:author="Britt Collins" w:date="2021-09-30T14:58:00Z"/>
              <w:rFonts w:ascii="Times New Roman" w:hAnsi="Times New Roman"/>
              <w:sz w:val="24"/>
              <w:szCs w:val="24"/>
            </w:rPr>
          </w:rPrChange>
        </w:rPr>
        <w:pPrChange w:id="15300" w:author="David" w:date="2022-08-17T17:01:00Z">
          <w:pPr>
            <w:ind w:left="-5" w:right="15"/>
          </w:pPr>
        </w:pPrChange>
      </w:pPr>
      <w:ins w:id="15301" w:author="Britt Collins" w:date="2021-10-06T15:29:00Z">
        <w:r w:rsidRPr="00163DCF">
          <w:rPr>
            <w:szCs w:val="21"/>
            <w:rPrChange w:id="15302" w:author="David" w:date="2022-08-17T16:58:00Z">
              <w:rPr>
                <w:rFonts w:ascii="Times New Roman" w:hAnsi="Times New Roman"/>
                <w:sz w:val="24"/>
                <w:szCs w:val="24"/>
              </w:rPr>
            </w:rPrChange>
          </w:rPr>
          <w:t>“</w:t>
        </w:r>
      </w:ins>
      <w:ins w:id="15303" w:author="Britt Collins" w:date="2021-09-30T14:58:00Z">
        <w:r w:rsidR="006F31F6" w:rsidRPr="00163DCF">
          <w:rPr>
            <w:szCs w:val="21"/>
            <w:rPrChange w:id="15304" w:author="David" w:date="2022-08-17T16:58:00Z">
              <w:rPr>
                <w:rFonts w:ascii="Times New Roman" w:hAnsi="Times New Roman"/>
                <w:sz w:val="24"/>
                <w:szCs w:val="24"/>
              </w:rPr>
            </w:rPrChange>
          </w:rPr>
          <w:t>I'm knackered</w:t>
        </w:r>
      </w:ins>
      <w:ins w:id="15305" w:author="Britt Collins" w:date="2021-10-06T15:29:00Z">
        <w:r w:rsidRPr="00163DCF">
          <w:rPr>
            <w:szCs w:val="21"/>
            <w:rPrChange w:id="15306" w:author="David" w:date="2022-08-17T16:58:00Z">
              <w:rPr>
                <w:rFonts w:ascii="Times New Roman" w:hAnsi="Times New Roman"/>
                <w:sz w:val="24"/>
                <w:szCs w:val="24"/>
              </w:rPr>
            </w:rPrChange>
          </w:rPr>
          <w:t>,”</w:t>
        </w:r>
      </w:ins>
      <w:ins w:id="15307" w:author="Britt Collins" w:date="2021-09-30T14:58:00Z">
        <w:r w:rsidR="006F31F6" w:rsidRPr="00163DCF">
          <w:rPr>
            <w:szCs w:val="21"/>
            <w:rPrChange w:id="15308" w:author="David" w:date="2022-08-17T16:58:00Z">
              <w:rPr>
                <w:rFonts w:ascii="Times New Roman" w:hAnsi="Times New Roman"/>
                <w:sz w:val="24"/>
                <w:szCs w:val="24"/>
              </w:rPr>
            </w:rPrChange>
          </w:rPr>
          <w:t xml:space="preserve"> he said, nodding and winking. </w:t>
        </w:r>
      </w:ins>
      <w:ins w:id="15309" w:author="Britt Collins" w:date="2021-10-06T15:29:00Z">
        <w:r w:rsidRPr="00163DCF">
          <w:rPr>
            <w:szCs w:val="21"/>
            <w:rPrChange w:id="15310" w:author="David" w:date="2022-08-17T16:58:00Z">
              <w:rPr>
                <w:rFonts w:ascii="Times New Roman" w:hAnsi="Times New Roman"/>
                <w:sz w:val="24"/>
                <w:szCs w:val="24"/>
              </w:rPr>
            </w:rPrChange>
          </w:rPr>
          <w:t>“</w:t>
        </w:r>
      </w:ins>
      <w:ins w:id="15311" w:author="Britt Collins" w:date="2021-09-30T14:58:00Z">
        <w:r w:rsidR="006F31F6" w:rsidRPr="00163DCF">
          <w:rPr>
            <w:szCs w:val="21"/>
            <w:rPrChange w:id="15312" w:author="David" w:date="2022-08-17T16:58:00Z">
              <w:rPr>
                <w:rFonts w:ascii="Times New Roman" w:hAnsi="Times New Roman"/>
                <w:sz w:val="24"/>
                <w:szCs w:val="24"/>
              </w:rPr>
            </w:rPrChange>
          </w:rPr>
          <w:t>Fancy making a move?</w:t>
        </w:r>
      </w:ins>
      <w:ins w:id="15313" w:author="Britt Collins" w:date="2021-10-06T15:29:00Z">
        <w:r w:rsidRPr="00163DCF">
          <w:rPr>
            <w:szCs w:val="21"/>
            <w:rPrChange w:id="15314" w:author="David" w:date="2022-08-17T16:58:00Z">
              <w:rPr>
                <w:rFonts w:ascii="Times New Roman" w:hAnsi="Times New Roman"/>
                <w:sz w:val="24"/>
                <w:szCs w:val="24"/>
              </w:rPr>
            </w:rPrChange>
          </w:rPr>
          <w:t>”</w:t>
        </w:r>
      </w:ins>
    </w:p>
    <w:p w14:paraId="248562BE" w14:textId="0A96F303" w:rsidR="006F31F6" w:rsidRPr="00163DCF" w:rsidRDefault="006F31F6">
      <w:pPr>
        <w:spacing w:line="276" w:lineRule="auto"/>
        <w:ind w:left="-5" w:right="15" w:firstLine="725"/>
        <w:rPr>
          <w:ins w:id="15315" w:author="Britt Collins" w:date="2021-09-30T14:58:00Z"/>
          <w:szCs w:val="21"/>
          <w:rPrChange w:id="15316" w:author="David" w:date="2022-08-17T16:58:00Z">
            <w:rPr>
              <w:ins w:id="15317" w:author="Britt Collins" w:date="2021-09-30T14:58:00Z"/>
              <w:rFonts w:ascii="Times New Roman" w:hAnsi="Times New Roman"/>
              <w:sz w:val="24"/>
              <w:szCs w:val="24"/>
            </w:rPr>
          </w:rPrChange>
        </w:rPr>
        <w:pPrChange w:id="15318" w:author="David" w:date="2022-08-17T17:01:00Z">
          <w:pPr>
            <w:ind w:left="-5" w:right="15"/>
          </w:pPr>
        </w:pPrChange>
      </w:pPr>
      <w:ins w:id="15319" w:author="Britt Collins" w:date="2021-09-30T14:58:00Z">
        <w:r w:rsidRPr="00163DCF">
          <w:rPr>
            <w:szCs w:val="21"/>
            <w:rPrChange w:id="15320" w:author="David" w:date="2022-08-17T16:58:00Z">
              <w:rPr>
                <w:rFonts w:ascii="Times New Roman" w:hAnsi="Times New Roman"/>
                <w:sz w:val="24"/>
                <w:szCs w:val="24"/>
              </w:rPr>
            </w:rPrChange>
          </w:rPr>
          <w:t xml:space="preserve">A common event at the end of a night out was a visit to the kebab house. </w:t>
        </w:r>
        <w:proofErr w:type="spellStart"/>
        <w:r w:rsidRPr="00163DCF">
          <w:rPr>
            <w:szCs w:val="21"/>
            <w:rPrChange w:id="15321" w:author="David" w:date="2022-08-17T16:58:00Z">
              <w:rPr>
                <w:rFonts w:ascii="Times New Roman" w:hAnsi="Times New Roman"/>
                <w:sz w:val="24"/>
                <w:szCs w:val="24"/>
              </w:rPr>
            </w:rPrChange>
          </w:rPr>
          <w:t>ThSurfers</w:t>
        </w:r>
        <w:proofErr w:type="spellEnd"/>
        <w:r w:rsidRPr="00163DCF">
          <w:rPr>
            <w:szCs w:val="21"/>
            <w:rPrChange w:id="15322" w:author="David" w:date="2022-08-17T16:58:00Z">
              <w:rPr>
                <w:rFonts w:ascii="Times New Roman" w:hAnsi="Times New Roman"/>
                <w:sz w:val="24"/>
                <w:szCs w:val="24"/>
              </w:rPr>
            </w:rPrChange>
          </w:rPr>
          <w:t xml:space="preserve"> Paradise catered for the late-night-eat-seeker's needs with an abundance of takeaways situated on the boulevard. Given the early hour and number of drunk people on the street, it was always going to be </w:t>
        </w:r>
        <w:proofErr w:type="gramStart"/>
        <w:r w:rsidRPr="00163DCF">
          <w:rPr>
            <w:szCs w:val="21"/>
            <w:rPrChange w:id="15323" w:author="David" w:date="2022-08-17T16:58:00Z">
              <w:rPr>
                <w:rFonts w:ascii="Times New Roman" w:hAnsi="Times New Roman"/>
                <w:sz w:val="24"/>
                <w:szCs w:val="24"/>
              </w:rPr>
            </w:rPrChange>
          </w:rPr>
          <w:t>a dicey</w:t>
        </w:r>
        <w:proofErr w:type="gramEnd"/>
        <w:r w:rsidRPr="00163DCF">
          <w:rPr>
            <w:szCs w:val="21"/>
            <w:rPrChange w:id="15324" w:author="David" w:date="2022-08-17T16:58:00Z">
              <w:rPr>
                <w:rFonts w:ascii="Times New Roman" w:hAnsi="Times New Roman"/>
                <w:sz w:val="24"/>
                <w:szCs w:val="24"/>
              </w:rPr>
            </w:rPrChange>
          </w:rPr>
          <w:t xml:space="preserve">. Carl and I witnessed random fights break out. Their ferocity took us by surprise. We avoided the </w:t>
        </w:r>
      </w:ins>
      <w:proofErr w:type="gramStart"/>
      <w:ins w:id="15325" w:author="Britt Collins" w:date="2021-10-06T15:30:00Z">
        <w:r w:rsidR="00515144" w:rsidRPr="00163DCF">
          <w:rPr>
            <w:szCs w:val="21"/>
            <w:rPrChange w:id="15326" w:author="David" w:date="2022-08-17T16:58:00Z">
              <w:rPr>
                <w:rFonts w:ascii="Times New Roman" w:hAnsi="Times New Roman"/>
                <w:sz w:val="24"/>
                <w:szCs w:val="24"/>
              </w:rPr>
            </w:rPrChange>
          </w:rPr>
          <w:t>scuffle</w:t>
        </w:r>
      </w:ins>
      <w:ins w:id="15327" w:author="Britt Collins" w:date="2021-09-30T14:58:00Z">
        <w:r w:rsidRPr="00163DCF">
          <w:rPr>
            <w:szCs w:val="21"/>
            <w:rPrChange w:id="15328" w:author="David" w:date="2022-08-17T16:58:00Z">
              <w:rPr>
                <w:rFonts w:ascii="Times New Roman" w:hAnsi="Times New Roman"/>
                <w:sz w:val="24"/>
                <w:szCs w:val="24"/>
              </w:rPr>
            </w:rPrChange>
          </w:rPr>
          <w:t>, but</w:t>
        </w:r>
        <w:proofErr w:type="gramEnd"/>
        <w:r w:rsidRPr="00163DCF">
          <w:rPr>
            <w:szCs w:val="21"/>
            <w:rPrChange w:id="15329" w:author="David" w:date="2022-08-17T16:58:00Z">
              <w:rPr>
                <w:rFonts w:ascii="Times New Roman" w:hAnsi="Times New Roman"/>
                <w:sz w:val="24"/>
                <w:szCs w:val="24"/>
              </w:rPr>
            </w:rPrChange>
          </w:rPr>
          <w:t xml:space="preserve"> couldn't avoid kebab sauce spilling onto our clothes.</w:t>
        </w:r>
      </w:ins>
    </w:p>
    <w:p w14:paraId="73C0AB17" w14:textId="77777777" w:rsidR="00515144" w:rsidRPr="00163DCF" w:rsidRDefault="00515144">
      <w:pPr>
        <w:spacing w:after="325" w:line="276" w:lineRule="auto"/>
        <w:ind w:left="-5" w:right="15"/>
        <w:rPr>
          <w:ins w:id="15330" w:author="Britt Collins" w:date="2021-10-06T15:30:00Z"/>
          <w:szCs w:val="21"/>
          <w:rPrChange w:id="15331" w:author="David" w:date="2022-08-17T16:58:00Z">
            <w:rPr>
              <w:ins w:id="15332" w:author="Britt Collins" w:date="2021-10-06T15:30:00Z"/>
              <w:rFonts w:ascii="Times New Roman" w:hAnsi="Times New Roman"/>
              <w:sz w:val="24"/>
              <w:szCs w:val="24"/>
            </w:rPr>
          </w:rPrChange>
        </w:rPr>
        <w:pPrChange w:id="15333" w:author="David" w:date="2022-08-17T17:01:00Z">
          <w:pPr>
            <w:spacing w:after="325" w:line="480" w:lineRule="auto"/>
            <w:ind w:left="-5" w:right="15"/>
          </w:pPr>
        </w:pPrChange>
      </w:pPr>
    </w:p>
    <w:p w14:paraId="06F0F0C8" w14:textId="77777777" w:rsidR="00515144" w:rsidRPr="00163DCF" w:rsidRDefault="006F31F6">
      <w:pPr>
        <w:spacing w:after="325" w:line="276" w:lineRule="auto"/>
        <w:ind w:left="-5" w:right="15"/>
        <w:rPr>
          <w:ins w:id="15334" w:author="Britt Collins" w:date="2021-10-06T15:31:00Z"/>
          <w:szCs w:val="21"/>
          <w:rPrChange w:id="15335" w:author="David" w:date="2022-08-17T16:58:00Z">
            <w:rPr>
              <w:ins w:id="15336" w:author="Britt Collins" w:date="2021-10-06T15:31:00Z"/>
              <w:rFonts w:ascii="Times New Roman" w:hAnsi="Times New Roman"/>
              <w:sz w:val="24"/>
              <w:szCs w:val="24"/>
            </w:rPr>
          </w:rPrChange>
        </w:rPr>
        <w:pPrChange w:id="15337" w:author="David" w:date="2022-08-17T17:01:00Z">
          <w:pPr>
            <w:spacing w:after="325" w:line="480" w:lineRule="auto"/>
            <w:ind w:left="-5" w:right="15"/>
          </w:pPr>
        </w:pPrChange>
      </w:pPr>
      <w:ins w:id="15338" w:author="Britt Collins" w:date="2021-09-30T14:58:00Z">
        <w:r w:rsidRPr="00163DCF">
          <w:rPr>
            <w:szCs w:val="21"/>
            <w:rPrChange w:id="15339" w:author="David" w:date="2022-08-17T16:58:00Z">
              <w:rPr>
                <w:rFonts w:ascii="Times New Roman" w:hAnsi="Times New Roman"/>
                <w:sz w:val="24"/>
                <w:szCs w:val="24"/>
              </w:rPr>
            </w:rPrChange>
          </w:rPr>
          <w:t xml:space="preserve">The next morning, everyone’s luggage was assembled in the centre of the hotel lobby. </w:t>
        </w:r>
      </w:ins>
      <w:ins w:id="15340" w:author="Britt Collins" w:date="2021-10-06T15:30:00Z">
        <w:r w:rsidR="00515144" w:rsidRPr="00163DCF">
          <w:rPr>
            <w:szCs w:val="21"/>
            <w:rPrChange w:id="15341" w:author="David" w:date="2022-08-17T16:58:00Z">
              <w:rPr>
                <w:rFonts w:ascii="Times New Roman" w:hAnsi="Times New Roman"/>
                <w:sz w:val="24"/>
                <w:szCs w:val="24"/>
              </w:rPr>
            </w:rPrChange>
          </w:rPr>
          <w:t>Everyone</w:t>
        </w:r>
      </w:ins>
      <w:ins w:id="15342" w:author="Britt Collins" w:date="2021-09-30T14:58:00Z">
        <w:r w:rsidRPr="00163DCF">
          <w:rPr>
            <w:szCs w:val="21"/>
            <w:rPrChange w:id="15343" w:author="David" w:date="2022-08-17T16:58:00Z">
              <w:rPr>
                <w:rFonts w:ascii="Times New Roman" w:hAnsi="Times New Roman"/>
                <w:sz w:val="24"/>
                <w:szCs w:val="24"/>
              </w:rPr>
            </w:rPrChange>
          </w:rPr>
          <w:t xml:space="preserve"> looked dishevelled and disappointed. There were, according to the wise words of Johnny, a lack of </w:t>
        </w:r>
      </w:ins>
      <w:ins w:id="15344" w:author="Britt Collins" w:date="2021-10-06T15:30:00Z">
        <w:r w:rsidR="00515144" w:rsidRPr="00163DCF">
          <w:rPr>
            <w:szCs w:val="21"/>
            <w:rPrChange w:id="15345" w:author="David" w:date="2022-08-17T16:58:00Z">
              <w:rPr>
                <w:rFonts w:ascii="Times New Roman" w:hAnsi="Times New Roman"/>
                <w:sz w:val="24"/>
                <w:szCs w:val="24"/>
              </w:rPr>
            </w:rPrChange>
          </w:rPr>
          <w:t>“</w:t>
        </w:r>
      </w:ins>
      <w:ins w:id="15346" w:author="Britt Collins" w:date="2021-09-30T14:58:00Z">
        <w:r w:rsidRPr="00163DCF">
          <w:rPr>
            <w:szCs w:val="21"/>
            <w:rPrChange w:id="15347" w:author="David" w:date="2022-08-17T16:58:00Z">
              <w:rPr>
                <w:rFonts w:ascii="Times New Roman" w:hAnsi="Times New Roman"/>
                <w:sz w:val="24"/>
                <w:szCs w:val="24"/>
              </w:rPr>
            </w:rPrChange>
          </w:rPr>
          <w:t>drinking holes and talent</w:t>
        </w:r>
      </w:ins>
      <w:ins w:id="15348" w:author="Britt Collins" w:date="2021-10-06T15:30:00Z">
        <w:r w:rsidR="00515144" w:rsidRPr="00163DCF">
          <w:rPr>
            <w:szCs w:val="21"/>
            <w:rPrChange w:id="15349" w:author="David" w:date="2022-08-17T16:58:00Z">
              <w:rPr>
                <w:rFonts w:ascii="Times New Roman" w:hAnsi="Times New Roman"/>
                <w:sz w:val="24"/>
                <w:szCs w:val="24"/>
              </w:rPr>
            </w:rPrChange>
          </w:rPr>
          <w:t>”</w:t>
        </w:r>
      </w:ins>
      <w:ins w:id="15350" w:author="Britt Collins" w:date="2021-09-30T14:58:00Z">
        <w:r w:rsidRPr="00163DCF">
          <w:rPr>
            <w:szCs w:val="21"/>
            <w:rPrChange w:id="15351" w:author="David" w:date="2022-08-17T16:58:00Z">
              <w:rPr>
                <w:rFonts w:ascii="Times New Roman" w:hAnsi="Times New Roman"/>
                <w:sz w:val="24"/>
                <w:szCs w:val="24"/>
              </w:rPr>
            </w:rPrChange>
          </w:rPr>
          <w:t xml:space="preserve">. </w:t>
        </w:r>
      </w:ins>
      <w:ins w:id="15352" w:author="Britt Collins" w:date="2021-10-06T15:30:00Z">
        <w:r w:rsidR="00515144" w:rsidRPr="00163DCF">
          <w:rPr>
            <w:szCs w:val="21"/>
            <w:rPrChange w:id="15353" w:author="David" w:date="2022-08-17T16:58:00Z">
              <w:rPr>
                <w:rFonts w:ascii="Times New Roman" w:hAnsi="Times New Roman"/>
                <w:sz w:val="24"/>
                <w:szCs w:val="24"/>
              </w:rPr>
            </w:rPrChange>
          </w:rPr>
          <w:t>His</w:t>
        </w:r>
      </w:ins>
      <w:ins w:id="15354" w:author="Britt Collins" w:date="2021-09-30T14:58:00Z">
        <w:r w:rsidRPr="00163DCF">
          <w:rPr>
            <w:szCs w:val="21"/>
            <w:rPrChange w:id="15355" w:author="David" w:date="2022-08-17T16:58:00Z">
              <w:rPr>
                <w:rFonts w:ascii="Times New Roman" w:hAnsi="Times New Roman"/>
                <w:sz w:val="24"/>
                <w:szCs w:val="24"/>
              </w:rPr>
            </w:rPrChange>
          </w:rPr>
          <w:t xml:space="preserve"> group also witnessed </w:t>
        </w:r>
        <w:proofErr w:type="gramStart"/>
        <w:r w:rsidRPr="00163DCF">
          <w:rPr>
            <w:szCs w:val="21"/>
            <w:rPrChange w:id="15356" w:author="David" w:date="2022-08-17T16:58:00Z">
              <w:rPr>
                <w:rFonts w:ascii="Times New Roman" w:hAnsi="Times New Roman"/>
                <w:sz w:val="24"/>
                <w:szCs w:val="24"/>
              </w:rPr>
            </w:rPrChange>
          </w:rPr>
          <w:t>a large number of</w:t>
        </w:r>
        <w:proofErr w:type="gramEnd"/>
        <w:r w:rsidRPr="00163DCF">
          <w:rPr>
            <w:szCs w:val="21"/>
            <w:rPrChange w:id="15357" w:author="David" w:date="2022-08-17T16:58:00Z">
              <w:rPr>
                <w:rFonts w:ascii="Times New Roman" w:hAnsi="Times New Roman"/>
                <w:sz w:val="24"/>
                <w:szCs w:val="24"/>
              </w:rPr>
            </w:rPrChange>
          </w:rPr>
          <w:t xml:space="preserve"> troublemakers on the boulevard. On hearing of Johnny’s uneventful night out, I felt satisfied. The seedy </w:t>
        </w:r>
      </w:ins>
      <w:ins w:id="15358" w:author="Britt Collins" w:date="2021-10-06T15:31:00Z">
        <w:r w:rsidR="00515144" w:rsidRPr="00163DCF">
          <w:rPr>
            <w:szCs w:val="21"/>
            <w:rPrChange w:id="15359" w:author="David" w:date="2022-08-17T16:58:00Z">
              <w:rPr>
                <w:rFonts w:ascii="Times New Roman" w:hAnsi="Times New Roman"/>
                <w:sz w:val="24"/>
                <w:szCs w:val="24"/>
              </w:rPr>
            </w:rPrChange>
          </w:rPr>
          <w:t>strip club</w:t>
        </w:r>
      </w:ins>
      <w:ins w:id="15360" w:author="Britt Collins" w:date="2021-09-30T14:58:00Z">
        <w:r w:rsidRPr="00163DCF">
          <w:rPr>
            <w:szCs w:val="21"/>
            <w:rPrChange w:id="15361" w:author="David" w:date="2022-08-17T16:58:00Z">
              <w:rPr>
                <w:rFonts w:ascii="Times New Roman" w:hAnsi="Times New Roman"/>
                <w:sz w:val="24"/>
                <w:szCs w:val="24"/>
              </w:rPr>
            </w:rPrChange>
          </w:rPr>
          <w:t xml:space="preserve"> me and Carl chose had turned out to be the better </w:t>
        </w:r>
      </w:ins>
      <w:ins w:id="15362" w:author="Britt Collins" w:date="2021-10-06T15:31:00Z">
        <w:r w:rsidR="00515144" w:rsidRPr="00163DCF">
          <w:rPr>
            <w:szCs w:val="21"/>
            <w:rPrChange w:id="15363" w:author="David" w:date="2022-08-17T16:58:00Z">
              <w:rPr>
                <w:rFonts w:ascii="Times New Roman" w:hAnsi="Times New Roman"/>
                <w:sz w:val="24"/>
                <w:szCs w:val="24"/>
              </w:rPr>
            </w:rPrChange>
          </w:rPr>
          <w:t>option</w:t>
        </w:r>
      </w:ins>
      <w:ins w:id="15364" w:author="Britt Collins" w:date="2021-09-30T14:58:00Z">
        <w:r w:rsidRPr="00163DCF">
          <w:rPr>
            <w:szCs w:val="21"/>
            <w:rPrChange w:id="15365" w:author="David" w:date="2022-08-17T16:58:00Z">
              <w:rPr>
                <w:rFonts w:ascii="Times New Roman" w:hAnsi="Times New Roman"/>
                <w:sz w:val="24"/>
                <w:szCs w:val="24"/>
              </w:rPr>
            </w:rPrChange>
          </w:rPr>
          <w:t xml:space="preserve">. </w:t>
        </w:r>
      </w:ins>
    </w:p>
    <w:p w14:paraId="4998AE40" w14:textId="77777777" w:rsidR="00515144" w:rsidRPr="00163DCF" w:rsidRDefault="006F31F6">
      <w:pPr>
        <w:spacing w:after="325" w:line="276" w:lineRule="auto"/>
        <w:ind w:left="-5" w:right="15" w:firstLine="725"/>
        <w:rPr>
          <w:ins w:id="15366" w:author="Britt Collins" w:date="2021-10-06T15:31:00Z"/>
          <w:szCs w:val="21"/>
          <w:rPrChange w:id="15367" w:author="David" w:date="2022-08-17T16:58:00Z">
            <w:rPr>
              <w:ins w:id="15368" w:author="Britt Collins" w:date="2021-10-06T15:31:00Z"/>
              <w:rFonts w:ascii="Times New Roman" w:hAnsi="Times New Roman"/>
              <w:sz w:val="24"/>
              <w:szCs w:val="24"/>
            </w:rPr>
          </w:rPrChange>
        </w:rPr>
        <w:pPrChange w:id="15369" w:author="David" w:date="2022-08-17T17:01:00Z">
          <w:pPr>
            <w:spacing w:after="325" w:line="480" w:lineRule="auto"/>
            <w:ind w:left="-5" w:right="15" w:firstLine="725"/>
          </w:pPr>
        </w:pPrChange>
      </w:pPr>
      <w:ins w:id="15370" w:author="Britt Collins" w:date="2021-09-30T14:58:00Z">
        <w:r w:rsidRPr="00163DCF">
          <w:rPr>
            <w:szCs w:val="21"/>
            <w:rPrChange w:id="15371" w:author="David" w:date="2022-08-17T16:58:00Z">
              <w:rPr>
                <w:rFonts w:ascii="Times New Roman" w:hAnsi="Times New Roman"/>
                <w:sz w:val="24"/>
                <w:szCs w:val="24"/>
              </w:rPr>
            </w:rPrChange>
          </w:rPr>
          <w:t xml:space="preserve">Johnny looked in our direction. </w:t>
        </w:r>
      </w:ins>
      <w:ins w:id="15372" w:author="Britt Collins" w:date="2021-10-06T15:31:00Z">
        <w:r w:rsidR="00515144" w:rsidRPr="00163DCF">
          <w:rPr>
            <w:szCs w:val="21"/>
            <w:rPrChange w:id="15373" w:author="David" w:date="2022-08-17T16:58:00Z">
              <w:rPr>
                <w:rFonts w:ascii="Times New Roman" w:hAnsi="Times New Roman"/>
                <w:sz w:val="24"/>
                <w:szCs w:val="24"/>
              </w:rPr>
            </w:rPrChange>
          </w:rPr>
          <w:t>“</w:t>
        </w:r>
      </w:ins>
      <w:ins w:id="15374" w:author="Britt Collins" w:date="2021-09-30T14:58:00Z">
        <w:r w:rsidRPr="00163DCF">
          <w:rPr>
            <w:szCs w:val="21"/>
            <w:rPrChange w:id="15375" w:author="David" w:date="2022-08-17T16:58:00Z">
              <w:rPr>
                <w:rFonts w:ascii="Times New Roman" w:hAnsi="Times New Roman"/>
                <w:sz w:val="24"/>
                <w:szCs w:val="24"/>
              </w:rPr>
            </w:rPrChange>
          </w:rPr>
          <w:t>How was your night?</w:t>
        </w:r>
      </w:ins>
      <w:ins w:id="15376" w:author="Britt Collins" w:date="2021-10-06T15:31:00Z">
        <w:r w:rsidR="00515144" w:rsidRPr="00163DCF">
          <w:rPr>
            <w:szCs w:val="21"/>
            <w:rPrChange w:id="15377" w:author="David" w:date="2022-08-17T16:58:00Z">
              <w:rPr>
                <w:rFonts w:ascii="Times New Roman" w:hAnsi="Times New Roman"/>
                <w:sz w:val="24"/>
                <w:szCs w:val="24"/>
              </w:rPr>
            </w:rPrChange>
          </w:rPr>
          <w:t>”</w:t>
        </w:r>
      </w:ins>
    </w:p>
    <w:p w14:paraId="20910977" w14:textId="06E99458" w:rsidR="00515144" w:rsidRPr="00163DCF" w:rsidRDefault="006F31F6">
      <w:pPr>
        <w:spacing w:after="325" w:line="276" w:lineRule="auto"/>
        <w:ind w:left="-5" w:right="15" w:firstLine="725"/>
        <w:rPr>
          <w:ins w:id="15378" w:author="Britt Collins" w:date="2021-10-06T15:32:00Z"/>
          <w:szCs w:val="21"/>
          <w:rPrChange w:id="15379" w:author="David" w:date="2022-08-17T16:58:00Z">
            <w:rPr>
              <w:ins w:id="15380" w:author="Britt Collins" w:date="2021-10-06T15:32:00Z"/>
              <w:rFonts w:ascii="Times New Roman" w:hAnsi="Times New Roman"/>
              <w:sz w:val="24"/>
              <w:szCs w:val="24"/>
            </w:rPr>
          </w:rPrChange>
        </w:rPr>
        <w:pPrChange w:id="15381" w:author="David" w:date="2022-08-17T17:01:00Z">
          <w:pPr>
            <w:spacing w:after="325" w:line="480" w:lineRule="auto"/>
            <w:ind w:left="-5" w:right="15" w:firstLine="725"/>
          </w:pPr>
        </w:pPrChange>
      </w:pPr>
      <w:ins w:id="15382" w:author="Britt Collins" w:date="2021-09-30T14:58:00Z">
        <w:r w:rsidRPr="00163DCF">
          <w:rPr>
            <w:szCs w:val="21"/>
            <w:rPrChange w:id="15383" w:author="David" w:date="2022-08-17T16:58:00Z">
              <w:rPr>
                <w:rFonts w:ascii="Times New Roman" w:hAnsi="Times New Roman"/>
                <w:sz w:val="24"/>
                <w:szCs w:val="24"/>
              </w:rPr>
            </w:rPrChange>
          </w:rPr>
          <w:t xml:space="preserve">Carl looked like a cat that had the cream. </w:t>
        </w:r>
      </w:ins>
      <w:ins w:id="15384" w:author="Britt Collins" w:date="2021-10-06T15:31:00Z">
        <w:r w:rsidR="00515144" w:rsidRPr="00163DCF">
          <w:rPr>
            <w:b/>
            <w:szCs w:val="21"/>
            <w:rPrChange w:id="15385" w:author="David" w:date="2022-08-17T16:58:00Z">
              <w:rPr>
                <w:rFonts w:ascii="Times New Roman" w:hAnsi="Times New Roman"/>
                <w:sz w:val="24"/>
                <w:szCs w:val="24"/>
              </w:rPr>
            </w:rPrChange>
          </w:rPr>
          <w:t>AVOID THESE CLICHES</w:t>
        </w:r>
        <w:r w:rsidR="00515144" w:rsidRPr="00163DCF">
          <w:rPr>
            <w:szCs w:val="21"/>
            <w:rPrChange w:id="15386" w:author="David" w:date="2022-08-17T16:58:00Z">
              <w:rPr>
                <w:rFonts w:ascii="Times New Roman" w:hAnsi="Times New Roman"/>
                <w:sz w:val="24"/>
                <w:szCs w:val="24"/>
              </w:rPr>
            </w:rPrChange>
          </w:rPr>
          <w:t xml:space="preserve"> </w:t>
        </w:r>
      </w:ins>
      <w:ins w:id="15387" w:author="Britt Collins" w:date="2021-10-06T15:32:00Z">
        <w:r w:rsidR="00515144" w:rsidRPr="00163DCF">
          <w:rPr>
            <w:szCs w:val="21"/>
            <w:rPrChange w:id="15388" w:author="David" w:date="2022-08-17T16:58:00Z">
              <w:rPr>
                <w:rFonts w:ascii="Times New Roman" w:hAnsi="Times New Roman"/>
                <w:sz w:val="24"/>
                <w:szCs w:val="24"/>
              </w:rPr>
            </w:rPrChange>
          </w:rPr>
          <w:t>“</w:t>
        </w:r>
      </w:ins>
      <w:ins w:id="15389" w:author="Britt Collins" w:date="2021-09-30T14:58:00Z">
        <w:r w:rsidRPr="00163DCF">
          <w:rPr>
            <w:szCs w:val="21"/>
            <w:rPrChange w:id="15390" w:author="David" w:date="2022-08-17T16:58:00Z">
              <w:rPr>
                <w:rFonts w:ascii="Times New Roman" w:hAnsi="Times New Roman"/>
                <w:sz w:val="24"/>
                <w:szCs w:val="24"/>
              </w:rPr>
            </w:rPrChange>
          </w:rPr>
          <w:t>It was alright,</w:t>
        </w:r>
      </w:ins>
      <w:ins w:id="15391" w:author="Britt Collins" w:date="2021-10-06T15:32:00Z">
        <w:r w:rsidR="00515144" w:rsidRPr="00163DCF">
          <w:rPr>
            <w:szCs w:val="21"/>
            <w:rPrChange w:id="15392" w:author="David" w:date="2022-08-17T16:58:00Z">
              <w:rPr>
                <w:rFonts w:ascii="Times New Roman" w:hAnsi="Times New Roman"/>
                <w:sz w:val="24"/>
                <w:szCs w:val="24"/>
              </w:rPr>
            </w:rPrChange>
          </w:rPr>
          <w:t xml:space="preserve">” </w:t>
        </w:r>
      </w:ins>
      <w:ins w:id="15393" w:author="Britt Collins" w:date="2021-09-30T14:58:00Z">
        <w:r w:rsidRPr="00163DCF">
          <w:rPr>
            <w:szCs w:val="21"/>
            <w:rPrChange w:id="15394" w:author="David" w:date="2022-08-17T16:58:00Z">
              <w:rPr>
                <w:rFonts w:ascii="Times New Roman" w:hAnsi="Times New Roman"/>
                <w:sz w:val="24"/>
                <w:szCs w:val="24"/>
              </w:rPr>
            </w:rPrChange>
          </w:rPr>
          <w:t>he said</w:t>
        </w:r>
      </w:ins>
      <w:ins w:id="15395" w:author="Britt Collins" w:date="2021-10-06T15:32:00Z">
        <w:r w:rsidR="00515144" w:rsidRPr="00163DCF">
          <w:rPr>
            <w:szCs w:val="21"/>
            <w:rPrChange w:id="15396" w:author="David" w:date="2022-08-17T16:58:00Z">
              <w:rPr>
                <w:rFonts w:ascii="Times New Roman" w:hAnsi="Times New Roman"/>
                <w:sz w:val="24"/>
                <w:szCs w:val="24"/>
              </w:rPr>
            </w:rPrChange>
          </w:rPr>
          <w:t>, downplayed the experience</w:t>
        </w:r>
      </w:ins>
      <w:ins w:id="15397" w:author="Britt Collins" w:date="2021-10-06T15:33:00Z">
        <w:r w:rsidR="00515144" w:rsidRPr="00163DCF">
          <w:rPr>
            <w:szCs w:val="21"/>
            <w:rPrChange w:id="15398" w:author="David" w:date="2022-08-17T16:58:00Z">
              <w:rPr>
                <w:rFonts w:ascii="Times New Roman" w:hAnsi="Times New Roman"/>
                <w:sz w:val="24"/>
                <w:szCs w:val="24"/>
              </w:rPr>
            </w:rPrChange>
          </w:rPr>
          <w:t>.</w:t>
        </w:r>
      </w:ins>
      <w:ins w:id="15399" w:author="Britt Collins" w:date="2021-09-30T14:58:00Z">
        <w:r w:rsidRPr="00163DCF">
          <w:rPr>
            <w:szCs w:val="21"/>
            <w:rPrChange w:id="15400" w:author="David" w:date="2022-08-17T16:58:00Z">
              <w:rPr>
                <w:rFonts w:ascii="Times New Roman" w:hAnsi="Times New Roman"/>
                <w:sz w:val="24"/>
                <w:szCs w:val="24"/>
              </w:rPr>
            </w:rPrChange>
          </w:rPr>
          <w:t xml:space="preserve"> </w:t>
        </w:r>
      </w:ins>
    </w:p>
    <w:p w14:paraId="2C29D3B0" w14:textId="5D438056" w:rsidR="006F31F6" w:rsidRPr="00163DCF" w:rsidRDefault="006F31F6">
      <w:pPr>
        <w:spacing w:after="325" w:line="276" w:lineRule="auto"/>
        <w:ind w:left="-5" w:right="15" w:firstLine="725"/>
        <w:rPr>
          <w:ins w:id="15401" w:author="Britt Collins" w:date="2021-09-30T14:58:00Z"/>
          <w:szCs w:val="21"/>
          <w:rPrChange w:id="15402" w:author="David" w:date="2022-08-17T16:58:00Z">
            <w:rPr>
              <w:ins w:id="15403" w:author="Britt Collins" w:date="2021-09-30T14:58:00Z"/>
              <w:rFonts w:ascii="Times New Roman" w:hAnsi="Times New Roman"/>
              <w:sz w:val="24"/>
              <w:szCs w:val="24"/>
            </w:rPr>
          </w:rPrChange>
        </w:rPr>
        <w:pPrChange w:id="15404" w:author="David" w:date="2022-08-17T17:01:00Z">
          <w:pPr>
            <w:spacing w:after="325"/>
            <w:ind w:left="-5" w:right="15"/>
          </w:pPr>
        </w:pPrChange>
      </w:pPr>
      <w:ins w:id="15405" w:author="Britt Collins" w:date="2021-09-30T14:58:00Z">
        <w:r w:rsidRPr="00163DCF">
          <w:rPr>
            <w:szCs w:val="21"/>
            <w:rPrChange w:id="15406" w:author="David" w:date="2022-08-17T16:58:00Z">
              <w:rPr>
                <w:rFonts w:ascii="Times New Roman" w:hAnsi="Times New Roman"/>
                <w:sz w:val="24"/>
                <w:szCs w:val="24"/>
              </w:rPr>
            </w:rPrChange>
          </w:rPr>
          <w:t>Carl turned to me, tapped the side of his nose with his index finger and said quietly</w:t>
        </w:r>
      </w:ins>
      <w:ins w:id="15407" w:author="Britt Collins" w:date="2021-10-06T15:32:00Z">
        <w:r w:rsidR="00515144" w:rsidRPr="00163DCF">
          <w:rPr>
            <w:szCs w:val="21"/>
            <w:rPrChange w:id="15408" w:author="David" w:date="2022-08-17T16:58:00Z">
              <w:rPr>
                <w:rFonts w:ascii="Times New Roman" w:hAnsi="Times New Roman"/>
                <w:sz w:val="24"/>
                <w:szCs w:val="24"/>
              </w:rPr>
            </w:rPrChange>
          </w:rPr>
          <w:t>,</w:t>
        </w:r>
      </w:ins>
      <w:ins w:id="15409" w:author="Britt Collins" w:date="2021-09-30T14:58:00Z">
        <w:r w:rsidRPr="00163DCF">
          <w:rPr>
            <w:szCs w:val="21"/>
            <w:rPrChange w:id="15410" w:author="David" w:date="2022-08-17T16:58:00Z">
              <w:rPr>
                <w:rFonts w:ascii="Times New Roman" w:hAnsi="Times New Roman"/>
                <w:sz w:val="24"/>
                <w:szCs w:val="24"/>
              </w:rPr>
            </w:rPrChange>
          </w:rPr>
          <w:t xml:space="preserve"> </w:t>
        </w:r>
      </w:ins>
      <w:ins w:id="15411" w:author="Britt Collins" w:date="2021-10-06T15:32:00Z">
        <w:r w:rsidR="00515144" w:rsidRPr="00163DCF">
          <w:rPr>
            <w:szCs w:val="21"/>
            <w:rPrChange w:id="15412" w:author="David" w:date="2022-08-17T16:58:00Z">
              <w:rPr>
                <w:rFonts w:ascii="Times New Roman" w:hAnsi="Times New Roman"/>
                <w:sz w:val="24"/>
                <w:szCs w:val="24"/>
              </w:rPr>
            </w:rPrChange>
          </w:rPr>
          <w:t>“W</w:t>
        </w:r>
      </w:ins>
      <w:ins w:id="15413" w:author="Britt Collins" w:date="2021-09-30T14:58:00Z">
        <w:r w:rsidRPr="00163DCF">
          <w:rPr>
            <w:szCs w:val="21"/>
            <w:rPrChange w:id="15414" w:author="David" w:date="2022-08-17T16:58:00Z">
              <w:rPr>
                <w:rFonts w:ascii="Times New Roman" w:hAnsi="Times New Roman"/>
                <w:sz w:val="24"/>
                <w:szCs w:val="24"/>
              </w:rPr>
            </w:rPrChange>
          </w:rPr>
          <w:t>hat happens on tour, stays on tour.</w:t>
        </w:r>
      </w:ins>
      <w:ins w:id="15415" w:author="Britt Collins" w:date="2021-10-06T15:32:00Z">
        <w:r w:rsidR="00515144" w:rsidRPr="00163DCF">
          <w:rPr>
            <w:szCs w:val="21"/>
            <w:rPrChange w:id="15416" w:author="David" w:date="2022-08-17T16:58:00Z">
              <w:rPr>
                <w:rFonts w:ascii="Times New Roman" w:hAnsi="Times New Roman"/>
                <w:sz w:val="24"/>
                <w:szCs w:val="24"/>
              </w:rPr>
            </w:rPrChange>
          </w:rPr>
          <w:t>”</w:t>
        </w:r>
      </w:ins>
      <w:ins w:id="15417" w:author="Britt Collins" w:date="2021-09-30T14:58:00Z">
        <w:r w:rsidRPr="00163DCF">
          <w:rPr>
            <w:szCs w:val="21"/>
            <w:rPrChange w:id="15418" w:author="David" w:date="2022-08-17T16:58:00Z">
              <w:rPr>
                <w:rFonts w:ascii="Times New Roman" w:hAnsi="Times New Roman"/>
                <w:sz w:val="24"/>
                <w:szCs w:val="24"/>
              </w:rPr>
            </w:rPrChange>
          </w:rPr>
          <w:t xml:space="preserve"> </w:t>
        </w:r>
      </w:ins>
      <w:ins w:id="15419" w:author="Britt Collins" w:date="2021-10-06T15:32:00Z">
        <w:r w:rsidR="00515144" w:rsidRPr="00163DCF">
          <w:rPr>
            <w:szCs w:val="21"/>
            <w:rPrChange w:id="15420" w:author="David" w:date="2022-08-17T16:58:00Z">
              <w:rPr>
                <w:rFonts w:ascii="Times New Roman" w:hAnsi="Times New Roman"/>
                <w:sz w:val="24"/>
                <w:szCs w:val="24"/>
              </w:rPr>
            </w:rPrChange>
          </w:rPr>
          <w:t>He</w:t>
        </w:r>
      </w:ins>
      <w:ins w:id="15421" w:author="Britt Collins" w:date="2021-09-30T14:58:00Z">
        <w:r w:rsidRPr="00163DCF">
          <w:rPr>
            <w:szCs w:val="21"/>
            <w:rPrChange w:id="15422" w:author="David" w:date="2022-08-17T16:58:00Z">
              <w:rPr>
                <w:rFonts w:ascii="Times New Roman" w:hAnsi="Times New Roman"/>
                <w:sz w:val="24"/>
                <w:szCs w:val="24"/>
              </w:rPr>
            </w:rPrChange>
          </w:rPr>
          <w:t xml:space="preserve"> and I began sniggering like immature school </w:t>
        </w:r>
        <w:proofErr w:type="spellStart"/>
        <w:r w:rsidRPr="00163DCF">
          <w:rPr>
            <w:szCs w:val="21"/>
            <w:rPrChange w:id="15423" w:author="David" w:date="2022-08-17T16:58:00Z">
              <w:rPr>
                <w:rFonts w:ascii="Times New Roman" w:hAnsi="Times New Roman"/>
                <w:sz w:val="24"/>
                <w:szCs w:val="24"/>
              </w:rPr>
            </w:rPrChange>
          </w:rPr>
          <w:t>oys</w:t>
        </w:r>
        <w:proofErr w:type="spellEnd"/>
        <w:r w:rsidRPr="00163DCF">
          <w:rPr>
            <w:szCs w:val="21"/>
            <w:rPrChange w:id="15424" w:author="David" w:date="2022-08-17T16:58:00Z">
              <w:rPr>
                <w:rFonts w:ascii="Times New Roman" w:hAnsi="Times New Roman"/>
                <w:sz w:val="24"/>
                <w:szCs w:val="24"/>
              </w:rPr>
            </w:rPrChange>
          </w:rPr>
          <w:t>.</w:t>
        </w:r>
      </w:ins>
    </w:p>
    <w:p w14:paraId="5BAAD769" w14:textId="59315D54" w:rsidR="006F31F6" w:rsidRPr="00163DCF" w:rsidRDefault="00515144">
      <w:pPr>
        <w:pStyle w:val="Heading1"/>
        <w:spacing w:line="276" w:lineRule="auto"/>
        <w:ind w:left="-6" w:hanging="11"/>
        <w:jc w:val="center"/>
        <w:rPr>
          <w:ins w:id="15425" w:author="Britt Collins" w:date="2021-09-30T14:58:00Z"/>
          <w:b/>
          <w:sz w:val="21"/>
          <w:szCs w:val="21"/>
          <w:rPrChange w:id="15426" w:author="David" w:date="2022-08-17T16:58:00Z">
            <w:rPr>
              <w:ins w:id="15427" w:author="Britt Collins" w:date="2021-09-30T14:58:00Z"/>
              <w:rFonts w:ascii="Times New Roman" w:hAnsi="Times New Roman"/>
              <w:sz w:val="24"/>
              <w:szCs w:val="24"/>
            </w:rPr>
          </w:rPrChange>
        </w:rPr>
        <w:pPrChange w:id="15428" w:author="David" w:date="2022-08-17T17:01:00Z">
          <w:pPr>
            <w:pStyle w:val="Heading1"/>
            <w:ind w:left="-5"/>
          </w:pPr>
        </w:pPrChange>
      </w:pPr>
      <w:ins w:id="15429" w:author="Britt Collins" w:date="2021-10-06T15:33:00Z">
        <w:r w:rsidRPr="00163DCF">
          <w:rPr>
            <w:b/>
            <w:sz w:val="21"/>
            <w:szCs w:val="21"/>
            <w:rPrChange w:id="15430" w:author="David" w:date="2022-08-17T16:58:00Z">
              <w:rPr>
                <w:rFonts w:ascii="Times New Roman" w:hAnsi="Times New Roman"/>
                <w:b/>
                <w:sz w:val="24"/>
                <w:szCs w:val="24"/>
              </w:rPr>
            </w:rPrChange>
          </w:rPr>
          <w:br/>
        </w:r>
        <w:r w:rsidRPr="00163DCF">
          <w:rPr>
            <w:b/>
            <w:sz w:val="21"/>
            <w:szCs w:val="21"/>
            <w:rPrChange w:id="15431" w:author="David" w:date="2022-08-17T16:58:00Z">
              <w:rPr>
                <w:rFonts w:ascii="Times New Roman" w:hAnsi="Times New Roman"/>
                <w:b/>
                <w:sz w:val="24"/>
                <w:szCs w:val="24"/>
              </w:rPr>
            </w:rPrChange>
          </w:rPr>
          <w:br/>
        </w:r>
      </w:ins>
      <w:ins w:id="15432" w:author="Britt Collins" w:date="2021-09-30T14:58:00Z">
        <w:r w:rsidR="006F31F6" w:rsidRPr="00163DCF">
          <w:rPr>
            <w:b/>
            <w:sz w:val="21"/>
            <w:szCs w:val="21"/>
            <w:rPrChange w:id="15433" w:author="David" w:date="2022-08-17T16:58:00Z">
              <w:rPr>
                <w:rFonts w:ascii="Times New Roman" w:hAnsi="Times New Roman"/>
                <w:sz w:val="24"/>
                <w:szCs w:val="24"/>
              </w:rPr>
            </w:rPrChange>
          </w:rPr>
          <w:t>13</w:t>
        </w:r>
      </w:ins>
    </w:p>
    <w:p w14:paraId="4416B421" w14:textId="77777777" w:rsidR="006F31F6" w:rsidRPr="00163DCF" w:rsidRDefault="006F31F6">
      <w:pPr>
        <w:pStyle w:val="Heading2"/>
        <w:spacing w:line="276" w:lineRule="auto"/>
        <w:ind w:left="-6" w:hanging="11"/>
        <w:jc w:val="center"/>
        <w:rPr>
          <w:ins w:id="15434" w:author="Britt Collins" w:date="2021-09-30T14:58:00Z"/>
          <w:b/>
          <w:sz w:val="21"/>
          <w:szCs w:val="21"/>
          <w:rPrChange w:id="15435" w:author="David" w:date="2022-08-17T16:58:00Z">
            <w:rPr>
              <w:ins w:id="15436" w:author="Britt Collins" w:date="2021-09-30T14:58:00Z"/>
              <w:rFonts w:ascii="Times New Roman" w:hAnsi="Times New Roman"/>
              <w:sz w:val="24"/>
              <w:szCs w:val="24"/>
            </w:rPr>
          </w:rPrChange>
        </w:rPr>
        <w:pPrChange w:id="15437" w:author="David" w:date="2022-08-17T17:01:00Z">
          <w:pPr>
            <w:pStyle w:val="Heading2"/>
            <w:ind w:left="-5"/>
          </w:pPr>
        </w:pPrChange>
      </w:pPr>
      <w:ins w:id="15438" w:author="Britt Collins" w:date="2021-09-30T14:58:00Z">
        <w:r w:rsidRPr="00163DCF">
          <w:rPr>
            <w:b/>
            <w:sz w:val="21"/>
            <w:szCs w:val="21"/>
            <w:rPrChange w:id="15439" w:author="David" w:date="2022-08-17T16:58:00Z">
              <w:rPr>
                <w:rFonts w:ascii="Times New Roman" w:hAnsi="Times New Roman"/>
                <w:sz w:val="24"/>
                <w:szCs w:val="24"/>
              </w:rPr>
            </w:rPrChange>
          </w:rPr>
          <w:t>Smiffy and Kris Visit</w:t>
        </w:r>
      </w:ins>
    </w:p>
    <w:p w14:paraId="183A9486" w14:textId="77777777" w:rsidR="00515144" w:rsidRPr="00163DCF" w:rsidRDefault="00515144">
      <w:pPr>
        <w:spacing w:after="10" w:line="276" w:lineRule="auto"/>
        <w:ind w:left="-5" w:right="15"/>
        <w:rPr>
          <w:ins w:id="15440" w:author="Britt Collins" w:date="2021-10-06T15:33:00Z"/>
          <w:szCs w:val="21"/>
          <w:rPrChange w:id="15441" w:author="David" w:date="2022-08-17T16:58:00Z">
            <w:rPr>
              <w:ins w:id="15442" w:author="Britt Collins" w:date="2021-10-06T15:33:00Z"/>
              <w:rFonts w:ascii="Times New Roman" w:hAnsi="Times New Roman"/>
              <w:sz w:val="24"/>
              <w:szCs w:val="24"/>
            </w:rPr>
          </w:rPrChange>
        </w:rPr>
        <w:pPrChange w:id="15443" w:author="David" w:date="2022-08-17T17:01:00Z">
          <w:pPr>
            <w:spacing w:after="10" w:line="480" w:lineRule="auto"/>
            <w:ind w:left="-5" w:right="15"/>
          </w:pPr>
        </w:pPrChange>
      </w:pPr>
    </w:p>
    <w:p w14:paraId="08472654" w14:textId="223EB006" w:rsidR="00515144" w:rsidRPr="00163DCF" w:rsidRDefault="006F31F6">
      <w:pPr>
        <w:spacing w:after="10" w:line="276" w:lineRule="auto"/>
        <w:ind w:left="-5" w:right="15"/>
        <w:rPr>
          <w:ins w:id="15444" w:author="Britt Collins" w:date="2021-10-06T15:39:00Z"/>
          <w:szCs w:val="21"/>
          <w:rPrChange w:id="15445" w:author="David" w:date="2022-08-17T16:58:00Z">
            <w:rPr>
              <w:ins w:id="15446" w:author="Britt Collins" w:date="2021-10-06T15:39:00Z"/>
              <w:rFonts w:ascii="Times New Roman" w:hAnsi="Times New Roman"/>
              <w:sz w:val="24"/>
              <w:szCs w:val="24"/>
            </w:rPr>
          </w:rPrChange>
        </w:rPr>
        <w:pPrChange w:id="15447" w:author="David" w:date="2022-08-17T17:01:00Z">
          <w:pPr>
            <w:spacing w:after="10" w:line="480" w:lineRule="auto"/>
            <w:ind w:left="-5" w:right="15"/>
          </w:pPr>
        </w:pPrChange>
      </w:pPr>
      <w:ins w:id="15448" w:author="Britt Collins" w:date="2021-09-30T14:58:00Z">
        <w:r w:rsidRPr="00163DCF">
          <w:rPr>
            <w:szCs w:val="21"/>
            <w:rPrChange w:id="15449" w:author="David" w:date="2022-08-17T16:58:00Z">
              <w:rPr>
                <w:rFonts w:ascii="Times New Roman" w:hAnsi="Times New Roman"/>
                <w:sz w:val="24"/>
                <w:szCs w:val="24"/>
              </w:rPr>
            </w:rPrChange>
          </w:rPr>
          <w:t>Much was up in the air with regards to life in Sydney come November. I was still waiting for Mark, my boss, to authorise the move to Melbourne. I was living in a more permanent setting, a serviced apartment near the city. I was ready to accommodate guests, specifically, the arrival of my UK friends Matthew and Kris</w:t>
        </w:r>
      </w:ins>
      <w:ins w:id="15450" w:author="Britt Collins" w:date="2021-10-06T15:34:00Z">
        <w:r w:rsidR="00515144" w:rsidRPr="00163DCF">
          <w:rPr>
            <w:szCs w:val="21"/>
            <w:rPrChange w:id="15451" w:author="David" w:date="2022-08-17T16:58:00Z">
              <w:rPr>
                <w:rFonts w:ascii="Times New Roman" w:hAnsi="Times New Roman"/>
                <w:sz w:val="24"/>
                <w:szCs w:val="24"/>
              </w:rPr>
            </w:rPrChange>
          </w:rPr>
          <w:t xml:space="preserve"> who</w:t>
        </w:r>
      </w:ins>
      <w:ins w:id="15452" w:author="Britt Collins" w:date="2021-09-30T14:58:00Z">
        <w:r w:rsidRPr="00163DCF">
          <w:rPr>
            <w:szCs w:val="21"/>
            <w:rPrChange w:id="15453" w:author="David" w:date="2022-08-17T16:58:00Z">
              <w:rPr>
                <w:rFonts w:ascii="Times New Roman" w:hAnsi="Times New Roman"/>
                <w:sz w:val="24"/>
                <w:szCs w:val="24"/>
              </w:rPr>
            </w:rPrChange>
          </w:rPr>
          <w:t xml:space="preserve"> were set to arrive mid-November.</w:t>
        </w:r>
      </w:ins>
      <w:ins w:id="15454" w:author="Britt Collins" w:date="2021-10-06T15:34:00Z">
        <w:r w:rsidR="00515144" w:rsidRPr="00163DCF">
          <w:rPr>
            <w:szCs w:val="21"/>
            <w:rPrChange w:id="15455" w:author="David" w:date="2022-08-17T16:58:00Z">
              <w:rPr>
                <w:rFonts w:ascii="Times New Roman" w:hAnsi="Times New Roman"/>
                <w:sz w:val="24"/>
                <w:szCs w:val="24"/>
              </w:rPr>
            </w:rPrChange>
          </w:rPr>
          <w:t xml:space="preserve"> </w:t>
        </w:r>
      </w:ins>
      <w:ins w:id="15456" w:author="Britt Collins" w:date="2021-09-30T14:58:00Z">
        <w:r w:rsidRPr="00163DCF">
          <w:rPr>
            <w:szCs w:val="21"/>
            <w:rPrChange w:id="15457" w:author="David" w:date="2022-08-17T16:58:00Z">
              <w:rPr>
                <w:rFonts w:ascii="Times New Roman" w:hAnsi="Times New Roman"/>
                <w:sz w:val="24"/>
                <w:szCs w:val="24"/>
              </w:rPr>
            </w:rPrChange>
          </w:rPr>
          <w:t>It had taken months to organise the itinerary for an epic Western Australia road trip. It would begin in Broome (</w:t>
        </w:r>
        <w:proofErr w:type="gramStart"/>
        <w:r w:rsidRPr="00163DCF">
          <w:rPr>
            <w:szCs w:val="21"/>
            <w:rPrChange w:id="15458" w:author="David" w:date="2022-08-17T16:58:00Z">
              <w:rPr>
                <w:rFonts w:ascii="Times New Roman" w:hAnsi="Times New Roman"/>
                <w:sz w:val="24"/>
                <w:szCs w:val="24"/>
              </w:rPr>
            </w:rPrChange>
          </w:rPr>
          <w:t>North Western</w:t>
        </w:r>
        <w:proofErr w:type="gramEnd"/>
        <w:r w:rsidRPr="00163DCF">
          <w:rPr>
            <w:szCs w:val="21"/>
            <w:rPrChange w:id="15459" w:author="David" w:date="2022-08-17T16:58:00Z">
              <w:rPr>
                <w:rFonts w:ascii="Times New Roman" w:hAnsi="Times New Roman"/>
                <w:sz w:val="24"/>
                <w:szCs w:val="24"/>
              </w:rPr>
            </w:rPrChange>
          </w:rPr>
          <w:t xml:space="preserve"> Australia) late November and end in Perth (South Western Australia) </w:t>
        </w:r>
      </w:ins>
      <w:ins w:id="15460" w:author="Britt Collins" w:date="2021-10-06T15:34:00Z">
        <w:r w:rsidR="00515144" w:rsidRPr="00163DCF">
          <w:rPr>
            <w:szCs w:val="21"/>
            <w:rPrChange w:id="15461" w:author="David" w:date="2022-08-17T16:58:00Z">
              <w:rPr>
                <w:rFonts w:ascii="Times New Roman" w:hAnsi="Times New Roman"/>
                <w:sz w:val="24"/>
                <w:szCs w:val="24"/>
              </w:rPr>
            </w:rPrChange>
          </w:rPr>
          <w:t>two</w:t>
        </w:r>
      </w:ins>
      <w:ins w:id="15462" w:author="Britt Collins" w:date="2021-09-30T14:58:00Z">
        <w:r w:rsidRPr="00163DCF">
          <w:rPr>
            <w:szCs w:val="21"/>
            <w:rPrChange w:id="15463" w:author="David" w:date="2022-08-17T16:58:00Z">
              <w:rPr>
                <w:rFonts w:ascii="Times New Roman" w:hAnsi="Times New Roman"/>
                <w:sz w:val="24"/>
                <w:szCs w:val="24"/>
              </w:rPr>
            </w:rPrChange>
          </w:rPr>
          <w:t xml:space="preserve"> weeks later. The consultancy had no new client opportunities in November, across all offices. </w:t>
        </w:r>
        <w:r w:rsidRPr="00163DCF">
          <w:rPr>
            <w:szCs w:val="21"/>
            <w:rPrChange w:id="15464" w:author="David" w:date="2022-08-17T16:58:00Z">
              <w:rPr>
                <w:rFonts w:ascii="Times New Roman" w:hAnsi="Times New Roman"/>
                <w:sz w:val="24"/>
                <w:szCs w:val="24"/>
              </w:rPr>
            </w:rPrChange>
          </w:rPr>
          <w:lastRenderedPageBreak/>
          <w:t>Every consultant in Melbourne, bar one, wasn't working for a client, my soon</w:t>
        </w:r>
      </w:ins>
      <w:ins w:id="15465" w:author="Britt Collins" w:date="2021-10-06T15:34:00Z">
        <w:r w:rsidR="00515144" w:rsidRPr="00163DCF">
          <w:rPr>
            <w:szCs w:val="21"/>
            <w:rPrChange w:id="15466" w:author="David" w:date="2022-08-17T16:58:00Z">
              <w:rPr>
                <w:rFonts w:ascii="Times New Roman" w:hAnsi="Times New Roman"/>
                <w:sz w:val="24"/>
                <w:szCs w:val="24"/>
              </w:rPr>
            </w:rPrChange>
          </w:rPr>
          <w:t>-</w:t>
        </w:r>
      </w:ins>
      <w:ins w:id="15467" w:author="Britt Collins" w:date="2021-09-30T14:58:00Z">
        <w:r w:rsidRPr="00163DCF">
          <w:rPr>
            <w:szCs w:val="21"/>
            <w:rPrChange w:id="15468" w:author="David" w:date="2022-08-17T16:58:00Z">
              <w:rPr>
                <w:rFonts w:ascii="Times New Roman" w:hAnsi="Times New Roman"/>
                <w:sz w:val="24"/>
                <w:szCs w:val="24"/>
              </w:rPr>
            </w:rPrChange>
          </w:rPr>
          <w:t>to</w:t>
        </w:r>
      </w:ins>
      <w:ins w:id="15469" w:author="Britt Collins" w:date="2021-10-06T15:35:00Z">
        <w:r w:rsidR="00515144" w:rsidRPr="00163DCF">
          <w:rPr>
            <w:szCs w:val="21"/>
            <w:rPrChange w:id="15470" w:author="David" w:date="2022-08-17T16:58:00Z">
              <w:rPr>
                <w:rFonts w:ascii="Times New Roman" w:hAnsi="Times New Roman"/>
                <w:sz w:val="24"/>
                <w:szCs w:val="24"/>
              </w:rPr>
            </w:rPrChange>
          </w:rPr>
          <w:t>-</w:t>
        </w:r>
      </w:ins>
      <w:ins w:id="15471" w:author="Britt Collins" w:date="2021-09-30T14:58:00Z">
        <w:r w:rsidRPr="00163DCF">
          <w:rPr>
            <w:szCs w:val="21"/>
            <w:rPrChange w:id="15472" w:author="David" w:date="2022-08-17T16:58:00Z">
              <w:rPr>
                <w:rFonts w:ascii="Times New Roman" w:hAnsi="Times New Roman"/>
                <w:sz w:val="24"/>
                <w:szCs w:val="24"/>
              </w:rPr>
            </w:rPrChange>
          </w:rPr>
          <w:t>be new home.</w:t>
        </w:r>
      </w:ins>
      <w:ins w:id="15473" w:author="Britt Collins" w:date="2021-10-06T15:35:00Z">
        <w:r w:rsidR="00515144" w:rsidRPr="00163DCF">
          <w:rPr>
            <w:szCs w:val="21"/>
            <w:rPrChange w:id="15474" w:author="David" w:date="2022-08-17T16:58:00Z">
              <w:rPr>
                <w:rFonts w:ascii="Times New Roman" w:hAnsi="Times New Roman"/>
                <w:sz w:val="24"/>
                <w:szCs w:val="24"/>
              </w:rPr>
            </w:rPrChange>
          </w:rPr>
          <w:t xml:space="preserve"> </w:t>
        </w:r>
      </w:ins>
      <w:ins w:id="15475" w:author="Britt Collins" w:date="2021-09-30T14:58:00Z">
        <w:r w:rsidRPr="00163DCF">
          <w:rPr>
            <w:szCs w:val="21"/>
            <w:rPrChange w:id="15476" w:author="David" w:date="2022-08-17T16:58:00Z">
              <w:rPr>
                <w:rFonts w:ascii="Times New Roman" w:hAnsi="Times New Roman"/>
                <w:sz w:val="24"/>
                <w:szCs w:val="24"/>
              </w:rPr>
            </w:rPrChange>
          </w:rPr>
          <w:t xml:space="preserve">We had half as many consultants benched in Sydney. This took the pressure off Bruce, Regional Salesman. Elliot was busy working alongside Jason, a new senior consultant, at a large financial client. Mr Bradford had left the company. Only Andy Shevchenko, an Australian citizen of Ukrainian descent, and I weren't working for a client. There were rumours of a big project. Bruce had a contact at a media client. Teresa was working on a strategy document to land the piece of work. </w:t>
        </w:r>
      </w:ins>
    </w:p>
    <w:p w14:paraId="59F38B01" w14:textId="097FBCB0" w:rsidR="00515144" w:rsidRPr="00163DCF" w:rsidRDefault="00515144">
      <w:pPr>
        <w:spacing w:after="10" w:line="276" w:lineRule="auto"/>
        <w:ind w:left="-5" w:right="15"/>
        <w:rPr>
          <w:ins w:id="15477" w:author="Britt Collins" w:date="2021-10-06T15:35:00Z"/>
          <w:b/>
          <w:szCs w:val="21"/>
          <w:rPrChange w:id="15478" w:author="David" w:date="2022-08-17T16:58:00Z">
            <w:rPr>
              <w:ins w:id="15479" w:author="Britt Collins" w:date="2021-10-06T15:35:00Z"/>
              <w:rFonts w:ascii="Times New Roman" w:hAnsi="Times New Roman"/>
              <w:sz w:val="24"/>
              <w:szCs w:val="24"/>
            </w:rPr>
          </w:rPrChange>
        </w:rPr>
        <w:pPrChange w:id="15480" w:author="David" w:date="2022-08-17T17:01:00Z">
          <w:pPr>
            <w:spacing w:after="10" w:line="480" w:lineRule="auto"/>
            <w:ind w:left="-5" w:right="15"/>
          </w:pPr>
        </w:pPrChange>
      </w:pPr>
      <w:ins w:id="15481" w:author="Britt Collins" w:date="2021-10-06T15:39:00Z">
        <w:r w:rsidRPr="00163DCF">
          <w:rPr>
            <w:b/>
            <w:szCs w:val="21"/>
            <w:rPrChange w:id="15482" w:author="David" w:date="2022-08-17T16:58:00Z">
              <w:rPr>
                <w:rFonts w:ascii="Times New Roman" w:hAnsi="Times New Roman"/>
                <w:sz w:val="24"/>
                <w:szCs w:val="24"/>
              </w:rPr>
            </w:rPrChange>
          </w:rPr>
          <w:tab/>
          <w:t>THERE IS A LOT OF FILLER COPY HERE THAT COULD BE CUT</w:t>
        </w:r>
      </w:ins>
    </w:p>
    <w:p w14:paraId="072138DE" w14:textId="77777777" w:rsidR="00515144" w:rsidRPr="00163DCF" w:rsidRDefault="006F31F6">
      <w:pPr>
        <w:spacing w:after="10" w:line="276" w:lineRule="auto"/>
        <w:ind w:left="-5" w:right="15" w:firstLine="725"/>
        <w:rPr>
          <w:ins w:id="15483" w:author="Britt Collins" w:date="2021-10-06T15:36:00Z"/>
          <w:szCs w:val="21"/>
          <w:rPrChange w:id="15484" w:author="David" w:date="2022-08-17T16:58:00Z">
            <w:rPr>
              <w:ins w:id="15485" w:author="Britt Collins" w:date="2021-10-06T15:36:00Z"/>
              <w:rFonts w:ascii="Times New Roman" w:hAnsi="Times New Roman"/>
              <w:sz w:val="24"/>
              <w:szCs w:val="24"/>
            </w:rPr>
          </w:rPrChange>
        </w:rPr>
        <w:pPrChange w:id="15486" w:author="David" w:date="2022-08-17T17:01:00Z">
          <w:pPr>
            <w:spacing w:after="10" w:line="480" w:lineRule="auto"/>
            <w:ind w:left="-5" w:right="15" w:firstLine="725"/>
          </w:pPr>
        </w:pPrChange>
      </w:pPr>
      <w:ins w:id="15487" w:author="Britt Collins" w:date="2021-09-30T14:58:00Z">
        <w:r w:rsidRPr="00163DCF">
          <w:rPr>
            <w:szCs w:val="21"/>
            <w:rPrChange w:id="15488" w:author="David" w:date="2022-08-17T16:58:00Z">
              <w:rPr>
                <w:rFonts w:ascii="Times New Roman" w:hAnsi="Times New Roman"/>
                <w:sz w:val="24"/>
                <w:szCs w:val="24"/>
              </w:rPr>
            </w:rPrChange>
          </w:rPr>
          <w:t>Matthew and Kris's inbound flight was due to arrive in Sydney on</w:t>
        </w:r>
      </w:ins>
      <w:ins w:id="15489" w:author="Britt Collins" w:date="2021-10-06T15:35:00Z">
        <w:r w:rsidR="00515144" w:rsidRPr="00163DCF">
          <w:rPr>
            <w:szCs w:val="21"/>
            <w:rPrChange w:id="15490" w:author="David" w:date="2022-08-17T16:58:00Z">
              <w:rPr>
                <w:rFonts w:ascii="Times New Roman" w:hAnsi="Times New Roman"/>
                <w:sz w:val="24"/>
                <w:szCs w:val="24"/>
              </w:rPr>
            </w:rPrChange>
          </w:rPr>
          <w:t xml:space="preserve"> </w:t>
        </w:r>
      </w:ins>
      <w:ins w:id="15491" w:author="Britt Collins" w:date="2021-09-30T14:58:00Z">
        <w:r w:rsidRPr="00163DCF">
          <w:rPr>
            <w:szCs w:val="21"/>
            <w:rPrChange w:id="15492" w:author="David" w:date="2022-08-17T16:58:00Z">
              <w:rPr>
                <w:rFonts w:ascii="Times New Roman" w:hAnsi="Times New Roman"/>
                <w:sz w:val="24"/>
                <w:szCs w:val="24"/>
              </w:rPr>
            </w:rPrChange>
          </w:rPr>
          <w:t>Saturday 20th November and return December 13th. Our outbound flights departed from Perth, Western Australia. Matthew and Kris's flights to and from the UK were going to be epic 20</w:t>
        </w:r>
      </w:ins>
      <w:ins w:id="15493" w:author="Britt Collins" w:date="2021-10-06T15:36:00Z">
        <w:r w:rsidR="00515144" w:rsidRPr="00163DCF">
          <w:rPr>
            <w:szCs w:val="21"/>
            <w:rPrChange w:id="15494" w:author="David" w:date="2022-08-17T16:58:00Z">
              <w:rPr>
                <w:rFonts w:ascii="Times New Roman" w:hAnsi="Times New Roman"/>
                <w:sz w:val="24"/>
                <w:szCs w:val="24"/>
              </w:rPr>
            </w:rPrChange>
          </w:rPr>
          <w:t>-plus</w:t>
        </w:r>
      </w:ins>
      <w:ins w:id="15495" w:author="Britt Collins" w:date="2021-09-30T14:58:00Z">
        <w:r w:rsidRPr="00163DCF">
          <w:rPr>
            <w:szCs w:val="21"/>
            <w:rPrChange w:id="15496" w:author="David" w:date="2022-08-17T16:58:00Z">
              <w:rPr>
                <w:rFonts w:ascii="Times New Roman" w:hAnsi="Times New Roman"/>
                <w:sz w:val="24"/>
                <w:szCs w:val="24"/>
              </w:rPr>
            </w:rPrChange>
          </w:rPr>
          <w:t xml:space="preserve"> hours each way.</w:t>
        </w:r>
      </w:ins>
    </w:p>
    <w:p w14:paraId="5A8058EE" w14:textId="77777777" w:rsidR="00515144" w:rsidRPr="00163DCF" w:rsidRDefault="006F31F6">
      <w:pPr>
        <w:spacing w:after="10" w:line="276" w:lineRule="auto"/>
        <w:ind w:left="-5" w:right="15" w:firstLine="725"/>
        <w:rPr>
          <w:ins w:id="15497" w:author="Britt Collins" w:date="2021-10-06T15:37:00Z"/>
          <w:szCs w:val="21"/>
          <w:rPrChange w:id="15498" w:author="David" w:date="2022-08-17T16:58:00Z">
            <w:rPr>
              <w:ins w:id="15499" w:author="Britt Collins" w:date="2021-10-06T15:37:00Z"/>
              <w:rFonts w:ascii="Times New Roman" w:hAnsi="Times New Roman"/>
              <w:sz w:val="24"/>
              <w:szCs w:val="24"/>
            </w:rPr>
          </w:rPrChange>
        </w:rPr>
        <w:pPrChange w:id="15500" w:author="David" w:date="2022-08-17T17:01:00Z">
          <w:pPr>
            <w:spacing w:after="10" w:line="480" w:lineRule="auto"/>
            <w:ind w:left="-5" w:right="15" w:firstLine="725"/>
          </w:pPr>
        </w:pPrChange>
      </w:pPr>
      <w:ins w:id="15501" w:author="Britt Collins" w:date="2021-09-30T14:58:00Z">
        <w:r w:rsidRPr="00163DCF">
          <w:rPr>
            <w:szCs w:val="21"/>
            <w:rPrChange w:id="15502" w:author="David" w:date="2022-08-17T16:58:00Z">
              <w:rPr>
                <w:rFonts w:ascii="Times New Roman" w:hAnsi="Times New Roman"/>
                <w:sz w:val="24"/>
                <w:szCs w:val="24"/>
              </w:rPr>
            </w:rPrChange>
          </w:rPr>
          <w:t xml:space="preserve">The day came when my good friends arrived. At the time I was working at Bruce's media client, over in a suburb of Pyrmont. The client's working schedule was relaxed. A look online confirmed Matthew and Kris’s flight was on time. I was all set to meet them, making the convenient but pricey train journey to </w:t>
        </w:r>
      </w:ins>
      <w:ins w:id="15503" w:author="Britt Collins" w:date="2021-10-06T15:36:00Z">
        <w:r w:rsidR="00515144" w:rsidRPr="00163DCF">
          <w:rPr>
            <w:szCs w:val="21"/>
            <w:rPrChange w:id="15504" w:author="David" w:date="2022-08-17T16:58:00Z">
              <w:rPr>
                <w:rFonts w:ascii="Times New Roman" w:hAnsi="Times New Roman"/>
                <w:sz w:val="24"/>
                <w:szCs w:val="24"/>
              </w:rPr>
            </w:rPrChange>
          </w:rPr>
          <w:t>the a</w:t>
        </w:r>
      </w:ins>
      <w:ins w:id="15505" w:author="Britt Collins" w:date="2021-09-30T14:58:00Z">
        <w:r w:rsidRPr="00163DCF">
          <w:rPr>
            <w:szCs w:val="21"/>
            <w:rPrChange w:id="15506" w:author="David" w:date="2022-08-17T16:58:00Z">
              <w:rPr>
                <w:rFonts w:ascii="Times New Roman" w:hAnsi="Times New Roman"/>
                <w:sz w:val="24"/>
                <w:szCs w:val="24"/>
              </w:rPr>
            </w:rPrChange>
          </w:rPr>
          <w:t xml:space="preserve">irport. I found the arrivals area. I looked at the arrivals screen with concern. I reconciled the flight information on the screen with details on my phone. The fight had landed. I performed a rough calculation, given my experience of the Sydney arrivals process. They would be through customs and baggage reclaim, without hold-ups, in 15 minutes. I felt nervous as I waited with a group of people belonging to a large welcoming party. A set of doors flung open. A herd of passengers with luggage trolleys emerged. It took me some time to scan the group. I </w:t>
        </w:r>
      </w:ins>
      <w:ins w:id="15507" w:author="Britt Collins" w:date="2021-10-06T15:37:00Z">
        <w:r w:rsidR="00515144" w:rsidRPr="00163DCF">
          <w:rPr>
            <w:szCs w:val="21"/>
            <w:rPrChange w:id="15508" w:author="David" w:date="2022-08-17T16:58:00Z">
              <w:rPr>
                <w:rFonts w:ascii="Times New Roman" w:hAnsi="Times New Roman"/>
                <w:sz w:val="24"/>
                <w:szCs w:val="24"/>
              </w:rPr>
            </w:rPrChange>
          </w:rPr>
          <w:t>was relieved when</w:t>
        </w:r>
      </w:ins>
      <w:ins w:id="15509" w:author="Britt Collins" w:date="2021-09-30T14:58:00Z">
        <w:r w:rsidRPr="00163DCF">
          <w:rPr>
            <w:szCs w:val="21"/>
            <w:rPrChange w:id="15510" w:author="David" w:date="2022-08-17T16:58:00Z">
              <w:rPr>
                <w:rFonts w:ascii="Times New Roman" w:hAnsi="Times New Roman"/>
                <w:sz w:val="24"/>
                <w:szCs w:val="24"/>
              </w:rPr>
            </w:rPrChange>
          </w:rPr>
          <w:t xml:space="preserve"> </w:t>
        </w:r>
      </w:ins>
      <w:ins w:id="15511" w:author="Britt Collins" w:date="2021-10-06T15:37:00Z">
        <w:r w:rsidR="00515144" w:rsidRPr="00163DCF">
          <w:rPr>
            <w:szCs w:val="21"/>
            <w:rPrChange w:id="15512" w:author="David" w:date="2022-08-17T16:58:00Z">
              <w:rPr>
                <w:rFonts w:ascii="Times New Roman" w:hAnsi="Times New Roman"/>
                <w:sz w:val="24"/>
                <w:szCs w:val="24"/>
              </w:rPr>
            </w:rPrChange>
          </w:rPr>
          <w:t>I caught sight of</w:t>
        </w:r>
      </w:ins>
      <w:ins w:id="15513" w:author="Britt Collins" w:date="2021-09-30T14:58:00Z">
        <w:r w:rsidRPr="00163DCF">
          <w:rPr>
            <w:szCs w:val="21"/>
            <w:rPrChange w:id="15514" w:author="David" w:date="2022-08-17T16:58:00Z">
              <w:rPr>
                <w:rFonts w:ascii="Times New Roman" w:hAnsi="Times New Roman"/>
                <w:sz w:val="24"/>
                <w:szCs w:val="24"/>
              </w:rPr>
            </w:rPrChange>
          </w:rPr>
          <w:t xml:space="preserve"> Matthew </w:t>
        </w:r>
      </w:ins>
      <w:ins w:id="15515" w:author="Britt Collins" w:date="2021-10-06T15:37:00Z">
        <w:r w:rsidR="00515144" w:rsidRPr="00163DCF">
          <w:rPr>
            <w:szCs w:val="21"/>
            <w:rPrChange w:id="15516" w:author="David" w:date="2022-08-17T16:58:00Z">
              <w:rPr>
                <w:rFonts w:ascii="Times New Roman" w:hAnsi="Times New Roman"/>
                <w:sz w:val="24"/>
                <w:szCs w:val="24"/>
              </w:rPr>
            </w:rPrChange>
          </w:rPr>
          <w:t xml:space="preserve">and </w:t>
        </w:r>
      </w:ins>
      <w:ins w:id="15517" w:author="Britt Collins" w:date="2021-09-30T14:58:00Z">
        <w:r w:rsidRPr="00163DCF">
          <w:rPr>
            <w:szCs w:val="21"/>
            <w:rPrChange w:id="15518" w:author="David" w:date="2022-08-17T16:58:00Z">
              <w:rPr>
                <w:rFonts w:ascii="Times New Roman" w:hAnsi="Times New Roman"/>
                <w:sz w:val="24"/>
                <w:szCs w:val="24"/>
              </w:rPr>
            </w:rPrChange>
          </w:rPr>
          <w:t>Kris</w:t>
        </w:r>
      </w:ins>
      <w:ins w:id="15519" w:author="Britt Collins" w:date="2021-10-06T15:37:00Z">
        <w:r w:rsidR="00515144" w:rsidRPr="00163DCF">
          <w:rPr>
            <w:szCs w:val="21"/>
            <w:rPrChange w:id="15520" w:author="David" w:date="2022-08-17T16:58:00Z">
              <w:rPr>
                <w:rFonts w:ascii="Times New Roman" w:hAnsi="Times New Roman"/>
                <w:sz w:val="24"/>
                <w:szCs w:val="24"/>
              </w:rPr>
            </w:rPrChange>
          </w:rPr>
          <w:t>, who both looked incredibly jetlagged</w:t>
        </w:r>
      </w:ins>
      <w:ins w:id="15521" w:author="Britt Collins" w:date="2021-09-30T14:58:00Z">
        <w:r w:rsidRPr="00163DCF">
          <w:rPr>
            <w:szCs w:val="21"/>
            <w:rPrChange w:id="15522" w:author="David" w:date="2022-08-17T16:58:00Z">
              <w:rPr>
                <w:rFonts w:ascii="Times New Roman" w:hAnsi="Times New Roman"/>
                <w:sz w:val="24"/>
                <w:szCs w:val="24"/>
              </w:rPr>
            </w:rPrChange>
          </w:rPr>
          <w:t xml:space="preserve">. </w:t>
        </w:r>
      </w:ins>
    </w:p>
    <w:p w14:paraId="362A9758" w14:textId="3E20AC72" w:rsidR="006F31F6" w:rsidRPr="00163DCF" w:rsidRDefault="006F31F6">
      <w:pPr>
        <w:spacing w:after="10" w:line="276" w:lineRule="auto"/>
        <w:ind w:left="-5" w:right="15" w:firstLine="725"/>
        <w:rPr>
          <w:ins w:id="15523" w:author="Britt Collins" w:date="2021-09-30T14:58:00Z"/>
          <w:szCs w:val="21"/>
          <w:rPrChange w:id="15524" w:author="David" w:date="2022-08-17T16:58:00Z">
            <w:rPr>
              <w:ins w:id="15525" w:author="Britt Collins" w:date="2021-09-30T14:58:00Z"/>
              <w:rFonts w:ascii="Times New Roman" w:hAnsi="Times New Roman"/>
              <w:sz w:val="24"/>
              <w:szCs w:val="24"/>
            </w:rPr>
          </w:rPrChange>
        </w:rPr>
        <w:pPrChange w:id="15526" w:author="David" w:date="2022-08-17T17:01:00Z">
          <w:pPr>
            <w:ind w:left="-5" w:right="15"/>
          </w:pPr>
        </w:pPrChange>
      </w:pPr>
      <w:ins w:id="15527" w:author="Britt Collins" w:date="2021-09-30T14:58:00Z">
        <w:r w:rsidRPr="00163DCF">
          <w:rPr>
            <w:szCs w:val="21"/>
            <w:rPrChange w:id="15528" w:author="David" w:date="2022-08-17T16:58:00Z">
              <w:rPr>
                <w:rFonts w:ascii="Times New Roman" w:hAnsi="Times New Roman"/>
                <w:sz w:val="24"/>
                <w:szCs w:val="24"/>
              </w:rPr>
            </w:rPrChange>
          </w:rPr>
          <w:t xml:space="preserve">Matthew approached first with tired eyes and a huge smile on his face. </w:t>
        </w:r>
      </w:ins>
      <w:ins w:id="15529" w:author="Britt Collins" w:date="2021-10-06T15:38:00Z">
        <w:r w:rsidR="00515144" w:rsidRPr="00163DCF">
          <w:rPr>
            <w:szCs w:val="21"/>
            <w:rPrChange w:id="15530" w:author="David" w:date="2022-08-17T16:58:00Z">
              <w:rPr>
                <w:rFonts w:ascii="Times New Roman" w:hAnsi="Times New Roman"/>
                <w:sz w:val="24"/>
                <w:szCs w:val="24"/>
              </w:rPr>
            </w:rPrChange>
          </w:rPr>
          <w:t>“</w:t>
        </w:r>
      </w:ins>
      <w:ins w:id="15531" w:author="Britt Collins" w:date="2021-09-30T14:58:00Z">
        <w:r w:rsidRPr="00163DCF">
          <w:rPr>
            <w:szCs w:val="21"/>
            <w:rPrChange w:id="15532" w:author="David" w:date="2022-08-17T16:58:00Z">
              <w:rPr>
                <w:rFonts w:ascii="Times New Roman" w:hAnsi="Times New Roman"/>
                <w:sz w:val="24"/>
                <w:szCs w:val="24"/>
              </w:rPr>
            </w:rPrChange>
          </w:rPr>
          <w:t>Alright mate</w:t>
        </w:r>
      </w:ins>
      <w:ins w:id="15533" w:author="Britt Collins" w:date="2021-10-06T15:38:00Z">
        <w:r w:rsidR="00515144" w:rsidRPr="00163DCF">
          <w:rPr>
            <w:szCs w:val="21"/>
            <w:rPrChange w:id="15534" w:author="David" w:date="2022-08-17T16:58:00Z">
              <w:rPr>
                <w:rFonts w:ascii="Times New Roman" w:hAnsi="Times New Roman"/>
                <w:sz w:val="24"/>
                <w:szCs w:val="24"/>
              </w:rPr>
            </w:rPrChange>
          </w:rPr>
          <w:t>.”</w:t>
        </w:r>
      </w:ins>
      <w:ins w:id="15535" w:author="Britt Collins" w:date="2021-09-30T14:58:00Z">
        <w:r w:rsidRPr="00163DCF">
          <w:rPr>
            <w:szCs w:val="21"/>
            <w:rPrChange w:id="15536" w:author="David" w:date="2022-08-17T16:58:00Z">
              <w:rPr>
                <w:rFonts w:ascii="Times New Roman" w:hAnsi="Times New Roman"/>
                <w:sz w:val="24"/>
                <w:szCs w:val="24"/>
              </w:rPr>
            </w:rPrChange>
          </w:rPr>
          <w:t xml:space="preserve"> Kris looked a little fresher. She gave me a hug. I looked at their bulky luggage and asked if I could help. As host, I wanted </w:t>
        </w:r>
      </w:ins>
      <w:ins w:id="15537" w:author="Britt Collins" w:date="2021-10-06T15:38:00Z">
        <w:r w:rsidR="00515144" w:rsidRPr="00163DCF">
          <w:rPr>
            <w:szCs w:val="21"/>
            <w:rPrChange w:id="15538" w:author="David" w:date="2022-08-17T16:58:00Z">
              <w:rPr>
                <w:rFonts w:ascii="Times New Roman" w:hAnsi="Times New Roman"/>
                <w:sz w:val="24"/>
                <w:szCs w:val="24"/>
              </w:rPr>
            </w:rPrChange>
          </w:rPr>
          <w:t>their</w:t>
        </w:r>
      </w:ins>
      <w:ins w:id="15539" w:author="Britt Collins" w:date="2021-09-30T14:58:00Z">
        <w:r w:rsidRPr="00163DCF">
          <w:rPr>
            <w:szCs w:val="21"/>
            <w:rPrChange w:id="15540" w:author="David" w:date="2022-08-17T16:58:00Z">
              <w:rPr>
                <w:rFonts w:ascii="Times New Roman" w:hAnsi="Times New Roman"/>
                <w:sz w:val="24"/>
                <w:szCs w:val="24"/>
              </w:rPr>
            </w:rPrChange>
          </w:rPr>
          <w:t xml:space="preserve"> holiday to be perfect. If it meant carrying them and their luggage on my back like an encumbered camel, so be it.</w:t>
        </w:r>
      </w:ins>
    </w:p>
    <w:p w14:paraId="61FAC4AD" w14:textId="15E305CF" w:rsidR="00515144" w:rsidRPr="00163DCF" w:rsidRDefault="00515144">
      <w:pPr>
        <w:spacing w:line="276" w:lineRule="auto"/>
        <w:ind w:left="-5" w:right="15" w:firstLine="725"/>
        <w:rPr>
          <w:ins w:id="15541" w:author="Britt Collins" w:date="2021-10-06T15:40:00Z"/>
          <w:szCs w:val="21"/>
          <w:rPrChange w:id="15542" w:author="David" w:date="2022-08-17T16:58:00Z">
            <w:rPr>
              <w:ins w:id="15543" w:author="Britt Collins" w:date="2021-10-06T15:40:00Z"/>
              <w:rFonts w:ascii="Times New Roman" w:hAnsi="Times New Roman"/>
              <w:sz w:val="24"/>
              <w:szCs w:val="24"/>
            </w:rPr>
          </w:rPrChange>
        </w:rPr>
        <w:pPrChange w:id="15544" w:author="David" w:date="2022-08-17T17:01:00Z">
          <w:pPr>
            <w:spacing w:line="480" w:lineRule="auto"/>
            <w:ind w:left="-5" w:right="15" w:firstLine="725"/>
          </w:pPr>
        </w:pPrChange>
      </w:pPr>
      <w:ins w:id="15545" w:author="Britt Collins" w:date="2021-10-06T15:39:00Z">
        <w:r w:rsidRPr="00163DCF">
          <w:rPr>
            <w:szCs w:val="21"/>
            <w:rPrChange w:id="15546" w:author="David" w:date="2022-08-17T16:58:00Z">
              <w:rPr>
                <w:rFonts w:ascii="Times New Roman" w:hAnsi="Times New Roman"/>
                <w:sz w:val="24"/>
                <w:szCs w:val="24"/>
              </w:rPr>
            </w:rPrChange>
          </w:rPr>
          <w:t>“</w:t>
        </w:r>
      </w:ins>
      <w:ins w:id="15547" w:author="Britt Collins" w:date="2021-09-30T14:58:00Z">
        <w:r w:rsidR="006F31F6" w:rsidRPr="00163DCF">
          <w:rPr>
            <w:szCs w:val="21"/>
            <w:rPrChange w:id="15548" w:author="David" w:date="2022-08-17T16:58:00Z">
              <w:rPr>
                <w:rFonts w:ascii="Times New Roman" w:hAnsi="Times New Roman"/>
                <w:sz w:val="24"/>
                <w:szCs w:val="24"/>
              </w:rPr>
            </w:rPrChange>
          </w:rPr>
          <w:t>Right, lead the way?</w:t>
        </w:r>
      </w:ins>
      <w:ins w:id="15549" w:author="Britt Collins" w:date="2021-10-06T15:40:00Z">
        <w:r w:rsidRPr="00163DCF">
          <w:rPr>
            <w:szCs w:val="21"/>
            <w:rPrChange w:id="15550" w:author="David" w:date="2022-08-17T16:58:00Z">
              <w:rPr>
                <w:rFonts w:ascii="Times New Roman" w:hAnsi="Times New Roman"/>
                <w:sz w:val="24"/>
                <w:szCs w:val="24"/>
              </w:rPr>
            </w:rPrChange>
          </w:rPr>
          <w:t>”</w:t>
        </w:r>
      </w:ins>
      <w:ins w:id="15551" w:author="Britt Collins" w:date="2021-09-30T14:58:00Z">
        <w:r w:rsidR="006F31F6" w:rsidRPr="00163DCF">
          <w:rPr>
            <w:szCs w:val="21"/>
            <w:rPrChange w:id="15552" w:author="David" w:date="2022-08-17T16:58:00Z">
              <w:rPr>
                <w:rFonts w:ascii="Times New Roman" w:hAnsi="Times New Roman"/>
                <w:sz w:val="24"/>
                <w:szCs w:val="24"/>
              </w:rPr>
            </w:rPrChange>
          </w:rPr>
          <w:t xml:space="preserve"> Matthew </w:t>
        </w:r>
      </w:ins>
      <w:ins w:id="15553" w:author="Britt Collins" w:date="2021-10-06T15:39:00Z">
        <w:r w:rsidRPr="00163DCF">
          <w:rPr>
            <w:szCs w:val="21"/>
            <w:rPrChange w:id="15554" w:author="David" w:date="2022-08-17T16:58:00Z">
              <w:rPr>
                <w:rFonts w:ascii="Times New Roman" w:hAnsi="Times New Roman"/>
                <w:sz w:val="24"/>
                <w:szCs w:val="24"/>
              </w:rPr>
            </w:rPrChange>
          </w:rPr>
          <w:t xml:space="preserve">said </w:t>
        </w:r>
      </w:ins>
      <w:ins w:id="15555" w:author="Britt Collins" w:date="2021-09-30T14:58:00Z">
        <w:r w:rsidR="006F31F6" w:rsidRPr="00163DCF">
          <w:rPr>
            <w:szCs w:val="21"/>
            <w:rPrChange w:id="15556" w:author="David" w:date="2022-08-17T16:58:00Z">
              <w:rPr>
                <w:rFonts w:ascii="Times New Roman" w:hAnsi="Times New Roman"/>
                <w:sz w:val="24"/>
                <w:szCs w:val="24"/>
              </w:rPr>
            </w:rPrChange>
          </w:rPr>
          <w:t xml:space="preserve">enthusiastically. </w:t>
        </w:r>
      </w:ins>
      <w:ins w:id="15557" w:author="Britt Collins" w:date="2021-10-06T19:02:00Z">
        <w:r w:rsidR="00C04DC1" w:rsidRPr="00163DCF">
          <w:rPr>
            <w:b/>
            <w:szCs w:val="21"/>
            <w:rPrChange w:id="15558" w:author="David" w:date="2022-08-17T16:58:00Z">
              <w:rPr>
                <w:rFonts w:ascii="Times New Roman" w:hAnsi="Times New Roman"/>
                <w:b/>
                <w:sz w:val="24"/>
                <w:szCs w:val="24"/>
              </w:rPr>
            </w:rPrChange>
          </w:rPr>
          <w:t>WE DON’T KNOW ANYTHING ABOUT KRIS AND MATTHEW, WHAT</w:t>
        </w:r>
      </w:ins>
      <w:ins w:id="15559" w:author="Britt Collins" w:date="2021-10-06T19:03:00Z">
        <w:r w:rsidR="00C04DC1" w:rsidRPr="00163DCF">
          <w:rPr>
            <w:b/>
            <w:szCs w:val="21"/>
            <w:rPrChange w:id="15560" w:author="David" w:date="2022-08-17T16:58:00Z">
              <w:rPr>
                <w:rFonts w:ascii="Times New Roman" w:hAnsi="Times New Roman"/>
                <w:b/>
                <w:sz w:val="24"/>
                <w:szCs w:val="24"/>
              </w:rPr>
            </w:rPrChange>
          </w:rPr>
          <w:t xml:space="preserve"> THEY LOOK LIKE, HOW YOU MET, THEIR BACK STORIES, WHY THEY’VE DECIDED TO COME TO AUSTRALIA FOR THE ROAD TRIP ETC.</w:t>
        </w:r>
      </w:ins>
    </w:p>
    <w:p w14:paraId="7C927597" w14:textId="735FAE47" w:rsidR="00515144" w:rsidRPr="00163DCF" w:rsidRDefault="00515144">
      <w:pPr>
        <w:spacing w:line="276" w:lineRule="auto"/>
        <w:ind w:left="-5" w:right="15" w:firstLine="725"/>
        <w:rPr>
          <w:ins w:id="15561" w:author="Britt Collins" w:date="2021-10-06T15:40:00Z"/>
          <w:b/>
          <w:szCs w:val="21"/>
          <w:rPrChange w:id="15562" w:author="David" w:date="2022-08-17T16:58:00Z">
            <w:rPr>
              <w:ins w:id="15563" w:author="Britt Collins" w:date="2021-10-06T15:40:00Z"/>
              <w:rFonts w:ascii="Times New Roman" w:hAnsi="Times New Roman"/>
              <w:sz w:val="24"/>
              <w:szCs w:val="24"/>
            </w:rPr>
          </w:rPrChange>
        </w:rPr>
        <w:pPrChange w:id="15564" w:author="David" w:date="2022-08-17T17:01:00Z">
          <w:pPr>
            <w:spacing w:line="480" w:lineRule="auto"/>
            <w:ind w:left="-5" w:right="15" w:firstLine="725"/>
          </w:pPr>
        </w:pPrChange>
      </w:pPr>
      <w:ins w:id="15565" w:author="Britt Collins" w:date="2021-10-06T15:40:00Z">
        <w:r w:rsidRPr="00163DCF">
          <w:rPr>
            <w:b/>
            <w:szCs w:val="21"/>
            <w:rPrChange w:id="15566" w:author="David" w:date="2022-08-17T16:58:00Z">
              <w:rPr>
                <w:rFonts w:ascii="Times New Roman" w:hAnsi="Times New Roman"/>
                <w:sz w:val="24"/>
                <w:szCs w:val="24"/>
              </w:rPr>
            </w:rPrChange>
          </w:rPr>
          <w:t xml:space="preserve">THIS IS WAY TOO MUCH </w:t>
        </w:r>
      </w:ins>
      <w:ins w:id="15567" w:author="Britt Collins" w:date="2021-10-06T15:41:00Z">
        <w:r w:rsidRPr="00163DCF">
          <w:rPr>
            <w:b/>
            <w:szCs w:val="21"/>
            <w:rPrChange w:id="15568" w:author="David" w:date="2022-08-17T16:58:00Z">
              <w:rPr>
                <w:rFonts w:ascii="Times New Roman" w:hAnsi="Times New Roman"/>
                <w:sz w:val="24"/>
                <w:szCs w:val="24"/>
              </w:rPr>
            </w:rPrChange>
          </w:rPr>
          <w:t xml:space="preserve">INCONSEQUENTIAL </w:t>
        </w:r>
      </w:ins>
      <w:ins w:id="15569" w:author="Britt Collins" w:date="2021-10-06T15:40:00Z">
        <w:r w:rsidRPr="00163DCF">
          <w:rPr>
            <w:b/>
            <w:szCs w:val="21"/>
            <w:rPrChange w:id="15570" w:author="David" w:date="2022-08-17T16:58:00Z">
              <w:rPr>
                <w:rFonts w:ascii="Times New Roman" w:hAnsi="Times New Roman"/>
                <w:sz w:val="24"/>
                <w:szCs w:val="24"/>
              </w:rPr>
            </w:rPrChange>
          </w:rPr>
          <w:t>FILLER COPY THAT COULD BE SLASHED</w:t>
        </w:r>
      </w:ins>
    </w:p>
    <w:p w14:paraId="1AFCD4DA" w14:textId="71E16B6E" w:rsidR="006F31F6" w:rsidRPr="00163DCF" w:rsidRDefault="00515144">
      <w:pPr>
        <w:spacing w:line="276" w:lineRule="auto"/>
        <w:ind w:left="-5" w:right="15" w:firstLine="725"/>
        <w:rPr>
          <w:ins w:id="15571" w:author="Britt Collins" w:date="2021-09-30T14:58:00Z"/>
          <w:szCs w:val="21"/>
          <w:rPrChange w:id="15572" w:author="David" w:date="2022-08-17T16:58:00Z">
            <w:rPr>
              <w:ins w:id="15573" w:author="Britt Collins" w:date="2021-09-30T14:58:00Z"/>
              <w:rFonts w:ascii="Times New Roman" w:hAnsi="Times New Roman"/>
              <w:sz w:val="24"/>
              <w:szCs w:val="24"/>
            </w:rPr>
          </w:rPrChange>
        </w:rPr>
        <w:pPrChange w:id="15574" w:author="David" w:date="2022-08-17T17:01:00Z">
          <w:pPr>
            <w:ind w:left="-5" w:right="15"/>
          </w:pPr>
        </w:pPrChange>
      </w:pPr>
      <w:ins w:id="15575" w:author="Britt Collins" w:date="2021-10-06T15:40:00Z">
        <w:r w:rsidRPr="00163DCF">
          <w:rPr>
            <w:szCs w:val="21"/>
            <w:rPrChange w:id="15576" w:author="David" w:date="2022-08-17T16:58:00Z">
              <w:rPr>
                <w:rFonts w:ascii="Times New Roman" w:hAnsi="Times New Roman"/>
                <w:sz w:val="24"/>
                <w:szCs w:val="24"/>
              </w:rPr>
            </w:rPrChange>
          </w:rPr>
          <w:t>As w</w:t>
        </w:r>
      </w:ins>
      <w:ins w:id="15577" w:author="Britt Collins" w:date="2021-09-30T14:58:00Z">
        <w:r w:rsidR="006F31F6" w:rsidRPr="00163DCF">
          <w:rPr>
            <w:szCs w:val="21"/>
            <w:rPrChange w:id="15578" w:author="David" w:date="2022-08-17T16:58:00Z">
              <w:rPr>
                <w:rFonts w:ascii="Times New Roman" w:hAnsi="Times New Roman"/>
                <w:sz w:val="24"/>
                <w:szCs w:val="24"/>
              </w:rPr>
            </w:rPrChange>
          </w:rPr>
          <w:t>e follow</w:t>
        </w:r>
      </w:ins>
      <w:ins w:id="15579" w:author="Britt Collins" w:date="2021-10-06T15:40:00Z">
        <w:r w:rsidRPr="00163DCF">
          <w:rPr>
            <w:szCs w:val="21"/>
            <w:rPrChange w:id="15580" w:author="David" w:date="2022-08-17T16:58:00Z">
              <w:rPr>
                <w:rFonts w:ascii="Times New Roman" w:hAnsi="Times New Roman"/>
                <w:sz w:val="24"/>
                <w:szCs w:val="24"/>
              </w:rPr>
            </w:rPrChange>
          </w:rPr>
          <w:t>ed</w:t>
        </w:r>
      </w:ins>
      <w:ins w:id="15581" w:author="Britt Collins" w:date="2021-09-30T14:58:00Z">
        <w:r w:rsidR="006F31F6" w:rsidRPr="00163DCF">
          <w:rPr>
            <w:szCs w:val="21"/>
            <w:rPrChange w:id="15582" w:author="David" w:date="2022-08-17T16:58:00Z">
              <w:rPr>
                <w:rFonts w:ascii="Times New Roman" w:hAnsi="Times New Roman"/>
                <w:sz w:val="24"/>
                <w:szCs w:val="24"/>
              </w:rPr>
            </w:rPrChange>
          </w:rPr>
          <w:t xml:space="preserve"> the signs to the train station</w:t>
        </w:r>
      </w:ins>
      <w:ins w:id="15583" w:author="Britt Collins" w:date="2021-10-06T15:40:00Z">
        <w:r w:rsidRPr="00163DCF">
          <w:rPr>
            <w:szCs w:val="21"/>
            <w:rPrChange w:id="15584" w:author="David" w:date="2022-08-17T16:58:00Z">
              <w:rPr>
                <w:rFonts w:ascii="Times New Roman" w:hAnsi="Times New Roman"/>
                <w:sz w:val="24"/>
                <w:szCs w:val="24"/>
              </w:rPr>
            </w:rPrChange>
          </w:rPr>
          <w:t>,</w:t>
        </w:r>
      </w:ins>
      <w:ins w:id="15585" w:author="Britt Collins" w:date="2021-09-30T14:58:00Z">
        <w:r w:rsidR="006F31F6" w:rsidRPr="00163DCF">
          <w:rPr>
            <w:szCs w:val="21"/>
            <w:rPrChange w:id="15586" w:author="David" w:date="2022-08-17T16:58:00Z">
              <w:rPr>
                <w:rFonts w:ascii="Times New Roman" w:hAnsi="Times New Roman"/>
                <w:sz w:val="24"/>
                <w:szCs w:val="24"/>
              </w:rPr>
            </w:rPrChange>
          </w:rPr>
          <w:t xml:space="preserve"> I began asking questions about their journey. "How was your flight? Did you get much sleep?", I asked. "Not much, the in-flight entertainment was cool though. What did we watch? “Yeah,” Kris murmured. I politely nodded, "good to hear", I said. We continued our walk. "To use Sydney Airport </w:t>
        </w:r>
        <w:proofErr w:type="gramStart"/>
        <w:r w:rsidR="006F31F6" w:rsidRPr="00163DCF">
          <w:rPr>
            <w:szCs w:val="21"/>
            <w:rPrChange w:id="15587" w:author="David" w:date="2022-08-17T16:58:00Z">
              <w:rPr>
                <w:rFonts w:ascii="Times New Roman" w:hAnsi="Times New Roman"/>
                <w:sz w:val="24"/>
                <w:szCs w:val="24"/>
              </w:rPr>
            </w:rPrChange>
          </w:rPr>
          <w:t>Train Station</w:t>
        </w:r>
        <w:proofErr w:type="gramEnd"/>
        <w:r w:rsidR="006F31F6" w:rsidRPr="00163DCF">
          <w:rPr>
            <w:szCs w:val="21"/>
            <w:rPrChange w:id="15588" w:author="David" w:date="2022-08-17T16:58:00Z">
              <w:rPr>
                <w:rFonts w:ascii="Times New Roman" w:hAnsi="Times New Roman"/>
                <w:sz w:val="24"/>
                <w:szCs w:val="24"/>
              </w:rPr>
            </w:rPrChange>
          </w:rPr>
          <w:t xml:space="preserve"> you have to pay a toll, which the government uses to pay for the money owed for its construction.", I explained. Stupidly, I wished I had warned them prior to their visit, to set their expectations. I was to find out that Kris and Matthew were on a tight budget. I should have paid the fee on their behalf, but I was being my miserly self.</w:t>
        </w:r>
      </w:ins>
    </w:p>
    <w:p w14:paraId="707E666A" w14:textId="3BD80928" w:rsidR="006F31F6" w:rsidRPr="00163DCF" w:rsidRDefault="006F31F6">
      <w:pPr>
        <w:spacing w:line="276" w:lineRule="auto"/>
        <w:ind w:left="-5" w:right="15" w:firstLine="725"/>
        <w:rPr>
          <w:ins w:id="15589" w:author="Britt Collins" w:date="2021-10-06T15:43:00Z"/>
          <w:szCs w:val="21"/>
          <w:rPrChange w:id="15590" w:author="David" w:date="2022-08-17T16:58:00Z">
            <w:rPr>
              <w:ins w:id="15591" w:author="Britt Collins" w:date="2021-10-06T15:43:00Z"/>
              <w:rFonts w:ascii="Times New Roman" w:hAnsi="Times New Roman"/>
              <w:sz w:val="24"/>
              <w:szCs w:val="24"/>
            </w:rPr>
          </w:rPrChange>
        </w:rPr>
        <w:pPrChange w:id="15592" w:author="David" w:date="2022-08-17T17:01:00Z">
          <w:pPr>
            <w:spacing w:line="480" w:lineRule="auto"/>
            <w:ind w:left="-5" w:right="15" w:firstLine="725"/>
          </w:pPr>
        </w:pPrChange>
      </w:pPr>
      <w:ins w:id="15593" w:author="Britt Collins" w:date="2021-09-30T14:58:00Z">
        <w:r w:rsidRPr="00163DCF">
          <w:rPr>
            <w:szCs w:val="21"/>
            <w:rPrChange w:id="15594" w:author="David" w:date="2022-08-17T16:58:00Z">
              <w:rPr>
                <w:rFonts w:ascii="Times New Roman" w:hAnsi="Times New Roman"/>
                <w:sz w:val="24"/>
                <w:szCs w:val="24"/>
              </w:rPr>
            </w:rPrChange>
          </w:rPr>
          <w:t xml:space="preserve">We reached the ticket office. My tired friends belligerently paid the fee and followed me to the train bound for Sydney CBD. I tried to stay ambivalent as Kris and Matthew threw their luggage on the platform. Kris uttered something angrily under her breath. I felt uneasy. I looked at the electronic board to gauge when the next train was due to depart. Unfortunately, it was 15 minutes away. As Kris and Matthew looked in the distance, I </w:t>
        </w:r>
        <w:proofErr w:type="gramStart"/>
        <w:r w:rsidRPr="00163DCF">
          <w:rPr>
            <w:szCs w:val="21"/>
            <w:rPrChange w:id="15595" w:author="David" w:date="2022-08-17T16:58:00Z">
              <w:rPr>
                <w:rFonts w:ascii="Times New Roman" w:hAnsi="Times New Roman"/>
                <w:sz w:val="24"/>
                <w:szCs w:val="24"/>
              </w:rPr>
            </w:rPrChange>
          </w:rPr>
          <w:t>took a look</w:t>
        </w:r>
        <w:proofErr w:type="gramEnd"/>
        <w:r w:rsidRPr="00163DCF">
          <w:rPr>
            <w:szCs w:val="21"/>
            <w:rPrChange w:id="15596" w:author="David" w:date="2022-08-17T16:58:00Z">
              <w:rPr>
                <w:rFonts w:ascii="Times New Roman" w:hAnsi="Times New Roman"/>
                <w:sz w:val="24"/>
                <w:szCs w:val="24"/>
              </w:rPr>
            </w:rPrChange>
          </w:rPr>
          <w:t xml:space="preserve"> at my phone to distance myself. Coincidentally, an email appeared from Carl. He asked if the ex-pat group would like to meet up at </w:t>
        </w:r>
      </w:ins>
      <w:ins w:id="15597" w:author="Britt Collins" w:date="2021-10-06T15:42:00Z">
        <w:r w:rsidR="00515144" w:rsidRPr="00163DCF">
          <w:rPr>
            <w:szCs w:val="21"/>
            <w:rPrChange w:id="15598" w:author="David" w:date="2022-08-17T16:58:00Z">
              <w:rPr>
                <w:rFonts w:ascii="Times New Roman" w:hAnsi="Times New Roman"/>
                <w:sz w:val="24"/>
                <w:szCs w:val="24"/>
              </w:rPr>
            </w:rPrChange>
          </w:rPr>
          <w:t>t</w:t>
        </w:r>
      </w:ins>
      <w:ins w:id="15599" w:author="Britt Collins" w:date="2021-09-30T14:58:00Z">
        <w:r w:rsidRPr="00163DCF">
          <w:rPr>
            <w:szCs w:val="21"/>
            <w:rPrChange w:id="15600" w:author="David" w:date="2022-08-17T16:58:00Z">
              <w:rPr>
                <w:rFonts w:ascii="Times New Roman" w:hAnsi="Times New Roman"/>
                <w:sz w:val="24"/>
                <w:szCs w:val="24"/>
              </w:rPr>
            </w:rPrChange>
          </w:rPr>
          <w:t>he London Pub in Paddington. I smiled as I read the punctuations of humour. Awesome, I hoped the interesting news would ease the tension. I looked up and asked Matthew and Kris. Matthew showed enthusiasm. Kris, less so. I think she was still angry with me.</w:t>
        </w:r>
      </w:ins>
    </w:p>
    <w:p w14:paraId="69E40E15" w14:textId="07EA7E81" w:rsidR="00515144" w:rsidRPr="00163DCF" w:rsidRDefault="00515144">
      <w:pPr>
        <w:spacing w:line="276" w:lineRule="auto"/>
        <w:ind w:left="-5" w:right="15" w:firstLine="725"/>
        <w:rPr>
          <w:ins w:id="15601" w:author="Britt Collins" w:date="2021-09-30T14:58:00Z"/>
          <w:b/>
          <w:szCs w:val="21"/>
          <w:rPrChange w:id="15602" w:author="David" w:date="2022-08-17T16:58:00Z">
            <w:rPr>
              <w:ins w:id="15603" w:author="Britt Collins" w:date="2021-09-30T14:58:00Z"/>
              <w:rFonts w:ascii="Times New Roman" w:hAnsi="Times New Roman"/>
              <w:sz w:val="24"/>
              <w:szCs w:val="24"/>
            </w:rPr>
          </w:rPrChange>
        </w:rPr>
        <w:pPrChange w:id="15604" w:author="David" w:date="2022-08-17T17:01:00Z">
          <w:pPr>
            <w:ind w:left="-5" w:right="15"/>
          </w:pPr>
        </w:pPrChange>
      </w:pPr>
      <w:ins w:id="15605" w:author="Britt Collins" w:date="2021-10-06T15:43:00Z">
        <w:r w:rsidRPr="00163DCF">
          <w:rPr>
            <w:b/>
            <w:szCs w:val="21"/>
            <w:rPrChange w:id="15606" w:author="David" w:date="2022-08-17T16:58:00Z">
              <w:rPr>
                <w:rFonts w:ascii="Times New Roman" w:hAnsi="Times New Roman"/>
                <w:sz w:val="24"/>
                <w:szCs w:val="24"/>
              </w:rPr>
            </w:rPrChange>
          </w:rPr>
          <w:t xml:space="preserve">ALL </w:t>
        </w:r>
      </w:ins>
      <w:ins w:id="15607" w:author="Britt Collins" w:date="2021-10-06T16:36:00Z">
        <w:r w:rsidR="00890C70" w:rsidRPr="00163DCF">
          <w:rPr>
            <w:b/>
            <w:szCs w:val="21"/>
            <w:rPrChange w:id="15608" w:author="David" w:date="2022-08-17T16:58:00Z">
              <w:rPr>
                <w:rFonts w:ascii="Times New Roman" w:hAnsi="Times New Roman"/>
                <w:b/>
                <w:sz w:val="24"/>
                <w:szCs w:val="24"/>
              </w:rPr>
            </w:rPrChange>
          </w:rPr>
          <w:t xml:space="preserve">THIS </w:t>
        </w:r>
      </w:ins>
      <w:ins w:id="15609" w:author="Britt Collins" w:date="2021-10-06T15:43:00Z">
        <w:r w:rsidRPr="00163DCF">
          <w:rPr>
            <w:b/>
            <w:szCs w:val="21"/>
            <w:rPrChange w:id="15610" w:author="David" w:date="2022-08-17T16:58:00Z">
              <w:rPr>
                <w:rFonts w:ascii="Times New Roman" w:hAnsi="Times New Roman"/>
                <w:sz w:val="24"/>
                <w:szCs w:val="24"/>
              </w:rPr>
            </w:rPrChange>
          </w:rPr>
          <w:t xml:space="preserve">FILLER COPY THAT COULD BE </w:t>
        </w:r>
      </w:ins>
      <w:ins w:id="15611" w:author="Britt Collins" w:date="2021-10-06T15:44:00Z">
        <w:r w:rsidRPr="00163DCF">
          <w:rPr>
            <w:b/>
            <w:szCs w:val="21"/>
            <w:rPrChange w:id="15612" w:author="David" w:date="2022-08-17T16:58:00Z">
              <w:rPr>
                <w:rFonts w:ascii="Times New Roman" w:hAnsi="Times New Roman"/>
                <w:b/>
                <w:sz w:val="24"/>
                <w:szCs w:val="24"/>
              </w:rPr>
            </w:rPrChange>
          </w:rPr>
          <w:t>STRIPPED DOWN</w:t>
        </w:r>
      </w:ins>
      <w:ins w:id="15613" w:author="Britt Collins" w:date="2021-10-06T15:43:00Z">
        <w:r w:rsidRPr="00163DCF">
          <w:rPr>
            <w:b/>
            <w:szCs w:val="21"/>
            <w:rPrChange w:id="15614" w:author="David" w:date="2022-08-17T16:58:00Z">
              <w:rPr>
                <w:rFonts w:ascii="Times New Roman" w:hAnsi="Times New Roman"/>
                <w:sz w:val="24"/>
                <w:szCs w:val="24"/>
              </w:rPr>
            </w:rPrChange>
          </w:rPr>
          <w:t xml:space="preserve"> TO A FEW SENTENCES</w:t>
        </w:r>
      </w:ins>
      <w:ins w:id="15615" w:author="Britt Collins" w:date="2021-10-06T15:44:00Z">
        <w:r w:rsidRPr="00163DCF">
          <w:rPr>
            <w:b/>
            <w:szCs w:val="21"/>
            <w:rPrChange w:id="15616" w:author="David" w:date="2022-08-17T16:58:00Z">
              <w:rPr>
                <w:rFonts w:ascii="Times New Roman" w:hAnsi="Times New Roman"/>
                <w:b/>
                <w:sz w:val="24"/>
                <w:szCs w:val="24"/>
              </w:rPr>
            </w:rPrChange>
          </w:rPr>
          <w:t xml:space="preserve"> OR CUT ALTOGETHER</w:t>
        </w:r>
      </w:ins>
      <w:ins w:id="15617" w:author="Britt Collins" w:date="2021-10-06T16:36:00Z">
        <w:r w:rsidR="00890C70" w:rsidRPr="00163DCF">
          <w:rPr>
            <w:b/>
            <w:szCs w:val="21"/>
            <w:rPrChange w:id="15618" w:author="David" w:date="2022-08-17T16:58:00Z">
              <w:rPr>
                <w:rFonts w:ascii="Times New Roman" w:hAnsi="Times New Roman"/>
                <w:b/>
                <w:sz w:val="24"/>
                <w:szCs w:val="24"/>
              </w:rPr>
            </w:rPrChange>
          </w:rPr>
          <w:t xml:space="preserve"> AS IT DOESN’T ADD ANYTHING OR MOVE THE STORY ALONG</w:t>
        </w:r>
      </w:ins>
      <w:ins w:id="15619" w:author="Britt Collins" w:date="2021-10-06T15:43:00Z">
        <w:r w:rsidRPr="00163DCF">
          <w:rPr>
            <w:b/>
            <w:szCs w:val="21"/>
            <w:rPrChange w:id="15620" w:author="David" w:date="2022-08-17T16:58:00Z">
              <w:rPr>
                <w:rFonts w:ascii="Times New Roman" w:hAnsi="Times New Roman"/>
                <w:sz w:val="24"/>
                <w:szCs w:val="24"/>
              </w:rPr>
            </w:rPrChange>
          </w:rPr>
          <w:t>.</w:t>
        </w:r>
      </w:ins>
    </w:p>
    <w:p w14:paraId="3C2BEBB1" w14:textId="77777777" w:rsidR="006F31F6" w:rsidRPr="00163DCF" w:rsidRDefault="006F31F6">
      <w:pPr>
        <w:spacing w:line="276" w:lineRule="auto"/>
        <w:ind w:left="-5" w:right="15" w:firstLine="725"/>
        <w:rPr>
          <w:ins w:id="15621" w:author="Britt Collins" w:date="2021-09-30T14:58:00Z"/>
          <w:szCs w:val="21"/>
          <w:rPrChange w:id="15622" w:author="David" w:date="2022-08-17T16:58:00Z">
            <w:rPr>
              <w:ins w:id="15623" w:author="Britt Collins" w:date="2021-09-30T14:58:00Z"/>
              <w:rFonts w:ascii="Times New Roman" w:hAnsi="Times New Roman"/>
              <w:sz w:val="24"/>
              <w:szCs w:val="24"/>
            </w:rPr>
          </w:rPrChange>
        </w:rPr>
        <w:pPrChange w:id="15624" w:author="David" w:date="2022-08-17T17:01:00Z">
          <w:pPr>
            <w:ind w:left="-5" w:right="15"/>
          </w:pPr>
        </w:pPrChange>
      </w:pPr>
      <w:ins w:id="15625" w:author="Britt Collins" w:date="2021-09-30T14:58:00Z">
        <w:r w:rsidRPr="00163DCF">
          <w:rPr>
            <w:szCs w:val="21"/>
            <w:rPrChange w:id="15626" w:author="David" w:date="2022-08-17T16:58:00Z">
              <w:rPr>
                <w:rFonts w:ascii="Times New Roman" w:hAnsi="Times New Roman"/>
                <w:sz w:val="24"/>
                <w:szCs w:val="24"/>
              </w:rPr>
            </w:rPrChange>
          </w:rPr>
          <w:lastRenderedPageBreak/>
          <w:t>The initial 15-minute wait was a more digestible two-minutes. The sound of the double-decker train echoed through the tunnel as it made its way to our platform. I felt relieved. The impressive double decker train was modern, a year 2000 example, bought to accommodate tourists arriving for the Olympics.</w:t>
        </w:r>
      </w:ins>
    </w:p>
    <w:p w14:paraId="7BFDB073" w14:textId="4F87CD9C" w:rsidR="006F31F6" w:rsidRPr="00163DCF" w:rsidRDefault="006F31F6">
      <w:pPr>
        <w:spacing w:line="276" w:lineRule="auto"/>
        <w:ind w:left="-5" w:right="15" w:firstLine="725"/>
        <w:rPr>
          <w:ins w:id="15627" w:author="Britt Collins" w:date="2021-09-30T14:58:00Z"/>
          <w:szCs w:val="21"/>
          <w:rPrChange w:id="15628" w:author="David" w:date="2022-08-17T16:58:00Z">
            <w:rPr>
              <w:ins w:id="15629" w:author="Britt Collins" w:date="2021-09-30T14:58:00Z"/>
              <w:rFonts w:ascii="Times New Roman" w:hAnsi="Times New Roman"/>
              <w:sz w:val="24"/>
              <w:szCs w:val="24"/>
            </w:rPr>
          </w:rPrChange>
        </w:rPr>
        <w:pPrChange w:id="15630" w:author="David" w:date="2022-08-17T17:01:00Z">
          <w:pPr>
            <w:ind w:left="-5" w:right="15"/>
          </w:pPr>
        </w:pPrChange>
      </w:pPr>
      <w:ins w:id="15631" w:author="Britt Collins" w:date="2021-09-30T14:58:00Z">
        <w:r w:rsidRPr="00163DCF">
          <w:rPr>
            <w:szCs w:val="21"/>
            <w:rPrChange w:id="15632" w:author="David" w:date="2022-08-17T16:58:00Z">
              <w:rPr>
                <w:rFonts w:ascii="Times New Roman" w:hAnsi="Times New Roman"/>
                <w:sz w:val="24"/>
                <w:szCs w:val="24"/>
              </w:rPr>
            </w:rPrChange>
          </w:rPr>
          <w:t>We approached Wynyard Station. I looked over at Matthew and Kris. Jet lag and a dose of Sydney summer heat had caught up with them. They were sat lean</w:t>
        </w:r>
      </w:ins>
      <w:ins w:id="15633" w:author="Britt Collins" w:date="2021-10-06T15:44:00Z">
        <w:r w:rsidR="00515144" w:rsidRPr="00163DCF">
          <w:rPr>
            <w:szCs w:val="21"/>
            <w:rPrChange w:id="15634" w:author="David" w:date="2022-08-17T16:58:00Z">
              <w:rPr>
                <w:rFonts w:ascii="Times New Roman" w:hAnsi="Times New Roman"/>
                <w:sz w:val="24"/>
                <w:szCs w:val="24"/>
              </w:rPr>
            </w:rPrChange>
          </w:rPr>
          <w:t>ing</w:t>
        </w:r>
      </w:ins>
      <w:ins w:id="15635" w:author="Britt Collins" w:date="2021-09-30T14:58:00Z">
        <w:r w:rsidRPr="00163DCF">
          <w:rPr>
            <w:szCs w:val="21"/>
            <w:rPrChange w:id="15636" w:author="David" w:date="2022-08-17T16:58:00Z">
              <w:rPr>
                <w:rFonts w:ascii="Times New Roman" w:hAnsi="Times New Roman"/>
                <w:sz w:val="24"/>
                <w:szCs w:val="24"/>
              </w:rPr>
            </w:rPrChange>
          </w:rPr>
          <w:t xml:space="preserve"> against each other, eyes closed, mouths open and bodies lifeless. My original plans of drinks at the pub would need to be delayed until they had rested. The connecting train journey into Crow’s Nest was an impressive one by any city's standards. The Sydney Bay area is arguably the prettiest and most iconic view to grace any city. Even though Matthew and Kris were tired</w:t>
        </w:r>
      </w:ins>
      <w:ins w:id="15637" w:author="Britt Collins" w:date="2021-10-06T15:45:00Z">
        <w:r w:rsidR="00515144" w:rsidRPr="00163DCF">
          <w:rPr>
            <w:szCs w:val="21"/>
            <w:rPrChange w:id="15638" w:author="David" w:date="2022-08-17T16:58:00Z">
              <w:rPr>
                <w:rFonts w:ascii="Times New Roman" w:hAnsi="Times New Roman"/>
                <w:sz w:val="24"/>
                <w:szCs w:val="24"/>
              </w:rPr>
            </w:rPrChange>
          </w:rPr>
          <w:t>,</w:t>
        </w:r>
      </w:ins>
      <w:ins w:id="15639" w:author="Britt Collins" w:date="2021-09-30T14:58:00Z">
        <w:r w:rsidRPr="00163DCF">
          <w:rPr>
            <w:szCs w:val="21"/>
            <w:rPrChange w:id="15640" w:author="David" w:date="2022-08-17T16:58:00Z">
              <w:rPr>
                <w:rFonts w:ascii="Times New Roman" w:hAnsi="Times New Roman"/>
                <w:sz w:val="24"/>
                <w:szCs w:val="24"/>
              </w:rPr>
            </w:rPrChange>
          </w:rPr>
          <w:t xml:space="preserve"> I could see their double-takes as we passed through Sydney Harbour Bridge. Given how often I had experienced this journey, I took the view for granted.</w:t>
        </w:r>
      </w:ins>
    </w:p>
    <w:p w14:paraId="4E673319" w14:textId="15B5F193" w:rsidR="006F31F6" w:rsidRPr="00163DCF" w:rsidRDefault="006F31F6">
      <w:pPr>
        <w:spacing w:line="276" w:lineRule="auto"/>
        <w:ind w:left="-5" w:right="15" w:firstLine="725"/>
        <w:rPr>
          <w:ins w:id="15641" w:author="Britt Collins" w:date="2021-09-30T14:58:00Z"/>
          <w:szCs w:val="21"/>
          <w:rPrChange w:id="15642" w:author="David" w:date="2022-08-17T16:58:00Z">
            <w:rPr>
              <w:ins w:id="15643" w:author="Britt Collins" w:date="2021-09-30T14:58:00Z"/>
              <w:rFonts w:ascii="Times New Roman" w:hAnsi="Times New Roman"/>
              <w:sz w:val="24"/>
              <w:szCs w:val="24"/>
            </w:rPr>
          </w:rPrChange>
        </w:rPr>
        <w:pPrChange w:id="15644" w:author="David" w:date="2022-08-17T17:01:00Z">
          <w:pPr>
            <w:ind w:left="-5" w:right="15"/>
          </w:pPr>
        </w:pPrChange>
      </w:pPr>
      <w:ins w:id="15645" w:author="Britt Collins" w:date="2021-09-30T14:58:00Z">
        <w:r w:rsidRPr="00163DCF">
          <w:rPr>
            <w:szCs w:val="21"/>
            <w:rPrChange w:id="15646" w:author="David" w:date="2022-08-17T16:58:00Z">
              <w:rPr>
                <w:rFonts w:ascii="Times New Roman" w:hAnsi="Times New Roman"/>
                <w:sz w:val="24"/>
                <w:szCs w:val="24"/>
              </w:rPr>
            </w:rPrChange>
          </w:rPr>
          <w:t xml:space="preserve">I was happy I had serviced apartment accommodation to use while my friends were here. It would afford </w:t>
        </w:r>
      </w:ins>
      <w:ins w:id="15647" w:author="Britt Collins" w:date="2021-10-06T15:45:00Z">
        <w:r w:rsidR="00515144" w:rsidRPr="00163DCF">
          <w:rPr>
            <w:szCs w:val="21"/>
            <w:rPrChange w:id="15648" w:author="David" w:date="2022-08-17T16:58:00Z">
              <w:rPr>
                <w:rFonts w:ascii="Times New Roman" w:hAnsi="Times New Roman"/>
                <w:sz w:val="24"/>
                <w:szCs w:val="24"/>
              </w:rPr>
            </w:rPrChange>
          </w:rPr>
          <w:t>them</w:t>
        </w:r>
      </w:ins>
      <w:ins w:id="15649" w:author="Britt Collins" w:date="2021-09-30T14:58:00Z">
        <w:r w:rsidRPr="00163DCF">
          <w:rPr>
            <w:szCs w:val="21"/>
            <w:rPrChange w:id="15650" w:author="David" w:date="2022-08-17T16:58:00Z">
              <w:rPr>
                <w:rFonts w:ascii="Times New Roman" w:hAnsi="Times New Roman"/>
                <w:sz w:val="24"/>
                <w:szCs w:val="24"/>
              </w:rPr>
            </w:rPrChange>
          </w:rPr>
          <w:t xml:space="preserve"> the privacy and space they needed while they acclimatised. I opened the front door into the bedroom-c</w:t>
        </w:r>
      </w:ins>
      <w:ins w:id="15651" w:author="Britt Collins" w:date="2021-10-06T15:46:00Z">
        <w:r w:rsidR="00515144" w:rsidRPr="00163DCF">
          <w:rPr>
            <w:szCs w:val="21"/>
            <w:rPrChange w:id="15652" w:author="David" w:date="2022-08-17T16:58:00Z">
              <w:rPr>
                <w:rFonts w:ascii="Times New Roman" w:hAnsi="Times New Roman"/>
                <w:sz w:val="24"/>
                <w:szCs w:val="24"/>
              </w:rPr>
            </w:rPrChange>
          </w:rPr>
          <w:t>um</w:t>
        </w:r>
      </w:ins>
      <w:ins w:id="15653" w:author="Britt Collins" w:date="2021-09-30T14:58:00Z">
        <w:r w:rsidRPr="00163DCF">
          <w:rPr>
            <w:szCs w:val="21"/>
            <w:rPrChange w:id="15654" w:author="David" w:date="2022-08-17T16:58:00Z">
              <w:rPr>
                <w:rFonts w:ascii="Times New Roman" w:hAnsi="Times New Roman"/>
                <w:sz w:val="24"/>
                <w:szCs w:val="24"/>
              </w:rPr>
            </w:rPrChange>
          </w:rPr>
          <w:t>-lounge-c</w:t>
        </w:r>
      </w:ins>
      <w:ins w:id="15655" w:author="Britt Collins" w:date="2021-10-06T15:46:00Z">
        <w:r w:rsidR="00515144" w:rsidRPr="00163DCF">
          <w:rPr>
            <w:szCs w:val="21"/>
            <w:rPrChange w:id="15656" w:author="David" w:date="2022-08-17T16:58:00Z">
              <w:rPr>
                <w:rFonts w:ascii="Times New Roman" w:hAnsi="Times New Roman"/>
                <w:sz w:val="24"/>
                <w:szCs w:val="24"/>
              </w:rPr>
            </w:rPrChange>
          </w:rPr>
          <w:t>um</w:t>
        </w:r>
      </w:ins>
      <w:ins w:id="15657" w:author="Britt Collins" w:date="2021-09-30T14:58:00Z">
        <w:r w:rsidRPr="00163DCF">
          <w:rPr>
            <w:szCs w:val="21"/>
            <w:rPrChange w:id="15658" w:author="David" w:date="2022-08-17T16:58:00Z">
              <w:rPr>
                <w:rFonts w:ascii="Times New Roman" w:hAnsi="Times New Roman"/>
                <w:sz w:val="24"/>
                <w:szCs w:val="24"/>
              </w:rPr>
            </w:rPrChange>
          </w:rPr>
          <w:t>-kitchen</w:t>
        </w:r>
      </w:ins>
      <w:ins w:id="15659" w:author="Britt Collins" w:date="2021-10-06T15:46:00Z">
        <w:r w:rsidR="00515144" w:rsidRPr="00163DCF">
          <w:rPr>
            <w:szCs w:val="21"/>
            <w:rPrChange w:id="15660" w:author="David" w:date="2022-08-17T16:58:00Z">
              <w:rPr>
                <w:rFonts w:ascii="Times New Roman" w:hAnsi="Times New Roman"/>
                <w:sz w:val="24"/>
                <w:szCs w:val="24"/>
              </w:rPr>
            </w:rPrChange>
          </w:rPr>
          <w:t xml:space="preserve"> </w:t>
        </w:r>
      </w:ins>
      <w:ins w:id="15661" w:author="Britt Collins" w:date="2021-09-30T14:58:00Z">
        <w:r w:rsidRPr="00163DCF">
          <w:rPr>
            <w:szCs w:val="21"/>
            <w:rPrChange w:id="15662" w:author="David" w:date="2022-08-17T16:58:00Z">
              <w:rPr>
                <w:rFonts w:ascii="Times New Roman" w:hAnsi="Times New Roman"/>
                <w:sz w:val="24"/>
                <w:szCs w:val="24"/>
              </w:rPr>
            </w:rPrChange>
          </w:rPr>
          <w:t>living space. It was clean as a whistle</w:t>
        </w:r>
      </w:ins>
      <w:ins w:id="15663" w:author="Britt Collins" w:date="2021-10-06T15:46:00Z">
        <w:r w:rsidR="00515144" w:rsidRPr="00163DCF">
          <w:rPr>
            <w:szCs w:val="21"/>
            <w:rPrChange w:id="15664" w:author="David" w:date="2022-08-17T16:58:00Z">
              <w:rPr>
                <w:rFonts w:ascii="Times New Roman" w:hAnsi="Times New Roman"/>
                <w:sz w:val="24"/>
                <w:szCs w:val="24"/>
              </w:rPr>
            </w:rPrChange>
          </w:rPr>
          <w:t>, t</w:t>
        </w:r>
      </w:ins>
      <w:ins w:id="15665" w:author="Britt Collins" w:date="2021-09-30T14:58:00Z">
        <w:r w:rsidRPr="00163DCF">
          <w:rPr>
            <w:szCs w:val="21"/>
            <w:rPrChange w:id="15666" w:author="David" w:date="2022-08-17T16:58:00Z">
              <w:rPr>
                <w:rFonts w:ascii="Times New Roman" w:hAnsi="Times New Roman"/>
                <w:sz w:val="24"/>
                <w:szCs w:val="24"/>
              </w:rPr>
            </w:rPrChange>
          </w:rPr>
          <w:t>hank</w:t>
        </w:r>
      </w:ins>
      <w:ins w:id="15667" w:author="Britt Collins" w:date="2021-10-06T15:46:00Z">
        <w:r w:rsidR="00515144" w:rsidRPr="00163DCF">
          <w:rPr>
            <w:szCs w:val="21"/>
            <w:rPrChange w:id="15668" w:author="David" w:date="2022-08-17T16:58:00Z">
              <w:rPr>
                <w:rFonts w:ascii="Times New Roman" w:hAnsi="Times New Roman"/>
                <w:sz w:val="24"/>
                <w:szCs w:val="24"/>
              </w:rPr>
            </w:rPrChange>
          </w:rPr>
          <w:t>s</w:t>
        </w:r>
      </w:ins>
      <w:ins w:id="15669" w:author="Britt Collins" w:date="2021-09-30T14:58:00Z">
        <w:r w:rsidRPr="00163DCF">
          <w:rPr>
            <w:szCs w:val="21"/>
            <w:rPrChange w:id="15670" w:author="David" w:date="2022-08-17T16:58:00Z">
              <w:rPr>
                <w:rFonts w:ascii="Times New Roman" w:hAnsi="Times New Roman"/>
                <w:sz w:val="24"/>
                <w:szCs w:val="24"/>
              </w:rPr>
            </w:rPrChange>
          </w:rPr>
          <w:t xml:space="preserve"> </w:t>
        </w:r>
      </w:ins>
      <w:ins w:id="15671" w:author="Britt Collins" w:date="2021-10-06T15:46:00Z">
        <w:r w:rsidR="00515144" w:rsidRPr="00163DCF">
          <w:rPr>
            <w:szCs w:val="21"/>
            <w:rPrChange w:id="15672" w:author="David" w:date="2022-08-17T16:58:00Z">
              <w:rPr>
                <w:rFonts w:ascii="Times New Roman" w:hAnsi="Times New Roman"/>
                <w:sz w:val="24"/>
                <w:szCs w:val="24"/>
              </w:rPr>
            </w:rPrChange>
          </w:rPr>
          <w:t xml:space="preserve">to the </w:t>
        </w:r>
      </w:ins>
      <w:ins w:id="15673" w:author="Britt Collins" w:date="2021-09-30T14:58:00Z">
        <w:r w:rsidRPr="00163DCF">
          <w:rPr>
            <w:szCs w:val="21"/>
            <w:rPrChange w:id="15674" w:author="David" w:date="2022-08-17T16:58:00Z">
              <w:rPr>
                <w:rFonts w:ascii="Times New Roman" w:hAnsi="Times New Roman"/>
                <w:sz w:val="24"/>
                <w:szCs w:val="24"/>
              </w:rPr>
            </w:rPrChange>
          </w:rPr>
          <w:t>cleaners. As host, I wanted Matthew and Kris to feel loved. I gave them the tour and showed flyers of tours in and around Sydney. I offered them use my comfortable double bed. I handed the spare key to them, wrote down my phone number and said that they should call me if they needed anything. I made a beeline back to work.</w:t>
        </w:r>
      </w:ins>
    </w:p>
    <w:p w14:paraId="682021B8" w14:textId="1730A123" w:rsidR="006F31F6" w:rsidRPr="00163DCF" w:rsidRDefault="006F31F6">
      <w:pPr>
        <w:spacing w:line="276" w:lineRule="auto"/>
        <w:ind w:left="-5" w:right="15" w:firstLine="725"/>
        <w:rPr>
          <w:ins w:id="15675" w:author="Britt Collins" w:date="2021-09-30T14:58:00Z"/>
          <w:szCs w:val="21"/>
          <w:rPrChange w:id="15676" w:author="David" w:date="2022-08-17T16:58:00Z">
            <w:rPr>
              <w:ins w:id="15677" w:author="Britt Collins" w:date="2021-09-30T14:58:00Z"/>
              <w:rFonts w:ascii="Times New Roman" w:hAnsi="Times New Roman"/>
              <w:sz w:val="24"/>
              <w:szCs w:val="24"/>
            </w:rPr>
          </w:rPrChange>
        </w:rPr>
        <w:pPrChange w:id="15678" w:author="David" w:date="2022-08-17T17:01:00Z">
          <w:pPr>
            <w:ind w:left="-5" w:right="15"/>
          </w:pPr>
        </w:pPrChange>
      </w:pPr>
      <w:ins w:id="15679" w:author="Britt Collins" w:date="2021-09-30T14:58:00Z">
        <w:r w:rsidRPr="00163DCF">
          <w:rPr>
            <w:szCs w:val="21"/>
            <w:rPrChange w:id="15680" w:author="David" w:date="2022-08-17T16:58:00Z">
              <w:rPr>
                <w:rFonts w:ascii="Times New Roman" w:hAnsi="Times New Roman"/>
                <w:sz w:val="24"/>
                <w:szCs w:val="24"/>
              </w:rPr>
            </w:rPrChange>
          </w:rPr>
          <w:t xml:space="preserve">The day at work was a blur. I thought constantly about the well-being of Matthew and Kris. I still felt bad about the </w:t>
        </w:r>
      </w:ins>
      <w:ins w:id="15681" w:author="Britt Collins" w:date="2021-10-06T15:47:00Z">
        <w:r w:rsidR="00515144" w:rsidRPr="00163DCF">
          <w:rPr>
            <w:szCs w:val="21"/>
            <w:rPrChange w:id="15682" w:author="David" w:date="2022-08-17T16:58:00Z">
              <w:rPr>
                <w:rFonts w:ascii="Times New Roman" w:hAnsi="Times New Roman"/>
                <w:sz w:val="24"/>
                <w:szCs w:val="24"/>
              </w:rPr>
            </w:rPrChange>
          </w:rPr>
          <w:t>a</w:t>
        </w:r>
      </w:ins>
      <w:ins w:id="15683" w:author="Britt Collins" w:date="2021-09-30T14:58:00Z">
        <w:r w:rsidRPr="00163DCF">
          <w:rPr>
            <w:szCs w:val="21"/>
            <w:rPrChange w:id="15684" w:author="David" w:date="2022-08-17T16:58:00Z">
              <w:rPr>
                <w:rFonts w:ascii="Times New Roman" w:hAnsi="Times New Roman"/>
                <w:sz w:val="24"/>
                <w:szCs w:val="24"/>
              </w:rPr>
            </w:rPrChange>
          </w:rPr>
          <w:t xml:space="preserve">irport </w:t>
        </w:r>
      </w:ins>
      <w:ins w:id="15685" w:author="Britt Collins" w:date="2021-10-06T15:47:00Z">
        <w:r w:rsidR="00515144" w:rsidRPr="00163DCF">
          <w:rPr>
            <w:szCs w:val="21"/>
            <w:rPrChange w:id="15686" w:author="David" w:date="2022-08-17T16:58:00Z">
              <w:rPr>
                <w:rFonts w:ascii="Times New Roman" w:hAnsi="Times New Roman"/>
                <w:sz w:val="24"/>
                <w:szCs w:val="24"/>
              </w:rPr>
            </w:rPrChange>
          </w:rPr>
          <w:t>t</w:t>
        </w:r>
      </w:ins>
      <w:ins w:id="15687" w:author="Britt Collins" w:date="2021-09-30T14:58:00Z">
        <w:r w:rsidRPr="00163DCF">
          <w:rPr>
            <w:szCs w:val="21"/>
            <w:rPrChange w:id="15688" w:author="David" w:date="2022-08-17T16:58:00Z">
              <w:rPr>
                <w:rFonts w:ascii="Times New Roman" w:hAnsi="Times New Roman"/>
                <w:sz w:val="24"/>
                <w:szCs w:val="24"/>
              </w:rPr>
            </w:rPrChange>
          </w:rPr>
          <w:t xml:space="preserve">rain </w:t>
        </w:r>
      </w:ins>
      <w:ins w:id="15689" w:author="Britt Collins" w:date="2021-10-06T15:47:00Z">
        <w:r w:rsidR="00515144" w:rsidRPr="00163DCF">
          <w:rPr>
            <w:szCs w:val="21"/>
            <w:rPrChange w:id="15690" w:author="David" w:date="2022-08-17T16:58:00Z">
              <w:rPr>
                <w:rFonts w:ascii="Times New Roman" w:hAnsi="Times New Roman"/>
                <w:sz w:val="24"/>
                <w:szCs w:val="24"/>
              </w:rPr>
            </w:rPrChange>
          </w:rPr>
          <w:t>s</w:t>
        </w:r>
      </w:ins>
      <w:ins w:id="15691" w:author="Britt Collins" w:date="2021-09-30T14:58:00Z">
        <w:r w:rsidRPr="00163DCF">
          <w:rPr>
            <w:szCs w:val="21"/>
            <w:rPrChange w:id="15692" w:author="David" w:date="2022-08-17T16:58:00Z">
              <w:rPr>
                <w:rFonts w:ascii="Times New Roman" w:hAnsi="Times New Roman"/>
                <w:sz w:val="24"/>
                <w:szCs w:val="24"/>
              </w:rPr>
            </w:rPrChange>
          </w:rPr>
          <w:t>tation debacle. A message appeared on my phone. Matthew mentioned that they felt somewhat rested and wanted to meet up with me when I finished work. He asked for a bar recommendation. Given work's proximity to Darling Harbour it would be stupid of me not to recommend The James Squire Brewhouse. I knew the place well. The last memory I had of it included Mexicans and a visit to the hospital.</w:t>
        </w:r>
      </w:ins>
    </w:p>
    <w:p w14:paraId="33BA6F4E" w14:textId="68AE2772" w:rsidR="006F31F6" w:rsidRPr="00163DCF" w:rsidRDefault="006F31F6">
      <w:pPr>
        <w:spacing w:line="276" w:lineRule="auto"/>
        <w:ind w:left="-5" w:right="15" w:firstLine="725"/>
        <w:rPr>
          <w:ins w:id="15693" w:author="Britt Collins" w:date="2021-09-30T14:58:00Z"/>
          <w:szCs w:val="21"/>
          <w:rPrChange w:id="15694" w:author="David" w:date="2022-08-17T16:58:00Z">
            <w:rPr>
              <w:ins w:id="15695" w:author="Britt Collins" w:date="2021-09-30T14:58:00Z"/>
              <w:rFonts w:ascii="Times New Roman" w:hAnsi="Times New Roman"/>
              <w:sz w:val="24"/>
              <w:szCs w:val="24"/>
            </w:rPr>
          </w:rPrChange>
        </w:rPr>
        <w:pPrChange w:id="15696" w:author="David" w:date="2022-08-17T17:01:00Z">
          <w:pPr>
            <w:ind w:left="-5" w:right="15"/>
          </w:pPr>
        </w:pPrChange>
      </w:pPr>
      <w:ins w:id="15697" w:author="Britt Collins" w:date="2021-09-30T14:58:00Z">
        <w:r w:rsidRPr="00163DCF">
          <w:rPr>
            <w:szCs w:val="21"/>
            <w:rPrChange w:id="15698" w:author="David" w:date="2022-08-17T16:58:00Z">
              <w:rPr>
                <w:rFonts w:ascii="Times New Roman" w:hAnsi="Times New Roman"/>
                <w:sz w:val="24"/>
                <w:szCs w:val="24"/>
              </w:rPr>
            </w:rPrChange>
          </w:rPr>
          <w:t xml:space="preserve">James Squire Brewhouse was packed on the evenings. It was no surprise given its mix of large-screen live-sporting events and its huge range of beers. They served many speciality beers. The one that interested me was a stout. It was the closest Australia had to Guinness. With the Mexican-inspired </w:t>
        </w:r>
        <w:r w:rsidRPr="00163DCF">
          <w:rPr>
            <w:i/>
            <w:szCs w:val="21"/>
            <w:rPrChange w:id="15699" w:author="David" w:date="2022-08-17T16:58:00Z">
              <w:rPr>
                <w:rFonts w:ascii="Times New Roman" w:hAnsi="Times New Roman"/>
                <w:i/>
                <w:sz w:val="24"/>
                <w:szCs w:val="24"/>
              </w:rPr>
            </w:rPrChange>
          </w:rPr>
          <w:t>La Cucaracha</w:t>
        </w:r>
        <w:r w:rsidRPr="00163DCF">
          <w:rPr>
            <w:szCs w:val="21"/>
            <w:rPrChange w:id="15700" w:author="David" w:date="2022-08-17T16:58:00Z">
              <w:rPr>
                <w:rFonts w:ascii="Times New Roman" w:hAnsi="Times New Roman"/>
                <w:sz w:val="24"/>
                <w:szCs w:val="24"/>
              </w:rPr>
            </w:rPrChange>
          </w:rPr>
          <w:t xml:space="preserve"> theme playing in my head, I texted Matthew ba</w:t>
        </w:r>
      </w:ins>
      <w:ins w:id="15701" w:author="Britt Collins" w:date="2021-10-06T15:48:00Z">
        <w:r w:rsidR="00515144" w:rsidRPr="00163DCF">
          <w:rPr>
            <w:szCs w:val="21"/>
            <w:rPrChange w:id="15702" w:author="David" w:date="2022-08-17T16:58:00Z">
              <w:rPr>
                <w:rFonts w:ascii="Times New Roman" w:hAnsi="Times New Roman"/>
                <w:sz w:val="24"/>
                <w:szCs w:val="24"/>
              </w:rPr>
            </w:rPrChange>
          </w:rPr>
          <w:t>ck</w:t>
        </w:r>
      </w:ins>
      <w:ins w:id="15703" w:author="Britt Collins" w:date="2021-09-30T14:58:00Z">
        <w:r w:rsidRPr="00163DCF">
          <w:rPr>
            <w:szCs w:val="21"/>
            <w:rPrChange w:id="15704" w:author="David" w:date="2022-08-17T16:58:00Z">
              <w:rPr>
                <w:rFonts w:ascii="Times New Roman" w:hAnsi="Times New Roman"/>
                <w:sz w:val="24"/>
                <w:szCs w:val="24"/>
              </w:rPr>
            </w:rPrChange>
          </w:rPr>
          <w:t>. Given the beautiful weather, I asked we meet in the pub's outdoor seating area.</w:t>
        </w:r>
      </w:ins>
    </w:p>
    <w:p w14:paraId="124CC68D" w14:textId="1F9014EF" w:rsidR="006F31F6" w:rsidRPr="00163DCF" w:rsidRDefault="006F31F6">
      <w:pPr>
        <w:spacing w:line="276" w:lineRule="auto"/>
        <w:ind w:left="-5" w:right="15" w:firstLine="725"/>
        <w:rPr>
          <w:ins w:id="15705" w:author="Britt Collins" w:date="2021-09-30T14:58:00Z"/>
          <w:szCs w:val="21"/>
          <w:rPrChange w:id="15706" w:author="David" w:date="2022-08-17T16:58:00Z">
            <w:rPr>
              <w:ins w:id="15707" w:author="Britt Collins" w:date="2021-09-30T14:58:00Z"/>
              <w:rFonts w:ascii="Times New Roman" w:hAnsi="Times New Roman"/>
              <w:sz w:val="24"/>
              <w:szCs w:val="24"/>
            </w:rPr>
          </w:rPrChange>
        </w:rPr>
        <w:pPrChange w:id="15708" w:author="David" w:date="2022-08-17T17:01:00Z">
          <w:pPr>
            <w:ind w:left="-5" w:right="15"/>
          </w:pPr>
        </w:pPrChange>
      </w:pPr>
      <w:ins w:id="15709" w:author="Britt Collins" w:date="2021-09-30T14:58:00Z">
        <w:r w:rsidRPr="00163DCF">
          <w:rPr>
            <w:szCs w:val="21"/>
            <w:rPrChange w:id="15710" w:author="David" w:date="2022-08-17T16:58:00Z">
              <w:rPr>
                <w:rFonts w:ascii="Times New Roman" w:hAnsi="Times New Roman"/>
                <w:sz w:val="24"/>
                <w:szCs w:val="24"/>
              </w:rPr>
            </w:rPrChange>
          </w:rPr>
          <w:t xml:space="preserve">I crossed the bridge that led to Darling Harbour. The comfortable, humid heat of the day was radiating from the brick-covered walkway. I looked over at The Brewhouse. I admired its open, commanding view of the harbour. I took a good look outside. Matthew and Kris weren’t </w:t>
        </w:r>
        <w:proofErr w:type="gramStart"/>
        <w:r w:rsidRPr="00163DCF">
          <w:rPr>
            <w:szCs w:val="21"/>
            <w:rPrChange w:id="15711" w:author="David" w:date="2022-08-17T16:58:00Z">
              <w:rPr>
                <w:rFonts w:ascii="Times New Roman" w:hAnsi="Times New Roman"/>
                <w:sz w:val="24"/>
                <w:szCs w:val="24"/>
              </w:rPr>
            </w:rPrChange>
          </w:rPr>
          <w:t>around</w:t>
        </w:r>
      </w:ins>
      <w:proofErr w:type="gramEnd"/>
      <w:ins w:id="15712" w:author="Britt Collins" w:date="2021-10-06T15:49:00Z">
        <w:r w:rsidR="00515144" w:rsidRPr="00163DCF">
          <w:rPr>
            <w:szCs w:val="21"/>
            <w:rPrChange w:id="15713" w:author="David" w:date="2022-08-17T16:58:00Z">
              <w:rPr>
                <w:rFonts w:ascii="Times New Roman" w:hAnsi="Times New Roman"/>
                <w:sz w:val="24"/>
                <w:szCs w:val="24"/>
              </w:rPr>
            </w:rPrChange>
          </w:rPr>
          <w:t xml:space="preserve"> and I got</w:t>
        </w:r>
      </w:ins>
      <w:ins w:id="15714" w:author="Britt Collins" w:date="2021-09-30T14:58:00Z">
        <w:r w:rsidRPr="00163DCF">
          <w:rPr>
            <w:szCs w:val="21"/>
            <w:rPrChange w:id="15715" w:author="David" w:date="2022-08-17T16:58:00Z">
              <w:rPr>
                <w:rFonts w:ascii="Times New Roman" w:hAnsi="Times New Roman"/>
                <w:sz w:val="24"/>
                <w:szCs w:val="24"/>
              </w:rPr>
            </w:rPrChange>
          </w:rPr>
          <w:t xml:space="preserve"> text </w:t>
        </w:r>
      </w:ins>
      <w:ins w:id="15716" w:author="Britt Collins" w:date="2021-10-06T15:49:00Z">
        <w:r w:rsidR="00515144" w:rsidRPr="00163DCF">
          <w:rPr>
            <w:szCs w:val="21"/>
            <w:rPrChange w:id="15717" w:author="David" w:date="2022-08-17T16:58:00Z">
              <w:rPr>
                <w:rFonts w:ascii="Times New Roman" w:hAnsi="Times New Roman"/>
                <w:sz w:val="24"/>
                <w:szCs w:val="24"/>
              </w:rPr>
            </w:rPrChange>
          </w:rPr>
          <w:t>to say they were running late</w:t>
        </w:r>
      </w:ins>
      <w:ins w:id="15718" w:author="Britt Collins" w:date="2021-09-30T14:58:00Z">
        <w:r w:rsidRPr="00163DCF">
          <w:rPr>
            <w:szCs w:val="21"/>
            <w:rPrChange w:id="15719" w:author="David" w:date="2022-08-17T16:58:00Z">
              <w:rPr>
                <w:rFonts w:ascii="Times New Roman" w:hAnsi="Times New Roman"/>
                <w:sz w:val="24"/>
                <w:szCs w:val="24"/>
              </w:rPr>
            </w:rPrChange>
          </w:rPr>
          <w:t xml:space="preserve">. Coordinating themselves in the haze of post flight jetlag must have been an exhaustive effort. </w:t>
        </w:r>
      </w:ins>
    </w:p>
    <w:p w14:paraId="642A9840" w14:textId="77777777" w:rsidR="00515144" w:rsidRPr="00163DCF" w:rsidRDefault="006F31F6">
      <w:pPr>
        <w:spacing w:line="276" w:lineRule="auto"/>
        <w:ind w:left="-5" w:right="15" w:firstLine="725"/>
        <w:rPr>
          <w:ins w:id="15720" w:author="Britt Collins" w:date="2021-10-06T15:51:00Z"/>
          <w:szCs w:val="21"/>
          <w:rPrChange w:id="15721" w:author="David" w:date="2022-08-17T16:58:00Z">
            <w:rPr>
              <w:ins w:id="15722" w:author="Britt Collins" w:date="2021-10-06T15:51:00Z"/>
              <w:rFonts w:ascii="Times New Roman" w:hAnsi="Times New Roman"/>
              <w:sz w:val="24"/>
              <w:szCs w:val="24"/>
            </w:rPr>
          </w:rPrChange>
        </w:rPr>
        <w:pPrChange w:id="15723" w:author="David" w:date="2022-08-17T17:01:00Z">
          <w:pPr>
            <w:spacing w:line="480" w:lineRule="auto"/>
            <w:ind w:left="-5" w:right="15" w:firstLine="725"/>
          </w:pPr>
        </w:pPrChange>
      </w:pPr>
      <w:ins w:id="15724" w:author="Britt Collins" w:date="2021-09-30T14:58:00Z">
        <w:r w:rsidRPr="00163DCF">
          <w:rPr>
            <w:szCs w:val="21"/>
            <w:rPrChange w:id="15725" w:author="David" w:date="2022-08-17T16:58:00Z">
              <w:rPr>
                <w:rFonts w:ascii="Times New Roman" w:hAnsi="Times New Roman"/>
                <w:sz w:val="24"/>
                <w:szCs w:val="24"/>
              </w:rPr>
            </w:rPrChange>
          </w:rPr>
          <w:t>I ordered a schooner of the James Squire Stout and nursed it in the comfort of the outdoor seating area. As I stretched my neck</w:t>
        </w:r>
      </w:ins>
      <w:ins w:id="15726" w:author="Britt Collins" w:date="2021-10-06T15:49:00Z">
        <w:r w:rsidR="00515144" w:rsidRPr="00163DCF">
          <w:rPr>
            <w:szCs w:val="21"/>
            <w:rPrChange w:id="15727" w:author="David" w:date="2022-08-17T16:58:00Z">
              <w:rPr>
                <w:rFonts w:ascii="Times New Roman" w:hAnsi="Times New Roman"/>
                <w:sz w:val="24"/>
                <w:szCs w:val="24"/>
              </w:rPr>
            </w:rPrChange>
          </w:rPr>
          <w:t>,</w:t>
        </w:r>
      </w:ins>
      <w:ins w:id="15728" w:author="Britt Collins" w:date="2021-09-30T14:58:00Z">
        <w:r w:rsidRPr="00163DCF">
          <w:rPr>
            <w:szCs w:val="21"/>
            <w:rPrChange w:id="15729" w:author="David" w:date="2022-08-17T16:58:00Z">
              <w:rPr>
                <w:rFonts w:ascii="Times New Roman" w:hAnsi="Times New Roman"/>
                <w:sz w:val="24"/>
                <w:szCs w:val="24"/>
              </w:rPr>
            </w:rPrChange>
          </w:rPr>
          <w:t xml:space="preserve"> I saw Matthew and Kris</w:t>
        </w:r>
      </w:ins>
      <w:ins w:id="15730" w:author="Britt Collins" w:date="2021-10-06T15:49:00Z">
        <w:r w:rsidR="00515144" w:rsidRPr="00163DCF">
          <w:rPr>
            <w:szCs w:val="21"/>
            <w:rPrChange w:id="15731" w:author="David" w:date="2022-08-17T16:58:00Z">
              <w:rPr>
                <w:rFonts w:ascii="Times New Roman" w:hAnsi="Times New Roman"/>
                <w:sz w:val="24"/>
                <w:szCs w:val="24"/>
              </w:rPr>
            </w:rPrChange>
          </w:rPr>
          <w:t>, who</w:t>
        </w:r>
      </w:ins>
      <w:ins w:id="15732" w:author="Britt Collins" w:date="2021-10-06T15:50:00Z">
        <w:r w:rsidR="00515144" w:rsidRPr="00163DCF">
          <w:rPr>
            <w:szCs w:val="21"/>
            <w:rPrChange w:id="15733" w:author="David" w:date="2022-08-17T16:58:00Z">
              <w:rPr>
                <w:rFonts w:ascii="Times New Roman" w:hAnsi="Times New Roman"/>
                <w:sz w:val="24"/>
                <w:szCs w:val="24"/>
              </w:rPr>
            </w:rPrChange>
          </w:rPr>
          <w:t xml:space="preserve"> showered and </w:t>
        </w:r>
      </w:ins>
      <w:ins w:id="15734" w:author="Britt Collins" w:date="2021-09-30T14:58:00Z">
        <w:r w:rsidRPr="00163DCF">
          <w:rPr>
            <w:szCs w:val="21"/>
            <w:rPrChange w:id="15735" w:author="David" w:date="2022-08-17T16:58:00Z">
              <w:rPr>
                <w:rFonts w:ascii="Times New Roman" w:hAnsi="Times New Roman"/>
                <w:sz w:val="24"/>
                <w:szCs w:val="24"/>
              </w:rPr>
            </w:rPrChange>
          </w:rPr>
          <w:t>changed into their summe</w:t>
        </w:r>
      </w:ins>
      <w:ins w:id="15736" w:author="Britt Collins" w:date="2021-10-06T15:50:00Z">
        <w:r w:rsidR="00515144" w:rsidRPr="00163DCF">
          <w:rPr>
            <w:szCs w:val="21"/>
            <w:rPrChange w:id="15737" w:author="David" w:date="2022-08-17T16:58:00Z">
              <w:rPr>
                <w:rFonts w:ascii="Times New Roman" w:hAnsi="Times New Roman"/>
                <w:sz w:val="24"/>
                <w:szCs w:val="24"/>
              </w:rPr>
            </w:rPrChange>
          </w:rPr>
          <w:t>r clothes, looked much more rested</w:t>
        </w:r>
      </w:ins>
      <w:ins w:id="15738" w:author="Britt Collins" w:date="2021-09-30T14:58:00Z">
        <w:r w:rsidRPr="00163DCF">
          <w:rPr>
            <w:szCs w:val="21"/>
            <w:rPrChange w:id="15739" w:author="David" w:date="2022-08-17T16:58:00Z">
              <w:rPr>
                <w:rFonts w:ascii="Times New Roman" w:hAnsi="Times New Roman"/>
                <w:sz w:val="24"/>
                <w:szCs w:val="24"/>
              </w:rPr>
            </w:rPrChange>
          </w:rPr>
          <w:t xml:space="preserve">. I saw a smile on Kris’s face for the first time. </w:t>
        </w:r>
      </w:ins>
    </w:p>
    <w:p w14:paraId="2669C014" w14:textId="49D2AF5F" w:rsidR="006F31F6" w:rsidRPr="00163DCF" w:rsidRDefault="006F31F6">
      <w:pPr>
        <w:spacing w:line="276" w:lineRule="auto"/>
        <w:ind w:left="-5" w:right="15" w:firstLine="725"/>
        <w:rPr>
          <w:ins w:id="15740" w:author="Britt Collins" w:date="2021-09-30T14:58:00Z"/>
          <w:szCs w:val="21"/>
          <w:rPrChange w:id="15741" w:author="David" w:date="2022-08-17T16:58:00Z">
            <w:rPr>
              <w:ins w:id="15742" w:author="Britt Collins" w:date="2021-09-30T14:58:00Z"/>
              <w:rFonts w:ascii="Times New Roman" w:hAnsi="Times New Roman"/>
              <w:sz w:val="24"/>
              <w:szCs w:val="24"/>
            </w:rPr>
          </w:rPrChange>
        </w:rPr>
        <w:pPrChange w:id="15743" w:author="David" w:date="2022-08-17T17:01:00Z">
          <w:pPr>
            <w:ind w:left="-5" w:right="15"/>
          </w:pPr>
        </w:pPrChange>
      </w:pPr>
      <w:ins w:id="15744" w:author="Britt Collins" w:date="2021-09-30T14:58:00Z">
        <w:r w:rsidRPr="00163DCF">
          <w:rPr>
            <w:szCs w:val="21"/>
            <w:rPrChange w:id="15745" w:author="David" w:date="2022-08-17T16:58:00Z">
              <w:rPr>
                <w:rFonts w:ascii="Times New Roman" w:hAnsi="Times New Roman"/>
                <w:sz w:val="24"/>
                <w:szCs w:val="24"/>
              </w:rPr>
            </w:rPrChange>
          </w:rPr>
          <w:t xml:space="preserve">I stood up tall to stretch my back, having assumed a poor perched posture. </w:t>
        </w:r>
      </w:ins>
      <w:ins w:id="15746" w:author="Britt Collins" w:date="2021-10-06T15:51:00Z">
        <w:r w:rsidR="00762731" w:rsidRPr="00163DCF">
          <w:rPr>
            <w:szCs w:val="21"/>
            <w:rPrChange w:id="15747" w:author="David" w:date="2022-08-17T16:58:00Z">
              <w:rPr>
                <w:rFonts w:ascii="Times New Roman" w:hAnsi="Times New Roman"/>
                <w:sz w:val="24"/>
                <w:szCs w:val="24"/>
              </w:rPr>
            </w:rPrChange>
          </w:rPr>
          <w:t>“</w:t>
        </w:r>
      </w:ins>
      <w:ins w:id="15748" w:author="Britt Collins" w:date="2021-09-30T14:58:00Z">
        <w:r w:rsidRPr="00163DCF">
          <w:rPr>
            <w:szCs w:val="21"/>
            <w:rPrChange w:id="15749" w:author="David" w:date="2022-08-17T16:58:00Z">
              <w:rPr>
                <w:rFonts w:ascii="Times New Roman" w:hAnsi="Times New Roman"/>
                <w:sz w:val="24"/>
                <w:szCs w:val="24"/>
              </w:rPr>
            </w:rPrChange>
          </w:rPr>
          <w:t>Would you like a drink?</w:t>
        </w:r>
      </w:ins>
      <w:ins w:id="15750" w:author="Britt Collins" w:date="2021-10-06T15:51:00Z">
        <w:r w:rsidR="00762731" w:rsidRPr="00163DCF">
          <w:rPr>
            <w:szCs w:val="21"/>
            <w:rPrChange w:id="15751" w:author="David" w:date="2022-08-17T16:58:00Z">
              <w:rPr>
                <w:rFonts w:ascii="Times New Roman" w:hAnsi="Times New Roman"/>
                <w:sz w:val="24"/>
                <w:szCs w:val="24"/>
              </w:rPr>
            </w:rPrChange>
          </w:rPr>
          <w:t>”</w:t>
        </w:r>
      </w:ins>
      <w:ins w:id="15752" w:author="Britt Collins" w:date="2021-09-30T14:58:00Z">
        <w:r w:rsidRPr="00163DCF">
          <w:rPr>
            <w:szCs w:val="21"/>
            <w:rPrChange w:id="15753" w:author="David" w:date="2022-08-17T16:58:00Z">
              <w:rPr>
                <w:rFonts w:ascii="Times New Roman" w:hAnsi="Times New Roman"/>
                <w:sz w:val="24"/>
                <w:szCs w:val="24"/>
              </w:rPr>
            </w:rPrChange>
          </w:rPr>
          <w:t xml:space="preserve"> They would have offered the same response if I </w:t>
        </w:r>
        <w:proofErr w:type="gramStart"/>
        <w:r w:rsidRPr="00163DCF">
          <w:rPr>
            <w:szCs w:val="21"/>
            <w:rPrChange w:id="15754" w:author="David" w:date="2022-08-17T16:58:00Z">
              <w:rPr>
                <w:rFonts w:ascii="Times New Roman" w:hAnsi="Times New Roman"/>
                <w:sz w:val="24"/>
                <w:szCs w:val="24"/>
              </w:rPr>
            </w:rPrChange>
          </w:rPr>
          <w:t>asked</w:t>
        </w:r>
        <w:proofErr w:type="gramEnd"/>
        <w:r w:rsidRPr="00163DCF">
          <w:rPr>
            <w:szCs w:val="21"/>
            <w:rPrChange w:id="15755" w:author="David" w:date="2022-08-17T16:58:00Z">
              <w:rPr>
                <w:rFonts w:ascii="Times New Roman" w:hAnsi="Times New Roman"/>
                <w:sz w:val="24"/>
                <w:szCs w:val="24"/>
              </w:rPr>
            </w:rPrChange>
          </w:rPr>
          <w:t xml:space="preserve"> </w:t>
        </w:r>
      </w:ins>
      <w:ins w:id="15756" w:author="Britt Collins" w:date="2021-10-06T15:51:00Z">
        <w:r w:rsidR="00762731" w:rsidRPr="00163DCF">
          <w:rPr>
            <w:szCs w:val="21"/>
            <w:rPrChange w:id="15757" w:author="David" w:date="2022-08-17T16:58:00Z">
              <w:rPr>
                <w:rFonts w:ascii="Times New Roman" w:hAnsi="Times New Roman"/>
                <w:sz w:val="24"/>
                <w:szCs w:val="24"/>
              </w:rPr>
            </w:rPrChange>
          </w:rPr>
          <w:t>“</w:t>
        </w:r>
      </w:ins>
      <w:ins w:id="15758" w:author="Britt Collins" w:date="2021-09-30T14:58:00Z">
        <w:r w:rsidRPr="00163DCF">
          <w:rPr>
            <w:szCs w:val="21"/>
            <w:rPrChange w:id="15759" w:author="David" w:date="2022-08-17T16:58:00Z">
              <w:rPr>
                <w:rFonts w:ascii="Times New Roman" w:hAnsi="Times New Roman"/>
                <w:sz w:val="24"/>
                <w:szCs w:val="24"/>
              </w:rPr>
            </w:rPrChange>
          </w:rPr>
          <w:t>Does Dolly Parton sleep on her back?</w:t>
        </w:r>
      </w:ins>
      <w:ins w:id="15760" w:author="Britt Collins" w:date="2021-10-06T15:51:00Z">
        <w:r w:rsidR="00762731" w:rsidRPr="00163DCF">
          <w:rPr>
            <w:szCs w:val="21"/>
            <w:rPrChange w:id="15761" w:author="David" w:date="2022-08-17T16:58:00Z">
              <w:rPr>
                <w:rFonts w:ascii="Times New Roman" w:hAnsi="Times New Roman"/>
                <w:sz w:val="24"/>
                <w:szCs w:val="24"/>
              </w:rPr>
            </w:rPrChange>
          </w:rPr>
          <w:t xml:space="preserve">” </w:t>
        </w:r>
      </w:ins>
      <w:ins w:id="15762" w:author="Britt Collins" w:date="2021-09-30T14:58:00Z">
        <w:r w:rsidRPr="00163DCF">
          <w:rPr>
            <w:szCs w:val="21"/>
            <w:rPrChange w:id="15763" w:author="David" w:date="2022-08-17T16:58:00Z">
              <w:rPr>
                <w:rFonts w:ascii="Times New Roman" w:hAnsi="Times New Roman"/>
                <w:sz w:val="24"/>
                <w:szCs w:val="24"/>
              </w:rPr>
            </w:rPrChange>
          </w:rPr>
          <w:t>Matthew was knowledgeable of Australian drinks. Unfortunately, the Brewhouse only had speciality beers. Kris, having lighter tastes, was happy for me to suggest a beer for her. Matthew</w:t>
        </w:r>
      </w:ins>
      <w:ins w:id="15764" w:author="Britt Collins" w:date="2021-10-06T15:51:00Z">
        <w:r w:rsidR="00762731" w:rsidRPr="00163DCF">
          <w:rPr>
            <w:szCs w:val="21"/>
            <w:rPrChange w:id="15765" w:author="David" w:date="2022-08-17T16:58:00Z">
              <w:rPr>
                <w:rFonts w:ascii="Times New Roman" w:hAnsi="Times New Roman"/>
                <w:sz w:val="24"/>
                <w:szCs w:val="24"/>
              </w:rPr>
            </w:rPrChange>
          </w:rPr>
          <w:t xml:space="preserve"> </w:t>
        </w:r>
      </w:ins>
      <w:ins w:id="15766" w:author="Britt Collins" w:date="2021-09-30T14:58:00Z">
        <w:r w:rsidRPr="00163DCF">
          <w:rPr>
            <w:szCs w:val="21"/>
            <w:rPrChange w:id="15767" w:author="David" w:date="2022-08-17T16:58:00Z">
              <w:rPr>
                <w:rFonts w:ascii="Times New Roman" w:hAnsi="Times New Roman"/>
                <w:sz w:val="24"/>
                <w:szCs w:val="24"/>
              </w:rPr>
            </w:rPrChange>
          </w:rPr>
          <w:t xml:space="preserve">was mesmerised by the beer selection and wanted something a little more like lager. </w:t>
        </w:r>
      </w:ins>
    </w:p>
    <w:p w14:paraId="41FA833A" w14:textId="2A36B81B" w:rsidR="006F31F6" w:rsidRPr="00163DCF" w:rsidRDefault="006F31F6">
      <w:pPr>
        <w:spacing w:line="276" w:lineRule="auto"/>
        <w:ind w:left="-5" w:right="15" w:firstLine="725"/>
        <w:rPr>
          <w:ins w:id="15768" w:author="Britt Collins" w:date="2021-09-30T14:58:00Z"/>
          <w:szCs w:val="21"/>
          <w:rPrChange w:id="15769" w:author="David" w:date="2022-08-17T16:58:00Z">
            <w:rPr>
              <w:ins w:id="15770" w:author="Britt Collins" w:date="2021-09-30T14:58:00Z"/>
              <w:rFonts w:ascii="Times New Roman" w:hAnsi="Times New Roman"/>
              <w:sz w:val="24"/>
              <w:szCs w:val="24"/>
            </w:rPr>
          </w:rPrChange>
        </w:rPr>
        <w:pPrChange w:id="15771" w:author="David" w:date="2022-08-17T17:01:00Z">
          <w:pPr>
            <w:ind w:left="-5" w:right="15"/>
          </w:pPr>
        </w:pPrChange>
      </w:pPr>
      <w:ins w:id="15772" w:author="Britt Collins" w:date="2021-09-30T14:58:00Z">
        <w:r w:rsidRPr="00163DCF">
          <w:rPr>
            <w:szCs w:val="21"/>
            <w:rPrChange w:id="15773" w:author="David" w:date="2022-08-17T16:58:00Z">
              <w:rPr>
                <w:rFonts w:ascii="Times New Roman" w:hAnsi="Times New Roman"/>
                <w:sz w:val="24"/>
                <w:szCs w:val="24"/>
              </w:rPr>
            </w:rPrChange>
          </w:rPr>
          <w:t xml:space="preserve">We took our drinks to an outdoor table where we could stand, people watch and absorb the last rays of sun. This was the life for a social drinker. I asked Matthew and Kris how they were feeling. They replied </w:t>
        </w:r>
        <w:r w:rsidRPr="00163DCF">
          <w:rPr>
            <w:szCs w:val="21"/>
            <w:rPrChange w:id="15774" w:author="David" w:date="2022-08-17T16:58:00Z">
              <w:rPr>
                <w:rFonts w:ascii="Times New Roman" w:hAnsi="Times New Roman"/>
                <w:sz w:val="24"/>
                <w:szCs w:val="24"/>
              </w:rPr>
            </w:rPrChange>
          </w:rPr>
          <w:lastRenderedPageBreak/>
          <w:t xml:space="preserve">energetically. I was as equally excited </w:t>
        </w:r>
      </w:ins>
      <w:ins w:id="15775" w:author="Britt Collins" w:date="2021-10-06T15:53:00Z">
        <w:r w:rsidR="00762731" w:rsidRPr="00163DCF">
          <w:rPr>
            <w:szCs w:val="21"/>
            <w:rPrChange w:id="15776" w:author="David" w:date="2022-08-17T16:58:00Z">
              <w:rPr>
                <w:rFonts w:ascii="Times New Roman" w:hAnsi="Times New Roman"/>
                <w:sz w:val="24"/>
                <w:szCs w:val="24"/>
              </w:rPr>
            </w:rPrChange>
          </w:rPr>
          <w:t>that they</w:t>
        </w:r>
      </w:ins>
      <w:ins w:id="15777" w:author="Britt Collins" w:date="2021-09-30T14:58:00Z">
        <w:r w:rsidRPr="00163DCF">
          <w:rPr>
            <w:szCs w:val="21"/>
            <w:rPrChange w:id="15778" w:author="David" w:date="2022-08-17T16:58:00Z">
              <w:rPr>
                <w:rFonts w:ascii="Times New Roman" w:hAnsi="Times New Roman"/>
                <w:sz w:val="24"/>
                <w:szCs w:val="24"/>
              </w:rPr>
            </w:rPrChange>
          </w:rPr>
          <w:t xml:space="preserve"> </w:t>
        </w:r>
        <w:proofErr w:type="gramStart"/>
        <w:r w:rsidRPr="00163DCF">
          <w:rPr>
            <w:szCs w:val="21"/>
            <w:rPrChange w:id="15779" w:author="David" w:date="2022-08-17T16:58:00Z">
              <w:rPr>
                <w:rFonts w:ascii="Times New Roman" w:hAnsi="Times New Roman"/>
                <w:sz w:val="24"/>
                <w:szCs w:val="24"/>
              </w:rPr>
            </w:rPrChange>
          </w:rPr>
          <w:t>enjoying</w:t>
        </w:r>
        <w:proofErr w:type="gramEnd"/>
        <w:r w:rsidRPr="00163DCF">
          <w:rPr>
            <w:szCs w:val="21"/>
            <w:rPrChange w:id="15780" w:author="David" w:date="2022-08-17T16:58:00Z">
              <w:rPr>
                <w:rFonts w:ascii="Times New Roman" w:hAnsi="Times New Roman"/>
                <w:sz w:val="24"/>
                <w:szCs w:val="24"/>
              </w:rPr>
            </w:rPrChange>
          </w:rPr>
          <w:t xml:space="preserve"> themselves in Sydney as I was about our road trip in Western Australia. We sipped our drinks and chatted about plans for the rest of the week. It was great to hear </w:t>
        </w:r>
      </w:ins>
      <w:ins w:id="15781" w:author="Britt Collins" w:date="2021-10-06T15:53:00Z">
        <w:r w:rsidR="00762731" w:rsidRPr="00163DCF">
          <w:rPr>
            <w:szCs w:val="21"/>
            <w:rPrChange w:id="15782" w:author="David" w:date="2022-08-17T16:58:00Z">
              <w:rPr>
                <w:rFonts w:ascii="Times New Roman" w:hAnsi="Times New Roman"/>
                <w:sz w:val="24"/>
                <w:szCs w:val="24"/>
              </w:rPr>
            </w:rPrChange>
          </w:rPr>
          <w:t>they</w:t>
        </w:r>
      </w:ins>
      <w:ins w:id="15783" w:author="Britt Collins" w:date="2021-09-30T14:58:00Z">
        <w:r w:rsidRPr="00163DCF">
          <w:rPr>
            <w:szCs w:val="21"/>
            <w:rPrChange w:id="15784" w:author="David" w:date="2022-08-17T16:58:00Z">
              <w:rPr>
                <w:rFonts w:ascii="Times New Roman" w:hAnsi="Times New Roman"/>
                <w:sz w:val="24"/>
                <w:szCs w:val="24"/>
              </w:rPr>
            </w:rPrChange>
          </w:rPr>
          <w:t xml:space="preserve"> had a visit to the Blue Mountains organised for the next day.</w:t>
        </w:r>
      </w:ins>
    </w:p>
    <w:p w14:paraId="4289183E" w14:textId="517C0565" w:rsidR="006F31F6" w:rsidRPr="00163DCF" w:rsidRDefault="006F31F6">
      <w:pPr>
        <w:spacing w:after="37" w:line="276" w:lineRule="auto"/>
        <w:ind w:left="-5" w:right="15" w:firstLine="725"/>
        <w:rPr>
          <w:ins w:id="15785" w:author="Britt Collins" w:date="2021-09-30T14:58:00Z"/>
          <w:szCs w:val="21"/>
          <w:rPrChange w:id="15786" w:author="David" w:date="2022-08-17T16:58:00Z">
            <w:rPr>
              <w:ins w:id="15787" w:author="Britt Collins" w:date="2021-09-30T14:58:00Z"/>
              <w:rFonts w:ascii="Times New Roman" w:hAnsi="Times New Roman"/>
              <w:sz w:val="24"/>
              <w:szCs w:val="24"/>
            </w:rPr>
          </w:rPrChange>
        </w:rPr>
        <w:pPrChange w:id="15788" w:author="David" w:date="2022-08-17T17:01:00Z">
          <w:pPr>
            <w:spacing w:after="37"/>
            <w:ind w:left="-5" w:right="15"/>
          </w:pPr>
        </w:pPrChange>
      </w:pPr>
      <w:ins w:id="15789" w:author="Britt Collins" w:date="2021-09-30T14:58:00Z">
        <w:r w:rsidRPr="00163DCF">
          <w:rPr>
            <w:szCs w:val="21"/>
            <w:rPrChange w:id="15790" w:author="David" w:date="2022-08-17T16:58:00Z">
              <w:rPr>
                <w:rFonts w:ascii="Times New Roman" w:hAnsi="Times New Roman"/>
                <w:sz w:val="24"/>
                <w:szCs w:val="24"/>
              </w:rPr>
            </w:rPrChange>
          </w:rPr>
          <w:t xml:space="preserve">Kris and Matthew returned to the apartment from their Blue Mountain excursion. I happily returned from a long day at work. The highlight of that day was an email from Andy. He and Cullen planned </w:t>
        </w:r>
        <w:proofErr w:type="gramStart"/>
        <w:r w:rsidRPr="00163DCF">
          <w:rPr>
            <w:szCs w:val="21"/>
            <w:rPrChange w:id="15791" w:author="David" w:date="2022-08-17T16:58:00Z">
              <w:rPr>
                <w:rFonts w:ascii="Times New Roman" w:hAnsi="Times New Roman"/>
                <w:sz w:val="24"/>
                <w:szCs w:val="24"/>
              </w:rPr>
            </w:rPrChange>
          </w:rPr>
          <w:t>eating</w:t>
        </w:r>
        <w:proofErr w:type="gramEnd"/>
        <w:r w:rsidRPr="00163DCF">
          <w:rPr>
            <w:szCs w:val="21"/>
            <w:rPrChange w:id="15792" w:author="David" w:date="2022-08-17T16:58:00Z">
              <w:rPr>
                <w:rFonts w:ascii="Times New Roman" w:hAnsi="Times New Roman"/>
                <w:sz w:val="24"/>
                <w:szCs w:val="24"/>
              </w:rPr>
            </w:rPrChange>
          </w:rPr>
          <w:t xml:space="preserve"> out prior to meeting Carl and co at </w:t>
        </w:r>
      </w:ins>
      <w:ins w:id="15793" w:author="Britt Collins" w:date="2021-10-06T15:54:00Z">
        <w:r w:rsidR="00762731" w:rsidRPr="00163DCF">
          <w:rPr>
            <w:szCs w:val="21"/>
            <w:rPrChange w:id="15794" w:author="David" w:date="2022-08-17T16:58:00Z">
              <w:rPr>
                <w:rFonts w:ascii="Times New Roman" w:hAnsi="Times New Roman"/>
                <w:sz w:val="24"/>
                <w:szCs w:val="24"/>
              </w:rPr>
            </w:rPrChange>
          </w:rPr>
          <w:t>t</w:t>
        </w:r>
      </w:ins>
      <w:ins w:id="15795" w:author="Britt Collins" w:date="2021-09-30T14:58:00Z">
        <w:r w:rsidRPr="00163DCF">
          <w:rPr>
            <w:szCs w:val="21"/>
            <w:rPrChange w:id="15796" w:author="David" w:date="2022-08-17T16:58:00Z">
              <w:rPr>
                <w:rFonts w:ascii="Times New Roman" w:hAnsi="Times New Roman"/>
                <w:sz w:val="24"/>
                <w:szCs w:val="24"/>
              </w:rPr>
            </w:rPrChange>
          </w:rPr>
          <w:t xml:space="preserve">he London Pub. I was up for </w:t>
        </w:r>
        <w:proofErr w:type="gramStart"/>
        <w:r w:rsidRPr="00163DCF">
          <w:rPr>
            <w:szCs w:val="21"/>
            <w:rPrChange w:id="15797" w:author="David" w:date="2022-08-17T16:58:00Z">
              <w:rPr>
                <w:rFonts w:ascii="Times New Roman" w:hAnsi="Times New Roman"/>
                <w:sz w:val="24"/>
                <w:szCs w:val="24"/>
              </w:rPr>
            </w:rPrChange>
          </w:rPr>
          <w:t>it,</w:t>
        </w:r>
        <w:proofErr w:type="gramEnd"/>
        <w:r w:rsidRPr="00163DCF">
          <w:rPr>
            <w:szCs w:val="21"/>
            <w:rPrChange w:id="15798" w:author="David" w:date="2022-08-17T16:58:00Z">
              <w:rPr>
                <w:rFonts w:ascii="Times New Roman" w:hAnsi="Times New Roman"/>
                <w:sz w:val="24"/>
                <w:szCs w:val="24"/>
              </w:rPr>
            </w:rPrChange>
          </w:rPr>
          <w:t xml:space="preserve"> Andy and Cullen were valued friends of mine. Unfortunately, Matthew and Kris didn’t have the same enthusiasm. They were cash strapped, having spent the day spending sums of money on tourist trap retail. Instead, Matthew, Kris and I went to a nearby supermarket and picked up </w:t>
        </w:r>
      </w:ins>
      <w:ins w:id="15799" w:author="Britt Collins" w:date="2021-10-06T15:54:00Z">
        <w:r w:rsidR="00762731" w:rsidRPr="00163DCF">
          <w:rPr>
            <w:szCs w:val="21"/>
            <w:rPrChange w:id="15800" w:author="David" w:date="2022-08-17T16:58:00Z">
              <w:rPr>
                <w:rFonts w:ascii="Times New Roman" w:hAnsi="Times New Roman"/>
                <w:sz w:val="24"/>
                <w:szCs w:val="24"/>
              </w:rPr>
            </w:rPrChange>
          </w:rPr>
          <w:t>some</w:t>
        </w:r>
      </w:ins>
      <w:ins w:id="15801" w:author="Britt Collins" w:date="2021-09-30T14:58:00Z">
        <w:r w:rsidRPr="00163DCF">
          <w:rPr>
            <w:szCs w:val="21"/>
            <w:rPrChange w:id="15802" w:author="David" w:date="2022-08-17T16:58:00Z">
              <w:rPr>
                <w:rFonts w:ascii="Times New Roman" w:hAnsi="Times New Roman"/>
                <w:sz w:val="24"/>
                <w:szCs w:val="24"/>
              </w:rPr>
            </w:rPrChange>
          </w:rPr>
          <w:t xml:space="preserve"> fresh food to prepare back at the flat. Queensland Mangos were excellent value for money. Being quite large I brought only a couple back for us to eat. The dinner main was a chicken salad: lettuce, tomatoes, </w:t>
        </w:r>
        <w:proofErr w:type="gramStart"/>
        <w:r w:rsidRPr="00163DCF">
          <w:rPr>
            <w:szCs w:val="21"/>
            <w:rPrChange w:id="15803" w:author="David" w:date="2022-08-17T16:58:00Z">
              <w:rPr>
                <w:rFonts w:ascii="Times New Roman" w:hAnsi="Times New Roman"/>
                <w:sz w:val="24"/>
                <w:szCs w:val="24"/>
              </w:rPr>
            </w:rPrChange>
          </w:rPr>
          <w:t>cucumbers</w:t>
        </w:r>
        <w:proofErr w:type="gramEnd"/>
        <w:r w:rsidRPr="00163DCF">
          <w:rPr>
            <w:szCs w:val="21"/>
            <w:rPrChange w:id="15804" w:author="David" w:date="2022-08-17T16:58:00Z">
              <w:rPr>
                <w:rFonts w:ascii="Times New Roman" w:hAnsi="Times New Roman"/>
                <w:sz w:val="24"/>
                <w:szCs w:val="24"/>
              </w:rPr>
            </w:rPrChange>
          </w:rPr>
          <w:t xml:space="preserve"> and my go to Coles Cooked Chicken. The day trip had worked up Kris and Matthew's appetites. It didn’t take us long to consume the banquet. We showered, </w:t>
        </w:r>
        <w:proofErr w:type="gramStart"/>
        <w:r w:rsidRPr="00163DCF">
          <w:rPr>
            <w:szCs w:val="21"/>
            <w:rPrChange w:id="15805" w:author="David" w:date="2022-08-17T16:58:00Z">
              <w:rPr>
                <w:rFonts w:ascii="Times New Roman" w:hAnsi="Times New Roman"/>
                <w:sz w:val="24"/>
                <w:szCs w:val="24"/>
              </w:rPr>
            </w:rPrChange>
          </w:rPr>
          <w:t>changed</w:t>
        </w:r>
        <w:proofErr w:type="gramEnd"/>
        <w:r w:rsidRPr="00163DCF">
          <w:rPr>
            <w:szCs w:val="21"/>
            <w:rPrChange w:id="15806" w:author="David" w:date="2022-08-17T16:58:00Z">
              <w:rPr>
                <w:rFonts w:ascii="Times New Roman" w:hAnsi="Times New Roman"/>
                <w:sz w:val="24"/>
                <w:szCs w:val="24"/>
              </w:rPr>
            </w:rPrChange>
          </w:rPr>
          <w:t xml:space="preserve"> and began the journey to The London Pub. With it being a comfortable, beautiful day, getting around Sydney was a pleasure.</w:t>
        </w:r>
      </w:ins>
    </w:p>
    <w:p w14:paraId="2073EA00" w14:textId="77777777" w:rsidR="006F31F6" w:rsidRPr="00163DCF" w:rsidRDefault="006F31F6">
      <w:pPr>
        <w:spacing w:line="276" w:lineRule="auto"/>
        <w:ind w:left="-5" w:right="15" w:firstLine="725"/>
        <w:rPr>
          <w:ins w:id="15807" w:author="Britt Collins" w:date="2021-09-30T14:58:00Z"/>
          <w:szCs w:val="21"/>
          <w:rPrChange w:id="15808" w:author="David" w:date="2022-08-17T16:58:00Z">
            <w:rPr>
              <w:ins w:id="15809" w:author="Britt Collins" w:date="2021-09-30T14:58:00Z"/>
              <w:rFonts w:ascii="Times New Roman" w:hAnsi="Times New Roman"/>
              <w:sz w:val="24"/>
              <w:szCs w:val="24"/>
            </w:rPr>
          </w:rPrChange>
        </w:rPr>
        <w:pPrChange w:id="15810" w:author="David" w:date="2022-08-17T17:01:00Z">
          <w:pPr>
            <w:ind w:left="-5" w:right="15"/>
          </w:pPr>
        </w:pPrChange>
      </w:pPr>
      <w:ins w:id="15811" w:author="Britt Collins" w:date="2021-09-30T14:58:00Z">
        <w:r w:rsidRPr="00163DCF">
          <w:rPr>
            <w:szCs w:val="21"/>
            <w:rPrChange w:id="15812" w:author="David" w:date="2022-08-17T16:58:00Z">
              <w:rPr>
                <w:rFonts w:ascii="Times New Roman" w:hAnsi="Times New Roman"/>
                <w:sz w:val="24"/>
                <w:szCs w:val="24"/>
              </w:rPr>
            </w:rPrChange>
          </w:rPr>
          <w:t>I felt nervous. How well would my good old UK mates mix with my new ex-pat friends?</w:t>
        </w:r>
      </w:ins>
    </w:p>
    <w:p w14:paraId="19E4D5EC" w14:textId="0AE705EF" w:rsidR="006F31F6" w:rsidRPr="00163DCF" w:rsidRDefault="006F31F6">
      <w:pPr>
        <w:spacing w:line="276" w:lineRule="auto"/>
        <w:ind w:left="-5" w:right="15"/>
        <w:rPr>
          <w:ins w:id="15813" w:author="Britt Collins" w:date="2021-09-30T14:58:00Z"/>
          <w:szCs w:val="21"/>
          <w:rPrChange w:id="15814" w:author="David" w:date="2022-08-17T16:58:00Z">
            <w:rPr>
              <w:ins w:id="15815" w:author="Britt Collins" w:date="2021-09-30T14:58:00Z"/>
              <w:rFonts w:ascii="Times New Roman" w:hAnsi="Times New Roman"/>
              <w:sz w:val="24"/>
              <w:szCs w:val="24"/>
            </w:rPr>
          </w:rPrChange>
        </w:rPr>
        <w:pPrChange w:id="15816" w:author="David" w:date="2022-08-17T17:01:00Z">
          <w:pPr>
            <w:ind w:left="-5" w:right="15"/>
          </w:pPr>
        </w:pPrChange>
      </w:pPr>
      <w:ins w:id="15817" w:author="Britt Collins" w:date="2021-09-30T14:58:00Z">
        <w:r w:rsidRPr="00163DCF">
          <w:rPr>
            <w:szCs w:val="21"/>
            <w:rPrChange w:id="15818" w:author="David" w:date="2022-08-17T16:58:00Z">
              <w:rPr>
                <w:rFonts w:ascii="Times New Roman" w:hAnsi="Times New Roman"/>
                <w:sz w:val="24"/>
                <w:szCs w:val="24"/>
              </w:rPr>
            </w:rPrChange>
          </w:rPr>
          <w:t xml:space="preserve">Playing host </w:t>
        </w:r>
      </w:ins>
      <w:ins w:id="15819" w:author="Britt Collins" w:date="2021-10-06T15:55:00Z">
        <w:r w:rsidR="00762731" w:rsidRPr="00163DCF">
          <w:rPr>
            <w:szCs w:val="21"/>
            <w:rPrChange w:id="15820" w:author="David" w:date="2022-08-17T16:58:00Z">
              <w:rPr>
                <w:rFonts w:ascii="Times New Roman" w:hAnsi="Times New Roman"/>
                <w:sz w:val="24"/>
                <w:szCs w:val="24"/>
              </w:rPr>
            </w:rPrChange>
          </w:rPr>
          <w:t xml:space="preserve">and </w:t>
        </w:r>
      </w:ins>
      <w:ins w:id="15821" w:author="Britt Collins" w:date="2021-09-30T14:58:00Z">
        <w:r w:rsidRPr="00163DCF">
          <w:rPr>
            <w:szCs w:val="21"/>
            <w:rPrChange w:id="15822" w:author="David" w:date="2022-08-17T16:58:00Z">
              <w:rPr>
                <w:rFonts w:ascii="Times New Roman" w:hAnsi="Times New Roman"/>
                <w:sz w:val="24"/>
                <w:szCs w:val="24"/>
              </w:rPr>
            </w:rPrChange>
          </w:rPr>
          <w:t>constantly worry</w:t>
        </w:r>
      </w:ins>
      <w:ins w:id="15823" w:author="Britt Collins" w:date="2021-10-06T15:55:00Z">
        <w:r w:rsidR="00762731" w:rsidRPr="00163DCF">
          <w:rPr>
            <w:szCs w:val="21"/>
            <w:rPrChange w:id="15824" w:author="David" w:date="2022-08-17T16:58:00Z">
              <w:rPr>
                <w:rFonts w:ascii="Times New Roman" w:hAnsi="Times New Roman"/>
                <w:sz w:val="24"/>
                <w:szCs w:val="24"/>
              </w:rPr>
            </w:rPrChange>
          </w:rPr>
          <w:t>ing</w:t>
        </w:r>
      </w:ins>
      <w:ins w:id="15825" w:author="Britt Collins" w:date="2021-09-30T14:58:00Z">
        <w:r w:rsidRPr="00163DCF">
          <w:rPr>
            <w:szCs w:val="21"/>
            <w:rPrChange w:id="15826" w:author="David" w:date="2022-08-17T16:58:00Z">
              <w:rPr>
                <w:rFonts w:ascii="Times New Roman" w:hAnsi="Times New Roman"/>
                <w:sz w:val="24"/>
                <w:szCs w:val="24"/>
              </w:rPr>
            </w:rPrChange>
          </w:rPr>
          <w:t xml:space="preserve"> about the wellbeing of </w:t>
        </w:r>
      </w:ins>
      <w:ins w:id="15827" w:author="Britt Collins" w:date="2021-10-06T15:55:00Z">
        <w:r w:rsidR="00762731" w:rsidRPr="00163DCF">
          <w:rPr>
            <w:szCs w:val="21"/>
            <w:rPrChange w:id="15828" w:author="David" w:date="2022-08-17T16:58:00Z">
              <w:rPr>
                <w:rFonts w:ascii="Times New Roman" w:hAnsi="Times New Roman"/>
                <w:sz w:val="24"/>
                <w:szCs w:val="24"/>
              </w:rPr>
            </w:rPrChange>
          </w:rPr>
          <w:t xml:space="preserve">my </w:t>
        </w:r>
      </w:ins>
      <w:ins w:id="15829" w:author="Britt Collins" w:date="2021-09-30T14:58:00Z">
        <w:r w:rsidRPr="00163DCF">
          <w:rPr>
            <w:szCs w:val="21"/>
            <w:rPrChange w:id="15830" w:author="David" w:date="2022-08-17T16:58:00Z">
              <w:rPr>
                <w:rFonts w:ascii="Times New Roman" w:hAnsi="Times New Roman"/>
                <w:sz w:val="24"/>
                <w:szCs w:val="24"/>
              </w:rPr>
            </w:rPrChange>
          </w:rPr>
          <w:t>guests</w:t>
        </w:r>
      </w:ins>
      <w:ins w:id="15831" w:author="Britt Collins" w:date="2021-10-06T15:55:00Z">
        <w:r w:rsidR="00762731" w:rsidRPr="00163DCF">
          <w:rPr>
            <w:szCs w:val="21"/>
            <w:rPrChange w:id="15832" w:author="David" w:date="2022-08-17T16:58:00Z">
              <w:rPr>
                <w:rFonts w:ascii="Times New Roman" w:hAnsi="Times New Roman"/>
                <w:sz w:val="24"/>
                <w:szCs w:val="24"/>
              </w:rPr>
            </w:rPrChange>
          </w:rPr>
          <w:t xml:space="preserve"> was tiring</w:t>
        </w:r>
      </w:ins>
      <w:ins w:id="15833" w:author="Britt Collins" w:date="2021-09-30T14:58:00Z">
        <w:r w:rsidRPr="00163DCF">
          <w:rPr>
            <w:szCs w:val="21"/>
            <w:rPrChange w:id="15834" w:author="David" w:date="2022-08-17T16:58:00Z">
              <w:rPr>
                <w:rFonts w:ascii="Times New Roman" w:hAnsi="Times New Roman"/>
                <w:sz w:val="24"/>
                <w:szCs w:val="24"/>
              </w:rPr>
            </w:rPrChange>
          </w:rPr>
          <w:t xml:space="preserve">. Having caught up with Matthew and Kris’s life story over the past couple of days I was now asking questions to keep the conversation flowing. I looked out the bus window as we journeyed to Paddington. When the conversation between Kris, Matthew and I subsided, my mind was consumed by random thoughts. My reflection in the bus window caught my attention. I noticed I was looking tired. Being forced to squint didn’t help as the sun shone. Anxiety took hold as I looked down at my phone to see where the bus was on its route. Another </w:t>
        </w:r>
      </w:ins>
      <w:ins w:id="15835" w:author="Britt Collins" w:date="2021-10-06T15:56:00Z">
        <w:r w:rsidR="00762731" w:rsidRPr="00163DCF">
          <w:rPr>
            <w:szCs w:val="21"/>
            <w:rPrChange w:id="15836" w:author="David" w:date="2022-08-17T16:58:00Z">
              <w:rPr>
                <w:rFonts w:ascii="Times New Roman" w:hAnsi="Times New Roman"/>
                <w:sz w:val="24"/>
                <w:szCs w:val="24"/>
              </w:rPr>
            </w:rPrChange>
          </w:rPr>
          <w:t>ten</w:t>
        </w:r>
      </w:ins>
      <w:ins w:id="15837" w:author="Britt Collins" w:date="2021-09-30T14:58:00Z">
        <w:r w:rsidRPr="00163DCF">
          <w:rPr>
            <w:szCs w:val="21"/>
            <w:rPrChange w:id="15838" w:author="David" w:date="2022-08-17T16:58:00Z">
              <w:rPr>
                <w:rFonts w:ascii="Times New Roman" w:hAnsi="Times New Roman"/>
                <w:sz w:val="24"/>
                <w:szCs w:val="24"/>
              </w:rPr>
            </w:rPrChange>
          </w:rPr>
          <w:t xml:space="preserve"> stops, </w:t>
        </w:r>
      </w:ins>
      <w:ins w:id="15839" w:author="Britt Collins" w:date="2021-10-06T15:56:00Z">
        <w:r w:rsidR="00762731" w:rsidRPr="00163DCF">
          <w:rPr>
            <w:szCs w:val="21"/>
            <w:rPrChange w:id="15840" w:author="David" w:date="2022-08-17T16:58:00Z">
              <w:rPr>
                <w:rFonts w:ascii="Times New Roman" w:hAnsi="Times New Roman"/>
                <w:sz w:val="24"/>
                <w:szCs w:val="24"/>
              </w:rPr>
            </w:rPrChange>
          </w:rPr>
          <w:t>five</w:t>
        </w:r>
      </w:ins>
      <w:ins w:id="15841" w:author="Britt Collins" w:date="2021-09-30T14:58:00Z">
        <w:r w:rsidRPr="00163DCF">
          <w:rPr>
            <w:szCs w:val="21"/>
            <w:rPrChange w:id="15842" w:author="David" w:date="2022-08-17T16:58:00Z">
              <w:rPr>
                <w:rFonts w:ascii="Times New Roman" w:hAnsi="Times New Roman"/>
                <w:sz w:val="24"/>
                <w:szCs w:val="24"/>
              </w:rPr>
            </w:rPrChange>
          </w:rPr>
          <w:t xml:space="preserve"> minutes. </w:t>
        </w:r>
      </w:ins>
      <w:ins w:id="15843" w:author="Britt Collins" w:date="2021-10-06T15:56:00Z">
        <w:r w:rsidR="00762731" w:rsidRPr="00163DCF">
          <w:rPr>
            <w:szCs w:val="21"/>
            <w:rPrChange w:id="15844" w:author="David" w:date="2022-08-17T16:58:00Z">
              <w:rPr>
                <w:rFonts w:ascii="Times New Roman" w:hAnsi="Times New Roman"/>
                <w:sz w:val="24"/>
                <w:szCs w:val="24"/>
              </w:rPr>
            </w:rPrChange>
          </w:rPr>
          <w:t>I</w:t>
        </w:r>
      </w:ins>
      <w:ins w:id="15845" w:author="Britt Collins" w:date="2021-09-30T14:58:00Z">
        <w:r w:rsidRPr="00163DCF">
          <w:rPr>
            <w:szCs w:val="21"/>
            <w:rPrChange w:id="15846" w:author="David" w:date="2022-08-17T16:58:00Z">
              <w:rPr>
                <w:rFonts w:ascii="Times New Roman" w:hAnsi="Times New Roman"/>
                <w:sz w:val="24"/>
                <w:szCs w:val="24"/>
              </w:rPr>
            </w:rPrChange>
          </w:rPr>
          <w:t xml:space="preserve"> was distracted by random thoughts again. I broke my gaze, looked down at my phone. </w:t>
        </w:r>
      </w:ins>
      <w:ins w:id="15847" w:author="Britt Collins" w:date="2021-10-06T15:56:00Z">
        <w:r w:rsidR="00762731" w:rsidRPr="00163DCF">
          <w:rPr>
            <w:szCs w:val="21"/>
            <w:rPrChange w:id="15848" w:author="David" w:date="2022-08-17T16:58:00Z">
              <w:rPr>
                <w:rFonts w:ascii="Times New Roman" w:hAnsi="Times New Roman"/>
                <w:sz w:val="24"/>
                <w:szCs w:val="24"/>
              </w:rPr>
            </w:rPrChange>
          </w:rPr>
          <w:t>“</w:t>
        </w:r>
      </w:ins>
      <w:ins w:id="15849" w:author="Britt Collins" w:date="2021-09-30T14:58:00Z">
        <w:r w:rsidRPr="00163DCF">
          <w:rPr>
            <w:szCs w:val="21"/>
            <w:rPrChange w:id="15850" w:author="David" w:date="2022-08-17T16:58:00Z">
              <w:rPr>
                <w:rFonts w:ascii="Times New Roman" w:hAnsi="Times New Roman"/>
                <w:sz w:val="24"/>
                <w:szCs w:val="24"/>
              </w:rPr>
            </w:rPrChange>
          </w:rPr>
          <w:t>Shit, this is our stop</w:t>
        </w:r>
      </w:ins>
      <w:ins w:id="15851" w:author="Britt Collins" w:date="2021-10-06T15:56:00Z">
        <w:r w:rsidR="00762731" w:rsidRPr="00163DCF">
          <w:rPr>
            <w:szCs w:val="21"/>
            <w:rPrChange w:id="15852" w:author="David" w:date="2022-08-17T16:58:00Z">
              <w:rPr>
                <w:rFonts w:ascii="Times New Roman" w:hAnsi="Times New Roman"/>
                <w:sz w:val="24"/>
                <w:szCs w:val="24"/>
              </w:rPr>
            </w:rPrChange>
          </w:rPr>
          <w:t>,”</w:t>
        </w:r>
      </w:ins>
      <w:ins w:id="15853" w:author="Britt Collins" w:date="2021-09-30T14:58:00Z">
        <w:r w:rsidRPr="00163DCF">
          <w:rPr>
            <w:szCs w:val="21"/>
            <w:rPrChange w:id="15854" w:author="David" w:date="2022-08-17T16:58:00Z">
              <w:rPr>
                <w:rFonts w:ascii="Times New Roman" w:hAnsi="Times New Roman"/>
                <w:sz w:val="24"/>
                <w:szCs w:val="24"/>
              </w:rPr>
            </w:rPrChange>
          </w:rPr>
          <w:t xml:space="preserve"> I said to Kris and Matthew. </w:t>
        </w:r>
      </w:ins>
    </w:p>
    <w:p w14:paraId="7AEF82FE" w14:textId="2E8F18E7" w:rsidR="006F31F6" w:rsidRPr="00163DCF" w:rsidRDefault="006F31F6">
      <w:pPr>
        <w:spacing w:line="276" w:lineRule="auto"/>
        <w:ind w:left="-5" w:right="15" w:firstLine="725"/>
        <w:rPr>
          <w:ins w:id="15855" w:author="Britt Collins" w:date="2021-09-30T14:58:00Z"/>
          <w:szCs w:val="21"/>
          <w:rPrChange w:id="15856" w:author="David" w:date="2022-08-17T16:58:00Z">
            <w:rPr>
              <w:ins w:id="15857" w:author="Britt Collins" w:date="2021-09-30T14:58:00Z"/>
              <w:rFonts w:ascii="Times New Roman" w:hAnsi="Times New Roman"/>
              <w:sz w:val="24"/>
              <w:szCs w:val="24"/>
            </w:rPr>
          </w:rPrChange>
        </w:rPr>
        <w:pPrChange w:id="15858" w:author="David" w:date="2022-08-17T17:01:00Z">
          <w:pPr>
            <w:ind w:left="-5" w:right="15"/>
          </w:pPr>
        </w:pPrChange>
      </w:pPr>
      <w:ins w:id="15859" w:author="Britt Collins" w:date="2021-09-30T14:58:00Z">
        <w:r w:rsidRPr="00163DCF">
          <w:rPr>
            <w:szCs w:val="21"/>
            <w:rPrChange w:id="15860" w:author="David" w:date="2022-08-17T16:58:00Z">
              <w:rPr>
                <w:rFonts w:ascii="Times New Roman" w:hAnsi="Times New Roman"/>
                <w:sz w:val="24"/>
                <w:szCs w:val="24"/>
              </w:rPr>
            </w:rPrChange>
          </w:rPr>
          <w:t xml:space="preserve">Matthew and Kris smiled as we </w:t>
        </w:r>
      </w:ins>
      <w:ins w:id="15861" w:author="Britt Collins" w:date="2021-10-06T15:57:00Z">
        <w:r w:rsidR="00762731" w:rsidRPr="00163DCF">
          <w:rPr>
            <w:szCs w:val="21"/>
            <w:rPrChange w:id="15862" w:author="David" w:date="2022-08-17T16:58:00Z">
              <w:rPr>
                <w:rFonts w:ascii="Times New Roman" w:hAnsi="Times New Roman"/>
                <w:sz w:val="24"/>
                <w:szCs w:val="24"/>
              </w:rPr>
            </w:rPrChange>
          </w:rPr>
          <w:t>hopp</w:t>
        </w:r>
      </w:ins>
      <w:ins w:id="15863" w:author="Britt Collins" w:date="2021-09-30T14:58:00Z">
        <w:r w:rsidRPr="00163DCF">
          <w:rPr>
            <w:szCs w:val="21"/>
            <w:rPrChange w:id="15864" w:author="David" w:date="2022-08-17T16:58:00Z">
              <w:rPr>
                <w:rFonts w:ascii="Times New Roman" w:hAnsi="Times New Roman"/>
                <w:sz w:val="24"/>
                <w:szCs w:val="24"/>
              </w:rPr>
            </w:rPrChange>
          </w:rPr>
          <w:t xml:space="preserve">ed </w:t>
        </w:r>
      </w:ins>
      <w:ins w:id="15865" w:author="Britt Collins" w:date="2021-10-06T15:57:00Z">
        <w:r w:rsidR="00762731" w:rsidRPr="00163DCF">
          <w:rPr>
            <w:szCs w:val="21"/>
            <w:rPrChange w:id="15866" w:author="David" w:date="2022-08-17T16:58:00Z">
              <w:rPr>
                <w:rFonts w:ascii="Times New Roman" w:hAnsi="Times New Roman"/>
                <w:sz w:val="24"/>
                <w:szCs w:val="24"/>
              </w:rPr>
            </w:rPrChange>
          </w:rPr>
          <w:t xml:space="preserve">off </w:t>
        </w:r>
      </w:ins>
      <w:ins w:id="15867" w:author="Britt Collins" w:date="2021-09-30T14:58:00Z">
        <w:r w:rsidRPr="00163DCF">
          <w:rPr>
            <w:szCs w:val="21"/>
            <w:rPrChange w:id="15868" w:author="David" w:date="2022-08-17T16:58:00Z">
              <w:rPr>
                <w:rFonts w:ascii="Times New Roman" w:hAnsi="Times New Roman"/>
                <w:sz w:val="24"/>
                <w:szCs w:val="24"/>
              </w:rPr>
            </w:rPrChange>
          </w:rPr>
          <w:t>the bus. They followed me, the map reader. My eyes were focused more on my phone than my footing. I spoke out loud as I gestured the route to the London Pub</w:t>
        </w:r>
      </w:ins>
      <w:ins w:id="15869" w:author="Britt Collins" w:date="2021-10-06T15:57:00Z">
        <w:r w:rsidR="00762731" w:rsidRPr="00163DCF">
          <w:rPr>
            <w:szCs w:val="21"/>
            <w:rPrChange w:id="15870" w:author="David" w:date="2022-08-17T16:58:00Z">
              <w:rPr>
                <w:rFonts w:ascii="Times New Roman" w:hAnsi="Times New Roman"/>
                <w:sz w:val="24"/>
                <w:szCs w:val="24"/>
              </w:rPr>
            </w:rPrChange>
          </w:rPr>
          <w:t xml:space="preserve">, which </w:t>
        </w:r>
      </w:ins>
      <w:ins w:id="15871" w:author="Britt Collins" w:date="2021-09-30T14:58:00Z">
        <w:r w:rsidRPr="00163DCF">
          <w:rPr>
            <w:szCs w:val="21"/>
            <w:rPrChange w:id="15872" w:author="David" w:date="2022-08-17T16:58:00Z">
              <w:rPr>
                <w:rFonts w:ascii="Times New Roman" w:hAnsi="Times New Roman"/>
                <w:sz w:val="24"/>
                <w:szCs w:val="24"/>
              </w:rPr>
            </w:rPrChange>
          </w:rPr>
          <w:t xml:space="preserve">wouldn’t have look out of place in any town in the UK with its black beams and white walls. The familiarly continued with its British pub style interior. Wooden stools were lined up at the bar area. Cushioned, wooden benches were positioned in the corners of the lounge. The decorated fireplace was at the heart of the lounge. My ex-pat mates had commandeered most of the floor space. I looked over to see Cullen, Andy, Johnny, Carl, </w:t>
        </w:r>
        <w:proofErr w:type="gramStart"/>
        <w:r w:rsidRPr="00163DCF">
          <w:rPr>
            <w:szCs w:val="21"/>
            <w:rPrChange w:id="15873" w:author="David" w:date="2022-08-17T16:58:00Z">
              <w:rPr>
                <w:rFonts w:ascii="Times New Roman" w:hAnsi="Times New Roman"/>
                <w:sz w:val="24"/>
                <w:szCs w:val="24"/>
              </w:rPr>
            </w:rPrChange>
          </w:rPr>
          <w:t>Uma</w:t>
        </w:r>
        <w:proofErr w:type="gramEnd"/>
        <w:r w:rsidRPr="00163DCF">
          <w:rPr>
            <w:szCs w:val="21"/>
            <w:rPrChange w:id="15874" w:author="David" w:date="2022-08-17T16:58:00Z">
              <w:rPr>
                <w:rFonts w:ascii="Times New Roman" w:hAnsi="Times New Roman"/>
                <w:sz w:val="24"/>
                <w:szCs w:val="24"/>
              </w:rPr>
            </w:rPrChange>
          </w:rPr>
          <w:t xml:space="preserve"> and few of their attachments. I smiled as we walked over.</w:t>
        </w:r>
      </w:ins>
    </w:p>
    <w:p w14:paraId="51813652" w14:textId="00947C36" w:rsidR="006F31F6" w:rsidRPr="00163DCF" w:rsidRDefault="00762731">
      <w:pPr>
        <w:spacing w:line="276" w:lineRule="auto"/>
        <w:ind w:left="-5" w:right="15" w:firstLine="725"/>
        <w:rPr>
          <w:ins w:id="15875" w:author="Britt Collins" w:date="2021-09-30T14:58:00Z"/>
          <w:szCs w:val="21"/>
          <w:rPrChange w:id="15876" w:author="David" w:date="2022-08-17T16:58:00Z">
            <w:rPr>
              <w:ins w:id="15877" w:author="Britt Collins" w:date="2021-09-30T14:58:00Z"/>
              <w:rFonts w:ascii="Times New Roman" w:hAnsi="Times New Roman"/>
              <w:sz w:val="24"/>
              <w:szCs w:val="24"/>
            </w:rPr>
          </w:rPrChange>
        </w:rPr>
        <w:pPrChange w:id="15878" w:author="David" w:date="2022-08-17T17:01:00Z">
          <w:pPr>
            <w:ind w:left="-5" w:right="15"/>
          </w:pPr>
        </w:pPrChange>
      </w:pPr>
      <w:ins w:id="15879" w:author="Britt Collins" w:date="2021-10-06T15:58:00Z">
        <w:r w:rsidRPr="00163DCF">
          <w:rPr>
            <w:b/>
            <w:szCs w:val="21"/>
            <w:rPrChange w:id="15880" w:author="David" w:date="2022-08-17T16:58:00Z">
              <w:rPr>
                <w:rFonts w:ascii="Times New Roman" w:hAnsi="Times New Roman"/>
                <w:sz w:val="24"/>
                <w:szCs w:val="24"/>
              </w:rPr>
            </w:rPrChange>
          </w:rPr>
          <w:t>GET RID ALL THESE INTRODUCTIONS AND SMALL TALK, I CAN’T STRESS ENOUGH HOW MUCH IT CLUTTERS THE STORY</w:t>
        </w:r>
        <w:r w:rsidRPr="00163DCF">
          <w:rPr>
            <w:szCs w:val="21"/>
            <w:rPrChange w:id="15881" w:author="David" w:date="2022-08-17T16:58:00Z">
              <w:rPr>
                <w:rFonts w:ascii="Times New Roman" w:hAnsi="Times New Roman"/>
                <w:sz w:val="24"/>
                <w:szCs w:val="24"/>
              </w:rPr>
            </w:rPrChange>
          </w:rPr>
          <w:t xml:space="preserve"> </w:t>
        </w:r>
      </w:ins>
      <w:ins w:id="15882" w:author="Britt Collins" w:date="2021-09-30T14:58:00Z">
        <w:r w:rsidR="006F31F6" w:rsidRPr="00163DCF">
          <w:rPr>
            <w:szCs w:val="21"/>
            <w:rPrChange w:id="15883" w:author="David" w:date="2022-08-17T16:58:00Z">
              <w:rPr>
                <w:rFonts w:ascii="Times New Roman" w:hAnsi="Times New Roman"/>
                <w:sz w:val="24"/>
                <w:szCs w:val="24"/>
              </w:rPr>
            </w:rPrChange>
          </w:rPr>
          <w:t xml:space="preserve">Carl, the astute socialite, took the lead with welcoming Kris and Matthew to the group. "Pleased to meet you", he said enthusiastically. He had an uncomfortably smug smile on his face. I remember seeing this side to Carl's personality when we first met over in Manly. He began introducing the group to Kris and Matthew in a smooth, open manner. Cool, my friends are socialising. Time to get the drinks in and relax. Thanks Carlos, </w:t>
        </w:r>
        <w:proofErr w:type="gramStart"/>
        <w:r w:rsidR="006F31F6" w:rsidRPr="00163DCF">
          <w:rPr>
            <w:szCs w:val="21"/>
            <w:rPrChange w:id="15884" w:author="David" w:date="2022-08-17T16:58:00Z">
              <w:rPr>
                <w:rFonts w:ascii="Times New Roman" w:hAnsi="Times New Roman"/>
                <w:sz w:val="24"/>
                <w:szCs w:val="24"/>
              </w:rPr>
            </w:rPrChange>
          </w:rPr>
          <w:t>you</w:t>
        </w:r>
        <w:proofErr w:type="gramEnd"/>
        <w:r w:rsidR="006F31F6" w:rsidRPr="00163DCF">
          <w:rPr>
            <w:szCs w:val="21"/>
            <w:rPrChange w:id="15885" w:author="David" w:date="2022-08-17T16:58:00Z">
              <w:rPr>
                <w:rFonts w:ascii="Times New Roman" w:hAnsi="Times New Roman"/>
                <w:sz w:val="24"/>
                <w:szCs w:val="24"/>
              </w:rPr>
            </w:rPrChange>
          </w:rPr>
          <w:t xml:space="preserve"> beauty. I asked the group, as British convention dictates, if anyone else wanted a drink. Looking at the quantity of fluid in people's drinking receptacles, they had recently arrived. Andy though, he was thirsty. He pointed to his schooner glass, to indicate it needed refilling. “Becks, </w:t>
        </w:r>
        <w:proofErr w:type="spellStart"/>
        <w:r w:rsidR="006F31F6" w:rsidRPr="00163DCF">
          <w:rPr>
            <w:i/>
            <w:szCs w:val="21"/>
            <w:rPrChange w:id="15886" w:author="David" w:date="2022-08-17T16:58:00Z">
              <w:rPr>
                <w:rFonts w:ascii="Times New Roman" w:hAnsi="Times New Roman"/>
                <w:i/>
                <w:sz w:val="24"/>
                <w:szCs w:val="24"/>
              </w:rPr>
            </w:rPrChange>
          </w:rPr>
          <w:t>por</w:t>
        </w:r>
        <w:proofErr w:type="spellEnd"/>
        <w:r w:rsidR="006F31F6" w:rsidRPr="00163DCF">
          <w:rPr>
            <w:i/>
            <w:szCs w:val="21"/>
            <w:rPrChange w:id="15887" w:author="David" w:date="2022-08-17T16:58:00Z">
              <w:rPr>
                <w:rFonts w:ascii="Times New Roman" w:hAnsi="Times New Roman"/>
                <w:i/>
                <w:sz w:val="24"/>
                <w:szCs w:val="24"/>
              </w:rPr>
            </w:rPrChange>
          </w:rPr>
          <w:t xml:space="preserve"> </w:t>
        </w:r>
        <w:proofErr w:type="spellStart"/>
        <w:r w:rsidR="006F31F6" w:rsidRPr="00163DCF">
          <w:rPr>
            <w:i/>
            <w:szCs w:val="21"/>
            <w:rPrChange w:id="15888" w:author="David" w:date="2022-08-17T16:58:00Z">
              <w:rPr>
                <w:rFonts w:ascii="Times New Roman" w:hAnsi="Times New Roman"/>
                <w:i/>
                <w:sz w:val="24"/>
                <w:szCs w:val="24"/>
              </w:rPr>
            </w:rPrChange>
          </w:rPr>
          <w:t>favor</w:t>
        </w:r>
        <w:proofErr w:type="spellEnd"/>
        <w:r w:rsidR="006F31F6" w:rsidRPr="00163DCF">
          <w:rPr>
            <w:szCs w:val="21"/>
            <w:rPrChange w:id="15889" w:author="David" w:date="2022-08-17T16:58:00Z">
              <w:rPr>
                <w:rFonts w:ascii="Times New Roman" w:hAnsi="Times New Roman"/>
                <w:sz w:val="24"/>
                <w:szCs w:val="24"/>
              </w:rPr>
            </w:rPrChange>
          </w:rPr>
          <w:t xml:space="preserve">,” he replied. "Anyone else?" I </w:t>
        </w:r>
        <w:proofErr w:type="gramStart"/>
        <w:r w:rsidR="006F31F6" w:rsidRPr="00163DCF">
          <w:rPr>
            <w:szCs w:val="21"/>
            <w:rPrChange w:id="15890" w:author="David" w:date="2022-08-17T16:58:00Z">
              <w:rPr>
                <w:rFonts w:ascii="Times New Roman" w:hAnsi="Times New Roman"/>
                <w:sz w:val="24"/>
                <w:szCs w:val="24"/>
              </w:rPr>
            </w:rPrChange>
          </w:rPr>
          <w:t>said</w:t>
        </w:r>
        <w:proofErr w:type="gramEnd"/>
        <w:r w:rsidR="006F31F6" w:rsidRPr="00163DCF">
          <w:rPr>
            <w:szCs w:val="21"/>
            <w:rPrChange w:id="15891" w:author="David" w:date="2022-08-17T16:58:00Z">
              <w:rPr>
                <w:rFonts w:ascii="Times New Roman" w:hAnsi="Times New Roman"/>
                <w:sz w:val="24"/>
                <w:szCs w:val="24"/>
              </w:rPr>
            </w:rPrChange>
          </w:rPr>
          <w:t>. There was silence. I turned to my friends. "Fancy heading to the bar to see what you'd like to drink?", I asked.</w:t>
        </w:r>
      </w:ins>
    </w:p>
    <w:p w14:paraId="469D044A" w14:textId="77777777" w:rsidR="00762731" w:rsidRPr="00163DCF" w:rsidRDefault="006F31F6">
      <w:pPr>
        <w:spacing w:line="276" w:lineRule="auto"/>
        <w:ind w:left="-5" w:right="15" w:firstLine="725"/>
        <w:rPr>
          <w:ins w:id="15892" w:author="Britt Collins" w:date="2021-10-06T15:59:00Z"/>
          <w:szCs w:val="21"/>
          <w:rPrChange w:id="15893" w:author="David" w:date="2022-08-17T16:58:00Z">
            <w:rPr>
              <w:ins w:id="15894" w:author="Britt Collins" w:date="2021-10-06T15:59:00Z"/>
              <w:rFonts w:ascii="Times New Roman" w:hAnsi="Times New Roman"/>
              <w:sz w:val="24"/>
              <w:szCs w:val="24"/>
            </w:rPr>
          </w:rPrChange>
        </w:rPr>
        <w:pPrChange w:id="15895" w:author="David" w:date="2022-08-17T17:01:00Z">
          <w:pPr>
            <w:spacing w:line="480" w:lineRule="auto"/>
            <w:ind w:left="-5" w:right="15" w:firstLine="725"/>
          </w:pPr>
        </w:pPrChange>
      </w:pPr>
      <w:ins w:id="15896" w:author="Britt Collins" w:date="2021-09-30T14:58:00Z">
        <w:r w:rsidRPr="00163DCF">
          <w:rPr>
            <w:szCs w:val="21"/>
            <w:rPrChange w:id="15897" w:author="David" w:date="2022-08-17T16:58:00Z">
              <w:rPr>
                <w:rFonts w:ascii="Times New Roman" w:hAnsi="Times New Roman"/>
                <w:sz w:val="24"/>
                <w:szCs w:val="24"/>
              </w:rPr>
            </w:rPrChange>
          </w:rPr>
          <w:t xml:space="preserve">There was more than a hint of familiarity to the choice of beers on tap: Becks, Budweiser, Guinness, Speckled Hen. </w:t>
        </w:r>
        <w:proofErr w:type="gramStart"/>
        <w:r w:rsidRPr="00163DCF">
          <w:rPr>
            <w:szCs w:val="21"/>
            <w:rPrChange w:id="15898" w:author="David" w:date="2022-08-17T16:58:00Z">
              <w:rPr>
                <w:rFonts w:ascii="Times New Roman" w:hAnsi="Times New Roman"/>
                <w:sz w:val="24"/>
                <w:szCs w:val="24"/>
              </w:rPr>
            </w:rPrChange>
          </w:rPr>
          <w:t>Being a fan of British real ales, I</w:t>
        </w:r>
        <w:proofErr w:type="gramEnd"/>
        <w:r w:rsidRPr="00163DCF">
          <w:rPr>
            <w:szCs w:val="21"/>
            <w:rPrChange w:id="15899" w:author="David" w:date="2022-08-17T16:58:00Z">
              <w:rPr>
                <w:rFonts w:ascii="Times New Roman" w:hAnsi="Times New Roman"/>
                <w:sz w:val="24"/>
                <w:szCs w:val="24"/>
              </w:rPr>
            </w:rPrChange>
          </w:rPr>
          <w:t xml:space="preserve"> yearned for Speckled Hen. Matthew and Kris were more adventurous</w:t>
        </w:r>
      </w:ins>
      <w:ins w:id="15900" w:author="Britt Collins" w:date="2021-10-06T15:59:00Z">
        <w:r w:rsidR="00762731" w:rsidRPr="00163DCF">
          <w:rPr>
            <w:szCs w:val="21"/>
            <w:rPrChange w:id="15901" w:author="David" w:date="2022-08-17T16:58:00Z">
              <w:rPr>
                <w:rFonts w:ascii="Times New Roman" w:hAnsi="Times New Roman"/>
                <w:sz w:val="24"/>
                <w:szCs w:val="24"/>
              </w:rPr>
            </w:rPrChange>
          </w:rPr>
          <w:t xml:space="preserve"> and</w:t>
        </w:r>
      </w:ins>
      <w:ins w:id="15902" w:author="Britt Collins" w:date="2021-09-30T14:58:00Z">
        <w:r w:rsidRPr="00163DCF">
          <w:rPr>
            <w:szCs w:val="21"/>
            <w:rPrChange w:id="15903" w:author="David" w:date="2022-08-17T16:58:00Z">
              <w:rPr>
                <w:rFonts w:ascii="Times New Roman" w:hAnsi="Times New Roman"/>
                <w:sz w:val="24"/>
                <w:szCs w:val="24"/>
              </w:rPr>
            </w:rPrChange>
          </w:rPr>
          <w:t xml:space="preserve"> opted for Australian beers. "One Speckled Hen, a VB, a Becks and a Toohey’s please?", I said to the bar man. Matthew, </w:t>
        </w:r>
        <w:proofErr w:type="gramStart"/>
        <w:r w:rsidRPr="00163DCF">
          <w:rPr>
            <w:szCs w:val="21"/>
            <w:rPrChange w:id="15904" w:author="David" w:date="2022-08-17T16:58:00Z">
              <w:rPr>
                <w:rFonts w:ascii="Times New Roman" w:hAnsi="Times New Roman"/>
                <w:sz w:val="24"/>
                <w:szCs w:val="24"/>
              </w:rPr>
            </w:rPrChange>
          </w:rPr>
          <w:t>Kris</w:t>
        </w:r>
        <w:proofErr w:type="gramEnd"/>
        <w:r w:rsidRPr="00163DCF">
          <w:rPr>
            <w:szCs w:val="21"/>
            <w:rPrChange w:id="15905" w:author="David" w:date="2022-08-17T16:58:00Z">
              <w:rPr>
                <w:rFonts w:ascii="Times New Roman" w:hAnsi="Times New Roman"/>
                <w:sz w:val="24"/>
                <w:szCs w:val="24"/>
              </w:rPr>
            </w:rPrChange>
          </w:rPr>
          <w:t xml:space="preserve"> and I made our way to the comfy benches with drinks in hands. Matthew and Kris, being our guests, were allocated the comfiest seats. </w:t>
        </w:r>
      </w:ins>
    </w:p>
    <w:p w14:paraId="650DBEEE" w14:textId="513F64CB" w:rsidR="006F31F6" w:rsidRPr="00163DCF" w:rsidRDefault="006F31F6">
      <w:pPr>
        <w:spacing w:line="276" w:lineRule="auto"/>
        <w:ind w:left="-5" w:right="15" w:firstLine="725"/>
        <w:rPr>
          <w:ins w:id="15906" w:author="Britt Collins" w:date="2021-09-30T14:58:00Z"/>
          <w:szCs w:val="21"/>
          <w:rPrChange w:id="15907" w:author="David" w:date="2022-08-17T16:58:00Z">
            <w:rPr>
              <w:ins w:id="15908" w:author="Britt Collins" w:date="2021-09-30T14:58:00Z"/>
              <w:rFonts w:ascii="Times New Roman" w:hAnsi="Times New Roman"/>
              <w:sz w:val="24"/>
              <w:szCs w:val="24"/>
            </w:rPr>
          </w:rPrChange>
        </w:rPr>
        <w:pPrChange w:id="15909" w:author="David" w:date="2022-08-17T17:01:00Z">
          <w:pPr>
            <w:ind w:left="-5" w:right="15"/>
          </w:pPr>
        </w:pPrChange>
      </w:pPr>
      <w:ins w:id="15910" w:author="Britt Collins" w:date="2021-09-30T14:58:00Z">
        <w:r w:rsidRPr="00163DCF">
          <w:rPr>
            <w:szCs w:val="21"/>
            <w:rPrChange w:id="15911" w:author="David" w:date="2022-08-17T16:58:00Z">
              <w:rPr>
                <w:rFonts w:ascii="Times New Roman" w:hAnsi="Times New Roman"/>
                <w:sz w:val="24"/>
                <w:szCs w:val="24"/>
              </w:rPr>
            </w:rPrChange>
          </w:rPr>
          <w:lastRenderedPageBreak/>
          <w:t xml:space="preserve">The group, with its transient members, quickly adopted Kris and Matthew into the group. The conversation was </w:t>
        </w:r>
        <w:proofErr w:type="gramStart"/>
        <w:r w:rsidRPr="00163DCF">
          <w:rPr>
            <w:szCs w:val="21"/>
            <w:rPrChange w:id="15912" w:author="David" w:date="2022-08-17T16:58:00Z">
              <w:rPr>
                <w:rFonts w:ascii="Times New Roman" w:hAnsi="Times New Roman"/>
                <w:sz w:val="24"/>
                <w:szCs w:val="24"/>
              </w:rPr>
            </w:rPrChange>
          </w:rPr>
          <w:t>high-brow</w:t>
        </w:r>
        <w:proofErr w:type="gramEnd"/>
        <w:r w:rsidRPr="00163DCF">
          <w:rPr>
            <w:szCs w:val="21"/>
            <w:rPrChange w:id="15913" w:author="David" w:date="2022-08-17T16:58:00Z">
              <w:rPr>
                <w:rFonts w:ascii="Times New Roman" w:hAnsi="Times New Roman"/>
                <w:sz w:val="24"/>
                <w:szCs w:val="24"/>
              </w:rPr>
            </w:rPrChange>
          </w:rPr>
          <w:t xml:space="preserve">, which surprised me. </w:t>
        </w:r>
      </w:ins>
      <w:ins w:id="15914" w:author="Britt Collins" w:date="2021-10-06T16:00:00Z">
        <w:r w:rsidR="00762731" w:rsidRPr="00163DCF">
          <w:rPr>
            <w:szCs w:val="21"/>
            <w:rPrChange w:id="15915" w:author="David" w:date="2022-08-17T16:58:00Z">
              <w:rPr>
                <w:rFonts w:ascii="Times New Roman" w:hAnsi="Times New Roman"/>
                <w:sz w:val="24"/>
                <w:szCs w:val="24"/>
              </w:rPr>
            </w:rPrChange>
          </w:rPr>
          <w:t xml:space="preserve">With his girlfriend Uma around, </w:t>
        </w:r>
      </w:ins>
      <w:ins w:id="15916" w:author="Britt Collins" w:date="2021-09-30T14:58:00Z">
        <w:r w:rsidRPr="00163DCF">
          <w:rPr>
            <w:szCs w:val="21"/>
            <w:rPrChange w:id="15917" w:author="David" w:date="2022-08-17T16:58:00Z">
              <w:rPr>
                <w:rFonts w:ascii="Times New Roman" w:hAnsi="Times New Roman"/>
                <w:sz w:val="24"/>
                <w:szCs w:val="24"/>
              </w:rPr>
            </w:rPrChange>
          </w:rPr>
          <w:t>Carl suppressed his urge to talk in a derogatory manner. Carl was a literary genius and well versed in dictating the ebb and flow of chat within a social group. After saying something controversial in the presence of Uma, he would turn to her, smile and smother her with gratitude.</w:t>
        </w:r>
      </w:ins>
    </w:p>
    <w:p w14:paraId="5B6293D1" w14:textId="3FF98E26" w:rsidR="006F31F6" w:rsidRPr="00163DCF" w:rsidRDefault="00762731">
      <w:pPr>
        <w:spacing w:line="276" w:lineRule="auto"/>
        <w:ind w:left="-5" w:right="15" w:firstLine="725"/>
        <w:rPr>
          <w:ins w:id="15918" w:author="Britt Collins" w:date="2021-09-30T14:58:00Z"/>
          <w:szCs w:val="21"/>
          <w:rPrChange w:id="15919" w:author="David" w:date="2022-08-17T16:58:00Z">
            <w:rPr>
              <w:ins w:id="15920" w:author="Britt Collins" w:date="2021-09-30T14:58:00Z"/>
              <w:rFonts w:ascii="Times New Roman" w:hAnsi="Times New Roman"/>
              <w:sz w:val="24"/>
              <w:szCs w:val="24"/>
            </w:rPr>
          </w:rPrChange>
        </w:rPr>
        <w:pPrChange w:id="15921" w:author="David" w:date="2022-08-17T17:01:00Z">
          <w:pPr>
            <w:ind w:left="-5" w:right="15"/>
          </w:pPr>
        </w:pPrChange>
      </w:pPr>
      <w:ins w:id="15922" w:author="Britt Collins" w:date="2021-10-06T16:00:00Z">
        <w:r w:rsidRPr="00163DCF">
          <w:rPr>
            <w:b/>
            <w:szCs w:val="21"/>
            <w:rPrChange w:id="15923" w:author="David" w:date="2022-08-17T16:58:00Z">
              <w:rPr>
                <w:rFonts w:ascii="Times New Roman" w:hAnsi="Times New Roman"/>
                <w:sz w:val="24"/>
                <w:szCs w:val="24"/>
              </w:rPr>
            </w:rPrChange>
          </w:rPr>
          <w:t>AGAIN, SHOW NOT TELL</w:t>
        </w:r>
        <w:r w:rsidRPr="00163DCF">
          <w:rPr>
            <w:b/>
            <w:szCs w:val="21"/>
            <w:rPrChange w:id="15924" w:author="David" w:date="2022-08-17T16:58:00Z">
              <w:rPr>
                <w:rFonts w:ascii="Times New Roman" w:hAnsi="Times New Roman"/>
                <w:b/>
                <w:sz w:val="24"/>
                <w:szCs w:val="24"/>
              </w:rPr>
            </w:rPrChange>
          </w:rPr>
          <w:t>, WHY W</w:t>
        </w:r>
      </w:ins>
      <w:ins w:id="15925" w:author="Britt Collins" w:date="2021-10-06T16:01:00Z">
        <w:r w:rsidRPr="00163DCF">
          <w:rPr>
            <w:b/>
            <w:szCs w:val="21"/>
            <w:rPrChange w:id="15926" w:author="David" w:date="2022-08-17T16:58:00Z">
              <w:rPr>
                <w:rFonts w:ascii="Times New Roman" w:hAnsi="Times New Roman"/>
                <w:b/>
                <w:sz w:val="24"/>
                <w:szCs w:val="24"/>
              </w:rPr>
            </w:rPrChange>
          </w:rPr>
          <w:t>AS IT RELAXED?</w:t>
        </w:r>
      </w:ins>
      <w:ins w:id="15927" w:author="Britt Collins" w:date="2021-10-06T16:00:00Z">
        <w:r w:rsidRPr="00163DCF">
          <w:rPr>
            <w:szCs w:val="21"/>
            <w:rPrChange w:id="15928" w:author="David" w:date="2022-08-17T16:58:00Z">
              <w:rPr>
                <w:rFonts w:ascii="Times New Roman" w:hAnsi="Times New Roman"/>
                <w:sz w:val="24"/>
                <w:szCs w:val="24"/>
              </w:rPr>
            </w:rPrChange>
          </w:rPr>
          <w:t xml:space="preserve"> </w:t>
        </w:r>
      </w:ins>
      <w:ins w:id="15929" w:author="Britt Collins" w:date="2021-09-30T14:58:00Z">
        <w:r w:rsidR="006F31F6" w:rsidRPr="00163DCF">
          <w:rPr>
            <w:szCs w:val="21"/>
            <w:rPrChange w:id="15930" w:author="David" w:date="2022-08-17T16:58:00Z">
              <w:rPr>
                <w:rFonts w:ascii="Times New Roman" w:hAnsi="Times New Roman"/>
                <w:sz w:val="24"/>
                <w:szCs w:val="24"/>
              </w:rPr>
            </w:rPrChange>
          </w:rPr>
          <w:t xml:space="preserve">The flow of conversation was relaxed. There was no tension between group members. </w:t>
        </w:r>
      </w:ins>
      <w:ins w:id="15931" w:author="Britt Collins" w:date="2021-10-06T16:01:00Z">
        <w:r w:rsidRPr="00163DCF">
          <w:rPr>
            <w:szCs w:val="21"/>
            <w:rPrChange w:id="15932" w:author="David" w:date="2022-08-17T16:58:00Z">
              <w:rPr>
                <w:rFonts w:ascii="Times New Roman" w:hAnsi="Times New Roman"/>
                <w:sz w:val="24"/>
                <w:szCs w:val="24"/>
              </w:rPr>
            </w:rPrChange>
          </w:rPr>
          <w:t>T</w:t>
        </w:r>
      </w:ins>
      <w:ins w:id="15933" w:author="Britt Collins" w:date="2021-09-30T14:58:00Z">
        <w:r w:rsidR="006F31F6" w:rsidRPr="00163DCF">
          <w:rPr>
            <w:szCs w:val="21"/>
            <w:rPrChange w:id="15934" w:author="David" w:date="2022-08-17T16:58:00Z">
              <w:rPr>
                <w:rFonts w:ascii="Times New Roman" w:hAnsi="Times New Roman"/>
                <w:sz w:val="24"/>
                <w:szCs w:val="24"/>
              </w:rPr>
            </w:rPrChange>
          </w:rPr>
          <w:t xml:space="preserve">he controversial ex-pat members were absent. I felt </w:t>
        </w:r>
        <w:proofErr w:type="gramStart"/>
        <w:r w:rsidR="006F31F6" w:rsidRPr="00163DCF">
          <w:rPr>
            <w:szCs w:val="21"/>
            <w:rPrChange w:id="15935" w:author="David" w:date="2022-08-17T16:58:00Z">
              <w:rPr>
                <w:rFonts w:ascii="Times New Roman" w:hAnsi="Times New Roman"/>
                <w:sz w:val="24"/>
                <w:szCs w:val="24"/>
              </w:rPr>
            </w:rPrChange>
          </w:rPr>
          <w:t>really comfortable</w:t>
        </w:r>
        <w:proofErr w:type="gramEnd"/>
        <w:r w:rsidR="006F31F6" w:rsidRPr="00163DCF">
          <w:rPr>
            <w:szCs w:val="21"/>
            <w:rPrChange w:id="15936" w:author="David" w:date="2022-08-17T16:58:00Z">
              <w:rPr>
                <w:rFonts w:ascii="Times New Roman" w:hAnsi="Times New Roman"/>
                <w:sz w:val="24"/>
                <w:szCs w:val="24"/>
              </w:rPr>
            </w:rPrChange>
          </w:rPr>
          <w:t xml:space="preserve"> during this get-together. I could see Kris and Matthew were enjoying themselves too. The night was </w:t>
        </w:r>
        <w:proofErr w:type="gramStart"/>
        <w:r w:rsidR="006F31F6" w:rsidRPr="00163DCF">
          <w:rPr>
            <w:szCs w:val="21"/>
            <w:rPrChange w:id="15937" w:author="David" w:date="2022-08-17T16:58:00Z">
              <w:rPr>
                <w:rFonts w:ascii="Times New Roman" w:hAnsi="Times New Roman"/>
                <w:sz w:val="24"/>
                <w:szCs w:val="24"/>
              </w:rPr>
            </w:rPrChange>
          </w:rPr>
          <w:t>drawing to a close</w:t>
        </w:r>
        <w:proofErr w:type="gramEnd"/>
        <w:r w:rsidR="006F31F6" w:rsidRPr="00163DCF">
          <w:rPr>
            <w:szCs w:val="21"/>
            <w:rPrChange w:id="15938" w:author="David" w:date="2022-08-17T16:58:00Z">
              <w:rPr>
                <w:rFonts w:ascii="Times New Roman" w:hAnsi="Times New Roman"/>
                <w:sz w:val="24"/>
                <w:szCs w:val="24"/>
              </w:rPr>
            </w:rPrChange>
          </w:rPr>
          <w:t xml:space="preserve"> quickly, as great nights do. It was time for Kris, </w:t>
        </w:r>
        <w:proofErr w:type="gramStart"/>
        <w:r w:rsidR="006F31F6" w:rsidRPr="00163DCF">
          <w:rPr>
            <w:szCs w:val="21"/>
            <w:rPrChange w:id="15939" w:author="David" w:date="2022-08-17T16:58:00Z">
              <w:rPr>
                <w:rFonts w:ascii="Times New Roman" w:hAnsi="Times New Roman"/>
                <w:sz w:val="24"/>
                <w:szCs w:val="24"/>
              </w:rPr>
            </w:rPrChange>
          </w:rPr>
          <w:t>Matthew</w:t>
        </w:r>
        <w:proofErr w:type="gramEnd"/>
        <w:r w:rsidR="006F31F6" w:rsidRPr="00163DCF">
          <w:rPr>
            <w:szCs w:val="21"/>
            <w:rPrChange w:id="15940" w:author="David" w:date="2022-08-17T16:58:00Z">
              <w:rPr>
                <w:rFonts w:ascii="Times New Roman" w:hAnsi="Times New Roman"/>
                <w:sz w:val="24"/>
                <w:szCs w:val="24"/>
              </w:rPr>
            </w:rPrChange>
          </w:rPr>
          <w:t xml:space="preserve"> and I to bid farewell. As we walk back to the train station Kris and Matthew complimented me for having such an awesome group of mates. They were right. On reflection</w:t>
        </w:r>
      </w:ins>
      <w:ins w:id="15941" w:author="Britt Collins" w:date="2021-10-06T16:01:00Z">
        <w:r w:rsidRPr="00163DCF">
          <w:rPr>
            <w:szCs w:val="21"/>
            <w:rPrChange w:id="15942" w:author="David" w:date="2022-08-17T16:58:00Z">
              <w:rPr>
                <w:rFonts w:ascii="Times New Roman" w:hAnsi="Times New Roman"/>
                <w:sz w:val="24"/>
                <w:szCs w:val="24"/>
              </w:rPr>
            </w:rPrChange>
          </w:rPr>
          <w:t>,</w:t>
        </w:r>
      </w:ins>
      <w:ins w:id="15943" w:author="Britt Collins" w:date="2021-09-30T14:58:00Z">
        <w:r w:rsidR="006F31F6" w:rsidRPr="00163DCF">
          <w:rPr>
            <w:szCs w:val="21"/>
            <w:rPrChange w:id="15944" w:author="David" w:date="2022-08-17T16:58:00Z">
              <w:rPr>
                <w:rFonts w:ascii="Times New Roman" w:hAnsi="Times New Roman"/>
                <w:sz w:val="24"/>
                <w:szCs w:val="24"/>
              </w:rPr>
            </w:rPrChange>
          </w:rPr>
          <w:t xml:space="preserve"> they were adopted to replace my best friends from back home, Matthew, Doug, </w:t>
        </w:r>
        <w:proofErr w:type="gramStart"/>
        <w:r w:rsidR="006F31F6" w:rsidRPr="00163DCF">
          <w:rPr>
            <w:szCs w:val="21"/>
            <w:rPrChange w:id="15945" w:author="David" w:date="2022-08-17T16:58:00Z">
              <w:rPr>
                <w:rFonts w:ascii="Times New Roman" w:hAnsi="Times New Roman"/>
                <w:sz w:val="24"/>
                <w:szCs w:val="24"/>
              </w:rPr>
            </w:rPrChange>
          </w:rPr>
          <w:t>Tony</w:t>
        </w:r>
        <w:proofErr w:type="gramEnd"/>
        <w:r w:rsidR="006F31F6" w:rsidRPr="00163DCF">
          <w:rPr>
            <w:szCs w:val="21"/>
            <w:rPrChange w:id="15946" w:author="David" w:date="2022-08-17T16:58:00Z">
              <w:rPr>
                <w:rFonts w:ascii="Times New Roman" w:hAnsi="Times New Roman"/>
                <w:sz w:val="24"/>
                <w:szCs w:val="24"/>
              </w:rPr>
            </w:rPrChange>
          </w:rPr>
          <w:t xml:space="preserve"> and Rob. It had only been a year since I last spent quality time with Kris and Matthew. Yet my relationship with them felt as close as it had ever been. We still shared common interests like social drinking, music, </w:t>
        </w:r>
        <w:proofErr w:type="gramStart"/>
        <w:r w:rsidR="006F31F6" w:rsidRPr="00163DCF">
          <w:rPr>
            <w:szCs w:val="21"/>
            <w:rPrChange w:id="15947" w:author="David" w:date="2022-08-17T16:58:00Z">
              <w:rPr>
                <w:rFonts w:ascii="Times New Roman" w:hAnsi="Times New Roman"/>
                <w:sz w:val="24"/>
                <w:szCs w:val="24"/>
              </w:rPr>
            </w:rPrChange>
          </w:rPr>
          <w:t>travel</w:t>
        </w:r>
        <w:proofErr w:type="gramEnd"/>
        <w:r w:rsidR="006F31F6" w:rsidRPr="00163DCF">
          <w:rPr>
            <w:szCs w:val="21"/>
            <w:rPrChange w:id="15948" w:author="David" w:date="2022-08-17T16:58:00Z">
              <w:rPr>
                <w:rFonts w:ascii="Times New Roman" w:hAnsi="Times New Roman"/>
                <w:sz w:val="24"/>
                <w:szCs w:val="24"/>
              </w:rPr>
            </w:rPrChange>
          </w:rPr>
          <w:t xml:space="preserve"> </w:t>
        </w:r>
      </w:ins>
      <w:ins w:id="15949" w:author="Britt Collins" w:date="2021-10-06T16:02:00Z">
        <w:r w:rsidRPr="00163DCF">
          <w:rPr>
            <w:szCs w:val="21"/>
            <w:rPrChange w:id="15950" w:author="David" w:date="2022-08-17T16:58:00Z">
              <w:rPr>
                <w:rFonts w:ascii="Times New Roman" w:hAnsi="Times New Roman"/>
                <w:sz w:val="24"/>
                <w:szCs w:val="24"/>
              </w:rPr>
            </w:rPrChange>
          </w:rPr>
          <w:t>and love</w:t>
        </w:r>
      </w:ins>
      <w:ins w:id="15951" w:author="Britt Collins" w:date="2021-09-30T14:58:00Z">
        <w:r w:rsidR="006F31F6" w:rsidRPr="00163DCF">
          <w:rPr>
            <w:szCs w:val="21"/>
            <w:rPrChange w:id="15952" w:author="David" w:date="2022-08-17T16:58:00Z">
              <w:rPr>
                <w:rFonts w:ascii="Times New Roman" w:hAnsi="Times New Roman"/>
                <w:sz w:val="24"/>
                <w:szCs w:val="24"/>
              </w:rPr>
            </w:rPrChange>
          </w:rPr>
          <w:t xml:space="preserve"> for the great outdoors.</w:t>
        </w:r>
      </w:ins>
    </w:p>
    <w:p w14:paraId="6FCD8D38" w14:textId="7C16630B" w:rsidR="006F31F6" w:rsidRPr="00163DCF" w:rsidRDefault="00762731">
      <w:pPr>
        <w:spacing w:line="276" w:lineRule="auto"/>
        <w:ind w:left="-5" w:right="15" w:firstLine="725"/>
        <w:rPr>
          <w:ins w:id="15953" w:author="Britt Collins" w:date="2021-09-30T14:58:00Z"/>
          <w:szCs w:val="21"/>
          <w:rPrChange w:id="15954" w:author="David" w:date="2022-08-17T16:58:00Z">
            <w:rPr>
              <w:ins w:id="15955" w:author="Britt Collins" w:date="2021-09-30T14:58:00Z"/>
              <w:rFonts w:ascii="Times New Roman" w:hAnsi="Times New Roman"/>
              <w:sz w:val="24"/>
              <w:szCs w:val="24"/>
            </w:rPr>
          </w:rPrChange>
        </w:rPr>
        <w:pPrChange w:id="15956" w:author="David" w:date="2022-08-17T17:01:00Z">
          <w:pPr>
            <w:ind w:left="-5" w:right="15"/>
          </w:pPr>
        </w:pPrChange>
      </w:pPr>
      <w:ins w:id="15957" w:author="Britt Collins" w:date="2021-10-06T16:02:00Z">
        <w:r w:rsidRPr="00163DCF">
          <w:rPr>
            <w:szCs w:val="21"/>
            <w:rPrChange w:id="15958" w:author="David" w:date="2022-08-17T16:58:00Z">
              <w:rPr>
                <w:rFonts w:ascii="Times New Roman" w:hAnsi="Times New Roman"/>
                <w:sz w:val="24"/>
                <w:szCs w:val="24"/>
              </w:rPr>
            </w:rPrChange>
          </w:rPr>
          <w:t>After</w:t>
        </w:r>
      </w:ins>
      <w:ins w:id="15959" w:author="Britt Collins" w:date="2021-09-30T14:58:00Z">
        <w:r w:rsidR="006F31F6" w:rsidRPr="00163DCF">
          <w:rPr>
            <w:szCs w:val="21"/>
            <w:rPrChange w:id="15960" w:author="David" w:date="2022-08-17T16:58:00Z">
              <w:rPr>
                <w:rFonts w:ascii="Times New Roman" w:hAnsi="Times New Roman"/>
                <w:sz w:val="24"/>
                <w:szCs w:val="24"/>
              </w:rPr>
            </w:rPrChange>
          </w:rPr>
          <w:t xml:space="preserve"> work</w:t>
        </w:r>
      </w:ins>
      <w:ins w:id="15961" w:author="Britt Collins" w:date="2021-10-06T16:02:00Z">
        <w:r w:rsidRPr="00163DCF">
          <w:rPr>
            <w:szCs w:val="21"/>
            <w:rPrChange w:id="15962" w:author="David" w:date="2022-08-17T16:58:00Z">
              <w:rPr>
                <w:rFonts w:ascii="Times New Roman" w:hAnsi="Times New Roman"/>
                <w:sz w:val="24"/>
                <w:szCs w:val="24"/>
              </w:rPr>
            </w:rPrChange>
          </w:rPr>
          <w:t xml:space="preserve"> I</w:t>
        </w:r>
      </w:ins>
      <w:ins w:id="15963" w:author="Britt Collins" w:date="2021-09-30T14:58:00Z">
        <w:r w:rsidR="006F31F6" w:rsidRPr="00163DCF">
          <w:rPr>
            <w:szCs w:val="21"/>
            <w:rPrChange w:id="15964" w:author="David" w:date="2022-08-17T16:58:00Z">
              <w:rPr>
                <w:rFonts w:ascii="Times New Roman" w:hAnsi="Times New Roman"/>
                <w:sz w:val="24"/>
                <w:szCs w:val="24"/>
              </w:rPr>
            </w:rPrChange>
          </w:rPr>
          <w:t xml:space="preserve"> returned to the apartment and packed. Matthew, </w:t>
        </w:r>
        <w:proofErr w:type="gramStart"/>
        <w:r w:rsidR="006F31F6" w:rsidRPr="00163DCF">
          <w:rPr>
            <w:szCs w:val="21"/>
            <w:rPrChange w:id="15965" w:author="David" w:date="2022-08-17T16:58:00Z">
              <w:rPr>
                <w:rFonts w:ascii="Times New Roman" w:hAnsi="Times New Roman"/>
                <w:sz w:val="24"/>
                <w:szCs w:val="24"/>
              </w:rPr>
            </w:rPrChange>
          </w:rPr>
          <w:t>Kris</w:t>
        </w:r>
        <w:proofErr w:type="gramEnd"/>
        <w:r w:rsidR="006F31F6" w:rsidRPr="00163DCF">
          <w:rPr>
            <w:szCs w:val="21"/>
            <w:rPrChange w:id="15966" w:author="David" w:date="2022-08-17T16:58:00Z">
              <w:rPr>
                <w:rFonts w:ascii="Times New Roman" w:hAnsi="Times New Roman"/>
                <w:sz w:val="24"/>
                <w:szCs w:val="24"/>
              </w:rPr>
            </w:rPrChange>
          </w:rPr>
          <w:t xml:space="preserve"> and I travelled to the airport to catch a flight to Melbourne. It was, again, a brief stay before we flying to Broome, Western Australia, the first location of our impending road trip. The flight time, including a connection at Perth Airport, was 8 hours. The small plane began its decent into Broome Airport. I looked out the window to see a landing strip that included a strip of tarmac covered in a generous amount of red sand. I couldn't see a terminal, just a tin</w:t>
        </w:r>
      </w:ins>
      <w:ins w:id="15967" w:author="Britt Collins" w:date="2021-10-06T16:03:00Z">
        <w:r w:rsidRPr="00163DCF">
          <w:rPr>
            <w:szCs w:val="21"/>
            <w:rPrChange w:id="15968" w:author="David" w:date="2022-08-17T16:58:00Z">
              <w:rPr>
                <w:rFonts w:ascii="Times New Roman" w:hAnsi="Times New Roman"/>
                <w:sz w:val="24"/>
                <w:szCs w:val="24"/>
              </w:rPr>
            </w:rPrChange>
          </w:rPr>
          <w:t>-</w:t>
        </w:r>
      </w:ins>
      <w:ins w:id="15969" w:author="Britt Collins" w:date="2021-09-30T14:58:00Z">
        <w:r w:rsidR="006F31F6" w:rsidRPr="00163DCF">
          <w:rPr>
            <w:szCs w:val="21"/>
            <w:rPrChange w:id="15970" w:author="David" w:date="2022-08-17T16:58:00Z">
              <w:rPr>
                <w:rFonts w:ascii="Times New Roman" w:hAnsi="Times New Roman"/>
                <w:sz w:val="24"/>
                <w:szCs w:val="24"/>
              </w:rPr>
            </w:rPrChange>
          </w:rPr>
          <w:t xml:space="preserve">roof shelter. Departures and arrivals </w:t>
        </w:r>
        <w:proofErr w:type="gramStart"/>
        <w:r w:rsidR="006F31F6" w:rsidRPr="00163DCF">
          <w:rPr>
            <w:szCs w:val="21"/>
            <w:rPrChange w:id="15971" w:author="David" w:date="2022-08-17T16:58:00Z">
              <w:rPr>
                <w:rFonts w:ascii="Times New Roman" w:hAnsi="Times New Roman"/>
                <w:sz w:val="24"/>
                <w:szCs w:val="24"/>
              </w:rPr>
            </w:rPrChange>
          </w:rPr>
          <w:t>was</w:t>
        </w:r>
        <w:proofErr w:type="gramEnd"/>
        <w:r w:rsidR="006F31F6" w:rsidRPr="00163DCF">
          <w:rPr>
            <w:szCs w:val="21"/>
            <w:rPrChange w:id="15972" w:author="David" w:date="2022-08-17T16:58:00Z">
              <w:rPr>
                <w:rFonts w:ascii="Times New Roman" w:hAnsi="Times New Roman"/>
                <w:sz w:val="24"/>
                <w:szCs w:val="24"/>
              </w:rPr>
            </w:rPrChange>
          </w:rPr>
          <w:t xml:space="preserve"> the tin roof shelter, which simplified locating our luggage. It was great to have finally arrived at the road trip start point. The high temperature, 30 degrees Celsius and dry conditions were lovely. A welcome change from the cool, inclement weather we left behind in Melbourne.</w:t>
        </w:r>
      </w:ins>
    </w:p>
    <w:p w14:paraId="6C84CCFB" w14:textId="49E945E8" w:rsidR="00762731" w:rsidRPr="00163DCF" w:rsidRDefault="00762731">
      <w:pPr>
        <w:spacing w:line="276" w:lineRule="auto"/>
        <w:ind w:left="-5" w:right="15"/>
        <w:rPr>
          <w:ins w:id="15973" w:author="Britt Collins" w:date="2021-10-06T16:03:00Z"/>
          <w:szCs w:val="21"/>
          <w:rPrChange w:id="15974" w:author="David" w:date="2022-08-17T16:58:00Z">
            <w:rPr>
              <w:ins w:id="15975" w:author="Britt Collins" w:date="2021-10-06T16:03:00Z"/>
              <w:rFonts w:ascii="Times New Roman" w:hAnsi="Times New Roman"/>
              <w:sz w:val="24"/>
              <w:szCs w:val="24"/>
            </w:rPr>
          </w:rPrChange>
        </w:rPr>
        <w:pPrChange w:id="15976" w:author="David" w:date="2022-08-17T17:01:00Z">
          <w:pPr>
            <w:spacing w:line="480" w:lineRule="auto"/>
            <w:ind w:left="-5" w:right="15"/>
          </w:pPr>
        </w:pPrChange>
      </w:pPr>
    </w:p>
    <w:p w14:paraId="3BAF8472" w14:textId="46F2C421" w:rsidR="006F31F6" w:rsidRPr="00163DCF" w:rsidRDefault="00C663F4">
      <w:pPr>
        <w:spacing w:line="276" w:lineRule="auto"/>
        <w:ind w:left="-5" w:right="15"/>
        <w:rPr>
          <w:ins w:id="15977" w:author="Britt Collins" w:date="2021-09-30T14:58:00Z"/>
          <w:szCs w:val="21"/>
          <w:rPrChange w:id="15978" w:author="David" w:date="2022-08-17T16:58:00Z">
            <w:rPr>
              <w:ins w:id="15979" w:author="Britt Collins" w:date="2021-09-30T14:58:00Z"/>
              <w:rFonts w:ascii="Times New Roman" w:hAnsi="Times New Roman"/>
              <w:sz w:val="24"/>
              <w:szCs w:val="24"/>
            </w:rPr>
          </w:rPrChange>
        </w:rPr>
        <w:pPrChange w:id="15980" w:author="David" w:date="2022-08-17T17:01:00Z">
          <w:pPr>
            <w:ind w:left="-5" w:right="15"/>
          </w:pPr>
        </w:pPrChange>
      </w:pPr>
      <w:ins w:id="15981" w:author="Britt Collins" w:date="2021-10-06T16:32:00Z">
        <w:r w:rsidRPr="00163DCF">
          <w:rPr>
            <w:b/>
            <w:szCs w:val="21"/>
            <w:rPrChange w:id="15982" w:author="David" w:date="2022-08-17T16:58:00Z">
              <w:rPr>
                <w:rFonts w:ascii="Times New Roman" w:hAnsi="Times New Roman"/>
                <w:sz w:val="24"/>
                <w:szCs w:val="24"/>
              </w:rPr>
            </w:rPrChange>
          </w:rPr>
          <w:t xml:space="preserve">I WOULD EXPAND THIS ROAD TRIP SECTION AS IT’S ONE OF THE MORE </w:t>
        </w:r>
        <w:r w:rsidR="00890C70" w:rsidRPr="00163DCF">
          <w:rPr>
            <w:b/>
            <w:szCs w:val="21"/>
            <w:rPrChange w:id="15983" w:author="David" w:date="2022-08-17T16:58:00Z">
              <w:rPr>
                <w:rFonts w:ascii="Times New Roman" w:hAnsi="Times New Roman"/>
                <w:sz w:val="24"/>
                <w:szCs w:val="24"/>
              </w:rPr>
            </w:rPrChange>
          </w:rPr>
          <w:t>INTERESTING CHAPTERS</w:t>
        </w:r>
      </w:ins>
      <w:ins w:id="15984" w:author="Britt Collins" w:date="2021-10-06T16:37:00Z">
        <w:r w:rsidR="00890C70" w:rsidRPr="00163DCF">
          <w:rPr>
            <w:b/>
            <w:szCs w:val="21"/>
            <w:rPrChange w:id="15985" w:author="David" w:date="2022-08-17T16:58:00Z">
              <w:rPr>
                <w:rFonts w:ascii="Times New Roman" w:hAnsi="Times New Roman"/>
                <w:b/>
                <w:sz w:val="24"/>
                <w:szCs w:val="24"/>
              </w:rPr>
            </w:rPrChange>
          </w:rPr>
          <w:t>, BUT IT NEED MORE COLOUR</w:t>
        </w:r>
      </w:ins>
      <w:ins w:id="15986" w:author="Britt Collins" w:date="2021-10-06T16:38:00Z">
        <w:r w:rsidR="00890C70" w:rsidRPr="00163DCF">
          <w:rPr>
            <w:b/>
            <w:szCs w:val="21"/>
            <w:rPrChange w:id="15987" w:author="David" w:date="2022-08-17T16:58:00Z">
              <w:rPr>
                <w:rFonts w:ascii="Times New Roman" w:hAnsi="Times New Roman"/>
                <w:b/>
                <w:sz w:val="24"/>
                <w:szCs w:val="24"/>
              </w:rPr>
            </w:rPrChange>
          </w:rPr>
          <w:t xml:space="preserve">. MAYBE START WITH SOMETHING LIKE: </w:t>
        </w:r>
      </w:ins>
      <w:ins w:id="15988" w:author="Britt Collins" w:date="2021-10-06T16:40:00Z">
        <w:r w:rsidR="00890C70" w:rsidRPr="00163DCF">
          <w:rPr>
            <w:b/>
            <w:szCs w:val="21"/>
            <w:rPrChange w:id="15989" w:author="David" w:date="2022-08-17T16:58:00Z">
              <w:rPr>
                <w:rFonts w:ascii="Times New Roman" w:hAnsi="Times New Roman"/>
                <w:b/>
                <w:sz w:val="24"/>
                <w:szCs w:val="24"/>
              </w:rPr>
            </w:rPrChange>
          </w:rPr>
          <w:t>W</w:t>
        </w:r>
      </w:ins>
      <w:ins w:id="15990" w:author="Britt Collins" w:date="2021-10-06T16:38:00Z">
        <w:r w:rsidR="00890C70" w:rsidRPr="00163DCF">
          <w:rPr>
            <w:b/>
            <w:szCs w:val="21"/>
            <w:rPrChange w:id="15991" w:author="David" w:date="2022-08-17T16:58:00Z">
              <w:rPr>
                <w:rFonts w:ascii="Times New Roman" w:hAnsi="Times New Roman"/>
                <w:b/>
                <w:sz w:val="24"/>
                <w:szCs w:val="24"/>
              </w:rPr>
            </w:rPrChange>
          </w:rPr>
          <w:t>eek</w:t>
        </w:r>
      </w:ins>
      <w:ins w:id="15992" w:author="Britt Collins" w:date="2021-10-06T16:40:00Z">
        <w:r w:rsidR="00890C70" w:rsidRPr="00163DCF">
          <w:rPr>
            <w:b/>
            <w:szCs w:val="21"/>
            <w:rPrChange w:id="15993" w:author="David" w:date="2022-08-17T16:58:00Z">
              <w:rPr>
                <w:rFonts w:ascii="Times New Roman" w:hAnsi="Times New Roman"/>
                <w:b/>
                <w:sz w:val="24"/>
                <w:szCs w:val="24"/>
              </w:rPr>
            </w:rPrChange>
          </w:rPr>
          <w:t>s</w:t>
        </w:r>
      </w:ins>
      <w:ins w:id="15994" w:author="Britt Collins" w:date="2021-10-06T16:38:00Z">
        <w:r w:rsidR="00890C70" w:rsidRPr="00163DCF">
          <w:rPr>
            <w:b/>
            <w:szCs w:val="21"/>
            <w:rPrChange w:id="15995" w:author="David" w:date="2022-08-17T16:58:00Z">
              <w:rPr>
                <w:rFonts w:ascii="Times New Roman" w:hAnsi="Times New Roman"/>
                <w:b/>
                <w:sz w:val="24"/>
                <w:szCs w:val="24"/>
              </w:rPr>
            </w:rPrChange>
          </w:rPr>
          <w:t xml:space="preserve"> before my friends I arrived, I daydreamed about all the a</w:t>
        </w:r>
      </w:ins>
      <w:ins w:id="15996" w:author="Britt Collins" w:date="2021-10-06T16:39:00Z">
        <w:r w:rsidR="00890C70" w:rsidRPr="00163DCF">
          <w:rPr>
            <w:b/>
            <w:szCs w:val="21"/>
            <w:rPrChange w:id="15997" w:author="David" w:date="2022-08-17T16:58:00Z">
              <w:rPr>
                <w:rFonts w:ascii="Times New Roman" w:hAnsi="Times New Roman"/>
                <w:b/>
                <w:sz w:val="24"/>
                <w:szCs w:val="24"/>
              </w:rPr>
            </w:rPrChange>
          </w:rPr>
          <w:t xml:space="preserve">dventures we would have following the </w:t>
        </w:r>
      </w:ins>
      <w:ins w:id="15998" w:author="Britt Collins" w:date="2021-10-06T16:41:00Z">
        <w:r w:rsidR="00890C70" w:rsidRPr="00163DCF">
          <w:rPr>
            <w:b/>
            <w:szCs w:val="21"/>
            <w:rPrChange w:id="15999" w:author="David" w:date="2022-08-17T16:58:00Z">
              <w:rPr>
                <w:rFonts w:ascii="Times New Roman" w:hAnsi="Times New Roman"/>
                <w:b/>
                <w:sz w:val="24"/>
                <w:szCs w:val="24"/>
              </w:rPr>
            </w:rPrChange>
          </w:rPr>
          <w:t>wide-open</w:t>
        </w:r>
      </w:ins>
      <w:ins w:id="16000" w:author="Britt Collins" w:date="2021-10-06T16:39:00Z">
        <w:r w:rsidR="00890C70" w:rsidRPr="00163DCF">
          <w:rPr>
            <w:b/>
            <w:szCs w:val="21"/>
            <w:rPrChange w:id="16001" w:author="David" w:date="2022-08-17T16:58:00Z">
              <w:rPr>
                <w:rFonts w:ascii="Times New Roman" w:hAnsi="Times New Roman"/>
                <w:b/>
                <w:sz w:val="24"/>
                <w:szCs w:val="24"/>
              </w:rPr>
            </w:rPrChange>
          </w:rPr>
          <w:t xml:space="preserve"> red plains and wild coastal bluffs.</w:t>
        </w:r>
      </w:ins>
      <w:ins w:id="16002" w:author="Britt Collins" w:date="2021-10-06T16:32:00Z">
        <w:r w:rsidR="00890C70" w:rsidRPr="00163DCF">
          <w:rPr>
            <w:szCs w:val="21"/>
            <w:rPrChange w:id="16003" w:author="David" w:date="2022-08-17T16:58:00Z">
              <w:rPr>
                <w:rFonts w:ascii="Times New Roman" w:hAnsi="Times New Roman"/>
                <w:sz w:val="24"/>
                <w:szCs w:val="24"/>
              </w:rPr>
            </w:rPrChange>
          </w:rPr>
          <w:t xml:space="preserve"> </w:t>
        </w:r>
      </w:ins>
      <w:ins w:id="16004" w:author="Britt Collins" w:date="2021-09-30T14:58:00Z">
        <w:r w:rsidR="006F31F6" w:rsidRPr="00163DCF">
          <w:rPr>
            <w:szCs w:val="21"/>
            <w:rPrChange w:id="16005" w:author="David" w:date="2022-08-17T16:58:00Z">
              <w:rPr>
                <w:rFonts w:ascii="Times New Roman" w:hAnsi="Times New Roman"/>
                <w:sz w:val="24"/>
                <w:szCs w:val="24"/>
              </w:rPr>
            </w:rPrChange>
          </w:rPr>
          <w:t xml:space="preserve">All road trips require a mode of road transport. We had booked a Wicked Campers van prior. The location of their Broome office was a lengthy walk away. </w:t>
        </w:r>
      </w:ins>
      <w:ins w:id="16006" w:author="Britt Collins" w:date="2021-10-06T17:15:00Z">
        <w:r w:rsidR="00947741" w:rsidRPr="00163DCF">
          <w:rPr>
            <w:b/>
            <w:szCs w:val="21"/>
            <w:rPrChange w:id="16007" w:author="David" w:date="2022-08-17T16:58:00Z">
              <w:rPr>
                <w:rFonts w:ascii="Times New Roman" w:hAnsi="Times New Roman"/>
                <w:sz w:val="24"/>
                <w:szCs w:val="24"/>
              </w:rPr>
            </w:rPrChange>
          </w:rPr>
          <w:t xml:space="preserve">Broome, a small town, </w:t>
        </w:r>
      </w:ins>
      <w:ins w:id="16008" w:author="Britt Collins" w:date="2021-10-06T17:16:00Z">
        <w:r w:rsidR="00947741" w:rsidRPr="00163DCF">
          <w:rPr>
            <w:b/>
            <w:szCs w:val="21"/>
            <w:rPrChange w:id="16009" w:author="David" w:date="2022-08-17T16:58:00Z">
              <w:rPr>
                <w:rFonts w:ascii="Times New Roman" w:hAnsi="Times New Roman"/>
                <w:sz w:val="24"/>
                <w:szCs w:val="24"/>
              </w:rPr>
            </w:rPrChange>
          </w:rPr>
          <w:t xml:space="preserve">was </w:t>
        </w:r>
      </w:ins>
      <w:ins w:id="16010" w:author="Britt Collins" w:date="2021-10-06T17:17:00Z">
        <w:r w:rsidR="00947741" w:rsidRPr="00163DCF">
          <w:rPr>
            <w:b/>
            <w:szCs w:val="21"/>
            <w:rPrChange w:id="16011" w:author="David" w:date="2022-08-17T16:58:00Z">
              <w:rPr>
                <w:rFonts w:ascii="Times New Roman" w:hAnsi="Times New Roman"/>
                <w:sz w:val="24"/>
                <w:szCs w:val="24"/>
              </w:rPr>
            </w:rPrChange>
          </w:rPr>
          <w:t xml:space="preserve">remote and rugged, </w:t>
        </w:r>
      </w:ins>
      <w:ins w:id="16012" w:author="Britt Collins" w:date="2021-10-06T17:15:00Z">
        <w:r w:rsidR="00947741" w:rsidRPr="00163DCF">
          <w:rPr>
            <w:b/>
            <w:szCs w:val="21"/>
            <w:rPrChange w:id="16013" w:author="David" w:date="2022-08-17T16:58:00Z">
              <w:rPr>
                <w:rFonts w:ascii="Times New Roman" w:hAnsi="Times New Roman"/>
                <w:sz w:val="24"/>
                <w:szCs w:val="24"/>
              </w:rPr>
            </w:rPrChange>
          </w:rPr>
          <w:t>surrounded by re</w:t>
        </w:r>
      </w:ins>
      <w:ins w:id="16014" w:author="Britt Collins" w:date="2021-10-06T17:16:00Z">
        <w:r w:rsidR="00947741" w:rsidRPr="00163DCF">
          <w:rPr>
            <w:b/>
            <w:szCs w:val="21"/>
            <w:rPrChange w:id="16015" w:author="David" w:date="2022-08-17T16:58:00Z">
              <w:rPr>
                <w:rFonts w:ascii="Times New Roman" w:hAnsi="Times New Roman"/>
                <w:sz w:val="24"/>
                <w:szCs w:val="24"/>
              </w:rPr>
            </w:rPrChange>
          </w:rPr>
          <w:t>d sand and rugged</w:t>
        </w:r>
      </w:ins>
      <w:ins w:id="16016" w:author="Britt Collins" w:date="2021-10-06T17:17:00Z">
        <w:r w:rsidR="00947741" w:rsidRPr="00163DCF">
          <w:rPr>
            <w:b/>
            <w:szCs w:val="21"/>
            <w:rPrChange w:id="16017" w:author="David" w:date="2022-08-17T16:58:00Z">
              <w:rPr>
                <w:rFonts w:ascii="Times New Roman" w:hAnsi="Times New Roman"/>
                <w:b/>
                <w:sz w:val="24"/>
                <w:szCs w:val="24"/>
              </w:rPr>
            </w:rPrChange>
          </w:rPr>
          <w:t>, a</w:t>
        </w:r>
      </w:ins>
      <w:ins w:id="16018" w:author="Britt Collins" w:date="2021-09-30T14:58:00Z">
        <w:r w:rsidR="006F31F6" w:rsidRPr="00163DCF">
          <w:rPr>
            <w:szCs w:val="21"/>
            <w:rPrChange w:id="16019" w:author="David" w:date="2022-08-17T16:58:00Z">
              <w:rPr>
                <w:rFonts w:ascii="Times New Roman" w:hAnsi="Times New Roman"/>
                <w:sz w:val="24"/>
                <w:szCs w:val="24"/>
              </w:rPr>
            </w:rPrChange>
          </w:rPr>
          <w:t xml:space="preserve"> bit too much for tourists slugging around </w:t>
        </w:r>
      </w:ins>
      <w:ins w:id="16020" w:author="Britt Collins" w:date="2021-10-06T16:03:00Z">
        <w:r w:rsidR="00E7538E" w:rsidRPr="00163DCF">
          <w:rPr>
            <w:szCs w:val="21"/>
            <w:rPrChange w:id="16021" w:author="David" w:date="2022-08-17T16:58:00Z">
              <w:rPr>
                <w:rFonts w:ascii="Times New Roman" w:hAnsi="Times New Roman"/>
                <w:sz w:val="24"/>
                <w:szCs w:val="24"/>
              </w:rPr>
            </w:rPrChange>
          </w:rPr>
          <w:t>two</w:t>
        </w:r>
      </w:ins>
      <w:ins w:id="16022" w:author="Britt Collins" w:date="2021-09-30T14:58:00Z">
        <w:r w:rsidR="006F31F6" w:rsidRPr="00163DCF">
          <w:rPr>
            <w:szCs w:val="21"/>
            <w:rPrChange w:id="16023" w:author="David" w:date="2022-08-17T16:58:00Z">
              <w:rPr>
                <w:rFonts w:ascii="Times New Roman" w:hAnsi="Times New Roman"/>
                <w:sz w:val="24"/>
                <w:szCs w:val="24"/>
              </w:rPr>
            </w:rPrChange>
          </w:rPr>
          <w:t xml:space="preserve"> weeks of holiday luggage. The premises looked more like a scrapyard than a vehicle hire company. We tried to locate the office. Seeing a raft of colourfully graffitied camper vans confirmed the correct location. Wicked Campers, like many old </w:t>
        </w:r>
        <w:proofErr w:type="gramStart"/>
        <w:r w:rsidR="006F31F6" w:rsidRPr="00163DCF">
          <w:rPr>
            <w:szCs w:val="21"/>
            <w:rPrChange w:id="16024" w:author="David" w:date="2022-08-17T16:58:00Z">
              <w:rPr>
                <w:rFonts w:ascii="Times New Roman" w:hAnsi="Times New Roman"/>
                <w:sz w:val="24"/>
                <w:szCs w:val="24"/>
              </w:rPr>
            </w:rPrChange>
          </w:rPr>
          <w:t>vehicle</w:t>
        </w:r>
        <w:proofErr w:type="gramEnd"/>
        <w:r w:rsidR="006F31F6" w:rsidRPr="00163DCF">
          <w:rPr>
            <w:szCs w:val="21"/>
            <w:rPrChange w:id="16025" w:author="David" w:date="2022-08-17T16:58:00Z">
              <w:rPr>
                <w:rFonts w:ascii="Times New Roman" w:hAnsi="Times New Roman"/>
                <w:sz w:val="24"/>
                <w:szCs w:val="24"/>
              </w:rPr>
            </w:rPrChange>
          </w:rPr>
          <w:t xml:space="preserve"> hire companies, lacked hygiene standards. The maintenance staff wore grease and chip fat on their exposed skin. They were helpful, escorting us to the sales office.</w:t>
        </w:r>
      </w:ins>
    </w:p>
    <w:p w14:paraId="5A583D9B" w14:textId="77777777" w:rsidR="00E7538E" w:rsidRPr="00163DCF" w:rsidRDefault="006F31F6">
      <w:pPr>
        <w:spacing w:line="276" w:lineRule="auto"/>
        <w:ind w:left="-5" w:right="15" w:firstLine="725"/>
        <w:rPr>
          <w:ins w:id="16026" w:author="Britt Collins" w:date="2021-10-06T16:05:00Z"/>
          <w:szCs w:val="21"/>
          <w:rPrChange w:id="16027" w:author="David" w:date="2022-08-17T16:58:00Z">
            <w:rPr>
              <w:ins w:id="16028" w:author="Britt Collins" w:date="2021-10-06T16:05:00Z"/>
              <w:rFonts w:ascii="Times New Roman" w:hAnsi="Times New Roman"/>
              <w:sz w:val="24"/>
              <w:szCs w:val="24"/>
            </w:rPr>
          </w:rPrChange>
        </w:rPr>
        <w:pPrChange w:id="16029" w:author="David" w:date="2022-08-17T17:01:00Z">
          <w:pPr>
            <w:spacing w:line="480" w:lineRule="auto"/>
            <w:ind w:left="-5" w:right="15" w:firstLine="725"/>
          </w:pPr>
        </w:pPrChange>
      </w:pPr>
      <w:ins w:id="16030" w:author="Britt Collins" w:date="2021-09-30T14:58:00Z">
        <w:r w:rsidRPr="00163DCF">
          <w:rPr>
            <w:szCs w:val="21"/>
            <w:rPrChange w:id="16031" w:author="David" w:date="2022-08-17T16:58:00Z">
              <w:rPr>
                <w:rFonts w:ascii="Times New Roman" w:hAnsi="Times New Roman"/>
                <w:sz w:val="24"/>
                <w:szCs w:val="24"/>
              </w:rPr>
            </w:rPrChange>
          </w:rPr>
          <w:t xml:space="preserve">The main hangar contained a raft of vans up on blocks, presumably requiring a lot of repair work. Hopefully our van wouldn't need any attention for the entirety of the road trip. We signed paperwork and </w:t>
        </w:r>
        <w:proofErr w:type="gramStart"/>
        <w:r w:rsidRPr="00163DCF">
          <w:rPr>
            <w:szCs w:val="21"/>
            <w:rPrChange w:id="16032" w:author="David" w:date="2022-08-17T16:58:00Z">
              <w:rPr>
                <w:rFonts w:ascii="Times New Roman" w:hAnsi="Times New Roman"/>
                <w:sz w:val="24"/>
                <w:szCs w:val="24"/>
              </w:rPr>
            </w:rPrChange>
          </w:rPr>
          <w:t>returned back</w:t>
        </w:r>
        <w:proofErr w:type="gramEnd"/>
        <w:r w:rsidRPr="00163DCF">
          <w:rPr>
            <w:szCs w:val="21"/>
            <w:rPrChange w:id="16033" w:author="David" w:date="2022-08-17T16:58:00Z">
              <w:rPr>
                <w:rFonts w:ascii="Times New Roman" w:hAnsi="Times New Roman"/>
                <w:sz w:val="24"/>
                <w:szCs w:val="24"/>
              </w:rPr>
            </w:rPrChange>
          </w:rPr>
          <w:t xml:space="preserve"> to the forecourt. </w:t>
        </w:r>
      </w:ins>
    </w:p>
    <w:p w14:paraId="02E590F0" w14:textId="77777777" w:rsidR="00E7538E" w:rsidRPr="00163DCF" w:rsidRDefault="00E7538E">
      <w:pPr>
        <w:spacing w:line="276" w:lineRule="auto"/>
        <w:ind w:left="-5" w:right="15" w:firstLine="725"/>
        <w:rPr>
          <w:ins w:id="16034" w:author="Britt Collins" w:date="2021-10-06T16:05:00Z"/>
          <w:szCs w:val="21"/>
          <w:rPrChange w:id="16035" w:author="David" w:date="2022-08-17T16:58:00Z">
            <w:rPr>
              <w:ins w:id="16036" w:author="Britt Collins" w:date="2021-10-06T16:05:00Z"/>
              <w:rFonts w:ascii="Times New Roman" w:hAnsi="Times New Roman"/>
              <w:sz w:val="24"/>
              <w:szCs w:val="24"/>
            </w:rPr>
          </w:rPrChange>
        </w:rPr>
        <w:pPrChange w:id="16037" w:author="David" w:date="2022-08-17T17:01:00Z">
          <w:pPr>
            <w:spacing w:line="480" w:lineRule="auto"/>
            <w:ind w:left="-5" w:right="15" w:firstLine="725"/>
          </w:pPr>
        </w:pPrChange>
      </w:pPr>
      <w:ins w:id="16038" w:author="Britt Collins" w:date="2021-10-06T16:05:00Z">
        <w:r w:rsidRPr="00163DCF">
          <w:rPr>
            <w:szCs w:val="21"/>
            <w:rPrChange w:id="16039" w:author="David" w:date="2022-08-17T16:58:00Z">
              <w:rPr>
                <w:rFonts w:ascii="Times New Roman" w:hAnsi="Times New Roman"/>
                <w:sz w:val="24"/>
                <w:szCs w:val="24"/>
              </w:rPr>
            </w:rPrChange>
          </w:rPr>
          <w:t>“</w:t>
        </w:r>
      </w:ins>
      <w:ins w:id="16040" w:author="Britt Collins" w:date="2021-09-30T14:58:00Z">
        <w:r w:rsidR="006F31F6" w:rsidRPr="00163DCF">
          <w:rPr>
            <w:szCs w:val="21"/>
            <w:rPrChange w:id="16041" w:author="David" w:date="2022-08-17T16:58:00Z">
              <w:rPr>
                <w:rFonts w:ascii="Times New Roman" w:hAnsi="Times New Roman"/>
                <w:sz w:val="24"/>
                <w:szCs w:val="24"/>
              </w:rPr>
            </w:rPrChange>
          </w:rPr>
          <w:t>Right, this is yours,</w:t>
        </w:r>
      </w:ins>
      <w:ins w:id="16042" w:author="Britt Collins" w:date="2021-10-06T16:05:00Z">
        <w:r w:rsidRPr="00163DCF">
          <w:rPr>
            <w:szCs w:val="21"/>
            <w:rPrChange w:id="16043" w:author="David" w:date="2022-08-17T16:58:00Z">
              <w:rPr>
                <w:rFonts w:ascii="Times New Roman" w:hAnsi="Times New Roman"/>
                <w:sz w:val="24"/>
                <w:szCs w:val="24"/>
              </w:rPr>
            </w:rPrChange>
          </w:rPr>
          <w:t>”</w:t>
        </w:r>
      </w:ins>
      <w:ins w:id="16044" w:author="Britt Collins" w:date="2021-09-30T14:58:00Z">
        <w:r w:rsidR="006F31F6" w:rsidRPr="00163DCF">
          <w:rPr>
            <w:szCs w:val="21"/>
            <w:rPrChange w:id="16045" w:author="David" w:date="2022-08-17T16:58:00Z">
              <w:rPr>
                <w:rFonts w:ascii="Times New Roman" w:hAnsi="Times New Roman"/>
                <w:sz w:val="24"/>
                <w:szCs w:val="24"/>
              </w:rPr>
            </w:rPrChange>
          </w:rPr>
          <w:t xml:space="preserve"> a representative said. </w:t>
        </w:r>
      </w:ins>
    </w:p>
    <w:p w14:paraId="5778E0DB" w14:textId="753D4C7B" w:rsidR="006F31F6" w:rsidRPr="00163DCF" w:rsidRDefault="006F31F6">
      <w:pPr>
        <w:spacing w:line="276" w:lineRule="auto"/>
        <w:ind w:left="-5" w:right="15" w:firstLine="725"/>
        <w:rPr>
          <w:ins w:id="16046" w:author="Britt Collins" w:date="2021-09-30T14:58:00Z"/>
          <w:szCs w:val="21"/>
          <w:rPrChange w:id="16047" w:author="David" w:date="2022-08-17T16:58:00Z">
            <w:rPr>
              <w:ins w:id="16048" w:author="Britt Collins" w:date="2021-09-30T14:58:00Z"/>
              <w:rFonts w:ascii="Times New Roman" w:hAnsi="Times New Roman"/>
              <w:sz w:val="24"/>
              <w:szCs w:val="24"/>
            </w:rPr>
          </w:rPrChange>
        </w:rPr>
        <w:pPrChange w:id="16049" w:author="David" w:date="2022-08-17T17:01:00Z">
          <w:pPr>
            <w:ind w:left="-5" w:right="15"/>
          </w:pPr>
        </w:pPrChange>
      </w:pPr>
      <w:ins w:id="16050" w:author="Britt Collins" w:date="2021-09-30T14:58:00Z">
        <w:r w:rsidRPr="00163DCF">
          <w:rPr>
            <w:szCs w:val="21"/>
            <w:rPrChange w:id="16051" w:author="David" w:date="2022-08-17T16:58:00Z">
              <w:rPr>
                <w:rFonts w:ascii="Times New Roman" w:hAnsi="Times New Roman"/>
                <w:sz w:val="24"/>
                <w:szCs w:val="24"/>
              </w:rPr>
            </w:rPrChange>
          </w:rPr>
          <w:t xml:space="preserve">I looked at the vehicle, crossed my arms and stared. It was a Mitsubishi, not any Mitsubishi, a </w:t>
        </w:r>
        <w:proofErr w:type="gramStart"/>
        <w:r w:rsidRPr="00163DCF">
          <w:rPr>
            <w:szCs w:val="21"/>
            <w:rPrChange w:id="16052" w:author="David" w:date="2022-08-17T16:58:00Z">
              <w:rPr>
                <w:rFonts w:ascii="Times New Roman" w:hAnsi="Times New Roman"/>
                <w:sz w:val="24"/>
                <w:szCs w:val="24"/>
              </w:rPr>
            </w:rPrChange>
          </w:rPr>
          <w:t>turbo</w:t>
        </w:r>
      </w:ins>
      <w:ins w:id="16053" w:author="Britt Collins" w:date="2021-10-06T16:05:00Z">
        <w:r w:rsidR="00E7538E" w:rsidRPr="00163DCF">
          <w:rPr>
            <w:szCs w:val="21"/>
            <w:rPrChange w:id="16054" w:author="David" w:date="2022-08-17T16:58:00Z">
              <w:rPr>
                <w:rFonts w:ascii="Times New Roman" w:hAnsi="Times New Roman"/>
                <w:sz w:val="24"/>
                <w:szCs w:val="24"/>
              </w:rPr>
            </w:rPrChange>
          </w:rPr>
          <w:t>-</w:t>
        </w:r>
      </w:ins>
      <w:ins w:id="16055" w:author="Britt Collins" w:date="2021-09-30T14:58:00Z">
        <w:r w:rsidRPr="00163DCF">
          <w:rPr>
            <w:szCs w:val="21"/>
            <w:rPrChange w:id="16056" w:author="David" w:date="2022-08-17T16:58:00Z">
              <w:rPr>
                <w:rFonts w:ascii="Times New Roman" w:hAnsi="Times New Roman"/>
                <w:sz w:val="24"/>
                <w:szCs w:val="24"/>
              </w:rPr>
            </w:rPrChange>
          </w:rPr>
          <w:t>diesel</w:t>
        </w:r>
        <w:proofErr w:type="gramEnd"/>
        <w:r w:rsidRPr="00163DCF">
          <w:rPr>
            <w:szCs w:val="21"/>
            <w:rPrChange w:id="16057" w:author="David" w:date="2022-08-17T16:58:00Z">
              <w:rPr>
                <w:rFonts w:ascii="Times New Roman" w:hAnsi="Times New Roman"/>
                <w:sz w:val="24"/>
                <w:szCs w:val="24"/>
              </w:rPr>
            </w:rPrChange>
          </w:rPr>
          <w:t xml:space="preserve"> 4x4 van called </w:t>
        </w:r>
        <w:proofErr w:type="spellStart"/>
        <w:r w:rsidRPr="00163DCF">
          <w:rPr>
            <w:szCs w:val="21"/>
            <w:rPrChange w:id="16058" w:author="David" w:date="2022-08-17T16:58:00Z">
              <w:rPr>
                <w:rFonts w:ascii="Times New Roman" w:hAnsi="Times New Roman"/>
                <w:sz w:val="24"/>
                <w:szCs w:val="24"/>
              </w:rPr>
            </w:rPrChange>
          </w:rPr>
          <w:t>Delica</w:t>
        </w:r>
        <w:proofErr w:type="spellEnd"/>
        <w:r w:rsidRPr="00163DCF">
          <w:rPr>
            <w:szCs w:val="21"/>
            <w:rPrChange w:id="16059" w:author="David" w:date="2022-08-17T16:58:00Z">
              <w:rPr>
                <w:rFonts w:ascii="Times New Roman" w:hAnsi="Times New Roman"/>
                <w:sz w:val="24"/>
                <w:szCs w:val="24"/>
              </w:rPr>
            </w:rPrChange>
          </w:rPr>
          <w:t xml:space="preserve">. It was tall, thin, </w:t>
        </w:r>
        <w:proofErr w:type="gramStart"/>
        <w:r w:rsidRPr="00163DCF">
          <w:rPr>
            <w:szCs w:val="21"/>
            <w:rPrChange w:id="16060" w:author="David" w:date="2022-08-17T16:58:00Z">
              <w:rPr>
                <w:rFonts w:ascii="Times New Roman" w:hAnsi="Times New Roman"/>
                <w:sz w:val="24"/>
                <w:szCs w:val="24"/>
              </w:rPr>
            </w:rPrChange>
          </w:rPr>
          <w:t>feminine</w:t>
        </w:r>
        <w:proofErr w:type="gramEnd"/>
        <w:r w:rsidRPr="00163DCF">
          <w:rPr>
            <w:szCs w:val="21"/>
            <w:rPrChange w:id="16061" w:author="David" w:date="2022-08-17T16:58:00Z">
              <w:rPr>
                <w:rFonts w:ascii="Times New Roman" w:hAnsi="Times New Roman"/>
                <w:sz w:val="24"/>
                <w:szCs w:val="24"/>
              </w:rPr>
            </w:rPrChange>
          </w:rPr>
          <w:t xml:space="preserve"> and emblazoned with tasteless graffiti. The representative provided us with documentation. </w:t>
        </w:r>
      </w:ins>
      <w:ins w:id="16062" w:author="Britt Collins" w:date="2021-10-06T16:06:00Z">
        <w:r w:rsidR="00E7538E" w:rsidRPr="00163DCF">
          <w:rPr>
            <w:szCs w:val="21"/>
            <w:rPrChange w:id="16063" w:author="David" w:date="2022-08-17T16:58:00Z">
              <w:rPr>
                <w:rFonts w:ascii="Times New Roman" w:hAnsi="Times New Roman"/>
                <w:sz w:val="24"/>
                <w:szCs w:val="24"/>
              </w:rPr>
            </w:rPrChange>
          </w:rPr>
          <w:t>“</w:t>
        </w:r>
      </w:ins>
      <w:ins w:id="16064" w:author="Britt Collins" w:date="2021-09-30T14:58:00Z">
        <w:r w:rsidRPr="00163DCF">
          <w:rPr>
            <w:szCs w:val="21"/>
            <w:rPrChange w:id="16065" w:author="David" w:date="2022-08-17T16:58:00Z">
              <w:rPr>
                <w:rFonts w:ascii="Times New Roman" w:hAnsi="Times New Roman"/>
                <w:sz w:val="24"/>
                <w:szCs w:val="24"/>
              </w:rPr>
            </w:rPrChange>
          </w:rPr>
          <w:t>Remember, it’s a diesel. Make sure the glow plug light goes out before you turn the ignition.</w:t>
        </w:r>
      </w:ins>
      <w:ins w:id="16066" w:author="Britt Collins" w:date="2021-10-06T16:06:00Z">
        <w:r w:rsidR="00E7538E" w:rsidRPr="00163DCF">
          <w:rPr>
            <w:szCs w:val="21"/>
            <w:rPrChange w:id="16067" w:author="David" w:date="2022-08-17T16:58:00Z">
              <w:rPr>
                <w:rFonts w:ascii="Times New Roman" w:hAnsi="Times New Roman"/>
                <w:sz w:val="24"/>
                <w:szCs w:val="24"/>
              </w:rPr>
            </w:rPrChange>
          </w:rPr>
          <w:t>”</w:t>
        </w:r>
      </w:ins>
      <w:ins w:id="16068" w:author="Britt Collins" w:date="2021-09-30T14:58:00Z">
        <w:r w:rsidRPr="00163DCF">
          <w:rPr>
            <w:szCs w:val="21"/>
            <w:rPrChange w:id="16069" w:author="David" w:date="2022-08-17T16:58:00Z">
              <w:rPr>
                <w:rFonts w:ascii="Times New Roman" w:hAnsi="Times New Roman"/>
                <w:sz w:val="24"/>
                <w:szCs w:val="24"/>
              </w:rPr>
            </w:rPrChange>
          </w:rPr>
          <w:t xml:space="preserve"> Wise words. We were </w:t>
        </w:r>
      </w:ins>
      <w:ins w:id="16070" w:author="Britt Collins" w:date="2021-10-06T16:06:00Z">
        <w:r w:rsidR="00E7538E" w:rsidRPr="00163DCF">
          <w:rPr>
            <w:szCs w:val="21"/>
            <w:rPrChange w:id="16071" w:author="David" w:date="2022-08-17T16:58:00Z">
              <w:rPr>
                <w:rFonts w:ascii="Times New Roman" w:hAnsi="Times New Roman"/>
                <w:sz w:val="24"/>
                <w:szCs w:val="24"/>
              </w:rPr>
            </w:rPrChange>
          </w:rPr>
          <w:t xml:space="preserve">soon </w:t>
        </w:r>
      </w:ins>
      <w:ins w:id="16072" w:author="Britt Collins" w:date="2021-09-30T14:58:00Z">
        <w:r w:rsidRPr="00163DCF">
          <w:rPr>
            <w:szCs w:val="21"/>
            <w:rPrChange w:id="16073" w:author="David" w:date="2022-08-17T16:58:00Z">
              <w:rPr>
                <w:rFonts w:ascii="Times New Roman" w:hAnsi="Times New Roman"/>
                <w:sz w:val="24"/>
                <w:szCs w:val="24"/>
              </w:rPr>
            </w:rPrChange>
          </w:rPr>
          <w:t xml:space="preserve">to find out the </w:t>
        </w:r>
        <w:proofErr w:type="spellStart"/>
        <w:r w:rsidRPr="00163DCF">
          <w:rPr>
            <w:szCs w:val="21"/>
            <w:rPrChange w:id="16074" w:author="David" w:date="2022-08-17T16:58:00Z">
              <w:rPr>
                <w:rFonts w:ascii="Times New Roman" w:hAnsi="Times New Roman"/>
                <w:sz w:val="24"/>
                <w:szCs w:val="24"/>
              </w:rPr>
            </w:rPrChange>
          </w:rPr>
          <w:t>Delica</w:t>
        </w:r>
        <w:proofErr w:type="spellEnd"/>
        <w:r w:rsidRPr="00163DCF">
          <w:rPr>
            <w:szCs w:val="21"/>
            <w:rPrChange w:id="16075" w:author="David" w:date="2022-08-17T16:58:00Z">
              <w:rPr>
                <w:rFonts w:ascii="Times New Roman" w:hAnsi="Times New Roman"/>
                <w:sz w:val="24"/>
                <w:szCs w:val="24"/>
              </w:rPr>
            </w:rPrChange>
          </w:rPr>
          <w:t xml:space="preserve"> didn't like cold mornings.</w:t>
        </w:r>
      </w:ins>
    </w:p>
    <w:p w14:paraId="53570A6C" w14:textId="7ECC4A29" w:rsidR="006F31F6" w:rsidRPr="00163DCF" w:rsidRDefault="00890C70">
      <w:pPr>
        <w:spacing w:after="17" w:line="276" w:lineRule="auto"/>
        <w:ind w:left="-5" w:right="15" w:firstLine="725"/>
        <w:rPr>
          <w:ins w:id="16076" w:author="Britt Collins" w:date="2021-09-30T14:58:00Z"/>
          <w:szCs w:val="21"/>
          <w:rPrChange w:id="16077" w:author="David" w:date="2022-08-17T16:58:00Z">
            <w:rPr>
              <w:ins w:id="16078" w:author="Britt Collins" w:date="2021-09-30T14:58:00Z"/>
              <w:rFonts w:ascii="Times New Roman" w:hAnsi="Times New Roman"/>
              <w:sz w:val="24"/>
              <w:szCs w:val="24"/>
            </w:rPr>
          </w:rPrChange>
        </w:rPr>
        <w:pPrChange w:id="16079" w:author="David" w:date="2022-08-17T17:01:00Z">
          <w:pPr>
            <w:spacing w:after="17"/>
            <w:ind w:left="-5" w:right="15"/>
          </w:pPr>
        </w:pPrChange>
      </w:pPr>
      <w:ins w:id="16080" w:author="Britt Collins" w:date="2021-10-06T16:45:00Z">
        <w:r w:rsidRPr="00163DCF">
          <w:rPr>
            <w:szCs w:val="21"/>
            <w:rPrChange w:id="16081" w:author="David" w:date="2022-08-17T16:58:00Z">
              <w:rPr>
                <w:rFonts w:ascii="Times New Roman" w:hAnsi="Times New Roman"/>
                <w:sz w:val="24"/>
                <w:szCs w:val="24"/>
              </w:rPr>
            </w:rPrChange>
          </w:rPr>
          <w:t>The three of us</w:t>
        </w:r>
      </w:ins>
      <w:ins w:id="16082" w:author="Britt Collins" w:date="2021-09-30T14:58:00Z">
        <w:r w:rsidR="006F31F6" w:rsidRPr="00163DCF">
          <w:rPr>
            <w:szCs w:val="21"/>
            <w:rPrChange w:id="16083" w:author="David" w:date="2022-08-17T16:58:00Z">
              <w:rPr>
                <w:rFonts w:ascii="Times New Roman" w:hAnsi="Times New Roman"/>
                <w:sz w:val="24"/>
                <w:szCs w:val="24"/>
              </w:rPr>
            </w:rPrChange>
          </w:rPr>
          <w:t xml:space="preserve"> shared the burden</w:t>
        </w:r>
      </w:ins>
      <w:ins w:id="16084" w:author="Britt Collins" w:date="2021-10-06T16:06:00Z">
        <w:r w:rsidR="00E7538E" w:rsidRPr="00163DCF">
          <w:rPr>
            <w:szCs w:val="21"/>
            <w:rPrChange w:id="16085" w:author="David" w:date="2022-08-17T16:58:00Z">
              <w:rPr>
                <w:rFonts w:ascii="Times New Roman" w:hAnsi="Times New Roman"/>
                <w:sz w:val="24"/>
                <w:szCs w:val="24"/>
              </w:rPr>
            </w:rPrChange>
          </w:rPr>
          <w:t xml:space="preserve"> and </w:t>
        </w:r>
      </w:ins>
      <w:ins w:id="16086" w:author="Britt Collins" w:date="2021-09-30T14:58:00Z">
        <w:r w:rsidR="006F31F6" w:rsidRPr="00163DCF">
          <w:rPr>
            <w:szCs w:val="21"/>
            <w:rPrChange w:id="16087" w:author="David" w:date="2022-08-17T16:58:00Z">
              <w:rPr>
                <w:rFonts w:ascii="Times New Roman" w:hAnsi="Times New Roman"/>
                <w:sz w:val="24"/>
                <w:szCs w:val="24"/>
              </w:rPr>
            </w:rPrChange>
          </w:rPr>
          <w:t>pleasure of driving. Our whistle-stop tour began at</w:t>
        </w:r>
      </w:ins>
    </w:p>
    <w:p w14:paraId="4D37BB68" w14:textId="30EE332F" w:rsidR="006F31F6" w:rsidRPr="00163DCF" w:rsidRDefault="006F31F6">
      <w:pPr>
        <w:spacing w:line="276" w:lineRule="auto"/>
        <w:ind w:left="-5" w:right="15"/>
        <w:rPr>
          <w:ins w:id="16088" w:author="Britt Collins" w:date="2021-09-30T14:58:00Z"/>
          <w:szCs w:val="21"/>
          <w:rPrChange w:id="16089" w:author="David" w:date="2022-08-17T16:58:00Z">
            <w:rPr>
              <w:ins w:id="16090" w:author="Britt Collins" w:date="2021-09-30T14:58:00Z"/>
              <w:rFonts w:ascii="Times New Roman" w:hAnsi="Times New Roman"/>
              <w:sz w:val="24"/>
              <w:szCs w:val="24"/>
            </w:rPr>
          </w:rPrChange>
        </w:rPr>
        <w:pPrChange w:id="16091" w:author="David" w:date="2022-08-17T17:01:00Z">
          <w:pPr>
            <w:ind w:left="-5" w:right="15"/>
          </w:pPr>
        </w:pPrChange>
      </w:pPr>
      <w:ins w:id="16092" w:author="Britt Collins" w:date="2021-09-30T14:58:00Z">
        <w:r w:rsidRPr="00163DCF">
          <w:rPr>
            <w:szCs w:val="21"/>
            <w:rPrChange w:id="16093" w:author="David" w:date="2022-08-17T16:58:00Z">
              <w:rPr>
                <w:rFonts w:ascii="Times New Roman" w:hAnsi="Times New Roman"/>
                <w:sz w:val="24"/>
                <w:szCs w:val="24"/>
              </w:rPr>
            </w:rPrChange>
          </w:rPr>
          <w:lastRenderedPageBreak/>
          <w:t xml:space="preserve">Kimberley Klub YHA. We made our way south to </w:t>
        </w:r>
        <w:proofErr w:type="gramStart"/>
        <w:r w:rsidRPr="00163DCF">
          <w:rPr>
            <w:szCs w:val="21"/>
            <w:rPrChange w:id="16094" w:author="David" w:date="2022-08-17T16:58:00Z">
              <w:rPr>
                <w:rFonts w:ascii="Times New Roman" w:hAnsi="Times New Roman"/>
                <w:sz w:val="24"/>
                <w:szCs w:val="24"/>
              </w:rPr>
            </w:rPrChange>
          </w:rPr>
          <w:t>a number of</w:t>
        </w:r>
        <w:proofErr w:type="gramEnd"/>
        <w:r w:rsidRPr="00163DCF">
          <w:rPr>
            <w:szCs w:val="21"/>
            <w:rPrChange w:id="16095" w:author="David" w:date="2022-08-17T16:58:00Z">
              <w:rPr>
                <w:rFonts w:ascii="Times New Roman" w:hAnsi="Times New Roman"/>
                <w:sz w:val="24"/>
                <w:szCs w:val="24"/>
              </w:rPr>
            </w:rPrChange>
          </w:rPr>
          <w:t xml:space="preserve"> nice little campsites including Captain Bert Madigan Park. Most of the campsites offered red sands, outdoor shared </w:t>
        </w:r>
        <w:proofErr w:type="gramStart"/>
        <w:r w:rsidRPr="00163DCF">
          <w:rPr>
            <w:szCs w:val="21"/>
            <w:rPrChange w:id="16096" w:author="David" w:date="2022-08-17T16:58:00Z">
              <w:rPr>
                <w:rFonts w:ascii="Times New Roman" w:hAnsi="Times New Roman"/>
                <w:sz w:val="24"/>
                <w:szCs w:val="24"/>
              </w:rPr>
            </w:rPrChange>
          </w:rPr>
          <w:t>BBQs</w:t>
        </w:r>
        <w:proofErr w:type="gramEnd"/>
        <w:r w:rsidRPr="00163DCF">
          <w:rPr>
            <w:szCs w:val="21"/>
            <w:rPrChange w:id="16097" w:author="David" w:date="2022-08-17T16:58:00Z">
              <w:rPr>
                <w:rFonts w:ascii="Times New Roman" w:hAnsi="Times New Roman"/>
                <w:sz w:val="24"/>
                <w:szCs w:val="24"/>
              </w:rPr>
            </w:rPrChange>
          </w:rPr>
          <w:t xml:space="preserve"> and an array of large creepy crawlies. </w:t>
        </w:r>
        <w:proofErr w:type="spellStart"/>
        <w:r w:rsidRPr="00163DCF">
          <w:rPr>
            <w:szCs w:val="21"/>
            <w:rPrChange w:id="16098" w:author="David" w:date="2022-08-17T16:58:00Z">
              <w:rPr>
                <w:rFonts w:ascii="Times New Roman" w:hAnsi="Times New Roman"/>
                <w:sz w:val="24"/>
                <w:szCs w:val="24"/>
              </w:rPr>
            </w:rPrChange>
          </w:rPr>
          <w:t>Karijini</w:t>
        </w:r>
        <w:proofErr w:type="spellEnd"/>
        <w:r w:rsidRPr="00163DCF">
          <w:rPr>
            <w:szCs w:val="21"/>
            <w:rPrChange w:id="16099" w:author="David" w:date="2022-08-17T16:58:00Z">
              <w:rPr>
                <w:rFonts w:ascii="Times New Roman" w:hAnsi="Times New Roman"/>
                <w:sz w:val="24"/>
                <w:szCs w:val="24"/>
              </w:rPr>
            </w:rPrChange>
          </w:rPr>
          <w:t xml:space="preserve"> </w:t>
        </w:r>
      </w:ins>
      <w:ins w:id="16100" w:author="Britt Collins" w:date="2021-10-06T16:45:00Z">
        <w:r w:rsidR="00890C70" w:rsidRPr="00163DCF">
          <w:rPr>
            <w:szCs w:val="21"/>
            <w:rPrChange w:id="16101" w:author="David" w:date="2022-08-17T16:58:00Z">
              <w:rPr>
                <w:rFonts w:ascii="Times New Roman" w:hAnsi="Times New Roman"/>
                <w:sz w:val="24"/>
                <w:szCs w:val="24"/>
              </w:rPr>
            </w:rPrChange>
          </w:rPr>
          <w:t xml:space="preserve">National </w:t>
        </w:r>
      </w:ins>
      <w:ins w:id="16102" w:author="Britt Collins" w:date="2021-09-30T14:58:00Z">
        <w:r w:rsidRPr="00163DCF">
          <w:rPr>
            <w:szCs w:val="21"/>
            <w:rPrChange w:id="16103" w:author="David" w:date="2022-08-17T16:58:00Z">
              <w:rPr>
                <w:rFonts w:ascii="Times New Roman" w:hAnsi="Times New Roman"/>
                <w:sz w:val="24"/>
                <w:szCs w:val="24"/>
              </w:rPr>
            </w:rPrChange>
          </w:rPr>
          <w:t>Park</w:t>
        </w:r>
      </w:ins>
      <w:ins w:id="16104" w:author="Britt Collins" w:date="2021-10-06T16:47:00Z">
        <w:r w:rsidR="00890C70" w:rsidRPr="00163DCF">
          <w:rPr>
            <w:b/>
            <w:szCs w:val="21"/>
            <w:rPrChange w:id="16105" w:author="David" w:date="2022-08-17T16:58:00Z">
              <w:rPr>
                <w:rFonts w:ascii="Times New Roman" w:hAnsi="Times New Roman"/>
                <w:sz w:val="24"/>
                <w:szCs w:val="24"/>
              </w:rPr>
            </w:rPrChange>
          </w:rPr>
          <w:t>, one of the most pristine parks in Western Australia,</w:t>
        </w:r>
      </w:ins>
      <w:ins w:id="16106" w:author="Britt Collins" w:date="2021-09-30T14:58:00Z">
        <w:r w:rsidRPr="00163DCF">
          <w:rPr>
            <w:b/>
            <w:szCs w:val="21"/>
            <w:rPrChange w:id="16107" w:author="David" w:date="2022-08-17T16:58:00Z">
              <w:rPr>
                <w:rFonts w:ascii="Times New Roman" w:hAnsi="Times New Roman"/>
                <w:sz w:val="24"/>
                <w:szCs w:val="24"/>
              </w:rPr>
            </w:rPrChange>
          </w:rPr>
          <w:t xml:space="preserve"> </w:t>
        </w:r>
      </w:ins>
      <w:ins w:id="16108" w:author="Britt Collins" w:date="2021-10-06T16:48:00Z">
        <w:r w:rsidR="00890C70" w:rsidRPr="00163DCF">
          <w:rPr>
            <w:b/>
            <w:szCs w:val="21"/>
            <w:rPrChange w:id="16109" w:author="David" w:date="2022-08-17T16:58:00Z">
              <w:rPr>
                <w:rFonts w:ascii="Times New Roman" w:hAnsi="Times New Roman"/>
                <w:sz w:val="24"/>
                <w:szCs w:val="24"/>
              </w:rPr>
            </w:rPrChange>
          </w:rPr>
          <w:t>was truly in the middle of nowhere</w:t>
        </w:r>
        <w:r w:rsidR="00890C70" w:rsidRPr="00163DCF">
          <w:rPr>
            <w:b/>
            <w:szCs w:val="21"/>
            <w:rPrChange w:id="16110" w:author="David" w:date="2022-08-17T16:58:00Z">
              <w:rPr>
                <w:rFonts w:ascii="Times New Roman" w:hAnsi="Times New Roman"/>
                <w:b/>
                <w:sz w:val="24"/>
                <w:szCs w:val="24"/>
              </w:rPr>
            </w:rPrChange>
          </w:rPr>
          <w:t>, the nearest city</w:t>
        </w:r>
      </w:ins>
      <w:ins w:id="16111" w:author="Britt Collins" w:date="2021-10-06T16:49:00Z">
        <w:r w:rsidR="00890C70" w:rsidRPr="00163DCF">
          <w:rPr>
            <w:b/>
            <w:szCs w:val="21"/>
            <w:rPrChange w:id="16112" w:author="David" w:date="2022-08-17T16:58:00Z">
              <w:rPr>
                <w:rFonts w:ascii="Times New Roman" w:hAnsi="Times New Roman"/>
                <w:b/>
                <w:sz w:val="24"/>
                <w:szCs w:val="24"/>
              </w:rPr>
            </w:rPrChange>
          </w:rPr>
          <w:t>, Perth,</w:t>
        </w:r>
      </w:ins>
      <w:ins w:id="16113" w:author="Britt Collins" w:date="2021-10-06T16:48:00Z">
        <w:r w:rsidR="00890C70" w:rsidRPr="00163DCF">
          <w:rPr>
            <w:b/>
            <w:szCs w:val="21"/>
            <w:rPrChange w:id="16114" w:author="David" w:date="2022-08-17T16:58:00Z">
              <w:rPr>
                <w:rFonts w:ascii="Times New Roman" w:hAnsi="Times New Roman"/>
                <w:b/>
                <w:sz w:val="24"/>
                <w:szCs w:val="24"/>
              </w:rPr>
            </w:rPrChange>
          </w:rPr>
          <w:t xml:space="preserve"> </w:t>
        </w:r>
      </w:ins>
      <w:ins w:id="16115" w:author="Britt Collins" w:date="2021-10-06T16:49:00Z">
        <w:r w:rsidR="00890C70" w:rsidRPr="00163DCF">
          <w:rPr>
            <w:b/>
            <w:szCs w:val="21"/>
            <w:rPrChange w:id="16116" w:author="David" w:date="2022-08-17T16:58:00Z">
              <w:rPr>
                <w:rFonts w:ascii="Times New Roman" w:hAnsi="Times New Roman"/>
                <w:b/>
                <w:sz w:val="24"/>
                <w:szCs w:val="24"/>
              </w:rPr>
            </w:rPrChange>
          </w:rPr>
          <w:t>800 miles away,</w:t>
        </w:r>
      </w:ins>
      <w:ins w:id="16117" w:author="Britt Collins" w:date="2021-10-06T16:48:00Z">
        <w:r w:rsidR="00890C70" w:rsidRPr="00163DCF">
          <w:rPr>
            <w:szCs w:val="21"/>
            <w:rPrChange w:id="16118" w:author="David" w:date="2022-08-17T16:58:00Z">
              <w:rPr>
                <w:rFonts w:ascii="Times New Roman" w:hAnsi="Times New Roman"/>
                <w:sz w:val="24"/>
                <w:szCs w:val="24"/>
              </w:rPr>
            </w:rPrChange>
          </w:rPr>
          <w:t xml:space="preserve"> and </w:t>
        </w:r>
      </w:ins>
      <w:ins w:id="16119" w:author="Britt Collins" w:date="2021-09-30T14:58:00Z">
        <w:r w:rsidRPr="00163DCF">
          <w:rPr>
            <w:szCs w:val="21"/>
            <w:rPrChange w:id="16120" w:author="David" w:date="2022-08-17T16:58:00Z">
              <w:rPr>
                <w:rFonts w:ascii="Times New Roman" w:hAnsi="Times New Roman"/>
                <w:sz w:val="24"/>
                <w:szCs w:val="24"/>
              </w:rPr>
            </w:rPrChange>
          </w:rPr>
          <w:t xml:space="preserve">featured a corrugated track. Speed and a firm grip on the steering wheel allowed us to glide across the small, evenly spaced bumps. The canyons at </w:t>
        </w:r>
        <w:proofErr w:type="spellStart"/>
        <w:r w:rsidRPr="00163DCF">
          <w:rPr>
            <w:szCs w:val="21"/>
            <w:rPrChange w:id="16121" w:author="David" w:date="2022-08-17T16:58:00Z">
              <w:rPr>
                <w:rFonts w:ascii="Times New Roman" w:hAnsi="Times New Roman"/>
                <w:sz w:val="24"/>
                <w:szCs w:val="24"/>
              </w:rPr>
            </w:rPrChange>
          </w:rPr>
          <w:t>Karojoni</w:t>
        </w:r>
        <w:proofErr w:type="spellEnd"/>
        <w:r w:rsidRPr="00163DCF">
          <w:rPr>
            <w:szCs w:val="21"/>
            <w:rPrChange w:id="16122" w:author="David" w:date="2022-08-17T16:58:00Z">
              <w:rPr>
                <w:rFonts w:ascii="Times New Roman" w:hAnsi="Times New Roman"/>
                <w:sz w:val="24"/>
                <w:szCs w:val="24"/>
              </w:rPr>
            </w:rPrChange>
          </w:rPr>
          <w:t xml:space="preserve"> Park were shallow</w:t>
        </w:r>
      </w:ins>
      <w:ins w:id="16123" w:author="Britt Collins" w:date="2021-10-06T16:07:00Z">
        <w:r w:rsidR="00E7538E" w:rsidRPr="00163DCF">
          <w:rPr>
            <w:szCs w:val="21"/>
            <w:rPrChange w:id="16124" w:author="David" w:date="2022-08-17T16:58:00Z">
              <w:rPr>
                <w:rFonts w:ascii="Times New Roman" w:hAnsi="Times New Roman"/>
                <w:sz w:val="24"/>
                <w:szCs w:val="24"/>
              </w:rPr>
            </w:rPrChange>
          </w:rPr>
          <w:t xml:space="preserve"> and</w:t>
        </w:r>
      </w:ins>
      <w:ins w:id="16125" w:author="Britt Collins" w:date="2021-09-30T14:58:00Z">
        <w:r w:rsidRPr="00163DCF">
          <w:rPr>
            <w:szCs w:val="21"/>
            <w:rPrChange w:id="16126" w:author="David" w:date="2022-08-17T16:58:00Z">
              <w:rPr>
                <w:rFonts w:ascii="Times New Roman" w:hAnsi="Times New Roman"/>
                <w:sz w:val="24"/>
                <w:szCs w:val="24"/>
              </w:rPr>
            </w:rPrChange>
          </w:rPr>
          <w:t xml:space="preserve"> lush. Their small pools were perfect environments for snakes. </w:t>
        </w:r>
      </w:ins>
      <w:ins w:id="16127" w:author="Britt Collins" w:date="2021-10-06T16:45:00Z">
        <w:r w:rsidR="00890C70" w:rsidRPr="00163DCF">
          <w:rPr>
            <w:szCs w:val="21"/>
            <w:rPrChange w:id="16128" w:author="David" w:date="2022-08-17T16:58:00Z">
              <w:rPr>
                <w:rFonts w:ascii="Times New Roman" w:hAnsi="Times New Roman"/>
                <w:sz w:val="24"/>
                <w:szCs w:val="24"/>
              </w:rPr>
            </w:rPrChange>
          </w:rPr>
          <w:t>We</w:t>
        </w:r>
      </w:ins>
      <w:ins w:id="16129" w:author="Britt Collins" w:date="2021-09-30T14:58:00Z">
        <w:r w:rsidRPr="00163DCF">
          <w:rPr>
            <w:szCs w:val="21"/>
            <w:rPrChange w:id="16130" w:author="David" w:date="2022-08-17T16:58:00Z">
              <w:rPr>
                <w:rFonts w:ascii="Times New Roman" w:hAnsi="Times New Roman"/>
                <w:sz w:val="24"/>
                <w:szCs w:val="24"/>
              </w:rPr>
            </w:rPrChange>
          </w:rPr>
          <w:t xml:space="preserve"> encountered our first, the </w:t>
        </w:r>
      </w:ins>
      <w:proofErr w:type="spellStart"/>
      <w:ins w:id="16131" w:author="Britt Collins" w:date="2021-10-06T16:09:00Z">
        <w:r w:rsidR="00E7538E" w:rsidRPr="00163DCF">
          <w:rPr>
            <w:szCs w:val="21"/>
            <w:rPrChange w:id="16132" w:author="David" w:date="2022-08-17T16:58:00Z">
              <w:rPr>
                <w:rFonts w:ascii="Times New Roman" w:hAnsi="Times New Roman"/>
                <w:sz w:val="24"/>
                <w:szCs w:val="24"/>
              </w:rPr>
            </w:rPrChange>
          </w:rPr>
          <w:t>m</w:t>
        </w:r>
      </w:ins>
      <w:ins w:id="16133" w:author="Britt Collins" w:date="2021-09-30T14:58:00Z">
        <w:r w:rsidRPr="00163DCF">
          <w:rPr>
            <w:szCs w:val="21"/>
            <w:rPrChange w:id="16134" w:author="David" w:date="2022-08-17T16:58:00Z">
              <w:rPr>
                <w:rFonts w:ascii="Times New Roman" w:hAnsi="Times New Roman"/>
                <w:sz w:val="24"/>
                <w:szCs w:val="24"/>
              </w:rPr>
            </w:rPrChange>
          </w:rPr>
          <w:t>ulga</w:t>
        </w:r>
        <w:proofErr w:type="spellEnd"/>
        <w:r w:rsidRPr="00163DCF">
          <w:rPr>
            <w:szCs w:val="21"/>
            <w:rPrChange w:id="16135" w:author="David" w:date="2022-08-17T16:58:00Z">
              <w:rPr>
                <w:rFonts w:ascii="Times New Roman" w:hAnsi="Times New Roman"/>
                <w:sz w:val="24"/>
                <w:szCs w:val="24"/>
              </w:rPr>
            </w:rPrChange>
          </w:rPr>
          <w:t xml:space="preserve"> </w:t>
        </w:r>
      </w:ins>
      <w:ins w:id="16136" w:author="Britt Collins" w:date="2021-10-06T16:09:00Z">
        <w:r w:rsidR="00E7538E" w:rsidRPr="00163DCF">
          <w:rPr>
            <w:szCs w:val="21"/>
            <w:rPrChange w:id="16137" w:author="David" w:date="2022-08-17T16:58:00Z">
              <w:rPr>
                <w:rFonts w:ascii="Times New Roman" w:hAnsi="Times New Roman"/>
                <w:sz w:val="24"/>
                <w:szCs w:val="24"/>
              </w:rPr>
            </w:rPrChange>
          </w:rPr>
          <w:t>s</w:t>
        </w:r>
      </w:ins>
      <w:ins w:id="16138" w:author="Britt Collins" w:date="2021-09-30T14:58:00Z">
        <w:r w:rsidRPr="00163DCF">
          <w:rPr>
            <w:szCs w:val="21"/>
            <w:rPrChange w:id="16139" w:author="David" w:date="2022-08-17T16:58:00Z">
              <w:rPr>
                <w:rFonts w:ascii="Times New Roman" w:hAnsi="Times New Roman"/>
                <w:sz w:val="24"/>
                <w:szCs w:val="24"/>
              </w:rPr>
            </w:rPrChange>
          </w:rPr>
          <w:t>nake</w:t>
        </w:r>
      </w:ins>
      <w:ins w:id="16140" w:author="Britt Collins" w:date="2021-10-06T16:07:00Z">
        <w:r w:rsidR="00E7538E" w:rsidRPr="00163DCF">
          <w:rPr>
            <w:szCs w:val="21"/>
            <w:rPrChange w:id="16141" w:author="David" w:date="2022-08-17T16:58:00Z">
              <w:rPr>
                <w:rFonts w:ascii="Times New Roman" w:hAnsi="Times New Roman"/>
                <w:sz w:val="24"/>
                <w:szCs w:val="24"/>
              </w:rPr>
            </w:rPrChange>
          </w:rPr>
          <w:t xml:space="preserve">, </w:t>
        </w:r>
      </w:ins>
      <w:ins w:id="16142" w:author="Britt Collins" w:date="2021-10-06T16:12:00Z">
        <w:r w:rsidR="00E7538E" w:rsidRPr="00163DCF">
          <w:rPr>
            <w:szCs w:val="21"/>
            <w:rPrChange w:id="16143" w:author="David" w:date="2022-08-17T16:58:00Z">
              <w:rPr>
                <w:rFonts w:ascii="Times New Roman" w:hAnsi="Times New Roman"/>
                <w:sz w:val="24"/>
                <w:szCs w:val="24"/>
              </w:rPr>
            </w:rPrChange>
          </w:rPr>
          <w:t>one of Australia’s</w:t>
        </w:r>
      </w:ins>
      <w:ins w:id="16144" w:author="Britt Collins" w:date="2021-09-30T14:58:00Z">
        <w:r w:rsidRPr="00163DCF">
          <w:rPr>
            <w:szCs w:val="21"/>
            <w:rPrChange w:id="16145" w:author="David" w:date="2022-08-17T16:58:00Z">
              <w:rPr>
                <w:rFonts w:ascii="Times New Roman" w:hAnsi="Times New Roman"/>
                <w:sz w:val="24"/>
                <w:szCs w:val="24"/>
              </w:rPr>
            </w:rPrChange>
          </w:rPr>
          <w:t xml:space="preserve"> largest</w:t>
        </w:r>
      </w:ins>
      <w:ins w:id="16146" w:author="Britt Collins" w:date="2021-10-06T16:12:00Z">
        <w:r w:rsidR="00E7538E" w:rsidRPr="00163DCF">
          <w:rPr>
            <w:szCs w:val="21"/>
            <w:rPrChange w:id="16147" w:author="David" w:date="2022-08-17T16:58:00Z">
              <w:rPr>
                <w:rFonts w:ascii="Times New Roman" w:hAnsi="Times New Roman"/>
                <w:sz w:val="24"/>
                <w:szCs w:val="24"/>
              </w:rPr>
            </w:rPrChange>
          </w:rPr>
          <w:t xml:space="preserve"> and deadliest</w:t>
        </w:r>
      </w:ins>
      <w:ins w:id="16148" w:author="Britt Collins" w:date="2021-09-30T14:58:00Z">
        <w:r w:rsidRPr="00163DCF">
          <w:rPr>
            <w:szCs w:val="21"/>
            <w:rPrChange w:id="16149" w:author="David" w:date="2022-08-17T16:58:00Z">
              <w:rPr>
                <w:rFonts w:ascii="Times New Roman" w:hAnsi="Times New Roman"/>
                <w:sz w:val="24"/>
                <w:szCs w:val="24"/>
              </w:rPr>
            </w:rPrChange>
          </w:rPr>
          <w:t xml:space="preserve"> snake</w:t>
        </w:r>
      </w:ins>
      <w:ins w:id="16150" w:author="Britt Collins" w:date="2021-10-06T16:13:00Z">
        <w:r w:rsidR="00E7538E" w:rsidRPr="00163DCF">
          <w:rPr>
            <w:szCs w:val="21"/>
            <w:rPrChange w:id="16151" w:author="David" w:date="2022-08-17T16:58:00Z">
              <w:rPr>
                <w:rFonts w:ascii="Times New Roman" w:hAnsi="Times New Roman"/>
                <w:sz w:val="24"/>
                <w:szCs w:val="24"/>
              </w:rPr>
            </w:rPrChange>
          </w:rPr>
          <w:t>s</w:t>
        </w:r>
      </w:ins>
      <w:ins w:id="16152" w:author="Britt Collins" w:date="2021-09-30T14:58:00Z">
        <w:r w:rsidRPr="00163DCF">
          <w:rPr>
            <w:szCs w:val="21"/>
            <w:rPrChange w:id="16153" w:author="David" w:date="2022-08-17T16:58:00Z">
              <w:rPr>
                <w:rFonts w:ascii="Times New Roman" w:hAnsi="Times New Roman"/>
                <w:sz w:val="24"/>
                <w:szCs w:val="24"/>
              </w:rPr>
            </w:rPrChange>
          </w:rPr>
          <w:t xml:space="preserve">. The </w:t>
        </w:r>
      </w:ins>
      <w:ins w:id="16154" w:author="Britt Collins" w:date="2021-10-06T16:14:00Z">
        <w:r w:rsidR="00E7538E" w:rsidRPr="00163DCF">
          <w:rPr>
            <w:szCs w:val="21"/>
            <w:rPrChange w:id="16155" w:author="David" w:date="2022-08-17T16:58:00Z">
              <w:rPr>
                <w:rFonts w:ascii="Times New Roman" w:hAnsi="Times New Roman"/>
                <w:sz w:val="24"/>
                <w:szCs w:val="24"/>
              </w:rPr>
            </w:rPrChange>
          </w:rPr>
          <w:t xml:space="preserve">spotted brown </w:t>
        </w:r>
      </w:ins>
      <w:proofErr w:type="spellStart"/>
      <w:ins w:id="16156" w:author="Britt Collins" w:date="2021-10-06T16:09:00Z">
        <w:r w:rsidR="00E7538E" w:rsidRPr="00163DCF">
          <w:rPr>
            <w:szCs w:val="21"/>
            <w:rPrChange w:id="16157" w:author="David" w:date="2022-08-17T16:58:00Z">
              <w:rPr>
                <w:rFonts w:ascii="Times New Roman" w:hAnsi="Times New Roman"/>
                <w:sz w:val="24"/>
                <w:szCs w:val="24"/>
              </w:rPr>
            </w:rPrChange>
          </w:rPr>
          <w:t>m</w:t>
        </w:r>
      </w:ins>
      <w:ins w:id="16158" w:author="Britt Collins" w:date="2021-09-30T14:58:00Z">
        <w:r w:rsidRPr="00163DCF">
          <w:rPr>
            <w:szCs w:val="21"/>
            <w:rPrChange w:id="16159" w:author="David" w:date="2022-08-17T16:58:00Z">
              <w:rPr>
                <w:rFonts w:ascii="Times New Roman" w:hAnsi="Times New Roman"/>
                <w:sz w:val="24"/>
                <w:szCs w:val="24"/>
              </w:rPr>
            </w:rPrChange>
          </w:rPr>
          <w:t>ulga</w:t>
        </w:r>
        <w:proofErr w:type="spellEnd"/>
        <w:r w:rsidRPr="00163DCF">
          <w:rPr>
            <w:szCs w:val="21"/>
            <w:rPrChange w:id="16160" w:author="David" w:date="2022-08-17T16:58:00Z">
              <w:rPr>
                <w:rFonts w:ascii="Times New Roman" w:hAnsi="Times New Roman"/>
                <w:sz w:val="24"/>
                <w:szCs w:val="24"/>
              </w:rPr>
            </w:rPrChange>
          </w:rPr>
          <w:t xml:space="preserve"> lay between us and our path out of the canyon. It was a standoff. Using a large stick and a lot of arm waving, we spooked the snake to retreat. It slithered </w:t>
        </w:r>
      </w:ins>
      <w:ins w:id="16161" w:author="Britt Collins" w:date="2021-10-06T16:07:00Z">
        <w:r w:rsidR="00E7538E" w:rsidRPr="00163DCF">
          <w:rPr>
            <w:szCs w:val="21"/>
            <w:rPrChange w:id="16162" w:author="David" w:date="2022-08-17T16:58:00Z">
              <w:rPr>
                <w:rFonts w:ascii="Times New Roman" w:hAnsi="Times New Roman"/>
                <w:sz w:val="24"/>
                <w:szCs w:val="24"/>
              </w:rPr>
            </w:rPrChange>
          </w:rPr>
          <w:t>away</w:t>
        </w:r>
      </w:ins>
      <w:ins w:id="16163" w:author="Britt Collins" w:date="2021-09-30T14:58:00Z">
        <w:r w:rsidRPr="00163DCF">
          <w:rPr>
            <w:szCs w:val="21"/>
            <w:rPrChange w:id="16164" w:author="David" w:date="2022-08-17T16:58:00Z">
              <w:rPr>
                <w:rFonts w:ascii="Times New Roman" w:hAnsi="Times New Roman"/>
                <w:sz w:val="24"/>
                <w:szCs w:val="24"/>
              </w:rPr>
            </w:rPrChange>
          </w:rPr>
          <w:t xml:space="preserve"> speedily.</w:t>
        </w:r>
      </w:ins>
    </w:p>
    <w:p w14:paraId="6E1D6D61" w14:textId="579646C5" w:rsidR="006F31F6" w:rsidRPr="00163DCF" w:rsidRDefault="006F31F6">
      <w:pPr>
        <w:spacing w:line="276" w:lineRule="auto"/>
        <w:ind w:left="-5" w:right="15" w:firstLine="725"/>
        <w:rPr>
          <w:ins w:id="16165" w:author="Britt Collins" w:date="2021-09-30T14:58:00Z"/>
          <w:szCs w:val="21"/>
          <w:rPrChange w:id="16166" w:author="David" w:date="2022-08-17T16:58:00Z">
            <w:rPr>
              <w:ins w:id="16167" w:author="Britt Collins" w:date="2021-09-30T14:58:00Z"/>
              <w:rFonts w:ascii="Times New Roman" w:hAnsi="Times New Roman"/>
              <w:sz w:val="24"/>
              <w:szCs w:val="24"/>
            </w:rPr>
          </w:rPrChange>
        </w:rPr>
        <w:pPrChange w:id="16168" w:author="David" w:date="2022-08-17T17:01:00Z">
          <w:pPr>
            <w:ind w:left="-5" w:right="15"/>
          </w:pPr>
        </w:pPrChange>
      </w:pPr>
      <w:ins w:id="16169" w:author="Britt Collins" w:date="2021-09-30T14:58:00Z">
        <w:r w:rsidRPr="00163DCF">
          <w:rPr>
            <w:szCs w:val="21"/>
            <w:rPrChange w:id="16170" w:author="David" w:date="2022-08-17T16:58:00Z">
              <w:rPr>
                <w:rFonts w:ascii="Times New Roman" w:hAnsi="Times New Roman"/>
                <w:sz w:val="24"/>
                <w:szCs w:val="24"/>
              </w:rPr>
            </w:rPrChange>
          </w:rPr>
          <w:t xml:space="preserve">Finding a place to sleep in </w:t>
        </w:r>
        <w:proofErr w:type="spellStart"/>
        <w:r w:rsidRPr="00163DCF">
          <w:rPr>
            <w:szCs w:val="21"/>
            <w:rPrChange w:id="16171" w:author="David" w:date="2022-08-17T16:58:00Z">
              <w:rPr>
                <w:rFonts w:ascii="Times New Roman" w:hAnsi="Times New Roman"/>
                <w:sz w:val="24"/>
                <w:szCs w:val="24"/>
              </w:rPr>
            </w:rPrChange>
          </w:rPr>
          <w:t>Karijini</w:t>
        </w:r>
        <w:proofErr w:type="spellEnd"/>
        <w:r w:rsidRPr="00163DCF">
          <w:rPr>
            <w:szCs w:val="21"/>
            <w:rPrChange w:id="16172" w:author="David" w:date="2022-08-17T16:58:00Z">
              <w:rPr>
                <w:rFonts w:ascii="Times New Roman" w:hAnsi="Times New Roman"/>
                <w:sz w:val="24"/>
                <w:szCs w:val="24"/>
              </w:rPr>
            </w:rPrChange>
          </w:rPr>
          <w:t xml:space="preserve"> National Park was </w:t>
        </w:r>
        <w:proofErr w:type="gramStart"/>
        <w:r w:rsidRPr="00163DCF">
          <w:rPr>
            <w:szCs w:val="21"/>
            <w:rPrChange w:id="16173" w:author="David" w:date="2022-08-17T16:58:00Z">
              <w:rPr>
                <w:rFonts w:ascii="Times New Roman" w:hAnsi="Times New Roman"/>
                <w:sz w:val="24"/>
                <w:szCs w:val="24"/>
              </w:rPr>
            </w:rPrChange>
          </w:rPr>
          <w:t>pretty straightforward</w:t>
        </w:r>
        <w:proofErr w:type="gramEnd"/>
        <w:r w:rsidRPr="00163DCF">
          <w:rPr>
            <w:szCs w:val="21"/>
            <w:rPrChange w:id="16174" w:author="David" w:date="2022-08-17T16:58:00Z">
              <w:rPr>
                <w:rFonts w:ascii="Times New Roman" w:hAnsi="Times New Roman"/>
                <w:sz w:val="24"/>
                <w:szCs w:val="24"/>
              </w:rPr>
            </w:rPrChange>
          </w:rPr>
          <w:t xml:space="preserve">. Keep off the corrugated road. When darkness set in and dinnertime approached, we took out the torches and opened the Mitsubishi boot. It was like the Tardis, given the compact size of the van, it had a lot of interior space. A small gas canister </w:t>
        </w:r>
        <w:proofErr w:type="gramStart"/>
        <w:r w:rsidRPr="00163DCF">
          <w:rPr>
            <w:szCs w:val="21"/>
            <w:rPrChange w:id="16175" w:author="David" w:date="2022-08-17T16:58:00Z">
              <w:rPr>
                <w:rFonts w:ascii="Times New Roman" w:hAnsi="Times New Roman"/>
                <w:sz w:val="24"/>
                <w:szCs w:val="24"/>
              </w:rPr>
            </w:rPrChange>
          </w:rPr>
          <w:t>was located in</w:t>
        </w:r>
        <w:proofErr w:type="gramEnd"/>
        <w:r w:rsidRPr="00163DCF">
          <w:rPr>
            <w:szCs w:val="21"/>
            <w:rPrChange w:id="16176" w:author="David" w:date="2022-08-17T16:58:00Z">
              <w:rPr>
                <w:rFonts w:ascii="Times New Roman" w:hAnsi="Times New Roman"/>
                <w:sz w:val="24"/>
                <w:szCs w:val="24"/>
              </w:rPr>
            </w:rPrChange>
          </w:rPr>
          <w:t xml:space="preserve"> the boot. There was also a stove and an Esky (cool box). The contents of the Esky </w:t>
        </w:r>
        <w:proofErr w:type="gramStart"/>
        <w:r w:rsidRPr="00163DCF">
          <w:rPr>
            <w:szCs w:val="21"/>
            <w:rPrChange w:id="16177" w:author="David" w:date="2022-08-17T16:58:00Z">
              <w:rPr>
                <w:rFonts w:ascii="Times New Roman" w:hAnsi="Times New Roman"/>
                <w:sz w:val="24"/>
                <w:szCs w:val="24"/>
              </w:rPr>
            </w:rPrChange>
          </w:rPr>
          <w:t>was</w:t>
        </w:r>
        <w:proofErr w:type="gramEnd"/>
        <w:r w:rsidRPr="00163DCF">
          <w:rPr>
            <w:szCs w:val="21"/>
            <w:rPrChange w:id="16178" w:author="David" w:date="2022-08-17T16:58:00Z">
              <w:rPr>
                <w:rFonts w:ascii="Times New Roman" w:hAnsi="Times New Roman"/>
                <w:sz w:val="24"/>
                <w:szCs w:val="24"/>
              </w:rPr>
            </w:rPrChange>
          </w:rPr>
          <w:t xml:space="preserve"> kept cold with a mixture of frozen foods and bagged ice. Using the gas stove, Kris prepared a tasty vegan dinner. Penne pasta with spinach and a creamy sauce. We enjoyed eating our meal in the serenity of our roadside location. There was no road noise and no light pollution. We relaxed with beer in hand and fold</w:t>
        </w:r>
      </w:ins>
      <w:ins w:id="16179" w:author="Britt Collins" w:date="2021-10-06T16:14:00Z">
        <w:r w:rsidR="00E7538E" w:rsidRPr="00163DCF">
          <w:rPr>
            <w:szCs w:val="21"/>
            <w:rPrChange w:id="16180" w:author="David" w:date="2022-08-17T16:58:00Z">
              <w:rPr>
                <w:rFonts w:ascii="Times New Roman" w:hAnsi="Times New Roman"/>
                <w:sz w:val="24"/>
                <w:szCs w:val="24"/>
              </w:rPr>
            </w:rPrChange>
          </w:rPr>
          <w:t>-</w:t>
        </w:r>
      </w:ins>
      <w:ins w:id="16181" w:author="Britt Collins" w:date="2021-09-30T14:58:00Z">
        <w:r w:rsidRPr="00163DCF">
          <w:rPr>
            <w:szCs w:val="21"/>
            <w:rPrChange w:id="16182" w:author="David" w:date="2022-08-17T16:58:00Z">
              <w:rPr>
                <w:rFonts w:ascii="Times New Roman" w:hAnsi="Times New Roman"/>
                <w:sz w:val="24"/>
                <w:szCs w:val="24"/>
              </w:rPr>
            </w:rPrChange>
          </w:rPr>
          <w:t xml:space="preserve">up chairs beneath our bottoms. When </w:t>
        </w:r>
        <w:proofErr w:type="gramStart"/>
        <w:r w:rsidRPr="00163DCF">
          <w:rPr>
            <w:szCs w:val="21"/>
            <w:rPrChange w:id="16183" w:author="David" w:date="2022-08-17T16:58:00Z">
              <w:rPr>
                <w:rFonts w:ascii="Times New Roman" w:hAnsi="Times New Roman"/>
                <w:sz w:val="24"/>
                <w:szCs w:val="24"/>
              </w:rPr>
            </w:rPrChange>
          </w:rPr>
          <w:t>bed time</w:t>
        </w:r>
        <w:proofErr w:type="gramEnd"/>
        <w:r w:rsidRPr="00163DCF">
          <w:rPr>
            <w:szCs w:val="21"/>
            <w:rPrChange w:id="16184" w:author="David" w:date="2022-08-17T16:58:00Z">
              <w:rPr>
                <w:rFonts w:ascii="Times New Roman" w:hAnsi="Times New Roman"/>
                <w:sz w:val="24"/>
                <w:szCs w:val="24"/>
              </w:rPr>
            </w:rPrChange>
          </w:rPr>
          <w:t xml:space="preserve"> beckoned, Matthew and Kris reorganised the interior of the van to unshackle the fold</w:t>
        </w:r>
      </w:ins>
      <w:ins w:id="16185" w:author="Britt Collins" w:date="2021-10-06T16:15:00Z">
        <w:r w:rsidR="00E7538E" w:rsidRPr="00163DCF">
          <w:rPr>
            <w:szCs w:val="21"/>
            <w:rPrChange w:id="16186" w:author="David" w:date="2022-08-17T16:58:00Z">
              <w:rPr>
                <w:rFonts w:ascii="Times New Roman" w:hAnsi="Times New Roman"/>
                <w:sz w:val="24"/>
                <w:szCs w:val="24"/>
              </w:rPr>
            </w:rPrChange>
          </w:rPr>
          <w:t>-</w:t>
        </w:r>
      </w:ins>
      <w:ins w:id="16187" w:author="Britt Collins" w:date="2021-09-30T14:58:00Z">
        <w:r w:rsidRPr="00163DCF">
          <w:rPr>
            <w:szCs w:val="21"/>
            <w:rPrChange w:id="16188" w:author="David" w:date="2022-08-17T16:58:00Z">
              <w:rPr>
                <w:rFonts w:ascii="Times New Roman" w:hAnsi="Times New Roman"/>
                <w:sz w:val="24"/>
                <w:szCs w:val="24"/>
              </w:rPr>
            </w:rPrChange>
          </w:rPr>
          <w:t xml:space="preserve">down bed. Their sleeping quarters were secure, out of the elements and supported by a lovely mattress. My tent, borrowed from Andy, had the essentials: A canvas roof and a thin foam mat. Given the dark and silent environment, </w:t>
        </w:r>
      </w:ins>
      <w:ins w:id="16189" w:author="Britt Collins" w:date="2021-10-06T16:15:00Z">
        <w:r w:rsidR="00E7538E" w:rsidRPr="00163DCF">
          <w:rPr>
            <w:szCs w:val="21"/>
            <w:rPrChange w:id="16190" w:author="David" w:date="2022-08-17T16:58:00Z">
              <w:rPr>
                <w:rFonts w:ascii="Times New Roman" w:hAnsi="Times New Roman"/>
                <w:sz w:val="24"/>
                <w:szCs w:val="24"/>
              </w:rPr>
            </w:rPrChange>
          </w:rPr>
          <w:t>leav</w:t>
        </w:r>
      </w:ins>
      <w:ins w:id="16191" w:author="Britt Collins" w:date="2021-09-30T14:58:00Z">
        <w:r w:rsidRPr="00163DCF">
          <w:rPr>
            <w:szCs w:val="21"/>
            <w:rPrChange w:id="16192" w:author="David" w:date="2022-08-17T16:58:00Z">
              <w:rPr>
                <w:rFonts w:ascii="Times New Roman" w:hAnsi="Times New Roman"/>
                <w:sz w:val="24"/>
                <w:szCs w:val="24"/>
              </w:rPr>
            </w:rPrChange>
          </w:rPr>
          <w:t xml:space="preserve">ing the tent at night for the call of nature felt scary. Having a spotlight angled at my feet, walking in an unfamiliar area. There was every chance I was going to get lost, eaten or </w:t>
        </w:r>
      </w:ins>
      <w:proofErr w:type="gramStart"/>
      <w:ins w:id="16193" w:author="Britt Collins" w:date="2021-10-06T16:15:00Z">
        <w:r w:rsidR="00E7538E" w:rsidRPr="00163DCF">
          <w:rPr>
            <w:szCs w:val="21"/>
            <w:rPrChange w:id="16194" w:author="David" w:date="2022-08-17T16:58:00Z">
              <w:rPr>
                <w:rFonts w:ascii="Times New Roman" w:hAnsi="Times New Roman"/>
                <w:sz w:val="24"/>
                <w:szCs w:val="24"/>
              </w:rPr>
            </w:rPrChange>
          </w:rPr>
          <w:t>pisse</w:t>
        </w:r>
      </w:ins>
      <w:ins w:id="16195" w:author="Britt Collins" w:date="2021-09-30T14:58:00Z">
        <w:r w:rsidRPr="00163DCF">
          <w:rPr>
            <w:szCs w:val="21"/>
            <w:rPrChange w:id="16196" w:author="David" w:date="2022-08-17T16:58:00Z">
              <w:rPr>
                <w:rFonts w:ascii="Times New Roman" w:hAnsi="Times New Roman"/>
                <w:sz w:val="24"/>
                <w:szCs w:val="24"/>
              </w:rPr>
            </w:rPrChange>
          </w:rPr>
          <w:t>d</w:t>
        </w:r>
        <w:proofErr w:type="gramEnd"/>
        <w:r w:rsidRPr="00163DCF">
          <w:rPr>
            <w:szCs w:val="21"/>
            <w:rPrChange w:id="16197" w:author="David" w:date="2022-08-17T16:58:00Z">
              <w:rPr>
                <w:rFonts w:ascii="Times New Roman" w:hAnsi="Times New Roman"/>
                <w:sz w:val="24"/>
                <w:szCs w:val="24"/>
              </w:rPr>
            </w:rPrChange>
          </w:rPr>
          <w:t xml:space="preserve"> on by me if my bladder couldn't hold. While trying to </w:t>
        </w:r>
      </w:ins>
      <w:ins w:id="16198" w:author="Britt Collins" w:date="2021-10-06T16:16:00Z">
        <w:r w:rsidR="00E7538E" w:rsidRPr="00163DCF">
          <w:rPr>
            <w:szCs w:val="21"/>
            <w:rPrChange w:id="16199" w:author="David" w:date="2022-08-17T16:58:00Z">
              <w:rPr>
                <w:rFonts w:ascii="Times New Roman" w:hAnsi="Times New Roman"/>
                <w:sz w:val="24"/>
                <w:szCs w:val="24"/>
              </w:rPr>
            </w:rPrChange>
          </w:rPr>
          <w:t>sleep</w:t>
        </w:r>
      </w:ins>
      <w:ins w:id="16200" w:author="Britt Collins" w:date="2021-09-30T14:58:00Z">
        <w:r w:rsidRPr="00163DCF">
          <w:rPr>
            <w:szCs w:val="21"/>
            <w:rPrChange w:id="16201" w:author="David" w:date="2022-08-17T16:58:00Z">
              <w:rPr>
                <w:rFonts w:ascii="Times New Roman" w:hAnsi="Times New Roman"/>
                <w:sz w:val="24"/>
                <w:szCs w:val="24"/>
              </w:rPr>
            </w:rPrChange>
          </w:rPr>
          <w:t>, I heard the unfamiliar sounds of Australian outback. With my heart racing, headtorch flashing and back breaking (moist red sand is as forgiving as concrete)</w:t>
        </w:r>
      </w:ins>
      <w:ins w:id="16202" w:author="Britt Collins" w:date="2021-10-06T16:16:00Z">
        <w:r w:rsidR="00E7538E" w:rsidRPr="00163DCF">
          <w:rPr>
            <w:szCs w:val="21"/>
            <w:rPrChange w:id="16203" w:author="David" w:date="2022-08-17T16:58:00Z">
              <w:rPr>
                <w:rFonts w:ascii="Times New Roman" w:hAnsi="Times New Roman"/>
                <w:sz w:val="24"/>
                <w:szCs w:val="24"/>
              </w:rPr>
            </w:rPrChange>
          </w:rPr>
          <w:t>,</w:t>
        </w:r>
      </w:ins>
      <w:ins w:id="16204" w:author="Britt Collins" w:date="2021-09-30T14:58:00Z">
        <w:r w:rsidRPr="00163DCF">
          <w:rPr>
            <w:szCs w:val="21"/>
            <w:rPrChange w:id="16205" w:author="David" w:date="2022-08-17T16:58:00Z">
              <w:rPr>
                <w:rFonts w:ascii="Times New Roman" w:hAnsi="Times New Roman"/>
                <w:sz w:val="24"/>
                <w:szCs w:val="24"/>
              </w:rPr>
            </w:rPrChange>
          </w:rPr>
          <w:t xml:space="preserve"> I had a restless night’s sleep.</w:t>
        </w:r>
      </w:ins>
    </w:p>
    <w:p w14:paraId="79FA11F4" w14:textId="779DC26D" w:rsidR="006F31F6" w:rsidRPr="00163DCF" w:rsidRDefault="006F31F6">
      <w:pPr>
        <w:spacing w:line="276" w:lineRule="auto"/>
        <w:ind w:left="-5" w:right="15" w:firstLine="725"/>
        <w:rPr>
          <w:ins w:id="16206" w:author="Britt Collins" w:date="2021-09-30T14:58:00Z"/>
          <w:szCs w:val="21"/>
          <w:rPrChange w:id="16207" w:author="David" w:date="2022-08-17T16:58:00Z">
            <w:rPr>
              <w:ins w:id="16208" w:author="Britt Collins" w:date="2021-09-30T14:58:00Z"/>
              <w:rFonts w:ascii="Times New Roman" w:hAnsi="Times New Roman"/>
              <w:sz w:val="24"/>
              <w:szCs w:val="24"/>
            </w:rPr>
          </w:rPrChange>
        </w:rPr>
        <w:pPrChange w:id="16209" w:author="David" w:date="2022-08-17T17:01:00Z">
          <w:pPr>
            <w:ind w:left="-5" w:right="15"/>
          </w:pPr>
        </w:pPrChange>
      </w:pPr>
      <w:ins w:id="16210" w:author="Britt Collins" w:date="2021-09-30T14:58:00Z">
        <w:r w:rsidRPr="00163DCF">
          <w:rPr>
            <w:szCs w:val="21"/>
            <w:rPrChange w:id="16211" w:author="David" w:date="2022-08-17T16:58:00Z">
              <w:rPr>
                <w:rFonts w:ascii="Times New Roman" w:hAnsi="Times New Roman"/>
                <w:sz w:val="24"/>
                <w:szCs w:val="24"/>
              </w:rPr>
            </w:rPrChange>
          </w:rPr>
          <w:t xml:space="preserve">The tent </w:t>
        </w:r>
      </w:ins>
      <w:ins w:id="16212" w:author="Britt Collins" w:date="2021-10-06T16:42:00Z">
        <w:r w:rsidR="00890C70" w:rsidRPr="00163DCF">
          <w:rPr>
            <w:szCs w:val="21"/>
            <w:rPrChange w:id="16213" w:author="David" w:date="2022-08-17T16:58:00Z">
              <w:rPr>
                <w:rFonts w:ascii="Times New Roman" w:hAnsi="Times New Roman"/>
                <w:sz w:val="24"/>
                <w:szCs w:val="24"/>
              </w:rPr>
            </w:rPrChange>
          </w:rPr>
          <w:t>was dusted in</w:t>
        </w:r>
      </w:ins>
      <w:ins w:id="16214" w:author="Britt Collins" w:date="2021-09-30T14:58:00Z">
        <w:r w:rsidRPr="00163DCF">
          <w:rPr>
            <w:szCs w:val="21"/>
            <w:rPrChange w:id="16215" w:author="David" w:date="2022-08-17T16:58:00Z">
              <w:rPr>
                <w:rFonts w:ascii="Times New Roman" w:hAnsi="Times New Roman"/>
                <w:sz w:val="24"/>
                <w:szCs w:val="24"/>
              </w:rPr>
            </w:rPrChange>
          </w:rPr>
          <w:t xml:space="preserve"> red soil by the next morning. For the love of cleaning, it could not be completely removed. It was blue skies in </w:t>
        </w:r>
        <w:proofErr w:type="spellStart"/>
        <w:r w:rsidRPr="00163DCF">
          <w:rPr>
            <w:szCs w:val="21"/>
            <w:rPrChange w:id="16216" w:author="David" w:date="2022-08-17T16:58:00Z">
              <w:rPr>
                <w:rFonts w:ascii="Times New Roman" w:hAnsi="Times New Roman"/>
                <w:sz w:val="24"/>
                <w:szCs w:val="24"/>
              </w:rPr>
            </w:rPrChange>
          </w:rPr>
          <w:t>Karijini</w:t>
        </w:r>
        <w:proofErr w:type="spellEnd"/>
        <w:r w:rsidRPr="00163DCF">
          <w:rPr>
            <w:szCs w:val="21"/>
            <w:rPrChange w:id="16217" w:author="David" w:date="2022-08-17T16:58:00Z">
              <w:rPr>
                <w:rFonts w:ascii="Times New Roman" w:hAnsi="Times New Roman"/>
                <w:sz w:val="24"/>
                <w:szCs w:val="24"/>
              </w:rPr>
            </w:rPrChange>
          </w:rPr>
          <w:t xml:space="preserve">. The good weather conditions allowed for more driving routes to be accessed. The </w:t>
        </w:r>
        <w:proofErr w:type="gramStart"/>
        <w:r w:rsidRPr="00163DCF">
          <w:rPr>
            <w:szCs w:val="21"/>
            <w:rPrChange w:id="16218" w:author="David" w:date="2022-08-17T16:58:00Z">
              <w:rPr>
                <w:rFonts w:ascii="Times New Roman" w:hAnsi="Times New Roman"/>
                <w:sz w:val="24"/>
                <w:szCs w:val="24"/>
              </w:rPr>
            </w:rPrChange>
          </w:rPr>
          <w:t>red muddy</w:t>
        </w:r>
        <w:proofErr w:type="gramEnd"/>
        <w:r w:rsidRPr="00163DCF">
          <w:rPr>
            <w:szCs w:val="21"/>
            <w:rPrChange w:id="16219" w:author="David" w:date="2022-08-17T16:58:00Z">
              <w:rPr>
                <w:rFonts w:ascii="Times New Roman" w:hAnsi="Times New Roman"/>
                <w:sz w:val="24"/>
                <w:szCs w:val="24"/>
              </w:rPr>
            </w:rPrChange>
          </w:rPr>
          <w:t xml:space="preserve"> roads were now compacted, red sandy tracks. A different set of driving skills were required to exit the park. It was a challenge we relished. My spine and the contents of the van appreciated driving back on the tarmac of the sealed roads. With Kris as designated driver I was allowed to relax in the back seat. The scale of Australia was difficult for me to understand. To not see a vehicle for hours. </w:t>
        </w:r>
      </w:ins>
      <w:ins w:id="16220" w:author="Britt Collins" w:date="2021-10-06T16:50:00Z">
        <w:r w:rsidR="00890C70" w:rsidRPr="00163DCF">
          <w:rPr>
            <w:szCs w:val="21"/>
            <w:rPrChange w:id="16221" w:author="David" w:date="2022-08-17T16:58:00Z">
              <w:rPr>
                <w:rFonts w:ascii="Times New Roman" w:hAnsi="Times New Roman"/>
                <w:sz w:val="24"/>
                <w:szCs w:val="24"/>
              </w:rPr>
            </w:rPrChange>
          </w:rPr>
          <w:t>The</w:t>
        </w:r>
      </w:ins>
      <w:ins w:id="16222" w:author="Britt Collins" w:date="2021-09-30T14:58:00Z">
        <w:r w:rsidRPr="00163DCF">
          <w:rPr>
            <w:szCs w:val="21"/>
            <w:rPrChange w:id="16223" w:author="David" w:date="2022-08-17T16:58:00Z">
              <w:rPr>
                <w:rFonts w:ascii="Times New Roman" w:hAnsi="Times New Roman"/>
                <w:sz w:val="24"/>
                <w:szCs w:val="24"/>
              </w:rPr>
            </w:rPrChange>
          </w:rPr>
          <w:t xml:space="preserve"> </w:t>
        </w:r>
      </w:ins>
      <w:ins w:id="16224" w:author="Britt Collins" w:date="2021-10-06T16:51:00Z">
        <w:r w:rsidR="00890C70" w:rsidRPr="00163DCF">
          <w:rPr>
            <w:szCs w:val="21"/>
            <w:rPrChange w:id="16225" w:author="David" w:date="2022-08-17T16:58:00Z">
              <w:rPr>
                <w:rFonts w:ascii="Times New Roman" w:hAnsi="Times New Roman"/>
                <w:sz w:val="24"/>
                <w:szCs w:val="24"/>
              </w:rPr>
            </w:rPrChange>
          </w:rPr>
          <w:t xml:space="preserve">raw </w:t>
        </w:r>
      </w:ins>
      <w:ins w:id="16226" w:author="Britt Collins" w:date="2021-09-30T14:58:00Z">
        <w:r w:rsidRPr="00163DCF">
          <w:rPr>
            <w:szCs w:val="21"/>
            <w:rPrChange w:id="16227" w:author="David" w:date="2022-08-17T16:58:00Z">
              <w:rPr>
                <w:rFonts w:ascii="Times New Roman" w:hAnsi="Times New Roman"/>
                <w:sz w:val="24"/>
                <w:szCs w:val="24"/>
              </w:rPr>
            </w:rPrChange>
          </w:rPr>
          <w:t>brush wilderness that stretched endlessly into the distance was so peaceful</w:t>
        </w:r>
      </w:ins>
      <w:ins w:id="16228" w:author="Britt Collins" w:date="2021-10-06T16:51:00Z">
        <w:r w:rsidR="00890C70" w:rsidRPr="00163DCF">
          <w:rPr>
            <w:szCs w:val="21"/>
            <w:rPrChange w:id="16229" w:author="David" w:date="2022-08-17T16:58:00Z">
              <w:rPr>
                <w:rFonts w:ascii="Times New Roman" w:hAnsi="Times New Roman"/>
                <w:sz w:val="24"/>
                <w:szCs w:val="24"/>
              </w:rPr>
            </w:rPrChange>
          </w:rPr>
          <w:t xml:space="preserve"> and hypnotic</w:t>
        </w:r>
      </w:ins>
      <w:ins w:id="16230" w:author="Britt Collins" w:date="2021-09-30T14:58:00Z">
        <w:r w:rsidRPr="00163DCF">
          <w:rPr>
            <w:szCs w:val="21"/>
            <w:rPrChange w:id="16231" w:author="David" w:date="2022-08-17T16:58:00Z">
              <w:rPr>
                <w:rFonts w:ascii="Times New Roman" w:hAnsi="Times New Roman"/>
                <w:sz w:val="24"/>
                <w:szCs w:val="24"/>
              </w:rPr>
            </w:rPrChange>
          </w:rPr>
          <w:t>.</w:t>
        </w:r>
      </w:ins>
    </w:p>
    <w:p w14:paraId="098FB741" w14:textId="3EF5C96B" w:rsidR="006F31F6" w:rsidRPr="00163DCF" w:rsidRDefault="006F31F6">
      <w:pPr>
        <w:spacing w:line="276" w:lineRule="auto"/>
        <w:ind w:left="-5" w:right="15" w:firstLine="725"/>
        <w:rPr>
          <w:ins w:id="16232" w:author="Britt Collins" w:date="2021-09-30T14:58:00Z"/>
          <w:szCs w:val="21"/>
          <w:rPrChange w:id="16233" w:author="David" w:date="2022-08-17T16:58:00Z">
            <w:rPr>
              <w:ins w:id="16234" w:author="Britt Collins" w:date="2021-09-30T14:58:00Z"/>
              <w:rFonts w:ascii="Times New Roman" w:hAnsi="Times New Roman"/>
              <w:sz w:val="24"/>
              <w:szCs w:val="24"/>
            </w:rPr>
          </w:rPrChange>
        </w:rPr>
        <w:pPrChange w:id="16235" w:author="David" w:date="2022-08-17T17:01:00Z">
          <w:pPr>
            <w:ind w:left="-5" w:right="15"/>
          </w:pPr>
        </w:pPrChange>
      </w:pPr>
      <w:ins w:id="16236" w:author="Britt Collins" w:date="2021-09-30T14:58:00Z">
        <w:r w:rsidRPr="00163DCF">
          <w:rPr>
            <w:szCs w:val="21"/>
            <w:rPrChange w:id="16237" w:author="David" w:date="2022-08-17T16:58:00Z">
              <w:rPr>
                <w:rFonts w:ascii="Times New Roman" w:hAnsi="Times New Roman"/>
                <w:sz w:val="24"/>
                <w:szCs w:val="24"/>
              </w:rPr>
            </w:rPrChange>
          </w:rPr>
          <w:t xml:space="preserve">On the journey to </w:t>
        </w:r>
        <w:proofErr w:type="gramStart"/>
        <w:r w:rsidRPr="00163DCF">
          <w:rPr>
            <w:szCs w:val="21"/>
            <w:rPrChange w:id="16238" w:author="David" w:date="2022-08-17T16:58:00Z">
              <w:rPr>
                <w:rFonts w:ascii="Times New Roman" w:hAnsi="Times New Roman"/>
                <w:sz w:val="24"/>
                <w:szCs w:val="24"/>
              </w:rPr>
            </w:rPrChange>
          </w:rPr>
          <w:t>Exmouth</w:t>
        </w:r>
        <w:proofErr w:type="gramEnd"/>
        <w:r w:rsidRPr="00163DCF">
          <w:rPr>
            <w:szCs w:val="21"/>
            <w:rPrChange w:id="16239" w:author="David" w:date="2022-08-17T16:58:00Z">
              <w:rPr>
                <w:rFonts w:ascii="Times New Roman" w:hAnsi="Times New Roman"/>
                <w:sz w:val="24"/>
                <w:szCs w:val="24"/>
              </w:rPr>
            </w:rPrChange>
          </w:rPr>
          <w:t xml:space="preserve"> we stopped at a caravan park. It was lunchtime. We were surprised to see inhabitants other than people. Mobs of Australia’s largest flightless bird, the emu, were abundant. The emus were unfazed by people. People equalled food. We had bought a watermelon from a food stall before our arrival. Stupidly we decided to prepare it in the shared, outdoor area. The emus were on us. To holt the onslaught</w:t>
        </w:r>
      </w:ins>
      <w:ins w:id="16240" w:author="Britt Collins" w:date="2021-10-06T16:51:00Z">
        <w:r w:rsidR="00890C70" w:rsidRPr="00163DCF">
          <w:rPr>
            <w:szCs w:val="21"/>
            <w:rPrChange w:id="16241" w:author="David" w:date="2022-08-17T16:58:00Z">
              <w:rPr>
                <w:rFonts w:ascii="Times New Roman" w:hAnsi="Times New Roman"/>
                <w:sz w:val="24"/>
                <w:szCs w:val="24"/>
              </w:rPr>
            </w:rPrChange>
          </w:rPr>
          <w:t>,</w:t>
        </w:r>
      </w:ins>
      <w:ins w:id="16242" w:author="Britt Collins" w:date="2021-09-30T14:58:00Z">
        <w:r w:rsidRPr="00163DCF">
          <w:rPr>
            <w:szCs w:val="21"/>
            <w:rPrChange w:id="16243" w:author="David" w:date="2022-08-17T16:58:00Z">
              <w:rPr>
                <w:rFonts w:ascii="Times New Roman" w:hAnsi="Times New Roman"/>
                <w:sz w:val="24"/>
                <w:szCs w:val="24"/>
              </w:rPr>
            </w:rPrChange>
          </w:rPr>
          <w:t xml:space="preserve"> we formed a human shield. Like a pride of lions at a kill, we ate large quantities as quickly as we could. We eventually surrendered the melon to save ourselves from being pecked to pieces.</w:t>
        </w:r>
      </w:ins>
    </w:p>
    <w:p w14:paraId="6975E498" w14:textId="487DA9BC" w:rsidR="006F31F6" w:rsidRPr="00163DCF" w:rsidRDefault="006F31F6">
      <w:pPr>
        <w:spacing w:line="276" w:lineRule="auto"/>
        <w:ind w:left="-5" w:right="15" w:firstLine="725"/>
        <w:rPr>
          <w:ins w:id="16244" w:author="Britt Collins" w:date="2021-09-30T14:58:00Z"/>
          <w:szCs w:val="21"/>
          <w:rPrChange w:id="16245" w:author="David" w:date="2022-08-17T16:58:00Z">
            <w:rPr>
              <w:ins w:id="16246" w:author="Britt Collins" w:date="2021-09-30T14:58:00Z"/>
              <w:rFonts w:ascii="Times New Roman" w:hAnsi="Times New Roman"/>
              <w:sz w:val="24"/>
              <w:szCs w:val="24"/>
            </w:rPr>
          </w:rPrChange>
        </w:rPr>
        <w:pPrChange w:id="16247" w:author="David" w:date="2022-08-17T17:01:00Z">
          <w:pPr>
            <w:ind w:left="-5" w:right="15"/>
          </w:pPr>
        </w:pPrChange>
      </w:pPr>
      <w:ins w:id="16248" w:author="Britt Collins" w:date="2021-09-30T14:58:00Z">
        <w:r w:rsidRPr="00163DCF">
          <w:rPr>
            <w:szCs w:val="21"/>
            <w:rPrChange w:id="16249" w:author="David" w:date="2022-08-17T16:58:00Z">
              <w:rPr>
                <w:rFonts w:ascii="Times New Roman" w:hAnsi="Times New Roman"/>
                <w:sz w:val="24"/>
                <w:szCs w:val="24"/>
              </w:rPr>
            </w:rPrChange>
          </w:rPr>
          <w:t>Coral Bay, a pristine lagoon, was another stop on the journey to Exmouth. Forget the Great Barrier Reef</w:t>
        </w:r>
      </w:ins>
      <w:ins w:id="16250" w:author="Britt Collins" w:date="2021-10-06T16:52:00Z">
        <w:r w:rsidR="00890C70" w:rsidRPr="00163DCF">
          <w:rPr>
            <w:szCs w:val="21"/>
            <w:rPrChange w:id="16251" w:author="David" w:date="2022-08-17T16:58:00Z">
              <w:rPr>
                <w:rFonts w:ascii="Times New Roman" w:hAnsi="Times New Roman"/>
                <w:sz w:val="24"/>
                <w:szCs w:val="24"/>
              </w:rPr>
            </w:rPrChange>
          </w:rPr>
          <w:t>,</w:t>
        </w:r>
      </w:ins>
      <w:ins w:id="16252" w:author="Britt Collins" w:date="2021-09-30T14:58:00Z">
        <w:r w:rsidRPr="00163DCF">
          <w:rPr>
            <w:szCs w:val="21"/>
            <w:rPrChange w:id="16253" w:author="David" w:date="2022-08-17T16:58:00Z">
              <w:rPr>
                <w:rFonts w:ascii="Times New Roman" w:hAnsi="Times New Roman"/>
                <w:sz w:val="24"/>
                <w:szCs w:val="24"/>
              </w:rPr>
            </w:rPrChange>
          </w:rPr>
          <w:t xml:space="preserve"> Coral Bay offered a better snorkelling experience, all accessible from shore. The untouched coral reefs, clear </w:t>
        </w:r>
        <w:proofErr w:type="gramStart"/>
        <w:r w:rsidRPr="00163DCF">
          <w:rPr>
            <w:szCs w:val="21"/>
            <w:rPrChange w:id="16254" w:author="David" w:date="2022-08-17T16:58:00Z">
              <w:rPr>
                <w:rFonts w:ascii="Times New Roman" w:hAnsi="Times New Roman"/>
                <w:sz w:val="24"/>
                <w:szCs w:val="24"/>
              </w:rPr>
            </w:rPrChange>
          </w:rPr>
          <w:t>waters</w:t>
        </w:r>
        <w:proofErr w:type="gramEnd"/>
        <w:r w:rsidRPr="00163DCF">
          <w:rPr>
            <w:szCs w:val="21"/>
            <w:rPrChange w:id="16255" w:author="David" w:date="2022-08-17T16:58:00Z">
              <w:rPr>
                <w:rFonts w:ascii="Times New Roman" w:hAnsi="Times New Roman"/>
                <w:sz w:val="24"/>
                <w:szCs w:val="24"/>
              </w:rPr>
            </w:rPrChange>
          </w:rPr>
          <w:t xml:space="preserve"> and close-up views of vibrantly colourful fish. </w:t>
        </w:r>
        <w:proofErr w:type="gramStart"/>
        <w:r w:rsidRPr="00163DCF">
          <w:rPr>
            <w:szCs w:val="21"/>
            <w:rPrChange w:id="16256" w:author="David" w:date="2022-08-17T16:58:00Z">
              <w:rPr>
                <w:rFonts w:ascii="Times New Roman" w:hAnsi="Times New Roman"/>
                <w:sz w:val="24"/>
                <w:szCs w:val="24"/>
              </w:rPr>
            </w:rPrChange>
          </w:rPr>
          <w:t>Unfortunately</w:t>
        </w:r>
        <w:proofErr w:type="gramEnd"/>
        <w:r w:rsidRPr="00163DCF">
          <w:rPr>
            <w:szCs w:val="21"/>
            <w:rPrChange w:id="16257" w:author="David" w:date="2022-08-17T16:58:00Z">
              <w:rPr>
                <w:rFonts w:ascii="Times New Roman" w:hAnsi="Times New Roman"/>
                <w:sz w:val="24"/>
                <w:szCs w:val="24"/>
              </w:rPr>
            </w:rPrChange>
          </w:rPr>
          <w:t xml:space="preserve"> pristine coral reefs are sharp, as Kris discovered. She scraped her foot, which prematurely suspended her snorkelling experience for the day. </w:t>
        </w:r>
      </w:ins>
      <w:ins w:id="16258" w:author="Britt Collins" w:date="2021-10-06T16:53:00Z">
        <w:r w:rsidR="00890C70" w:rsidRPr="00163DCF">
          <w:rPr>
            <w:szCs w:val="21"/>
            <w:rPrChange w:id="16259" w:author="David" w:date="2022-08-17T16:58:00Z">
              <w:rPr>
                <w:rFonts w:ascii="Times New Roman" w:hAnsi="Times New Roman"/>
                <w:sz w:val="24"/>
                <w:szCs w:val="24"/>
              </w:rPr>
            </w:rPrChange>
          </w:rPr>
          <w:t>A</w:t>
        </w:r>
      </w:ins>
      <w:ins w:id="16260" w:author="Britt Collins" w:date="2021-09-30T14:58:00Z">
        <w:r w:rsidRPr="00163DCF">
          <w:rPr>
            <w:szCs w:val="21"/>
            <w:rPrChange w:id="16261" w:author="David" w:date="2022-08-17T16:58:00Z">
              <w:rPr>
                <w:rFonts w:ascii="Times New Roman" w:hAnsi="Times New Roman"/>
                <w:sz w:val="24"/>
                <w:szCs w:val="24"/>
              </w:rPr>
            </w:rPrChange>
          </w:rPr>
          <w:t xml:space="preserve"> kiss and a band</w:t>
        </w:r>
      </w:ins>
      <w:ins w:id="16262" w:author="Britt Collins" w:date="2021-10-06T16:53:00Z">
        <w:r w:rsidR="00EF4F4B" w:rsidRPr="00163DCF">
          <w:rPr>
            <w:szCs w:val="21"/>
            <w:rPrChange w:id="16263" w:author="David" w:date="2022-08-17T16:58:00Z">
              <w:rPr>
                <w:rFonts w:ascii="Times New Roman" w:hAnsi="Times New Roman"/>
                <w:sz w:val="24"/>
                <w:szCs w:val="24"/>
              </w:rPr>
            </w:rPrChange>
          </w:rPr>
          <w:t xml:space="preserve"> </w:t>
        </w:r>
      </w:ins>
      <w:ins w:id="16264" w:author="Britt Collins" w:date="2021-09-30T14:58:00Z">
        <w:r w:rsidRPr="00163DCF">
          <w:rPr>
            <w:szCs w:val="21"/>
            <w:rPrChange w:id="16265" w:author="David" w:date="2022-08-17T16:58:00Z">
              <w:rPr>
                <w:rFonts w:ascii="Times New Roman" w:hAnsi="Times New Roman"/>
                <w:sz w:val="24"/>
                <w:szCs w:val="24"/>
              </w:rPr>
            </w:rPrChange>
          </w:rPr>
          <w:t xml:space="preserve">aid </w:t>
        </w:r>
        <w:proofErr w:type="gramStart"/>
        <w:r w:rsidRPr="00163DCF">
          <w:rPr>
            <w:szCs w:val="21"/>
            <w:rPrChange w:id="16266" w:author="David" w:date="2022-08-17T16:58:00Z">
              <w:rPr>
                <w:rFonts w:ascii="Times New Roman" w:hAnsi="Times New Roman"/>
                <w:sz w:val="24"/>
                <w:szCs w:val="24"/>
              </w:rPr>
            </w:rPrChange>
          </w:rPr>
          <w:t>was</w:t>
        </w:r>
        <w:proofErr w:type="gramEnd"/>
        <w:r w:rsidRPr="00163DCF">
          <w:rPr>
            <w:szCs w:val="21"/>
            <w:rPrChange w:id="16267" w:author="David" w:date="2022-08-17T16:58:00Z">
              <w:rPr>
                <w:rFonts w:ascii="Times New Roman" w:hAnsi="Times New Roman"/>
                <w:sz w:val="24"/>
                <w:szCs w:val="24"/>
              </w:rPr>
            </w:rPrChange>
          </w:rPr>
          <w:t xml:space="preserve"> all that was necessary to make it better.</w:t>
        </w:r>
      </w:ins>
    </w:p>
    <w:p w14:paraId="6ACF8CF5" w14:textId="01646507" w:rsidR="006F31F6" w:rsidRPr="00163DCF" w:rsidRDefault="006F31F6">
      <w:pPr>
        <w:spacing w:line="276" w:lineRule="auto"/>
        <w:ind w:left="-5" w:right="15" w:firstLine="725"/>
        <w:rPr>
          <w:ins w:id="16268" w:author="Britt Collins" w:date="2021-09-30T14:58:00Z"/>
          <w:szCs w:val="21"/>
          <w:rPrChange w:id="16269" w:author="David" w:date="2022-08-17T16:58:00Z">
            <w:rPr>
              <w:ins w:id="16270" w:author="Britt Collins" w:date="2021-09-30T14:58:00Z"/>
              <w:rFonts w:ascii="Times New Roman" w:hAnsi="Times New Roman"/>
              <w:sz w:val="24"/>
              <w:szCs w:val="24"/>
            </w:rPr>
          </w:rPrChange>
        </w:rPr>
        <w:pPrChange w:id="16271" w:author="David" w:date="2022-08-17T17:01:00Z">
          <w:pPr>
            <w:ind w:left="-5" w:right="15"/>
          </w:pPr>
        </w:pPrChange>
      </w:pPr>
      <w:ins w:id="16272" w:author="Britt Collins" w:date="2021-09-30T14:58:00Z">
        <w:r w:rsidRPr="00163DCF">
          <w:rPr>
            <w:szCs w:val="21"/>
            <w:rPrChange w:id="16273" w:author="David" w:date="2022-08-17T16:58:00Z">
              <w:rPr>
                <w:rFonts w:ascii="Times New Roman" w:hAnsi="Times New Roman"/>
                <w:sz w:val="24"/>
                <w:szCs w:val="24"/>
              </w:rPr>
            </w:rPrChange>
          </w:rPr>
          <w:t xml:space="preserve">The town of Exmouth was a </w:t>
        </w:r>
        <w:proofErr w:type="gramStart"/>
        <w:r w:rsidRPr="00163DCF">
          <w:rPr>
            <w:szCs w:val="21"/>
            <w:rPrChange w:id="16274" w:author="David" w:date="2022-08-17T16:58:00Z">
              <w:rPr>
                <w:rFonts w:ascii="Times New Roman" w:hAnsi="Times New Roman"/>
                <w:sz w:val="24"/>
                <w:szCs w:val="24"/>
              </w:rPr>
            </w:rPrChange>
          </w:rPr>
          <w:t>return back</w:t>
        </w:r>
        <w:proofErr w:type="gramEnd"/>
        <w:r w:rsidRPr="00163DCF">
          <w:rPr>
            <w:szCs w:val="21"/>
            <w:rPrChange w:id="16275" w:author="David" w:date="2022-08-17T16:58:00Z">
              <w:rPr>
                <w:rFonts w:ascii="Times New Roman" w:hAnsi="Times New Roman"/>
                <w:sz w:val="24"/>
                <w:szCs w:val="24"/>
              </w:rPr>
            </w:rPrChange>
          </w:rPr>
          <w:t xml:space="preserve"> to the world of creature comforts. Our arrival was timed perfectly. Our onboard food supplies were low. With it being December, Kris found it appropriate to </w:t>
        </w:r>
      </w:ins>
      <w:ins w:id="16276" w:author="Britt Collins" w:date="2021-10-06T16:54:00Z">
        <w:r w:rsidR="00EF4F4B" w:rsidRPr="00163DCF">
          <w:rPr>
            <w:szCs w:val="21"/>
            <w:rPrChange w:id="16277" w:author="David" w:date="2022-08-17T16:58:00Z">
              <w:rPr>
                <w:rFonts w:ascii="Times New Roman" w:hAnsi="Times New Roman"/>
                <w:sz w:val="24"/>
                <w:szCs w:val="24"/>
              </w:rPr>
            </w:rPrChange>
          </w:rPr>
          <w:t xml:space="preserve">buy </w:t>
        </w:r>
      </w:ins>
      <w:ins w:id="16278" w:author="Britt Collins" w:date="2021-09-30T14:58:00Z">
        <w:r w:rsidRPr="00163DCF">
          <w:rPr>
            <w:szCs w:val="21"/>
            <w:rPrChange w:id="16279" w:author="David" w:date="2022-08-17T16:58:00Z">
              <w:rPr>
                <w:rFonts w:ascii="Times New Roman" w:hAnsi="Times New Roman"/>
                <w:sz w:val="24"/>
                <w:szCs w:val="24"/>
              </w:rPr>
            </w:rPrChange>
          </w:rPr>
          <w:t xml:space="preserve">a </w:t>
        </w:r>
        <w:r w:rsidRPr="00163DCF">
          <w:rPr>
            <w:szCs w:val="21"/>
            <w:rPrChange w:id="16280" w:author="David" w:date="2022-08-17T16:58:00Z">
              <w:rPr>
                <w:rFonts w:ascii="Times New Roman" w:hAnsi="Times New Roman"/>
                <w:sz w:val="24"/>
                <w:szCs w:val="24"/>
              </w:rPr>
            </w:rPrChange>
          </w:rPr>
          <w:lastRenderedPageBreak/>
          <w:t>Santa hat. It still felt unusual experiencing summery weather in December. We took time out from our busy schedule to relax for a few days.</w:t>
        </w:r>
      </w:ins>
    </w:p>
    <w:p w14:paraId="375F88DE" w14:textId="26F75EEC" w:rsidR="006F31F6" w:rsidRPr="00163DCF" w:rsidRDefault="00EF4F4B">
      <w:pPr>
        <w:spacing w:line="276" w:lineRule="auto"/>
        <w:ind w:left="-5" w:right="15" w:firstLine="725"/>
        <w:rPr>
          <w:ins w:id="16281" w:author="Britt Collins" w:date="2021-09-30T14:58:00Z"/>
          <w:szCs w:val="21"/>
          <w:rPrChange w:id="16282" w:author="David" w:date="2022-08-17T16:58:00Z">
            <w:rPr>
              <w:ins w:id="16283" w:author="Britt Collins" w:date="2021-09-30T14:58:00Z"/>
              <w:rFonts w:ascii="Times New Roman" w:hAnsi="Times New Roman"/>
              <w:sz w:val="24"/>
              <w:szCs w:val="24"/>
            </w:rPr>
          </w:rPrChange>
        </w:rPr>
        <w:pPrChange w:id="16284" w:author="David" w:date="2022-08-17T17:01:00Z">
          <w:pPr>
            <w:ind w:left="-5" w:right="15"/>
          </w:pPr>
        </w:pPrChange>
      </w:pPr>
      <w:proofErr w:type="gramStart"/>
      <w:ins w:id="16285" w:author="Britt Collins" w:date="2021-10-06T16:55:00Z">
        <w:r w:rsidRPr="00163DCF">
          <w:rPr>
            <w:szCs w:val="21"/>
            <w:rPrChange w:id="16286" w:author="David" w:date="2022-08-17T16:58:00Z">
              <w:rPr>
                <w:rFonts w:ascii="Times New Roman" w:hAnsi="Times New Roman"/>
                <w:sz w:val="24"/>
                <w:szCs w:val="24"/>
              </w:rPr>
            </w:rPrChange>
          </w:rPr>
          <w:t xml:space="preserve">Being </w:t>
        </w:r>
      </w:ins>
      <w:ins w:id="16287" w:author="Britt Collins" w:date="2021-09-30T14:58:00Z">
        <w:r w:rsidR="006F31F6" w:rsidRPr="00163DCF">
          <w:rPr>
            <w:szCs w:val="21"/>
            <w:rPrChange w:id="16288" w:author="David" w:date="2022-08-17T16:58:00Z">
              <w:rPr>
                <w:rFonts w:ascii="Times New Roman" w:hAnsi="Times New Roman"/>
                <w:sz w:val="24"/>
                <w:szCs w:val="24"/>
              </w:rPr>
            </w:rPrChange>
          </w:rPr>
          <w:t>the active outdoor type</w:t>
        </w:r>
      </w:ins>
      <w:ins w:id="16289" w:author="Britt Collins" w:date="2021-10-06T16:55:00Z">
        <w:r w:rsidRPr="00163DCF">
          <w:rPr>
            <w:szCs w:val="21"/>
            <w:rPrChange w:id="16290" w:author="David" w:date="2022-08-17T16:58:00Z">
              <w:rPr>
                <w:rFonts w:ascii="Times New Roman" w:hAnsi="Times New Roman"/>
                <w:sz w:val="24"/>
                <w:szCs w:val="24"/>
              </w:rPr>
            </w:rPrChange>
          </w:rPr>
          <w:t>, I</w:t>
        </w:r>
      </w:ins>
      <w:proofErr w:type="gramEnd"/>
      <w:ins w:id="16291" w:author="Britt Collins" w:date="2021-09-30T14:58:00Z">
        <w:r w:rsidR="006F31F6" w:rsidRPr="00163DCF">
          <w:rPr>
            <w:szCs w:val="21"/>
            <w:rPrChange w:id="16292" w:author="David" w:date="2022-08-17T16:58:00Z">
              <w:rPr>
                <w:rFonts w:ascii="Times New Roman" w:hAnsi="Times New Roman"/>
                <w:sz w:val="24"/>
                <w:szCs w:val="24"/>
              </w:rPr>
            </w:rPrChange>
          </w:rPr>
          <w:t xml:space="preserve"> can't sit still while on holiday. On</w:t>
        </w:r>
      </w:ins>
      <w:ins w:id="16293" w:author="Britt Collins" w:date="2021-10-06T16:54:00Z">
        <w:r w:rsidRPr="00163DCF">
          <w:rPr>
            <w:szCs w:val="21"/>
            <w:rPrChange w:id="16294" w:author="David" w:date="2022-08-17T16:58:00Z">
              <w:rPr>
                <w:rFonts w:ascii="Times New Roman" w:hAnsi="Times New Roman"/>
                <w:sz w:val="24"/>
                <w:szCs w:val="24"/>
              </w:rPr>
            </w:rPrChange>
          </w:rPr>
          <w:t>e</w:t>
        </w:r>
      </w:ins>
      <w:ins w:id="16295" w:author="Britt Collins" w:date="2021-09-30T14:58:00Z">
        <w:r w:rsidR="006F31F6" w:rsidRPr="00163DCF">
          <w:rPr>
            <w:szCs w:val="21"/>
            <w:rPrChange w:id="16296" w:author="David" w:date="2022-08-17T16:58:00Z">
              <w:rPr>
                <w:rFonts w:ascii="Times New Roman" w:hAnsi="Times New Roman"/>
                <w:sz w:val="24"/>
                <w:szCs w:val="24"/>
              </w:rPr>
            </w:rPrChange>
          </w:rPr>
          <w:t xml:space="preserve"> the morning, while Matthew and Kris were resting, I decided to look around town</w:t>
        </w:r>
      </w:ins>
      <w:ins w:id="16297" w:author="Britt Collins" w:date="2021-10-06T16:54:00Z">
        <w:r w:rsidRPr="00163DCF">
          <w:rPr>
            <w:szCs w:val="21"/>
            <w:rPrChange w:id="16298" w:author="David" w:date="2022-08-17T16:58:00Z">
              <w:rPr>
                <w:rFonts w:ascii="Times New Roman" w:hAnsi="Times New Roman"/>
                <w:sz w:val="24"/>
                <w:szCs w:val="24"/>
              </w:rPr>
            </w:rPrChange>
          </w:rPr>
          <w:t xml:space="preserve"> to see</w:t>
        </w:r>
      </w:ins>
      <w:ins w:id="16299" w:author="Britt Collins" w:date="2021-09-30T14:58:00Z">
        <w:r w:rsidR="006F31F6" w:rsidRPr="00163DCF">
          <w:rPr>
            <w:szCs w:val="21"/>
            <w:rPrChange w:id="16300" w:author="David" w:date="2022-08-17T16:58:00Z">
              <w:rPr>
                <w:rFonts w:ascii="Times New Roman" w:hAnsi="Times New Roman"/>
                <w:sz w:val="24"/>
                <w:szCs w:val="24"/>
              </w:rPr>
            </w:rPrChange>
          </w:rPr>
          <w:t xml:space="preserve"> activities were available</w:t>
        </w:r>
      </w:ins>
      <w:ins w:id="16301" w:author="Britt Collins" w:date="2021-10-06T16:54:00Z">
        <w:r w:rsidRPr="00163DCF">
          <w:rPr>
            <w:szCs w:val="21"/>
            <w:rPrChange w:id="16302" w:author="David" w:date="2022-08-17T16:58:00Z">
              <w:rPr>
                <w:rFonts w:ascii="Times New Roman" w:hAnsi="Times New Roman"/>
                <w:sz w:val="24"/>
                <w:szCs w:val="24"/>
              </w:rPr>
            </w:rPrChange>
          </w:rPr>
          <w:t>.</w:t>
        </w:r>
      </w:ins>
      <w:ins w:id="16303" w:author="Britt Collins" w:date="2021-09-30T14:58:00Z">
        <w:r w:rsidR="006F31F6" w:rsidRPr="00163DCF">
          <w:rPr>
            <w:szCs w:val="21"/>
            <w:rPrChange w:id="16304" w:author="David" w:date="2022-08-17T16:58:00Z">
              <w:rPr>
                <w:rFonts w:ascii="Times New Roman" w:hAnsi="Times New Roman"/>
                <w:sz w:val="24"/>
                <w:szCs w:val="24"/>
              </w:rPr>
            </w:rPrChange>
          </w:rPr>
          <w:t xml:space="preserve"> Luck had it, there was a scuba and snorkelling excursion at nearby Ningaloo Reef</w:t>
        </w:r>
      </w:ins>
      <w:ins w:id="16305" w:author="Britt Collins" w:date="2021-10-06T16:55:00Z">
        <w:r w:rsidRPr="00163DCF">
          <w:rPr>
            <w:szCs w:val="21"/>
            <w:rPrChange w:id="16306" w:author="David" w:date="2022-08-17T16:58:00Z">
              <w:rPr>
                <w:rFonts w:ascii="Times New Roman" w:hAnsi="Times New Roman"/>
                <w:sz w:val="24"/>
                <w:szCs w:val="24"/>
              </w:rPr>
            </w:rPrChange>
          </w:rPr>
          <w:t xml:space="preserve"> that</w:t>
        </w:r>
      </w:ins>
      <w:ins w:id="16307" w:author="Britt Collins" w:date="2021-09-30T14:58:00Z">
        <w:r w:rsidR="006F31F6" w:rsidRPr="00163DCF">
          <w:rPr>
            <w:szCs w:val="21"/>
            <w:rPrChange w:id="16308" w:author="David" w:date="2022-08-17T16:58:00Z">
              <w:rPr>
                <w:rFonts w:ascii="Times New Roman" w:hAnsi="Times New Roman"/>
                <w:sz w:val="24"/>
                <w:szCs w:val="24"/>
              </w:rPr>
            </w:rPrChange>
          </w:rPr>
          <w:t xml:space="preserve"> departed in the afternoon. I returned to camp to relay </w:t>
        </w:r>
      </w:ins>
      <w:ins w:id="16309" w:author="Britt Collins" w:date="2021-10-06T16:55:00Z">
        <w:r w:rsidRPr="00163DCF">
          <w:rPr>
            <w:szCs w:val="21"/>
            <w:rPrChange w:id="16310" w:author="David" w:date="2022-08-17T16:58:00Z">
              <w:rPr>
                <w:rFonts w:ascii="Times New Roman" w:hAnsi="Times New Roman"/>
                <w:sz w:val="24"/>
                <w:szCs w:val="24"/>
              </w:rPr>
            </w:rPrChange>
          </w:rPr>
          <w:t>tell</w:t>
        </w:r>
      </w:ins>
      <w:ins w:id="16311" w:author="Britt Collins" w:date="2021-09-30T14:58:00Z">
        <w:r w:rsidR="006F31F6" w:rsidRPr="00163DCF">
          <w:rPr>
            <w:szCs w:val="21"/>
            <w:rPrChange w:id="16312" w:author="David" w:date="2022-08-17T16:58:00Z">
              <w:rPr>
                <w:rFonts w:ascii="Times New Roman" w:hAnsi="Times New Roman"/>
                <w:sz w:val="24"/>
                <w:szCs w:val="24"/>
              </w:rPr>
            </w:rPrChange>
          </w:rPr>
          <w:t xml:space="preserve"> Matthew and Kris, </w:t>
        </w:r>
      </w:ins>
      <w:ins w:id="16313" w:author="Britt Collins" w:date="2021-10-06T16:55:00Z">
        <w:r w:rsidRPr="00163DCF">
          <w:rPr>
            <w:szCs w:val="21"/>
            <w:rPrChange w:id="16314" w:author="David" w:date="2022-08-17T16:58:00Z">
              <w:rPr>
                <w:rFonts w:ascii="Times New Roman" w:hAnsi="Times New Roman"/>
                <w:sz w:val="24"/>
                <w:szCs w:val="24"/>
              </w:rPr>
            </w:rPrChange>
          </w:rPr>
          <w:t xml:space="preserve">but </w:t>
        </w:r>
      </w:ins>
      <w:ins w:id="16315" w:author="Britt Collins" w:date="2021-09-30T14:58:00Z">
        <w:r w:rsidR="006F31F6" w:rsidRPr="00163DCF">
          <w:rPr>
            <w:szCs w:val="21"/>
            <w:rPrChange w:id="16316" w:author="David" w:date="2022-08-17T16:58:00Z">
              <w:rPr>
                <w:rFonts w:ascii="Times New Roman" w:hAnsi="Times New Roman"/>
                <w:sz w:val="24"/>
                <w:szCs w:val="24"/>
              </w:rPr>
            </w:rPrChange>
          </w:rPr>
          <w:t xml:space="preserve">the excursion was too </w:t>
        </w:r>
      </w:ins>
      <w:ins w:id="16317" w:author="Britt Collins" w:date="2021-10-06T16:56:00Z">
        <w:r w:rsidRPr="00163DCF">
          <w:rPr>
            <w:szCs w:val="21"/>
            <w:rPrChange w:id="16318" w:author="David" w:date="2022-08-17T16:58:00Z">
              <w:rPr>
                <w:rFonts w:ascii="Times New Roman" w:hAnsi="Times New Roman"/>
                <w:sz w:val="24"/>
                <w:szCs w:val="24"/>
              </w:rPr>
            </w:rPrChange>
          </w:rPr>
          <w:t>expensive</w:t>
        </w:r>
      </w:ins>
      <w:ins w:id="16319" w:author="Britt Collins" w:date="2021-09-30T14:58:00Z">
        <w:r w:rsidR="006F31F6" w:rsidRPr="00163DCF">
          <w:rPr>
            <w:szCs w:val="21"/>
            <w:rPrChange w:id="16320" w:author="David" w:date="2022-08-17T16:58:00Z">
              <w:rPr>
                <w:rFonts w:ascii="Times New Roman" w:hAnsi="Times New Roman"/>
                <w:sz w:val="24"/>
                <w:szCs w:val="24"/>
              </w:rPr>
            </w:rPrChange>
          </w:rPr>
          <w:t xml:space="preserve">. </w:t>
        </w:r>
      </w:ins>
      <w:ins w:id="16321" w:author="Britt Collins" w:date="2021-10-06T16:55:00Z">
        <w:r w:rsidRPr="00163DCF">
          <w:rPr>
            <w:szCs w:val="21"/>
            <w:rPrChange w:id="16322" w:author="David" w:date="2022-08-17T16:58:00Z">
              <w:rPr>
                <w:rFonts w:ascii="Times New Roman" w:hAnsi="Times New Roman"/>
                <w:sz w:val="24"/>
                <w:szCs w:val="24"/>
              </w:rPr>
            </w:rPrChange>
          </w:rPr>
          <w:t>T</w:t>
        </w:r>
      </w:ins>
      <w:ins w:id="16323" w:author="Britt Collins" w:date="2021-09-30T14:58:00Z">
        <w:r w:rsidR="006F31F6" w:rsidRPr="00163DCF">
          <w:rPr>
            <w:szCs w:val="21"/>
            <w:rPrChange w:id="16324" w:author="David" w:date="2022-08-17T16:58:00Z">
              <w:rPr>
                <w:rFonts w:ascii="Times New Roman" w:hAnsi="Times New Roman"/>
                <w:sz w:val="24"/>
                <w:szCs w:val="24"/>
              </w:rPr>
            </w:rPrChange>
          </w:rPr>
          <w:t>hey were happy for me to go without them.</w:t>
        </w:r>
      </w:ins>
    </w:p>
    <w:p w14:paraId="67127BD8" w14:textId="4EED10BA" w:rsidR="006F31F6" w:rsidRPr="00163DCF" w:rsidRDefault="006F31F6">
      <w:pPr>
        <w:spacing w:line="276" w:lineRule="auto"/>
        <w:ind w:left="-5" w:right="15" w:firstLine="725"/>
        <w:rPr>
          <w:ins w:id="16325" w:author="Britt Collins" w:date="2021-09-30T14:58:00Z"/>
          <w:szCs w:val="21"/>
          <w:rPrChange w:id="16326" w:author="David" w:date="2022-08-17T16:58:00Z">
            <w:rPr>
              <w:ins w:id="16327" w:author="Britt Collins" w:date="2021-09-30T14:58:00Z"/>
              <w:rFonts w:ascii="Times New Roman" w:hAnsi="Times New Roman"/>
              <w:sz w:val="24"/>
              <w:szCs w:val="24"/>
            </w:rPr>
          </w:rPrChange>
        </w:rPr>
        <w:pPrChange w:id="16328" w:author="David" w:date="2022-08-17T17:01:00Z">
          <w:pPr>
            <w:ind w:left="-5" w:right="15"/>
          </w:pPr>
        </w:pPrChange>
      </w:pPr>
      <w:ins w:id="16329" w:author="Britt Collins" w:date="2021-09-30T14:58:00Z">
        <w:r w:rsidRPr="00163DCF">
          <w:rPr>
            <w:szCs w:val="21"/>
            <w:rPrChange w:id="16330" w:author="David" w:date="2022-08-17T16:58:00Z">
              <w:rPr>
                <w:rFonts w:ascii="Times New Roman" w:hAnsi="Times New Roman"/>
                <w:sz w:val="24"/>
                <w:szCs w:val="24"/>
              </w:rPr>
            </w:rPrChange>
          </w:rPr>
          <w:t xml:space="preserve">I wouldn’t be alone aboard the Ningaloo Reef excursion boat. There were </w:t>
        </w:r>
      </w:ins>
      <w:ins w:id="16331" w:author="Britt Collins" w:date="2021-10-06T16:56:00Z">
        <w:r w:rsidR="00EF4F4B" w:rsidRPr="00163DCF">
          <w:rPr>
            <w:szCs w:val="21"/>
            <w:rPrChange w:id="16332" w:author="David" w:date="2022-08-17T16:58:00Z">
              <w:rPr>
                <w:rFonts w:ascii="Times New Roman" w:hAnsi="Times New Roman"/>
                <w:sz w:val="24"/>
                <w:szCs w:val="24"/>
              </w:rPr>
            </w:rPrChange>
          </w:rPr>
          <w:t>six</w:t>
        </w:r>
      </w:ins>
      <w:ins w:id="16333" w:author="Britt Collins" w:date="2021-09-30T14:58:00Z">
        <w:r w:rsidRPr="00163DCF">
          <w:rPr>
            <w:szCs w:val="21"/>
            <w:rPrChange w:id="16334" w:author="David" w:date="2022-08-17T16:58:00Z">
              <w:rPr>
                <w:rFonts w:ascii="Times New Roman" w:hAnsi="Times New Roman"/>
                <w:sz w:val="24"/>
                <w:szCs w:val="24"/>
              </w:rPr>
            </w:rPrChange>
          </w:rPr>
          <w:t xml:space="preserve"> of us</w:t>
        </w:r>
      </w:ins>
      <w:ins w:id="16335" w:author="Britt Collins" w:date="2021-10-06T16:56:00Z">
        <w:r w:rsidR="00EF4F4B" w:rsidRPr="00163DCF">
          <w:rPr>
            <w:szCs w:val="21"/>
            <w:rPrChange w:id="16336" w:author="David" w:date="2022-08-17T16:58:00Z">
              <w:rPr>
                <w:rFonts w:ascii="Times New Roman" w:hAnsi="Times New Roman"/>
                <w:sz w:val="24"/>
                <w:szCs w:val="24"/>
              </w:rPr>
            </w:rPrChange>
          </w:rPr>
          <w:t>, t</w:t>
        </w:r>
      </w:ins>
      <w:ins w:id="16337" w:author="Britt Collins" w:date="2021-09-30T14:58:00Z">
        <w:r w:rsidRPr="00163DCF">
          <w:rPr>
            <w:szCs w:val="21"/>
            <w:rPrChange w:id="16338" w:author="David" w:date="2022-08-17T16:58:00Z">
              <w:rPr>
                <w:rFonts w:ascii="Times New Roman" w:hAnsi="Times New Roman"/>
                <w:sz w:val="24"/>
                <w:szCs w:val="24"/>
              </w:rPr>
            </w:rPrChange>
          </w:rPr>
          <w:t xml:space="preserve">he captain, assistant, a Scandinavian couple, an East Coast Australian and me. The boat could have easily accommodated 10 </w:t>
        </w:r>
      </w:ins>
      <w:ins w:id="16339" w:author="Britt Collins" w:date="2021-10-06T16:56:00Z">
        <w:r w:rsidR="00EF4F4B" w:rsidRPr="00163DCF">
          <w:rPr>
            <w:szCs w:val="21"/>
            <w:rPrChange w:id="16340" w:author="David" w:date="2022-08-17T16:58:00Z">
              <w:rPr>
                <w:rFonts w:ascii="Times New Roman" w:hAnsi="Times New Roman"/>
                <w:sz w:val="24"/>
                <w:szCs w:val="24"/>
              </w:rPr>
            </w:rPrChange>
          </w:rPr>
          <w:t xml:space="preserve">to </w:t>
        </w:r>
      </w:ins>
      <w:ins w:id="16341" w:author="Britt Collins" w:date="2021-09-30T14:58:00Z">
        <w:r w:rsidRPr="00163DCF">
          <w:rPr>
            <w:szCs w:val="21"/>
            <w:rPrChange w:id="16342" w:author="David" w:date="2022-08-17T16:58:00Z">
              <w:rPr>
                <w:rFonts w:ascii="Times New Roman" w:hAnsi="Times New Roman"/>
                <w:sz w:val="24"/>
                <w:szCs w:val="24"/>
              </w:rPr>
            </w:rPrChange>
          </w:rPr>
          <w:t xml:space="preserve">20 people. The available space </w:t>
        </w:r>
      </w:ins>
      <w:ins w:id="16343" w:author="Britt Collins" w:date="2021-10-06T16:57:00Z">
        <w:r w:rsidR="00EF4F4B" w:rsidRPr="00163DCF">
          <w:rPr>
            <w:szCs w:val="21"/>
            <w:rPrChange w:id="16344" w:author="David" w:date="2022-08-17T16:58:00Z">
              <w:rPr>
                <w:rFonts w:ascii="Times New Roman" w:hAnsi="Times New Roman"/>
                <w:sz w:val="24"/>
                <w:szCs w:val="24"/>
              </w:rPr>
            </w:rPrChange>
          </w:rPr>
          <w:t>and</w:t>
        </w:r>
      </w:ins>
      <w:ins w:id="16345" w:author="Britt Collins" w:date="2021-09-30T14:58:00Z">
        <w:r w:rsidRPr="00163DCF">
          <w:rPr>
            <w:szCs w:val="21"/>
            <w:rPrChange w:id="16346" w:author="David" w:date="2022-08-17T16:58:00Z">
              <w:rPr>
                <w:rFonts w:ascii="Times New Roman" w:hAnsi="Times New Roman"/>
                <w:sz w:val="24"/>
                <w:szCs w:val="24"/>
              </w:rPr>
            </w:rPrChange>
          </w:rPr>
          <w:t xml:space="preserve"> endless supplies of coffee, tea and biscuits</w:t>
        </w:r>
      </w:ins>
      <w:ins w:id="16347" w:author="Britt Collins" w:date="2021-10-06T16:57:00Z">
        <w:r w:rsidR="00EF4F4B" w:rsidRPr="00163DCF">
          <w:rPr>
            <w:szCs w:val="21"/>
            <w:rPrChange w:id="16348" w:author="David" w:date="2022-08-17T16:58:00Z">
              <w:rPr>
                <w:rFonts w:ascii="Times New Roman" w:hAnsi="Times New Roman"/>
                <w:sz w:val="24"/>
                <w:szCs w:val="24"/>
              </w:rPr>
            </w:rPrChange>
          </w:rPr>
          <w:t xml:space="preserve"> made it more relaxing</w:t>
        </w:r>
      </w:ins>
      <w:ins w:id="16349" w:author="Britt Collins" w:date="2021-09-30T14:58:00Z">
        <w:r w:rsidRPr="00163DCF">
          <w:rPr>
            <w:szCs w:val="21"/>
            <w:rPrChange w:id="16350" w:author="David" w:date="2022-08-17T16:58:00Z">
              <w:rPr>
                <w:rFonts w:ascii="Times New Roman" w:hAnsi="Times New Roman"/>
                <w:sz w:val="24"/>
                <w:szCs w:val="24"/>
              </w:rPr>
            </w:rPrChange>
          </w:rPr>
          <w:t>. The scuba diving and snorkelling was sublime. We descended 10 metres to the sandy bottom of the clear blue waters</w:t>
        </w:r>
      </w:ins>
      <w:ins w:id="16351" w:author="Britt Collins" w:date="2021-10-07T13:15:00Z">
        <w:r w:rsidR="002A66C7" w:rsidRPr="00163DCF">
          <w:rPr>
            <w:szCs w:val="21"/>
            <w:rPrChange w:id="16352" w:author="David" w:date="2022-08-17T16:58:00Z">
              <w:rPr>
                <w:rFonts w:ascii="Times New Roman" w:hAnsi="Times New Roman"/>
                <w:sz w:val="24"/>
                <w:szCs w:val="24"/>
              </w:rPr>
            </w:rPrChange>
          </w:rPr>
          <w:t xml:space="preserve"> and</w:t>
        </w:r>
      </w:ins>
      <w:ins w:id="16353" w:author="Britt Collins" w:date="2021-09-30T14:58:00Z">
        <w:r w:rsidRPr="00163DCF">
          <w:rPr>
            <w:szCs w:val="21"/>
            <w:rPrChange w:id="16354" w:author="David" w:date="2022-08-17T16:58:00Z">
              <w:rPr>
                <w:rFonts w:ascii="Times New Roman" w:hAnsi="Times New Roman"/>
                <w:sz w:val="24"/>
                <w:szCs w:val="24"/>
              </w:rPr>
            </w:rPrChange>
          </w:rPr>
          <w:t xml:space="preserve"> looked up to see white</w:t>
        </w:r>
      </w:ins>
      <w:ins w:id="16355" w:author="Britt Collins" w:date="2021-10-06T16:57:00Z">
        <w:r w:rsidR="00EF4F4B" w:rsidRPr="00163DCF">
          <w:rPr>
            <w:szCs w:val="21"/>
            <w:rPrChange w:id="16356" w:author="David" w:date="2022-08-17T16:58:00Z">
              <w:rPr>
                <w:rFonts w:ascii="Times New Roman" w:hAnsi="Times New Roman"/>
                <w:sz w:val="24"/>
                <w:szCs w:val="24"/>
              </w:rPr>
            </w:rPrChange>
          </w:rPr>
          <w:t>-</w:t>
        </w:r>
      </w:ins>
      <w:ins w:id="16357" w:author="Britt Collins" w:date="2021-09-30T14:58:00Z">
        <w:r w:rsidRPr="00163DCF">
          <w:rPr>
            <w:szCs w:val="21"/>
            <w:rPrChange w:id="16358" w:author="David" w:date="2022-08-17T16:58:00Z">
              <w:rPr>
                <w:rFonts w:ascii="Times New Roman" w:hAnsi="Times New Roman"/>
                <w:sz w:val="24"/>
                <w:szCs w:val="24"/>
              </w:rPr>
            </w:rPrChange>
          </w:rPr>
          <w:t xml:space="preserve">tipped sharks circle overhead. Even though white tips are small, they made me feel nervous. It was my first underwater encounter with sharks. I was a lot happier when the group </w:t>
        </w:r>
        <w:proofErr w:type="gramStart"/>
        <w:r w:rsidRPr="00163DCF">
          <w:rPr>
            <w:szCs w:val="21"/>
            <w:rPrChange w:id="16359" w:author="David" w:date="2022-08-17T16:58:00Z">
              <w:rPr>
                <w:rFonts w:ascii="Times New Roman" w:hAnsi="Times New Roman"/>
                <w:sz w:val="24"/>
                <w:szCs w:val="24"/>
              </w:rPr>
            </w:rPrChange>
          </w:rPr>
          <w:t>gathered together</w:t>
        </w:r>
        <w:proofErr w:type="gramEnd"/>
        <w:r w:rsidRPr="00163DCF">
          <w:rPr>
            <w:szCs w:val="21"/>
            <w:rPrChange w:id="16360" w:author="David" w:date="2022-08-17T16:58:00Z">
              <w:rPr>
                <w:rFonts w:ascii="Times New Roman" w:hAnsi="Times New Roman"/>
                <w:sz w:val="24"/>
                <w:szCs w:val="24"/>
              </w:rPr>
            </w:rPrChange>
          </w:rPr>
          <w:t xml:space="preserve"> at a safer distance. It was fascinating observing the </w:t>
        </w:r>
        <w:proofErr w:type="gramStart"/>
        <w:r w:rsidRPr="00163DCF">
          <w:rPr>
            <w:szCs w:val="21"/>
            <w:rPrChange w:id="16361" w:author="David" w:date="2022-08-17T16:58:00Z">
              <w:rPr>
                <w:rFonts w:ascii="Times New Roman" w:hAnsi="Times New Roman"/>
                <w:sz w:val="24"/>
                <w:szCs w:val="24"/>
              </w:rPr>
            </w:rPrChange>
          </w:rPr>
          <w:t>sharks</w:t>
        </w:r>
        <w:proofErr w:type="gramEnd"/>
        <w:r w:rsidRPr="00163DCF">
          <w:rPr>
            <w:szCs w:val="21"/>
            <w:rPrChange w:id="16362" w:author="David" w:date="2022-08-17T16:58:00Z">
              <w:rPr>
                <w:rFonts w:ascii="Times New Roman" w:hAnsi="Times New Roman"/>
                <w:sz w:val="24"/>
                <w:szCs w:val="24"/>
              </w:rPr>
            </w:rPrChange>
          </w:rPr>
          <w:t xml:space="preserve"> behaviour. The sharks chose this </w:t>
        </w:r>
        <w:proofErr w:type="gramStart"/>
        <w:r w:rsidRPr="00163DCF">
          <w:rPr>
            <w:szCs w:val="21"/>
            <w:rPrChange w:id="16363" w:author="David" w:date="2022-08-17T16:58:00Z">
              <w:rPr>
                <w:rFonts w:ascii="Times New Roman" w:hAnsi="Times New Roman"/>
                <w:sz w:val="24"/>
                <w:szCs w:val="24"/>
              </w:rPr>
            </w:rPrChange>
          </w:rPr>
          <w:t>particular location</w:t>
        </w:r>
        <w:proofErr w:type="gramEnd"/>
        <w:r w:rsidRPr="00163DCF">
          <w:rPr>
            <w:szCs w:val="21"/>
            <w:rPrChange w:id="16364" w:author="David" w:date="2022-08-17T16:58:00Z">
              <w:rPr>
                <w:rFonts w:ascii="Times New Roman" w:hAnsi="Times New Roman"/>
                <w:sz w:val="24"/>
                <w:szCs w:val="24"/>
              </w:rPr>
            </w:rPrChange>
          </w:rPr>
          <w:t xml:space="preserve">, along with many other marine animals, to be serviced by small cleaner fish. It was like a nature documentary: </w:t>
        </w:r>
      </w:ins>
      <w:ins w:id="16365" w:author="Britt Collins" w:date="2021-10-06T16:58:00Z">
        <w:r w:rsidR="00EF4F4B" w:rsidRPr="00163DCF">
          <w:rPr>
            <w:szCs w:val="21"/>
            <w:rPrChange w:id="16366" w:author="David" w:date="2022-08-17T16:58:00Z">
              <w:rPr>
                <w:rFonts w:ascii="Times New Roman" w:hAnsi="Times New Roman"/>
                <w:sz w:val="24"/>
                <w:szCs w:val="24"/>
              </w:rPr>
            </w:rPrChange>
          </w:rPr>
          <w:t>a</w:t>
        </w:r>
      </w:ins>
      <w:ins w:id="16367" w:author="Britt Collins" w:date="2021-09-30T14:58:00Z">
        <w:r w:rsidRPr="00163DCF">
          <w:rPr>
            <w:szCs w:val="21"/>
            <w:rPrChange w:id="16368" w:author="David" w:date="2022-08-17T16:58:00Z">
              <w:rPr>
                <w:rFonts w:ascii="Times New Roman" w:hAnsi="Times New Roman"/>
                <w:sz w:val="24"/>
                <w:szCs w:val="24"/>
              </w:rPr>
            </w:rPrChange>
          </w:rPr>
          <w:t xml:space="preserve"> large animal would circle like a plane ready to land. When its turn </w:t>
        </w:r>
        <w:proofErr w:type="gramStart"/>
        <w:r w:rsidRPr="00163DCF">
          <w:rPr>
            <w:szCs w:val="21"/>
            <w:rPrChange w:id="16369" w:author="David" w:date="2022-08-17T16:58:00Z">
              <w:rPr>
                <w:rFonts w:ascii="Times New Roman" w:hAnsi="Times New Roman"/>
                <w:sz w:val="24"/>
                <w:szCs w:val="24"/>
              </w:rPr>
            </w:rPrChange>
          </w:rPr>
          <w:t>came</w:t>
        </w:r>
        <w:proofErr w:type="gramEnd"/>
        <w:r w:rsidRPr="00163DCF">
          <w:rPr>
            <w:szCs w:val="21"/>
            <w:rPrChange w:id="16370" w:author="David" w:date="2022-08-17T16:58:00Z">
              <w:rPr>
                <w:rFonts w:ascii="Times New Roman" w:hAnsi="Times New Roman"/>
                <w:sz w:val="24"/>
                <w:szCs w:val="24"/>
              </w:rPr>
            </w:rPrChange>
          </w:rPr>
          <w:t xml:space="preserve"> it would descend to the rocks. There the cleaner fish would appear from the nooks and crannies, and feed on the large animal’s parasites. The only part missing from the experience was the David Attenborough commentary.</w:t>
        </w:r>
      </w:ins>
    </w:p>
    <w:p w14:paraId="4B260D72" w14:textId="53BEF5AF" w:rsidR="006F31F6" w:rsidRPr="00163DCF" w:rsidRDefault="006F31F6">
      <w:pPr>
        <w:spacing w:line="276" w:lineRule="auto"/>
        <w:ind w:left="-5" w:right="15" w:firstLine="725"/>
        <w:rPr>
          <w:ins w:id="16371" w:author="Britt Collins" w:date="2021-09-30T14:58:00Z"/>
          <w:szCs w:val="21"/>
          <w:rPrChange w:id="16372" w:author="David" w:date="2022-08-17T16:58:00Z">
            <w:rPr>
              <w:ins w:id="16373" w:author="Britt Collins" w:date="2021-09-30T14:58:00Z"/>
              <w:rFonts w:ascii="Times New Roman" w:hAnsi="Times New Roman"/>
              <w:sz w:val="24"/>
              <w:szCs w:val="24"/>
            </w:rPr>
          </w:rPrChange>
        </w:rPr>
        <w:pPrChange w:id="16374" w:author="David" w:date="2022-08-17T17:01:00Z">
          <w:pPr>
            <w:ind w:left="-5" w:right="15"/>
          </w:pPr>
        </w:pPrChange>
      </w:pPr>
      <w:ins w:id="16375" w:author="Britt Collins" w:date="2021-09-30T14:58:00Z">
        <w:r w:rsidRPr="00163DCF">
          <w:rPr>
            <w:szCs w:val="21"/>
            <w:rPrChange w:id="16376" w:author="David" w:date="2022-08-17T16:58:00Z">
              <w:rPr>
                <w:rFonts w:ascii="Times New Roman" w:hAnsi="Times New Roman"/>
                <w:sz w:val="24"/>
                <w:szCs w:val="24"/>
              </w:rPr>
            </w:rPrChange>
          </w:rPr>
          <w:t xml:space="preserve">There was literally an even bigger surprise awaiting in the second part of the daytrip. It was billed as </w:t>
        </w:r>
      </w:ins>
      <w:ins w:id="16377" w:author="Britt Collins" w:date="2021-10-06T16:59:00Z">
        <w:r w:rsidR="00EF4F4B" w:rsidRPr="00163DCF">
          <w:rPr>
            <w:szCs w:val="21"/>
            <w:rPrChange w:id="16378" w:author="David" w:date="2022-08-17T16:58:00Z">
              <w:rPr>
                <w:rFonts w:ascii="Times New Roman" w:hAnsi="Times New Roman"/>
                <w:sz w:val="24"/>
                <w:szCs w:val="24"/>
              </w:rPr>
            </w:rPrChange>
          </w:rPr>
          <w:t>‘</w:t>
        </w:r>
      </w:ins>
      <w:ins w:id="16379" w:author="Britt Collins" w:date="2021-09-30T14:58:00Z">
        <w:r w:rsidRPr="00163DCF">
          <w:rPr>
            <w:szCs w:val="21"/>
            <w:rPrChange w:id="16380" w:author="David" w:date="2022-08-17T16:58:00Z">
              <w:rPr>
                <w:rFonts w:ascii="Times New Roman" w:hAnsi="Times New Roman"/>
                <w:sz w:val="24"/>
                <w:szCs w:val="24"/>
              </w:rPr>
            </w:rPrChange>
          </w:rPr>
          <w:t>Swimming with Manta Rays</w:t>
        </w:r>
      </w:ins>
      <w:ins w:id="16381" w:author="Britt Collins" w:date="2021-10-06T16:59:00Z">
        <w:r w:rsidR="00EF4F4B" w:rsidRPr="00163DCF">
          <w:rPr>
            <w:szCs w:val="21"/>
            <w:rPrChange w:id="16382" w:author="David" w:date="2022-08-17T16:58:00Z">
              <w:rPr>
                <w:rFonts w:ascii="Times New Roman" w:hAnsi="Times New Roman"/>
                <w:sz w:val="24"/>
                <w:szCs w:val="24"/>
              </w:rPr>
            </w:rPrChange>
          </w:rPr>
          <w:t>’</w:t>
        </w:r>
      </w:ins>
      <w:ins w:id="16383" w:author="Britt Collins" w:date="2021-09-30T14:58:00Z">
        <w:r w:rsidRPr="00163DCF">
          <w:rPr>
            <w:szCs w:val="21"/>
            <w:rPrChange w:id="16384" w:author="David" w:date="2022-08-17T16:58:00Z">
              <w:rPr>
                <w:rFonts w:ascii="Times New Roman" w:hAnsi="Times New Roman"/>
                <w:sz w:val="24"/>
                <w:szCs w:val="24"/>
              </w:rPr>
            </w:rPrChange>
          </w:rPr>
          <w:t>. Initially, there was a problem. There were plenty of green turtles, but no manta ray sightings. It was looking like the tour might be cut short, but then</w:t>
        </w:r>
      </w:ins>
      <w:ins w:id="16385" w:author="Britt Collins" w:date="2021-10-06T16:59:00Z">
        <w:r w:rsidR="00EF4F4B" w:rsidRPr="00163DCF">
          <w:rPr>
            <w:szCs w:val="21"/>
            <w:rPrChange w:id="16386" w:author="David" w:date="2022-08-17T16:58:00Z">
              <w:rPr>
                <w:rFonts w:ascii="Times New Roman" w:hAnsi="Times New Roman"/>
                <w:sz w:val="24"/>
                <w:szCs w:val="24"/>
              </w:rPr>
            </w:rPrChange>
          </w:rPr>
          <w:t xml:space="preserve"> a</w:t>
        </w:r>
      </w:ins>
      <w:ins w:id="16387" w:author="Britt Collins" w:date="2021-09-30T14:58:00Z">
        <w:r w:rsidRPr="00163DCF">
          <w:rPr>
            <w:szCs w:val="21"/>
            <w:rPrChange w:id="16388" w:author="David" w:date="2022-08-17T16:58:00Z">
              <w:rPr>
                <w:rFonts w:ascii="Times New Roman" w:hAnsi="Times New Roman"/>
                <w:sz w:val="24"/>
                <w:szCs w:val="24"/>
              </w:rPr>
            </w:rPrChange>
          </w:rPr>
          <w:t xml:space="preserve">n enthusiastic yell from the boat's captain confirmed a manta ray sighting. We had to get ready quickly. Fins, wet suit, snorkel, goggles, </w:t>
        </w:r>
      </w:ins>
      <w:ins w:id="16389" w:author="Britt Collins" w:date="2021-10-06T16:59:00Z">
        <w:r w:rsidR="00EF4F4B" w:rsidRPr="00163DCF">
          <w:rPr>
            <w:szCs w:val="21"/>
            <w:rPrChange w:id="16390" w:author="David" w:date="2022-08-17T16:58:00Z">
              <w:rPr>
                <w:rFonts w:ascii="Times New Roman" w:hAnsi="Times New Roman"/>
                <w:sz w:val="24"/>
                <w:szCs w:val="24"/>
              </w:rPr>
            </w:rPrChange>
          </w:rPr>
          <w:t xml:space="preserve">and diving </w:t>
        </w:r>
      </w:ins>
      <w:ins w:id="16391" w:author="Britt Collins" w:date="2021-09-30T14:58:00Z">
        <w:r w:rsidRPr="00163DCF">
          <w:rPr>
            <w:szCs w:val="21"/>
            <w:rPrChange w:id="16392" w:author="David" w:date="2022-08-17T16:58:00Z">
              <w:rPr>
                <w:rFonts w:ascii="Times New Roman" w:hAnsi="Times New Roman"/>
                <w:sz w:val="24"/>
                <w:szCs w:val="24"/>
              </w:rPr>
            </w:rPrChange>
          </w:rPr>
          <w:t xml:space="preserve">into the water. While the group treaded water, we listened to the instructions of our leader. We were told to keep within a certain distance of the </w:t>
        </w:r>
      </w:ins>
      <w:ins w:id="16393" w:author="Britt Collins" w:date="2021-10-06T16:59:00Z">
        <w:r w:rsidR="00EF4F4B" w:rsidRPr="00163DCF">
          <w:rPr>
            <w:szCs w:val="21"/>
            <w:rPrChange w:id="16394" w:author="David" w:date="2022-08-17T16:58:00Z">
              <w:rPr>
                <w:rFonts w:ascii="Times New Roman" w:hAnsi="Times New Roman"/>
                <w:sz w:val="24"/>
                <w:szCs w:val="24"/>
              </w:rPr>
            </w:rPrChange>
          </w:rPr>
          <w:t>m</w:t>
        </w:r>
      </w:ins>
      <w:ins w:id="16395" w:author="Britt Collins" w:date="2021-09-30T14:58:00Z">
        <w:r w:rsidRPr="00163DCF">
          <w:rPr>
            <w:szCs w:val="21"/>
            <w:rPrChange w:id="16396" w:author="David" w:date="2022-08-17T16:58:00Z">
              <w:rPr>
                <w:rFonts w:ascii="Times New Roman" w:hAnsi="Times New Roman"/>
                <w:sz w:val="24"/>
                <w:szCs w:val="24"/>
              </w:rPr>
            </w:rPrChange>
          </w:rPr>
          <w:t xml:space="preserve">anta </w:t>
        </w:r>
      </w:ins>
      <w:ins w:id="16397" w:author="Britt Collins" w:date="2021-10-06T16:59:00Z">
        <w:r w:rsidR="00EF4F4B" w:rsidRPr="00163DCF">
          <w:rPr>
            <w:szCs w:val="21"/>
            <w:rPrChange w:id="16398" w:author="David" w:date="2022-08-17T16:58:00Z">
              <w:rPr>
                <w:rFonts w:ascii="Times New Roman" w:hAnsi="Times New Roman"/>
                <w:sz w:val="24"/>
                <w:szCs w:val="24"/>
              </w:rPr>
            </w:rPrChange>
          </w:rPr>
          <w:t>r</w:t>
        </w:r>
      </w:ins>
      <w:ins w:id="16399" w:author="Britt Collins" w:date="2021-09-30T14:58:00Z">
        <w:r w:rsidRPr="00163DCF">
          <w:rPr>
            <w:szCs w:val="21"/>
            <w:rPrChange w:id="16400" w:author="David" w:date="2022-08-17T16:58:00Z">
              <w:rPr>
                <w:rFonts w:ascii="Times New Roman" w:hAnsi="Times New Roman"/>
                <w:sz w:val="24"/>
                <w:szCs w:val="24"/>
              </w:rPr>
            </w:rPrChange>
          </w:rPr>
          <w:t xml:space="preserve">ay in a diamond formation. Even though the manta ray was a good </w:t>
        </w:r>
      </w:ins>
      <w:ins w:id="16401" w:author="Britt Collins" w:date="2021-10-06T16:59:00Z">
        <w:r w:rsidR="00EF4F4B" w:rsidRPr="00163DCF">
          <w:rPr>
            <w:szCs w:val="21"/>
            <w:rPrChange w:id="16402" w:author="David" w:date="2022-08-17T16:58:00Z">
              <w:rPr>
                <w:rFonts w:ascii="Times New Roman" w:hAnsi="Times New Roman"/>
                <w:sz w:val="24"/>
                <w:szCs w:val="24"/>
              </w:rPr>
            </w:rPrChange>
          </w:rPr>
          <w:t>five</w:t>
        </w:r>
      </w:ins>
      <w:ins w:id="16403" w:author="Britt Collins" w:date="2021-09-30T14:58:00Z">
        <w:r w:rsidRPr="00163DCF">
          <w:rPr>
            <w:szCs w:val="21"/>
            <w:rPrChange w:id="16404" w:author="David" w:date="2022-08-17T16:58:00Z">
              <w:rPr>
                <w:rFonts w:ascii="Times New Roman" w:hAnsi="Times New Roman"/>
                <w:sz w:val="24"/>
                <w:szCs w:val="24"/>
              </w:rPr>
            </w:rPrChange>
          </w:rPr>
          <w:t xml:space="preserve"> metres wide, it was easily spooked. In formed a diamond formation to </w:t>
        </w:r>
        <w:proofErr w:type="gramStart"/>
        <w:r w:rsidRPr="00163DCF">
          <w:rPr>
            <w:szCs w:val="21"/>
            <w:rPrChange w:id="16405" w:author="David" w:date="2022-08-17T16:58:00Z">
              <w:rPr>
                <w:rFonts w:ascii="Times New Roman" w:hAnsi="Times New Roman"/>
                <w:sz w:val="24"/>
                <w:szCs w:val="24"/>
              </w:rPr>
            </w:rPrChange>
          </w:rPr>
          <w:t>took</w:t>
        </w:r>
        <w:proofErr w:type="gramEnd"/>
        <w:r w:rsidRPr="00163DCF">
          <w:rPr>
            <w:szCs w:val="21"/>
            <w:rPrChange w:id="16406" w:author="David" w:date="2022-08-17T16:58:00Z">
              <w:rPr>
                <w:rFonts w:ascii="Times New Roman" w:hAnsi="Times New Roman"/>
                <w:sz w:val="24"/>
                <w:szCs w:val="24"/>
              </w:rPr>
            </w:rPrChange>
          </w:rPr>
          <w:t xml:space="preserve"> a closer look. The </w:t>
        </w:r>
      </w:ins>
      <w:ins w:id="16407" w:author="Britt Collins" w:date="2021-10-06T17:00:00Z">
        <w:r w:rsidR="00EF4F4B" w:rsidRPr="00163DCF">
          <w:rPr>
            <w:szCs w:val="21"/>
            <w:rPrChange w:id="16408" w:author="David" w:date="2022-08-17T16:58:00Z">
              <w:rPr>
                <w:rFonts w:ascii="Times New Roman" w:hAnsi="Times New Roman"/>
                <w:sz w:val="24"/>
                <w:szCs w:val="24"/>
              </w:rPr>
            </w:rPrChange>
          </w:rPr>
          <w:t>r</w:t>
        </w:r>
      </w:ins>
      <w:ins w:id="16409" w:author="Britt Collins" w:date="2021-09-30T14:58:00Z">
        <w:r w:rsidRPr="00163DCF">
          <w:rPr>
            <w:szCs w:val="21"/>
            <w:rPrChange w:id="16410" w:author="David" w:date="2022-08-17T16:58:00Z">
              <w:rPr>
                <w:rFonts w:ascii="Times New Roman" w:hAnsi="Times New Roman"/>
                <w:sz w:val="24"/>
                <w:szCs w:val="24"/>
              </w:rPr>
            </w:rPrChange>
          </w:rPr>
          <w:t xml:space="preserve">ay was so graceful. It calmly beat its wings to propel itself through the clear, shallow waters. It felt humbling being so close to such a massive </w:t>
        </w:r>
      </w:ins>
      <w:ins w:id="16411" w:author="Britt Collins" w:date="2021-10-06T17:00:00Z">
        <w:r w:rsidR="00EF4F4B" w:rsidRPr="00163DCF">
          <w:rPr>
            <w:szCs w:val="21"/>
            <w:rPrChange w:id="16412" w:author="David" w:date="2022-08-17T16:58:00Z">
              <w:rPr>
                <w:rFonts w:ascii="Times New Roman" w:hAnsi="Times New Roman"/>
                <w:sz w:val="24"/>
                <w:szCs w:val="24"/>
              </w:rPr>
            </w:rPrChange>
          </w:rPr>
          <w:t>creature</w:t>
        </w:r>
      </w:ins>
      <w:ins w:id="16413" w:author="Britt Collins" w:date="2021-09-30T14:58:00Z">
        <w:r w:rsidRPr="00163DCF">
          <w:rPr>
            <w:szCs w:val="21"/>
            <w:rPrChange w:id="16414" w:author="David" w:date="2022-08-17T16:58:00Z">
              <w:rPr>
                <w:rFonts w:ascii="Times New Roman" w:hAnsi="Times New Roman"/>
                <w:sz w:val="24"/>
                <w:szCs w:val="24"/>
              </w:rPr>
            </w:rPrChange>
          </w:rPr>
          <w:t xml:space="preserve">. The group leader manoeuvred herself closer to the </w:t>
        </w:r>
      </w:ins>
      <w:ins w:id="16415" w:author="Britt Collins" w:date="2021-10-06T17:00:00Z">
        <w:r w:rsidR="00EF4F4B" w:rsidRPr="00163DCF">
          <w:rPr>
            <w:szCs w:val="21"/>
            <w:rPrChange w:id="16416" w:author="David" w:date="2022-08-17T16:58:00Z">
              <w:rPr>
                <w:rFonts w:ascii="Times New Roman" w:hAnsi="Times New Roman"/>
                <w:sz w:val="24"/>
                <w:szCs w:val="24"/>
              </w:rPr>
            </w:rPrChange>
          </w:rPr>
          <w:t>m</w:t>
        </w:r>
      </w:ins>
      <w:ins w:id="16417" w:author="Britt Collins" w:date="2021-09-30T14:58:00Z">
        <w:r w:rsidRPr="00163DCF">
          <w:rPr>
            <w:szCs w:val="21"/>
            <w:rPrChange w:id="16418" w:author="David" w:date="2022-08-17T16:58:00Z">
              <w:rPr>
                <w:rFonts w:ascii="Times New Roman" w:hAnsi="Times New Roman"/>
                <w:sz w:val="24"/>
                <w:szCs w:val="24"/>
              </w:rPr>
            </w:rPrChange>
          </w:rPr>
          <w:t xml:space="preserve">anta </w:t>
        </w:r>
      </w:ins>
      <w:ins w:id="16419" w:author="Britt Collins" w:date="2021-10-06T17:00:00Z">
        <w:r w:rsidR="00EF4F4B" w:rsidRPr="00163DCF">
          <w:rPr>
            <w:szCs w:val="21"/>
            <w:rPrChange w:id="16420" w:author="David" w:date="2022-08-17T16:58:00Z">
              <w:rPr>
                <w:rFonts w:ascii="Times New Roman" w:hAnsi="Times New Roman"/>
                <w:sz w:val="24"/>
                <w:szCs w:val="24"/>
              </w:rPr>
            </w:rPrChange>
          </w:rPr>
          <w:t>r</w:t>
        </w:r>
      </w:ins>
      <w:ins w:id="16421" w:author="Britt Collins" w:date="2021-09-30T14:58:00Z">
        <w:r w:rsidRPr="00163DCF">
          <w:rPr>
            <w:szCs w:val="21"/>
            <w:rPrChange w:id="16422" w:author="David" w:date="2022-08-17T16:58:00Z">
              <w:rPr>
                <w:rFonts w:ascii="Times New Roman" w:hAnsi="Times New Roman"/>
                <w:sz w:val="24"/>
                <w:szCs w:val="24"/>
              </w:rPr>
            </w:rPrChange>
          </w:rPr>
          <w:t xml:space="preserve">ay, presumably the animal was becoming more comfortable in our presence. She rotated her body, head facing skyward, approached close to the underside of the Manta Ray. She </w:t>
        </w:r>
        <w:proofErr w:type="gramStart"/>
        <w:r w:rsidRPr="00163DCF">
          <w:rPr>
            <w:szCs w:val="21"/>
            <w:rPrChange w:id="16423" w:author="David" w:date="2022-08-17T16:58:00Z">
              <w:rPr>
                <w:rFonts w:ascii="Times New Roman" w:hAnsi="Times New Roman"/>
                <w:sz w:val="24"/>
                <w:szCs w:val="24"/>
              </w:rPr>
            </w:rPrChange>
          </w:rPr>
          <w:t>looked into</w:t>
        </w:r>
        <w:proofErr w:type="gramEnd"/>
        <w:r w:rsidRPr="00163DCF">
          <w:rPr>
            <w:szCs w:val="21"/>
            <w:rPrChange w:id="16424" w:author="David" w:date="2022-08-17T16:58:00Z">
              <w:rPr>
                <w:rFonts w:ascii="Times New Roman" w:hAnsi="Times New Roman"/>
                <w:sz w:val="24"/>
                <w:szCs w:val="24"/>
              </w:rPr>
            </w:rPrChange>
          </w:rPr>
          <w:t xml:space="preserve"> its massive filtering mandibles. She indicated to the group to move in closer. I was hesitant. I swam closer and tried the exact same movement as the group leader. With some effort I managed to do it. I was rewarded with a close-up view of the </w:t>
        </w:r>
      </w:ins>
      <w:ins w:id="16425" w:author="Britt Collins" w:date="2021-10-06T17:01:00Z">
        <w:r w:rsidR="00EF4F4B" w:rsidRPr="00163DCF">
          <w:rPr>
            <w:szCs w:val="21"/>
            <w:rPrChange w:id="16426" w:author="David" w:date="2022-08-17T16:58:00Z">
              <w:rPr>
                <w:rFonts w:ascii="Times New Roman" w:hAnsi="Times New Roman"/>
                <w:sz w:val="24"/>
                <w:szCs w:val="24"/>
              </w:rPr>
            </w:rPrChange>
          </w:rPr>
          <w:t>m</w:t>
        </w:r>
      </w:ins>
      <w:ins w:id="16427" w:author="Britt Collins" w:date="2021-09-30T14:58:00Z">
        <w:r w:rsidRPr="00163DCF">
          <w:rPr>
            <w:szCs w:val="21"/>
            <w:rPrChange w:id="16428" w:author="David" w:date="2022-08-17T16:58:00Z">
              <w:rPr>
                <w:rFonts w:ascii="Times New Roman" w:hAnsi="Times New Roman"/>
                <w:sz w:val="24"/>
                <w:szCs w:val="24"/>
              </w:rPr>
            </w:rPrChange>
          </w:rPr>
          <w:t xml:space="preserve">anta </w:t>
        </w:r>
      </w:ins>
      <w:ins w:id="16429" w:author="Britt Collins" w:date="2021-10-06T17:01:00Z">
        <w:r w:rsidR="00EF4F4B" w:rsidRPr="00163DCF">
          <w:rPr>
            <w:szCs w:val="21"/>
            <w:rPrChange w:id="16430" w:author="David" w:date="2022-08-17T16:58:00Z">
              <w:rPr>
                <w:rFonts w:ascii="Times New Roman" w:hAnsi="Times New Roman"/>
                <w:sz w:val="24"/>
                <w:szCs w:val="24"/>
              </w:rPr>
            </w:rPrChange>
          </w:rPr>
          <w:t>r</w:t>
        </w:r>
      </w:ins>
      <w:ins w:id="16431" w:author="Britt Collins" w:date="2021-09-30T14:58:00Z">
        <w:r w:rsidRPr="00163DCF">
          <w:rPr>
            <w:szCs w:val="21"/>
            <w:rPrChange w:id="16432" w:author="David" w:date="2022-08-17T16:58:00Z">
              <w:rPr>
                <w:rFonts w:ascii="Times New Roman" w:hAnsi="Times New Roman"/>
                <w:sz w:val="24"/>
                <w:szCs w:val="24"/>
              </w:rPr>
            </w:rPrChange>
          </w:rPr>
          <w:t>ay</w:t>
        </w:r>
      </w:ins>
      <w:ins w:id="16433" w:author="Britt Collins" w:date="2021-10-06T17:01:00Z">
        <w:r w:rsidR="00EF4F4B" w:rsidRPr="00163DCF">
          <w:rPr>
            <w:szCs w:val="21"/>
            <w:rPrChange w:id="16434" w:author="David" w:date="2022-08-17T16:58:00Z">
              <w:rPr>
                <w:rFonts w:ascii="Times New Roman" w:hAnsi="Times New Roman"/>
                <w:sz w:val="24"/>
                <w:szCs w:val="24"/>
              </w:rPr>
            </w:rPrChange>
          </w:rPr>
          <w:t>’</w:t>
        </w:r>
      </w:ins>
      <w:ins w:id="16435" w:author="Britt Collins" w:date="2021-09-30T14:58:00Z">
        <w:r w:rsidRPr="00163DCF">
          <w:rPr>
            <w:szCs w:val="21"/>
            <w:rPrChange w:id="16436" w:author="David" w:date="2022-08-17T16:58:00Z">
              <w:rPr>
                <w:rFonts w:ascii="Times New Roman" w:hAnsi="Times New Roman"/>
                <w:sz w:val="24"/>
                <w:szCs w:val="24"/>
              </w:rPr>
            </w:rPrChange>
          </w:rPr>
          <w:t>s underbelly</w:t>
        </w:r>
      </w:ins>
      <w:ins w:id="16437" w:author="Britt Collins" w:date="2021-10-06T17:01:00Z">
        <w:r w:rsidR="00EF4F4B" w:rsidRPr="00163DCF">
          <w:rPr>
            <w:szCs w:val="21"/>
            <w:rPrChange w:id="16438" w:author="David" w:date="2022-08-17T16:58:00Z">
              <w:rPr>
                <w:rFonts w:ascii="Times New Roman" w:hAnsi="Times New Roman"/>
                <w:sz w:val="24"/>
                <w:szCs w:val="24"/>
              </w:rPr>
            </w:rPrChange>
          </w:rPr>
          <w:t>,</w:t>
        </w:r>
      </w:ins>
      <w:ins w:id="16439" w:author="Britt Collins" w:date="2021-09-30T14:58:00Z">
        <w:r w:rsidRPr="00163DCF">
          <w:rPr>
            <w:szCs w:val="21"/>
            <w:rPrChange w:id="16440" w:author="David" w:date="2022-08-17T16:58:00Z">
              <w:rPr>
                <w:rFonts w:ascii="Times New Roman" w:hAnsi="Times New Roman"/>
                <w:sz w:val="24"/>
                <w:szCs w:val="24"/>
              </w:rPr>
            </w:rPrChange>
          </w:rPr>
          <w:t xml:space="preserve"> a thrilling yet comfortable experience. Each member of the group took their turn to take a closer look. I wasn’t the only person in the group to feel hesitant. The wide eyes of the others revealed their amazement. In a swift flap of the </w:t>
        </w:r>
      </w:ins>
      <w:ins w:id="16441" w:author="Britt Collins" w:date="2021-10-06T17:01:00Z">
        <w:r w:rsidR="00EF4F4B" w:rsidRPr="00163DCF">
          <w:rPr>
            <w:szCs w:val="21"/>
            <w:rPrChange w:id="16442" w:author="David" w:date="2022-08-17T16:58:00Z">
              <w:rPr>
                <w:rFonts w:ascii="Times New Roman" w:hAnsi="Times New Roman"/>
                <w:sz w:val="24"/>
                <w:szCs w:val="24"/>
              </w:rPr>
            </w:rPrChange>
          </w:rPr>
          <w:t>m</w:t>
        </w:r>
      </w:ins>
      <w:ins w:id="16443" w:author="Britt Collins" w:date="2021-09-30T14:58:00Z">
        <w:r w:rsidRPr="00163DCF">
          <w:rPr>
            <w:szCs w:val="21"/>
            <w:rPrChange w:id="16444" w:author="David" w:date="2022-08-17T16:58:00Z">
              <w:rPr>
                <w:rFonts w:ascii="Times New Roman" w:hAnsi="Times New Roman"/>
                <w:sz w:val="24"/>
                <w:szCs w:val="24"/>
              </w:rPr>
            </w:rPrChange>
          </w:rPr>
          <w:t xml:space="preserve">anta </w:t>
        </w:r>
      </w:ins>
      <w:ins w:id="16445" w:author="Britt Collins" w:date="2021-10-06T17:01:00Z">
        <w:r w:rsidR="00EF4F4B" w:rsidRPr="00163DCF">
          <w:rPr>
            <w:szCs w:val="21"/>
            <w:rPrChange w:id="16446" w:author="David" w:date="2022-08-17T16:58:00Z">
              <w:rPr>
                <w:rFonts w:ascii="Times New Roman" w:hAnsi="Times New Roman"/>
                <w:sz w:val="24"/>
                <w:szCs w:val="24"/>
              </w:rPr>
            </w:rPrChange>
          </w:rPr>
          <w:t>r</w:t>
        </w:r>
      </w:ins>
      <w:ins w:id="16447" w:author="Britt Collins" w:date="2021-09-30T14:58:00Z">
        <w:r w:rsidRPr="00163DCF">
          <w:rPr>
            <w:szCs w:val="21"/>
            <w:rPrChange w:id="16448" w:author="David" w:date="2022-08-17T16:58:00Z">
              <w:rPr>
                <w:rFonts w:ascii="Times New Roman" w:hAnsi="Times New Roman"/>
                <w:sz w:val="24"/>
                <w:szCs w:val="24"/>
              </w:rPr>
            </w:rPrChange>
          </w:rPr>
          <w:t xml:space="preserve">ay's wings, the beautiful animal was gone. We got back on board the boat, </w:t>
        </w:r>
        <w:proofErr w:type="gramStart"/>
        <w:r w:rsidRPr="00163DCF">
          <w:rPr>
            <w:szCs w:val="21"/>
            <w:rPrChange w:id="16449" w:author="David" w:date="2022-08-17T16:58:00Z">
              <w:rPr>
                <w:rFonts w:ascii="Times New Roman" w:hAnsi="Times New Roman"/>
                <w:sz w:val="24"/>
                <w:szCs w:val="24"/>
              </w:rPr>
            </w:rPrChange>
          </w:rPr>
          <w:t>smiled</w:t>
        </w:r>
        <w:proofErr w:type="gramEnd"/>
        <w:r w:rsidRPr="00163DCF">
          <w:rPr>
            <w:szCs w:val="21"/>
            <w:rPrChange w:id="16450" w:author="David" w:date="2022-08-17T16:58:00Z">
              <w:rPr>
                <w:rFonts w:ascii="Times New Roman" w:hAnsi="Times New Roman"/>
                <w:sz w:val="24"/>
                <w:szCs w:val="24"/>
              </w:rPr>
            </w:rPrChange>
          </w:rPr>
          <w:t xml:space="preserve"> and caressed a warm beverage prepared by the captain. The boat was now heading for the dock. The group chatted, reflecting on our amazing experience.</w:t>
        </w:r>
      </w:ins>
    </w:p>
    <w:p w14:paraId="0DDEB18C" w14:textId="7D3F441A" w:rsidR="006F31F6" w:rsidRPr="00163DCF" w:rsidRDefault="006F31F6">
      <w:pPr>
        <w:spacing w:line="276" w:lineRule="auto"/>
        <w:ind w:left="-5" w:right="15" w:firstLine="725"/>
        <w:rPr>
          <w:ins w:id="16451" w:author="Britt Collins" w:date="2021-09-30T14:58:00Z"/>
          <w:szCs w:val="21"/>
          <w:rPrChange w:id="16452" w:author="David" w:date="2022-08-17T16:58:00Z">
            <w:rPr>
              <w:ins w:id="16453" w:author="Britt Collins" w:date="2021-09-30T14:58:00Z"/>
              <w:rFonts w:ascii="Times New Roman" w:hAnsi="Times New Roman"/>
              <w:sz w:val="24"/>
              <w:szCs w:val="24"/>
            </w:rPr>
          </w:rPrChange>
        </w:rPr>
        <w:pPrChange w:id="16454" w:author="David" w:date="2022-08-17T17:01:00Z">
          <w:pPr>
            <w:ind w:left="-5" w:right="15"/>
          </w:pPr>
        </w:pPrChange>
      </w:pPr>
      <w:ins w:id="16455" w:author="Britt Collins" w:date="2021-09-30T14:58:00Z">
        <w:r w:rsidRPr="00163DCF">
          <w:rPr>
            <w:szCs w:val="21"/>
            <w:rPrChange w:id="16456" w:author="David" w:date="2022-08-17T16:58:00Z">
              <w:rPr>
                <w:rFonts w:ascii="Times New Roman" w:hAnsi="Times New Roman"/>
                <w:sz w:val="24"/>
                <w:szCs w:val="24"/>
              </w:rPr>
            </w:rPrChange>
          </w:rPr>
          <w:t xml:space="preserve">Further down the southern coast, Francois Peron National Park offered special views of jellyfish plumes. There must have been thousands of </w:t>
        </w:r>
      </w:ins>
      <w:ins w:id="16457" w:author="Britt Collins" w:date="2021-10-06T17:02:00Z">
        <w:r w:rsidR="00EF4F4B" w:rsidRPr="00163DCF">
          <w:rPr>
            <w:szCs w:val="21"/>
            <w:rPrChange w:id="16458" w:author="David" w:date="2022-08-17T16:58:00Z">
              <w:rPr>
                <w:rFonts w:ascii="Times New Roman" w:hAnsi="Times New Roman"/>
                <w:sz w:val="24"/>
                <w:szCs w:val="24"/>
              </w:rPr>
            </w:rPrChange>
          </w:rPr>
          <w:t>b</w:t>
        </w:r>
      </w:ins>
      <w:ins w:id="16459" w:author="Britt Collins" w:date="2021-09-30T14:58:00Z">
        <w:r w:rsidRPr="00163DCF">
          <w:rPr>
            <w:szCs w:val="21"/>
            <w:rPrChange w:id="16460" w:author="David" w:date="2022-08-17T16:58:00Z">
              <w:rPr>
                <w:rFonts w:ascii="Times New Roman" w:hAnsi="Times New Roman"/>
                <w:sz w:val="24"/>
                <w:szCs w:val="24"/>
              </w:rPr>
            </w:rPrChange>
          </w:rPr>
          <w:t xml:space="preserve">lue </w:t>
        </w:r>
      </w:ins>
      <w:ins w:id="16461" w:author="Britt Collins" w:date="2021-10-06T17:02:00Z">
        <w:r w:rsidR="00EF4F4B" w:rsidRPr="00163DCF">
          <w:rPr>
            <w:szCs w:val="21"/>
            <w:rPrChange w:id="16462" w:author="David" w:date="2022-08-17T16:58:00Z">
              <w:rPr>
                <w:rFonts w:ascii="Times New Roman" w:hAnsi="Times New Roman"/>
                <w:sz w:val="24"/>
                <w:szCs w:val="24"/>
              </w:rPr>
            </w:rPrChange>
          </w:rPr>
          <w:t>b</w:t>
        </w:r>
      </w:ins>
      <w:ins w:id="16463" w:author="Britt Collins" w:date="2021-09-30T14:58:00Z">
        <w:r w:rsidRPr="00163DCF">
          <w:rPr>
            <w:szCs w:val="21"/>
            <w:rPrChange w:id="16464" w:author="David" w:date="2022-08-17T16:58:00Z">
              <w:rPr>
                <w:rFonts w:ascii="Times New Roman" w:hAnsi="Times New Roman"/>
                <w:sz w:val="24"/>
                <w:szCs w:val="24"/>
              </w:rPr>
            </w:rPrChange>
          </w:rPr>
          <w:t>ottle</w:t>
        </w:r>
      </w:ins>
      <w:ins w:id="16465" w:author="Britt Collins" w:date="2021-10-06T17:03:00Z">
        <w:r w:rsidR="00EF4F4B" w:rsidRPr="00163DCF">
          <w:rPr>
            <w:szCs w:val="21"/>
            <w:rPrChange w:id="16466" w:author="David" w:date="2022-08-17T16:58:00Z">
              <w:rPr>
                <w:rFonts w:ascii="Times New Roman" w:hAnsi="Times New Roman"/>
                <w:sz w:val="24"/>
                <w:szCs w:val="24"/>
              </w:rPr>
            </w:rPrChange>
          </w:rPr>
          <w:t xml:space="preserve"> jellyfish</w:t>
        </w:r>
      </w:ins>
      <w:ins w:id="16467" w:author="Britt Collins" w:date="2021-10-06T17:02:00Z">
        <w:r w:rsidR="00EF4F4B" w:rsidRPr="00163DCF">
          <w:rPr>
            <w:szCs w:val="21"/>
            <w:rPrChange w:id="16468" w:author="David" w:date="2022-08-17T16:58:00Z">
              <w:rPr>
                <w:rFonts w:ascii="Times New Roman" w:hAnsi="Times New Roman"/>
                <w:sz w:val="24"/>
                <w:szCs w:val="24"/>
              </w:rPr>
            </w:rPrChange>
          </w:rPr>
          <w:t>,</w:t>
        </w:r>
      </w:ins>
      <w:ins w:id="16469" w:author="Britt Collins" w:date="2021-09-30T14:58:00Z">
        <w:r w:rsidRPr="00163DCF">
          <w:rPr>
            <w:szCs w:val="21"/>
            <w:rPrChange w:id="16470" w:author="David" w:date="2022-08-17T16:58:00Z">
              <w:rPr>
                <w:rFonts w:ascii="Times New Roman" w:hAnsi="Times New Roman"/>
                <w:sz w:val="24"/>
                <w:szCs w:val="24"/>
              </w:rPr>
            </w:rPrChange>
          </w:rPr>
          <w:t xml:space="preserve"> aka </w:t>
        </w:r>
      </w:ins>
      <w:ins w:id="16471" w:author="Britt Collins" w:date="2021-10-06T17:02:00Z">
        <w:r w:rsidR="00EF4F4B" w:rsidRPr="00163DCF">
          <w:rPr>
            <w:szCs w:val="21"/>
            <w:rPrChange w:id="16472" w:author="David" w:date="2022-08-17T16:58:00Z">
              <w:rPr>
                <w:rFonts w:ascii="Times New Roman" w:hAnsi="Times New Roman"/>
                <w:sz w:val="24"/>
                <w:szCs w:val="24"/>
              </w:rPr>
            </w:rPrChange>
          </w:rPr>
          <w:t>m</w:t>
        </w:r>
      </w:ins>
      <w:ins w:id="16473" w:author="Britt Collins" w:date="2021-09-30T14:58:00Z">
        <w:r w:rsidRPr="00163DCF">
          <w:rPr>
            <w:szCs w:val="21"/>
            <w:rPrChange w:id="16474" w:author="David" w:date="2022-08-17T16:58:00Z">
              <w:rPr>
                <w:rFonts w:ascii="Times New Roman" w:hAnsi="Times New Roman"/>
                <w:sz w:val="24"/>
                <w:szCs w:val="24"/>
              </w:rPr>
            </w:rPrChange>
          </w:rPr>
          <w:t>an</w:t>
        </w:r>
      </w:ins>
      <w:ins w:id="16475" w:author="Britt Collins" w:date="2021-10-06T17:02:00Z">
        <w:r w:rsidR="00EF4F4B" w:rsidRPr="00163DCF">
          <w:rPr>
            <w:szCs w:val="21"/>
            <w:rPrChange w:id="16476" w:author="David" w:date="2022-08-17T16:58:00Z">
              <w:rPr>
                <w:rFonts w:ascii="Times New Roman" w:hAnsi="Times New Roman"/>
                <w:sz w:val="24"/>
                <w:szCs w:val="24"/>
              </w:rPr>
            </w:rPrChange>
          </w:rPr>
          <w:t>-o-w</w:t>
        </w:r>
      </w:ins>
      <w:ins w:id="16477" w:author="Britt Collins" w:date="2021-09-30T14:58:00Z">
        <w:r w:rsidRPr="00163DCF">
          <w:rPr>
            <w:szCs w:val="21"/>
            <w:rPrChange w:id="16478" w:author="David" w:date="2022-08-17T16:58:00Z">
              <w:rPr>
                <w:rFonts w:ascii="Times New Roman" w:hAnsi="Times New Roman"/>
                <w:sz w:val="24"/>
                <w:szCs w:val="24"/>
              </w:rPr>
            </w:rPrChange>
          </w:rPr>
          <w:t xml:space="preserve">ar, that stretched the length of the bay. We saw many </w:t>
        </w:r>
      </w:ins>
      <w:ins w:id="16479" w:author="Britt Collins" w:date="2021-10-06T17:03:00Z">
        <w:r w:rsidR="00EF4F4B" w:rsidRPr="00163DCF">
          <w:rPr>
            <w:szCs w:val="21"/>
            <w:rPrChange w:id="16480" w:author="David" w:date="2022-08-17T16:58:00Z">
              <w:rPr>
                <w:rFonts w:ascii="Times New Roman" w:hAnsi="Times New Roman"/>
                <w:sz w:val="24"/>
                <w:szCs w:val="24"/>
              </w:rPr>
            </w:rPrChange>
          </w:rPr>
          <w:t>wildlife-</w:t>
        </w:r>
      </w:ins>
      <w:ins w:id="16481" w:author="Britt Collins" w:date="2021-09-30T14:58:00Z">
        <w:r w:rsidRPr="00163DCF">
          <w:rPr>
            <w:szCs w:val="21"/>
            <w:rPrChange w:id="16482" w:author="David" w:date="2022-08-17T16:58:00Z">
              <w:rPr>
                <w:rFonts w:ascii="Times New Roman" w:hAnsi="Times New Roman"/>
                <w:sz w:val="24"/>
                <w:szCs w:val="24"/>
              </w:rPr>
            </w:rPrChange>
          </w:rPr>
          <w:t>related road signs along the way too. One rare example was a sign warning of the elusive Bilby, a type of marsupial rabbit.</w:t>
        </w:r>
      </w:ins>
    </w:p>
    <w:p w14:paraId="07EE3CCD" w14:textId="77777777" w:rsidR="00EF4F4B" w:rsidRPr="00163DCF" w:rsidRDefault="006F31F6">
      <w:pPr>
        <w:spacing w:line="276" w:lineRule="auto"/>
        <w:ind w:left="-5" w:right="15" w:firstLine="725"/>
        <w:rPr>
          <w:ins w:id="16483" w:author="Britt Collins" w:date="2021-10-06T17:04:00Z"/>
          <w:szCs w:val="21"/>
          <w:rPrChange w:id="16484" w:author="David" w:date="2022-08-17T16:58:00Z">
            <w:rPr>
              <w:ins w:id="16485" w:author="Britt Collins" w:date="2021-10-06T17:04:00Z"/>
              <w:rFonts w:ascii="Times New Roman" w:hAnsi="Times New Roman"/>
              <w:sz w:val="24"/>
              <w:szCs w:val="24"/>
            </w:rPr>
          </w:rPrChange>
        </w:rPr>
        <w:pPrChange w:id="16486" w:author="David" w:date="2022-08-17T17:01:00Z">
          <w:pPr>
            <w:spacing w:line="480" w:lineRule="auto"/>
            <w:ind w:left="-5" w:right="15" w:firstLine="725"/>
          </w:pPr>
        </w:pPrChange>
      </w:pPr>
      <w:ins w:id="16487" w:author="Britt Collins" w:date="2021-09-30T14:58:00Z">
        <w:r w:rsidRPr="00163DCF">
          <w:rPr>
            <w:szCs w:val="21"/>
            <w:rPrChange w:id="16488" w:author="David" w:date="2022-08-17T16:58:00Z">
              <w:rPr>
                <w:rFonts w:ascii="Times New Roman" w:hAnsi="Times New Roman"/>
                <w:sz w:val="24"/>
                <w:szCs w:val="24"/>
              </w:rPr>
            </w:rPrChange>
          </w:rPr>
          <w:t xml:space="preserve">Arguably the most memorable and plush tourist destinations on Australia's west coast </w:t>
        </w:r>
        <w:proofErr w:type="gramStart"/>
        <w:r w:rsidRPr="00163DCF">
          <w:rPr>
            <w:szCs w:val="21"/>
            <w:rPrChange w:id="16489" w:author="David" w:date="2022-08-17T16:58:00Z">
              <w:rPr>
                <w:rFonts w:ascii="Times New Roman" w:hAnsi="Times New Roman"/>
                <w:sz w:val="24"/>
                <w:szCs w:val="24"/>
              </w:rPr>
            </w:rPrChange>
          </w:rPr>
          <w:t>was</w:t>
        </w:r>
        <w:proofErr w:type="gramEnd"/>
        <w:r w:rsidRPr="00163DCF">
          <w:rPr>
            <w:szCs w:val="21"/>
            <w:rPrChange w:id="16490" w:author="David" w:date="2022-08-17T16:58:00Z">
              <w:rPr>
                <w:rFonts w:ascii="Times New Roman" w:hAnsi="Times New Roman"/>
                <w:sz w:val="24"/>
                <w:szCs w:val="24"/>
              </w:rPr>
            </w:rPrChange>
          </w:rPr>
          <w:t xml:space="preserve"> Monkey Mia. From Exmouth up until that point in the journey, most areas were destitute and remote. Monkey Mia was a resort with many amenities: </w:t>
        </w:r>
      </w:ins>
      <w:ins w:id="16491" w:author="Britt Collins" w:date="2021-10-06T17:03:00Z">
        <w:r w:rsidR="00EF4F4B" w:rsidRPr="00163DCF">
          <w:rPr>
            <w:szCs w:val="21"/>
            <w:rPrChange w:id="16492" w:author="David" w:date="2022-08-17T16:58:00Z">
              <w:rPr>
                <w:rFonts w:ascii="Times New Roman" w:hAnsi="Times New Roman"/>
                <w:sz w:val="24"/>
                <w:szCs w:val="24"/>
              </w:rPr>
            </w:rPrChange>
          </w:rPr>
          <w:t>a</w:t>
        </w:r>
      </w:ins>
      <w:ins w:id="16493" w:author="Britt Collins" w:date="2021-09-30T14:58:00Z">
        <w:r w:rsidRPr="00163DCF">
          <w:rPr>
            <w:szCs w:val="21"/>
            <w:rPrChange w:id="16494" w:author="David" w:date="2022-08-17T16:58:00Z">
              <w:rPr>
                <w:rFonts w:ascii="Times New Roman" w:hAnsi="Times New Roman"/>
                <w:sz w:val="24"/>
                <w:szCs w:val="24"/>
              </w:rPr>
            </w:rPrChange>
          </w:rPr>
          <w:t xml:space="preserve"> huge car park, shop, private beach and extensive eating areas. I managed to set my tent up on a well-groomed lawn with loads of space around me. I felt spoilt.</w:t>
        </w:r>
      </w:ins>
    </w:p>
    <w:p w14:paraId="334E0740" w14:textId="4A242E9E" w:rsidR="006F31F6" w:rsidRPr="00163DCF" w:rsidRDefault="006F31F6">
      <w:pPr>
        <w:spacing w:line="276" w:lineRule="auto"/>
        <w:ind w:left="-5" w:right="15" w:firstLine="725"/>
        <w:rPr>
          <w:ins w:id="16495" w:author="Britt Collins" w:date="2021-09-30T14:58:00Z"/>
          <w:szCs w:val="21"/>
          <w:rPrChange w:id="16496" w:author="David" w:date="2022-08-17T16:58:00Z">
            <w:rPr>
              <w:ins w:id="16497" w:author="Britt Collins" w:date="2021-09-30T14:58:00Z"/>
              <w:rFonts w:ascii="Times New Roman" w:hAnsi="Times New Roman"/>
              <w:sz w:val="24"/>
              <w:szCs w:val="24"/>
            </w:rPr>
          </w:rPrChange>
        </w:rPr>
        <w:pPrChange w:id="16498" w:author="David" w:date="2022-08-17T17:01:00Z">
          <w:pPr>
            <w:ind w:left="-5" w:right="15"/>
          </w:pPr>
        </w:pPrChange>
      </w:pPr>
      <w:ins w:id="16499" w:author="Britt Collins" w:date="2021-09-30T14:58:00Z">
        <w:r w:rsidRPr="00163DCF">
          <w:rPr>
            <w:szCs w:val="21"/>
            <w:rPrChange w:id="16500" w:author="David" w:date="2022-08-17T16:58:00Z">
              <w:rPr>
                <w:rFonts w:ascii="Times New Roman" w:hAnsi="Times New Roman"/>
                <w:sz w:val="24"/>
                <w:szCs w:val="24"/>
              </w:rPr>
            </w:rPrChange>
          </w:rPr>
          <w:lastRenderedPageBreak/>
          <w:t xml:space="preserve">Palm trees swayed next to a boardwalk that led to a white sandy beach. Matthew and I were ecstatic. Once we parked up, we literally dived into the shallow waters of the bay. I was surprised how shallow the water was as I began wading out. I felt anxious as my foot glanced a sting ray that rested, obscured, on the </w:t>
        </w:r>
        <w:proofErr w:type="gramStart"/>
        <w:r w:rsidRPr="00163DCF">
          <w:rPr>
            <w:szCs w:val="21"/>
            <w:rPrChange w:id="16501" w:author="David" w:date="2022-08-17T16:58:00Z">
              <w:rPr>
                <w:rFonts w:ascii="Times New Roman" w:hAnsi="Times New Roman"/>
                <w:sz w:val="24"/>
                <w:szCs w:val="24"/>
              </w:rPr>
            </w:rPrChange>
          </w:rPr>
          <w:t>sea</w:t>
        </w:r>
      </w:ins>
      <w:ins w:id="16502" w:author="Britt Collins" w:date="2021-10-06T17:04:00Z">
        <w:r w:rsidR="00EF4F4B" w:rsidRPr="00163DCF">
          <w:rPr>
            <w:szCs w:val="21"/>
            <w:rPrChange w:id="16503" w:author="David" w:date="2022-08-17T16:58:00Z">
              <w:rPr>
                <w:rFonts w:ascii="Times New Roman" w:hAnsi="Times New Roman"/>
                <w:sz w:val="24"/>
                <w:szCs w:val="24"/>
              </w:rPr>
            </w:rPrChange>
          </w:rPr>
          <w:t xml:space="preserve"> </w:t>
        </w:r>
      </w:ins>
      <w:ins w:id="16504" w:author="Britt Collins" w:date="2021-09-30T14:58:00Z">
        <w:r w:rsidRPr="00163DCF">
          <w:rPr>
            <w:szCs w:val="21"/>
            <w:rPrChange w:id="16505" w:author="David" w:date="2022-08-17T16:58:00Z">
              <w:rPr>
                <w:rFonts w:ascii="Times New Roman" w:hAnsi="Times New Roman"/>
                <w:sz w:val="24"/>
                <w:szCs w:val="24"/>
              </w:rPr>
            </w:rPrChange>
          </w:rPr>
          <w:t>bed</w:t>
        </w:r>
        <w:proofErr w:type="gramEnd"/>
        <w:r w:rsidRPr="00163DCF">
          <w:rPr>
            <w:szCs w:val="21"/>
            <w:rPrChange w:id="16506" w:author="David" w:date="2022-08-17T16:58:00Z">
              <w:rPr>
                <w:rFonts w:ascii="Times New Roman" w:hAnsi="Times New Roman"/>
                <w:sz w:val="24"/>
                <w:szCs w:val="24"/>
              </w:rPr>
            </w:rPrChange>
          </w:rPr>
          <w:t>. I reverted to swimming in the shallows. There was so much sea grass that I saw very little. The sea was like a large warm bath, given the water temperature and depth.</w:t>
        </w:r>
      </w:ins>
    </w:p>
    <w:p w14:paraId="5378EF5A" w14:textId="0D0E44AA" w:rsidR="006F31F6" w:rsidRPr="00163DCF" w:rsidRDefault="006F31F6">
      <w:pPr>
        <w:spacing w:after="10" w:line="276" w:lineRule="auto"/>
        <w:ind w:left="-5" w:right="15" w:firstLine="725"/>
        <w:rPr>
          <w:ins w:id="16507" w:author="Britt Collins" w:date="2021-09-30T14:58:00Z"/>
          <w:szCs w:val="21"/>
          <w:rPrChange w:id="16508" w:author="David" w:date="2022-08-17T16:58:00Z">
            <w:rPr>
              <w:ins w:id="16509" w:author="Britt Collins" w:date="2021-09-30T14:58:00Z"/>
              <w:rFonts w:ascii="Times New Roman" w:hAnsi="Times New Roman"/>
              <w:sz w:val="24"/>
              <w:szCs w:val="24"/>
            </w:rPr>
          </w:rPrChange>
        </w:rPr>
        <w:pPrChange w:id="16510" w:author="David" w:date="2022-08-17T17:01:00Z">
          <w:pPr>
            <w:spacing w:after="10"/>
            <w:ind w:left="-5" w:right="15"/>
          </w:pPr>
        </w:pPrChange>
      </w:pPr>
      <w:ins w:id="16511" w:author="Britt Collins" w:date="2021-09-30T14:58:00Z">
        <w:r w:rsidRPr="00163DCF">
          <w:rPr>
            <w:szCs w:val="21"/>
            <w:rPrChange w:id="16512" w:author="David" w:date="2022-08-17T16:58:00Z">
              <w:rPr>
                <w:rFonts w:ascii="Times New Roman" w:hAnsi="Times New Roman"/>
                <w:sz w:val="24"/>
                <w:szCs w:val="24"/>
              </w:rPr>
            </w:rPrChange>
          </w:rPr>
          <w:t xml:space="preserve">Monkey Mia offered </w:t>
        </w:r>
      </w:ins>
      <w:ins w:id="16513" w:author="Britt Collins" w:date="2021-10-06T17:05:00Z">
        <w:r w:rsidR="00EF4F4B" w:rsidRPr="00163DCF">
          <w:rPr>
            <w:szCs w:val="21"/>
            <w:rPrChange w:id="16514" w:author="David" w:date="2022-08-17T16:58:00Z">
              <w:rPr>
                <w:rFonts w:ascii="Times New Roman" w:hAnsi="Times New Roman"/>
                <w:sz w:val="24"/>
                <w:szCs w:val="24"/>
              </w:rPr>
            </w:rPrChange>
          </w:rPr>
          <w:t>spectacular</w:t>
        </w:r>
      </w:ins>
      <w:ins w:id="16515" w:author="Britt Collins" w:date="2021-09-30T14:58:00Z">
        <w:r w:rsidRPr="00163DCF">
          <w:rPr>
            <w:szCs w:val="21"/>
            <w:rPrChange w:id="16516" w:author="David" w:date="2022-08-17T16:58:00Z">
              <w:rPr>
                <w:rFonts w:ascii="Times New Roman" w:hAnsi="Times New Roman"/>
                <w:sz w:val="24"/>
                <w:szCs w:val="24"/>
              </w:rPr>
            </w:rPrChange>
          </w:rPr>
          <w:t xml:space="preserve"> views of the surrounding bays that Kris, </w:t>
        </w:r>
        <w:proofErr w:type="gramStart"/>
        <w:r w:rsidRPr="00163DCF">
          <w:rPr>
            <w:szCs w:val="21"/>
            <w:rPrChange w:id="16517" w:author="David" w:date="2022-08-17T16:58:00Z">
              <w:rPr>
                <w:rFonts w:ascii="Times New Roman" w:hAnsi="Times New Roman"/>
                <w:sz w:val="24"/>
                <w:szCs w:val="24"/>
              </w:rPr>
            </w:rPrChange>
          </w:rPr>
          <w:t>Matthew</w:t>
        </w:r>
        <w:proofErr w:type="gramEnd"/>
        <w:r w:rsidRPr="00163DCF">
          <w:rPr>
            <w:szCs w:val="21"/>
            <w:rPrChange w:id="16518" w:author="David" w:date="2022-08-17T16:58:00Z">
              <w:rPr>
                <w:rFonts w:ascii="Times New Roman" w:hAnsi="Times New Roman"/>
                <w:sz w:val="24"/>
                <w:szCs w:val="24"/>
              </w:rPr>
            </w:rPrChange>
          </w:rPr>
          <w:t xml:space="preserve"> and I admired. We sat outside in 20</w:t>
        </w:r>
      </w:ins>
      <w:ins w:id="16519" w:author="Britt Collins" w:date="2021-10-06T17:05:00Z">
        <w:r w:rsidR="00EF4F4B" w:rsidRPr="00163DCF">
          <w:rPr>
            <w:szCs w:val="21"/>
            <w:rPrChange w:id="16520" w:author="David" w:date="2022-08-17T16:58:00Z">
              <w:rPr>
                <w:rFonts w:ascii="Times New Roman" w:hAnsi="Times New Roman"/>
                <w:sz w:val="24"/>
                <w:szCs w:val="24"/>
              </w:rPr>
            </w:rPrChange>
          </w:rPr>
          <w:t>-plus</w:t>
        </w:r>
      </w:ins>
      <w:ins w:id="16521" w:author="Britt Collins" w:date="2021-09-30T14:58:00Z">
        <w:r w:rsidRPr="00163DCF">
          <w:rPr>
            <w:szCs w:val="21"/>
            <w:rPrChange w:id="16522" w:author="David" w:date="2022-08-17T16:58:00Z">
              <w:rPr>
                <w:rFonts w:ascii="Times New Roman" w:hAnsi="Times New Roman"/>
                <w:sz w:val="24"/>
                <w:szCs w:val="24"/>
              </w:rPr>
            </w:rPrChange>
          </w:rPr>
          <w:t xml:space="preserve"> degree temperatures sipping on beers we bought from the local shop. There was on site food takeaway. As good as our cooking had been, a takeaway offered a welcome change and no washing</w:t>
        </w:r>
      </w:ins>
      <w:ins w:id="16523" w:author="Britt Collins" w:date="2021-10-06T17:05:00Z">
        <w:r w:rsidR="00EF4F4B" w:rsidRPr="00163DCF">
          <w:rPr>
            <w:szCs w:val="21"/>
            <w:rPrChange w:id="16524" w:author="David" w:date="2022-08-17T16:58:00Z">
              <w:rPr>
                <w:rFonts w:ascii="Times New Roman" w:hAnsi="Times New Roman"/>
                <w:sz w:val="24"/>
                <w:szCs w:val="24"/>
              </w:rPr>
            </w:rPrChange>
          </w:rPr>
          <w:t>-</w:t>
        </w:r>
      </w:ins>
      <w:ins w:id="16525" w:author="Britt Collins" w:date="2021-09-30T14:58:00Z">
        <w:r w:rsidRPr="00163DCF">
          <w:rPr>
            <w:szCs w:val="21"/>
            <w:rPrChange w:id="16526" w:author="David" w:date="2022-08-17T16:58:00Z">
              <w:rPr>
                <w:rFonts w:ascii="Times New Roman" w:hAnsi="Times New Roman"/>
                <w:sz w:val="24"/>
                <w:szCs w:val="24"/>
              </w:rPr>
            </w:rPrChange>
          </w:rPr>
          <w:t xml:space="preserve">up. The next morning, instead of usually packing up and heading to the highway, we went to the beach. There the resort had an organised spectacle. Each morning a Monkey Mia staff member appeared on the shoreline near their offices. They brought a bucket of gutted fish with them. The staff member </w:t>
        </w:r>
        <w:proofErr w:type="gramStart"/>
        <w:r w:rsidRPr="00163DCF">
          <w:rPr>
            <w:szCs w:val="21"/>
            <w:rPrChange w:id="16527" w:author="David" w:date="2022-08-17T16:58:00Z">
              <w:rPr>
                <w:rFonts w:ascii="Times New Roman" w:hAnsi="Times New Roman"/>
                <w:sz w:val="24"/>
                <w:szCs w:val="24"/>
              </w:rPr>
            </w:rPrChange>
          </w:rPr>
          <w:t>present</w:t>
        </w:r>
        <w:proofErr w:type="gramEnd"/>
        <w:r w:rsidRPr="00163DCF">
          <w:rPr>
            <w:szCs w:val="21"/>
            <w:rPrChange w:id="16528" w:author="David" w:date="2022-08-17T16:58:00Z">
              <w:rPr>
                <w:rFonts w:ascii="Times New Roman" w:hAnsi="Times New Roman"/>
                <w:sz w:val="24"/>
                <w:szCs w:val="24"/>
              </w:rPr>
            </w:rPrChange>
          </w:rPr>
          <w:t xml:space="preserve"> this morning had a microphone and explained what we were about to experience. It was obvious, given the shape of the dorsal fins nearing the shore. These were dolphins, bottlenose dolphins. The staff member introduced each member of the pod and their back story. She also explained the interlinked history of Monkey Mia and the dolphins.</w:t>
        </w:r>
      </w:ins>
    </w:p>
    <w:p w14:paraId="7F562484" w14:textId="1126588F" w:rsidR="006F31F6" w:rsidRPr="00163DCF" w:rsidRDefault="006F31F6">
      <w:pPr>
        <w:spacing w:line="276" w:lineRule="auto"/>
        <w:ind w:left="-5" w:right="15" w:firstLine="725"/>
        <w:rPr>
          <w:ins w:id="16529" w:author="Britt Collins" w:date="2021-09-30T14:58:00Z"/>
          <w:szCs w:val="21"/>
          <w:rPrChange w:id="16530" w:author="David" w:date="2022-08-17T16:58:00Z">
            <w:rPr>
              <w:ins w:id="16531" w:author="Britt Collins" w:date="2021-09-30T14:58:00Z"/>
              <w:rFonts w:ascii="Times New Roman" w:hAnsi="Times New Roman"/>
              <w:sz w:val="24"/>
              <w:szCs w:val="24"/>
            </w:rPr>
          </w:rPrChange>
        </w:rPr>
        <w:pPrChange w:id="16532" w:author="David" w:date="2022-08-17T17:01:00Z">
          <w:pPr>
            <w:ind w:left="-5" w:right="15"/>
          </w:pPr>
        </w:pPrChange>
      </w:pPr>
      <w:ins w:id="16533" w:author="Britt Collins" w:date="2021-09-30T14:58:00Z">
        <w:r w:rsidRPr="00163DCF">
          <w:rPr>
            <w:szCs w:val="21"/>
            <w:rPrChange w:id="16534" w:author="David" w:date="2022-08-17T16:58:00Z">
              <w:rPr>
                <w:rFonts w:ascii="Times New Roman" w:hAnsi="Times New Roman"/>
                <w:sz w:val="24"/>
                <w:szCs w:val="24"/>
              </w:rPr>
            </w:rPrChange>
          </w:rPr>
          <w:t xml:space="preserve">The dolphins were what the tourists came here to </w:t>
        </w:r>
        <w:proofErr w:type="gramStart"/>
        <w:r w:rsidRPr="00163DCF">
          <w:rPr>
            <w:szCs w:val="21"/>
            <w:rPrChange w:id="16535" w:author="David" w:date="2022-08-17T16:58:00Z">
              <w:rPr>
                <w:rFonts w:ascii="Times New Roman" w:hAnsi="Times New Roman"/>
                <w:sz w:val="24"/>
                <w:szCs w:val="24"/>
              </w:rPr>
            </w:rPrChange>
          </w:rPr>
          <w:t>see, and</w:t>
        </w:r>
        <w:proofErr w:type="gramEnd"/>
        <w:r w:rsidRPr="00163DCF">
          <w:rPr>
            <w:szCs w:val="21"/>
            <w:rPrChange w:id="16536" w:author="David" w:date="2022-08-17T16:58:00Z">
              <w:rPr>
                <w:rFonts w:ascii="Times New Roman" w:hAnsi="Times New Roman"/>
                <w:sz w:val="24"/>
                <w:szCs w:val="24"/>
              </w:rPr>
            </w:rPrChange>
          </w:rPr>
          <w:t xml:space="preserve"> had been doing so for the past 30 years.</w:t>
        </w:r>
      </w:ins>
      <w:ins w:id="16537" w:author="Britt Collins" w:date="2021-10-06T17:06:00Z">
        <w:r w:rsidR="00EF4F4B" w:rsidRPr="00163DCF">
          <w:rPr>
            <w:szCs w:val="21"/>
            <w:rPrChange w:id="16538" w:author="David" w:date="2022-08-17T16:58:00Z">
              <w:rPr>
                <w:rFonts w:ascii="Times New Roman" w:hAnsi="Times New Roman"/>
                <w:sz w:val="24"/>
                <w:szCs w:val="24"/>
              </w:rPr>
            </w:rPrChange>
          </w:rPr>
          <w:t xml:space="preserve"> </w:t>
        </w:r>
      </w:ins>
      <w:ins w:id="16539" w:author="Britt Collins" w:date="2021-09-30T14:58:00Z">
        <w:r w:rsidRPr="00163DCF">
          <w:rPr>
            <w:szCs w:val="21"/>
            <w:rPrChange w:id="16540" w:author="David" w:date="2022-08-17T16:58:00Z">
              <w:rPr>
                <w:rFonts w:ascii="Times New Roman" w:hAnsi="Times New Roman"/>
                <w:sz w:val="24"/>
                <w:szCs w:val="24"/>
              </w:rPr>
            </w:rPrChange>
          </w:rPr>
          <w:t xml:space="preserve">Once the dolphins </w:t>
        </w:r>
        <w:proofErr w:type="gramStart"/>
        <w:r w:rsidRPr="00163DCF">
          <w:rPr>
            <w:szCs w:val="21"/>
            <w:rPrChange w:id="16541" w:author="David" w:date="2022-08-17T16:58:00Z">
              <w:rPr>
                <w:rFonts w:ascii="Times New Roman" w:hAnsi="Times New Roman"/>
                <w:sz w:val="24"/>
                <w:szCs w:val="24"/>
              </w:rPr>
            </w:rPrChange>
          </w:rPr>
          <w:t>has</w:t>
        </w:r>
        <w:proofErr w:type="gramEnd"/>
        <w:r w:rsidRPr="00163DCF">
          <w:rPr>
            <w:szCs w:val="21"/>
            <w:rPrChange w:id="16542" w:author="David" w:date="2022-08-17T16:58:00Z">
              <w:rPr>
                <w:rFonts w:ascii="Times New Roman" w:hAnsi="Times New Roman"/>
                <w:sz w:val="24"/>
                <w:szCs w:val="24"/>
              </w:rPr>
            </w:rPrChange>
          </w:rPr>
          <w:t xml:space="preserve"> consumed the bucket of gutted fish, the Monkey Mia experience was over. It was time for us to hit the road again, to journey to </w:t>
        </w:r>
        <w:proofErr w:type="spellStart"/>
        <w:r w:rsidRPr="00163DCF">
          <w:rPr>
            <w:szCs w:val="21"/>
            <w:rPrChange w:id="16543" w:author="David" w:date="2022-08-17T16:58:00Z">
              <w:rPr>
                <w:rFonts w:ascii="Times New Roman" w:hAnsi="Times New Roman"/>
                <w:sz w:val="24"/>
                <w:szCs w:val="24"/>
              </w:rPr>
            </w:rPrChange>
          </w:rPr>
          <w:t>Kalbarri</w:t>
        </w:r>
        <w:proofErr w:type="spellEnd"/>
        <w:r w:rsidRPr="00163DCF">
          <w:rPr>
            <w:szCs w:val="21"/>
            <w:rPrChange w:id="16544" w:author="David" w:date="2022-08-17T16:58:00Z">
              <w:rPr>
                <w:rFonts w:ascii="Times New Roman" w:hAnsi="Times New Roman"/>
                <w:sz w:val="24"/>
                <w:szCs w:val="24"/>
              </w:rPr>
            </w:rPrChange>
          </w:rPr>
          <w:t xml:space="preserve"> National Park. We snorkelled at many secluded beached, ending the day at the town of </w:t>
        </w:r>
        <w:proofErr w:type="spellStart"/>
        <w:r w:rsidRPr="00163DCF">
          <w:rPr>
            <w:szCs w:val="21"/>
            <w:rPrChange w:id="16545" w:author="David" w:date="2022-08-17T16:58:00Z">
              <w:rPr>
                <w:rFonts w:ascii="Times New Roman" w:hAnsi="Times New Roman"/>
                <w:sz w:val="24"/>
                <w:szCs w:val="24"/>
              </w:rPr>
            </w:rPrChange>
          </w:rPr>
          <w:t>Kalbarri</w:t>
        </w:r>
        <w:proofErr w:type="spellEnd"/>
        <w:r w:rsidRPr="00163DCF">
          <w:rPr>
            <w:szCs w:val="21"/>
            <w:rPrChange w:id="16546" w:author="David" w:date="2022-08-17T16:58:00Z">
              <w:rPr>
                <w:rFonts w:ascii="Times New Roman" w:hAnsi="Times New Roman"/>
                <w:sz w:val="24"/>
                <w:szCs w:val="24"/>
              </w:rPr>
            </w:rPrChange>
          </w:rPr>
          <w:t>. As we arrived, we were welcomed by a road sign spelling out all the town’s offerings</w:t>
        </w:r>
      </w:ins>
      <w:ins w:id="16547" w:author="Britt Collins" w:date="2021-10-06T17:07:00Z">
        <w:r w:rsidR="00EF4F4B" w:rsidRPr="00163DCF">
          <w:rPr>
            <w:szCs w:val="21"/>
            <w:rPrChange w:id="16548" w:author="David" w:date="2022-08-17T16:58:00Z">
              <w:rPr>
                <w:rFonts w:ascii="Times New Roman" w:hAnsi="Times New Roman"/>
                <w:sz w:val="24"/>
                <w:szCs w:val="24"/>
              </w:rPr>
            </w:rPrChange>
          </w:rPr>
          <w:t xml:space="preserve"> of a</w:t>
        </w:r>
      </w:ins>
      <w:ins w:id="16549" w:author="Britt Collins" w:date="2021-09-30T14:58:00Z">
        <w:r w:rsidRPr="00163DCF">
          <w:rPr>
            <w:szCs w:val="21"/>
            <w:rPrChange w:id="16550" w:author="David" w:date="2022-08-17T16:58:00Z">
              <w:rPr>
                <w:rFonts w:ascii="Times New Roman" w:hAnsi="Times New Roman"/>
                <w:sz w:val="24"/>
                <w:szCs w:val="24"/>
              </w:rPr>
            </w:rPrChange>
          </w:rPr>
          <w:t xml:space="preserve"> caravan park, a fish</w:t>
        </w:r>
      </w:ins>
      <w:ins w:id="16551" w:author="Britt Collins" w:date="2021-10-06T17:07:00Z">
        <w:r w:rsidR="00EF4F4B" w:rsidRPr="00163DCF">
          <w:rPr>
            <w:szCs w:val="21"/>
            <w:rPrChange w:id="16552" w:author="David" w:date="2022-08-17T16:58:00Z">
              <w:rPr>
                <w:rFonts w:ascii="Times New Roman" w:hAnsi="Times New Roman"/>
                <w:sz w:val="24"/>
                <w:szCs w:val="24"/>
              </w:rPr>
            </w:rPrChange>
          </w:rPr>
          <w:t>-</w:t>
        </w:r>
      </w:ins>
      <w:ins w:id="16553" w:author="Britt Collins" w:date="2021-09-30T14:58:00Z">
        <w:r w:rsidRPr="00163DCF">
          <w:rPr>
            <w:szCs w:val="21"/>
            <w:rPrChange w:id="16554" w:author="David" w:date="2022-08-17T16:58:00Z">
              <w:rPr>
                <w:rFonts w:ascii="Times New Roman" w:hAnsi="Times New Roman"/>
                <w:sz w:val="24"/>
                <w:szCs w:val="24"/>
              </w:rPr>
            </w:rPrChange>
          </w:rPr>
          <w:t>and</w:t>
        </w:r>
      </w:ins>
      <w:ins w:id="16555" w:author="Britt Collins" w:date="2021-10-06T17:07:00Z">
        <w:r w:rsidR="00EF4F4B" w:rsidRPr="00163DCF">
          <w:rPr>
            <w:szCs w:val="21"/>
            <w:rPrChange w:id="16556" w:author="David" w:date="2022-08-17T16:58:00Z">
              <w:rPr>
                <w:rFonts w:ascii="Times New Roman" w:hAnsi="Times New Roman"/>
                <w:sz w:val="24"/>
                <w:szCs w:val="24"/>
              </w:rPr>
            </w:rPrChange>
          </w:rPr>
          <w:t>-c</w:t>
        </w:r>
      </w:ins>
      <w:ins w:id="16557" w:author="Britt Collins" w:date="2021-09-30T14:58:00Z">
        <w:r w:rsidRPr="00163DCF">
          <w:rPr>
            <w:szCs w:val="21"/>
            <w:rPrChange w:id="16558" w:author="David" w:date="2022-08-17T16:58:00Z">
              <w:rPr>
                <w:rFonts w:ascii="Times New Roman" w:hAnsi="Times New Roman"/>
                <w:sz w:val="24"/>
                <w:szCs w:val="24"/>
              </w:rPr>
            </w:rPrChange>
          </w:rPr>
          <w:t xml:space="preserve">hip </w:t>
        </w:r>
        <w:proofErr w:type="gramStart"/>
        <w:r w:rsidRPr="00163DCF">
          <w:rPr>
            <w:szCs w:val="21"/>
            <w:rPrChange w:id="16559" w:author="David" w:date="2022-08-17T16:58:00Z">
              <w:rPr>
                <w:rFonts w:ascii="Times New Roman" w:hAnsi="Times New Roman"/>
                <w:sz w:val="24"/>
                <w:szCs w:val="24"/>
              </w:rPr>
            </w:rPrChange>
          </w:rPr>
          <w:t>shop</w:t>
        </w:r>
        <w:proofErr w:type="gramEnd"/>
        <w:r w:rsidRPr="00163DCF">
          <w:rPr>
            <w:szCs w:val="21"/>
            <w:rPrChange w:id="16560" w:author="David" w:date="2022-08-17T16:58:00Z">
              <w:rPr>
                <w:rFonts w:ascii="Times New Roman" w:hAnsi="Times New Roman"/>
                <w:sz w:val="24"/>
                <w:szCs w:val="24"/>
              </w:rPr>
            </w:rPrChange>
          </w:rPr>
          <w:t xml:space="preserve"> and a liquor store. </w:t>
        </w:r>
      </w:ins>
    </w:p>
    <w:p w14:paraId="26C3DD95" w14:textId="24EF4A8C" w:rsidR="006F31F6" w:rsidRPr="00163DCF" w:rsidRDefault="006F31F6">
      <w:pPr>
        <w:spacing w:line="276" w:lineRule="auto"/>
        <w:ind w:left="-5" w:right="15" w:firstLine="725"/>
        <w:rPr>
          <w:ins w:id="16561" w:author="Britt Collins" w:date="2021-09-30T14:58:00Z"/>
          <w:szCs w:val="21"/>
          <w:rPrChange w:id="16562" w:author="David" w:date="2022-08-17T16:58:00Z">
            <w:rPr>
              <w:ins w:id="16563" w:author="Britt Collins" w:date="2021-09-30T14:58:00Z"/>
              <w:rFonts w:ascii="Times New Roman" w:hAnsi="Times New Roman"/>
              <w:sz w:val="24"/>
              <w:szCs w:val="24"/>
            </w:rPr>
          </w:rPrChange>
        </w:rPr>
        <w:pPrChange w:id="16564" w:author="David" w:date="2022-08-17T17:01:00Z">
          <w:pPr>
            <w:ind w:left="-5" w:right="15"/>
          </w:pPr>
        </w:pPrChange>
      </w:pPr>
      <w:ins w:id="16565" w:author="Britt Collins" w:date="2021-09-30T14:58:00Z">
        <w:r w:rsidRPr="00163DCF">
          <w:rPr>
            <w:szCs w:val="21"/>
            <w:rPrChange w:id="16566" w:author="David" w:date="2022-08-17T16:58:00Z">
              <w:rPr>
                <w:rFonts w:ascii="Times New Roman" w:hAnsi="Times New Roman"/>
                <w:sz w:val="24"/>
                <w:szCs w:val="24"/>
              </w:rPr>
            </w:rPrChange>
          </w:rPr>
          <w:t xml:space="preserve">The next </w:t>
        </w:r>
        <w:proofErr w:type="gramStart"/>
        <w:r w:rsidRPr="00163DCF">
          <w:rPr>
            <w:szCs w:val="21"/>
            <w:rPrChange w:id="16567" w:author="David" w:date="2022-08-17T16:58:00Z">
              <w:rPr>
                <w:rFonts w:ascii="Times New Roman" w:hAnsi="Times New Roman"/>
                <w:sz w:val="24"/>
                <w:szCs w:val="24"/>
              </w:rPr>
            </w:rPrChange>
          </w:rPr>
          <w:t>morning</w:t>
        </w:r>
        <w:proofErr w:type="gramEnd"/>
        <w:r w:rsidRPr="00163DCF">
          <w:rPr>
            <w:szCs w:val="21"/>
            <w:rPrChange w:id="16568" w:author="David" w:date="2022-08-17T16:58:00Z">
              <w:rPr>
                <w:rFonts w:ascii="Times New Roman" w:hAnsi="Times New Roman"/>
                <w:sz w:val="24"/>
                <w:szCs w:val="24"/>
              </w:rPr>
            </w:rPrChange>
          </w:rPr>
          <w:t xml:space="preserve"> we headed towards Geraldton, the industrial centre of Western Australia. It felt like we were continuously overtaking multi-trailer trucks. These trucks were loaded with excavated riches from the nearby mines. They were by far the slowest thing on the road. To make reasonable time, overtaking them was our only option and an unnerving one at that. Even though the highways were long, </w:t>
        </w:r>
        <w:proofErr w:type="gramStart"/>
        <w:r w:rsidRPr="00163DCF">
          <w:rPr>
            <w:szCs w:val="21"/>
            <w:rPrChange w:id="16569" w:author="David" w:date="2022-08-17T16:58:00Z">
              <w:rPr>
                <w:rFonts w:ascii="Times New Roman" w:hAnsi="Times New Roman"/>
                <w:sz w:val="24"/>
                <w:szCs w:val="24"/>
              </w:rPr>
            </w:rPrChange>
          </w:rPr>
          <w:t>straight</w:t>
        </w:r>
        <w:proofErr w:type="gramEnd"/>
        <w:r w:rsidRPr="00163DCF">
          <w:rPr>
            <w:szCs w:val="21"/>
            <w:rPrChange w:id="16570" w:author="David" w:date="2022-08-17T16:58:00Z">
              <w:rPr>
                <w:rFonts w:ascii="Times New Roman" w:hAnsi="Times New Roman"/>
                <w:sz w:val="24"/>
                <w:szCs w:val="24"/>
              </w:rPr>
            </w:rPrChange>
          </w:rPr>
          <w:t xml:space="preserve"> and wide, the trucks took up a lot of their space. Given the number of articulations, they snaked over two lanes. My approach to overtaking was to use </w:t>
        </w:r>
        <w:proofErr w:type="gramStart"/>
        <w:r w:rsidRPr="00163DCF">
          <w:rPr>
            <w:szCs w:val="21"/>
            <w:rPrChange w:id="16571" w:author="David" w:date="2022-08-17T16:58:00Z">
              <w:rPr>
                <w:rFonts w:ascii="Times New Roman" w:hAnsi="Times New Roman"/>
                <w:sz w:val="24"/>
                <w:szCs w:val="24"/>
              </w:rPr>
            </w:rPrChange>
          </w:rPr>
          <w:t>every last</w:t>
        </w:r>
        <w:proofErr w:type="gramEnd"/>
        <w:r w:rsidRPr="00163DCF">
          <w:rPr>
            <w:szCs w:val="21"/>
            <w:rPrChange w:id="16572" w:author="David" w:date="2022-08-17T16:58:00Z">
              <w:rPr>
                <w:rFonts w:ascii="Times New Roman" w:hAnsi="Times New Roman"/>
                <w:sz w:val="24"/>
                <w:szCs w:val="24"/>
              </w:rPr>
            </w:rPrChange>
          </w:rPr>
          <w:t xml:space="preserve"> pony of the Mitsubishi's engine. If I saw a convoy of multi-trailer trucks from a distance, I was happy to approach the first truck at full speed. I would get in the truck</w:t>
        </w:r>
      </w:ins>
      <w:ins w:id="16573" w:author="Britt Collins" w:date="2021-10-06T17:08:00Z">
        <w:r w:rsidR="00EF4F4B" w:rsidRPr="00163DCF">
          <w:rPr>
            <w:szCs w:val="21"/>
            <w:rPrChange w:id="16574" w:author="David" w:date="2022-08-17T16:58:00Z">
              <w:rPr>
                <w:rFonts w:ascii="Times New Roman" w:hAnsi="Times New Roman"/>
                <w:sz w:val="24"/>
                <w:szCs w:val="24"/>
              </w:rPr>
            </w:rPrChange>
          </w:rPr>
          <w:t>’</w:t>
        </w:r>
      </w:ins>
      <w:ins w:id="16575" w:author="Britt Collins" w:date="2021-09-30T14:58:00Z">
        <w:r w:rsidRPr="00163DCF">
          <w:rPr>
            <w:szCs w:val="21"/>
            <w:rPrChange w:id="16576" w:author="David" w:date="2022-08-17T16:58:00Z">
              <w:rPr>
                <w:rFonts w:ascii="Times New Roman" w:hAnsi="Times New Roman"/>
                <w:sz w:val="24"/>
                <w:szCs w:val="24"/>
              </w:rPr>
            </w:rPrChange>
          </w:rPr>
          <w:t>s slipstream and slingshot the van into the overtaking lane. There could be more trucks than anticipated in a single convoy. God willing, there was usually a space to move our van into, if we were to approach oncoming traffic. Once in an overtaking mindset, I had little appetite for abandoning an overtaking manoeuvre. I’m sure the truck drivers didn’t want to take their foot off the gas/accelerator either, given how much time and fuel is required to get the trucks to full speed.</w:t>
        </w:r>
      </w:ins>
    </w:p>
    <w:p w14:paraId="3AFEFD1D" w14:textId="77777777" w:rsidR="00EF4F4B" w:rsidRPr="00163DCF" w:rsidRDefault="006F31F6">
      <w:pPr>
        <w:spacing w:after="10" w:line="276" w:lineRule="auto"/>
        <w:ind w:left="-5" w:right="15" w:firstLine="725"/>
        <w:rPr>
          <w:ins w:id="16577" w:author="Britt Collins" w:date="2021-10-06T17:09:00Z"/>
          <w:szCs w:val="21"/>
          <w:rPrChange w:id="16578" w:author="David" w:date="2022-08-17T16:58:00Z">
            <w:rPr>
              <w:ins w:id="16579" w:author="Britt Collins" w:date="2021-10-06T17:09:00Z"/>
              <w:rFonts w:ascii="Times New Roman" w:hAnsi="Times New Roman"/>
              <w:sz w:val="24"/>
              <w:szCs w:val="24"/>
            </w:rPr>
          </w:rPrChange>
        </w:rPr>
        <w:pPrChange w:id="16580" w:author="David" w:date="2022-08-17T17:01:00Z">
          <w:pPr>
            <w:spacing w:after="10" w:line="480" w:lineRule="auto"/>
            <w:ind w:left="-5" w:right="15" w:firstLine="725"/>
          </w:pPr>
        </w:pPrChange>
      </w:pPr>
      <w:ins w:id="16581" w:author="Britt Collins" w:date="2021-09-30T14:58:00Z">
        <w:r w:rsidRPr="00163DCF">
          <w:rPr>
            <w:szCs w:val="21"/>
            <w:rPrChange w:id="16582" w:author="David" w:date="2022-08-17T16:58:00Z">
              <w:rPr>
                <w:rFonts w:ascii="Times New Roman" w:hAnsi="Times New Roman"/>
                <w:sz w:val="24"/>
                <w:szCs w:val="24"/>
              </w:rPr>
            </w:rPrChange>
          </w:rPr>
          <w:t>There weren’t any incidents as we successfully overtook many trucks on the journey to Nambung. My driving was criticized many times by the backseat drivers in the van. In fairness</w:t>
        </w:r>
      </w:ins>
      <w:ins w:id="16583" w:author="Britt Collins" w:date="2021-10-06T17:08:00Z">
        <w:r w:rsidR="00EF4F4B" w:rsidRPr="00163DCF">
          <w:rPr>
            <w:szCs w:val="21"/>
            <w:rPrChange w:id="16584" w:author="David" w:date="2022-08-17T16:58:00Z">
              <w:rPr>
                <w:rFonts w:ascii="Times New Roman" w:hAnsi="Times New Roman"/>
                <w:sz w:val="24"/>
                <w:szCs w:val="24"/>
              </w:rPr>
            </w:rPrChange>
          </w:rPr>
          <w:t>,</w:t>
        </w:r>
      </w:ins>
      <w:ins w:id="16585" w:author="Britt Collins" w:date="2021-09-30T14:58:00Z">
        <w:r w:rsidRPr="00163DCF">
          <w:rPr>
            <w:szCs w:val="21"/>
            <w:rPrChange w:id="16586" w:author="David" w:date="2022-08-17T16:58:00Z">
              <w:rPr>
                <w:rFonts w:ascii="Times New Roman" w:hAnsi="Times New Roman"/>
                <w:sz w:val="24"/>
                <w:szCs w:val="24"/>
              </w:rPr>
            </w:rPrChange>
          </w:rPr>
          <w:t xml:space="preserve"> I did take the van a touch above the speed limit when the road was clear. It was in Nambung that we saw a small-scale equivalent of</w:t>
        </w:r>
      </w:ins>
      <w:ins w:id="16587" w:author="Britt Collins" w:date="2021-10-06T17:09:00Z">
        <w:r w:rsidR="00EF4F4B" w:rsidRPr="00163DCF">
          <w:rPr>
            <w:szCs w:val="21"/>
            <w:rPrChange w:id="16588" w:author="David" w:date="2022-08-17T16:58:00Z">
              <w:rPr>
                <w:rFonts w:ascii="Times New Roman" w:hAnsi="Times New Roman"/>
                <w:sz w:val="24"/>
                <w:szCs w:val="24"/>
              </w:rPr>
            </w:rPrChange>
          </w:rPr>
          <w:t xml:space="preserve"> </w:t>
        </w:r>
      </w:ins>
      <w:ins w:id="16589" w:author="Britt Collins" w:date="2021-09-30T14:58:00Z">
        <w:r w:rsidRPr="00163DCF">
          <w:rPr>
            <w:szCs w:val="21"/>
            <w:rPrChange w:id="16590" w:author="David" w:date="2022-08-17T16:58:00Z">
              <w:rPr>
                <w:rFonts w:ascii="Times New Roman" w:hAnsi="Times New Roman"/>
                <w:sz w:val="24"/>
                <w:szCs w:val="24"/>
              </w:rPr>
            </w:rPrChange>
          </w:rPr>
          <w:t xml:space="preserve">Stonehenge. The sand monoliths made for interesting, subjective viewing. </w:t>
        </w:r>
      </w:ins>
    </w:p>
    <w:p w14:paraId="16ED273E" w14:textId="77777777" w:rsidR="00947741" w:rsidRPr="00163DCF" w:rsidRDefault="00EF4F4B">
      <w:pPr>
        <w:spacing w:after="10" w:line="276" w:lineRule="auto"/>
        <w:ind w:left="-5" w:right="15" w:firstLine="725"/>
        <w:rPr>
          <w:ins w:id="16591" w:author="Britt Collins" w:date="2021-10-06T17:09:00Z"/>
          <w:szCs w:val="21"/>
          <w:rPrChange w:id="16592" w:author="David" w:date="2022-08-17T16:58:00Z">
            <w:rPr>
              <w:ins w:id="16593" w:author="Britt Collins" w:date="2021-10-06T17:09:00Z"/>
              <w:rFonts w:ascii="Times New Roman" w:hAnsi="Times New Roman"/>
              <w:sz w:val="24"/>
              <w:szCs w:val="24"/>
            </w:rPr>
          </w:rPrChange>
        </w:rPr>
        <w:pPrChange w:id="16594" w:author="David" w:date="2022-08-17T17:01:00Z">
          <w:pPr>
            <w:spacing w:after="10" w:line="480" w:lineRule="auto"/>
            <w:ind w:left="-5" w:right="15" w:firstLine="725"/>
          </w:pPr>
        </w:pPrChange>
      </w:pPr>
      <w:ins w:id="16595" w:author="Britt Collins" w:date="2021-10-06T17:09:00Z">
        <w:r w:rsidRPr="00163DCF">
          <w:rPr>
            <w:szCs w:val="21"/>
            <w:rPrChange w:id="16596" w:author="David" w:date="2022-08-17T16:58:00Z">
              <w:rPr>
                <w:rFonts w:ascii="Times New Roman" w:hAnsi="Times New Roman"/>
                <w:sz w:val="24"/>
                <w:szCs w:val="24"/>
              </w:rPr>
            </w:rPrChange>
          </w:rPr>
          <w:t>“</w:t>
        </w:r>
      </w:ins>
      <w:ins w:id="16597" w:author="Britt Collins" w:date="2021-09-30T14:58:00Z">
        <w:r w:rsidR="006F31F6" w:rsidRPr="00163DCF">
          <w:rPr>
            <w:szCs w:val="21"/>
            <w:rPrChange w:id="16598" w:author="David" w:date="2022-08-17T16:58:00Z">
              <w:rPr>
                <w:rFonts w:ascii="Times New Roman" w:hAnsi="Times New Roman"/>
                <w:sz w:val="24"/>
                <w:szCs w:val="24"/>
              </w:rPr>
            </w:rPrChange>
          </w:rPr>
          <w:t>Look at that one, it looks like Rabbit ears,</w:t>
        </w:r>
      </w:ins>
      <w:ins w:id="16599" w:author="Britt Collins" w:date="2021-10-06T17:09:00Z">
        <w:r w:rsidRPr="00163DCF">
          <w:rPr>
            <w:szCs w:val="21"/>
            <w:rPrChange w:id="16600" w:author="David" w:date="2022-08-17T16:58:00Z">
              <w:rPr>
                <w:rFonts w:ascii="Times New Roman" w:hAnsi="Times New Roman"/>
                <w:sz w:val="24"/>
                <w:szCs w:val="24"/>
              </w:rPr>
            </w:rPrChange>
          </w:rPr>
          <w:t>”</w:t>
        </w:r>
      </w:ins>
      <w:ins w:id="16601" w:author="Britt Collins" w:date="2021-09-30T14:58:00Z">
        <w:r w:rsidR="006F31F6" w:rsidRPr="00163DCF">
          <w:rPr>
            <w:szCs w:val="21"/>
            <w:rPrChange w:id="16602" w:author="David" w:date="2022-08-17T16:58:00Z">
              <w:rPr>
                <w:rFonts w:ascii="Times New Roman" w:hAnsi="Times New Roman"/>
                <w:sz w:val="24"/>
                <w:szCs w:val="24"/>
              </w:rPr>
            </w:rPrChange>
          </w:rPr>
          <w:t xml:space="preserve"> I shouted. Most looked like giant petrified bogies. With so many of these human size abominations, it made for an absurd amount of funny photographic moments. We succeeded in imitating the bogey-like sand monoliths.</w:t>
        </w:r>
      </w:ins>
    </w:p>
    <w:p w14:paraId="0C2E9005" w14:textId="3A31DBFF" w:rsidR="006F31F6" w:rsidRPr="00163DCF" w:rsidRDefault="006F31F6">
      <w:pPr>
        <w:spacing w:after="10" w:line="276" w:lineRule="auto"/>
        <w:ind w:left="-5" w:right="15" w:firstLine="725"/>
        <w:rPr>
          <w:ins w:id="16603" w:author="Britt Collins" w:date="2021-09-30T14:58:00Z"/>
          <w:szCs w:val="21"/>
          <w:rPrChange w:id="16604" w:author="David" w:date="2022-08-17T16:58:00Z">
            <w:rPr>
              <w:ins w:id="16605" w:author="Britt Collins" w:date="2021-09-30T14:58:00Z"/>
              <w:rFonts w:ascii="Times New Roman" w:hAnsi="Times New Roman"/>
              <w:sz w:val="24"/>
              <w:szCs w:val="24"/>
            </w:rPr>
          </w:rPrChange>
        </w:rPr>
        <w:pPrChange w:id="16606" w:author="David" w:date="2022-08-17T17:01:00Z">
          <w:pPr>
            <w:ind w:left="-5" w:right="15"/>
          </w:pPr>
        </w:pPrChange>
      </w:pPr>
      <w:ins w:id="16607" w:author="Britt Collins" w:date="2021-09-30T14:58:00Z">
        <w:r w:rsidRPr="00163DCF">
          <w:rPr>
            <w:szCs w:val="21"/>
            <w:rPrChange w:id="16608" w:author="David" w:date="2022-08-17T16:58:00Z">
              <w:rPr>
                <w:rFonts w:ascii="Times New Roman" w:hAnsi="Times New Roman"/>
                <w:sz w:val="24"/>
                <w:szCs w:val="24"/>
              </w:rPr>
            </w:rPrChange>
          </w:rPr>
          <w:t>We had a long journey ahead, clocking up nearly 12 hours of drive time to reach arguably our finest location, Margaret River</w:t>
        </w:r>
      </w:ins>
      <w:ins w:id="16609" w:author="Britt Collins" w:date="2021-10-06T17:09:00Z">
        <w:r w:rsidR="00947741" w:rsidRPr="00163DCF">
          <w:rPr>
            <w:szCs w:val="21"/>
            <w:rPrChange w:id="16610" w:author="David" w:date="2022-08-17T16:58:00Z">
              <w:rPr>
                <w:rFonts w:ascii="Times New Roman" w:hAnsi="Times New Roman"/>
                <w:sz w:val="24"/>
                <w:szCs w:val="24"/>
              </w:rPr>
            </w:rPrChange>
          </w:rPr>
          <w:t>, w</w:t>
        </w:r>
      </w:ins>
      <w:ins w:id="16611" w:author="Britt Collins" w:date="2021-10-06T17:10:00Z">
        <w:r w:rsidR="00947741" w:rsidRPr="00163DCF">
          <w:rPr>
            <w:szCs w:val="21"/>
            <w:rPrChange w:id="16612" w:author="David" w:date="2022-08-17T16:58:00Z">
              <w:rPr>
                <w:rFonts w:ascii="Times New Roman" w:hAnsi="Times New Roman"/>
                <w:sz w:val="24"/>
                <w:szCs w:val="24"/>
              </w:rPr>
            </w:rPrChange>
          </w:rPr>
          <w:t>hich</w:t>
        </w:r>
      </w:ins>
      <w:ins w:id="16613" w:author="Britt Collins" w:date="2021-09-30T14:58:00Z">
        <w:r w:rsidRPr="00163DCF">
          <w:rPr>
            <w:szCs w:val="21"/>
            <w:rPrChange w:id="16614" w:author="David" w:date="2022-08-17T16:58:00Z">
              <w:rPr>
                <w:rFonts w:ascii="Times New Roman" w:hAnsi="Times New Roman"/>
                <w:sz w:val="24"/>
                <w:szCs w:val="24"/>
              </w:rPr>
            </w:rPrChange>
          </w:rPr>
          <w:t xml:space="preserve"> covers a large area</w:t>
        </w:r>
      </w:ins>
      <w:ins w:id="16615" w:author="Britt Collins" w:date="2021-10-06T17:20:00Z">
        <w:r w:rsidR="00947741" w:rsidRPr="00163DCF">
          <w:rPr>
            <w:b/>
            <w:szCs w:val="21"/>
            <w:rPrChange w:id="16616" w:author="David" w:date="2022-08-17T16:58:00Z">
              <w:rPr>
                <w:rFonts w:ascii="Times New Roman" w:hAnsi="Times New Roman"/>
                <w:sz w:val="24"/>
                <w:szCs w:val="24"/>
              </w:rPr>
            </w:rPrChange>
          </w:rPr>
          <w:t xml:space="preserve">, </w:t>
        </w:r>
      </w:ins>
      <w:ins w:id="16617" w:author="Britt Collins" w:date="2021-10-06T17:23:00Z">
        <w:r w:rsidR="0076585A" w:rsidRPr="00163DCF">
          <w:rPr>
            <w:b/>
            <w:szCs w:val="21"/>
            <w:rPrChange w:id="16618" w:author="David" w:date="2022-08-17T16:58:00Z">
              <w:rPr>
                <w:rFonts w:ascii="Times New Roman" w:hAnsi="Times New Roman"/>
                <w:b/>
                <w:sz w:val="24"/>
                <w:szCs w:val="24"/>
              </w:rPr>
            </w:rPrChange>
          </w:rPr>
          <w:t>famous</w:t>
        </w:r>
      </w:ins>
      <w:ins w:id="16619" w:author="Britt Collins" w:date="2021-10-06T17:20:00Z">
        <w:r w:rsidR="0076585A" w:rsidRPr="00163DCF">
          <w:rPr>
            <w:b/>
            <w:szCs w:val="21"/>
            <w:rPrChange w:id="16620" w:author="David" w:date="2022-08-17T16:58:00Z">
              <w:rPr>
                <w:rFonts w:ascii="Times New Roman" w:hAnsi="Times New Roman"/>
                <w:sz w:val="24"/>
                <w:szCs w:val="24"/>
              </w:rPr>
            </w:rPrChange>
          </w:rPr>
          <w:t xml:space="preserve"> </w:t>
        </w:r>
      </w:ins>
      <w:ins w:id="16621" w:author="Britt Collins" w:date="2021-10-06T17:23:00Z">
        <w:r w:rsidR="0076585A" w:rsidRPr="00163DCF">
          <w:rPr>
            <w:b/>
            <w:szCs w:val="21"/>
            <w:rPrChange w:id="16622" w:author="David" w:date="2022-08-17T16:58:00Z">
              <w:rPr>
                <w:rFonts w:ascii="Times New Roman" w:hAnsi="Times New Roman"/>
                <w:b/>
                <w:sz w:val="24"/>
                <w:szCs w:val="24"/>
              </w:rPr>
            </w:rPrChange>
          </w:rPr>
          <w:t>for its st</w:t>
        </w:r>
      </w:ins>
      <w:ins w:id="16623" w:author="Britt Collins" w:date="2021-10-06T17:24:00Z">
        <w:r w:rsidR="0076585A" w:rsidRPr="00163DCF">
          <w:rPr>
            <w:b/>
            <w:szCs w:val="21"/>
            <w:rPrChange w:id="16624" w:author="David" w:date="2022-08-17T16:58:00Z">
              <w:rPr>
                <w:rFonts w:ascii="Times New Roman" w:hAnsi="Times New Roman"/>
                <w:b/>
                <w:sz w:val="24"/>
                <w:szCs w:val="24"/>
              </w:rPr>
            </w:rPrChange>
          </w:rPr>
          <w:t>unningly</w:t>
        </w:r>
      </w:ins>
      <w:ins w:id="16625" w:author="Britt Collins" w:date="2021-10-06T17:20:00Z">
        <w:r w:rsidR="0076585A" w:rsidRPr="00163DCF">
          <w:rPr>
            <w:b/>
            <w:szCs w:val="21"/>
            <w:rPrChange w:id="16626" w:author="David" w:date="2022-08-17T16:58:00Z">
              <w:rPr>
                <w:rFonts w:ascii="Times New Roman" w:hAnsi="Times New Roman"/>
                <w:sz w:val="24"/>
                <w:szCs w:val="24"/>
              </w:rPr>
            </w:rPrChange>
          </w:rPr>
          <w:t xml:space="preserve"> rugged coastline</w:t>
        </w:r>
      </w:ins>
      <w:ins w:id="16627" w:author="Britt Collins" w:date="2021-10-06T17:24:00Z">
        <w:r w:rsidR="0076585A" w:rsidRPr="00163DCF">
          <w:rPr>
            <w:b/>
            <w:szCs w:val="21"/>
            <w:rPrChange w:id="16628" w:author="David" w:date="2022-08-17T16:58:00Z">
              <w:rPr>
                <w:rFonts w:ascii="Times New Roman" w:hAnsi="Times New Roman"/>
                <w:b/>
                <w:sz w:val="24"/>
                <w:szCs w:val="24"/>
              </w:rPr>
            </w:rPrChange>
          </w:rPr>
          <w:t xml:space="preserve"> and vineyards</w:t>
        </w:r>
      </w:ins>
      <w:ins w:id="16629" w:author="Britt Collins" w:date="2021-09-30T14:58:00Z">
        <w:r w:rsidRPr="00163DCF">
          <w:rPr>
            <w:b/>
            <w:szCs w:val="21"/>
            <w:rPrChange w:id="16630" w:author="David" w:date="2022-08-17T16:58:00Z">
              <w:rPr>
                <w:rFonts w:ascii="Times New Roman" w:hAnsi="Times New Roman"/>
                <w:sz w:val="24"/>
                <w:szCs w:val="24"/>
              </w:rPr>
            </w:rPrChange>
          </w:rPr>
          <w:t>.</w:t>
        </w:r>
        <w:r w:rsidRPr="00163DCF">
          <w:rPr>
            <w:szCs w:val="21"/>
            <w:rPrChange w:id="16631" w:author="David" w:date="2022-08-17T16:58:00Z">
              <w:rPr>
                <w:rFonts w:ascii="Times New Roman" w:hAnsi="Times New Roman"/>
                <w:sz w:val="24"/>
                <w:szCs w:val="24"/>
              </w:rPr>
            </w:rPrChange>
          </w:rPr>
          <w:t xml:space="preserve"> The town is humble and bohemian</w:t>
        </w:r>
      </w:ins>
      <w:ins w:id="16632" w:author="Britt Collins" w:date="2021-10-06T17:21:00Z">
        <w:r w:rsidR="0076585A" w:rsidRPr="00163DCF">
          <w:rPr>
            <w:szCs w:val="21"/>
            <w:rPrChange w:id="16633" w:author="David" w:date="2022-08-17T16:58:00Z">
              <w:rPr>
                <w:rFonts w:ascii="Times New Roman" w:hAnsi="Times New Roman"/>
                <w:sz w:val="24"/>
                <w:szCs w:val="24"/>
              </w:rPr>
            </w:rPrChange>
          </w:rPr>
          <w:t xml:space="preserve">, dotted with </w:t>
        </w:r>
      </w:ins>
      <w:ins w:id="16634" w:author="Britt Collins" w:date="2021-10-06T17:24:00Z">
        <w:r w:rsidR="0076585A" w:rsidRPr="00163DCF">
          <w:rPr>
            <w:szCs w:val="21"/>
            <w:rPrChange w:id="16635" w:author="David" w:date="2022-08-17T16:58:00Z">
              <w:rPr>
                <w:rFonts w:ascii="Times New Roman" w:hAnsi="Times New Roman"/>
                <w:sz w:val="24"/>
                <w:szCs w:val="24"/>
              </w:rPr>
            </w:rPrChange>
          </w:rPr>
          <w:t>wi</w:t>
        </w:r>
      </w:ins>
      <w:ins w:id="16636" w:author="Britt Collins" w:date="2021-10-06T17:25:00Z">
        <w:r w:rsidR="0076585A" w:rsidRPr="00163DCF">
          <w:rPr>
            <w:szCs w:val="21"/>
            <w:rPrChange w:id="16637" w:author="David" w:date="2022-08-17T16:58:00Z">
              <w:rPr>
                <w:rFonts w:ascii="Times New Roman" w:hAnsi="Times New Roman"/>
                <w:sz w:val="24"/>
                <w:szCs w:val="24"/>
              </w:rPr>
            </w:rPrChange>
          </w:rPr>
          <w:t xml:space="preserve">neries and </w:t>
        </w:r>
      </w:ins>
      <w:ins w:id="16638" w:author="Britt Collins" w:date="2021-10-06T17:21:00Z">
        <w:r w:rsidR="0076585A" w:rsidRPr="00163DCF">
          <w:rPr>
            <w:szCs w:val="21"/>
            <w:rPrChange w:id="16639" w:author="David" w:date="2022-08-17T16:58:00Z">
              <w:rPr>
                <w:rFonts w:ascii="Times New Roman" w:hAnsi="Times New Roman"/>
                <w:sz w:val="24"/>
                <w:szCs w:val="24"/>
              </w:rPr>
            </w:rPrChange>
          </w:rPr>
          <w:t>b</w:t>
        </w:r>
      </w:ins>
      <w:ins w:id="16640" w:author="Britt Collins" w:date="2021-09-30T14:58:00Z">
        <w:r w:rsidRPr="00163DCF">
          <w:rPr>
            <w:szCs w:val="21"/>
            <w:rPrChange w:id="16641" w:author="David" w:date="2022-08-17T16:58:00Z">
              <w:rPr>
                <w:rFonts w:ascii="Times New Roman" w:hAnsi="Times New Roman"/>
                <w:sz w:val="24"/>
                <w:szCs w:val="24"/>
              </w:rPr>
            </w:rPrChange>
          </w:rPr>
          <w:t>usinesses sell</w:t>
        </w:r>
      </w:ins>
      <w:ins w:id="16642" w:author="Britt Collins" w:date="2021-10-06T17:21:00Z">
        <w:r w:rsidR="0076585A" w:rsidRPr="00163DCF">
          <w:rPr>
            <w:szCs w:val="21"/>
            <w:rPrChange w:id="16643" w:author="David" w:date="2022-08-17T16:58:00Z">
              <w:rPr>
                <w:rFonts w:ascii="Times New Roman" w:hAnsi="Times New Roman"/>
                <w:sz w:val="24"/>
                <w:szCs w:val="24"/>
              </w:rPr>
            </w:rPrChange>
          </w:rPr>
          <w:t>ing</w:t>
        </w:r>
      </w:ins>
      <w:ins w:id="16644" w:author="Britt Collins" w:date="2021-09-30T14:58:00Z">
        <w:r w:rsidRPr="00163DCF">
          <w:rPr>
            <w:szCs w:val="21"/>
            <w:rPrChange w:id="16645" w:author="David" w:date="2022-08-17T16:58:00Z">
              <w:rPr>
                <w:rFonts w:ascii="Times New Roman" w:hAnsi="Times New Roman"/>
                <w:sz w:val="24"/>
                <w:szCs w:val="24"/>
              </w:rPr>
            </w:rPrChange>
          </w:rPr>
          <w:t xml:space="preserve"> </w:t>
        </w:r>
        <w:proofErr w:type="gramStart"/>
        <w:r w:rsidRPr="00163DCF">
          <w:rPr>
            <w:szCs w:val="21"/>
            <w:rPrChange w:id="16646" w:author="David" w:date="2022-08-17T16:58:00Z">
              <w:rPr>
                <w:rFonts w:ascii="Times New Roman" w:hAnsi="Times New Roman"/>
                <w:sz w:val="24"/>
                <w:szCs w:val="24"/>
              </w:rPr>
            </w:rPrChange>
          </w:rPr>
          <w:t>organically</w:t>
        </w:r>
      </w:ins>
      <w:ins w:id="16647" w:author="Britt Collins" w:date="2021-10-06T17:10:00Z">
        <w:r w:rsidR="00947741" w:rsidRPr="00163DCF">
          <w:rPr>
            <w:szCs w:val="21"/>
            <w:rPrChange w:id="16648" w:author="David" w:date="2022-08-17T16:58:00Z">
              <w:rPr>
                <w:rFonts w:ascii="Times New Roman" w:hAnsi="Times New Roman"/>
                <w:sz w:val="24"/>
                <w:szCs w:val="24"/>
              </w:rPr>
            </w:rPrChange>
          </w:rPr>
          <w:t>-</w:t>
        </w:r>
      </w:ins>
      <w:ins w:id="16649" w:author="Britt Collins" w:date="2021-09-30T14:58:00Z">
        <w:r w:rsidRPr="00163DCF">
          <w:rPr>
            <w:szCs w:val="21"/>
            <w:rPrChange w:id="16650" w:author="David" w:date="2022-08-17T16:58:00Z">
              <w:rPr>
                <w:rFonts w:ascii="Times New Roman" w:hAnsi="Times New Roman"/>
                <w:sz w:val="24"/>
                <w:szCs w:val="24"/>
              </w:rPr>
            </w:rPrChange>
          </w:rPr>
          <w:t>grown</w:t>
        </w:r>
        <w:proofErr w:type="gramEnd"/>
        <w:r w:rsidRPr="00163DCF">
          <w:rPr>
            <w:szCs w:val="21"/>
            <w:rPrChange w:id="16651" w:author="David" w:date="2022-08-17T16:58:00Z">
              <w:rPr>
                <w:rFonts w:ascii="Times New Roman" w:hAnsi="Times New Roman"/>
                <w:sz w:val="24"/>
                <w:szCs w:val="24"/>
              </w:rPr>
            </w:rPrChange>
          </w:rPr>
          <w:t xml:space="preserve"> produce, surfing equipment and artisan coffee. Matthew, </w:t>
        </w:r>
        <w:proofErr w:type="gramStart"/>
        <w:r w:rsidRPr="00163DCF">
          <w:rPr>
            <w:szCs w:val="21"/>
            <w:rPrChange w:id="16652" w:author="David" w:date="2022-08-17T16:58:00Z">
              <w:rPr>
                <w:rFonts w:ascii="Times New Roman" w:hAnsi="Times New Roman"/>
                <w:sz w:val="24"/>
                <w:szCs w:val="24"/>
              </w:rPr>
            </w:rPrChange>
          </w:rPr>
          <w:t>Kris</w:t>
        </w:r>
        <w:proofErr w:type="gramEnd"/>
        <w:r w:rsidRPr="00163DCF">
          <w:rPr>
            <w:szCs w:val="21"/>
            <w:rPrChange w:id="16653" w:author="David" w:date="2022-08-17T16:58:00Z">
              <w:rPr>
                <w:rFonts w:ascii="Times New Roman" w:hAnsi="Times New Roman"/>
                <w:sz w:val="24"/>
                <w:szCs w:val="24"/>
              </w:rPr>
            </w:rPrChange>
          </w:rPr>
          <w:t xml:space="preserve"> and I did some window shopping. We were pleasantly surprised to see a travel</w:t>
        </w:r>
      </w:ins>
      <w:ins w:id="16654" w:author="Britt Collins" w:date="2021-10-06T17:10:00Z">
        <w:r w:rsidR="00947741" w:rsidRPr="00163DCF">
          <w:rPr>
            <w:szCs w:val="21"/>
            <w:rPrChange w:id="16655" w:author="David" w:date="2022-08-17T16:58:00Z">
              <w:rPr>
                <w:rFonts w:ascii="Times New Roman" w:hAnsi="Times New Roman"/>
                <w:sz w:val="24"/>
                <w:szCs w:val="24"/>
              </w:rPr>
            </w:rPrChange>
          </w:rPr>
          <w:t xml:space="preserve"> </w:t>
        </w:r>
      </w:ins>
      <w:ins w:id="16656" w:author="Britt Collins" w:date="2021-09-30T14:58:00Z">
        <w:r w:rsidRPr="00163DCF">
          <w:rPr>
            <w:szCs w:val="21"/>
            <w:rPrChange w:id="16657" w:author="David" w:date="2022-08-17T16:58:00Z">
              <w:rPr>
                <w:rFonts w:ascii="Times New Roman" w:hAnsi="Times New Roman"/>
                <w:sz w:val="24"/>
                <w:szCs w:val="24"/>
              </w:rPr>
            </w:rPrChange>
          </w:rPr>
          <w:t xml:space="preserve">agency offering many cycling trips and found ‘Sip </w:t>
        </w:r>
      </w:ins>
      <w:ins w:id="16658" w:author="Britt Collins" w:date="2021-10-06T17:10:00Z">
        <w:r w:rsidR="00947741" w:rsidRPr="00163DCF">
          <w:rPr>
            <w:szCs w:val="21"/>
            <w:rPrChange w:id="16659" w:author="David" w:date="2022-08-17T16:58:00Z">
              <w:rPr>
                <w:rFonts w:ascii="Times New Roman" w:hAnsi="Times New Roman"/>
                <w:sz w:val="24"/>
                <w:szCs w:val="24"/>
              </w:rPr>
            </w:rPrChange>
          </w:rPr>
          <w:t>’</w:t>
        </w:r>
      </w:ins>
      <w:ins w:id="16660" w:author="Britt Collins" w:date="2021-09-30T14:58:00Z">
        <w:r w:rsidRPr="00163DCF">
          <w:rPr>
            <w:szCs w:val="21"/>
            <w:rPrChange w:id="16661" w:author="David" w:date="2022-08-17T16:58:00Z">
              <w:rPr>
                <w:rFonts w:ascii="Times New Roman" w:hAnsi="Times New Roman"/>
                <w:sz w:val="24"/>
                <w:szCs w:val="24"/>
              </w:rPr>
            </w:rPrChange>
          </w:rPr>
          <w:t xml:space="preserve">n Cycle Winery Tour’. The region is famous for its wines. On paper the tour didn’t seem like the safest of excursions. An appropriate </w:t>
        </w:r>
        <w:r w:rsidRPr="00163DCF">
          <w:rPr>
            <w:szCs w:val="21"/>
            <w:rPrChange w:id="16662" w:author="David" w:date="2022-08-17T16:58:00Z">
              <w:rPr>
                <w:rFonts w:ascii="Times New Roman" w:hAnsi="Times New Roman"/>
                <w:sz w:val="24"/>
                <w:szCs w:val="24"/>
              </w:rPr>
            </w:rPrChange>
          </w:rPr>
          <w:lastRenderedPageBreak/>
          <w:t xml:space="preserve">exercise after a glass of the grapes is a </w:t>
        </w:r>
        <w:proofErr w:type="spellStart"/>
        <w:r w:rsidRPr="00163DCF">
          <w:rPr>
            <w:szCs w:val="21"/>
            <w:rPrChange w:id="16663" w:author="David" w:date="2022-08-17T16:58:00Z">
              <w:rPr>
                <w:rFonts w:ascii="Times New Roman" w:hAnsi="Times New Roman"/>
                <w:sz w:val="24"/>
                <w:szCs w:val="24"/>
              </w:rPr>
            </w:rPrChange>
          </w:rPr>
          <w:t>boogie</w:t>
        </w:r>
        <w:proofErr w:type="spellEnd"/>
        <w:r w:rsidRPr="00163DCF">
          <w:rPr>
            <w:szCs w:val="21"/>
            <w:rPrChange w:id="16664" w:author="David" w:date="2022-08-17T16:58:00Z">
              <w:rPr>
                <w:rFonts w:ascii="Times New Roman" w:hAnsi="Times New Roman"/>
                <w:sz w:val="24"/>
                <w:szCs w:val="24"/>
              </w:rPr>
            </w:rPrChange>
          </w:rPr>
          <w:t xml:space="preserve"> on the dancefloor, not a bike ride. Having been sat in the driver’s seat of the van for 12 hours, any excuse to move my legs was welcomed. We donned our silver helmets, </w:t>
        </w:r>
        <w:proofErr w:type="spellStart"/>
        <w:r w:rsidRPr="00163DCF">
          <w:rPr>
            <w:szCs w:val="21"/>
            <w:rPrChange w:id="16665" w:author="David" w:date="2022-08-17T16:58:00Z">
              <w:rPr>
                <w:rFonts w:ascii="Times New Roman" w:hAnsi="Times New Roman"/>
                <w:sz w:val="24"/>
                <w:szCs w:val="24"/>
              </w:rPr>
            </w:rPrChange>
          </w:rPr>
          <w:t>sunnies</w:t>
        </w:r>
        <w:proofErr w:type="spellEnd"/>
        <w:r w:rsidRPr="00163DCF">
          <w:rPr>
            <w:szCs w:val="21"/>
            <w:rPrChange w:id="16666" w:author="David" w:date="2022-08-17T16:58:00Z">
              <w:rPr>
                <w:rFonts w:ascii="Times New Roman" w:hAnsi="Times New Roman"/>
                <w:sz w:val="24"/>
                <w:szCs w:val="24"/>
              </w:rPr>
            </w:rPrChange>
          </w:rPr>
          <w:t xml:space="preserve"> and grabbed our hire bikes for the Sip </w:t>
        </w:r>
      </w:ins>
      <w:ins w:id="16667" w:author="Britt Collins" w:date="2021-10-06T17:10:00Z">
        <w:r w:rsidR="00947741" w:rsidRPr="00163DCF">
          <w:rPr>
            <w:szCs w:val="21"/>
            <w:rPrChange w:id="16668" w:author="David" w:date="2022-08-17T16:58:00Z">
              <w:rPr>
                <w:rFonts w:ascii="Times New Roman" w:hAnsi="Times New Roman"/>
                <w:sz w:val="24"/>
                <w:szCs w:val="24"/>
              </w:rPr>
            </w:rPrChange>
          </w:rPr>
          <w:t>’</w:t>
        </w:r>
      </w:ins>
      <w:ins w:id="16669" w:author="Britt Collins" w:date="2021-09-30T14:58:00Z">
        <w:r w:rsidRPr="00163DCF">
          <w:rPr>
            <w:szCs w:val="21"/>
            <w:rPrChange w:id="16670" w:author="David" w:date="2022-08-17T16:58:00Z">
              <w:rPr>
                <w:rFonts w:ascii="Times New Roman" w:hAnsi="Times New Roman"/>
                <w:sz w:val="24"/>
                <w:szCs w:val="24"/>
              </w:rPr>
            </w:rPrChange>
          </w:rPr>
          <w:t>n Cycle.</w:t>
        </w:r>
      </w:ins>
    </w:p>
    <w:p w14:paraId="4E64CBFF" w14:textId="39AE9E26" w:rsidR="006F31F6" w:rsidRPr="00163DCF" w:rsidRDefault="006F31F6">
      <w:pPr>
        <w:spacing w:after="10" w:line="276" w:lineRule="auto"/>
        <w:ind w:left="-5" w:right="15" w:firstLine="725"/>
        <w:rPr>
          <w:ins w:id="16671" w:author="Britt Collins" w:date="2021-09-30T14:58:00Z"/>
          <w:szCs w:val="21"/>
          <w:rPrChange w:id="16672" w:author="David" w:date="2022-08-17T16:58:00Z">
            <w:rPr>
              <w:ins w:id="16673" w:author="Britt Collins" w:date="2021-09-30T14:58:00Z"/>
              <w:rFonts w:ascii="Times New Roman" w:hAnsi="Times New Roman"/>
              <w:sz w:val="24"/>
              <w:szCs w:val="24"/>
            </w:rPr>
          </w:rPrChange>
        </w:rPr>
        <w:pPrChange w:id="16674" w:author="David" w:date="2022-08-17T17:01:00Z">
          <w:pPr>
            <w:ind w:left="-5" w:right="15"/>
          </w:pPr>
        </w:pPrChange>
      </w:pPr>
      <w:ins w:id="16675" w:author="Britt Collins" w:date="2021-09-30T14:58:00Z">
        <w:r w:rsidRPr="00163DCF">
          <w:rPr>
            <w:szCs w:val="21"/>
            <w:rPrChange w:id="16676" w:author="David" w:date="2022-08-17T16:58:00Z">
              <w:rPr>
                <w:rFonts w:ascii="Times New Roman" w:hAnsi="Times New Roman"/>
                <w:sz w:val="24"/>
                <w:szCs w:val="24"/>
              </w:rPr>
            </w:rPrChange>
          </w:rPr>
          <w:t xml:space="preserve">The pace of the bike riding was relaxed. The 18km of trails was as flat as </w:t>
        </w:r>
      </w:ins>
      <w:ins w:id="16677" w:author="Britt Collins" w:date="2021-10-06T17:11:00Z">
        <w:r w:rsidR="00947741" w:rsidRPr="00163DCF">
          <w:rPr>
            <w:szCs w:val="21"/>
            <w:rPrChange w:id="16678" w:author="David" w:date="2022-08-17T16:58:00Z">
              <w:rPr>
                <w:rFonts w:ascii="Times New Roman" w:hAnsi="Times New Roman"/>
                <w:sz w:val="24"/>
                <w:szCs w:val="24"/>
              </w:rPr>
            </w:rPrChange>
          </w:rPr>
          <w:t>pancakes</w:t>
        </w:r>
      </w:ins>
      <w:ins w:id="16679" w:author="Britt Collins" w:date="2021-09-30T14:58:00Z">
        <w:r w:rsidRPr="00163DCF">
          <w:rPr>
            <w:szCs w:val="21"/>
            <w:rPrChange w:id="16680" w:author="David" w:date="2022-08-17T16:58:00Z">
              <w:rPr>
                <w:rFonts w:ascii="Times New Roman" w:hAnsi="Times New Roman"/>
                <w:sz w:val="24"/>
                <w:szCs w:val="24"/>
              </w:rPr>
            </w:rPrChange>
          </w:rPr>
          <w:t xml:space="preserve">. Having had some experience at wine tasting on my travels, I had a good idea what to expect and how to behave. I did try my best to try and follow the guidance provided by the winery staff. My attempts of sophistication </w:t>
        </w:r>
      </w:ins>
      <w:ins w:id="16681" w:author="Britt Collins" w:date="2021-10-06T17:11:00Z">
        <w:r w:rsidR="00947741" w:rsidRPr="00163DCF">
          <w:rPr>
            <w:szCs w:val="21"/>
            <w:rPrChange w:id="16682" w:author="David" w:date="2022-08-17T16:58:00Z">
              <w:rPr>
                <w:rFonts w:ascii="Times New Roman" w:hAnsi="Times New Roman"/>
                <w:sz w:val="24"/>
                <w:szCs w:val="24"/>
              </w:rPr>
            </w:rPrChange>
          </w:rPr>
          <w:t>drew</w:t>
        </w:r>
      </w:ins>
      <w:ins w:id="16683" w:author="Britt Collins" w:date="2021-09-30T14:58:00Z">
        <w:r w:rsidRPr="00163DCF">
          <w:rPr>
            <w:szCs w:val="21"/>
            <w:rPrChange w:id="16684" w:author="David" w:date="2022-08-17T16:58:00Z">
              <w:rPr>
                <w:rFonts w:ascii="Times New Roman" w:hAnsi="Times New Roman"/>
                <w:sz w:val="24"/>
                <w:szCs w:val="24"/>
              </w:rPr>
            </w:rPrChange>
          </w:rPr>
          <w:t xml:space="preserve"> raised eyebrows. As we travelled to subsequent wineries the alcohol lowered my guard. The result, humorous photos. </w:t>
        </w:r>
      </w:ins>
      <w:ins w:id="16685" w:author="Britt Collins" w:date="2021-10-06T17:12:00Z">
        <w:r w:rsidR="00947741" w:rsidRPr="00163DCF">
          <w:rPr>
            <w:szCs w:val="21"/>
            <w:rPrChange w:id="16686" w:author="David" w:date="2022-08-17T16:58:00Z">
              <w:rPr>
                <w:rFonts w:ascii="Times New Roman" w:hAnsi="Times New Roman"/>
                <w:sz w:val="24"/>
                <w:szCs w:val="24"/>
              </w:rPr>
            </w:rPrChange>
          </w:rPr>
          <w:t>O</w:t>
        </w:r>
      </w:ins>
      <w:ins w:id="16687" w:author="Britt Collins" w:date="2021-09-30T14:58:00Z">
        <w:r w:rsidRPr="00163DCF">
          <w:rPr>
            <w:szCs w:val="21"/>
            <w:rPrChange w:id="16688" w:author="David" w:date="2022-08-17T16:58:00Z">
              <w:rPr>
                <w:rFonts w:ascii="Times New Roman" w:hAnsi="Times New Roman"/>
                <w:sz w:val="24"/>
                <w:szCs w:val="24"/>
              </w:rPr>
            </w:rPrChange>
          </w:rPr>
          <w:t xml:space="preserve">ur bikes were </w:t>
        </w:r>
      </w:ins>
      <w:ins w:id="16689" w:author="Britt Collins" w:date="2021-10-06T17:12:00Z">
        <w:r w:rsidR="00947741" w:rsidRPr="00163DCF">
          <w:rPr>
            <w:szCs w:val="21"/>
            <w:rPrChange w:id="16690" w:author="David" w:date="2022-08-17T16:58:00Z">
              <w:rPr>
                <w:rFonts w:ascii="Times New Roman" w:hAnsi="Times New Roman"/>
                <w:sz w:val="24"/>
                <w:szCs w:val="24"/>
              </w:rPr>
            </w:rPrChange>
          </w:rPr>
          <w:t>confiscat</w:t>
        </w:r>
      </w:ins>
      <w:ins w:id="16691" w:author="Britt Collins" w:date="2021-09-30T14:58:00Z">
        <w:r w:rsidRPr="00163DCF">
          <w:rPr>
            <w:szCs w:val="21"/>
            <w:rPrChange w:id="16692" w:author="David" w:date="2022-08-17T16:58:00Z">
              <w:rPr>
                <w:rFonts w:ascii="Times New Roman" w:hAnsi="Times New Roman"/>
                <w:sz w:val="24"/>
                <w:szCs w:val="24"/>
              </w:rPr>
            </w:rPrChange>
          </w:rPr>
          <w:t xml:space="preserve">ed by the travel company at the </w:t>
        </w:r>
      </w:ins>
      <w:ins w:id="16693" w:author="Britt Collins" w:date="2021-10-06T17:12:00Z">
        <w:r w:rsidR="00947741" w:rsidRPr="00163DCF">
          <w:rPr>
            <w:szCs w:val="21"/>
            <w:rPrChange w:id="16694" w:author="David" w:date="2022-08-17T16:58:00Z">
              <w:rPr>
                <w:rFonts w:ascii="Times New Roman" w:hAnsi="Times New Roman"/>
                <w:sz w:val="24"/>
                <w:szCs w:val="24"/>
              </w:rPr>
            </w:rPrChange>
          </w:rPr>
          <w:t>thi</w:t>
        </w:r>
      </w:ins>
      <w:ins w:id="16695" w:author="Britt Collins" w:date="2021-09-30T14:58:00Z">
        <w:r w:rsidRPr="00163DCF">
          <w:rPr>
            <w:szCs w:val="21"/>
            <w:rPrChange w:id="16696" w:author="David" w:date="2022-08-17T16:58:00Z">
              <w:rPr>
                <w:rFonts w:ascii="Times New Roman" w:hAnsi="Times New Roman"/>
                <w:sz w:val="24"/>
                <w:szCs w:val="24"/>
              </w:rPr>
            </w:rPrChange>
          </w:rPr>
          <w:t>rd and final winery.</w:t>
        </w:r>
      </w:ins>
      <w:ins w:id="16697" w:author="Britt Collins" w:date="2021-10-06T17:12:00Z">
        <w:r w:rsidR="00947741" w:rsidRPr="00163DCF">
          <w:rPr>
            <w:szCs w:val="21"/>
            <w:rPrChange w:id="16698" w:author="David" w:date="2022-08-17T16:58:00Z">
              <w:rPr>
                <w:rFonts w:ascii="Times New Roman" w:hAnsi="Times New Roman"/>
                <w:sz w:val="24"/>
                <w:szCs w:val="24"/>
              </w:rPr>
            </w:rPrChange>
          </w:rPr>
          <w:t xml:space="preserve"> </w:t>
        </w:r>
      </w:ins>
      <w:ins w:id="16699" w:author="Britt Collins" w:date="2021-09-30T14:58:00Z">
        <w:r w:rsidRPr="00163DCF">
          <w:rPr>
            <w:szCs w:val="21"/>
            <w:rPrChange w:id="16700" w:author="David" w:date="2022-08-17T16:58:00Z">
              <w:rPr>
                <w:rFonts w:ascii="Times New Roman" w:hAnsi="Times New Roman"/>
                <w:sz w:val="24"/>
                <w:szCs w:val="24"/>
              </w:rPr>
            </w:rPrChange>
          </w:rPr>
          <w:t>We subsequently fell asleep in the back of the tourist van while being driven back into town.</w:t>
        </w:r>
      </w:ins>
    </w:p>
    <w:p w14:paraId="7D47CA67" w14:textId="4B067CA2" w:rsidR="006F31F6" w:rsidRPr="00163DCF" w:rsidRDefault="006F31F6">
      <w:pPr>
        <w:spacing w:after="10" w:line="276" w:lineRule="auto"/>
        <w:ind w:left="-5" w:right="15" w:firstLine="725"/>
        <w:rPr>
          <w:ins w:id="16701" w:author="Britt Collins" w:date="2021-09-30T14:58:00Z"/>
          <w:szCs w:val="21"/>
          <w:rPrChange w:id="16702" w:author="David" w:date="2022-08-17T16:58:00Z">
            <w:rPr>
              <w:ins w:id="16703" w:author="Britt Collins" w:date="2021-09-30T14:58:00Z"/>
              <w:rFonts w:ascii="Times New Roman" w:hAnsi="Times New Roman"/>
              <w:sz w:val="24"/>
              <w:szCs w:val="24"/>
            </w:rPr>
          </w:rPrChange>
        </w:rPr>
        <w:pPrChange w:id="16704" w:author="David" w:date="2022-08-17T17:01:00Z">
          <w:pPr>
            <w:ind w:left="-5" w:right="15"/>
          </w:pPr>
        </w:pPrChange>
      </w:pPr>
      <w:ins w:id="16705" w:author="Britt Collins" w:date="2021-09-30T14:58:00Z">
        <w:r w:rsidRPr="00163DCF">
          <w:rPr>
            <w:szCs w:val="21"/>
            <w:rPrChange w:id="16706" w:author="David" w:date="2022-08-17T16:58:00Z">
              <w:rPr>
                <w:rFonts w:ascii="Times New Roman" w:hAnsi="Times New Roman"/>
                <w:sz w:val="24"/>
                <w:szCs w:val="24"/>
              </w:rPr>
            </w:rPrChange>
          </w:rPr>
          <w:t xml:space="preserve">The beverage sampling didn’t stop there. </w:t>
        </w:r>
      </w:ins>
      <w:ins w:id="16707" w:author="Britt Collins" w:date="2021-10-06T17:12:00Z">
        <w:r w:rsidR="00947741" w:rsidRPr="00163DCF">
          <w:rPr>
            <w:szCs w:val="21"/>
            <w:rPrChange w:id="16708" w:author="David" w:date="2022-08-17T16:58:00Z">
              <w:rPr>
                <w:rFonts w:ascii="Times New Roman" w:hAnsi="Times New Roman"/>
                <w:sz w:val="24"/>
                <w:szCs w:val="24"/>
              </w:rPr>
            </w:rPrChange>
          </w:rPr>
          <w:t>D</w:t>
        </w:r>
      </w:ins>
      <w:ins w:id="16709" w:author="Britt Collins" w:date="2021-09-30T14:58:00Z">
        <w:r w:rsidRPr="00163DCF">
          <w:rPr>
            <w:szCs w:val="21"/>
            <w:rPrChange w:id="16710" w:author="David" w:date="2022-08-17T16:58:00Z">
              <w:rPr>
                <w:rFonts w:ascii="Times New Roman" w:hAnsi="Times New Roman"/>
                <w:sz w:val="24"/>
                <w:szCs w:val="24"/>
              </w:rPr>
            </w:rPrChange>
          </w:rPr>
          <w:t>riving out of town</w:t>
        </w:r>
      </w:ins>
      <w:ins w:id="16711" w:author="Britt Collins" w:date="2021-10-06T17:12:00Z">
        <w:r w:rsidR="00947741" w:rsidRPr="00163DCF">
          <w:rPr>
            <w:szCs w:val="21"/>
            <w:rPrChange w:id="16712" w:author="David" w:date="2022-08-17T16:58:00Z">
              <w:rPr>
                <w:rFonts w:ascii="Times New Roman" w:hAnsi="Times New Roman"/>
                <w:sz w:val="24"/>
                <w:szCs w:val="24"/>
              </w:rPr>
            </w:rPrChange>
          </w:rPr>
          <w:t>,</w:t>
        </w:r>
      </w:ins>
      <w:ins w:id="16713" w:author="Britt Collins" w:date="2021-09-30T14:58:00Z">
        <w:r w:rsidRPr="00163DCF">
          <w:rPr>
            <w:szCs w:val="21"/>
            <w:rPrChange w:id="16714" w:author="David" w:date="2022-08-17T16:58:00Z">
              <w:rPr>
                <w:rFonts w:ascii="Times New Roman" w:hAnsi="Times New Roman"/>
                <w:sz w:val="24"/>
                <w:szCs w:val="24"/>
              </w:rPr>
            </w:rPrChange>
          </w:rPr>
          <w:t xml:space="preserve"> we found a beautiful country pub close by to a pool</w:t>
        </w:r>
      </w:ins>
      <w:ins w:id="16715" w:author="Britt Collins" w:date="2021-10-06T17:26:00Z">
        <w:r w:rsidR="0076585A" w:rsidRPr="00163DCF">
          <w:rPr>
            <w:szCs w:val="21"/>
            <w:rPrChange w:id="16716" w:author="David" w:date="2022-08-17T16:58:00Z">
              <w:rPr>
                <w:rFonts w:ascii="Times New Roman" w:hAnsi="Times New Roman"/>
                <w:sz w:val="24"/>
                <w:szCs w:val="24"/>
              </w:rPr>
            </w:rPrChange>
          </w:rPr>
          <w:t xml:space="preserve"> </w:t>
        </w:r>
        <w:r w:rsidR="0076585A" w:rsidRPr="00163DCF">
          <w:rPr>
            <w:b/>
            <w:szCs w:val="21"/>
            <w:rPrChange w:id="16717" w:author="David" w:date="2022-08-17T16:58:00Z">
              <w:rPr>
                <w:rFonts w:ascii="Times New Roman" w:hAnsi="Times New Roman"/>
                <w:sz w:val="24"/>
                <w:szCs w:val="24"/>
              </w:rPr>
            </w:rPrChange>
          </w:rPr>
          <w:t>with views of rolling hills and vines</w:t>
        </w:r>
      </w:ins>
      <w:ins w:id="16718" w:author="Britt Collins" w:date="2021-09-30T14:58:00Z">
        <w:r w:rsidRPr="00163DCF">
          <w:rPr>
            <w:szCs w:val="21"/>
            <w:rPrChange w:id="16719" w:author="David" w:date="2022-08-17T16:58:00Z">
              <w:rPr>
                <w:rFonts w:ascii="Times New Roman" w:hAnsi="Times New Roman"/>
                <w:sz w:val="24"/>
                <w:szCs w:val="24"/>
              </w:rPr>
            </w:rPrChange>
          </w:rPr>
          <w:t xml:space="preserve">. It served many locally brewed beers. Matthew and I decided it would be wise to sample each one. The Bootleg Brewery pub had just the setup for us: </w:t>
        </w:r>
      </w:ins>
      <w:ins w:id="16720" w:author="Britt Collins" w:date="2021-10-06T17:13:00Z">
        <w:r w:rsidR="00947741" w:rsidRPr="00163DCF">
          <w:rPr>
            <w:szCs w:val="21"/>
            <w:rPrChange w:id="16721" w:author="David" w:date="2022-08-17T16:58:00Z">
              <w:rPr>
                <w:rFonts w:ascii="Times New Roman" w:hAnsi="Times New Roman"/>
                <w:sz w:val="24"/>
                <w:szCs w:val="24"/>
              </w:rPr>
            </w:rPrChange>
          </w:rPr>
          <w:t>eight</w:t>
        </w:r>
      </w:ins>
      <w:ins w:id="16722" w:author="Britt Collins" w:date="2021-09-30T14:58:00Z">
        <w:r w:rsidRPr="00163DCF">
          <w:rPr>
            <w:szCs w:val="21"/>
            <w:rPrChange w:id="16723" w:author="David" w:date="2022-08-17T16:58:00Z">
              <w:rPr>
                <w:rFonts w:ascii="Times New Roman" w:hAnsi="Times New Roman"/>
                <w:sz w:val="24"/>
                <w:szCs w:val="24"/>
              </w:rPr>
            </w:rPrChange>
          </w:rPr>
          <w:t xml:space="preserve"> sample beers, each housed in a shot glass. After sampling fruity wines, the tastebuds were in for a surprise. Deciding which was best wasn’t easy. All the beers were refreshingly fizzy. The depth of flavour of each beer swung from tart sourness to malt boldness.</w:t>
        </w:r>
      </w:ins>
      <w:ins w:id="16724" w:author="Britt Collins" w:date="2021-10-06T17:13:00Z">
        <w:r w:rsidR="00947741" w:rsidRPr="00163DCF">
          <w:rPr>
            <w:szCs w:val="21"/>
            <w:rPrChange w:id="16725" w:author="David" w:date="2022-08-17T16:58:00Z">
              <w:rPr>
                <w:rFonts w:ascii="Times New Roman" w:hAnsi="Times New Roman"/>
                <w:sz w:val="24"/>
                <w:szCs w:val="24"/>
              </w:rPr>
            </w:rPrChange>
          </w:rPr>
          <w:t xml:space="preserve"> </w:t>
        </w:r>
      </w:ins>
      <w:ins w:id="16726" w:author="Britt Collins" w:date="2021-09-30T14:58:00Z">
        <w:r w:rsidRPr="00163DCF">
          <w:rPr>
            <w:szCs w:val="21"/>
            <w:rPrChange w:id="16727" w:author="David" w:date="2022-08-17T16:58:00Z">
              <w:rPr>
                <w:rFonts w:ascii="Times New Roman" w:hAnsi="Times New Roman"/>
                <w:sz w:val="24"/>
                <w:szCs w:val="24"/>
              </w:rPr>
            </w:rPrChange>
          </w:rPr>
          <w:t>Being an appreciator of darker beers, it was the moderately tarty lager that won both Matthew’s and my heart.</w:t>
        </w:r>
      </w:ins>
    </w:p>
    <w:p w14:paraId="1ADE38D5" w14:textId="77777777" w:rsidR="00947741" w:rsidRPr="00163DCF" w:rsidRDefault="00947741">
      <w:pPr>
        <w:spacing w:line="276" w:lineRule="auto"/>
        <w:ind w:left="-5" w:right="15"/>
        <w:rPr>
          <w:ins w:id="16728" w:author="Britt Collins" w:date="2021-10-06T17:13:00Z"/>
          <w:szCs w:val="21"/>
          <w:rPrChange w:id="16729" w:author="David" w:date="2022-08-17T16:58:00Z">
            <w:rPr>
              <w:ins w:id="16730" w:author="Britt Collins" w:date="2021-10-06T17:13:00Z"/>
              <w:rFonts w:ascii="Times New Roman" w:hAnsi="Times New Roman"/>
              <w:sz w:val="24"/>
              <w:szCs w:val="24"/>
            </w:rPr>
          </w:rPrChange>
        </w:rPr>
        <w:pPrChange w:id="16731" w:author="David" w:date="2022-08-17T17:01:00Z">
          <w:pPr>
            <w:spacing w:line="480" w:lineRule="auto"/>
            <w:ind w:left="-5" w:right="15"/>
          </w:pPr>
        </w:pPrChange>
      </w:pPr>
    </w:p>
    <w:p w14:paraId="462CCB7A" w14:textId="4B29BA55" w:rsidR="006F31F6" w:rsidRPr="00163DCF" w:rsidRDefault="006F31F6">
      <w:pPr>
        <w:spacing w:line="276" w:lineRule="auto"/>
        <w:ind w:left="-5" w:right="15"/>
        <w:rPr>
          <w:ins w:id="16732" w:author="Britt Collins" w:date="2021-09-30T14:58:00Z"/>
          <w:szCs w:val="21"/>
          <w:rPrChange w:id="16733" w:author="David" w:date="2022-08-17T16:58:00Z">
            <w:rPr>
              <w:ins w:id="16734" w:author="Britt Collins" w:date="2021-09-30T14:58:00Z"/>
              <w:rFonts w:ascii="Times New Roman" w:hAnsi="Times New Roman"/>
              <w:sz w:val="24"/>
              <w:szCs w:val="24"/>
            </w:rPr>
          </w:rPrChange>
        </w:rPr>
        <w:pPrChange w:id="16735" w:author="David" w:date="2022-08-17T17:01:00Z">
          <w:pPr>
            <w:ind w:left="-5" w:right="15"/>
          </w:pPr>
        </w:pPrChange>
      </w:pPr>
      <w:ins w:id="16736" w:author="Britt Collins" w:date="2021-09-30T14:58:00Z">
        <w:r w:rsidRPr="00163DCF">
          <w:rPr>
            <w:szCs w:val="21"/>
            <w:rPrChange w:id="16737" w:author="David" w:date="2022-08-17T16:58:00Z">
              <w:rPr>
                <w:rFonts w:ascii="Times New Roman" w:hAnsi="Times New Roman"/>
                <w:sz w:val="24"/>
                <w:szCs w:val="24"/>
              </w:rPr>
            </w:rPrChange>
          </w:rPr>
          <w:t>The magnificence of Margaret River cannot be fully realised until you have seen the Indian Ocean from the coast. The sea is so powerful. It heaved onto the shore. Any location that includes a lighthouse is close to danger. Where we were, the lighthouse prominently peered above the rocks. Seeing the sun set with the lighthouse in view was special.</w:t>
        </w:r>
      </w:ins>
    </w:p>
    <w:p w14:paraId="3F86DD1D" w14:textId="762FD4F9" w:rsidR="006F31F6" w:rsidRPr="00163DCF" w:rsidRDefault="006F31F6">
      <w:pPr>
        <w:spacing w:line="276" w:lineRule="auto"/>
        <w:ind w:left="-5" w:right="15" w:firstLine="725"/>
        <w:rPr>
          <w:ins w:id="16738" w:author="Britt Collins" w:date="2021-09-30T14:58:00Z"/>
          <w:szCs w:val="21"/>
          <w:rPrChange w:id="16739" w:author="David" w:date="2022-08-17T16:58:00Z">
            <w:rPr>
              <w:ins w:id="16740" w:author="Britt Collins" w:date="2021-09-30T14:58:00Z"/>
              <w:rFonts w:ascii="Times New Roman" w:hAnsi="Times New Roman"/>
              <w:sz w:val="24"/>
              <w:szCs w:val="24"/>
            </w:rPr>
          </w:rPrChange>
        </w:rPr>
        <w:pPrChange w:id="16741" w:author="David" w:date="2022-08-17T17:01:00Z">
          <w:pPr>
            <w:ind w:left="-5" w:right="15"/>
          </w:pPr>
        </w:pPrChange>
      </w:pPr>
      <w:ins w:id="16742" w:author="Britt Collins" w:date="2021-09-30T14:58:00Z">
        <w:r w:rsidRPr="00163DCF">
          <w:rPr>
            <w:szCs w:val="21"/>
            <w:rPrChange w:id="16743" w:author="David" w:date="2022-08-17T16:58:00Z">
              <w:rPr>
                <w:rFonts w:ascii="Times New Roman" w:hAnsi="Times New Roman"/>
                <w:sz w:val="24"/>
                <w:szCs w:val="24"/>
              </w:rPr>
            </w:rPrChange>
          </w:rPr>
          <w:t xml:space="preserve">Pemberton is known for its forest of </w:t>
        </w:r>
        <w:proofErr w:type="gramStart"/>
        <w:r w:rsidRPr="00163DCF">
          <w:rPr>
            <w:szCs w:val="21"/>
            <w:rPrChange w:id="16744" w:author="David" w:date="2022-08-17T16:58:00Z">
              <w:rPr>
                <w:rFonts w:ascii="Times New Roman" w:hAnsi="Times New Roman"/>
                <w:sz w:val="24"/>
                <w:szCs w:val="24"/>
              </w:rPr>
            </w:rPrChange>
          </w:rPr>
          <w:t>giants</w:t>
        </w:r>
        <w:proofErr w:type="gramEnd"/>
        <w:r w:rsidRPr="00163DCF">
          <w:rPr>
            <w:szCs w:val="21"/>
            <w:rPrChange w:id="16745" w:author="David" w:date="2022-08-17T16:58:00Z">
              <w:rPr>
                <w:rFonts w:ascii="Times New Roman" w:hAnsi="Times New Roman"/>
                <w:sz w:val="24"/>
                <w:szCs w:val="24"/>
              </w:rPr>
            </w:rPrChange>
          </w:rPr>
          <w:t xml:space="preserve"> trees. The Gloucester Tree or Fireman’s Lookout tree was a typical immense example. To ascend to its perch at the top you had to navigate the steel bars that protruded from its trunk. Matthew, </w:t>
        </w:r>
        <w:proofErr w:type="gramStart"/>
        <w:r w:rsidRPr="00163DCF">
          <w:rPr>
            <w:szCs w:val="21"/>
            <w:rPrChange w:id="16746" w:author="David" w:date="2022-08-17T16:58:00Z">
              <w:rPr>
                <w:rFonts w:ascii="Times New Roman" w:hAnsi="Times New Roman"/>
                <w:sz w:val="24"/>
                <w:szCs w:val="24"/>
              </w:rPr>
            </w:rPrChange>
          </w:rPr>
          <w:t>Kris</w:t>
        </w:r>
        <w:proofErr w:type="gramEnd"/>
        <w:r w:rsidRPr="00163DCF">
          <w:rPr>
            <w:szCs w:val="21"/>
            <w:rPrChange w:id="16747" w:author="David" w:date="2022-08-17T16:58:00Z">
              <w:rPr>
                <w:rFonts w:ascii="Times New Roman" w:hAnsi="Times New Roman"/>
                <w:sz w:val="24"/>
                <w:szCs w:val="24"/>
              </w:rPr>
            </w:rPrChange>
          </w:rPr>
          <w:t xml:space="preserve"> and I took the climb in our hesitant, cumbersome stride. The view from the top of The Gloucester Tree, allowed us to see the Eucalypt canopy for as far as the eye could see. The view of the forest floor was equally impressive, but unnerving. On returning to </w:t>
        </w:r>
        <w:proofErr w:type="gramStart"/>
        <w:r w:rsidRPr="00163DCF">
          <w:rPr>
            <w:szCs w:val="21"/>
            <w:rPrChange w:id="16748" w:author="David" w:date="2022-08-17T16:58:00Z">
              <w:rPr>
                <w:rFonts w:ascii="Times New Roman" w:hAnsi="Times New Roman"/>
                <w:sz w:val="24"/>
                <w:szCs w:val="24"/>
              </w:rPr>
            </w:rPrChange>
          </w:rPr>
          <w:t>earth</w:t>
        </w:r>
        <w:proofErr w:type="gramEnd"/>
        <w:r w:rsidRPr="00163DCF">
          <w:rPr>
            <w:szCs w:val="21"/>
            <w:rPrChange w:id="16749" w:author="David" w:date="2022-08-17T16:58:00Z">
              <w:rPr>
                <w:rFonts w:ascii="Times New Roman" w:hAnsi="Times New Roman"/>
                <w:sz w:val="24"/>
                <w:szCs w:val="24"/>
              </w:rPr>
            </w:rPrChange>
          </w:rPr>
          <w:t xml:space="preserve"> we sought a picnic bench to prepare and eat lunch. It was less a scene from </w:t>
        </w:r>
        <w:r w:rsidRPr="00163DCF">
          <w:rPr>
            <w:i/>
            <w:szCs w:val="21"/>
            <w:rPrChange w:id="16750" w:author="David" w:date="2022-08-17T16:58:00Z">
              <w:rPr>
                <w:rFonts w:ascii="Times New Roman" w:hAnsi="Times New Roman"/>
                <w:sz w:val="24"/>
                <w:szCs w:val="24"/>
              </w:rPr>
            </w:rPrChange>
          </w:rPr>
          <w:t xml:space="preserve">MasterChef </w:t>
        </w:r>
        <w:r w:rsidRPr="00163DCF">
          <w:rPr>
            <w:szCs w:val="21"/>
            <w:rPrChange w:id="16751" w:author="David" w:date="2022-08-17T16:58:00Z">
              <w:rPr>
                <w:rFonts w:ascii="Times New Roman" w:hAnsi="Times New Roman"/>
                <w:sz w:val="24"/>
                <w:szCs w:val="24"/>
              </w:rPr>
            </w:rPrChange>
          </w:rPr>
          <w:t xml:space="preserve">and more </w:t>
        </w:r>
        <w:r w:rsidRPr="00163DCF">
          <w:rPr>
            <w:i/>
            <w:szCs w:val="21"/>
            <w:rPrChange w:id="16752" w:author="David" w:date="2022-08-17T16:58:00Z">
              <w:rPr>
                <w:rFonts w:ascii="Times New Roman" w:hAnsi="Times New Roman"/>
                <w:sz w:val="24"/>
                <w:szCs w:val="24"/>
              </w:rPr>
            </w:rPrChange>
          </w:rPr>
          <w:t>Doctor Doolittle</w:t>
        </w:r>
        <w:r w:rsidRPr="00163DCF">
          <w:rPr>
            <w:szCs w:val="21"/>
            <w:rPrChange w:id="16753" w:author="David" w:date="2022-08-17T16:58:00Z">
              <w:rPr>
                <w:rFonts w:ascii="Times New Roman" w:hAnsi="Times New Roman"/>
                <w:sz w:val="24"/>
                <w:szCs w:val="24"/>
              </w:rPr>
            </w:rPrChange>
          </w:rPr>
          <w:t>. Colourful Australian birds arrived. Ring-Necked Parakeets and the Western Rosellas tamely waited to pick up food scraps. With the birds having finished our lunch, we chose to walk a path that led through the forest of Pemberton's largest trees. It was humbling.</w:t>
        </w:r>
      </w:ins>
    </w:p>
    <w:p w14:paraId="33DD7A8D" w14:textId="4D3B6C1D" w:rsidR="006F31F6" w:rsidRPr="00163DCF" w:rsidRDefault="006F31F6">
      <w:pPr>
        <w:spacing w:line="276" w:lineRule="auto"/>
        <w:ind w:left="-5" w:right="15" w:firstLine="725"/>
        <w:rPr>
          <w:ins w:id="16754" w:author="Britt Collins" w:date="2021-09-30T14:58:00Z"/>
          <w:szCs w:val="21"/>
          <w:rPrChange w:id="16755" w:author="David" w:date="2022-08-17T16:58:00Z">
            <w:rPr>
              <w:ins w:id="16756" w:author="Britt Collins" w:date="2021-09-30T14:58:00Z"/>
              <w:rFonts w:ascii="Times New Roman" w:hAnsi="Times New Roman"/>
              <w:sz w:val="24"/>
              <w:szCs w:val="24"/>
            </w:rPr>
          </w:rPrChange>
        </w:rPr>
        <w:pPrChange w:id="16757" w:author="David" w:date="2022-08-17T17:01:00Z">
          <w:pPr>
            <w:ind w:left="-5" w:right="15"/>
          </w:pPr>
        </w:pPrChange>
      </w:pPr>
      <w:proofErr w:type="spellStart"/>
      <w:ins w:id="16758" w:author="Britt Collins" w:date="2021-09-30T14:58:00Z">
        <w:r w:rsidRPr="00163DCF">
          <w:rPr>
            <w:szCs w:val="21"/>
            <w:rPrChange w:id="16759" w:author="David" w:date="2022-08-17T16:58:00Z">
              <w:rPr>
                <w:rFonts w:ascii="Times New Roman" w:hAnsi="Times New Roman"/>
                <w:sz w:val="24"/>
                <w:szCs w:val="24"/>
              </w:rPr>
            </w:rPrChange>
          </w:rPr>
          <w:t>Dunsborough</w:t>
        </w:r>
      </w:ins>
      <w:proofErr w:type="spellEnd"/>
      <w:ins w:id="16760" w:author="Britt Collins" w:date="2021-10-06T17:28:00Z">
        <w:r w:rsidR="0076585A" w:rsidRPr="00163DCF">
          <w:rPr>
            <w:szCs w:val="21"/>
            <w:rPrChange w:id="16761" w:author="David" w:date="2022-08-17T16:58:00Z">
              <w:rPr>
                <w:rFonts w:ascii="Times New Roman" w:hAnsi="Times New Roman"/>
                <w:sz w:val="24"/>
                <w:szCs w:val="24"/>
              </w:rPr>
            </w:rPrChange>
          </w:rPr>
          <w:t>,</w:t>
        </w:r>
      </w:ins>
      <w:ins w:id="16762" w:author="Britt Collins" w:date="2021-09-30T14:58:00Z">
        <w:r w:rsidRPr="00163DCF">
          <w:rPr>
            <w:szCs w:val="21"/>
            <w:rPrChange w:id="16763" w:author="David" w:date="2022-08-17T16:58:00Z">
              <w:rPr>
                <w:rFonts w:ascii="Times New Roman" w:hAnsi="Times New Roman"/>
                <w:sz w:val="24"/>
                <w:szCs w:val="24"/>
              </w:rPr>
            </w:rPrChange>
          </w:rPr>
          <w:t xml:space="preserve"> a two-hour drive away</w:t>
        </w:r>
      </w:ins>
      <w:ins w:id="16764" w:author="Britt Collins" w:date="2021-10-06T17:28:00Z">
        <w:r w:rsidR="0076585A" w:rsidRPr="00163DCF">
          <w:rPr>
            <w:szCs w:val="21"/>
            <w:rPrChange w:id="16765" w:author="David" w:date="2022-08-17T16:58:00Z">
              <w:rPr>
                <w:rFonts w:ascii="Times New Roman" w:hAnsi="Times New Roman"/>
                <w:sz w:val="24"/>
                <w:szCs w:val="24"/>
              </w:rPr>
            </w:rPrChange>
          </w:rPr>
          <w:t>, is</w:t>
        </w:r>
      </w:ins>
      <w:ins w:id="16766" w:author="Britt Collins" w:date="2021-09-30T14:58:00Z">
        <w:r w:rsidRPr="00163DCF">
          <w:rPr>
            <w:szCs w:val="21"/>
            <w:rPrChange w:id="16767" w:author="David" w:date="2022-08-17T16:58:00Z">
              <w:rPr>
                <w:rFonts w:ascii="Times New Roman" w:hAnsi="Times New Roman"/>
                <w:sz w:val="24"/>
                <w:szCs w:val="24"/>
              </w:rPr>
            </w:rPrChange>
          </w:rPr>
          <w:t xml:space="preserve"> home to the magnificent Leeuwin-Naturaliste National Park, offering a range of excellent scuba diving sites. Matthew and I, having completed our beginner, open</w:t>
        </w:r>
      </w:ins>
      <w:ins w:id="16768" w:author="Britt Collins" w:date="2021-10-06T17:28:00Z">
        <w:r w:rsidR="0076585A" w:rsidRPr="00163DCF">
          <w:rPr>
            <w:szCs w:val="21"/>
            <w:rPrChange w:id="16769" w:author="David" w:date="2022-08-17T16:58:00Z">
              <w:rPr>
                <w:rFonts w:ascii="Times New Roman" w:hAnsi="Times New Roman"/>
                <w:sz w:val="24"/>
                <w:szCs w:val="24"/>
              </w:rPr>
            </w:rPrChange>
          </w:rPr>
          <w:t>-</w:t>
        </w:r>
      </w:ins>
      <w:ins w:id="16770" w:author="Britt Collins" w:date="2021-09-30T14:58:00Z">
        <w:r w:rsidRPr="00163DCF">
          <w:rPr>
            <w:szCs w:val="21"/>
            <w:rPrChange w:id="16771" w:author="David" w:date="2022-08-17T16:58:00Z">
              <w:rPr>
                <w:rFonts w:ascii="Times New Roman" w:hAnsi="Times New Roman"/>
                <w:sz w:val="24"/>
                <w:szCs w:val="24"/>
              </w:rPr>
            </w:rPrChange>
          </w:rPr>
          <w:t xml:space="preserve">water PADI certification, were interested in one </w:t>
        </w:r>
        <w:proofErr w:type="gramStart"/>
        <w:r w:rsidRPr="00163DCF">
          <w:rPr>
            <w:szCs w:val="21"/>
            <w:rPrChange w:id="16772" w:author="David" w:date="2022-08-17T16:58:00Z">
              <w:rPr>
                <w:rFonts w:ascii="Times New Roman" w:hAnsi="Times New Roman"/>
                <w:sz w:val="24"/>
                <w:szCs w:val="24"/>
              </w:rPr>
            </w:rPrChange>
          </w:rPr>
          <w:t>dive in particular</w:t>
        </w:r>
        <w:proofErr w:type="gramEnd"/>
        <w:r w:rsidRPr="00163DCF">
          <w:rPr>
            <w:szCs w:val="21"/>
            <w:rPrChange w:id="16773" w:author="David" w:date="2022-08-17T16:58:00Z">
              <w:rPr>
                <w:rFonts w:ascii="Times New Roman" w:hAnsi="Times New Roman"/>
                <w:sz w:val="24"/>
                <w:szCs w:val="24"/>
              </w:rPr>
            </w:rPrChange>
          </w:rPr>
          <w:t xml:space="preserve">. The HMAS Swan Wreck Charter SCUBA Dive offered the diver to see a huge </w:t>
        </w:r>
        <w:proofErr w:type="gramStart"/>
        <w:r w:rsidRPr="00163DCF">
          <w:rPr>
            <w:szCs w:val="21"/>
            <w:rPrChange w:id="16774" w:author="David" w:date="2022-08-17T16:58:00Z">
              <w:rPr>
                <w:rFonts w:ascii="Times New Roman" w:hAnsi="Times New Roman"/>
                <w:sz w:val="24"/>
                <w:szCs w:val="24"/>
              </w:rPr>
            </w:rPrChange>
          </w:rPr>
          <w:t>ship wreck</w:t>
        </w:r>
        <w:proofErr w:type="gramEnd"/>
        <w:r w:rsidRPr="00163DCF">
          <w:rPr>
            <w:szCs w:val="21"/>
            <w:rPrChange w:id="16775" w:author="David" w:date="2022-08-17T16:58:00Z">
              <w:rPr>
                <w:rFonts w:ascii="Times New Roman" w:hAnsi="Times New Roman"/>
                <w:sz w:val="24"/>
                <w:szCs w:val="24"/>
              </w:rPr>
            </w:rPrChange>
          </w:rPr>
          <w:t xml:space="preserve">. One beautiful, </w:t>
        </w:r>
        <w:proofErr w:type="gramStart"/>
        <w:r w:rsidRPr="00163DCF">
          <w:rPr>
            <w:szCs w:val="21"/>
            <w:rPrChange w:id="16776" w:author="David" w:date="2022-08-17T16:58:00Z">
              <w:rPr>
                <w:rFonts w:ascii="Times New Roman" w:hAnsi="Times New Roman"/>
                <w:sz w:val="24"/>
                <w:szCs w:val="24"/>
              </w:rPr>
            </w:rPrChange>
          </w:rPr>
          <w:t>blue sky</w:t>
        </w:r>
        <w:proofErr w:type="gramEnd"/>
        <w:r w:rsidRPr="00163DCF">
          <w:rPr>
            <w:szCs w:val="21"/>
            <w:rPrChange w:id="16777" w:author="David" w:date="2022-08-17T16:58:00Z">
              <w:rPr>
                <w:rFonts w:ascii="Times New Roman" w:hAnsi="Times New Roman"/>
                <w:sz w:val="24"/>
                <w:szCs w:val="24"/>
              </w:rPr>
            </w:rPrChange>
          </w:rPr>
          <w:t xml:space="preserve"> morning</w:t>
        </w:r>
      </w:ins>
      <w:ins w:id="16778" w:author="Britt Collins" w:date="2021-10-06T17:28:00Z">
        <w:r w:rsidR="0076585A" w:rsidRPr="00163DCF">
          <w:rPr>
            <w:szCs w:val="21"/>
            <w:rPrChange w:id="16779" w:author="David" w:date="2022-08-17T16:58:00Z">
              <w:rPr>
                <w:rFonts w:ascii="Times New Roman" w:hAnsi="Times New Roman"/>
                <w:sz w:val="24"/>
                <w:szCs w:val="24"/>
              </w:rPr>
            </w:rPrChange>
          </w:rPr>
          <w:t>,</w:t>
        </w:r>
      </w:ins>
      <w:ins w:id="16780" w:author="Britt Collins" w:date="2021-09-30T14:58:00Z">
        <w:r w:rsidRPr="00163DCF">
          <w:rPr>
            <w:szCs w:val="21"/>
            <w:rPrChange w:id="16781" w:author="David" w:date="2022-08-17T16:58:00Z">
              <w:rPr>
                <w:rFonts w:ascii="Times New Roman" w:hAnsi="Times New Roman"/>
                <w:sz w:val="24"/>
                <w:szCs w:val="24"/>
              </w:rPr>
            </w:rPrChange>
          </w:rPr>
          <w:t xml:space="preserve"> Matthew and I travelled to the beach where the charming sized Cape Dive boat awaited. Onboard, I was tasked with setting up my scuba diving rig. It should have been as simple as ABC: Air, Buoyancy, Clips. The on-board staff saw the error of my ways. They reverted my efforts and set it up for me. Next, wet suits. The range was limited. The suit chosen for me was a good </w:t>
        </w:r>
      </w:ins>
      <w:ins w:id="16782" w:author="Britt Collins" w:date="2021-10-06T17:29:00Z">
        <w:r w:rsidR="0076585A" w:rsidRPr="00163DCF">
          <w:rPr>
            <w:szCs w:val="21"/>
            <w:rPrChange w:id="16783" w:author="David" w:date="2022-08-17T16:58:00Z">
              <w:rPr>
                <w:rFonts w:ascii="Times New Roman" w:hAnsi="Times New Roman"/>
                <w:sz w:val="24"/>
                <w:szCs w:val="24"/>
              </w:rPr>
            </w:rPrChange>
          </w:rPr>
          <w:t>two</w:t>
        </w:r>
      </w:ins>
      <w:ins w:id="16784" w:author="Britt Collins" w:date="2021-09-30T14:58:00Z">
        <w:r w:rsidRPr="00163DCF">
          <w:rPr>
            <w:szCs w:val="21"/>
            <w:rPrChange w:id="16785" w:author="David" w:date="2022-08-17T16:58:00Z">
              <w:rPr>
                <w:rFonts w:ascii="Times New Roman" w:hAnsi="Times New Roman"/>
                <w:sz w:val="24"/>
                <w:szCs w:val="24"/>
              </w:rPr>
            </w:rPrChange>
          </w:rPr>
          <w:t xml:space="preserve"> sizes too large. At least my Oakley X-Metal sunglasses looked the part. An essential piece of poser wear. Matthew's convenience store, half-jacket plastic </w:t>
        </w:r>
        <w:proofErr w:type="spellStart"/>
        <w:r w:rsidRPr="00163DCF">
          <w:rPr>
            <w:szCs w:val="21"/>
            <w:rPrChange w:id="16786" w:author="David" w:date="2022-08-17T16:58:00Z">
              <w:rPr>
                <w:rFonts w:ascii="Times New Roman" w:hAnsi="Times New Roman"/>
                <w:sz w:val="24"/>
                <w:szCs w:val="24"/>
              </w:rPr>
            </w:rPrChange>
          </w:rPr>
          <w:t>sunnies</w:t>
        </w:r>
        <w:proofErr w:type="spellEnd"/>
        <w:r w:rsidRPr="00163DCF">
          <w:rPr>
            <w:szCs w:val="21"/>
            <w:rPrChange w:id="16787" w:author="David" w:date="2022-08-17T16:58:00Z">
              <w:rPr>
                <w:rFonts w:ascii="Times New Roman" w:hAnsi="Times New Roman"/>
                <w:sz w:val="24"/>
                <w:szCs w:val="24"/>
              </w:rPr>
            </w:rPrChange>
          </w:rPr>
          <w:t xml:space="preserve"> looked arguably prettier than mine. </w:t>
        </w:r>
      </w:ins>
    </w:p>
    <w:p w14:paraId="2DE63E7D" w14:textId="77777777" w:rsidR="0076585A" w:rsidRPr="00163DCF" w:rsidRDefault="006F31F6">
      <w:pPr>
        <w:spacing w:line="276" w:lineRule="auto"/>
        <w:ind w:left="-5" w:right="15" w:firstLine="725"/>
        <w:rPr>
          <w:ins w:id="16788" w:author="Britt Collins" w:date="2021-10-06T17:30:00Z"/>
          <w:szCs w:val="21"/>
          <w:rPrChange w:id="16789" w:author="David" w:date="2022-08-17T16:58:00Z">
            <w:rPr>
              <w:ins w:id="16790" w:author="Britt Collins" w:date="2021-10-06T17:30:00Z"/>
              <w:rFonts w:ascii="Times New Roman" w:hAnsi="Times New Roman"/>
              <w:sz w:val="24"/>
              <w:szCs w:val="24"/>
            </w:rPr>
          </w:rPrChange>
        </w:rPr>
        <w:pPrChange w:id="16791" w:author="David" w:date="2022-08-17T17:01:00Z">
          <w:pPr>
            <w:spacing w:line="480" w:lineRule="auto"/>
            <w:ind w:left="-5" w:right="15" w:firstLine="725"/>
          </w:pPr>
        </w:pPrChange>
      </w:pPr>
      <w:ins w:id="16792" w:author="Britt Collins" w:date="2021-09-30T14:58:00Z">
        <w:r w:rsidRPr="00163DCF">
          <w:rPr>
            <w:szCs w:val="21"/>
            <w:rPrChange w:id="16793" w:author="David" w:date="2022-08-17T16:58:00Z">
              <w:rPr>
                <w:rFonts w:ascii="Times New Roman" w:hAnsi="Times New Roman"/>
                <w:sz w:val="24"/>
                <w:szCs w:val="24"/>
              </w:rPr>
            </w:rPrChange>
          </w:rPr>
          <w:t xml:space="preserve">It was calm in the bay as we departed. When we ventured </w:t>
        </w:r>
        <w:proofErr w:type="gramStart"/>
        <w:r w:rsidRPr="00163DCF">
          <w:rPr>
            <w:szCs w:val="21"/>
            <w:rPrChange w:id="16794" w:author="David" w:date="2022-08-17T16:58:00Z">
              <w:rPr>
                <w:rFonts w:ascii="Times New Roman" w:hAnsi="Times New Roman"/>
                <w:sz w:val="24"/>
                <w:szCs w:val="24"/>
              </w:rPr>
            </w:rPrChange>
          </w:rPr>
          <w:t>in to</w:t>
        </w:r>
        <w:proofErr w:type="gramEnd"/>
        <w:r w:rsidRPr="00163DCF">
          <w:rPr>
            <w:szCs w:val="21"/>
            <w:rPrChange w:id="16795" w:author="David" w:date="2022-08-17T16:58:00Z">
              <w:rPr>
                <w:rFonts w:ascii="Times New Roman" w:hAnsi="Times New Roman"/>
                <w:sz w:val="24"/>
                <w:szCs w:val="24"/>
              </w:rPr>
            </w:rPrChange>
          </w:rPr>
          <w:t xml:space="preserve"> deeper waters the water got choppy. It felt like the poor dive boat was hitting concrete as it speedily made its way to the dive location. The only people on board were Matthew, me, </w:t>
        </w:r>
      </w:ins>
      <w:ins w:id="16796" w:author="Britt Collins" w:date="2021-10-06T17:30:00Z">
        <w:r w:rsidR="0076585A" w:rsidRPr="00163DCF">
          <w:rPr>
            <w:szCs w:val="21"/>
            <w:rPrChange w:id="16797" w:author="David" w:date="2022-08-17T16:58:00Z">
              <w:rPr>
                <w:rFonts w:ascii="Times New Roman" w:hAnsi="Times New Roman"/>
                <w:sz w:val="24"/>
                <w:szCs w:val="24"/>
              </w:rPr>
            </w:rPrChange>
          </w:rPr>
          <w:t>two</w:t>
        </w:r>
      </w:ins>
      <w:ins w:id="16798" w:author="Britt Collins" w:date="2021-09-30T14:58:00Z">
        <w:r w:rsidRPr="00163DCF">
          <w:rPr>
            <w:szCs w:val="21"/>
            <w:rPrChange w:id="16799" w:author="David" w:date="2022-08-17T16:58:00Z">
              <w:rPr>
                <w:rFonts w:ascii="Times New Roman" w:hAnsi="Times New Roman"/>
                <w:sz w:val="24"/>
                <w:szCs w:val="24"/>
              </w:rPr>
            </w:rPrChange>
          </w:rPr>
          <w:t xml:space="preserve"> South Korean</w:t>
        </w:r>
      </w:ins>
      <w:ins w:id="16800" w:author="Britt Collins" w:date="2021-10-06T17:30:00Z">
        <w:r w:rsidR="0076585A" w:rsidRPr="00163DCF">
          <w:rPr>
            <w:szCs w:val="21"/>
            <w:rPrChange w:id="16801" w:author="David" w:date="2022-08-17T16:58:00Z">
              <w:rPr>
                <w:rFonts w:ascii="Times New Roman" w:hAnsi="Times New Roman"/>
                <w:sz w:val="24"/>
                <w:szCs w:val="24"/>
              </w:rPr>
            </w:rPrChange>
          </w:rPr>
          <w:t xml:space="preserve"> guys</w:t>
        </w:r>
      </w:ins>
      <w:ins w:id="16802" w:author="Britt Collins" w:date="2021-09-30T14:58:00Z">
        <w:r w:rsidRPr="00163DCF">
          <w:rPr>
            <w:szCs w:val="21"/>
            <w:rPrChange w:id="16803" w:author="David" w:date="2022-08-17T16:58:00Z">
              <w:rPr>
                <w:rFonts w:ascii="Times New Roman" w:hAnsi="Times New Roman"/>
                <w:sz w:val="24"/>
                <w:szCs w:val="24"/>
              </w:rPr>
            </w:rPrChange>
          </w:rPr>
          <w:t xml:space="preserve"> and a married British couple. The South Korean</w:t>
        </w:r>
      </w:ins>
      <w:ins w:id="16804" w:author="Britt Collins" w:date="2021-10-06T17:30:00Z">
        <w:r w:rsidR="0076585A" w:rsidRPr="00163DCF">
          <w:rPr>
            <w:szCs w:val="21"/>
            <w:rPrChange w:id="16805" w:author="David" w:date="2022-08-17T16:58:00Z">
              <w:rPr>
                <w:rFonts w:ascii="Times New Roman" w:hAnsi="Times New Roman"/>
                <w:sz w:val="24"/>
                <w:szCs w:val="24"/>
              </w:rPr>
            </w:rPrChange>
          </w:rPr>
          <w:t>s</w:t>
        </w:r>
      </w:ins>
      <w:ins w:id="16806" w:author="Britt Collins" w:date="2021-09-30T14:58:00Z">
        <w:r w:rsidRPr="00163DCF">
          <w:rPr>
            <w:szCs w:val="21"/>
            <w:rPrChange w:id="16807" w:author="David" w:date="2022-08-17T16:58:00Z">
              <w:rPr>
                <w:rFonts w:ascii="Times New Roman" w:hAnsi="Times New Roman"/>
                <w:sz w:val="24"/>
                <w:szCs w:val="24"/>
              </w:rPr>
            </w:rPrChange>
          </w:rPr>
          <w:t xml:space="preserve"> looked nervously at the sea swell. </w:t>
        </w:r>
      </w:ins>
    </w:p>
    <w:p w14:paraId="52B344F8" w14:textId="20FDFE67" w:rsidR="006F31F6" w:rsidRPr="00163DCF" w:rsidRDefault="006F31F6">
      <w:pPr>
        <w:spacing w:line="276" w:lineRule="auto"/>
        <w:ind w:left="-5" w:right="15" w:firstLine="725"/>
        <w:rPr>
          <w:ins w:id="16808" w:author="Britt Collins" w:date="2021-09-30T14:58:00Z"/>
          <w:szCs w:val="21"/>
          <w:rPrChange w:id="16809" w:author="David" w:date="2022-08-17T16:58:00Z">
            <w:rPr>
              <w:ins w:id="16810" w:author="Britt Collins" w:date="2021-09-30T14:58:00Z"/>
              <w:rFonts w:ascii="Times New Roman" w:hAnsi="Times New Roman"/>
              <w:sz w:val="24"/>
              <w:szCs w:val="24"/>
            </w:rPr>
          </w:rPrChange>
        </w:rPr>
        <w:pPrChange w:id="16811" w:author="David" w:date="2022-08-17T17:01:00Z">
          <w:pPr>
            <w:ind w:left="-5" w:right="15"/>
          </w:pPr>
        </w:pPrChange>
      </w:pPr>
      <w:ins w:id="16812" w:author="Britt Collins" w:date="2021-09-30T14:58:00Z">
        <w:r w:rsidRPr="00163DCF">
          <w:rPr>
            <w:szCs w:val="21"/>
            <w:rPrChange w:id="16813" w:author="David" w:date="2022-08-17T16:58:00Z">
              <w:rPr>
                <w:rFonts w:ascii="Times New Roman" w:hAnsi="Times New Roman"/>
                <w:sz w:val="24"/>
                <w:szCs w:val="24"/>
              </w:rPr>
            </w:rPrChange>
          </w:rPr>
          <w:lastRenderedPageBreak/>
          <w:t xml:space="preserve">We were instructed by the divemaster. </w:t>
        </w:r>
      </w:ins>
      <w:ins w:id="16814" w:author="Britt Collins" w:date="2021-10-06T17:30:00Z">
        <w:r w:rsidR="0076585A" w:rsidRPr="00163DCF">
          <w:rPr>
            <w:szCs w:val="21"/>
            <w:rPrChange w:id="16815" w:author="David" w:date="2022-08-17T16:58:00Z">
              <w:rPr>
                <w:rFonts w:ascii="Times New Roman" w:hAnsi="Times New Roman"/>
                <w:sz w:val="24"/>
                <w:szCs w:val="24"/>
              </w:rPr>
            </w:rPrChange>
          </w:rPr>
          <w:t>“Fiv</w:t>
        </w:r>
      </w:ins>
      <w:ins w:id="16816" w:author="Britt Collins" w:date="2021-10-06T17:31:00Z">
        <w:r w:rsidR="0076585A" w:rsidRPr="00163DCF">
          <w:rPr>
            <w:szCs w:val="21"/>
            <w:rPrChange w:id="16817" w:author="David" w:date="2022-08-17T16:58:00Z">
              <w:rPr>
                <w:rFonts w:ascii="Times New Roman" w:hAnsi="Times New Roman"/>
                <w:sz w:val="24"/>
                <w:szCs w:val="24"/>
              </w:rPr>
            </w:rPrChange>
          </w:rPr>
          <w:t>e</w:t>
        </w:r>
      </w:ins>
      <w:ins w:id="16818" w:author="Britt Collins" w:date="2021-09-30T14:58:00Z">
        <w:r w:rsidRPr="00163DCF">
          <w:rPr>
            <w:szCs w:val="21"/>
            <w:rPrChange w:id="16819" w:author="David" w:date="2022-08-17T16:58:00Z">
              <w:rPr>
                <w:rFonts w:ascii="Times New Roman" w:hAnsi="Times New Roman"/>
                <w:sz w:val="24"/>
                <w:szCs w:val="24"/>
              </w:rPr>
            </w:rPrChange>
          </w:rPr>
          <w:t xml:space="preserve"> minutes till we enter the water</w:t>
        </w:r>
      </w:ins>
      <w:ins w:id="16820" w:author="Britt Collins" w:date="2021-10-06T17:31:00Z">
        <w:r w:rsidR="0076585A" w:rsidRPr="00163DCF">
          <w:rPr>
            <w:szCs w:val="21"/>
            <w:rPrChange w:id="16821" w:author="David" w:date="2022-08-17T16:58:00Z">
              <w:rPr>
                <w:rFonts w:ascii="Times New Roman" w:hAnsi="Times New Roman"/>
                <w:sz w:val="24"/>
                <w:szCs w:val="24"/>
              </w:rPr>
            </w:rPrChange>
          </w:rPr>
          <w:t xml:space="preserve">.” </w:t>
        </w:r>
      </w:ins>
      <w:ins w:id="16822" w:author="Britt Collins" w:date="2021-09-30T14:58:00Z">
        <w:r w:rsidRPr="00163DCF">
          <w:rPr>
            <w:szCs w:val="21"/>
            <w:rPrChange w:id="16823" w:author="David" w:date="2022-08-17T16:58:00Z">
              <w:rPr>
                <w:rFonts w:ascii="Times New Roman" w:hAnsi="Times New Roman"/>
                <w:sz w:val="24"/>
                <w:szCs w:val="24"/>
              </w:rPr>
            </w:rPrChange>
          </w:rPr>
          <w:t>The group readied themselves and jumped in. I opted to enter the water using the missionary style lunge with arms by my side. My mask forced itself deep into skull as my head entered the water.</w:t>
        </w:r>
      </w:ins>
    </w:p>
    <w:p w14:paraId="4269BE74" w14:textId="15977A53" w:rsidR="006F31F6" w:rsidRPr="00163DCF" w:rsidRDefault="006F31F6">
      <w:pPr>
        <w:spacing w:line="276" w:lineRule="auto"/>
        <w:ind w:left="-5" w:right="15" w:firstLine="725"/>
        <w:rPr>
          <w:ins w:id="16824" w:author="Britt Collins" w:date="2021-09-30T14:58:00Z"/>
          <w:szCs w:val="21"/>
          <w:rPrChange w:id="16825" w:author="David" w:date="2022-08-17T16:58:00Z">
            <w:rPr>
              <w:ins w:id="16826" w:author="Britt Collins" w:date="2021-09-30T14:58:00Z"/>
              <w:rFonts w:ascii="Times New Roman" w:hAnsi="Times New Roman"/>
              <w:sz w:val="24"/>
              <w:szCs w:val="24"/>
            </w:rPr>
          </w:rPrChange>
        </w:rPr>
        <w:pPrChange w:id="16827" w:author="David" w:date="2022-08-17T17:01:00Z">
          <w:pPr>
            <w:ind w:left="-5" w:right="15"/>
          </w:pPr>
        </w:pPrChange>
      </w:pPr>
      <w:ins w:id="16828" w:author="Britt Collins" w:date="2021-09-30T14:58:00Z">
        <w:r w:rsidRPr="00163DCF">
          <w:rPr>
            <w:szCs w:val="21"/>
            <w:rPrChange w:id="16829" w:author="David" w:date="2022-08-17T16:58:00Z">
              <w:rPr>
                <w:rFonts w:ascii="Times New Roman" w:hAnsi="Times New Roman"/>
                <w:sz w:val="24"/>
                <w:szCs w:val="24"/>
              </w:rPr>
            </w:rPrChange>
          </w:rPr>
          <w:t xml:space="preserve">Once in the water I laughed at the immense size of the ocean swell. It was like nothing I had experienced before or since. I looked over at Matthew, my buddy, to see if he was okay. He gestured the scuba diver </w:t>
        </w:r>
      </w:ins>
      <w:ins w:id="16830" w:author="Britt Collins" w:date="2021-10-06T17:31:00Z">
        <w:r w:rsidR="0076585A" w:rsidRPr="00163DCF">
          <w:rPr>
            <w:szCs w:val="21"/>
            <w:rPrChange w:id="16831" w:author="David" w:date="2022-08-17T16:58:00Z">
              <w:rPr>
                <w:rFonts w:ascii="Times New Roman" w:hAnsi="Times New Roman"/>
                <w:sz w:val="24"/>
                <w:szCs w:val="24"/>
              </w:rPr>
            </w:rPrChange>
          </w:rPr>
          <w:t>‘</w:t>
        </w:r>
      </w:ins>
      <w:ins w:id="16832" w:author="Britt Collins" w:date="2021-09-30T14:58:00Z">
        <w:r w:rsidRPr="00163DCF">
          <w:rPr>
            <w:szCs w:val="21"/>
            <w:rPrChange w:id="16833" w:author="David" w:date="2022-08-17T16:58:00Z">
              <w:rPr>
                <w:rFonts w:ascii="Times New Roman" w:hAnsi="Times New Roman"/>
                <w:sz w:val="24"/>
                <w:szCs w:val="24"/>
              </w:rPr>
            </w:rPrChange>
          </w:rPr>
          <w:t>okay</w:t>
        </w:r>
      </w:ins>
      <w:ins w:id="16834" w:author="Britt Collins" w:date="2021-10-06T17:31:00Z">
        <w:r w:rsidR="0076585A" w:rsidRPr="00163DCF">
          <w:rPr>
            <w:szCs w:val="21"/>
            <w:rPrChange w:id="16835" w:author="David" w:date="2022-08-17T16:58:00Z">
              <w:rPr>
                <w:rFonts w:ascii="Times New Roman" w:hAnsi="Times New Roman"/>
                <w:sz w:val="24"/>
                <w:szCs w:val="24"/>
              </w:rPr>
            </w:rPrChange>
          </w:rPr>
          <w:t>’</w:t>
        </w:r>
      </w:ins>
      <w:ins w:id="16836" w:author="Britt Collins" w:date="2021-09-30T14:58:00Z">
        <w:r w:rsidRPr="00163DCF">
          <w:rPr>
            <w:szCs w:val="21"/>
            <w:rPrChange w:id="16837" w:author="David" w:date="2022-08-17T16:58:00Z">
              <w:rPr>
                <w:rFonts w:ascii="Times New Roman" w:hAnsi="Times New Roman"/>
                <w:sz w:val="24"/>
                <w:szCs w:val="24"/>
              </w:rPr>
            </w:rPrChange>
          </w:rPr>
          <w:t xml:space="preserve"> hand signal. I felt a sense of relief. I looked over at the </w:t>
        </w:r>
      </w:ins>
      <w:ins w:id="16838" w:author="Britt Collins" w:date="2021-10-06T17:31:00Z">
        <w:r w:rsidR="0076585A" w:rsidRPr="00163DCF">
          <w:rPr>
            <w:szCs w:val="21"/>
            <w:rPrChange w:id="16839" w:author="David" w:date="2022-08-17T16:58:00Z">
              <w:rPr>
                <w:rFonts w:ascii="Times New Roman" w:hAnsi="Times New Roman"/>
                <w:sz w:val="24"/>
                <w:szCs w:val="24"/>
              </w:rPr>
            </w:rPrChange>
          </w:rPr>
          <w:t>two</w:t>
        </w:r>
      </w:ins>
      <w:ins w:id="16840" w:author="Britt Collins" w:date="2021-09-30T14:58:00Z">
        <w:r w:rsidRPr="00163DCF">
          <w:rPr>
            <w:szCs w:val="21"/>
            <w:rPrChange w:id="16841" w:author="David" w:date="2022-08-17T16:58:00Z">
              <w:rPr>
                <w:rFonts w:ascii="Times New Roman" w:hAnsi="Times New Roman"/>
                <w:sz w:val="24"/>
                <w:szCs w:val="24"/>
              </w:rPr>
            </w:rPrChange>
          </w:rPr>
          <w:t xml:space="preserve"> distressed Korean tourists</w:t>
        </w:r>
      </w:ins>
      <w:ins w:id="16842" w:author="Britt Collins" w:date="2021-10-06T17:32:00Z">
        <w:r w:rsidR="0076585A" w:rsidRPr="00163DCF">
          <w:rPr>
            <w:szCs w:val="21"/>
            <w:rPrChange w:id="16843" w:author="David" w:date="2022-08-17T16:58:00Z">
              <w:rPr>
                <w:rFonts w:ascii="Times New Roman" w:hAnsi="Times New Roman"/>
                <w:sz w:val="24"/>
                <w:szCs w:val="24"/>
              </w:rPr>
            </w:rPrChange>
          </w:rPr>
          <w:t>, who</w:t>
        </w:r>
      </w:ins>
      <w:ins w:id="16844" w:author="Britt Collins" w:date="2021-09-30T14:58:00Z">
        <w:r w:rsidRPr="00163DCF">
          <w:rPr>
            <w:szCs w:val="21"/>
            <w:rPrChange w:id="16845" w:author="David" w:date="2022-08-17T16:58:00Z">
              <w:rPr>
                <w:rFonts w:ascii="Times New Roman" w:hAnsi="Times New Roman"/>
                <w:sz w:val="24"/>
                <w:szCs w:val="24"/>
              </w:rPr>
            </w:rPrChange>
          </w:rPr>
          <w:t xml:space="preserve"> indicated to the divemaster that they were uncomfortable and wanted to get back on board. The divemaster and Koreans duly beelined for the boat. The divemaster returned and indicated to remainder of the group to descend. I released some air out of the Buoyancy Control Device.</w:t>
        </w:r>
      </w:ins>
    </w:p>
    <w:p w14:paraId="6DBC323E" w14:textId="24A1AAB8" w:rsidR="006F31F6" w:rsidRPr="00163DCF" w:rsidRDefault="006F31F6">
      <w:pPr>
        <w:spacing w:line="276" w:lineRule="auto"/>
        <w:ind w:left="-5" w:right="15" w:firstLine="725"/>
        <w:rPr>
          <w:ins w:id="16846" w:author="Britt Collins" w:date="2021-09-30T14:58:00Z"/>
          <w:szCs w:val="21"/>
          <w:rPrChange w:id="16847" w:author="David" w:date="2022-08-17T16:58:00Z">
            <w:rPr>
              <w:ins w:id="16848" w:author="Britt Collins" w:date="2021-09-30T14:58:00Z"/>
              <w:rFonts w:ascii="Times New Roman" w:hAnsi="Times New Roman"/>
              <w:sz w:val="24"/>
              <w:szCs w:val="24"/>
            </w:rPr>
          </w:rPrChange>
        </w:rPr>
        <w:pPrChange w:id="16849" w:author="David" w:date="2022-08-17T17:01:00Z">
          <w:pPr>
            <w:ind w:left="-5" w:right="15"/>
          </w:pPr>
        </w:pPrChange>
      </w:pPr>
      <w:ins w:id="16850" w:author="Britt Collins" w:date="2021-09-30T14:58:00Z">
        <w:r w:rsidRPr="00163DCF">
          <w:rPr>
            <w:szCs w:val="21"/>
            <w:rPrChange w:id="16851" w:author="David" w:date="2022-08-17T16:58:00Z">
              <w:rPr>
                <w:rFonts w:ascii="Times New Roman" w:hAnsi="Times New Roman"/>
                <w:sz w:val="24"/>
                <w:szCs w:val="24"/>
              </w:rPr>
            </w:rPrChange>
          </w:rPr>
          <w:t xml:space="preserve">As per the onboard briefing, </w:t>
        </w:r>
        <w:proofErr w:type="gramStart"/>
        <w:r w:rsidRPr="00163DCF">
          <w:rPr>
            <w:szCs w:val="21"/>
            <w:rPrChange w:id="16852" w:author="David" w:date="2022-08-17T16:58:00Z">
              <w:rPr>
                <w:rFonts w:ascii="Times New Roman" w:hAnsi="Times New Roman"/>
                <w:sz w:val="24"/>
                <w:szCs w:val="24"/>
              </w:rPr>
            </w:rPrChange>
          </w:rPr>
          <w:t>we</w:t>
        </w:r>
        <w:proofErr w:type="gramEnd"/>
        <w:r w:rsidRPr="00163DCF">
          <w:rPr>
            <w:szCs w:val="21"/>
            <w:rPrChange w:id="16853" w:author="David" w:date="2022-08-17T16:58:00Z">
              <w:rPr>
                <w:rFonts w:ascii="Times New Roman" w:hAnsi="Times New Roman"/>
                <w:sz w:val="24"/>
                <w:szCs w:val="24"/>
              </w:rPr>
            </w:rPrChange>
          </w:rPr>
          <w:t xml:space="preserve"> dived till we met a steel structure</w:t>
        </w:r>
      </w:ins>
      <w:ins w:id="16854" w:author="Britt Collins" w:date="2021-10-06T17:32:00Z">
        <w:r w:rsidR="0076585A" w:rsidRPr="00163DCF">
          <w:rPr>
            <w:szCs w:val="21"/>
            <w:rPrChange w:id="16855" w:author="David" w:date="2022-08-17T16:58:00Z">
              <w:rPr>
                <w:rFonts w:ascii="Times New Roman" w:hAnsi="Times New Roman"/>
                <w:sz w:val="24"/>
                <w:szCs w:val="24"/>
              </w:rPr>
            </w:rPrChange>
          </w:rPr>
          <w:t xml:space="preserve">. It </w:t>
        </w:r>
      </w:ins>
      <w:ins w:id="16856" w:author="Britt Collins" w:date="2021-09-30T14:58:00Z">
        <w:r w:rsidRPr="00163DCF">
          <w:rPr>
            <w:szCs w:val="21"/>
            <w:rPrChange w:id="16857" w:author="David" w:date="2022-08-17T16:58:00Z">
              <w:rPr>
                <w:rFonts w:ascii="Times New Roman" w:hAnsi="Times New Roman"/>
                <w:sz w:val="24"/>
                <w:szCs w:val="24"/>
              </w:rPr>
            </w:rPrChange>
          </w:rPr>
          <w:t>was once part of the HMAS Swan</w:t>
        </w:r>
      </w:ins>
      <w:ins w:id="16858" w:author="Britt Collins" w:date="2021-10-06T17:33:00Z">
        <w:r w:rsidR="0076585A" w:rsidRPr="00163DCF">
          <w:rPr>
            <w:szCs w:val="21"/>
            <w:rPrChange w:id="16859" w:author="David" w:date="2022-08-17T16:58:00Z">
              <w:rPr>
                <w:rFonts w:ascii="Times New Roman" w:hAnsi="Times New Roman"/>
                <w:sz w:val="24"/>
                <w:szCs w:val="24"/>
              </w:rPr>
            </w:rPrChange>
          </w:rPr>
          <w:t xml:space="preserve"> and </w:t>
        </w:r>
      </w:ins>
      <w:ins w:id="16860" w:author="Britt Collins" w:date="2021-09-30T14:58:00Z">
        <w:r w:rsidRPr="00163DCF">
          <w:rPr>
            <w:szCs w:val="21"/>
            <w:rPrChange w:id="16861" w:author="David" w:date="2022-08-17T16:58:00Z">
              <w:rPr>
                <w:rFonts w:ascii="Times New Roman" w:hAnsi="Times New Roman"/>
                <w:sz w:val="24"/>
                <w:szCs w:val="24"/>
              </w:rPr>
            </w:rPrChange>
          </w:rPr>
          <w:t>te</w:t>
        </w:r>
      </w:ins>
      <w:ins w:id="16862" w:author="Britt Collins" w:date="2021-10-06T17:32:00Z">
        <w:r w:rsidR="0076585A" w:rsidRPr="00163DCF">
          <w:rPr>
            <w:szCs w:val="21"/>
            <w:rPrChange w:id="16863" w:author="David" w:date="2022-08-17T16:58:00Z">
              <w:rPr>
                <w:rFonts w:ascii="Times New Roman" w:hAnsi="Times New Roman"/>
                <w:sz w:val="24"/>
                <w:szCs w:val="24"/>
              </w:rPr>
            </w:rPrChange>
          </w:rPr>
          <w:t>e</w:t>
        </w:r>
      </w:ins>
      <w:ins w:id="16864" w:author="Britt Collins" w:date="2021-09-30T14:58:00Z">
        <w:r w:rsidRPr="00163DCF">
          <w:rPr>
            <w:szCs w:val="21"/>
            <w:rPrChange w:id="16865" w:author="David" w:date="2022-08-17T16:58:00Z">
              <w:rPr>
                <w:rFonts w:ascii="Times New Roman" w:hAnsi="Times New Roman"/>
                <w:sz w:val="24"/>
                <w:szCs w:val="24"/>
              </w:rPr>
            </w:rPrChange>
          </w:rPr>
          <w:t xml:space="preserve">ming with an attachment of molluscs. Their probes swayed in time with the ocean current. We remained at that depth for 10 minutes to enable our bodies to adjust to the increase in pressure. The divemaster indicated we should follow him as he led us to a depth of nearly 30 metres (my deepest dive ever). The water was surprisingly clear, allowing us to admire the exterior of the ship. We made our way to one of ship's rear entrances. Matthew and I were side-by-side as we swam through what was once a hallway. The rooms located either side lacked windows and doors. As we peered into the rooms, it was amazing to see large schools of </w:t>
        </w:r>
      </w:ins>
      <w:ins w:id="16866" w:author="Britt Collins" w:date="2021-10-06T17:33:00Z">
        <w:r w:rsidR="0076585A" w:rsidRPr="00163DCF">
          <w:rPr>
            <w:szCs w:val="21"/>
            <w:rPrChange w:id="16867" w:author="David" w:date="2022-08-17T16:58:00Z">
              <w:rPr>
                <w:rFonts w:ascii="Times New Roman" w:hAnsi="Times New Roman"/>
                <w:sz w:val="24"/>
                <w:szCs w:val="24"/>
              </w:rPr>
            </w:rPrChange>
          </w:rPr>
          <w:t xml:space="preserve">jewel-bright </w:t>
        </w:r>
      </w:ins>
      <w:ins w:id="16868" w:author="Britt Collins" w:date="2021-09-30T14:58:00Z">
        <w:r w:rsidRPr="00163DCF">
          <w:rPr>
            <w:szCs w:val="21"/>
            <w:rPrChange w:id="16869" w:author="David" w:date="2022-08-17T16:58:00Z">
              <w:rPr>
                <w:rFonts w:ascii="Times New Roman" w:hAnsi="Times New Roman"/>
                <w:sz w:val="24"/>
                <w:szCs w:val="24"/>
              </w:rPr>
            </w:rPrChange>
          </w:rPr>
          <w:t xml:space="preserve">fish. Matthew was more nervous than me, even though I was experiencing buoyancy issues. As we followed the passageway to the lower floor, Matthew was unaware of his missing fin. Thankfully my buddying skills allowed me to quickly retrieve and fit it. Before we knew </w:t>
        </w:r>
        <w:proofErr w:type="gramStart"/>
        <w:r w:rsidRPr="00163DCF">
          <w:rPr>
            <w:szCs w:val="21"/>
            <w:rPrChange w:id="16870" w:author="David" w:date="2022-08-17T16:58:00Z">
              <w:rPr>
                <w:rFonts w:ascii="Times New Roman" w:hAnsi="Times New Roman"/>
                <w:sz w:val="24"/>
                <w:szCs w:val="24"/>
              </w:rPr>
            </w:rPrChange>
          </w:rPr>
          <w:t>it</w:t>
        </w:r>
        <w:proofErr w:type="gramEnd"/>
        <w:r w:rsidRPr="00163DCF">
          <w:rPr>
            <w:szCs w:val="21"/>
            <w:rPrChange w:id="16871" w:author="David" w:date="2022-08-17T16:58:00Z">
              <w:rPr>
                <w:rFonts w:ascii="Times New Roman" w:hAnsi="Times New Roman"/>
                <w:sz w:val="24"/>
                <w:szCs w:val="24"/>
              </w:rPr>
            </w:rPrChange>
          </w:rPr>
          <w:t xml:space="preserve"> we were back at the top of HMAS Swan, swaying with the molluscs, waiting for our bodies to complete the decompression process.</w:t>
        </w:r>
      </w:ins>
    </w:p>
    <w:p w14:paraId="67E06703" w14:textId="0647015F" w:rsidR="006F31F6" w:rsidRPr="00163DCF" w:rsidRDefault="006F31F6">
      <w:pPr>
        <w:spacing w:line="276" w:lineRule="auto"/>
        <w:ind w:left="-5" w:right="15" w:firstLine="725"/>
        <w:rPr>
          <w:ins w:id="16872" w:author="Britt Collins" w:date="2021-09-30T14:58:00Z"/>
          <w:szCs w:val="21"/>
          <w:rPrChange w:id="16873" w:author="David" w:date="2022-08-17T16:58:00Z">
            <w:rPr>
              <w:ins w:id="16874" w:author="Britt Collins" w:date="2021-09-30T14:58:00Z"/>
              <w:rFonts w:ascii="Times New Roman" w:hAnsi="Times New Roman"/>
              <w:sz w:val="24"/>
              <w:szCs w:val="24"/>
            </w:rPr>
          </w:rPrChange>
        </w:rPr>
        <w:pPrChange w:id="16875" w:author="David" w:date="2022-08-17T17:01:00Z">
          <w:pPr>
            <w:ind w:left="-5" w:right="15"/>
          </w:pPr>
        </w:pPrChange>
      </w:pPr>
      <w:ins w:id="16876" w:author="Britt Collins" w:date="2021-09-30T14:58:00Z">
        <w:r w:rsidRPr="00163DCF">
          <w:rPr>
            <w:szCs w:val="21"/>
            <w:rPrChange w:id="16877" w:author="David" w:date="2022-08-17T16:58:00Z">
              <w:rPr>
                <w:rFonts w:ascii="Times New Roman" w:hAnsi="Times New Roman"/>
                <w:sz w:val="24"/>
                <w:szCs w:val="24"/>
              </w:rPr>
            </w:rPrChange>
          </w:rPr>
          <w:t xml:space="preserve">From </w:t>
        </w:r>
        <w:proofErr w:type="spellStart"/>
        <w:r w:rsidRPr="00163DCF">
          <w:rPr>
            <w:szCs w:val="21"/>
            <w:rPrChange w:id="16878" w:author="David" w:date="2022-08-17T16:58:00Z">
              <w:rPr>
                <w:rFonts w:ascii="Times New Roman" w:hAnsi="Times New Roman"/>
                <w:sz w:val="24"/>
                <w:szCs w:val="24"/>
              </w:rPr>
            </w:rPrChange>
          </w:rPr>
          <w:t>Dunsborough</w:t>
        </w:r>
        <w:proofErr w:type="spellEnd"/>
        <w:r w:rsidRPr="00163DCF">
          <w:rPr>
            <w:szCs w:val="21"/>
            <w:rPrChange w:id="16879" w:author="David" w:date="2022-08-17T16:58:00Z">
              <w:rPr>
                <w:rFonts w:ascii="Times New Roman" w:hAnsi="Times New Roman"/>
                <w:sz w:val="24"/>
                <w:szCs w:val="24"/>
              </w:rPr>
            </w:rPrChange>
          </w:rPr>
          <w:t xml:space="preserve"> we made our final road trip journey, to the capital of Western Australia, Perth. Matthew, </w:t>
        </w:r>
        <w:proofErr w:type="gramStart"/>
        <w:r w:rsidRPr="00163DCF">
          <w:rPr>
            <w:szCs w:val="21"/>
            <w:rPrChange w:id="16880" w:author="David" w:date="2022-08-17T16:58:00Z">
              <w:rPr>
                <w:rFonts w:ascii="Times New Roman" w:hAnsi="Times New Roman"/>
                <w:sz w:val="24"/>
                <w:szCs w:val="24"/>
              </w:rPr>
            </w:rPrChange>
          </w:rPr>
          <w:t>Kris</w:t>
        </w:r>
        <w:proofErr w:type="gramEnd"/>
        <w:r w:rsidRPr="00163DCF">
          <w:rPr>
            <w:szCs w:val="21"/>
            <w:rPrChange w:id="16881" w:author="David" w:date="2022-08-17T16:58:00Z">
              <w:rPr>
                <w:rFonts w:ascii="Times New Roman" w:hAnsi="Times New Roman"/>
                <w:sz w:val="24"/>
                <w:szCs w:val="24"/>
              </w:rPr>
            </w:rPrChange>
          </w:rPr>
          <w:t xml:space="preserve"> and I had become attached to the Mitsubishi </w:t>
        </w:r>
        <w:proofErr w:type="spellStart"/>
        <w:r w:rsidRPr="00163DCF">
          <w:rPr>
            <w:szCs w:val="21"/>
            <w:rPrChange w:id="16882" w:author="David" w:date="2022-08-17T16:58:00Z">
              <w:rPr>
                <w:rFonts w:ascii="Times New Roman" w:hAnsi="Times New Roman"/>
                <w:sz w:val="24"/>
                <w:szCs w:val="24"/>
              </w:rPr>
            </w:rPrChange>
          </w:rPr>
          <w:t>Delica</w:t>
        </w:r>
        <w:proofErr w:type="spellEnd"/>
        <w:r w:rsidRPr="00163DCF">
          <w:rPr>
            <w:szCs w:val="21"/>
            <w:rPrChange w:id="16883" w:author="David" w:date="2022-08-17T16:58:00Z">
              <w:rPr>
                <w:rFonts w:ascii="Times New Roman" w:hAnsi="Times New Roman"/>
                <w:sz w:val="24"/>
                <w:szCs w:val="24"/>
              </w:rPr>
            </w:rPrChange>
          </w:rPr>
          <w:t xml:space="preserve">. It had never missed a beat, well technically it did, but on that occasion we </w:t>
        </w:r>
        <w:proofErr w:type="gramStart"/>
        <w:r w:rsidRPr="00163DCF">
          <w:rPr>
            <w:szCs w:val="21"/>
            <w:rPrChange w:id="16884" w:author="David" w:date="2022-08-17T16:58:00Z">
              <w:rPr>
                <w:rFonts w:ascii="Times New Roman" w:hAnsi="Times New Roman"/>
                <w:sz w:val="24"/>
                <w:szCs w:val="24"/>
              </w:rPr>
            </w:rPrChange>
          </w:rPr>
          <w:t>somehow</w:t>
        </w:r>
        <w:proofErr w:type="gramEnd"/>
        <w:r w:rsidRPr="00163DCF">
          <w:rPr>
            <w:szCs w:val="21"/>
            <w:rPrChange w:id="16885" w:author="David" w:date="2022-08-17T16:58:00Z">
              <w:rPr>
                <w:rFonts w:ascii="Times New Roman" w:hAnsi="Times New Roman"/>
                <w:sz w:val="24"/>
                <w:szCs w:val="24"/>
              </w:rPr>
            </w:rPrChange>
          </w:rPr>
          <w:t xml:space="preserve"> we managed to resuscitate it’s cold diesel heart. We entered Fremantle, on the outskirts of Perth. We had stayed, for the most part, in sparsely populated areas. Fremantle is a bustling town. The van was covered in red dirt</w:t>
        </w:r>
      </w:ins>
      <w:ins w:id="16886" w:author="Britt Collins" w:date="2021-10-06T17:36:00Z">
        <w:r w:rsidR="00ED1F70" w:rsidRPr="00163DCF">
          <w:rPr>
            <w:szCs w:val="21"/>
            <w:rPrChange w:id="16887" w:author="David" w:date="2022-08-17T16:58:00Z">
              <w:rPr>
                <w:rFonts w:ascii="Times New Roman" w:hAnsi="Times New Roman"/>
                <w:sz w:val="24"/>
                <w:szCs w:val="24"/>
              </w:rPr>
            </w:rPrChange>
          </w:rPr>
          <w:t xml:space="preserve"> and it</w:t>
        </w:r>
      </w:ins>
      <w:ins w:id="16888" w:author="Britt Collins" w:date="2021-09-30T14:58:00Z">
        <w:r w:rsidRPr="00163DCF">
          <w:rPr>
            <w:szCs w:val="21"/>
            <w:rPrChange w:id="16889" w:author="David" w:date="2022-08-17T16:58:00Z">
              <w:rPr>
                <w:rFonts w:ascii="Times New Roman" w:hAnsi="Times New Roman"/>
                <w:sz w:val="24"/>
                <w:szCs w:val="24"/>
              </w:rPr>
            </w:rPrChange>
          </w:rPr>
          <w:t xml:space="preserve">s windows were splattered with flies. Its non-PC graffiti was still clearly visible. Understandably, we got unwelcome looks from residents. </w:t>
        </w:r>
      </w:ins>
    </w:p>
    <w:p w14:paraId="26DCCCE9" w14:textId="15B1346A" w:rsidR="006F31F6" w:rsidRPr="00163DCF" w:rsidRDefault="006F31F6">
      <w:pPr>
        <w:spacing w:line="276" w:lineRule="auto"/>
        <w:ind w:left="-5" w:right="15" w:firstLine="725"/>
        <w:rPr>
          <w:ins w:id="16890" w:author="Britt Collins" w:date="2021-09-30T14:58:00Z"/>
          <w:szCs w:val="21"/>
          <w:rPrChange w:id="16891" w:author="David" w:date="2022-08-17T16:58:00Z">
            <w:rPr>
              <w:ins w:id="16892" w:author="Britt Collins" w:date="2021-09-30T14:58:00Z"/>
              <w:rFonts w:ascii="Times New Roman" w:hAnsi="Times New Roman"/>
              <w:sz w:val="24"/>
              <w:szCs w:val="24"/>
            </w:rPr>
          </w:rPrChange>
        </w:rPr>
        <w:pPrChange w:id="16893" w:author="David" w:date="2022-08-17T17:01:00Z">
          <w:pPr>
            <w:ind w:left="-5" w:right="15"/>
          </w:pPr>
        </w:pPrChange>
      </w:pPr>
      <w:ins w:id="16894" w:author="Britt Collins" w:date="2021-09-30T14:58:00Z">
        <w:r w:rsidRPr="00163DCF">
          <w:rPr>
            <w:szCs w:val="21"/>
            <w:rPrChange w:id="16895" w:author="David" w:date="2022-08-17T16:58:00Z">
              <w:rPr>
                <w:rFonts w:ascii="Times New Roman" w:hAnsi="Times New Roman"/>
                <w:sz w:val="24"/>
                <w:szCs w:val="24"/>
              </w:rPr>
            </w:rPrChange>
          </w:rPr>
          <w:t xml:space="preserve">The Moreton Bay Fig trees welcomed us as we </w:t>
        </w:r>
      </w:ins>
      <w:ins w:id="16896" w:author="Britt Collins" w:date="2021-10-06T17:36:00Z">
        <w:r w:rsidR="00ED1F70" w:rsidRPr="00163DCF">
          <w:rPr>
            <w:szCs w:val="21"/>
            <w:rPrChange w:id="16897" w:author="David" w:date="2022-08-17T16:58:00Z">
              <w:rPr>
                <w:rFonts w:ascii="Times New Roman" w:hAnsi="Times New Roman"/>
                <w:sz w:val="24"/>
                <w:szCs w:val="24"/>
              </w:rPr>
            </w:rPrChange>
          </w:rPr>
          <w:t>wandered around town</w:t>
        </w:r>
      </w:ins>
      <w:ins w:id="16898" w:author="Britt Collins" w:date="2021-09-30T14:58:00Z">
        <w:r w:rsidRPr="00163DCF">
          <w:rPr>
            <w:szCs w:val="21"/>
            <w:rPrChange w:id="16899" w:author="David" w:date="2022-08-17T16:58:00Z">
              <w:rPr>
                <w:rFonts w:ascii="Times New Roman" w:hAnsi="Times New Roman"/>
                <w:sz w:val="24"/>
                <w:szCs w:val="24"/>
              </w:rPr>
            </w:rPrChange>
          </w:rPr>
          <w:t xml:space="preserve"> towards the esplanade. Matthew was hoping his old </w:t>
        </w:r>
      </w:ins>
      <w:ins w:id="16900" w:author="Britt Collins" w:date="2021-10-06T17:36:00Z">
        <w:r w:rsidR="00ED1F70" w:rsidRPr="00163DCF">
          <w:rPr>
            <w:szCs w:val="21"/>
            <w:rPrChange w:id="16901" w:author="David" w:date="2022-08-17T16:58:00Z">
              <w:rPr>
                <w:rFonts w:ascii="Times New Roman" w:hAnsi="Times New Roman"/>
                <w:sz w:val="24"/>
                <w:szCs w:val="24"/>
              </w:rPr>
            </w:rPrChange>
          </w:rPr>
          <w:t>u</w:t>
        </w:r>
      </w:ins>
      <w:ins w:id="16902" w:author="Britt Collins" w:date="2021-09-30T14:58:00Z">
        <w:r w:rsidRPr="00163DCF">
          <w:rPr>
            <w:szCs w:val="21"/>
            <w:rPrChange w:id="16903" w:author="David" w:date="2022-08-17T16:58:00Z">
              <w:rPr>
                <w:rFonts w:ascii="Times New Roman" w:hAnsi="Times New Roman"/>
                <w:sz w:val="24"/>
                <w:szCs w:val="24"/>
              </w:rPr>
            </w:rPrChange>
          </w:rPr>
          <w:t>niversity friend, Lea, would have turned up by now. The last text message Matthew received was</w:t>
        </w:r>
      </w:ins>
      <w:ins w:id="16904" w:author="Britt Collins" w:date="2021-10-06T17:37:00Z">
        <w:r w:rsidR="00ED1F70" w:rsidRPr="00163DCF">
          <w:rPr>
            <w:szCs w:val="21"/>
            <w:rPrChange w:id="16905" w:author="David" w:date="2022-08-17T16:58:00Z">
              <w:rPr>
                <w:rFonts w:ascii="Times New Roman" w:hAnsi="Times New Roman"/>
                <w:sz w:val="24"/>
                <w:szCs w:val="24"/>
              </w:rPr>
            </w:rPrChange>
          </w:rPr>
          <w:t xml:space="preserve"> “</w:t>
        </w:r>
      </w:ins>
      <w:ins w:id="16906" w:author="Britt Collins" w:date="2021-09-30T14:58:00Z">
        <w:r w:rsidRPr="00163DCF">
          <w:rPr>
            <w:szCs w:val="21"/>
            <w:rPrChange w:id="16907" w:author="David" w:date="2022-08-17T16:58:00Z">
              <w:rPr>
                <w:rFonts w:ascii="Times New Roman" w:hAnsi="Times New Roman"/>
                <w:sz w:val="24"/>
                <w:szCs w:val="24"/>
              </w:rPr>
            </w:rPrChange>
          </w:rPr>
          <w:t>on my way</w:t>
        </w:r>
      </w:ins>
      <w:ins w:id="16908" w:author="Britt Collins" w:date="2021-10-06T17:37:00Z">
        <w:r w:rsidR="00ED1F70" w:rsidRPr="00163DCF">
          <w:rPr>
            <w:szCs w:val="21"/>
            <w:rPrChange w:id="16909" w:author="David" w:date="2022-08-17T16:58:00Z">
              <w:rPr>
                <w:rFonts w:ascii="Times New Roman" w:hAnsi="Times New Roman"/>
                <w:sz w:val="24"/>
                <w:szCs w:val="24"/>
              </w:rPr>
            </w:rPrChange>
          </w:rPr>
          <w:t>”</w:t>
        </w:r>
      </w:ins>
      <w:ins w:id="16910" w:author="Britt Collins" w:date="2021-09-30T14:58:00Z">
        <w:r w:rsidRPr="00163DCF">
          <w:rPr>
            <w:szCs w:val="21"/>
            <w:rPrChange w:id="16911" w:author="David" w:date="2022-08-17T16:58:00Z">
              <w:rPr>
                <w:rFonts w:ascii="Times New Roman" w:hAnsi="Times New Roman"/>
                <w:sz w:val="24"/>
                <w:szCs w:val="24"/>
              </w:rPr>
            </w:rPrChange>
          </w:rPr>
          <w:t xml:space="preserve">. She </w:t>
        </w:r>
      </w:ins>
      <w:ins w:id="16912" w:author="Britt Collins" w:date="2021-10-06T17:37:00Z">
        <w:r w:rsidR="00ED1F70" w:rsidRPr="00163DCF">
          <w:rPr>
            <w:szCs w:val="21"/>
            <w:rPrChange w:id="16913" w:author="David" w:date="2022-08-17T16:58:00Z">
              <w:rPr>
                <w:rFonts w:ascii="Times New Roman" w:hAnsi="Times New Roman"/>
                <w:sz w:val="24"/>
                <w:szCs w:val="24"/>
              </w:rPr>
            </w:rPrChange>
          </w:rPr>
          <w:t>suggest</w:t>
        </w:r>
      </w:ins>
      <w:ins w:id="16914" w:author="Britt Collins" w:date="2021-09-30T14:58:00Z">
        <w:r w:rsidRPr="00163DCF">
          <w:rPr>
            <w:szCs w:val="21"/>
            <w:rPrChange w:id="16915" w:author="David" w:date="2022-08-17T16:58:00Z">
              <w:rPr>
                <w:rFonts w:ascii="Times New Roman" w:hAnsi="Times New Roman"/>
                <w:sz w:val="24"/>
                <w:szCs w:val="24"/>
              </w:rPr>
            </w:rPrChange>
          </w:rPr>
          <w:t xml:space="preserve">ed we meet for drinks at the Little Creatures brewery. Matthew, </w:t>
        </w:r>
        <w:proofErr w:type="gramStart"/>
        <w:r w:rsidRPr="00163DCF">
          <w:rPr>
            <w:szCs w:val="21"/>
            <w:rPrChange w:id="16916" w:author="David" w:date="2022-08-17T16:58:00Z">
              <w:rPr>
                <w:rFonts w:ascii="Times New Roman" w:hAnsi="Times New Roman"/>
                <w:sz w:val="24"/>
                <w:szCs w:val="24"/>
              </w:rPr>
            </w:rPrChange>
          </w:rPr>
          <w:t>Kris</w:t>
        </w:r>
        <w:proofErr w:type="gramEnd"/>
        <w:r w:rsidRPr="00163DCF">
          <w:rPr>
            <w:szCs w:val="21"/>
            <w:rPrChange w:id="16917" w:author="David" w:date="2022-08-17T16:58:00Z">
              <w:rPr>
                <w:rFonts w:ascii="Times New Roman" w:hAnsi="Times New Roman"/>
                <w:sz w:val="24"/>
                <w:szCs w:val="24"/>
              </w:rPr>
            </w:rPrChange>
          </w:rPr>
          <w:t xml:space="preserve"> and I found a table outside at the rear of the brewery where we sat, relaxed and drank. Lea arrived, bring with her a swathe of enthusiasm. It was in stark contrast to our more reserved Northern European temperament. We headed to Leighton Beach located further up the coast. The area hosted the annual Leighton Beach to Rottnest Island kite</w:t>
        </w:r>
      </w:ins>
      <w:ins w:id="16918" w:author="Britt Collins" w:date="2021-10-06T17:37:00Z">
        <w:r w:rsidR="00ED1F70" w:rsidRPr="00163DCF">
          <w:rPr>
            <w:szCs w:val="21"/>
            <w:rPrChange w:id="16919" w:author="David" w:date="2022-08-17T16:58:00Z">
              <w:rPr>
                <w:rFonts w:ascii="Times New Roman" w:hAnsi="Times New Roman"/>
                <w:sz w:val="24"/>
                <w:szCs w:val="24"/>
              </w:rPr>
            </w:rPrChange>
          </w:rPr>
          <w:t>-</w:t>
        </w:r>
      </w:ins>
      <w:ins w:id="16920" w:author="Britt Collins" w:date="2021-09-30T14:58:00Z">
        <w:r w:rsidRPr="00163DCF">
          <w:rPr>
            <w:szCs w:val="21"/>
            <w:rPrChange w:id="16921" w:author="David" w:date="2022-08-17T16:58:00Z">
              <w:rPr>
                <w:rFonts w:ascii="Times New Roman" w:hAnsi="Times New Roman"/>
                <w:sz w:val="24"/>
                <w:szCs w:val="24"/>
              </w:rPr>
            </w:rPrChange>
          </w:rPr>
          <w:t>surfing race. This, the biggest kite surfing race in the Southern Hemisphere</w:t>
        </w:r>
      </w:ins>
      <w:ins w:id="16922" w:author="Britt Collins" w:date="2021-10-06T17:38:00Z">
        <w:r w:rsidR="00ED1F70" w:rsidRPr="00163DCF">
          <w:rPr>
            <w:szCs w:val="21"/>
            <w:rPrChange w:id="16923" w:author="David" w:date="2022-08-17T16:58:00Z">
              <w:rPr>
                <w:rFonts w:ascii="Times New Roman" w:hAnsi="Times New Roman"/>
                <w:sz w:val="24"/>
                <w:szCs w:val="24"/>
              </w:rPr>
            </w:rPrChange>
          </w:rPr>
          <w:t>,</w:t>
        </w:r>
      </w:ins>
      <w:ins w:id="16924" w:author="Britt Collins" w:date="2021-09-30T14:58:00Z">
        <w:r w:rsidRPr="00163DCF">
          <w:rPr>
            <w:szCs w:val="21"/>
            <w:rPrChange w:id="16925" w:author="David" w:date="2022-08-17T16:58:00Z">
              <w:rPr>
                <w:rFonts w:ascii="Times New Roman" w:hAnsi="Times New Roman"/>
                <w:sz w:val="24"/>
                <w:szCs w:val="24"/>
              </w:rPr>
            </w:rPrChange>
          </w:rPr>
          <w:t xml:space="preserve"> was the most expansive sporting event I had experienced. </w:t>
        </w:r>
      </w:ins>
      <w:ins w:id="16926" w:author="Britt Collins" w:date="2021-10-06T17:38:00Z">
        <w:r w:rsidR="00ED1F70" w:rsidRPr="00163DCF">
          <w:rPr>
            <w:szCs w:val="21"/>
            <w:rPrChange w:id="16927" w:author="David" w:date="2022-08-17T16:58:00Z">
              <w:rPr>
                <w:rFonts w:ascii="Times New Roman" w:hAnsi="Times New Roman"/>
                <w:sz w:val="24"/>
                <w:szCs w:val="24"/>
              </w:rPr>
            </w:rPrChange>
          </w:rPr>
          <w:t>Hundred</w:t>
        </w:r>
      </w:ins>
      <w:ins w:id="16928" w:author="Britt Collins" w:date="2021-09-30T14:58:00Z">
        <w:r w:rsidRPr="00163DCF">
          <w:rPr>
            <w:szCs w:val="21"/>
            <w:rPrChange w:id="16929" w:author="David" w:date="2022-08-17T16:58:00Z">
              <w:rPr>
                <w:rFonts w:ascii="Times New Roman" w:hAnsi="Times New Roman"/>
                <w:sz w:val="24"/>
                <w:szCs w:val="24"/>
              </w:rPr>
            </w:rPrChange>
          </w:rPr>
          <w:t>s of participants could barely be seen as they surfed towards us with the aid of their huge kites. Initially I could only see a helicopter in the distance. Minutes later, on the horizon, a line of white foam was forming. The skies above were lit up with painted kites. The best of the participants quickly came into view. They looked like bohemian superheroes, levitating above the water's surface. The surfers’ kites were immense. To operate and command both kite and surf conditions. These athletes earned my respect.</w:t>
        </w:r>
      </w:ins>
    </w:p>
    <w:p w14:paraId="7FADD2EB" w14:textId="25940288" w:rsidR="006F31F6" w:rsidRPr="00163DCF" w:rsidRDefault="00ED1F70">
      <w:pPr>
        <w:spacing w:line="276" w:lineRule="auto"/>
        <w:ind w:left="-5" w:right="15" w:firstLine="725"/>
        <w:rPr>
          <w:ins w:id="16930" w:author="Britt Collins" w:date="2021-09-30T14:58:00Z"/>
          <w:szCs w:val="21"/>
          <w:rPrChange w:id="16931" w:author="David" w:date="2022-08-17T16:58:00Z">
            <w:rPr>
              <w:ins w:id="16932" w:author="Britt Collins" w:date="2021-09-30T14:58:00Z"/>
              <w:rFonts w:ascii="Times New Roman" w:hAnsi="Times New Roman"/>
              <w:sz w:val="24"/>
              <w:szCs w:val="24"/>
            </w:rPr>
          </w:rPrChange>
        </w:rPr>
        <w:pPrChange w:id="16933" w:author="David" w:date="2022-08-17T17:01:00Z">
          <w:pPr>
            <w:ind w:left="-5" w:right="15"/>
          </w:pPr>
        </w:pPrChange>
      </w:pPr>
      <w:ins w:id="16934" w:author="Britt Collins" w:date="2021-10-06T17:38:00Z">
        <w:r w:rsidRPr="00163DCF">
          <w:rPr>
            <w:szCs w:val="21"/>
            <w:rPrChange w:id="16935" w:author="David" w:date="2022-08-17T16:58:00Z">
              <w:rPr>
                <w:rFonts w:ascii="Times New Roman" w:hAnsi="Times New Roman"/>
                <w:sz w:val="24"/>
                <w:szCs w:val="24"/>
              </w:rPr>
            </w:rPrChange>
          </w:rPr>
          <w:t>Afterwards w</w:t>
        </w:r>
      </w:ins>
      <w:ins w:id="16936" w:author="Britt Collins" w:date="2021-09-30T14:58:00Z">
        <w:r w:rsidR="006F31F6" w:rsidRPr="00163DCF">
          <w:rPr>
            <w:szCs w:val="21"/>
            <w:rPrChange w:id="16937" w:author="David" w:date="2022-08-17T16:58:00Z">
              <w:rPr>
                <w:rFonts w:ascii="Times New Roman" w:hAnsi="Times New Roman"/>
                <w:sz w:val="24"/>
                <w:szCs w:val="24"/>
              </w:rPr>
            </w:rPrChange>
          </w:rPr>
          <w:t>e returned to our Lea’s humble flat. It had a bohemian vibe. I took a good look around, popping to the bathroom</w:t>
        </w:r>
      </w:ins>
      <w:ins w:id="16938" w:author="Britt Collins" w:date="2021-10-06T17:39:00Z">
        <w:r w:rsidRPr="00163DCF">
          <w:rPr>
            <w:szCs w:val="21"/>
            <w:rPrChange w:id="16939" w:author="David" w:date="2022-08-17T16:58:00Z">
              <w:rPr>
                <w:rFonts w:ascii="Times New Roman" w:hAnsi="Times New Roman"/>
                <w:sz w:val="24"/>
                <w:szCs w:val="24"/>
              </w:rPr>
            </w:rPrChange>
          </w:rPr>
          <w:t xml:space="preserve"> and</w:t>
        </w:r>
      </w:ins>
      <w:ins w:id="16940" w:author="Britt Collins" w:date="2021-09-30T14:58:00Z">
        <w:r w:rsidR="006F31F6" w:rsidRPr="00163DCF">
          <w:rPr>
            <w:szCs w:val="21"/>
            <w:rPrChange w:id="16941" w:author="David" w:date="2022-08-17T16:58:00Z">
              <w:rPr>
                <w:rFonts w:ascii="Times New Roman" w:hAnsi="Times New Roman"/>
                <w:sz w:val="24"/>
                <w:szCs w:val="24"/>
              </w:rPr>
            </w:rPrChange>
          </w:rPr>
          <w:t xml:space="preserve"> noticed </w:t>
        </w:r>
      </w:ins>
      <w:ins w:id="16942" w:author="Britt Collins" w:date="2021-10-06T17:39:00Z">
        <w:r w:rsidRPr="00163DCF">
          <w:rPr>
            <w:szCs w:val="21"/>
            <w:rPrChange w:id="16943" w:author="David" w:date="2022-08-17T16:58:00Z">
              <w:rPr>
                <w:rFonts w:ascii="Times New Roman" w:hAnsi="Times New Roman"/>
                <w:sz w:val="24"/>
                <w:szCs w:val="24"/>
              </w:rPr>
            </w:rPrChange>
          </w:rPr>
          <w:t xml:space="preserve">the </w:t>
        </w:r>
      </w:ins>
      <w:ins w:id="16944" w:author="Britt Collins" w:date="2021-09-30T14:58:00Z">
        <w:r w:rsidR="006F31F6" w:rsidRPr="00163DCF">
          <w:rPr>
            <w:szCs w:val="21"/>
            <w:rPrChange w:id="16945" w:author="David" w:date="2022-08-17T16:58:00Z">
              <w:rPr>
                <w:rFonts w:ascii="Times New Roman" w:hAnsi="Times New Roman"/>
                <w:sz w:val="24"/>
                <w:szCs w:val="24"/>
              </w:rPr>
            </w:rPrChange>
          </w:rPr>
          <w:t xml:space="preserve">potted plants </w:t>
        </w:r>
      </w:ins>
      <w:ins w:id="16946" w:author="Britt Collins" w:date="2021-10-06T17:39:00Z">
        <w:r w:rsidRPr="00163DCF">
          <w:rPr>
            <w:szCs w:val="21"/>
            <w:rPrChange w:id="16947" w:author="David" w:date="2022-08-17T16:58:00Z">
              <w:rPr>
                <w:rFonts w:ascii="Times New Roman" w:hAnsi="Times New Roman"/>
                <w:sz w:val="24"/>
                <w:szCs w:val="24"/>
              </w:rPr>
            </w:rPrChange>
          </w:rPr>
          <w:t xml:space="preserve">and </w:t>
        </w:r>
      </w:ins>
      <w:proofErr w:type="gramStart"/>
      <w:ins w:id="16948" w:author="Britt Collins" w:date="2021-09-30T14:58:00Z">
        <w:r w:rsidR="006F31F6" w:rsidRPr="00163DCF">
          <w:rPr>
            <w:szCs w:val="21"/>
            <w:rPrChange w:id="16949" w:author="David" w:date="2022-08-17T16:58:00Z">
              <w:rPr>
                <w:rFonts w:ascii="Times New Roman" w:hAnsi="Times New Roman"/>
                <w:sz w:val="24"/>
                <w:szCs w:val="24"/>
              </w:rPr>
            </w:rPrChange>
          </w:rPr>
          <w:t>sauce pans</w:t>
        </w:r>
        <w:proofErr w:type="gramEnd"/>
        <w:r w:rsidR="006F31F6" w:rsidRPr="00163DCF">
          <w:rPr>
            <w:szCs w:val="21"/>
            <w:rPrChange w:id="16950" w:author="David" w:date="2022-08-17T16:58:00Z">
              <w:rPr>
                <w:rFonts w:ascii="Times New Roman" w:hAnsi="Times New Roman"/>
                <w:sz w:val="24"/>
                <w:szCs w:val="24"/>
              </w:rPr>
            </w:rPrChange>
          </w:rPr>
          <w:t xml:space="preserve"> in the shower. Why was there an egg timer hanging on the wall? This conundrum distracted me from the original purpose of my bathroom visit. Perth was at a similar longitude to Sydney, but on average it was much hotter thanks to the surrounding </w:t>
        </w:r>
        <w:r w:rsidR="006F31F6" w:rsidRPr="00163DCF">
          <w:rPr>
            <w:szCs w:val="21"/>
            <w:rPrChange w:id="16951" w:author="David" w:date="2022-08-17T16:58:00Z">
              <w:rPr>
                <w:rFonts w:ascii="Times New Roman" w:hAnsi="Times New Roman"/>
                <w:sz w:val="24"/>
                <w:szCs w:val="24"/>
              </w:rPr>
            </w:rPrChange>
          </w:rPr>
          <w:lastRenderedPageBreak/>
          <w:t xml:space="preserve">dessert. Lea informed us the kitchen equipment was in the shower to </w:t>
        </w:r>
      </w:ins>
      <w:ins w:id="16952" w:author="Britt Collins" w:date="2021-10-06T17:39:00Z">
        <w:r w:rsidRPr="00163DCF">
          <w:rPr>
            <w:szCs w:val="21"/>
            <w:rPrChange w:id="16953" w:author="David" w:date="2022-08-17T16:58:00Z">
              <w:rPr>
                <w:rFonts w:ascii="Times New Roman" w:hAnsi="Times New Roman"/>
                <w:sz w:val="24"/>
                <w:szCs w:val="24"/>
              </w:rPr>
            </w:rPrChange>
          </w:rPr>
          <w:t>“</w:t>
        </w:r>
      </w:ins>
      <w:ins w:id="16954" w:author="Britt Collins" w:date="2021-09-30T14:58:00Z">
        <w:r w:rsidR="006F31F6" w:rsidRPr="00163DCF">
          <w:rPr>
            <w:szCs w:val="21"/>
            <w:rPrChange w:id="16955" w:author="David" w:date="2022-08-17T16:58:00Z">
              <w:rPr>
                <w:rFonts w:ascii="Times New Roman" w:hAnsi="Times New Roman"/>
                <w:sz w:val="24"/>
                <w:szCs w:val="24"/>
              </w:rPr>
            </w:rPrChange>
          </w:rPr>
          <w:t>catch the scarce water due to the current drought</w:t>
        </w:r>
      </w:ins>
      <w:ins w:id="16956" w:author="Britt Collins" w:date="2021-10-06T17:39:00Z">
        <w:r w:rsidRPr="00163DCF">
          <w:rPr>
            <w:szCs w:val="21"/>
            <w:rPrChange w:id="16957" w:author="David" w:date="2022-08-17T16:58:00Z">
              <w:rPr>
                <w:rFonts w:ascii="Times New Roman" w:hAnsi="Times New Roman"/>
                <w:sz w:val="24"/>
                <w:szCs w:val="24"/>
              </w:rPr>
            </w:rPrChange>
          </w:rPr>
          <w:t>”</w:t>
        </w:r>
      </w:ins>
      <w:ins w:id="16958" w:author="Britt Collins" w:date="2021-09-30T14:58:00Z">
        <w:r w:rsidR="006F31F6" w:rsidRPr="00163DCF">
          <w:rPr>
            <w:szCs w:val="21"/>
            <w:rPrChange w:id="16959" w:author="David" w:date="2022-08-17T16:58:00Z">
              <w:rPr>
                <w:rFonts w:ascii="Times New Roman" w:hAnsi="Times New Roman"/>
                <w:sz w:val="24"/>
                <w:szCs w:val="24"/>
              </w:rPr>
            </w:rPrChange>
          </w:rPr>
          <w:t>. Matthew and Kris slept comfortably in Lea's spare room. I grabbed the sofa, which was a luxury compared to sleeping in the tent.</w:t>
        </w:r>
      </w:ins>
    </w:p>
    <w:p w14:paraId="4A817E20" w14:textId="2EDD6E77" w:rsidR="006F31F6" w:rsidRPr="00163DCF" w:rsidRDefault="006F31F6">
      <w:pPr>
        <w:spacing w:line="276" w:lineRule="auto"/>
        <w:ind w:left="-5" w:right="15" w:firstLine="725"/>
        <w:rPr>
          <w:ins w:id="16960" w:author="Britt Collins" w:date="2021-09-30T14:58:00Z"/>
          <w:szCs w:val="21"/>
          <w:rPrChange w:id="16961" w:author="David" w:date="2022-08-17T16:58:00Z">
            <w:rPr>
              <w:ins w:id="16962" w:author="Britt Collins" w:date="2021-09-30T14:58:00Z"/>
              <w:rFonts w:ascii="Times New Roman" w:hAnsi="Times New Roman"/>
              <w:sz w:val="24"/>
              <w:szCs w:val="24"/>
            </w:rPr>
          </w:rPrChange>
        </w:rPr>
        <w:pPrChange w:id="16963" w:author="David" w:date="2022-08-17T17:01:00Z">
          <w:pPr>
            <w:ind w:left="-5" w:right="15"/>
          </w:pPr>
        </w:pPrChange>
      </w:pPr>
      <w:ins w:id="16964" w:author="Britt Collins" w:date="2021-09-30T14:58:00Z">
        <w:r w:rsidRPr="00163DCF">
          <w:rPr>
            <w:szCs w:val="21"/>
            <w:rPrChange w:id="16965" w:author="David" w:date="2022-08-17T16:58:00Z">
              <w:rPr>
                <w:rFonts w:ascii="Times New Roman" w:hAnsi="Times New Roman"/>
                <w:sz w:val="24"/>
                <w:szCs w:val="24"/>
              </w:rPr>
            </w:rPrChange>
          </w:rPr>
          <w:t xml:space="preserve">The next </w:t>
        </w:r>
        <w:proofErr w:type="gramStart"/>
        <w:r w:rsidRPr="00163DCF">
          <w:rPr>
            <w:szCs w:val="21"/>
            <w:rPrChange w:id="16966" w:author="David" w:date="2022-08-17T16:58:00Z">
              <w:rPr>
                <w:rFonts w:ascii="Times New Roman" w:hAnsi="Times New Roman"/>
                <w:sz w:val="24"/>
                <w:szCs w:val="24"/>
              </w:rPr>
            </w:rPrChange>
          </w:rPr>
          <w:t>morning</w:t>
        </w:r>
        <w:proofErr w:type="gramEnd"/>
        <w:r w:rsidRPr="00163DCF">
          <w:rPr>
            <w:szCs w:val="21"/>
            <w:rPrChange w:id="16967" w:author="David" w:date="2022-08-17T16:58:00Z">
              <w:rPr>
                <w:rFonts w:ascii="Times New Roman" w:hAnsi="Times New Roman"/>
                <w:sz w:val="24"/>
                <w:szCs w:val="24"/>
              </w:rPr>
            </w:rPrChange>
          </w:rPr>
          <w:t xml:space="preserve"> we were happy to be reunited with the Mitsubishi van. Its offensive exterior obviously didn't incite anyone’s destructive tendencies. Perth Wicked Campers rental service was located just around the corner. The garage included another random greasy, chip </w:t>
        </w:r>
        <w:proofErr w:type="gramStart"/>
        <w:r w:rsidRPr="00163DCF">
          <w:rPr>
            <w:szCs w:val="21"/>
            <w:rPrChange w:id="16968" w:author="David" w:date="2022-08-17T16:58:00Z">
              <w:rPr>
                <w:rFonts w:ascii="Times New Roman" w:hAnsi="Times New Roman"/>
                <w:sz w:val="24"/>
                <w:szCs w:val="24"/>
              </w:rPr>
            </w:rPrChange>
          </w:rPr>
          <w:t>fat stained</w:t>
        </w:r>
        <w:proofErr w:type="gramEnd"/>
        <w:r w:rsidRPr="00163DCF">
          <w:rPr>
            <w:szCs w:val="21"/>
            <w:rPrChange w:id="16969" w:author="David" w:date="2022-08-17T16:58:00Z">
              <w:rPr>
                <w:rFonts w:ascii="Times New Roman" w:hAnsi="Times New Roman"/>
                <w:sz w:val="24"/>
                <w:szCs w:val="24"/>
              </w:rPr>
            </w:rPrChange>
          </w:rPr>
          <w:t xml:space="preserve"> looking staff member. He approached us to claim the van keys. It was an emotional moment. The van had been more than simply a means of getting from A to B, it was a member of the group.</w:t>
        </w:r>
      </w:ins>
    </w:p>
    <w:p w14:paraId="64D07C19" w14:textId="59F62FF0" w:rsidR="006F31F6" w:rsidRPr="00163DCF" w:rsidRDefault="006F31F6">
      <w:pPr>
        <w:spacing w:line="276" w:lineRule="auto"/>
        <w:ind w:left="-5" w:right="15" w:firstLine="725"/>
        <w:rPr>
          <w:ins w:id="16970" w:author="Britt Collins" w:date="2021-09-30T14:58:00Z"/>
          <w:szCs w:val="21"/>
          <w:rPrChange w:id="16971" w:author="David" w:date="2022-08-17T16:58:00Z">
            <w:rPr>
              <w:ins w:id="16972" w:author="Britt Collins" w:date="2021-09-30T14:58:00Z"/>
              <w:rFonts w:ascii="Times New Roman" w:hAnsi="Times New Roman"/>
              <w:sz w:val="24"/>
              <w:szCs w:val="24"/>
            </w:rPr>
          </w:rPrChange>
        </w:rPr>
        <w:pPrChange w:id="16973" w:author="David" w:date="2022-08-17T17:01:00Z">
          <w:pPr>
            <w:ind w:left="-5" w:right="15"/>
          </w:pPr>
        </w:pPrChange>
      </w:pPr>
      <w:ins w:id="16974" w:author="Britt Collins" w:date="2021-09-30T14:58:00Z">
        <w:r w:rsidRPr="00163DCF">
          <w:rPr>
            <w:szCs w:val="21"/>
            <w:rPrChange w:id="16975" w:author="David" w:date="2022-08-17T16:58:00Z">
              <w:rPr>
                <w:rFonts w:ascii="Times New Roman" w:hAnsi="Times New Roman"/>
                <w:sz w:val="24"/>
                <w:szCs w:val="24"/>
              </w:rPr>
            </w:rPrChange>
          </w:rPr>
          <w:t xml:space="preserve">Another </w:t>
        </w:r>
      </w:ins>
      <w:ins w:id="16976" w:author="Britt Collins" w:date="2021-10-06T17:40:00Z">
        <w:r w:rsidR="00ED1F70" w:rsidRPr="00163DCF">
          <w:rPr>
            <w:szCs w:val="21"/>
            <w:rPrChange w:id="16977" w:author="David" w:date="2022-08-17T16:58:00Z">
              <w:rPr>
                <w:rFonts w:ascii="Times New Roman" w:hAnsi="Times New Roman"/>
                <w:sz w:val="24"/>
                <w:szCs w:val="24"/>
              </w:rPr>
            </w:rPrChange>
          </w:rPr>
          <w:t>aspect</w:t>
        </w:r>
      </w:ins>
      <w:ins w:id="16978" w:author="Britt Collins" w:date="2021-09-30T14:58:00Z">
        <w:r w:rsidRPr="00163DCF">
          <w:rPr>
            <w:szCs w:val="21"/>
            <w:rPrChange w:id="16979" w:author="David" w:date="2022-08-17T16:58:00Z">
              <w:rPr>
                <w:rFonts w:ascii="Times New Roman" w:hAnsi="Times New Roman"/>
                <w:sz w:val="24"/>
                <w:szCs w:val="24"/>
              </w:rPr>
            </w:rPrChange>
          </w:rPr>
          <w:t xml:space="preserve"> of the trip was my beard, which I had grown for </w:t>
        </w:r>
      </w:ins>
      <w:ins w:id="16980" w:author="Britt Collins" w:date="2021-10-06T17:40:00Z">
        <w:r w:rsidR="00ED1F70" w:rsidRPr="00163DCF">
          <w:rPr>
            <w:szCs w:val="21"/>
            <w:rPrChange w:id="16981" w:author="David" w:date="2022-08-17T16:58:00Z">
              <w:rPr>
                <w:rFonts w:ascii="Times New Roman" w:hAnsi="Times New Roman"/>
                <w:sz w:val="24"/>
                <w:szCs w:val="24"/>
              </w:rPr>
            </w:rPrChange>
          </w:rPr>
          <w:t>three</w:t>
        </w:r>
      </w:ins>
      <w:ins w:id="16982" w:author="Britt Collins" w:date="2021-09-30T14:58:00Z">
        <w:r w:rsidRPr="00163DCF">
          <w:rPr>
            <w:szCs w:val="21"/>
            <w:rPrChange w:id="16983" w:author="David" w:date="2022-08-17T16:58:00Z">
              <w:rPr>
                <w:rFonts w:ascii="Times New Roman" w:hAnsi="Times New Roman"/>
                <w:sz w:val="24"/>
                <w:szCs w:val="24"/>
              </w:rPr>
            </w:rPrChange>
          </w:rPr>
          <w:t xml:space="preserve"> weeks. I decided the hair on my face, like the van, needed to part ways. A considerable amount of effort was required to complete the task. As I shaved each quadrant of my face, I stopped and analysed my appearance. I stopped when I saw a reflection of me with a moustache. I immediately thought of my dad, himself a long-term moustache-wearer. He would have been proud. I looked at my profile from a myriad of angles and </w:t>
        </w:r>
      </w:ins>
      <w:ins w:id="16984" w:author="Britt Collins" w:date="2021-10-06T17:41:00Z">
        <w:r w:rsidR="00ED1F70" w:rsidRPr="00163DCF">
          <w:rPr>
            <w:szCs w:val="21"/>
            <w:rPrChange w:id="16985" w:author="David" w:date="2022-08-17T16:58:00Z">
              <w:rPr>
                <w:rFonts w:ascii="Times New Roman" w:hAnsi="Times New Roman"/>
                <w:sz w:val="24"/>
                <w:szCs w:val="24"/>
              </w:rPr>
            </w:rPrChange>
          </w:rPr>
          <w:t xml:space="preserve">momentarily </w:t>
        </w:r>
      </w:ins>
      <w:ins w:id="16986" w:author="Britt Collins" w:date="2021-10-06T17:40:00Z">
        <w:r w:rsidR="00ED1F70" w:rsidRPr="00163DCF">
          <w:rPr>
            <w:szCs w:val="21"/>
            <w:rPrChange w:id="16987" w:author="David" w:date="2022-08-17T16:58:00Z">
              <w:rPr>
                <w:rFonts w:ascii="Times New Roman" w:hAnsi="Times New Roman"/>
                <w:sz w:val="24"/>
                <w:szCs w:val="24"/>
              </w:rPr>
            </w:rPrChange>
          </w:rPr>
          <w:t>w</w:t>
        </w:r>
      </w:ins>
      <w:ins w:id="16988" w:author="Britt Collins" w:date="2021-09-30T14:58:00Z">
        <w:r w:rsidRPr="00163DCF">
          <w:rPr>
            <w:szCs w:val="21"/>
            <w:rPrChange w:id="16989" w:author="David" w:date="2022-08-17T16:58:00Z">
              <w:rPr>
                <w:rFonts w:ascii="Times New Roman" w:hAnsi="Times New Roman"/>
                <w:sz w:val="24"/>
                <w:szCs w:val="24"/>
              </w:rPr>
            </w:rPrChange>
          </w:rPr>
          <w:t>ondered</w:t>
        </w:r>
      </w:ins>
      <w:ins w:id="16990" w:author="Britt Collins" w:date="2021-10-06T17:41:00Z">
        <w:r w:rsidR="00ED1F70" w:rsidRPr="00163DCF">
          <w:rPr>
            <w:szCs w:val="21"/>
            <w:rPrChange w:id="16991" w:author="David" w:date="2022-08-17T16:58:00Z">
              <w:rPr>
                <w:rFonts w:ascii="Times New Roman" w:hAnsi="Times New Roman"/>
                <w:sz w:val="24"/>
                <w:szCs w:val="24"/>
              </w:rPr>
            </w:rPrChange>
          </w:rPr>
          <w:t xml:space="preserve"> if I s</w:t>
        </w:r>
      </w:ins>
      <w:ins w:id="16992" w:author="Britt Collins" w:date="2021-09-30T14:58:00Z">
        <w:r w:rsidRPr="00163DCF">
          <w:rPr>
            <w:szCs w:val="21"/>
            <w:rPrChange w:id="16993" w:author="David" w:date="2022-08-17T16:58:00Z">
              <w:rPr>
                <w:rFonts w:ascii="Times New Roman" w:hAnsi="Times New Roman"/>
                <w:sz w:val="24"/>
                <w:szCs w:val="24"/>
              </w:rPr>
            </w:rPrChange>
          </w:rPr>
          <w:t>hould I keep the moustache</w:t>
        </w:r>
      </w:ins>
      <w:ins w:id="16994" w:author="Britt Collins" w:date="2021-10-06T17:41:00Z">
        <w:r w:rsidR="00ED1F70" w:rsidRPr="00163DCF">
          <w:rPr>
            <w:szCs w:val="21"/>
            <w:rPrChange w:id="16995" w:author="David" w:date="2022-08-17T16:58:00Z">
              <w:rPr>
                <w:rFonts w:ascii="Times New Roman" w:hAnsi="Times New Roman"/>
                <w:sz w:val="24"/>
                <w:szCs w:val="24"/>
              </w:rPr>
            </w:rPrChange>
          </w:rPr>
          <w:t>.</w:t>
        </w:r>
      </w:ins>
      <w:ins w:id="16996" w:author="Britt Collins" w:date="2021-09-30T14:58:00Z">
        <w:r w:rsidRPr="00163DCF">
          <w:rPr>
            <w:szCs w:val="21"/>
            <w:rPrChange w:id="16997" w:author="David" w:date="2022-08-17T16:58:00Z">
              <w:rPr>
                <w:rFonts w:ascii="Times New Roman" w:hAnsi="Times New Roman"/>
                <w:sz w:val="24"/>
                <w:szCs w:val="24"/>
              </w:rPr>
            </w:rPrChange>
          </w:rPr>
          <w:t xml:space="preserve"> I </w:t>
        </w:r>
      </w:ins>
      <w:ins w:id="16998" w:author="Britt Collins" w:date="2021-10-06T17:41:00Z">
        <w:r w:rsidR="00ED1F70" w:rsidRPr="00163DCF">
          <w:rPr>
            <w:szCs w:val="21"/>
            <w:rPrChange w:id="16999" w:author="David" w:date="2022-08-17T16:58:00Z">
              <w:rPr>
                <w:rFonts w:ascii="Times New Roman" w:hAnsi="Times New Roman"/>
                <w:sz w:val="24"/>
                <w:szCs w:val="24"/>
              </w:rPr>
            </w:rPrChange>
          </w:rPr>
          <w:t>decided</w:t>
        </w:r>
      </w:ins>
      <w:ins w:id="17000" w:author="Britt Collins" w:date="2021-09-30T14:58:00Z">
        <w:r w:rsidRPr="00163DCF">
          <w:rPr>
            <w:szCs w:val="21"/>
            <w:rPrChange w:id="17001" w:author="David" w:date="2022-08-17T16:58:00Z">
              <w:rPr>
                <w:rFonts w:ascii="Times New Roman" w:hAnsi="Times New Roman"/>
                <w:sz w:val="24"/>
                <w:szCs w:val="24"/>
              </w:rPr>
            </w:rPrChange>
          </w:rPr>
          <w:t xml:space="preserve"> the top lip needed to see daylight. I whipped off the remaining facial hair and hopped into the shower for an egg-</w:t>
        </w:r>
        <w:proofErr w:type="spellStart"/>
        <w:r w:rsidRPr="00163DCF">
          <w:rPr>
            <w:szCs w:val="21"/>
            <w:rPrChange w:id="17002" w:author="David" w:date="2022-08-17T16:58:00Z">
              <w:rPr>
                <w:rFonts w:ascii="Times New Roman" w:hAnsi="Times New Roman"/>
                <w:sz w:val="24"/>
                <w:szCs w:val="24"/>
              </w:rPr>
            </w:rPrChange>
          </w:rPr>
          <w:t>timered</w:t>
        </w:r>
        <w:proofErr w:type="spellEnd"/>
        <w:r w:rsidRPr="00163DCF">
          <w:rPr>
            <w:szCs w:val="21"/>
            <w:rPrChange w:id="17003" w:author="David" w:date="2022-08-17T16:58:00Z">
              <w:rPr>
                <w:rFonts w:ascii="Times New Roman" w:hAnsi="Times New Roman"/>
                <w:sz w:val="24"/>
                <w:szCs w:val="24"/>
              </w:rPr>
            </w:rPrChange>
          </w:rPr>
          <w:t>, energy-saving shower.</w:t>
        </w:r>
      </w:ins>
    </w:p>
    <w:p w14:paraId="1522960B" w14:textId="77777777" w:rsidR="00ED1F70" w:rsidRPr="00163DCF" w:rsidRDefault="00ED1F70">
      <w:pPr>
        <w:spacing w:line="276" w:lineRule="auto"/>
        <w:ind w:left="-5" w:right="15"/>
        <w:rPr>
          <w:ins w:id="17004" w:author="Britt Collins" w:date="2021-10-06T17:41:00Z"/>
          <w:szCs w:val="21"/>
          <w:rPrChange w:id="17005" w:author="David" w:date="2022-08-17T16:58:00Z">
            <w:rPr>
              <w:ins w:id="17006" w:author="Britt Collins" w:date="2021-10-06T17:41:00Z"/>
              <w:rFonts w:ascii="Times New Roman" w:hAnsi="Times New Roman"/>
              <w:sz w:val="24"/>
              <w:szCs w:val="24"/>
            </w:rPr>
          </w:rPrChange>
        </w:rPr>
        <w:pPrChange w:id="17007" w:author="David" w:date="2022-08-17T17:01:00Z">
          <w:pPr>
            <w:spacing w:line="480" w:lineRule="auto"/>
            <w:ind w:left="-5" w:right="15"/>
          </w:pPr>
        </w:pPrChange>
      </w:pPr>
    </w:p>
    <w:p w14:paraId="2D35A932" w14:textId="261CC8AF" w:rsidR="006F31F6" w:rsidRPr="00163DCF" w:rsidRDefault="006F31F6">
      <w:pPr>
        <w:spacing w:line="276" w:lineRule="auto"/>
        <w:ind w:left="-5" w:right="15"/>
        <w:rPr>
          <w:ins w:id="17008" w:author="Britt Collins" w:date="2021-09-30T14:58:00Z"/>
          <w:szCs w:val="21"/>
          <w:rPrChange w:id="17009" w:author="David" w:date="2022-08-17T16:58:00Z">
            <w:rPr>
              <w:ins w:id="17010" w:author="Britt Collins" w:date="2021-09-30T14:58:00Z"/>
              <w:rFonts w:ascii="Times New Roman" w:hAnsi="Times New Roman"/>
              <w:sz w:val="24"/>
              <w:szCs w:val="24"/>
            </w:rPr>
          </w:rPrChange>
        </w:rPr>
        <w:pPrChange w:id="17011" w:author="David" w:date="2022-08-17T17:01:00Z">
          <w:pPr>
            <w:ind w:left="-5" w:right="15"/>
          </w:pPr>
        </w:pPrChange>
      </w:pPr>
      <w:ins w:id="17012" w:author="Britt Collins" w:date="2021-09-30T14:58:00Z">
        <w:r w:rsidRPr="00163DCF">
          <w:rPr>
            <w:szCs w:val="21"/>
            <w:rPrChange w:id="17013" w:author="David" w:date="2022-08-17T16:58:00Z">
              <w:rPr>
                <w:rFonts w:ascii="Times New Roman" w:hAnsi="Times New Roman"/>
                <w:sz w:val="24"/>
                <w:szCs w:val="24"/>
              </w:rPr>
            </w:rPrChange>
          </w:rPr>
          <w:t xml:space="preserve">In the afternoon, Matthew, Kris, Lea, her </w:t>
        </w:r>
        <w:proofErr w:type="gramStart"/>
        <w:r w:rsidRPr="00163DCF">
          <w:rPr>
            <w:szCs w:val="21"/>
            <w:rPrChange w:id="17014" w:author="David" w:date="2022-08-17T16:58:00Z">
              <w:rPr>
                <w:rFonts w:ascii="Times New Roman" w:hAnsi="Times New Roman"/>
                <w:sz w:val="24"/>
                <w:szCs w:val="24"/>
              </w:rPr>
            </w:rPrChange>
          </w:rPr>
          <w:t>friends</w:t>
        </w:r>
        <w:proofErr w:type="gramEnd"/>
        <w:r w:rsidRPr="00163DCF">
          <w:rPr>
            <w:szCs w:val="21"/>
            <w:rPrChange w:id="17015" w:author="David" w:date="2022-08-17T16:58:00Z">
              <w:rPr>
                <w:rFonts w:ascii="Times New Roman" w:hAnsi="Times New Roman"/>
                <w:sz w:val="24"/>
                <w:szCs w:val="24"/>
              </w:rPr>
            </w:rPrChange>
          </w:rPr>
          <w:t xml:space="preserve"> and I visited the Little Creatures Brewery for our leaving lunch. Little Creatures Brewery arguably brews Australia’s best beers. We sat outside, enjoying drink</w:t>
        </w:r>
      </w:ins>
      <w:ins w:id="17016" w:author="Britt Collins" w:date="2021-10-06T17:42:00Z">
        <w:r w:rsidR="00ED1F70" w:rsidRPr="00163DCF">
          <w:rPr>
            <w:szCs w:val="21"/>
            <w:rPrChange w:id="17017" w:author="David" w:date="2022-08-17T16:58:00Z">
              <w:rPr>
                <w:rFonts w:ascii="Times New Roman" w:hAnsi="Times New Roman"/>
                <w:sz w:val="24"/>
                <w:szCs w:val="24"/>
              </w:rPr>
            </w:rPrChange>
          </w:rPr>
          <w:t>s</w:t>
        </w:r>
      </w:ins>
      <w:ins w:id="17018" w:author="Britt Collins" w:date="2021-09-30T14:58:00Z">
        <w:r w:rsidRPr="00163DCF">
          <w:rPr>
            <w:szCs w:val="21"/>
            <w:rPrChange w:id="17019" w:author="David" w:date="2022-08-17T16:58:00Z">
              <w:rPr>
                <w:rFonts w:ascii="Times New Roman" w:hAnsi="Times New Roman"/>
                <w:sz w:val="24"/>
                <w:szCs w:val="24"/>
              </w:rPr>
            </w:rPrChange>
          </w:rPr>
          <w:t xml:space="preserve"> as an inviting, warm breeze massaged our showered skin. We visited the Sail </w:t>
        </w:r>
      </w:ins>
      <w:ins w:id="17020" w:author="Britt Collins" w:date="2021-10-06T17:42:00Z">
        <w:r w:rsidR="00ED1F70" w:rsidRPr="00163DCF">
          <w:rPr>
            <w:szCs w:val="21"/>
            <w:rPrChange w:id="17021" w:author="David" w:date="2022-08-17T16:58:00Z">
              <w:rPr>
                <w:rFonts w:ascii="Times New Roman" w:hAnsi="Times New Roman"/>
                <w:sz w:val="24"/>
                <w:szCs w:val="24"/>
              </w:rPr>
            </w:rPrChange>
          </w:rPr>
          <w:t>and</w:t>
        </w:r>
      </w:ins>
      <w:ins w:id="17022" w:author="Britt Collins" w:date="2021-09-30T14:58:00Z">
        <w:r w:rsidRPr="00163DCF">
          <w:rPr>
            <w:szCs w:val="21"/>
            <w:rPrChange w:id="17023" w:author="David" w:date="2022-08-17T16:58:00Z">
              <w:rPr>
                <w:rFonts w:ascii="Times New Roman" w:hAnsi="Times New Roman"/>
                <w:sz w:val="24"/>
                <w:szCs w:val="24"/>
              </w:rPr>
            </w:rPrChange>
          </w:rPr>
          <w:t xml:space="preserve"> Anchor, a beautiful Victorian pub. </w:t>
        </w:r>
      </w:ins>
      <w:ins w:id="17024" w:author="Britt Collins" w:date="2021-10-06T17:42:00Z">
        <w:r w:rsidR="00ED1F70" w:rsidRPr="00163DCF">
          <w:rPr>
            <w:szCs w:val="21"/>
            <w:rPrChange w:id="17025" w:author="David" w:date="2022-08-17T16:58:00Z">
              <w:rPr>
                <w:rFonts w:ascii="Times New Roman" w:hAnsi="Times New Roman"/>
                <w:sz w:val="24"/>
                <w:szCs w:val="24"/>
              </w:rPr>
            </w:rPrChange>
          </w:rPr>
          <w:t>At o</w:t>
        </w:r>
      </w:ins>
      <w:ins w:id="17026" w:author="Britt Collins" w:date="2021-09-30T14:58:00Z">
        <w:r w:rsidRPr="00163DCF">
          <w:rPr>
            <w:szCs w:val="21"/>
            <w:rPrChange w:id="17027" w:author="David" w:date="2022-08-17T16:58:00Z">
              <w:rPr>
                <w:rFonts w:ascii="Times New Roman" w:hAnsi="Times New Roman"/>
                <w:sz w:val="24"/>
                <w:szCs w:val="24"/>
              </w:rPr>
            </w:rPrChange>
          </w:rPr>
          <w:t>ur final stop</w:t>
        </w:r>
      </w:ins>
      <w:ins w:id="17028" w:author="Britt Collins" w:date="2021-10-06T17:42:00Z">
        <w:r w:rsidR="00ED1F70" w:rsidRPr="00163DCF">
          <w:rPr>
            <w:szCs w:val="21"/>
            <w:rPrChange w:id="17029" w:author="David" w:date="2022-08-17T16:58:00Z">
              <w:rPr>
                <w:rFonts w:ascii="Times New Roman" w:hAnsi="Times New Roman"/>
                <w:sz w:val="24"/>
                <w:szCs w:val="24"/>
              </w:rPr>
            </w:rPrChange>
          </w:rPr>
          <w:t xml:space="preserve"> </w:t>
        </w:r>
      </w:ins>
      <w:ins w:id="17030" w:author="Britt Collins" w:date="2021-09-30T14:58:00Z">
        <w:r w:rsidRPr="00163DCF">
          <w:rPr>
            <w:szCs w:val="21"/>
            <w:rPrChange w:id="17031" w:author="David" w:date="2022-08-17T16:58:00Z">
              <w:rPr>
                <w:rFonts w:ascii="Times New Roman" w:hAnsi="Times New Roman"/>
                <w:sz w:val="24"/>
                <w:szCs w:val="24"/>
              </w:rPr>
            </w:rPrChange>
          </w:rPr>
          <w:t>Bathers Bay</w:t>
        </w:r>
      </w:ins>
      <w:ins w:id="17032" w:author="Britt Collins" w:date="2021-10-06T17:42:00Z">
        <w:r w:rsidR="00ED1F70" w:rsidRPr="00163DCF">
          <w:rPr>
            <w:szCs w:val="21"/>
            <w:rPrChange w:id="17033" w:author="David" w:date="2022-08-17T16:58:00Z">
              <w:rPr>
                <w:rFonts w:ascii="Times New Roman" w:hAnsi="Times New Roman"/>
                <w:sz w:val="24"/>
                <w:szCs w:val="24"/>
              </w:rPr>
            </w:rPrChange>
          </w:rPr>
          <w:t>, w</w:t>
        </w:r>
      </w:ins>
      <w:ins w:id="17034" w:author="Britt Collins" w:date="2021-09-30T14:58:00Z">
        <w:r w:rsidRPr="00163DCF">
          <w:rPr>
            <w:szCs w:val="21"/>
            <w:rPrChange w:id="17035" w:author="David" w:date="2022-08-17T16:58:00Z">
              <w:rPr>
                <w:rFonts w:ascii="Times New Roman" w:hAnsi="Times New Roman"/>
                <w:sz w:val="24"/>
                <w:szCs w:val="24"/>
              </w:rPr>
            </w:rPrChange>
          </w:rPr>
          <w:t xml:space="preserve">e sat on the grass verge to admire the sun set. Good times, unfortunately, must come to an end. On the morning of our last </w:t>
        </w:r>
        <w:proofErr w:type="gramStart"/>
        <w:r w:rsidRPr="00163DCF">
          <w:rPr>
            <w:szCs w:val="21"/>
            <w:rPrChange w:id="17036" w:author="David" w:date="2022-08-17T16:58:00Z">
              <w:rPr>
                <w:rFonts w:ascii="Times New Roman" w:hAnsi="Times New Roman"/>
                <w:sz w:val="24"/>
                <w:szCs w:val="24"/>
              </w:rPr>
            </w:rPrChange>
          </w:rPr>
          <w:t>day</w:t>
        </w:r>
        <w:proofErr w:type="gramEnd"/>
        <w:r w:rsidRPr="00163DCF">
          <w:rPr>
            <w:szCs w:val="21"/>
            <w:rPrChange w:id="17037" w:author="David" w:date="2022-08-17T16:58:00Z">
              <w:rPr>
                <w:rFonts w:ascii="Times New Roman" w:hAnsi="Times New Roman"/>
                <w:sz w:val="24"/>
                <w:szCs w:val="24"/>
              </w:rPr>
            </w:rPrChange>
          </w:rPr>
          <w:t xml:space="preserve"> it was now time for Kris, Matthew and I to part ways. My flight back to Sydney was 4 hours long. Kris and Matthew’s journey to the UK was the long side of 20</w:t>
        </w:r>
      </w:ins>
      <w:ins w:id="17038" w:author="Britt Collins" w:date="2021-10-06T17:43:00Z">
        <w:r w:rsidR="00ED1F70" w:rsidRPr="00163DCF">
          <w:rPr>
            <w:szCs w:val="21"/>
            <w:rPrChange w:id="17039" w:author="David" w:date="2022-08-17T16:58:00Z">
              <w:rPr>
                <w:rFonts w:ascii="Times New Roman" w:hAnsi="Times New Roman"/>
                <w:sz w:val="24"/>
                <w:szCs w:val="24"/>
              </w:rPr>
            </w:rPrChange>
          </w:rPr>
          <w:t>-plus</w:t>
        </w:r>
      </w:ins>
      <w:ins w:id="17040" w:author="Britt Collins" w:date="2021-09-30T14:58:00Z">
        <w:r w:rsidRPr="00163DCF">
          <w:rPr>
            <w:szCs w:val="21"/>
            <w:rPrChange w:id="17041" w:author="David" w:date="2022-08-17T16:58:00Z">
              <w:rPr>
                <w:rFonts w:ascii="Times New Roman" w:hAnsi="Times New Roman"/>
                <w:sz w:val="24"/>
                <w:szCs w:val="24"/>
              </w:rPr>
            </w:rPrChange>
          </w:rPr>
          <w:t xml:space="preserve"> hours.</w:t>
        </w:r>
      </w:ins>
    </w:p>
    <w:p w14:paraId="7EA89C08" w14:textId="379C936D" w:rsidR="006F31F6" w:rsidRPr="00163DCF" w:rsidRDefault="006F31F6">
      <w:pPr>
        <w:spacing w:line="276" w:lineRule="auto"/>
        <w:ind w:left="-5" w:right="15" w:firstLine="725"/>
        <w:rPr>
          <w:ins w:id="17042" w:author="Britt Collins" w:date="2021-09-30T14:58:00Z"/>
          <w:szCs w:val="21"/>
          <w:rPrChange w:id="17043" w:author="David" w:date="2022-08-17T16:58:00Z">
            <w:rPr>
              <w:ins w:id="17044" w:author="Britt Collins" w:date="2021-09-30T14:58:00Z"/>
              <w:rFonts w:ascii="Times New Roman" w:hAnsi="Times New Roman"/>
              <w:sz w:val="24"/>
              <w:szCs w:val="24"/>
            </w:rPr>
          </w:rPrChange>
        </w:rPr>
        <w:pPrChange w:id="17045" w:author="David" w:date="2022-08-17T17:01:00Z">
          <w:pPr>
            <w:ind w:left="-5" w:right="15"/>
          </w:pPr>
        </w:pPrChange>
      </w:pPr>
      <w:ins w:id="17046" w:author="Britt Collins" w:date="2021-09-30T14:58:00Z">
        <w:r w:rsidRPr="00163DCF">
          <w:rPr>
            <w:szCs w:val="21"/>
            <w:rPrChange w:id="17047" w:author="David" w:date="2022-08-17T16:58:00Z">
              <w:rPr>
                <w:rFonts w:ascii="Times New Roman" w:hAnsi="Times New Roman"/>
                <w:sz w:val="24"/>
                <w:szCs w:val="24"/>
              </w:rPr>
            </w:rPrChange>
          </w:rPr>
          <w:t>I arrived back in Sydney to discover my accommodation plans were changing. I was instructed to move to a serviced apartment in an outer suburb named Homebush. On the Monday, after a l</w:t>
        </w:r>
      </w:ins>
      <w:ins w:id="17048" w:author="Britt Collins" w:date="2021-10-06T17:43:00Z">
        <w:r w:rsidR="00ED1F70" w:rsidRPr="00163DCF">
          <w:rPr>
            <w:szCs w:val="21"/>
            <w:rPrChange w:id="17049" w:author="David" w:date="2022-08-17T16:58:00Z">
              <w:rPr>
                <w:rFonts w:ascii="Times New Roman" w:hAnsi="Times New Roman"/>
                <w:sz w:val="24"/>
                <w:szCs w:val="24"/>
              </w:rPr>
            </w:rPrChange>
          </w:rPr>
          <w:t>ong</w:t>
        </w:r>
      </w:ins>
      <w:ins w:id="17050" w:author="Britt Collins" w:date="2021-09-30T14:58:00Z">
        <w:r w:rsidRPr="00163DCF">
          <w:rPr>
            <w:szCs w:val="21"/>
            <w:rPrChange w:id="17051" w:author="David" w:date="2022-08-17T16:58:00Z">
              <w:rPr>
                <w:rFonts w:ascii="Times New Roman" w:hAnsi="Times New Roman"/>
                <w:sz w:val="24"/>
                <w:szCs w:val="24"/>
              </w:rPr>
            </w:rPrChange>
          </w:rPr>
          <w:t xml:space="preserve"> train journey from the new apartment, I was in the city. I returned to the consultancy office to be reunited with the bench. During that day I had a call with my manager Mark</w:t>
        </w:r>
      </w:ins>
      <w:ins w:id="17052" w:author="Britt Collins" w:date="2021-10-06T17:44:00Z">
        <w:r w:rsidR="00ED1F70" w:rsidRPr="00163DCF">
          <w:rPr>
            <w:szCs w:val="21"/>
            <w:rPrChange w:id="17053" w:author="David" w:date="2022-08-17T16:58:00Z">
              <w:rPr>
                <w:rFonts w:ascii="Times New Roman" w:hAnsi="Times New Roman"/>
                <w:sz w:val="24"/>
                <w:szCs w:val="24"/>
              </w:rPr>
            </w:rPrChange>
          </w:rPr>
          <w:t>, who told me</w:t>
        </w:r>
      </w:ins>
      <w:ins w:id="17054" w:author="Britt Collins" w:date="2021-09-30T14:58:00Z">
        <w:r w:rsidRPr="00163DCF">
          <w:rPr>
            <w:szCs w:val="21"/>
            <w:rPrChange w:id="17055" w:author="David" w:date="2022-08-17T16:58:00Z">
              <w:rPr>
                <w:rFonts w:ascii="Times New Roman" w:hAnsi="Times New Roman"/>
                <w:sz w:val="24"/>
                <w:szCs w:val="24"/>
              </w:rPr>
            </w:rPrChange>
          </w:rPr>
          <w:t xml:space="preserve"> I should organise myself for an immediate move to Melbourne. I was happy and surprised.</w:t>
        </w:r>
      </w:ins>
    </w:p>
    <w:p w14:paraId="2576D9F1" w14:textId="2C040337" w:rsidR="006F31F6" w:rsidRPr="00163DCF" w:rsidRDefault="006F31F6">
      <w:pPr>
        <w:spacing w:after="10" w:line="276" w:lineRule="auto"/>
        <w:ind w:left="-5" w:right="15"/>
        <w:rPr>
          <w:ins w:id="17056" w:author="Britt Collins" w:date="2021-09-30T14:58:00Z"/>
          <w:szCs w:val="21"/>
          <w:rPrChange w:id="17057" w:author="David" w:date="2022-08-17T16:58:00Z">
            <w:rPr>
              <w:ins w:id="17058" w:author="Britt Collins" w:date="2021-09-30T14:58:00Z"/>
              <w:rFonts w:ascii="Times New Roman" w:hAnsi="Times New Roman"/>
              <w:sz w:val="24"/>
              <w:szCs w:val="24"/>
            </w:rPr>
          </w:rPrChange>
        </w:rPr>
        <w:pPrChange w:id="17059" w:author="David" w:date="2022-08-17T17:01:00Z">
          <w:pPr>
            <w:spacing w:after="10"/>
            <w:ind w:left="-5" w:right="15"/>
          </w:pPr>
        </w:pPrChange>
      </w:pPr>
      <w:ins w:id="17060" w:author="Britt Collins" w:date="2021-09-30T14:58:00Z">
        <w:r w:rsidRPr="00163DCF">
          <w:rPr>
            <w:szCs w:val="21"/>
            <w:rPrChange w:id="17061" w:author="David" w:date="2022-08-17T16:58:00Z">
              <w:rPr>
                <w:rFonts w:ascii="Times New Roman" w:hAnsi="Times New Roman"/>
                <w:sz w:val="24"/>
                <w:szCs w:val="24"/>
              </w:rPr>
            </w:rPrChange>
          </w:rPr>
          <w:t xml:space="preserve">On return to the Homebush </w:t>
        </w:r>
        <w:proofErr w:type="gramStart"/>
        <w:r w:rsidRPr="00163DCF">
          <w:rPr>
            <w:szCs w:val="21"/>
            <w:rPrChange w:id="17062" w:author="David" w:date="2022-08-17T16:58:00Z">
              <w:rPr>
                <w:rFonts w:ascii="Times New Roman" w:hAnsi="Times New Roman"/>
                <w:sz w:val="24"/>
                <w:szCs w:val="24"/>
              </w:rPr>
            </w:rPrChange>
          </w:rPr>
          <w:t>accommodation</w:t>
        </w:r>
        <w:proofErr w:type="gramEnd"/>
        <w:r w:rsidRPr="00163DCF">
          <w:rPr>
            <w:szCs w:val="21"/>
            <w:rPrChange w:id="17063" w:author="David" w:date="2022-08-17T16:58:00Z">
              <w:rPr>
                <w:rFonts w:ascii="Times New Roman" w:hAnsi="Times New Roman"/>
                <w:sz w:val="24"/>
                <w:szCs w:val="24"/>
              </w:rPr>
            </w:rPrChange>
          </w:rPr>
          <w:t xml:space="preserve"> I was packing my luggage once more. With it being Christmas season, the whole of the week leading up to imminent departure consisted of social drinking opportunities.</w:t>
        </w:r>
      </w:ins>
      <w:ins w:id="17064" w:author="Britt Collins" w:date="2021-10-06T17:44:00Z">
        <w:r w:rsidR="00ED1F70" w:rsidRPr="00163DCF">
          <w:rPr>
            <w:szCs w:val="21"/>
            <w:rPrChange w:id="17065" w:author="David" w:date="2022-08-17T16:58:00Z">
              <w:rPr>
                <w:rFonts w:ascii="Times New Roman" w:hAnsi="Times New Roman"/>
                <w:sz w:val="24"/>
                <w:szCs w:val="24"/>
              </w:rPr>
            </w:rPrChange>
          </w:rPr>
          <w:t xml:space="preserve"> Among the highlights</w:t>
        </w:r>
        <w:r w:rsidR="001D20BD" w:rsidRPr="00163DCF">
          <w:rPr>
            <w:szCs w:val="21"/>
            <w:rPrChange w:id="17066" w:author="David" w:date="2022-08-17T16:58:00Z">
              <w:rPr>
                <w:rFonts w:ascii="Times New Roman" w:hAnsi="Times New Roman"/>
                <w:sz w:val="24"/>
                <w:szCs w:val="24"/>
              </w:rPr>
            </w:rPrChange>
          </w:rPr>
          <w:t xml:space="preserve"> was watching U2, with special guests Jay-Z, leaving drinks</w:t>
        </w:r>
      </w:ins>
      <w:ins w:id="17067" w:author="Britt Collins" w:date="2021-10-06T17:45:00Z">
        <w:r w:rsidR="001D20BD" w:rsidRPr="00163DCF">
          <w:rPr>
            <w:szCs w:val="21"/>
            <w:rPrChange w:id="17068" w:author="David" w:date="2022-08-17T16:58:00Z">
              <w:rPr>
                <w:rFonts w:ascii="Times New Roman" w:hAnsi="Times New Roman"/>
                <w:sz w:val="24"/>
                <w:szCs w:val="24"/>
              </w:rPr>
            </w:rPrChange>
          </w:rPr>
          <w:t xml:space="preserve"> with the expats in Newton and work Christmas party.</w:t>
        </w:r>
      </w:ins>
    </w:p>
    <w:p w14:paraId="22FAB81F" w14:textId="495167CD" w:rsidR="006F31F6" w:rsidRPr="00163DCF" w:rsidRDefault="006F31F6">
      <w:pPr>
        <w:spacing w:line="276" w:lineRule="auto"/>
        <w:ind w:left="-5" w:right="15" w:firstLine="725"/>
        <w:rPr>
          <w:ins w:id="17069" w:author="Britt Collins" w:date="2021-10-06T17:46:00Z"/>
          <w:szCs w:val="21"/>
          <w:rPrChange w:id="17070" w:author="David" w:date="2022-08-17T16:58:00Z">
            <w:rPr>
              <w:ins w:id="17071" w:author="Britt Collins" w:date="2021-10-06T17:46:00Z"/>
              <w:rFonts w:ascii="Times New Roman" w:hAnsi="Times New Roman"/>
              <w:sz w:val="24"/>
              <w:szCs w:val="24"/>
            </w:rPr>
          </w:rPrChange>
        </w:rPr>
        <w:pPrChange w:id="17072" w:author="David" w:date="2022-08-17T17:01:00Z">
          <w:pPr>
            <w:spacing w:line="480" w:lineRule="auto"/>
            <w:ind w:left="-5" w:right="15" w:firstLine="725"/>
          </w:pPr>
        </w:pPrChange>
      </w:pPr>
      <w:ins w:id="17073" w:author="Britt Collins" w:date="2021-09-30T14:58:00Z">
        <w:r w:rsidRPr="00163DCF">
          <w:rPr>
            <w:szCs w:val="21"/>
            <w:rPrChange w:id="17074" w:author="David" w:date="2022-08-17T16:58:00Z">
              <w:rPr>
                <w:rFonts w:ascii="Times New Roman" w:hAnsi="Times New Roman"/>
                <w:sz w:val="24"/>
                <w:szCs w:val="24"/>
              </w:rPr>
            </w:rPrChange>
          </w:rPr>
          <w:t xml:space="preserve">This was all happening at a time when I had to prepare for life in Melbourne. I wondered if Lucinda’s flat in Hawthorn was still </w:t>
        </w:r>
        <w:proofErr w:type="gramStart"/>
        <w:r w:rsidRPr="00163DCF">
          <w:rPr>
            <w:szCs w:val="21"/>
            <w:rPrChange w:id="17075" w:author="David" w:date="2022-08-17T16:58:00Z">
              <w:rPr>
                <w:rFonts w:ascii="Times New Roman" w:hAnsi="Times New Roman"/>
                <w:sz w:val="24"/>
                <w:szCs w:val="24"/>
              </w:rPr>
            </w:rPrChange>
          </w:rPr>
          <w:t>available?</w:t>
        </w:r>
        <w:proofErr w:type="gramEnd"/>
        <w:r w:rsidRPr="00163DCF">
          <w:rPr>
            <w:szCs w:val="21"/>
            <w:rPrChange w:id="17076" w:author="David" w:date="2022-08-17T16:58:00Z">
              <w:rPr>
                <w:rFonts w:ascii="Times New Roman" w:hAnsi="Times New Roman"/>
                <w:sz w:val="24"/>
                <w:szCs w:val="24"/>
              </w:rPr>
            </w:rPrChange>
          </w:rPr>
          <w:t xml:space="preserve"> With days before my departure date on December 22nd, the stars aligned. I donated all my items in storage to my friends. Lucinda’s flat was still available and ready for me to move into. All I needed was AU$10 in the wallet. My first stop in Melbourne was going to the pub. A parmigiana and a pint please.</w:t>
        </w:r>
      </w:ins>
    </w:p>
    <w:p w14:paraId="5E48CB04" w14:textId="77777777" w:rsidR="000B0CC8" w:rsidRPr="00DF25CA" w:rsidRDefault="000B0CC8">
      <w:pPr>
        <w:spacing w:line="480" w:lineRule="auto"/>
        <w:rPr>
          <w:sz w:val="24"/>
          <w:rPrChange w:id="17077" w:author="David" w:date="2022-08-17T16:34:00Z">
            <w:rPr/>
          </w:rPrChange>
        </w:rPr>
        <w:pPrChange w:id="17078" w:author="Britt Collins" w:date="2021-09-30T15:06:00Z">
          <w:pPr/>
        </w:pPrChange>
      </w:pPr>
    </w:p>
    <w:sectPr w:rsidR="000B0CC8" w:rsidRPr="00DF25CA">
      <w:headerReference w:type="even" r:id="rId7"/>
      <w:headerReference w:type="default" r:id="rId8"/>
      <w:footerReference w:type="even" r:id="rId9"/>
      <w:footerReference w:type="default" r:id="rId10"/>
      <w:headerReference w:type="first" r:id="rId11"/>
      <w:footerReference w:type="first" r:id="rId12"/>
      <w:pgSz w:w="11899" w:h="16838"/>
      <w:pgMar w:top="927" w:right="839" w:bottom="616" w:left="860" w:header="329"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0750B" w14:textId="77777777" w:rsidR="003109A8" w:rsidRDefault="003109A8">
      <w:pPr>
        <w:spacing w:after="0" w:line="240" w:lineRule="auto"/>
      </w:pPr>
      <w:r>
        <w:separator/>
      </w:r>
    </w:p>
  </w:endnote>
  <w:endnote w:type="continuationSeparator" w:id="0">
    <w:p w14:paraId="39124908" w14:textId="77777777" w:rsidR="003109A8" w:rsidRDefault="00310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altName w:val="Calibr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arter Roman">
    <w:altName w:val="Cambria"/>
    <w:charset w:val="00"/>
    <w:family w:val="roman"/>
    <w:pitch w:val="variable"/>
    <w:sig w:usb0="800000AF" w:usb1="1000204A" w:usb2="00000000" w:usb3="00000000" w:csb0="00000011" w:csb1="00000000"/>
  </w:font>
  <w:font w:name="Arial Unicode MS">
    <w:altName w:val="Yu Gothic"/>
    <w:panose1 w:val="020B0604020202020204"/>
    <w:charset w:val="80"/>
    <w:family w:val="swiss"/>
    <w:pitch w:val="variable"/>
    <w:sig w:usb0="F7FFAFFF" w:usb1="E9DFFFFF" w:usb2="0000003F" w:usb3="00000000" w:csb0="003F01FF" w:csb1="00000000"/>
  </w:font>
  <w:font w:name="Avenir Next Regular">
    <w:altName w:val="Calibri"/>
    <w:charset w:val="00"/>
    <w:family w:val="swiss"/>
    <w:pitch w:val="variable"/>
    <w:sig w:usb0="8000002F" w:usb1="5000204A" w:usb2="00000000" w:usb3="00000000" w:csb0="0000009B"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3E00E" w14:textId="77777777" w:rsidR="002A66C7" w:rsidRDefault="002A66C7">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83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D9E6C" w14:textId="77777777" w:rsidR="002A66C7" w:rsidRDefault="002A66C7">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83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7316B" w14:textId="77777777" w:rsidR="002A66C7" w:rsidRDefault="002A66C7">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83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EA692" w14:textId="77777777" w:rsidR="003109A8" w:rsidRDefault="003109A8">
      <w:pPr>
        <w:spacing w:after="0" w:line="240" w:lineRule="auto"/>
      </w:pPr>
      <w:r>
        <w:separator/>
      </w:r>
    </w:p>
  </w:footnote>
  <w:footnote w:type="continuationSeparator" w:id="0">
    <w:p w14:paraId="2081C122" w14:textId="77777777" w:rsidR="003109A8" w:rsidRDefault="00310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A7DD3" w14:textId="77777777" w:rsidR="002A66C7" w:rsidRDefault="002A66C7">
    <w:pPr>
      <w:tabs>
        <w:tab w:val="right" w:pos="10200"/>
      </w:tabs>
      <w:spacing w:after="0" w:line="259" w:lineRule="auto"/>
      <w:ind w:left="-104" w:right="-84" w:firstLine="0"/>
    </w:pPr>
    <w:r>
      <w:rPr>
        <w:rFonts w:ascii="Arial" w:eastAsia="Arial" w:hAnsi="Arial" w:cs="Arial"/>
        <w:sz w:val="18"/>
      </w:rPr>
      <w:t>A parmigiana and a pint please.md</w:t>
    </w:r>
    <w:r>
      <w:rPr>
        <w:rFonts w:ascii="Arial" w:eastAsia="Arial" w:hAnsi="Arial" w:cs="Arial"/>
        <w:sz w:val="18"/>
      </w:rPr>
      <w:tab/>
      <w:t>9/23/2021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77DF3" w14:textId="2DC9B979" w:rsidR="002A66C7" w:rsidRDefault="006F6F6C">
    <w:pPr>
      <w:tabs>
        <w:tab w:val="right" w:pos="10200"/>
      </w:tabs>
      <w:spacing w:after="0" w:line="259" w:lineRule="auto"/>
      <w:ind w:left="-104" w:right="-84" w:firstLine="0"/>
    </w:pPr>
    <w:r>
      <w:rPr>
        <w:rFonts w:ascii="Arial" w:eastAsia="Arial" w:hAnsi="Arial" w:cs="Arial"/>
        <w:sz w:val="18"/>
      </w:rPr>
      <w:t xml:space="preserve">The </w:t>
    </w:r>
    <w:r w:rsidR="00A246CC">
      <w:rPr>
        <w:rFonts w:ascii="Arial" w:eastAsia="Arial" w:hAnsi="Arial" w:cs="Arial"/>
        <w:sz w:val="18"/>
      </w:rPr>
      <w:t xml:space="preserve">Socialiser </w:t>
    </w:r>
    <w:r>
      <w:rPr>
        <w:rFonts w:ascii="Arial" w:eastAsia="Arial" w:hAnsi="Arial" w:cs="Arial"/>
        <w:sz w:val="18"/>
      </w:rPr>
      <w:t>of Sydney</w:t>
    </w:r>
    <w:r w:rsidR="002A66C7">
      <w:rPr>
        <w:rFonts w:ascii="Arial" w:eastAsia="Arial" w:hAnsi="Arial" w:cs="Arial"/>
        <w:sz w:val="18"/>
      </w:rPr>
      <w:tab/>
    </w:r>
    <w:r>
      <w:rPr>
        <w:rFonts w:ascii="Arial" w:eastAsia="Arial" w:hAnsi="Arial" w:cs="Arial"/>
        <w:sz w:val="18"/>
      </w:rPr>
      <w:t>08/08/2022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3FA88" w14:textId="77777777" w:rsidR="002A66C7" w:rsidRDefault="002A66C7">
    <w:pPr>
      <w:tabs>
        <w:tab w:val="right" w:pos="10200"/>
      </w:tabs>
      <w:spacing w:after="0" w:line="259" w:lineRule="auto"/>
      <w:ind w:left="-104" w:right="-84" w:firstLine="0"/>
    </w:pPr>
    <w:r>
      <w:rPr>
        <w:rFonts w:ascii="Arial" w:eastAsia="Arial" w:hAnsi="Arial" w:cs="Arial"/>
        <w:sz w:val="18"/>
      </w:rPr>
      <w:t>A parmigiana and a pint please.md</w:t>
    </w:r>
    <w:r>
      <w:rPr>
        <w:rFonts w:ascii="Arial" w:eastAsia="Arial" w:hAnsi="Arial" w:cs="Arial"/>
        <w:sz w:val="18"/>
      </w:rPr>
      <w:tab/>
      <w:t>9/23/2021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F214D"/>
    <w:multiLevelType w:val="hybridMultilevel"/>
    <w:tmpl w:val="7D1AB73A"/>
    <w:lvl w:ilvl="0" w:tplc="E10C30C6">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8D78D92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69F4233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CFAE05C">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4406782">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72C78BA">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0F2EC464">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BBC6154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E892CF68">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F2B09F4"/>
    <w:multiLevelType w:val="hybridMultilevel"/>
    <w:tmpl w:val="1F9E616E"/>
    <w:lvl w:ilvl="0" w:tplc="16121AA0">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DF80CE22">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8A1A896E">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E8A6D864">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D6261BA">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81227E18">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F572BE7C">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2B6A662">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83BC2C1E">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03207D9"/>
    <w:multiLevelType w:val="hybridMultilevel"/>
    <w:tmpl w:val="712C271C"/>
    <w:lvl w:ilvl="0" w:tplc="DEEA4D10">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E110A3C2">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C4D6C07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45E7E60">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BE017C2">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C54B7A4">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49C87A0">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A0EBEAE">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B51806C8">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C03623C"/>
    <w:multiLevelType w:val="hybridMultilevel"/>
    <w:tmpl w:val="CECC1B74"/>
    <w:lvl w:ilvl="0" w:tplc="95B0FB16">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1DA465FE">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5D06185C">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C414DE32">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DB8AF366">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51127EAE">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7086360E">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07A2392A">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406BF0A">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CAF0A90"/>
    <w:multiLevelType w:val="hybridMultilevel"/>
    <w:tmpl w:val="ABDEE48C"/>
    <w:lvl w:ilvl="0" w:tplc="82D25024">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C782832C">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9E443800">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C1805BE">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A1F81B1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DF064B8">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4DB44260">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D4A19D4">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E7EBE5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206792F"/>
    <w:multiLevelType w:val="hybridMultilevel"/>
    <w:tmpl w:val="CABAFB48"/>
    <w:lvl w:ilvl="0" w:tplc="AAE20D08">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639CBBF2">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DD582ADC">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0928D76">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E1CC98C">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8AF20B38">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D1C4DACA">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2DC2C65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ADBED99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60371EF"/>
    <w:multiLevelType w:val="hybridMultilevel"/>
    <w:tmpl w:val="5FEC717A"/>
    <w:lvl w:ilvl="0" w:tplc="DEE48C38">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AC908E7E">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0F72D278">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86640D4">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8B4A1C6C">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9C0846D4">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AAAD8BE">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3024324">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F1C9D48">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4E44545"/>
    <w:multiLevelType w:val="hybridMultilevel"/>
    <w:tmpl w:val="7158DE66"/>
    <w:lvl w:ilvl="0" w:tplc="AF70FD72">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C074CB44">
      <w:start w:val="1"/>
      <w:numFmt w:val="decimal"/>
      <w:lvlText w:val="%2."/>
      <w:lvlJc w:val="left"/>
      <w:pPr>
        <w:ind w:left="12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68B6A64E">
      <w:start w:val="1"/>
      <w:numFmt w:val="lowerRoman"/>
      <w:lvlText w:val="%3"/>
      <w:lvlJc w:val="left"/>
      <w:pPr>
        <w:ind w:left="18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FC0C5E6">
      <w:start w:val="1"/>
      <w:numFmt w:val="decimal"/>
      <w:lvlText w:val="%4"/>
      <w:lvlJc w:val="left"/>
      <w:pPr>
        <w:ind w:left="25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C6CF7F6">
      <w:start w:val="1"/>
      <w:numFmt w:val="lowerLetter"/>
      <w:lvlText w:val="%5"/>
      <w:lvlJc w:val="left"/>
      <w:pPr>
        <w:ind w:left="33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210C4CC0">
      <w:start w:val="1"/>
      <w:numFmt w:val="lowerRoman"/>
      <w:lvlText w:val="%6"/>
      <w:lvlJc w:val="left"/>
      <w:pPr>
        <w:ind w:left="40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E2EC2C9A">
      <w:start w:val="1"/>
      <w:numFmt w:val="decimal"/>
      <w:lvlText w:val="%7"/>
      <w:lvlJc w:val="left"/>
      <w:pPr>
        <w:ind w:left="47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CD841CC">
      <w:start w:val="1"/>
      <w:numFmt w:val="lowerLetter"/>
      <w:lvlText w:val="%8"/>
      <w:lvlJc w:val="left"/>
      <w:pPr>
        <w:ind w:left="5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AD681A2A">
      <w:start w:val="1"/>
      <w:numFmt w:val="lowerRoman"/>
      <w:lvlText w:val="%9"/>
      <w:lvlJc w:val="left"/>
      <w:pPr>
        <w:ind w:left="6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BEF7B0C"/>
    <w:multiLevelType w:val="hybridMultilevel"/>
    <w:tmpl w:val="985CAC38"/>
    <w:lvl w:ilvl="0" w:tplc="82CC60D4">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03CE38D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3684B74C">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5B3A24A6">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5DCEFCA">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C1069244">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E7400DA2">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6FD268AE">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784201B4">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43AA1735"/>
    <w:multiLevelType w:val="hybridMultilevel"/>
    <w:tmpl w:val="E91EB6B6"/>
    <w:lvl w:ilvl="0" w:tplc="DB6EB4E0">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94EEEE4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E7007DE8">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19E3314">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D750D628">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6B2730C">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054924C">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A7C740A">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254311A">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464A39D4"/>
    <w:multiLevelType w:val="hybridMultilevel"/>
    <w:tmpl w:val="6CFA47C0"/>
    <w:lvl w:ilvl="0" w:tplc="25E0793A">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28E6891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C2AE0A90">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53E5502">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9C64419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17FC8D20">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73A25B4">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F75C404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711E21C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5AE84529"/>
    <w:multiLevelType w:val="hybridMultilevel"/>
    <w:tmpl w:val="F094DDA6"/>
    <w:lvl w:ilvl="0" w:tplc="D0CEFC2A">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734EDA10">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51FCC70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CF4F832">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1E5406A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0A500446">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354885A6">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7A6A5D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CA9EAB32">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5E76185A"/>
    <w:multiLevelType w:val="hybridMultilevel"/>
    <w:tmpl w:val="BA3E57EC"/>
    <w:lvl w:ilvl="0" w:tplc="71A685B4">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D22808EC">
      <w:start w:val="1"/>
      <w:numFmt w:val="decimal"/>
      <w:lvlText w:val="%2."/>
      <w:lvlJc w:val="left"/>
      <w:pPr>
        <w:ind w:left="12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B90A68C4">
      <w:start w:val="1"/>
      <w:numFmt w:val="lowerRoman"/>
      <w:lvlText w:val="%3"/>
      <w:lvlJc w:val="left"/>
      <w:pPr>
        <w:ind w:left="2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B9C65294">
      <w:start w:val="1"/>
      <w:numFmt w:val="decimal"/>
      <w:lvlText w:val="%4"/>
      <w:lvlJc w:val="left"/>
      <w:pPr>
        <w:ind w:left="2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BF02E66">
      <w:start w:val="1"/>
      <w:numFmt w:val="lowerLetter"/>
      <w:lvlText w:val="%5"/>
      <w:lvlJc w:val="left"/>
      <w:pPr>
        <w:ind w:left="3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9D6EE5A">
      <w:start w:val="1"/>
      <w:numFmt w:val="lowerRoman"/>
      <w:lvlText w:val="%6"/>
      <w:lvlJc w:val="left"/>
      <w:pPr>
        <w:ind w:left="42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A902F20">
      <w:start w:val="1"/>
      <w:numFmt w:val="decimal"/>
      <w:lvlText w:val="%7"/>
      <w:lvlJc w:val="left"/>
      <w:pPr>
        <w:ind w:left="49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85E82F0">
      <w:start w:val="1"/>
      <w:numFmt w:val="lowerLetter"/>
      <w:lvlText w:val="%8"/>
      <w:lvlJc w:val="left"/>
      <w:pPr>
        <w:ind w:left="56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C04A57BA">
      <w:start w:val="1"/>
      <w:numFmt w:val="lowerRoman"/>
      <w:lvlText w:val="%9"/>
      <w:lvlJc w:val="left"/>
      <w:pPr>
        <w:ind w:left="63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70814FB7"/>
    <w:multiLevelType w:val="hybridMultilevel"/>
    <w:tmpl w:val="D2BAB61A"/>
    <w:lvl w:ilvl="0" w:tplc="966C2D2A">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06100B0A">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FC12F9D2">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8E4A20E0">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883A9F0A">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F1142684">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1902B286">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64AA29D4">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F1EE4A4">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75C968BD"/>
    <w:multiLevelType w:val="hybridMultilevel"/>
    <w:tmpl w:val="D728DBE2"/>
    <w:lvl w:ilvl="0" w:tplc="281AEAE8">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773EEA40">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2A6E0CE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CB74BC0E">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28A726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DE5E67BC">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F9142FB6">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E18EB54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B42E34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abstractNumId w:val="3"/>
  </w:num>
  <w:num w:numId="2">
    <w:abstractNumId w:val="9"/>
  </w:num>
  <w:num w:numId="3">
    <w:abstractNumId w:val="4"/>
  </w:num>
  <w:num w:numId="4">
    <w:abstractNumId w:val="11"/>
  </w:num>
  <w:num w:numId="5">
    <w:abstractNumId w:val="1"/>
  </w:num>
  <w:num w:numId="6">
    <w:abstractNumId w:val="13"/>
  </w:num>
  <w:num w:numId="7">
    <w:abstractNumId w:val="2"/>
  </w:num>
  <w:num w:numId="8">
    <w:abstractNumId w:val="7"/>
  </w:num>
  <w:num w:numId="9">
    <w:abstractNumId w:val="5"/>
  </w:num>
  <w:num w:numId="10">
    <w:abstractNumId w:val="0"/>
  </w:num>
  <w:num w:numId="11">
    <w:abstractNumId w:val="8"/>
  </w:num>
  <w:num w:numId="12">
    <w:abstractNumId w:val="12"/>
  </w:num>
  <w:num w:numId="13">
    <w:abstractNumId w:val="14"/>
  </w:num>
  <w:num w:numId="14">
    <w:abstractNumId w:val="10"/>
  </w:num>
  <w:num w:numId="1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tt Collins">
    <w15:presenceInfo w15:providerId="Windows Live" w15:userId="adb045e59d71356b"/>
  </w15:person>
  <w15:person w15:author="David">
    <w15:presenceInfo w15:providerId="Windows Live" w15:userId="5585176685f392c7"/>
  </w15:person>
  <w15:person w15:author="David Clarke">
    <w15:presenceInfo w15:providerId="None" w15:userId="David Clark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F6"/>
    <w:rsid w:val="00006226"/>
    <w:rsid w:val="000072F1"/>
    <w:rsid w:val="00010687"/>
    <w:rsid w:val="00021706"/>
    <w:rsid w:val="0003268B"/>
    <w:rsid w:val="000416F6"/>
    <w:rsid w:val="00054146"/>
    <w:rsid w:val="00063A99"/>
    <w:rsid w:val="000727ED"/>
    <w:rsid w:val="00073A74"/>
    <w:rsid w:val="0007419F"/>
    <w:rsid w:val="00077359"/>
    <w:rsid w:val="00082D32"/>
    <w:rsid w:val="00083F0C"/>
    <w:rsid w:val="000848AA"/>
    <w:rsid w:val="000B0CC8"/>
    <w:rsid w:val="000B3E3E"/>
    <w:rsid w:val="000C393C"/>
    <w:rsid w:val="000C4949"/>
    <w:rsid w:val="000D27C1"/>
    <w:rsid w:val="000D3DB6"/>
    <w:rsid w:val="000D7821"/>
    <w:rsid w:val="000E0C48"/>
    <w:rsid w:val="000E6FA6"/>
    <w:rsid w:val="000F0E09"/>
    <w:rsid w:val="000F5FF4"/>
    <w:rsid w:val="000F69E4"/>
    <w:rsid w:val="00117FA7"/>
    <w:rsid w:val="00151A5A"/>
    <w:rsid w:val="00163B56"/>
    <w:rsid w:val="00163DCF"/>
    <w:rsid w:val="0016651D"/>
    <w:rsid w:val="001751BF"/>
    <w:rsid w:val="0018357E"/>
    <w:rsid w:val="00192FB9"/>
    <w:rsid w:val="00197AB4"/>
    <w:rsid w:val="001A1745"/>
    <w:rsid w:val="001B0021"/>
    <w:rsid w:val="001B6ECA"/>
    <w:rsid w:val="001D20BD"/>
    <w:rsid w:val="001E177B"/>
    <w:rsid w:val="001E2C77"/>
    <w:rsid w:val="001E4A88"/>
    <w:rsid w:val="001F5AF9"/>
    <w:rsid w:val="0020676D"/>
    <w:rsid w:val="0021328C"/>
    <w:rsid w:val="002237E0"/>
    <w:rsid w:val="002270DF"/>
    <w:rsid w:val="00230E8A"/>
    <w:rsid w:val="00237022"/>
    <w:rsid w:val="002402C5"/>
    <w:rsid w:val="0028005C"/>
    <w:rsid w:val="00284170"/>
    <w:rsid w:val="00290110"/>
    <w:rsid w:val="00295A9D"/>
    <w:rsid w:val="002A11E7"/>
    <w:rsid w:val="002A66C7"/>
    <w:rsid w:val="002B4CC6"/>
    <w:rsid w:val="002C380D"/>
    <w:rsid w:val="002C77FC"/>
    <w:rsid w:val="002D0D02"/>
    <w:rsid w:val="002D57CB"/>
    <w:rsid w:val="002D5881"/>
    <w:rsid w:val="002E00AF"/>
    <w:rsid w:val="002F34B6"/>
    <w:rsid w:val="002F4305"/>
    <w:rsid w:val="002F470B"/>
    <w:rsid w:val="00307639"/>
    <w:rsid w:val="00310668"/>
    <w:rsid w:val="003109A8"/>
    <w:rsid w:val="00315ABB"/>
    <w:rsid w:val="00317151"/>
    <w:rsid w:val="00336D0F"/>
    <w:rsid w:val="003430C1"/>
    <w:rsid w:val="003519E4"/>
    <w:rsid w:val="003646C3"/>
    <w:rsid w:val="003974C8"/>
    <w:rsid w:val="003A0257"/>
    <w:rsid w:val="003C78A9"/>
    <w:rsid w:val="003D26E1"/>
    <w:rsid w:val="003D3852"/>
    <w:rsid w:val="003D7D83"/>
    <w:rsid w:val="003F1502"/>
    <w:rsid w:val="003F2FF2"/>
    <w:rsid w:val="00416F9A"/>
    <w:rsid w:val="0043037C"/>
    <w:rsid w:val="004422E9"/>
    <w:rsid w:val="0045127C"/>
    <w:rsid w:val="00463542"/>
    <w:rsid w:val="0048140C"/>
    <w:rsid w:val="0048432E"/>
    <w:rsid w:val="004B09A2"/>
    <w:rsid w:val="004B22A8"/>
    <w:rsid w:val="004C64A9"/>
    <w:rsid w:val="004D27D4"/>
    <w:rsid w:val="004E1A53"/>
    <w:rsid w:val="004E6499"/>
    <w:rsid w:val="004F4BEC"/>
    <w:rsid w:val="00503E09"/>
    <w:rsid w:val="00512EB6"/>
    <w:rsid w:val="00515144"/>
    <w:rsid w:val="005215BC"/>
    <w:rsid w:val="005259A3"/>
    <w:rsid w:val="0052709C"/>
    <w:rsid w:val="005319D5"/>
    <w:rsid w:val="005506F8"/>
    <w:rsid w:val="0055089A"/>
    <w:rsid w:val="00556A26"/>
    <w:rsid w:val="0058311A"/>
    <w:rsid w:val="00591069"/>
    <w:rsid w:val="00592522"/>
    <w:rsid w:val="00593CA0"/>
    <w:rsid w:val="005A164B"/>
    <w:rsid w:val="005A1DF7"/>
    <w:rsid w:val="005B57A5"/>
    <w:rsid w:val="005B7635"/>
    <w:rsid w:val="005C4387"/>
    <w:rsid w:val="005D2928"/>
    <w:rsid w:val="00607E0B"/>
    <w:rsid w:val="00615575"/>
    <w:rsid w:val="006354C1"/>
    <w:rsid w:val="00642ACE"/>
    <w:rsid w:val="00645526"/>
    <w:rsid w:val="00646E72"/>
    <w:rsid w:val="00656212"/>
    <w:rsid w:val="00656D57"/>
    <w:rsid w:val="00666CFD"/>
    <w:rsid w:val="0067342A"/>
    <w:rsid w:val="00683D5D"/>
    <w:rsid w:val="006A4F56"/>
    <w:rsid w:val="006D2E5F"/>
    <w:rsid w:val="006E65DA"/>
    <w:rsid w:val="006E6F21"/>
    <w:rsid w:val="006F31F6"/>
    <w:rsid w:val="006F6F06"/>
    <w:rsid w:val="006F6F6C"/>
    <w:rsid w:val="00707754"/>
    <w:rsid w:val="00721134"/>
    <w:rsid w:val="00742CAD"/>
    <w:rsid w:val="00744EF4"/>
    <w:rsid w:val="00745711"/>
    <w:rsid w:val="00747832"/>
    <w:rsid w:val="00762731"/>
    <w:rsid w:val="0076585A"/>
    <w:rsid w:val="00767F3E"/>
    <w:rsid w:val="00771D97"/>
    <w:rsid w:val="00776E88"/>
    <w:rsid w:val="0079636E"/>
    <w:rsid w:val="007B15BD"/>
    <w:rsid w:val="007B170A"/>
    <w:rsid w:val="007D38BF"/>
    <w:rsid w:val="007F1F09"/>
    <w:rsid w:val="007F2D0C"/>
    <w:rsid w:val="0080199E"/>
    <w:rsid w:val="00802EC7"/>
    <w:rsid w:val="008127D7"/>
    <w:rsid w:val="00835AE8"/>
    <w:rsid w:val="00855F88"/>
    <w:rsid w:val="00863FD8"/>
    <w:rsid w:val="0088108D"/>
    <w:rsid w:val="00884432"/>
    <w:rsid w:val="00890C70"/>
    <w:rsid w:val="008B0D33"/>
    <w:rsid w:val="008B2DDA"/>
    <w:rsid w:val="008B4215"/>
    <w:rsid w:val="008C279B"/>
    <w:rsid w:val="008C74A4"/>
    <w:rsid w:val="008D186B"/>
    <w:rsid w:val="008D6CFB"/>
    <w:rsid w:val="008D7681"/>
    <w:rsid w:val="008E01B8"/>
    <w:rsid w:val="008E5E48"/>
    <w:rsid w:val="008F3920"/>
    <w:rsid w:val="00900F80"/>
    <w:rsid w:val="009110E2"/>
    <w:rsid w:val="00916D90"/>
    <w:rsid w:val="0093163C"/>
    <w:rsid w:val="00947741"/>
    <w:rsid w:val="009571BE"/>
    <w:rsid w:val="009735FB"/>
    <w:rsid w:val="00975B22"/>
    <w:rsid w:val="00993795"/>
    <w:rsid w:val="009939CB"/>
    <w:rsid w:val="009A0E51"/>
    <w:rsid w:val="009A2693"/>
    <w:rsid w:val="009D11DF"/>
    <w:rsid w:val="009F4040"/>
    <w:rsid w:val="009F6963"/>
    <w:rsid w:val="00A10D6F"/>
    <w:rsid w:val="00A246CC"/>
    <w:rsid w:val="00A41524"/>
    <w:rsid w:val="00A5412B"/>
    <w:rsid w:val="00A55ACC"/>
    <w:rsid w:val="00A93994"/>
    <w:rsid w:val="00AA453E"/>
    <w:rsid w:val="00AA525A"/>
    <w:rsid w:val="00AB0A16"/>
    <w:rsid w:val="00AC45BA"/>
    <w:rsid w:val="00AC5D65"/>
    <w:rsid w:val="00AD26A1"/>
    <w:rsid w:val="00AF650E"/>
    <w:rsid w:val="00B00927"/>
    <w:rsid w:val="00B14973"/>
    <w:rsid w:val="00B25616"/>
    <w:rsid w:val="00B27EF8"/>
    <w:rsid w:val="00B53E05"/>
    <w:rsid w:val="00B55FCC"/>
    <w:rsid w:val="00B60F0C"/>
    <w:rsid w:val="00B7670F"/>
    <w:rsid w:val="00B91E52"/>
    <w:rsid w:val="00B9516D"/>
    <w:rsid w:val="00BA0421"/>
    <w:rsid w:val="00BA2971"/>
    <w:rsid w:val="00BA2AF1"/>
    <w:rsid w:val="00BA3A66"/>
    <w:rsid w:val="00BA5BF2"/>
    <w:rsid w:val="00BB1C86"/>
    <w:rsid w:val="00BB58BB"/>
    <w:rsid w:val="00BC6B38"/>
    <w:rsid w:val="00BF3141"/>
    <w:rsid w:val="00BF412D"/>
    <w:rsid w:val="00BF4F7B"/>
    <w:rsid w:val="00BF612E"/>
    <w:rsid w:val="00C04DC1"/>
    <w:rsid w:val="00C120B3"/>
    <w:rsid w:val="00C22921"/>
    <w:rsid w:val="00C35BBB"/>
    <w:rsid w:val="00C425A9"/>
    <w:rsid w:val="00C43ACA"/>
    <w:rsid w:val="00C443B7"/>
    <w:rsid w:val="00C619E0"/>
    <w:rsid w:val="00C6518A"/>
    <w:rsid w:val="00C663F4"/>
    <w:rsid w:val="00C671CE"/>
    <w:rsid w:val="00C779A1"/>
    <w:rsid w:val="00C95EA7"/>
    <w:rsid w:val="00C97271"/>
    <w:rsid w:val="00CA5A6A"/>
    <w:rsid w:val="00CB788E"/>
    <w:rsid w:val="00CC0ACD"/>
    <w:rsid w:val="00CD425D"/>
    <w:rsid w:val="00CE57AF"/>
    <w:rsid w:val="00CF4E14"/>
    <w:rsid w:val="00D02052"/>
    <w:rsid w:val="00D0531E"/>
    <w:rsid w:val="00D1752A"/>
    <w:rsid w:val="00D206DE"/>
    <w:rsid w:val="00D21C77"/>
    <w:rsid w:val="00D306D7"/>
    <w:rsid w:val="00D309AD"/>
    <w:rsid w:val="00D4356B"/>
    <w:rsid w:val="00D71C05"/>
    <w:rsid w:val="00D83E64"/>
    <w:rsid w:val="00D964D3"/>
    <w:rsid w:val="00D96A48"/>
    <w:rsid w:val="00D976A3"/>
    <w:rsid w:val="00DA096F"/>
    <w:rsid w:val="00DA4458"/>
    <w:rsid w:val="00DC40C7"/>
    <w:rsid w:val="00DC5271"/>
    <w:rsid w:val="00DC547D"/>
    <w:rsid w:val="00DD744C"/>
    <w:rsid w:val="00DE3FC2"/>
    <w:rsid w:val="00DE5227"/>
    <w:rsid w:val="00DF18D9"/>
    <w:rsid w:val="00DF25CA"/>
    <w:rsid w:val="00DF2BD0"/>
    <w:rsid w:val="00E01746"/>
    <w:rsid w:val="00E13E98"/>
    <w:rsid w:val="00E22A82"/>
    <w:rsid w:val="00E40364"/>
    <w:rsid w:val="00E6282D"/>
    <w:rsid w:val="00E6320A"/>
    <w:rsid w:val="00E65E14"/>
    <w:rsid w:val="00E703A1"/>
    <w:rsid w:val="00E7538E"/>
    <w:rsid w:val="00E80509"/>
    <w:rsid w:val="00EB588F"/>
    <w:rsid w:val="00ED0726"/>
    <w:rsid w:val="00ED1F70"/>
    <w:rsid w:val="00ED2A2C"/>
    <w:rsid w:val="00ED415A"/>
    <w:rsid w:val="00EE1126"/>
    <w:rsid w:val="00EF23C3"/>
    <w:rsid w:val="00EF4F4B"/>
    <w:rsid w:val="00F0748A"/>
    <w:rsid w:val="00F17486"/>
    <w:rsid w:val="00F25494"/>
    <w:rsid w:val="00F27BC2"/>
    <w:rsid w:val="00F408AF"/>
    <w:rsid w:val="00F4300C"/>
    <w:rsid w:val="00F66087"/>
    <w:rsid w:val="00F75A5A"/>
    <w:rsid w:val="00F7768A"/>
    <w:rsid w:val="00F87B2E"/>
    <w:rsid w:val="00F91EC4"/>
    <w:rsid w:val="00F96E1F"/>
    <w:rsid w:val="00FA4F16"/>
    <w:rsid w:val="00FB601E"/>
    <w:rsid w:val="00FC3808"/>
    <w:rsid w:val="00FC690E"/>
    <w:rsid w:val="00FC71AB"/>
    <w:rsid w:val="00FD3D27"/>
    <w:rsid w:val="00FE379A"/>
    <w:rsid w:val="00FE51EE"/>
    <w:rsid w:val="00FE578E"/>
    <w:rsid w:val="00FF7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B240"/>
  <w14:defaultImageDpi w14:val="32767"/>
  <w15:chartTrackingRefBased/>
  <w15:docId w15:val="{3898A887-205D-EA40-9BE6-57B11175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F31F6"/>
    <w:pPr>
      <w:spacing w:after="223" w:line="271" w:lineRule="auto"/>
      <w:ind w:left="10" w:hanging="10"/>
    </w:pPr>
    <w:rPr>
      <w:rFonts w:ascii="Segoe UI" w:eastAsia="Segoe UI" w:hAnsi="Segoe UI" w:cs="Segoe UI"/>
      <w:color w:val="000000"/>
      <w:sz w:val="21"/>
      <w:szCs w:val="22"/>
      <w:lang w:eastAsia="en-GB"/>
    </w:rPr>
  </w:style>
  <w:style w:type="paragraph" w:styleId="Heading1">
    <w:name w:val="heading 1"/>
    <w:next w:val="Normal"/>
    <w:link w:val="Heading1Char"/>
    <w:uiPriority w:val="9"/>
    <w:qFormat/>
    <w:rsid w:val="006F31F6"/>
    <w:pPr>
      <w:keepNext/>
      <w:keepLines/>
      <w:spacing w:after="115" w:line="259" w:lineRule="auto"/>
      <w:ind w:left="10" w:hanging="10"/>
      <w:outlineLvl w:val="0"/>
    </w:pPr>
    <w:rPr>
      <w:rFonts w:ascii="Segoe UI" w:eastAsia="Segoe UI" w:hAnsi="Segoe UI" w:cs="Segoe UI"/>
      <w:color w:val="000000"/>
      <w:sz w:val="31"/>
      <w:szCs w:val="22"/>
      <w:lang w:eastAsia="en-GB"/>
    </w:rPr>
  </w:style>
  <w:style w:type="paragraph" w:styleId="Heading2">
    <w:name w:val="heading 2"/>
    <w:next w:val="Normal"/>
    <w:link w:val="Heading2Char"/>
    <w:uiPriority w:val="9"/>
    <w:unhideWhenUsed/>
    <w:qFormat/>
    <w:rsid w:val="006F31F6"/>
    <w:pPr>
      <w:keepNext/>
      <w:keepLines/>
      <w:spacing w:after="185" w:line="259" w:lineRule="auto"/>
      <w:ind w:left="10" w:hanging="10"/>
      <w:outlineLvl w:val="1"/>
    </w:pPr>
    <w:rPr>
      <w:rFonts w:ascii="Segoe UI" w:eastAsia="Segoe UI" w:hAnsi="Segoe UI" w:cs="Segoe UI"/>
      <w:color w:val="000000"/>
      <w:sz w:val="25"/>
      <w:szCs w:val="22"/>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1F6"/>
    <w:rPr>
      <w:rFonts w:ascii="Segoe UI" w:eastAsia="Segoe UI" w:hAnsi="Segoe UI" w:cs="Segoe UI"/>
      <w:color w:val="000000"/>
      <w:sz w:val="31"/>
      <w:szCs w:val="22"/>
      <w:lang w:eastAsia="en-GB"/>
    </w:rPr>
  </w:style>
  <w:style w:type="character" w:customStyle="1" w:styleId="Heading2Char">
    <w:name w:val="Heading 2 Char"/>
    <w:basedOn w:val="DefaultParagraphFont"/>
    <w:link w:val="Heading2"/>
    <w:uiPriority w:val="9"/>
    <w:rsid w:val="006F31F6"/>
    <w:rPr>
      <w:rFonts w:ascii="Segoe UI" w:eastAsia="Segoe UI" w:hAnsi="Segoe UI" w:cs="Segoe UI"/>
      <w:color w:val="000000"/>
      <w:sz w:val="25"/>
      <w:szCs w:val="22"/>
      <w:lang w:eastAsia="en-GB"/>
    </w:rPr>
  </w:style>
  <w:style w:type="character" w:customStyle="1" w:styleId="BalloonTextChar">
    <w:name w:val="Balloon Text Char"/>
    <w:basedOn w:val="DefaultParagraphFont"/>
    <w:link w:val="BalloonText"/>
    <w:uiPriority w:val="99"/>
    <w:semiHidden/>
    <w:rsid w:val="006F31F6"/>
    <w:rPr>
      <w:rFonts w:ascii="Times New Roman" w:eastAsia="Segoe UI" w:hAnsi="Times New Roman" w:cs="Times New Roman"/>
      <w:color w:val="000000"/>
      <w:sz w:val="18"/>
      <w:szCs w:val="18"/>
      <w:lang w:eastAsia="en-GB"/>
    </w:rPr>
  </w:style>
  <w:style w:type="paragraph" w:styleId="BalloonText">
    <w:name w:val="Balloon Text"/>
    <w:basedOn w:val="Normal"/>
    <w:link w:val="BalloonTextChar"/>
    <w:uiPriority w:val="99"/>
    <w:semiHidden/>
    <w:unhideWhenUsed/>
    <w:rsid w:val="006F31F6"/>
    <w:pPr>
      <w:spacing w:after="0" w:line="240" w:lineRule="auto"/>
    </w:pPr>
    <w:rPr>
      <w:rFonts w:ascii="Times New Roman" w:hAnsi="Times New Roman" w:cs="Times New Roman"/>
      <w:sz w:val="18"/>
      <w:szCs w:val="18"/>
    </w:rPr>
  </w:style>
  <w:style w:type="paragraph" w:customStyle="1" w:styleId="Heading">
    <w:name w:val="Heading"/>
    <w:rsid w:val="006F31F6"/>
    <w:pPr>
      <w:keepNext/>
      <w:pBdr>
        <w:top w:val="nil"/>
        <w:left w:val="nil"/>
        <w:bottom w:val="nil"/>
        <w:right w:val="nil"/>
        <w:between w:val="nil"/>
        <w:bar w:val="nil"/>
      </w:pBdr>
      <w:spacing w:before="560" w:after="120"/>
      <w:jc w:val="center"/>
      <w:outlineLvl w:val="0"/>
    </w:pPr>
    <w:rPr>
      <w:rFonts w:ascii="Charter Roman" w:eastAsia="Arial Unicode MS" w:hAnsi="Charter Roman" w:cs="Arial Unicode MS"/>
      <w:i/>
      <w:iCs/>
      <w:color w:val="76696B"/>
      <w:sz w:val="48"/>
      <w:szCs w:val="48"/>
      <w:u w:color="76696B"/>
      <w:bdr w:val="nil"/>
      <w:lang w:val="en-US"/>
      <w14:textOutline w14:w="12700" w14:cap="flat" w14:cmpd="sng" w14:algn="ctr">
        <w14:noFill/>
        <w14:prstDash w14:val="solid"/>
        <w14:miter w14:lim="400000"/>
      </w14:textOutline>
    </w:rPr>
  </w:style>
  <w:style w:type="paragraph" w:customStyle="1" w:styleId="Author">
    <w:name w:val="Author"/>
    <w:rsid w:val="006F31F6"/>
    <w:pPr>
      <w:pBdr>
        <w:top w:val="nil"/>
        <w:left w:val="nil"/>
        <w:bottom w:val="nil"/>
        <w:right w:val="nil"/>
        <w:between w:val="nil"/>
        <w:bar w:val="nil"/>
      </w:pBdr>
      <w:jc w:val="center"/>
    </w:pPr>
    <w:rPr>
      <w:rFonts w:ascii="Charter Roman" w:eastAsia="Arial Unicode MS" w:hAnsi="Charter Roman" w:cs="Arial Unicode MS"/>
      <w:b/>
      <w:bCs/>
      <w:caps/>
      <w:color w:val="76696B"/>
      <w:spacing w:val="-7"/>
      <w:sz w:val="40"/>
      <w:szCs w:val="40"/>
      <w:u w:color="76696B"/>
      <w:bdr w:val="nil"/>
      <w:lang w:val="en-US"/>
      <w14:textOutline w14:w="12700" w14:cap="flat" w14:cmpd="sng" w14:algn="ctr">
        <w14:noFill/>
        <w14:prstDash w14:val="solid"/>
        <w14:miter w14:lim="400000"/>
      </w14:textOutline>
    </w:rPr>
  </w:style>
  <w:style w:type="paragraph" w:customStyle="1" w:styleId="Body3">
    <w:name w:val="Body 3"/>
    <w:rsid w:val="006F31F6"/>
    <w:pPr>
      <w:pBdr>
        <w:top w:val="nil"/>
        <w:left w:val="nil"/>
        <w:bottom w:val="nil"/>
        <w:right w:val="nil"/>
        <w:between w:val="nil"/>
        <w:bar w:val="nil"/>
      </w:pBdr>
      <w:spacing w:line="264" w:lineRule="auto"/>
      <w:jc w:val="center"/>
    </w:pPr>
    <w:rPr>
      <w:rFonts w:ascii="Charter Roman" w:eastAsia="Charter Roman" w:hAnsi="Charter Roman" w:cs="Charter Roman"/>
      <w:color w:val="000000"/>
      <w:u w:color="000000"/>
      <w:bdr w:val="nil"/>
      <w:lang w:val="en-US"/>
      <w14:textOutline w14:w="12700" w14:cap="flat" w14:cmpd="sng" w14:algn="ctr">
        <w14:noFill/>
        <w14:prstDash w14:val="solid"/>
        <w14:miter w14:lim="400000"/>
      </w14:textOutline>
    </w:rPr>
  </w:style>
  <w:style w:type="paragraph" w:customStyle="1" w:styleId="BodyA">
    <w:name w:val="Body A"/>
    <w:rsid w:val="006F31F6"/>
    <w:pPr>
      <w:pBdr>
        <w:top w:val="nil"/>
        <w:left w:val="nil"/>
        <w:bottom w:val="nil"/>
        <w:right w:val="nil"/>
        <w:between w:val="nil"/>
        <w:bar w:val="nil"/>
      </w:pBdr>
    </w:pPr>
    <w:rPr>
      <w:rFonts w:ascii="Times New Roman" w:eastAsia="Times New Roman" w:hAnsi="Times New Roman" w:cs="Times New Roman"/>
      <w:color w:val="000000"/>
      <w:u w:color="000000"/>
      <w:bdr w:val="nil"/>
      <w14:textOutline w14:w="12700" w14:cap="flat" w14:cmpd="sng" w14:algn="ctr">
        <w14:noFill/>
        <w14:prstDash w14:val="solid"/>
        <w14:miter w14:lim="400000"/>
      </w14:textOutline>
    </w:rPr>
  </w:style>
  <w:style w:type="paragraph" w:styleId="Title">
    <w:name w:val="Title"/>
    <w:link w:val="TitleChar"/>
    <w:uiPriority w:val="10"/>
    <w:qFormat/>
    <w:rsid w:val="006F31F6"/>
    <w:pPr>
      <w:keepNext/>
      <w:pBdr>
        <w:top w:val="nil"/>
        <w:left w:val="nil"/>
        <w:bottom w:val="nil"/>
        <w:right w:val="nil"/>
        <w:between w:val="nil"/>
        <w:bar w:val="nil"/>
      </w:pBdr>
      <w:spacing w:after="480" w:line="168" w:lineRule="auto"/>
      <w:jc w:val="center"/>
      <w:outlineLvl w:val="0"/>
    </w:pPr>
    <w:rPr>
      <w:rFonts w:ascii="Avenir Next Regular" w:eastAsia="Arial Unicode MS" w:hAnsi="Avenir Next Regular" w:cs="Arial Unicode MS"/>
      <w:b/>
      <w:bCs/>
      <w:caps/>
      <w:color w:val="76696B"/>
      <w:spacing w:val="10"/>
      <w:sz w:val="100"/>
      <w:szCs w:val="100"/>
      <w:u w:color="76696B"/>
      <w:bdr w:val="nil"/>
      <w:lang w:val="en-US"/>
      <w14:textOutline w14:w="12700" w14:cap="flat" w14:cmpd="sng" w14:algn="ctr">
        <w14:noFill/>
        <w14:prstDash w14:val="solid"/>
        <w14:miter w14:lim="400000"/>
      </w14:textOutline>
    </w:rPr>
  </w:style>
  <w:style w:type="character" w:customStyle="1" w:styleId="TitleChar">
    <w:name w:val="Title Char"/>
    <w:basedOn w:val="DefaultParagraphFont"/>
    <w:link w:val="Title"/>
    <w:uiPriority w:val="10"/>
    <w:rsid w:val="006F31F6"/>
    <w:rPr>
      <w:rFonts w:ascii="Avenir Next Regular" w:eastAsia="Arial Unicode MS" w:hAnsi="Avenir Next Regular" w:cs="Arial Unicode MS"/>
      <w:b/>
      <w:bCs/>
      <w:caps/>
      <w:color w:val="76696B"/>
      <w:spacing w:val="10"/>
      <w:sz w:val="100"/>
      <w:szCs w:val="100"/>
      <w:u w:color="76696B"/>
      <w:bdr w:val="nil"/>
      <w:lang w:val="en-US"/>
      <w14:textOutline w14:w="12700" w14:cap="flat" w14:cmpd="sng" w14:algn="ctr">
        <w14:noFill/>
        <w14:prstDash w14:val="solid"/>
        <w14:miter w14:lim="400000"/>
      </w14:textOutline>
    </w:rPr>
  </w:style>
  <w:style w:type="paragraph" w:styleId="Footer">
    <w:name w:val="footer"/>
    <w:basedOn w:val="Normal"/>
    <w:link w:val="FooterChar"/>
    <w:uiPriority w:val="99"/>
    <w:semiHidden/>
    <w:unhideWhenUsed/>
    <w:rsid w:val="006F31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31F6"/>
    <w:rPr>
      <w:rFonts w:ascii="Segoe UI" w:eastAsia="Segoe UI" w:hAnsi="Segoe UI" w:cs="Segoe UI"/>
      <w:color w:val="000000"/>
      <w:sz w:val="21"/>
      <w:szCs w:val="22"/>
      <w:lang w:eastAsia="en-GB"/>
    </w:rPr>
  </w:style>
  <w:style w:type="character" w:customStyle="1" w:styleId="apple-converted-space">
    <w:name w:val="apple-converted-space"/>
    <w:basedOn w:val="DefaultParagraphFont"/>
    <w:rsid w:val="006F31F6"/>
  </w:style>
  <w:style w:type="character" w:styleId="Strong">
    <w:name w:val="Strong"/>
    <w:basedOn w:val="DefaultParagraphFont"/>
    <w:uiPriority w:val="22"/>
    <w:qFormat/>
    <w:rsid w:val="006F31F6"/>
    <w:rPr>
      <w:b/>
      <w:bCs/>
    </w:rPr>
  </w:style>
  <w:style w:type="paragraph" w:customStyle="1" w:styleId="Standard">
    <w:name w:val="Standard"/>
    <w:rsid w:val="006F31F6"/>
    <w:pPr>
      <w:suppressAutoHyphens/>
      <w:autoSpaceDN w:val="0"/>
      <w:textAlignment w:val="baseline"/>
    </w:pPr>
    <w:rPr>
      <w:rFonts w:ascii="Liberation Serif" w:eastAsia="NSimSun" w:hAnsi="Liberation Serif" w:cs="Lucida Sans"/>
      <w:kern w:val="3"/>
      <w:lang w:eastAsia="zh-CN" w:bidi="hi-IN"/>
    </w:rPr>
  </w:style>
  <w:style w:type="character" w:styleId="Emphasis">
    <w:name w:val="Emphasis"/>
    <w:basedOn w:val="DefaultParagraphFont"/>
    <w:uiPriority w:val="20"/>
    <w:qFormat/>
    <w:rsid w:val="006F31F6"/>
    <w:rPr>
      <w:i/>
      <w:iCs/>
    </w:rPr>
  </w:style>
  <w:style w:type="paragraph" w:styleId="NormalWeb">
    <w:name w:val="Normal (Web)"/>
    <w:basedOn w:val="Normal"/>
    <w:uiPriority w:val="99"/>
    <w:unhideWhenUsed/>
    <w:rsid w:val="002A11E7"/>
    <w:pPr>
      <w:spacing w:before="100" w:beforeAutospacing="1" w:after="100" w:afterAutospacing="1" w:line="240" w:lineRule="auto"/>
      <w:ind w:left="0" w:firstLine="0"/>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2237E0"/>
    <w:pPr>
      <w:ind w:left="720"/>
      <w:contextualSpacing/>
    </w:pPr>
  </w:style>
  <w:style w:type="paragraph" w:styleId="Subtitle">
    <w:name w:val="Subtitle"/>
    <w:basedOn w:val="Normal"/>
    <w:next w:val="Normal"/>
    <w:link w:val="SubtitleChar"/>
    <w:uiPriority w:val="11"/>
    <w:qFormat/>
    <w:rsid w:val="00D0531E"/>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0531E"/>
    <w:rPr>
      <w:rFonts w:eastAsiaTheme="minorEastAsia"/>
      <w:color w:val="5A5A5A" w:themeColor="text1" w:themeTint="A5"/>
      <w:spacing w:val="15"/>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504634">
      <w:bodyDiv w:val="1"/>
      <w:marLeft w:val="0"/>
      <w:marRight w:val="0"/>
      <w:marTop w:val="0"/>
      <w:marBottom w:val="0"/>
      <w:divBdr>
        <w:top w:val="none" w:sz="0" w:space="0" w:color="auto"/>
        <w:left w:val="none" w:sz="0" w:space="0" w:color="auto"/>
        <w:bottom w:val="none" w:sz="0" w:space="0" w:color="auto"/>
        <w:right w:val="none" w:sz="0" w:space="0" w:color="auto"/>
      </w:divBdr>
    </w:div>
    <w:div w:id="697707741">
      <w:bodyDiv w:val="1"/>
      <w:marLeft w:val="0"/>
      <w:marRight w:val="0"/>
      <w:marTop w:val="0"/>
      <w:marBottom w:val="0"/>
      <w:divBdr>
        <w:top w:val="none" w:sz="0" w:space="0" w:color="auto"/>
        <w:left w:val="none" w:sz="0" w:space="0" w:color="auto"/>
        <w:bottom w:val="none" w:sz="0" w:space="0" w:color="auto"/>
        <w:right w:val="none" w:sz="0" w:space="0" w:color="auto"/>
      </w:divBdr>
    </w:div>
    <w:div w:id="832986471">
      <w:bodyDiv w:val="1"/>
      <w:marLeft w:val="0"/>
      <w:marRight w:val="0"/>
      <w:marTop w:val="0"/>
      <w:marBottom w:val="0"/>
      <w:divBdr>
        <w:top w:val="none" w:sz="0" w:space="0" w:color="auto"/>
        <w:left w:val="none" w:sz="0" w:space="0" w:color="auto"/>
        <w:bottom w:val="none" w:sz="0" w:space="0" w:color="auto"/>
        <w:right w:val="none" w:sz="0" w:space="0" w:color="auto"/>
      </w:divBdr>
    </w:div>
    <w:div w:id="941569672">
      <w:bodyDiv w:val="1"/>
      <w:marLeft w:val="0"/>
      <w:marRight w:val="0"/>
      <w:marTop w:val="0"/>
      <w:marBottom w:val="0"/>
      <w:divBdr>
        <w:top w:val="none" w:sz="0" w:space="0" w:color="auto"/>
        <w:left w:val="none" w:sz="0" w:space="0" w:color="auto"/>
        <w:bottom w:val="none" w:sz="0" w:space="0" w:color="auto"/>
        <w:right w:val="none" w:sz="0" w:space="0" w:color="auto"/>
      </w:divBdr>
    </w:div>
    <w:div w:id="1010524568">
      <w:bodyDiv w:val="1"/>
      <w:marLeft w:val="0"/>
      <w:marRight w:val="0"/>
      <w:marTop w:val="0"/>
      <w:marBottom w:val="0"/>
      <w:divBdr>
        <w:top w:val="none" w:sz="0" w:space="0" w:color="auto"/>
        <w:left w:val="none" w:sz="0" w:space="0" w:color="auto"/>
        <w:bottom w:val="none" w:sz="0" w:space="0" w:color="auto"/>
        <w:right w:val="none" w:sz="0" w:space="0" w:color="auto"/>
      </w:divBdr>
    </w:div>
    <w:div w:id="1101295140">
      <w:bodyDiv w:val="1"/>
      <w:marLeft w:val="0"/>
      <w:marRight w:val="0"/>
      <w:marTop w:val="0"/>
      <w:marBottom w:val="0"/>
      <w:divBdr>
        <w:top w:val="none" w:sz="0" w:space="0" w:color="auto"/>
        <w:left w:val="none" w:sz="0" w:space="0" w:color="auto"/>
        <w:bottom w:val="none" w:sz="0" w:space="0" w:color="auto"/>
        <w:right w:val="none" w:sz="0" w:space="0" w:color="auto"/>
      </w:divBdr>
    </w:div>
    <w:div w:id="120193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2387</TotalTime>
  <Pages>1</Pages>
  <Words>46926</Words>
  <Characters>267481</Characters>
  <Application>Microsoft Office Word</Application>
  <DocSecurity>0</DocSecurity>
  <Lines>2229</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 Collins</dc:creator>
  <cp:keywords/>
  <dc:description/>
  <cp:lastModifiedBy>David</cp:lastModifiedBy>
  <cp:revision>63</cp:revision>
  <dcterms:created xsi:type="dcterms:W3CDTF">2021-09-30T21:57:00Z</dcterms:created>
  <dcterms:modified xsi:type="dcterms:W3CDTF">2022-08-22T17:22:00Z</dcterms:modified>
</cp:coreProperties>
</file>