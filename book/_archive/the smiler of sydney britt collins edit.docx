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AD1F81" w14:textId="77777777" w:rsidR="006F31F6" w:rsidRPr="002F470B" w:rsidRDefault="006F31F6">
      <w:pPr>
        <w:pStyle w:val="Title"/>
        <w:spacing w:line="480" w:lineRule="auto"/>
        <w:rPr>
          <w:ins w:id="0" w:author="Britt Collins" w:date="2021-09-30T14:58:00Z"/>
          <w:rFonts w:ascii="Times New Roman" w:hAnsi="Times New Roman"/>
          <w:sz w:val="24"/>
          <w:szCs w:val="24"/>
        </w:rPr>
        <w:pPrChange w:id="1" w:author="Britt Collins" w:date="2021-09-30T15:06:00Z">
          <w:pPr>
            <w:pStyle w:val="Title"/>
          </w:pPr>
        </w:pPrChange>
      </w:pPr>
    </w:p>
    <w:p w14:paraId="3F9E8110" w14:textId="77777777" w:rsidR="006F31F6" w:rsidRPr="000B0CC8" w:rsidRDefault="006F31F6">
      <w:pPr>
        <w:pStyle w:val="Title"/>
        <w:spacing w:line="480" w:lineRule="auto"/>
        <w:rPr>
          <w:ins w:id="2" w:author="Britt Collins" w:date="2021-09-30T14:58:00Z"/>
          <w:rFonts w:ascii="Times New Roman" w:hAnsi="Times New Roman"/>
          <w:sz w:val="24"/>
          <w:szCs w:val="24"/>
        </w:rPr>
        <w:pPrChange w:id="3" w:author="Britt Collins" w:date="2021-09-30T15:06:00Z">
          <w:pPr>
            <w:pStyle w:val="Title"/>
          </w:pPr>
        </w:pPrChange>
      </w:pPr>
    </w:p>
    <w:p w14:paraId="3ECA1D8D" w14:textId="77777777" w:rsidR="006F31F6" w:rsidRPr="000B0CC8" w:rsidRDefault="006F31F6">
      <w:pPr>
        <w:pStyle w:val="Title"/>
        <w:spacing w:line="480" w:lineRule="auto"/>
        <w:rPr>
          <w:ins w:id="4" w:author="Britt Collins" w:date="2021-09-30T14:58:00Z"/>
          <w:rFonts w:ascii="Times New Roman" w:hAnsi="Times New Roman"/>
          <w:sz w:val="24"/>
          <w:szCs w:val="24"/>
        </w:rPr>
        <w:pPrChange w:id="5" w:author="Britt Collins" w:date="2021-09-30T15:06:00Z">
          <w:pPr>
            <w:pStyle w:val="Title"/>
          </w:pPr>
        </w:pPrChange>
      </w:pPr>
    </w:p>
    <w:p w14:paraId="6ADC82C9" w14:textId="77777777" w:rsidR="006F31F6" w:rsidRPr="000B0CC8" w:rsidRDefault="006F31F6">
      <w:pPr>
        <w:pStyle w:val="Title"/>
        <w:spacing w:line="480" w:lineRule="auto"/>
        <w:rPr>
          <w:ins w:id="6" w:author="Britt Collins" w:date="2021-09-30T14:58:00Z"/>
          <w:rFonts w:ascii="Times New Roman" w:hAnsi="Times New Roman"/>
          <w:sz w:val="24"/>
          <w:szCs w:val="24"/>
        </w:rPr>
        <w:pPrChange w:id="7" w:author="Britt Collins" w:date="2021-09-30T15:06:00Z">
          <w:pPr>
            <w:pStyle w:val="Title"/>
          </w:pPr>
        </w:pPrChange>
      </w:pPr>
    </w:p>
    <w:p w14:paraId="28924DAF" w14:textId="77777777" w:rsidR="006F31F6" w:rsidRPr="000B0CC8" w:rsidRDefault="006F31F6">
      <w:pPr>
        <w:pStyle w:val="Title"/>
        <w:spacing w:line="480" w:lineRule="auto"/>
        <w:rPr>
          <w:ins w:id="8" w:author="Britt Collins" w:date="2021-09-30T14:58:00Z"/>
          <w:rFonts w:ascii="Times New Roman" w:eastAsia="Charter Roman" w:hAnsi="Times New Roman" w:cs="Charter Roman"/>
          <w:sz w:val="24"/>
          <w:szCs w:val="24"/>
        </w:rPr>
        <w:pPrChange w:id="9" w:author="Britt Collins" w:date="2021-09-30T15:06:00Z">
          <w:pPr>
            <w:pStyle w:val="Title"/>
          </w:pPr>
        </w:pPrChange>
      </w:pPr>
      <w:ins w:id="10" w:author="Britt Collins" w:date="2021-09-30T14:58:00Z">
        <w:r w:rsidRPr="000B0CC8">
          <w:rPr>
            <w:rFonts w:ascii="Times New Roman" w:hAnsi="Times New Roman"/>
            <w:sz w:val="24"/>
            <w:szCs w:val="24"/>
          </w:rPr>
          <w:t>lIFE TURNED UPSIDE DOWN</w:t>
        </w:r>
      </w:ins>
    </w:p>
    <w:p w14:paraId="0FBB0560" w14:textId="77777777" w:rsidR="006F31F6" w:rsidRPr="000B0CC8" w:rsidRDefault="006F31F6">
      <w:pPr>
        <w:pStyle w:val="Heading"/>
        <w:spacing w:line="480" w:lineRule="auto"/>
        <w:rPr>
          <w:ins w:id="11" w:author="Britt Collins" w:date="2021-09-30T14:58:00Z"/>
          <w:rFonts w:ascii="Times New Roman" w:hAnsi="Times New Roman"/>
          <w:sz w:val="24"/>
          <w:szCs w:val="24"/>
        </w:rPr>
        <w:pPrChange w:id="12" w:author="Britt Collins" w:date="2021-09-30T15:06:00Z">
          <w:pPr>
            <w:pStyle w:val="Heading"/>
          </w:pPr>
        </w:pPrChange>
      </w:pPr>
    </w:p>
    <w:p w14:paraId="14C9DC57" w14:textId="77777777" w:rsidR="006F31F6" w:rsidRPr="000B0CC8" w:rsidRDefault="006F31F6">
      <w:pPr>
        <w:pStyle w:val="Heading"/>
        <w:spacing w:line="480" w:lineRule="auto"/>
        <w:rPr>
          <w:ins w:id="13" w:author="Britt Collins" w:date="2021-09-30T14:58:00Z"/>
          <w:rFonts w:ascii="Times New Roman" w:hAnsi="Times New Roman"/>
          <w:sz w:val="24"/>
          <w:szCs w:val="24"/>
        </w:rPr>
        <w:pPrChange w:id="14" w:author="Britt Collins" w:date="2021-09-30T15:06:00Z">
          <w:pPr>
            <w:pStyle w:val="Heading"/>
          </w:pPr>
        </w:pPrChange>
      </w:pPr>
    </w:p>
    <w:p w14:paraId="1F16AC61" w14:textId="77777777" w:rsidR="006F31F6" w:rsidRPr="000B0CC8" w:rsidRDefault="006F31F6">
      <w:pPr>
        <w:pStyle w:val="Heading"/>
        <w:spacing w:line="480" w:lineRule="auto"/>
        <w:rPr>
          <w:ins w:id="15" w:author="Britt Collins" w:date="2021-09-30T14:58:00Z"/>
          <w:rFonts w:ascii="Times New Roman" w:hAnsi="Times New Roman"/>
          <w:sz w:val="24"/>
          <w:szCs w:val="24"/>
        </w:rPr>
        <w:pPrChange w:id="16" w:author="Britt Collins" w:date="2021-09-30T15:06:00Z">
          <w:pPr>
            <w:pStyle w:val="Heading"/>
          </w:pPr>
        </w:pPrChange>
      </w:pPr>
      <w:ins w:id="17" w:author="Britt Collins" w:date="2021-09-30T14:58:00Z">
        <w:r w:rsidRPr="000B0CC8">
          <w:rPr>
            <w:rFonts w:ascii="Times New Roman" w:hAnsi="Times New Roman"/>
            <w:sz w:val="24"/>
            <w:szCs w:val="24"/>
          </w:rPr>
          <w:t>A true story of global adventure</w:t>
        </w:r>
      </w:ins>
    </w:p>
    <w:p w14:paraId="43DFD69C" w14:textId="77777777" w:rsidR="006F31F6" w:rsidRPr="000B0CC8" w:rsidRDefault="006F31F6">
      <w:pPr>
        <w:pStyle w:val="Heading"/>
        <w:spacing w:line="480" w:lineRule="auto"/>
        <w:rPr>
          <w:ins w:id="18" w:author="Britt Collins" w:date="2021-09-30T14:58:00Z"/>
          <w:rFonts w:ascii="Times New Roman" w:hAnsi="Times New Roman"/>
          <w:sz w:val="24"/>
          <w:szCs w:val="24"/>
        </w:rPr>
        <w:pPrChange w:id="19" w:author="Britt Collins" w:date="2021-09-30T15:06:00Z">
          <w:pPr>
            <w:pStyle w:val="Heading"/>
          </w:pPr>
        </w:pPrChange>
      </w:pPr>
    </w:p>
    <w:p w14:paraId="7D39028C" w14:textId="77777777" w:rsidR="006F31F6" w:rsidRPr="000B0CC8" w:rsidRDefault="006F31F6">
      <w:pPr>
        <w:pStyle w:val="Heading"/>
        <w:spacing w:line="480" w:lineRule="auto"/>
        <w:rPr>
          <w:ins w:id="20" w:author="Britt Collins" w:date="2021-09-30T14:58:00Z"/>
          <w:rFonts w:ascii="Times New Roman" w:hAnsi="Times New Roman"/>
          <w:sz w:val="24"/>
          <w:szCs w:val="24"/>
        </w:rPr>
        <w:pPrChange w:id="21" w:author="Britt Collins" w:date="2021-09-30T15:06:00Z">
          <w:pPr>
            <w:pStyle w:val="Heading"/>
          </w:pPr>
        </w:pPrChange>
      </w:pPr>
    </w:p>
    <w:p w14:paraId="0F23B9EF" w14:textId="77777777" w:rsidR="006F31F6" w:rsidRPr="000B0CC8" w:rsidRDefault="006F31F6">
      <w:pPr>
        <w:pStyle w:val="Author"/>
        <w:spacing w:line="480" w:lineRule="auto"/>
        <w:rPr>
          <w:ins w:id="22" w:author="Britt Collins" w:date="2021-09-30T14:58:00Z"/>
          <w:rFonts w:ascii="Times New Roman" w:hAnsi="Times New Roman"/>
          <w:sz w:val="24"/>
          <w:szCs w:val="24"/>
        </w:rPr>
        <w:pPrChange w:id="23" w:author="Britt Collins" w:date="2021-09-30T15:06:00Z">
          <w:pPr>
            <w:pStyle w:val="Author"/>
          </w:pPr>
        </w:pPrChange>
      </w:pPr>
      <w:ins w:id="24" w:author="Britt Collins" w:date="2021-09-30T14:58:00Z">
        <w:r w:rsidRPr="000B0CC8">
          <w:rPr>
            <w:rFonts w:ascii="Times New Roman" w:hAnsi="Times New Roman"/>
            <w:sz w:val="24"/>
            <w:szCs w:val="24"/>
          </w:rPr>
          <w:t>DAVID Clarke</w:t>
        </w:r>
      </w:ins>
    </w:p>
    <w:p w14:paraId="68A0D013" w14:textId="77777777" w:rsidR="006F31F6" w:rsidRPr="000B0CC8" w:rsidRDefault="006F31F6">
      <w:pPr>
        <w:pStyle w:val="Body3"/>
        <w:spacing w:line="480" w:lineRule="auto"/>
        <w:rPr>
          <w:ins w:id="25" w:author="Britt Collins" w:date="2021-09-30T14:58:00Z"/>
          <w:rFonts w:ascii="Times New Roman" w:hAnsi="Times New Roman"/>
        </w:rPr>
        <w:pPrChange w:id="26" w:author="Britt Collins" w:date="2021-09-30T15:06:00Z">
          <w:pPr>
            <w:pStyle w:val="Body3"/>
          </w:pPr>
        </w:pPrChange>
      </w:pPr>
    </w:p>
    <w:p w14:paraId="7C5B6953" w14:textId="77777777" w:rsidR="006F31F6" w:rsidRPr="000B0CC8" w:rsidRDefault="006F31F6">
      <w:pPr>
        <w:pStyle w:val="Body3"/>
        <w:spacing w:line="480" w:lineRule="auto"/>
        <w:rPr>
          <w:ins w:id="27" w:author="Britt Collins" w:date="2021-09-30T14:58:00Z"/>
          <w:rFonts w:ascii="Times New Roman" w:hAnsi="Times New Roman"/>
        </w:rPr>
        <w:pPrChange w:id="28" w:author="Britt Collins" w:date="2021-09-30T15:06:00Z">
          <w:pPr>
            <w:pStyle w:val="Body3"/>
          </w:pPr>
        </w:pPrChange>
      </w:pPr>
    </w:p>
    <w:p w14:paraId="59E4A217" w14:textId="77777777" w:rsidR="006F31F6" w:rsidRPr="000B0CC8" w:rsidRDefault="006F31F6">
      <w:pPr>
        <w:pStyle w:val="Body3"/>
        <w:spacing w:line="480" w:lineRule="auto"/>
        <w:rPr>
          <w:ins w:id="29" w:author="Britt Collins" w:date="2021-09-30T14:58:00Z"/>
          <w:rFonts w:ascii="Times New Roman" w:hAnsi="Times New Roman"/>
        </w:rPr>
        <w:pPrChange w:id="30" w:author="Britt Collins" w:date="2021-09-30T15:06:00Z">
          <w:pPr>
            <w:pStyle w:val="Body3"/>
          </w:pPr>
        </w:pPrChange>
      </w:pPr>
    </w:p>
    <w:p w14:paraId="332B3FD2" w14:textId="77777777" w:rsidR="006F31F6" w:rsidRPr="000B0CC8" w:rsidRDefault="006F31F6">
      <w:pPr>
        <w:pStyle w:val="Body3"/>
        <w:spacing w:line="480" w:lineRule="auto"/>
        <w:rPr>
          <w:ins w:id="31" w:author="Britt Collins" w:date="2021-09-30T14:58:00Z"/>
          <w:rFonts w:ascii="Times New Roman" w:hAnsi="Times New Roman"/>
          <w:lang w:val="de-DE"/>
        </w:rPr>
        <w:pPrChange w:id="32" w:author="Britt Collins" w:date="2021-09-30T15:06:00Z">
          <w:pPr>
            <w:pStyle w:val="Body3"/>
          </w:pPr>
        </w:pPrChange>
      </w:pPr>
    </w:p>
    <w:p w14:paraId="1D3C319C" w14:textId="77777777" w:rsidR="006F31F6" w:rsidRPr="000B0CC8" w:rsidRDefault="006F31F6">
      <w:pPr>
        <w:pStyle w:val="Body3"/>
        <w:spacing w:line="480" w:lineRule="auto"/>
        <w:rPr>
          <w:ins w:id="33" w:author="Britt Collins" w:date="2021-09-30T14:58:00Z"/>
          <w:rFonts w:ascii="Times New Roman" w:hAnsi="Times New Roman"/>
          <w:lang w:val="de-DE"/>
        </w:rPr>
        <w:pPrChange w:id="34" w:author="Britt Collins" w:date="2021-09-30T15:06:00Z">
          <w:pPr>
            <w:pStyle w:val="Body3"/>
          </w:pPr>
        </w:pPrChange>
      </w:pPr>
    </w:p>
    <w:p w14:paraId="2947EABD" w14:textId="77777777" w:rsidR="006F31F6" w:rsidRPr="000B0CC8" w:rsidRDefault="006F31F6">
      <w:pPr>
        <w:pStyle w:val="Body3"/>
        <w:spacing w:line="480" w:lineRule="auto"/>
        <w:rPr>
          <w:ins w:id="35" w:author="Britt Collins" w:date="2021-09-30T14:58:00Z"/>
          <w:rFonts w:ascii="Times New Roman" w:hAnsi="Times New Roman"/>
          <w:lang w:val="de-DE"/>
        </w:rPr>
        <w:pPrChange w:id="36" w:author="Britt Collins" w:date="2021-09-30T15:06:00Z">
          <w:pPr>
            <w:pStyle w:val="Body3"/>
          </w:pPr>
        </w:pPrChange>
      </w:pPr>
    </w:p>
    <w:p w14:paraId="47052FEC" w14:textId="77777777" w:rsidR="006F31F6" w:rsidRPr="000B0CC8" w:rsidRDefault="006F31F6">
      <w:pPr>
        <w:pStyle w:val="Body3"/>
        <w:spacing w:line="480" w:lineRule="auto"/>
        <w:rPr>
          <w:ins w:id="37" w:author="Britt Collins" w:date="2021-09-30T14:58:00Z"/>
          <w:rFonts w:ascii="Times New Roman" w:hAnsi="Times New Roman"/>
          <w:lang w:val="de-DE"/>
        </w:rPr>
        <w:pPrChange w:id="38" w:author="Britt Collins" w:date="2021-09-30T15:06:00Z">
          <w:pPr>
            <w:pStyle w:val="Body3"/>
          </w:pPr>
        </w:pPrChange>
      </w:pPr>
    </w:p>
    <w:p w14:paraId="2D0C53B7" w14:textId="77777777" w:rsidR="006F31F6" w:rsidRPr="000B0CC8" w:rsidRDefault="006F31F6">
      <w:pPr>
        <w:pStyle w:val="Body3"/>
        <w:spacing w:line="480" w:lineRule="auto"/>
        <w:rPr>
          <w:ins w:id="39" w:author="Britt Collins" w:date="2021-09-30T14:58:00Z"/>
          <w:rFonts w:ascii="Times New Roman" w:hAnsi="Times New Roman"/>
          <w:lang w:val="de-DE"/>
        </w:rPr>
        <w:pPrChange w:id="40" w:author="Britt Collins" w:date="2021-09-30T15:06:00Z">
          <w:pPr>
            <w:pStyle w:val="Body3"/>
          </w:pPr>
        </w:pPrChange>
      </w:pPr>
    </w:p>
    <w:p w14:paraId="4CF46B4C" w14:textId="77777777" w:rsidR="006F31F6" w:rsidRPr="000B0CC8" w:rsidRDefault="006F31F6">
      <w:pPr>
        <w:pStyle w:val="Body3"/>
        <w:spacing w:line="480" w:lineRule="auto"/>
        <w:rPr>
          <w:ins w:id="41" w:author="Britt Collins" w:date="2021-09-30T14:58:00Z"/>
          <w:rFonts w:ascii="Times New Roman" w:hAnsi="Times New Roman"/>
          <w:lang w:val="de-DE"/>
        </w:rPr>
        <w:pPrChange w:id="42" w:author="Britt Collins" w:date="2021-09-30T15:06:00Z">
          <w:pPr>
            <w:pStyle w:val="Body3"/>
          </w:pPr>
        </w:pPrChange>
      </w:pPr>
    </w:p>
    <w:p w14:paraId="57C517F4" w14:textId="77777777" w:rsidR="006F31F6" w:rsidRPr="000B0CC8" w:rsidRDefault="006F31F6">
      <w:pPr>
        <w:pStyle w:val="Body3"/>
        <w:spacing w:line="480" w:lineRule="auto"/>
        <w:rPr>
          <w:ins w:id="43" w:author="Britt Collins" w:date="2021-09-30T14:58:00Z"/>
          <w:rFonts w:ascii="Times New Roman" w:hAnsi="Times New Roman"/>
          <w:lang w:val="de-DE"/>
        </w:rPr>
        <w:pPrChange w:id="44" w:author="Britt Collins" w:date="2021-09-30T15:06:00Z">
          <w:pPr>
            <w:pStyle w:val="Body3"/>
          </w:pPr>
        </w:pPrChange>
      </w:pPr>
    </w:p>
    <w:p w14:paraId="3F34C136" w14:textId="77777777" w:rsidR="006F31F6" w:rsidRPr="000B0CC8" w:rsidRDefault="006F31F6">
      <w:pPr>
        <w:pStyle w:val="Body3"/>
        <w:spacing w:line="480" w:lineRule="auto"/>
        <w:rPr>
          <w:ins w:id="45" w:author="Britt Collins" w:date="2021-09-30T14:58:00Z"/>
          <w:rFonts w:ascii="Times New Roman" w:hAnsi="Times New Roman"/>
          <w:lang w:val="de-DE"/>
        </w:rPr>
        <w:pPrChange w:id="46" w:author="Britt Collins" w:date="2021-09-30T15:06:00Z">
          <w:pPr>
            <w:pStyle w:val="Body3"/>
          </w:pPr>
        </w:pPrChange>
      </w:pPr>
    </w:p>
    <w:p w14:paraId="65E4F8BA" w14:textId="77777777" w:rsidR="006F31F6" w:rsidRPr="000B0CC8" w:rsidRDefault="006F31F6">
      <w:pPr>
        <w:pStyle w:val="Body3"/>
        <w:spacing w:line="480" w:lineRule="auto"/>
        <w:rPr>
          <w:ins w:id="47" w:author="Britt Collins" w:date="2021-09-30T14:58:00Z"/>
          <w:rFonts w:ascii="Times New Roman" w:hAnsi="Times New Roman"/>
          <w:lang w:val="de-DE"/>
        </w:rPr>
        <w:pPrChange w:id="48" w:author="Britt Collins" w:date="2021-09-30T15:06:00Z">
          <w:pPr>
            <w:pStyle w:val="Body3"/>
          </w:pPr>
        </w:pPrChange>
      </w:pPr>
    </w:p>
    <w:p w14:paraId="2B3885AF" w14:textId="77777777" w:rsidR="006F31F6" w:rsidRPr="000B0CC8" w:rsidRDefault="006F31F6">
      <w:pPr>
        <w:pStyle w:val="Title"/>
        <w:spacing w:line="480" w:lineRule="auto"/>
        <w:rPr>
          <w:ins w:id="49" w:author="Britt Collins" w:date="2021-09-30T14:58:00Z"/>
          <w:rFonts w:ascii="Times New Roman" w:eastAsia="Charter Roman" w:hAnsi="Times New Roman" w:cs="Charter Roman"/>
          <w:sz w:val="24"/>
          <w:szCs w:val="24"/>
        </w:rPr>
        <w:pPrChange w:id="50" w:author="Britt Collins" w:date="2021-09-30T15:06:00Z">
          <w:pPr>
            <w:pStyle w:val="Title"/>
          </w:pPr>
        </w:pPrChange>
      </w:pPr>
      <w:ins w:id="51" w:author="Britt Collins" w:date="2021-09-30T14:58:00Z">
        <w:r w:rsidRPr="000B0CC8">
          <w:rPr>
            <w:rFonts w:ascii="Times New Roman" w:hAnsi="Times New Roman"/>
            <w:sz w:val="24"/>
            <w:szCs w:val="24"/>
          </w:rPr>
          <w:t>lIFE TURNED UPSIDE DOWN</w:t>
        </w:r>
      </w:ins>
    </w:p>
    <w:p w14:paraId="326D5D99" w14:textId="77777777" w:rsidR="006F31F6" w:rsidRPr="000B0CC8" w:rsidRDefault="006F31F6">
      <w:pPr>
        <w:pStyle w:val="Heading"/>
        <w:spacing w:line="480" w:lineRule="auto"/>
        <w:rPr>
          <w:ins w:id="52" w:author="Britt Collins" w:date="2021-09-30T14:58:00Z"/>
          <w:rFonts w:ascii="Times New Roman" w:hAnsi="Times New Roman"/>
          <w:sz w:val="24"/>
          <w:szCs w:val="24"/>
        </w:rPr>
        <w:pPrChange w:id="53" w:author="Britt Collins" w:date="2021-09-30T15:06:00Z">
          <w:pPr>
            <w:pStyle w:val="Heading"/>
          </w:pPr>
        </w:pPrChange>
      </w:pPr>
      <w:ins w:id="54" w:author="Britt Collins" w:date="2021-09-30T14:58:00Z">
        <w:r w:rsidRPr="000B0CC8">
          <w:rPr>
            <w:rFonts w:ascii="Times New Roman" w:hAnsi="Times New Roman"/>
            <w:sz w:val="24"/>
            <w:szCs w:val="24"/>
          </w:rPr>
          <w:t>A memoir of global adventure</w:t>
        </w:r>
      </w:ins>
    </w:p>
    <w:p w14:paraId="28AC73F3" w14:textId="77777777" w:rsidR="006F31F6" w:rsidRPr="000B0CC8" w:rsidRDefault="006F31F6">
      <w:pPr>
        <w:pStyle w:val="Author"/>
        <w:spacing w:line="480" w:lineRule="auto"/>
        <w:rPr>
          <w:ins w:id="55" w:author="Britt Collins" w:date="2021-09-30T14:58:00Z"/>
          <w:rFonts w:ascii="Times New Roman" w:hAnsi="Times New Roman"/>
          <w:sz w:val="24"/>
          <w:szCs w:val="24"/>
        </w:rPr>
        <w:pPrChange w:id="56" w:author="Britt Collins" w:date="2021-09-30T15:06:00Z">
          <w:pPr>
            <w:pStyle w:val="Author"/>
          </w:pPr>
        </w:pPrChange>
      </w:pPr>
      <w:ins w:id="57" w:author="Britt Collins" w:date="2021-09-30T14:58:00Z">
        <w:r w:rsidRPr="000B0CC8">
          <w:rPr>
            <w:rFonts w:ascii="Times New Roman" w:hAnsi="Times New Roman"/>
            <w:sz w:val="24"/>
            <w:szCs w:val="24"/>
          </w:rPr>
          <w:t>DAVID Clarke</w:t>
        </w:r>
      </w:ins>
    </w:p>
    <w:p w14:paraId="7AE9020C" w14:textId="77777777" w:rsidR="006F31F6" w:rsidRPr="000B0CC8" w:rsidRDefault="006F31F6">
      <w:pPr>
        <w:pStyle w:val="Author"/>
        <w:spacing w:line="480" w:lineRule="auto"/>
        <w:rPr>
          <w:ins w:id="58" w:author="Britt Collins" w:date="2021-09-30T14:58:00Z"/>
          <w:rFonts w:ascii="Times New Roman" w:hAnsi="Times New Roman"/>
          <w:sz w:val="24"/>
          <w:szCs w:val="24"/>
        </w:rPr>
        <w:pPrChange w:id="59" w:author="Britt Collins" w:date="2021-09-30T15:06:00Z">
          <w:pPr>
            <w:pStyle w:val="Author"/>
          </w:pPr>
        </w:pPrChange>
      </w:pPr>
    </w:p>
    <w:p w14:paraId="58007F38" w14:textId="77777777" w:rsidR="006F31F6" w:rsidRPr="000B0CC8" w:rsidRDefault="006F31F6">
      <w:pPr>
        <w:pStyle w:val="BodyA"/>
        <w:suppressAutoHyphens/>
        <w:spacing w:line="480" w:lineRule="auto"/>
        <w:jc w:val="center"/>
        <w:rPr>
          <w:ins w:id="60" w:author="Britt Collins" w:date="2021-09-30T14:58:00Z"/>
          <w:rFonts w:eastAsia="Charter Roman" w:cs="Charter Roman"/>
          <w:kern w:val="1"/>
          <w:lang w:val="en-US"/>
        </w:rPr>
        <w:pPrChange w:id="61" w:author="Britt Collins" w:date="2021-09-30T15:06:00Z">
          <w:pPr>
            <w:pStyle w:val="BodyA"/>
            <w:suppressAutoHyphens/>
            <w:spacing w:line="360" w:lineRule="auto"/>
            <w:jc w:val="center"/>
          </w:pPr>
        </w:pPrChange>
      </w:pPr>
    </w:p>
    <w:p w14:paraId="261D60BC" w14:textId="77777777" w:rsidR="006F31F6" w:rsidRPr="000B0CC8" w:rsidRDefault="006F31F6">
      <w:pPr>
        <w:pStyle w:val="BodyA"/>
        <w:suppressAutoHyphens/>
        <w:spacing w:line="480" w:lineRule="auto"/>
        <w:jc w:val="center"/>
        <w:rPr>
          <w:ins w:id="62" w:author="Britt Collins" w:date="2021-09-30T14:58:00Z"/>
          <w:rFonts w:eastAsia="Charter Roman" w:cs="Charter Roman"/>
          <w:kern w:val="1"/>
        </w:rPr>
        <w:pPrChange w:id="63" w:author="Britt Collins" w:date="2021-09-30T15:06:00Z">
          <w:pPr>
            <w:pStyle w:val="BodyA"/>
            <w:suppressAutoHyphens/>
            <w:spacing w:line="360" w:lineRule="auto"/>
            <w:jc w:val="center"/>
          </w:pPr>
        </w:pPrChange>
      </w:pPr>
      <w:ins w:id="64" w:author="Britt Collins" w:date="2021-09-30T14:58:00Z">
        <w:r w:rsidRPr="000B0CC8">
          <w:rPr>
            <w:kern w:val="1"/>
            <w:lang w:val="en-US"/>
          </w:rPr>
          <w:t>Published by ??? Publishing</w:t>
        </w:r>
      </w:ins>
    </w:p>
    <w:p w14:paraId="5014DA85" w14:textId="77777777" w:rsidR="006F31F6" w:rsidRPr="000B0CC8" w:rsidRDefault="006F31F6">
      <w:pPr>
        <w:pStyle w:val="BodyA"/>
        <w:suppressAutoHyphens/>
        <w:spacing w:line="480" w:lineRule="auto"/>
        <w:jc w:val="center"/>
        <w:rPr>
          <w:ins w:id="65" w:author="Britt Collins" w:date="2021-09-30T14:58:00Z"/>
          <w:rFonts w:eastAsia="Charter Roman" w:cs="Charter Roman"/>
          <w:kern w:val="1"/>
        </w:rPr>
        <w:pPrChange w:id="66" w:author="Britt Collins" w:date="2021-09-30T15:06:00Z">
          <w:pPr>
            <w:pStyle w:val="BodyA"/>
            <w:suppressAutoHyphens/>
            <w:spacing w:line="360" w:lineRule="auto"/>
            <w:jc w:val="center"/>
          </w:pPr>
        </w:pPrChange>
      </w:pPr>
      <w:ins w:id="67" w:author="Britt Collins" w:date="2021-09-30T14:58:00Z">
        <w:r w:rsidRPr="000B0CC8">
          <w:rPr>
            <w:kern w:val="1"/>
            <w:lang w:val="en-US"/>
          </w:rPr>
          <w:t>Copyright © 2021 David Clarke</w:t>
        </w:r>
      </w:ins>
    </w:p>
    <w:p w14:paraId="4B10126F" w14:textId="77777777" w:rsidR="006F31F6" w:rsidRPr="000B0CC8" w:rsidRDefault="006F31F6">
      <w:pPr>
        <w:pStyle w:val="BodyA"/>
        <w:suppressAutoHyphens/>
        <w:spacing w:line="480" w:lineRule="auto"/>
        <w:jc w:val="center"/>
        <w:rPr>
          <w:ins w:id="68" w:author="Britt Collins" w:date="2021-09-30T14:58:00Z"/>
          <w:rFonts w:eastAsia="Charter Roman" w:cs="Charter Roman"/>
          <w:kern w:val="1"/>
          <w:lang w:val="en-US"/>
        </w:rPr>
        <w:pPrChange w:id="69" w:author="Britt Collins" w:date="2021-09-30T15:06:00Z">
          <w:pPr>
            <w:pStyle w:val="BodyA"/>
            <w:suppressAutoHyphens/>
            <w:spacing w:line="360" w:lineRule="auto"/>
            <w:jc w:val="center"/>
          </w:pPr>
        </w:pPrChange>
      </w:pPr>
    </w:p>
    <w:p w14:paraId="429FF84D" w14:textId="77777777" w:rsidR="006F31F6" w:rsidRPr="000B0CC8" w:rsidRDefault="006F31F6">
      <w:pPr>
        <w:pStyle w:val="BodyA"/>
        <w:suppressAutoHyphens/>
        <w:spacing w:line="480" w:lineRule="auto"/>
        <w:jc w:val="center"/>
        <w:rPr>
          <w:ins w:id="70" w:author="Britt Collins" w:date="2021-09-30T14:58:00Z"/>
          <w:rFonts w:eastAsia="Charter Roman" w:cs="Charter Roman"/>
          <w:kern w:val="1"/>
          <w:lang w:val="en-US"/>
        </w:rPr>
        <w:pPrChange w:id="71" w:author="Britt Collins" w:date="2021-09-30T15:06:00Z">
          <w:pPr>
            <w:pStyle w:val="BodyA"/>
            <w:suppressAutoHyphens/>
            <w:spacing w:line="360" w:lineRule="auto"/>
            <w:jc w:val="center"/>
          </w:pPr>
        </w:pPrChange>
      </w:pPr>
    </w:p>
    <w:p w14:paraId="0E0582DC" w14:textId="77777777" w:rsidR="006F31F6" w:rsidRPr="000B0CC8" w:rsidRDefault="006F31F6">
      <w:pPr>
        <w:pStyle w:val="BodyA"/>
        <w:suppressAutoHyphens/>
        <w:spacing w:line="480" w:lineRule="auto"/>
        <w:jc w:val="center"/>
        <w:rPr>
          <w:ins w:id="72" w:author="Britt Collins" w:date="2021-09-30T14:58:00Z"/>
          <w:rFonts w:eastAsia="Charter Roman" w:cs="Charter Roman"/>
          <w:kern w:val="1"/>
        </w:rPr>
        <w:pPrChange w:id="73" w:author="Britt Collins" w:date="2021-09-30T15:06:00Z">
          <w:pPr>
            <w:pStyle w:val="BodyA"/>
            <w:suppressAutoHyphens/>
            <w:spacing w:line="360" w:lineRule="auto"/>
            <w:jc w:val="center"/>
          </w:pPr>
        </w:pPrChange>
      </w:pPr>
      <w:ins w:id="74" w:author="Britt Collins" w:date="2021-09-30T14:58:00Z">
        <w:r w:rsidRPr="000B0CC8">
          <w:rPr>
            <w:kern w:val="1"/>
            <w:lang w:val="en-US"/>
          </w:rPr>
          <w:t xml:space="preserve">This is a work of non-fiction. However, some of the names of the characters portrayed in this book have been changed. </w:t>
        </w:r>
      </w:ins>
    </w:p>
    <w:p w14:paraId="0479E015" w14:textId="77777777" w:rsidR="006F31F6" w:rsidRPr="000B0CC8" w:rsidRDefault="006F31F6">
      <w:pPr>
        <w:pStyle w:val="BodyA"/>
        <w:suppressAutoHyphens/>
        <w:spacing w:line="480" w:lineRule="auto"/>
        <w:jc w:val="center"/>
        <w:rPr>
          <w:ins w:id="75" w:author="Britt Collins" w:date="2021-09-30T14:58:00Z"/>
          <w:rFonts w:eastAsia="Charter Roman" w:cs="Charter Roman"/>
          <w:kern w:val="1"/>
          <w:lang w:val="en-US"/>
        </w:rPr>
        <w:pPrChange w:id="76" w:author="Britt Collins" w:date="2021-09-30T15:06:00Z">
          <w:pPr>
            <w:pStyle w:val="BodyA"/>
            <w:suppressAutoHyphens/>
            <w:spacing w:line="360" w:lineRule="auto"/>
            <w:jc w:val="center"/>
          </w:pPr>
        </w:pPrChange>
      </w:pPr>
    </w:p>
    <w:p w14:paraId="529634E8" w14:textId="77777777" w:rsidR="006F31F6" w:rsidRPr="000B0CC8" w:rsidRDefault="006F31F6">
      <w:pPr>
        <w:pStyle w:val="BodyA"/>
        <w:suppressAutoHyphens/>
        <w:spacing w:line="480" w:lineRule="auto"/>
        <w:jc w:val="center"/>
        <w:rPr>
          <w:ins w:id="77" w:author="Britt Collins" w:date="2021-09-30T14:58:00Z"/>
          <w:rFonts w:eastAsia="Charter Roman" w:cs="Charter Roman"/>
          <w:kern w:val="1"/>
        </w:rPr>
        <w:pPrChange w:id="78" w:author="Britt Collins" w:date="2021-09-30T15:06:00Z">
          <w:pPr>
            <w:pStyle w:val="BodyA"/>
            <w:suppressAutoHyphens/>
            <w:spacing w:line="360" w:lineRule="auto"/>
            <w:jc w:val="center"/>
          </w:pPr>
        </w:pPrChange>
      </w:pPr>
      <w:ins w:id="79" w:author="Britt Collins" w:date="2021-09-30T14:58:00Z">
        <w:r w:rsidRPr="000B0CC8">
          <w:rPr>
            <w:kern w:val="1"/>
            <w:lang w:val="en-US"/>
          </w:rPr>
          <w:t>All rights reserved, including the reproduction in whole or any part in any form, without express written permission of the authors.</w:t>
        </w:r>
      </w:ins>
    </w:p>
    <w:p w14:paraId="677899B8" w14:textId="77777777" w:rsidR="006F31F6" w:rsidRPr="000B0CC8" w:rsidRDefault="006F31F6">
      <w:pPr>
        <w:pStyle w:val="BodyA"/>
        <w:suppressAutoHyphens/>
        <w:spacing w:line="480" w:lineRule="auto"/>
        <w:jc w:val="center"/>
        <w:rPr>
          <w:ins w:id="80" w:author="Britt Collins" w:date="2021-09-30T14:58:00Z"/>
          <w:rFonts w:eastAsia="Charter Roman" w:cs="Charter Roman"/>
          <w:kern w:val="1"/>
          <w:lang w:val="en-US"/>
        </w:rPr>
        <w:pPrChange w:id="81" w:author="Britt Collins" w:date="2021-09-30T15:06:00Z">
          <w:pPr>
            <w:pStyle w:val="BodyA"/>
            <w:suppressAutoHyphens/>
            <w:spacing w:line="360" w:lineRule="auto"/>
            <w:jc w:val="center"/>
          </w:pPr>
        </w:pPrChange>
      </w:pPr>
    </w:p>
    <w:p w14:paraId="18AE2833" w14:textId="77777777" w:rsidR="006F31F6" w:rsidRPr="000B0CC8" w:rsidRDefault="006F31F6">
      <w:pPr>
        <w:pStyle w:val="BodyA"/>
        <w:suppressAutoHyphens/>
        <w:spacing w:line="480" w:lineRule="auto"/>
        <w:jc w:val="center"/>
        <w:rPr>
          <w:ins w:id="82" w:author="Britt Collins" w:date="2021-09-30T14:58:00Z"/>
          <w:rFonts w:eastAsia="Charter Roman" w:cs="Charter Roman"/>
          <w:kern w:val="1"/>
          <w:lang w:val="en-US"/>
        </w:rPr>
        <w:pPrChange w:id="83" w:author="Britt Collins" w:date="2021-09-30T15:06:00Z">
          <w:pPr>
            <w:pStyle w:val="BodyA"/>
            <w:suppressAutoHyphens/>
            <w:spacing w:line="360" w:lineRule="auto"/>
            <w:jc w:val="center"/>
          </w:pPr>
        </w:pPrChange>
      </w:pPr>
    </w:p>
    <w:p w14:paraId="6C48E5C5" w14:textId="77777777" w:rsidR="006F31F6" w:rsidRPr="000B0CC8" w:rsidRDefault="006F31F6">
      <w:pPr>
        <w:pStyle w:val="BodyA"/>
        <w:suppressAutoHyphens/>
        <w:spacing w:line="480" w:lineRule="auto"/>
        <w:jc w:val="center"/>
        <w:rPr>
          <w:ins w:id="84" w:author="Britt Collins" w:date="2021-09-30T14:58:00Z"/>
          <w:rFonts w:eastAsia="Charter Roman" w:cs="Charter Roman"/>
          <w:kern w:val="1"/>
          <w:lang w:val="en-US"/>
        </w:rPr>
        <w:pPrChange w:id="85" w:author="Britt Collins" w:date="2021-09-30T15:06:00Z">
          <w:pPr>
            <w:pStyle w:val="BodyA"/>
            <w:suppressAutoHyphens/>
            <w:spacing w:line="360" w:lineRule="auto"/>
            <w:jc w:val="center"/>
          </w:pPr>
        </w:pPrChange>
      </w:pPr>
    </w:p>
    <w:p w14:paraId="43A3AE14" w14:textId="77777777" w:rsidR="006F31F6" w:rsidRPr="000B0CC8" w:rsidRDefault="006F31F6">
      <w:pPr>
        <w:pStyle w:val="BodyA"/>
        <w:suppressAutoHyphens/>
        <w:spacing w:line="480" w:lineRule="auto"/>
        <w:jc w:val="center"/>
        <w:rPr>
          <w:ins w:id="86" w:author="Britt Collins" w:date="2021-09-30T14:58:00Z"/>
          <w:rFonts w:eastAsia="Charter Roman" w:cs="Charter Roman"/>
          <w:kern w:val="1"/>
        </w:rPr>
        <w:pPrChange w:id="87" w:author="Britt Collins" w:date="2021-09-30T15:06:00Z">
          <w:pPr>
            <w:pStyle w:val="BodyA"/>
            <w:suppressAutoHyphens/>
            <w:spacing w:line="360" w:lineRule="auto"/>
            <w:jc w:val="center"/>
          </w:pPr>
        </w:pPrChange>
      </w:pPr>
      <w:ins w:id="88" w:author="Britt Collins" w:date="2021-09-30T14:58:00Z">
        <w:r w:rsidRPr="000B0CC8">
          <w:rPr>
            <w:kern w:val="1"/>
            <w:lang w:val="en-US"/>
          </w:rPr>
          <w:t xml:space="preserve">ISBN-??: </w:t>
        </w:r>
      </w:ins>
    </w:p>
    <w:p w14:paraId="11795C4A" w14:textId="199051F4" w:rsidR="006F31F6" w:rsidRPr="000B0CC8" w:rsidRDefault="006F31F6">
      <w:pPr>
        <w:pStyle w:val="BodyA"/>
        <w:spacing w:line="480" w:lineRule="auto"/>
        <w:jc w:val="center"/>
        <w:rPr>
          <w:ins w:id="89" w:author="Britt Collins" w:date="2021-09-30T14:58:00Z"/>
        </w:rPr>
        <w:pPrChange w:id="90" w:author="Britt Collins" w:date="2021-10-01T19:23:00Z">
          <w:pPr>
            <w:ind w:left="0" w:firstLine="0"/>
          </w:pPr>
        </w:pPrChange>
      </w:pPr>
      <w:ins w:id="91" w:author="Britt Collins" w:date="2021-09-30T14:58:00Z">
        <w:r w:rsidRPr="000B0CC8">
          <w:rPr>
            <w:kern w:val="1"/>
            <w:lang w:val="en-US"/>
          </w:rPr>
          <w:t>First Edition Published 2021</w:t>
        </w:r>
        <w:r w:rsidRPr="000B0CC8">
          <w:rPr>
            <w:kern w:val="1"/>
            <w:lang w:val="en-US"/>
          </w:rPr>
          <w:br/>
        </w:r>
        <w:r w:rsidRPr="000B0CC8">
          <w:rPr>
            <w:kern w:val="1"/>
            <w:lang w:val="en-US"/>
          </w:rPr>
          <w:br/>
        </w:r>
        <w:r w:rsidRPr="000B0CC8">
          <w:rPr>
            <w:kern w:val="1"/>
            <w:lang w:val="en-US"/>
          </w:rPr>
          <w:br/>
        </w:r>
        <w:r w:rsidRPr="000B0CC8">
          <w:rPr>
            <w:kern w:val="1"/>
            <w:lang w:val="en-US"/>
          </w:rPr>
          <w:lastRenderedPageBreak/>
          <w:br/>
        </w:r>
      </w:ins>
    </w:p>
    <w:p w14:paraId="77D64D49" w14:textId="77777777" w:rsidR="006F31F6" w:rsidRPr="000B0CC8" w:rsidRDefault="006F31F6">
      <w:pPr>
        <w:pStyle w:val="Heading1"/>
        <w:spacing w:line="480" w:lineRule="auto"/>
        <w:ind w:left="-6" w:hanging="11"/>
        <w:jc w:val="center"/>
        <w:rPr>
          <w:ins w:id="92" w:author="Britt Collins" w:date="2021-09-30T14:58:00Z"/>
          <w:rFonts w:ascii="Times New Roman" w:hAnsi="Times New Roman"/>
          <w:b/>
          <w:sz w:val="24"/>
          <w:szCs w:val="24"/>
        </w:rPr>
        <w:pPrChange w:id="93" w:author="Britt Collins" w:date="2021-09-30T15:06:00Z">
          <w:pPr>
            <w:pStyle w:val="Heading1"/>
            <w:ind w:left="-6" w:hanging="11"/>
            <w:jc w:val="center"/>
          </w:pPr>
        </w:pPrChange>
      </w:pPr>
      <w:ins w:id="94" w:author="Britt Collins" w:date="2021-09-30T14:58:00Z">
        <w:r w:rsidRPr="000B0CC8">
          <w:rPr>
            <w:rFonts w:ascii="Times New Roman" w:hAnsi="Times New Roman"/>
            <w:b/>
            <w:sz w:val="24"/>
            <w:szCs w:val="24"/>
          </w:rPr>
          <w:t>1</w:t>
        </w:r>
      </w:ins>
    </w:p>
    <w:p w14:paraId="735FD184" w14:textId="77777777" w:rsidR="006F31F6" w:rsidRPr="000B0CC8" w:rsidRDefault="006F31F6">
      <w:pPr>
        <w:pStyle w:val="Heading2"/>
        <w:spacing w:line="480" w:lineRule="auto"/>
        <w:ind w:left="-6" w:hanging="11"/>
        <w:jc w:val="center"/>
        <w:rPr>
          <w:ins w:id="95" w:author="Britt Collins" w:date="2021-09-30T14:58:00Z"/>
          <w:rFonts w:ascii="Times New Roman" w:hAnsi="Times New Roman"/>
          <w:b/>
          <w:sz w:val="24"/>
          <w:szCs w:val="24"/>
        </w:rPr>
        <w:pPrChange w:id="96" w:author="Britt Collins" w:date="2021-09-30T15:06:00Z">
          <w:pPr>
            <w:pStyle w:val="Heading2"/>
            <w:ind w:left="-6" w:hanging="11"/>
            <w:jc w:val="center"/>
          </w:pPr>
        </w:pPrChange>
      </w:pPr>
      <w:ins w:id="97" w:author="Britt Collins" w:date="2021-09-30T14:58:00Z">
        <w:r w:rsidRPr="000B0CC8">
          <w:rPr>
            <w:rFonts w:ascii="Times New Roman" w:hAnsi="Times New Roman"/>
            <w:b/>
            <w:sz w:val="24"/>
            <w:szCs w:val="24"/>
          </w:rPr>
          <w:t>Shocked and Ashamed</w:t>
        </w:r>
      </w:ins>
    </w:p>
    <w:p w14:paraId="3DF5B9A7" w14:textId="77777777" w:rsidR="006F31F6" w:rsidRPr="000B0CC8" w:rsidRDefault="006F31F6">
      <w:pPr>
        <w:spacing w:line="480" w:lineRule="auto"/>
        <w:ind w:left="-5" w:right="15"/>
        <w:rPr>
          <w:ins w:id="98" w:author="Britt Collins" w:date="2021-09-30T14:58:00Z"/>
          <w:rFonts w:ascii="Times New Roman" w:hAnsi="Times New Roman"/>
          <w:sz w:val="24"/>
          <w:szCs w:val="24"/>
        </w:rPr>
        <w:pPrChange w:id="99" w:author="Britt Collins" w:date="2021-09-30T15:06:00Z">
          <w:pPr>
            <w:ind w:left="-5" w:right="15"/>
          </w:pPr>
        </w:pPrChange>
      </w:pPr>
    </w:p>
    <w:p w14:paraId="16E00985" w14:textId="28BBDE90" w:rsidR="006F31F6" w:rsidRPr="000B0CC8" w:rsidRDefault="006F31F6">
      <w:pPr>
        <w:spacing w:line="480" w:lineRule="auto"/>
        <w:ind w:left="-5" w:right="15"/>
        <w:rPr>
          <w:ins w:id="100" w:author="Britt Collins" w:date="2021-09-30T14:58:00Z"/>
          <w:rFonts w:ascii="Times New Roman" w:hAnsi="Times New Roman"/>
          <w:sz w:val="24"/>
          <w:szCs w:val="24"/>
        </w:rPr>
        <w:pPrChange w:id="101" w:author="Britt Collins" w:date="2021-09-30T15:06:00Z">
          <w:pPr>
            <w:ind w:left="-5" w:right="15"/>
          </w:pPr>
        </w:pPrChange>
      </w:pPr>
      <w:ins w:id="102" w:author="Britt Collins" w:date="2021-09-30T14:58:00Z">
        <w:r w:rsidRPr="000B0CC8">
          <w:rPr>
            <w:rFonts w:ascii="Times New Roman" w:hAnsi="Times New Roman"/>
            <w:sz w:val="24"/>
            <w:szCs w:val="24"/>
          </w:rPr>
          <w:t>It was late in the day</w:t>
        </w:r>
      </w:ins>
      <w:ins w:id="103" w:author="Britt Collins" w:date="2021-10-06T18:16:00Z">
        <w:r w:rsidR="009939CB">
          <w:rPr>
            <w:rFonts w:ascii="Times New Roman" w:hAnsi="Times New Roman"/>
            <w:sz w:val="24"/>
            <w:szCs w:val="24"/>
          </w:rPr>
          <w:t xml:space="preserve"> as I</w:t>
        </w:r>
      </w:ins>
      <w:ins w:id="104" w:author="Britt Collins" w:date="2021-09-30T14:58:00Z">
        <w:r w:rsidRPr="000B0CC8">
          <w:rPr>
            <w:rFonts w:ascii="Times New Roman" w:hAnsi="Times New Roman"/>
            <w:sz w:val="24"/>
            <w:szCs w:val="24"/>
          </w:rPr>
          <w:t xml:space="preserve"> sat at my desk in the comfort of an air-conditioned office in Birmingham City Centre, in early September 2009. Getting to the bottom of what was causing the automated tests to unexpectedly fail often proved frustrating. I needed to focus. </w:t>
        </w:r>
        <w:r w:rsidRPr="000B0CC8">
          <w:rPr>
            <w:rFonts w:ascii="Times New Roman" w:hAnsi="Times New Roman"/>
            <w:b/>
            <w:sz w:val="24"/>
            <w:szCs w:val="24"/>
          </w:rPr>
          <w:t>This opener is not strong enough. I would transpose this scene and start with you being fired.</w:t>
        </w:r>
        <w:r w:rsidRPr="000B0CC8" w:rsidDel="00876456">
          <w:rPr>
            <w:rFonts w:ascii="Times New Roman" w:hAnsi="Times New Roman"/>
            <w:sz w:val="24"/>
            <w:szCs w:val="24"/>
          </w:rPr>
          <w:t xml:space="preserve"> </w:t>
        </w:r>
      </w:ins>
      <w:ins w:id="105" w:author="Britt Collins" w:date="2021-10-01T18:26:00Z">
        <w:r w:rsidR="00E65E14" w:rsidRPr="00E65E14">
          <w:rPr>
            <w:rFonts w:ascii="Times New Roman" w:hAnsi="Times New Roman"/>
            <w:b/>
            <w:sz w:val="24"/>
            <w:szCs w:val="24"/>
            <w:rPrChange w:id="106" w:author="Britt Collins" w:date="2021-10-01T18:27:00Z">
              <w:rPr>
                <w:rFonts w:ascii="Times New Roman" w:hAnsi="Times New Roman"/>
                <w:sz w:val="24"/>
                <w:szCs w:val="24"/>
              </w:rPr>
            </w:rPrChange>
          </w:rPr>
          <w:t xml:space="preserve">Then follow with reflecting back </w:t>
        </w:r>
      </w:ins>
      <w:ins w:id="107" w:author="Britt Collins" w:date="2021-10-01T18:27:00Z">
        <w:r w:rsidR="00E65E14" w:rsidRPr="00E65E14">
          <w:rPr>
            <w:rFonts w:ascii="Times New Roman" w:hAnsi="Times New Roman"/>
            <w:b/>
            <w:sz w:val="24"/>
            <w:szCs w:val="24"/>
            <w:rPrChange w:id="108" w:author="Britt Collins" w:date="2021-10-01T18:27:00Z">
              <w:rPr>
                <w:rFonts w:ascii="Times New Roman" w:hAnsi="Times New Roman"/>
                <w:sz w:val="24"/>
                <w:szCs w:val="24"/>
              </w:rPr>
            </w:rPrChange>
          </w:rPr>
          <w:t>when Wilson approach</w:t>
        </w:r>
      </w:ins>
      <w:ins w:id="109" w:author="Britt Collins" w:date="2021-10-07T13:35:00Z">
        <w:r w:rsidR="005259A3">
          <w:rPr>
            <w:rFonts w:ascii="Times New Roman" w:hAnsi="Times New Roman"/>
            <w:b/>
            <w:sz w:val="24"/>
            <w:szCs w:val="24"/>
          </w:rPr>
          <w:t>es and</w:t>
        </w:r>
      </w:ins>
      <w:ins w:id="110" w:author="Britt Collins" w:date="2021-10-01T18:27:00Z">
        <w:r w:rsidR="00E65E14" w:rsidRPr="00E65E14">
          <w:rPr>
            <w:rFonts w:ascii="Times New Roman" w:hAnsi="Times New Roman"/>
            <w:b/>
            <w:sz w:val="24"/>
            <w:szCs w:val="24"/>
            <w:rPrChange w:id="111" w:author="Britt Collins" w:date="2021-10-01T18:27:00Z">
              <w:rPr>
                <w:rFonts w:ascii="Times New Roman" w:hAnsi="Times New Roman"/>
                <w:sz w:val="24"/>
                <w:szCs w:val="24"/>
              </w:rPr>
            </w:rPrChange>
          </w:rPr>
          <w:t xml:space="preserve"> you sensed something</w:t>
        </w:r>
      </w:ins>
      <w:ins w:id="112" w:author="Britt Collins" w:date="2021-10-07T13:35:00Z">
        <w:r w:rsidR="005259A3">
          <w:rPr>
            <w:rFonts w:ascii="Times New Roman" w:hAnsi="Times New Roman"/>
            <w:b/>
            <w:sz w:val="24"/>
            <w:szCs w:val="24"/>
          </w:rPr>
          <w:t xml:space="preserve"> i</w:t>
        </w:r>
      </w:ins>
      <w:ins w:id="113" w:author="Britt Collins" w:date="2021-10-01T18:27:00Z">
        <w:r w:rsidR="00E65E14" w:rsidRPr="00E65E14">
          <w:rPr>
            <w:rFonts w:ascii="Times New Roman" w:hAnsi="Times New Roman"/>
            <w:b/>
            <w:sz w:val="24"/>
            <w:szCs w:val="24"/>
            <w:rPrChange w:id="114" w:author="Britt Collins" w:date="2021-10-01T18:27:00Z">
              <w:rPr>
                <w:rFonts w:ascii="Times New Roman" w:hAnsi="Times New Roman"/>
                <w:sz w:val="24"/>
                <w:szCs w:val="24"/>
              </w:rPr>
            </w:rPrChange>
          </w:rPr>
          <w:t>s wrong.</w:t>
        </w:r>
        <w:r w:rsidR="00E65E14">
          <w:rPr>
            <w:rFonts w:ascii="Times New Roman" w:hAnsi="Times New Roman"/>
            <w:sz w:val="24"/>
            <w:szCs w:val="24"/>
          </w:rPr>
          <w:t xml:space="preserve"> </w:t>
        </w:r>
      </w:ins>
      <w:ins w:id="115" w:author="Britt Collins" w:date="2021-09-30T14:58:00Z">
        <w:r w:rsidRPr="000B0CC8">
          <w:rPr>
            <w:rFonts w:ascii="Times New Roman" w:hAnsi="Times New Roman"/>
            <w:sz w:val="24"/>
            <w:szCs w:val="24"/>
          </w:rPr>
          <w:t xml:space="preserve">Out the corner of my eye I could see a usually cheery Wilson approach. </w:t>
        </w:r>
        <w:r w:rsidRPr="000B0CC8">
          <w:rPr>
            <w:rFonts w:ascii="Times New Roman" w:hAnsi="Times New Roman"/>
            <w:b/>
            <w:sz w:val="24"/>
            <w:szCs w:val="24"/>
          </w:rPr>
          <w:t>When you introduce a character, describe them in a sentence or two.</w:t>
        </w:r>
        <w:r w:rsidRPr="000B0CC8">
          <w:rPr>
            <w:rFonts w:ascii="Times New Roman" w:hAnsi="Times New Roman"/>
            <w:sz w:val="24"/>
            <w:szCs w:val="24"/>
          </w:rPr>
          <w:t xml:space="preserve"> His pained expression concerned me. I’d never seen this side of my South African colleague. </w:t>
        </w:r>
      </w:ins>
    </w:p>
    <w:p w14:paraId="2BDA0298" w14:textId="77777777" w:rsidR="006F31F6" w:rsidRPr="000B0CC8" w:rsidRDefault="006F31F6">
      <w:pPr>
        <w:spacing w:line="480" w:lineRule="auto"/>
        <w:ind w:left="-5" w:right="15" w:firstLine="725"/>
        <w:rPr>
          <w:ins w:id="116" w:author="Britt Collins" w:date="2021-09-30T14:58:00Z"/>
          <w:rFonts w:ascii="Times New Roman" w:hAnsi="Times New Roman"/>
          <w:sz w:val="24"/>
          <w:szCs w:val="24"/>
        </w:rPr>
        <w:pPrChange w:id="117" w:author="Britt Collins" w:date="2021-09-30T15:06:00Z">
          <w:pPr>
            <w:ind w:left="-5" w:right="15" w:firstLine="725"/>
          </w:pPr>
        </w:pPrChange>
      </w:pPr>
      <w:ins w:id="118" w:author="Britt Collins" w:date="2021-09-30T14:58:00Z">
        <w:r w:rsidRPr="000B0CC8">
          <w:rPr>
            <w:rFonts w:ascii="Times New Roman" w:hAnsi="Times New Roman"/>
            <w:sz w:val="24"/>
            <w:szCs w:val="24"/>
          </w:rPr>
          <w:t xml:space="preserve">Glancing up from my computer screen, I directed my gaze towards him. “Hi Wilson,” I said, mimicking his concerned expression. </w:t>
        </w:r>
        <w:r w:rsidRPr="000B0CC8">
          <w:rPr>
            <w:rFonts w:ascii="Times New Roman" w:hAnsi="Times New Roman"/>
            <w:b/>
            <w:sz w:val="24"/>
            <w:szCs w:val="24"/>
          </w:rPr>
          <w:t>Indent all dialogue</w:t>
        </w:r>
        <w:r w:rsidRPr="000B0CC8">
          <w:rPr>
            <w:rFonts w:ascii="Times New Roman" w:hAnsi="Times New Roman"/>
            <w:sz w:val="24"/>
            <w:szCs w:val="24"/>
          </w:rPr>
          <w:t xml:space="preserve">. </w:t>
        </w:r>
      </w:ins>
    </w:p>
    <w:p w14:paraId="65A23B70" w14:textId="77777777" w:rsidR="006F31F6" w:rsidRPr="000B0CC8" w:rsidRDefault="006F31F6">
      <w:pPr>
        <w:spacing w:line="480" w:lineRule="auto"/>
        <w:ind w:left="-5" w:right="15" w:firstLine="725"/>
        <w:rPr>
          <w:ins w:id="119" w:author="Britt Collins" w:date="2021-09-30T14:58:00Z"/>
          <w:rFonts w:ascii="Times New Roman" w:hAnsi="Times New Roman"/>
          <w:sz w:val="24"/>
          <w:szCs w:val="24"/>
        </w:rPr>
        <w:pPrChange w:id="120" w:author="Britt Collins" w:date="2021-09-30T15:06:00Z">
          <w:pPr>
            <w:ind w:left="-5" w:right="15" w:firstLine="725"/>
          </w:pPr>
        </w:pPrChange>
      </w:pPr>
      <w:ins w:id="121" w:author="Britt Collins" w:date="2021-09-30T14:58:00Z">
        <w:r w:rsidRPr="000B0CC8">
          <w:rPr>
            <w:rFonts w:ascii="Times New Roman" w:hAnsi="Times New Roman"/>
            <w:sz w:val="24"/>
            <w:szCs w:val="24"/>
          </w:rPr>
          <w:t xml:space="preserve">“Phil is here to see you. You need to bring all your things.” </w:t>
        </w:r>
      </w:ins>
    </w:p>
    <w:p w14:paraId="1BCF16B3" w14:textId="77777777" w:rsidR="006F31F6" w:rsidRPr="000B0CC8" w:rsidRDefault="006F31F6">
      <w:pPr>
        <w:spacing w:line="480" w:lineRule="auto"/>
        <w:ind w:left="-5" w:right="15" w:firstLine="725"/>
        <w:rPr>
          <w:ins w:id="122" w:author="Britt Collins" w:date="2021-09-30T14:58:00Z"/>
          <w:rFonts w:ascii="Times New Roman" w:hAnsi="Times New Roman"/>
          <w:sz w:val="24"/>
          <w:szCs w:val="24"/>
        </w:rPr>
        <w:pPrChange w:id="123" w:author="Britt Collins" w:date="2021-09-30T15:06:00Z">
          <w:pPr>
            <w:ind w:left="-5" w:right="15" w:firstLine="725"/>
          </w:pPr>
        </w:pPrChange>
      </w:pPr>
      <w:ins w:id="124" w:author="Britt Collins" w:date="2021-09-30T14:58:00Z">
        <w:r w:rsidRPr="000B0CC8">
          <w:rPr>
            <w:rFonts w:ascii="Times New Roman" w:hAnsi="Times New Roman"/>
            <w:sz w:val="24"/>
            <w:szCs w:val="24"/>
          </w:rPr>
          <w:t xml:space="preserve">I was confused. Phil, my remote-working boss, why should he be here? He never appears without communicating his plans, I thought as I followed my flustered-looking colleague. </w:t>
        </w:r>
      </w:ins>
    </w:p>
    <w:p w14:paraId="72A690CA" w14:textId="77777777" w:rsidR="006F31F6" w:rsidRPr="000B0CC8" w:rsidRDefault="006F31F6">
      <w:pPr>
        <w:spacing w:line="480" w:lineRule="auto"/>
        <w:ind w:left="-5" w:right="15" w:firstLine="725"/>
        <w:rPr>
          <w:ins w:id="125" w:author="Britt Collins" w:date="2021-09-30T14:58:00Z"/>
          <w:rFonts w:ascii="Times New Roman" w:hAnsi="Times New Roman"/>
          <w:sz w:val="24"/>
          <w:szCs w:val="24"/>
        </w:rPr>
        <w:pPrChange w:id="126" w:author="Britt Collins" w:date="2021-09-30T15:06:00Z">
          <w:pPr>
            <w:ind w:left="-5" w:right="15" w:firstLine="725"/>
          </w:pPr>
        </w:pPrChange>
      </w:pPr>
      <w:ins w:id="127" w:author="Britt Collins" w:date="2021-09-30T14:58:00Z">
        <w:r w:rsidRPr="000B0CC8">
          <w:rPr>
            <w:rFonts w:ascii="Times New Roman" w:hAnsi="Times New Roman"/>
            <w:sz w:val="24"/>
            <w:szCs w:val="24"/>
          </w:rPr>
          <w:t xml:space="preserve">“It’ll be good to see Phil,” I said. “I’m sure he’ll have some exciting news. Strange though, he’s never done spur of the moment.” </w:t>
        </w:r>
      </w:ins>
    </w:p>
    <w:p w14:paraId="7B0D8553" w14:textId="77777777" w:rsidR="006F31F6" w:rsidRPr="000B0CC8" w:rsidRDefault="006F31F6">
      <w:pPr>
        <w:spacing w:line="480" w:lineRule="auto"/>
        <w:ind w:left="-5" w:right="15" w:firstLine="725"/>
        <w:rPr>
          <w:ins w:id="128" w:author="Britt Collins" w:date="2021-09-30T14:58:00Z"/>
          <w:rFonts w:ascii="Times New Roman" w:hAnsi="Times New Roman"/>
          <w:sz w:val="24"/>
          <w:szCs w:val="24"/>
        </w:rPr>
        <w:pPrChange w:id="129" w:author="Britt Collins" w:date="2021-09-30T15:06:00Z">
          <w:pPr>
            <w:ind w:left="-5" w:right="15" w:firstLine="725"/>
          </w:pPr>
        </w:pPrChange>
      </w:pPr>
      <w:ins w:id="130" w:author="Britt Collins" w:date="2021-09-30T14:58:00Z">
        <w:r w:rsidRPr="000B0CC8">
          <w:rPr>
            <w:rFonts w:ascii="Times New Roman" w:hAnsi="Times New Roman"/>
            <w:sz w:val="24"/>
            <w:szCs w:val="24"/>
          </w:rPr>
          <w:t xml:space="preserve">Rounding the corner, Wilson and I continued our brisk walk outside into another building. </w:t>
        </w:r>
        <w:r w:rsidRPr="000B0CC8">
          <w:rPr>
            <w:rFonts w:ascii="Times New Roman" w:hAnsi="Times New Roman"/>
            <w:strike/>
            <w:sz w:val="24"/>
            <w:szCs w:val="24"/>
          </w:rPr>
          <w:t>"Come, David. Phil is in here,", Wilson said, pointing to the entrance of a small meeting room.</w:t>
        </w:r>
        <w:r w:rsidRPr="000B0CC8">
          <w:rPr>
            <w:rFonts w:ascii="Times New Roman" w:hAnsi="Times New Roman"/>
            <w:sz w:val="24"/>
            <w:szCs w:val="24"/>
          </w:rPr>
          <w:t xml:space="preserve"> </w:t>
        </w:r>
        <w:r w:rsidRPr="000B0CC8">
          <w:rPr>
            <w:rFonts w:ascii="Times New Roman" w:hAnsi="Times New Roman"/>
            <w:b/>
            <w:sz w:val="24"/>
            <w:szCs w:val="24"/>
          </w:rPr>
          <w:t>Avoid too much small talk.</w:t>
        </w:r>
      </w:ins>
    </w:p>
    <w:p w14:paraId="50C0A960" w14:textId="77777777" w:rsidR="006F31F6" w:rsidRPr="000B0CC8" w:rsidRDefault="006F31F6">
      <w:pPr>
        <w:spacing w:line="480" w:lineRule="auto"/>
        <w:ind w:left="-5" w:right="15"/>
        <w:rPr>
          <w:ins w:id="131" w:author="Britt Collins" w:date="2021-09-30T14:58:00Z"/>
          <w:rFonts w:ascii="Times New Roman" w:hAnsi="Times New Roman"/>
          <w:sz w:val="24"/>
          <w:szCs w:val="24"/>
        </w:rPr>
        <w:pPrChange w:id="132" w:author="Britt Collins" w:date="2021-09-30T15:06:00Z">
          <w:pPr>
            <w:ind w:left="-5" w:right="15"/>
          </w:pPr>
        </w:pPrChange>
      </w:pPr>
    </w:p>
    <w:p w14:paraId="0A2EBB31" w14:textId="77777777" w:rsidR="006F31F6" w:rsidRPr="000B0CC8" w:rsidRDefault="006F31F6">
      <w:pPr>
        <w:spacing w:line="480" w:lineRule="auto"/>
        <w:ind w:right="15"/>
        <w:rPr>
          <w:ins w:id="133" w:author="Britt Collins" w:date="2021-09-30T14:58:00Z"/>
          <w:rFonts w:ascii="Times New Roman" w:hAnsi="Times New Roman"/>
          <w:sz w:val="24"/>
          <w:szCs w:val="24"/>
        </w:rPr>
        <w:pPrChange w:id="134" w:author="Britt Collins" w:date="2021-09-30T15:06:00Z">
          <w:pPr>
            <w:ind w:right="15"/>
          </w:pPr>
        </w:pPrChange>
      </w:pPr>
      <w:ins w:id="135" w:author="Britt Collins" w:date="2021-09-30T14:58:00Z">
        <w:r w:rsidRPr="000B0CC8">
          <w:rPr>
            <w:rFonts w:ascii="Times New Roman" w:hAnsi="Times New Roman"/>
            <w:sz w:val="24"/>
            <w:szCs w:val="24"/>
          </w:rPr>
          <w:lastRenderedPageBreak/>
          <w:t xml:space="preserve">The meeting room was well lit and airy for such a small space. </w:t>
        </w:r>
        <w:r w:rsidRPr="000B0CC8">
          <w:rPr>
            <w:rFonts w:ascii="Times New Roman" w:hAnsi="Times New Roman"/>
            <w:b/>
            <w:sz w:val="24"/>
            <w:szCs w:val="24"/>
          </w:rPr>
          <w:t xml:space="preserve">Set the scene here with a few descriptive passages, the mood etc. </w:t>
        </w:r>
        <w:r w:rsidRPr="000B0CC8">
          <w:rPr>
            <w:rFonts w:ascii="Times New Roman" w:hAnsi="Times New Roman"/>
            <w:b/>
            <w:color w:val="000000" w:themeColor="text1"/>
            <w:sz w:val="24"/>
            <w:szCs w:val="21"/>
            <w:shd w:val="clear" w:color="auto" w:fill="FFFFFF"/>
            <w:rPrChange w:id="136" w:author="Britt Collins" w:date="2021-09-30T15:06:00Z">
              <w:rPr>
                <w:b/>
                <w:color w:val="000000" w:themeColor="text1"/>
                <w:szCs w:val="21"/>
                <w:shd w:val="clear" w:color="auto" w:fill="FFFFFF"/>
              </w:rPr>
            </w:rPrChange>
          </w:rPr>
          <w:t xml:space="preserve">By scene setting, I mean using sensory details to bring a scene to life </w:t>
        </w:r>
        <w:r w:rsidRPr="000B0CC8">
          <w:rPr>
            <w:rFonts w:ascii="Times New Roman" w:hAnsi="Times New Roman" w:cs="Arial" w:hint="eastAsia"/>
            <w:b/>
            <w:color w:val="000000" w:themeColor="text1"/>
            <w:sz w:val="24"/>
            <w:szCs w:val="21"/>
            <w:rPrChange w:id="137" w:author="Britt Collins" w:date="2021-09-30T15:06:00Z">
              <w:rPr>
                <w:rFonts w:cs="Arial" w:hint="eastAsia"/>
                <w:b/>
                <w:color w:val="000000" w:themeColor="text1"/>
                <w:szCs w:val="21"/>
              </w:rPr>
            </w:rPrChange>
          </w:rPr>
          <w:t>–</w:t>
        </w:r>
        <w:r w:rsidRPr="000B0CC8">
          <w:rPr>
            <w:rFonts w:ascii="Times New Roman" w:hAnsi="Times New Roman" w:cs="Arial"/>
            <w:b/>
            <w:color w:val="000000" w:themeColor="text1"/>
            <w:sz w:val="24"/>
            <w:szCs w:val="21"/>
            <w:rPrChange w:id="138" w:author="Britt Collins" w:date="2021-09-30T15:06:00Z">
              <w:rPr>
                <w:rFonts w:cs="Arial"/>
                <w:b/>
                <w:color w:val="000000" w:themeColor="text1"/>
                <w:szCs w:val="21"/>
              </w:rPr>
            </w:rPrChange>
          </w:rPr>
          <w:t xml:space="preserve"> include colour, sound, touch, smell and taste</w:t>
        </w:r>
        <w:r w:rsidRPr="000B0CC8">
          <w:rPr>
            <w:rFonts w:ascii="Times New Roman" w:hAnsi="Times New Roman"/>
            <w:b/>
            <w:color w:val="000000" w:themeColor="text1"/>
            <w:sz w:val="24"/>
            <w:szCs w:val="21"/>
            <w:shd w:val="clear" w:color="auto" w:fill="FFFFFF"/>
            <w:rPrChange w:id="139" w:author="Britt Collins" w:date="2021-09-30T15:06:00Z">
              <w:rPr>
                <w:b/>
                <w:color w:val="000000" w:themeColor="text1"/>
                <w:szCs w:val="21"/>
                <w:shd w:val="clear" w:color="auto" w:fill="FFFFFF"/>
              </w:rPr>
            </w:rPrChange>
          </w:rPr>
          <w:t xml:space="preserve"> and weaving them together seamlessly through the character’s actions and reactions. </w:t>
        </w:r>
        <w:r w:rsidRPr="000B0CC8">
          <w:rPr>
            <w:rFonts w:ascii="Times New Roman" w:hAnsi="Times New Roman"/>
            <w:sz w:val="24"/>
            <w:szCs w:val="24"/>
          </w:rPr>
          <w:t xml:space="preserve">I was struck by Phil’s formal appearance on the other side of small table. </w:t>
        </w:r>
      </w:ins>
    </w:p>
    <w:p w14:paraId="3DD00F2F" w14:textId="77777777" w:rsidR="006F31F6" w:rsidRPr="000B0CC8" w:rsidRDefault="006F31F6">
      <w:pPr>
        <w:spacing w:line="480" w:lineRule="auto"/>
        <w:ind w:left="-5" w:right="15" w:firstLine="725"/>
        <w:rPr>
          <w:ins w:id="140" w:author="Britt Collins" w:date="2021-09-30T14:58:00Z"/>
          <w:rFonts w:ascii="Times New Roman" w:hAnsi="Times New Roman"/>
          <w:sz w:val="24"/>
          <w:szCs w:val="24"/>
        </w:rPr>
        <w:pPrChange w:id="141" w:author="Britt Collins" w:date="2021-09-30T15:06:00Z">
          <w:pPr>
            <w:ind w:left="-5" w:right="15" w:firstLine="725"/>
          </w:pPr>
        </w:pPrChange>
      </w:pPr>
      <w:ins w:id="142" w:author="Britt Collins" w:date="2021-09-30T14:58:00Z">
        <w:r w:rsidRPr="000B0CC8">
          <w:rPr>
            <w:rFonts w:ascii="Times New Roman" w:hAnsi="Times New Roman"/>
            <w:sz w:val="24"/>
            <w:szCs w:val="24"/>
          </w:rPr>
          <w:t xml:space="preserve">“Please take a seat Dave,” he said in his soft, East Midlands tone. </w:t>
        </w:r>
        <w:r w:rsidRPr="000B0CC8">
          <w:rPr>
            <w:rFonts w:ascii="Times New Roman" w:hAnsi="Times New Roman"/>
            <w:b/>
            <w:sz w:val="24"/>
            <w:szCs w:val="24"/>
          </w:rPr>
          <w:t>Describe Phil in a sentence or two.</w:t>
        </w:r>
        <w:r w:rsidRPr="000B0CC8">
          <w:rPr>
            <w:rFonts w:ascii="Times New Roman" w:hAnsi="Times New Roman"/>
            <w:sz w:val="24"/>
            <w:szCs w:val="24"/>
          </w:rPr>
          <w:t xml:space="preserve"> His face showed concern, a seriousness that I had experienced once before when I was issued a warning. He made his point quickly. “Dave, the laptop that you sent back to the London office for repair. It contained explicit material, which our facilities management team have erased. Thankfully it wasn’t of a nature requiring police attention. Did anyone else have access to your laptop? Did you disclose your password to someone else?" </w:t>
        </w:r>
      </w:ins>
    </w:p>
    <w:p w14:paraId="71E34361" w14:textId="77777777" w:rsidR="006F31F6" w:rsidRPr="000B0CC8" w:rsidRDefault="006F31F6">
      <w:pPr>
        <w:spacing w:line="480" w:lineRule="auto"/>
        <w:ind w:left="-5" w:right="15" w:firstLine="725"/>
        <w:rPr>
          <w:ins w:id="143" w:author="Britt Collins" w:date="2021-09-30T14:58:00Z"/>
          <w:rFonts w:ascii="Times New Roman" w:hAnsi="Times New Roman"/>
          <w:sz w:val="24"/>
          <w:szCs w:val="24"/>
        </w:rPr>
        <w:pPrChange w:id="144" w:author="Britt Collins" w:date="2021-09-30T15:06:00Z">
          <w:pPr>
            <w:ind w:left="-5" w:right="15" w:firstLine="725"/>
          </w:pPr>
        </w:pPrChange>
      </w:pPr>
      <w:ins w:id="145" w:author="Britt Collins" w:date="2021-09-30T14:58:00Z">
        <w:r w:rsidRPr="000B0CC8">
          <w:rPr>
            <w:rFonts w:ascii="Times New Roman" w:hAnsi="Times New Roman"/>
            <w:sz w:val="24"/>
            <w:szCs w:val="24"/>
          </w:rPr>
          <w:t xml:space="preserve">“No, only I had access to that laptop,” I replied, a little shaken. </w:t>
        </w:r>
        <w:r w:rsidRPr="000B0CC8">
          <w:rPr>
            <w:rFonts w:ascii="Times New Roman" w:hAnsi="Times New Roman"/>
            <w:b/>
            <w:sz w:val="24"/>
            <w:szCs w:val="24"/>
          </w:rPr>
          <w:t>Describe a bit how you felt at this moment</w:t>
        </w:r>
        <w:r w:rsidRPr="000B0CC8">
          <w:rPr>
            <w:rFonts w:ascii="Times New Roman" w:hAnsi="Times New Roman"/>
            <w:sz w:val="24"/>
            <w:szCs w:val="24"/>
          </w:rPr>
          <w:t xml:space="preserve">. </w:t>
        </w:r>
      </w:ins>
    </w:p>
    <w:p w14:paraId="369CE11E" w14:textId="77777777" w:rsidR="006F31F6" w:rsidRPr="000B0CC8" w:rsidRDefault="006F31F6">
      <w:pPr>
        <w:spacing w:line="480" w:lineRule="auto"/>
        <w:ind w:left="-5" w:right="15" w:firstLine="725"/>
        <w:rPr>
          <w:ins w:id="146" w:author="Britt Collins" w:date="2021-09-30T14:58:00Z"/>
          <w:rFonts w:ascii="Times New Roman" w:hAnsi="Times New Roman"/>
          <w:sz w:val="24"/>
          <w:szCs w:val="24"/>
        </w:rPr>
        <w:pPrChange w:id="147" w:author="Britt Collins" w:date="2021-09-30T15:06:00Z">
          <w:pPr>
            <w:ind w:left="-5" w:right="15" w:firstLine="725"/>
          </w:pPr>
        </w:pPrChange>
      </w:pPr>
      <w:ins w:id="148" w:author="Britt Collins" w:date="2021-09-30T14:58:00Z">
        <w:r w:rsidRPr="000B0CC8">
          <w:rPr>
            <w:rFonts w:ascii="Times New Roman" w:hAnsi="Times New Roman"/>
            <w:sz w:val="24"/>
            <w:szCs w:val="24"/>
          </w:rPr>
          <w:t xml:space="preserve">“I can only say that I’m disappointed in you, Dave. You have two options, refute the claims and face dismissal after an investigation, or leave voluntarily.” </w:t>
        </w:r>
      </w:ins>
    </w:p>
    <w:p w14:paraId="3B74FF8F" w14:textId="77777777" w:rsidR="006F31F6" w:rsidRPr="000B0CC8" w:rsidRDefault="006F31F6">
      <w:pPr>
        <w:spacing w:line="480" w:lineRule="auto"/>
        <w:ind w:left="-5" w:right="15" w:firstLine="725"/>
        <w:rPr>
          <w:ins w:id="149" w:author="Britt Collins" w:date="2021-09-30T14:58:00Z"/>
          <w:rFonts w:ascii="Times New Roman" w:hAnsi="Times New Roman"/>
          <w:sz w:val="24"/>
          <w:szCs w:val="24"/>
        </w:rPr>
        <w:pPrChange w:id="150" w:author="Britt Collins" w:date="2021-09-30T15:06:00Z">
          <w:pPr>
            <w:ind w:left="-5" w:right="15" w:firstLine="725"/>
          </w:pPr>
        </w:pPrChange>
      </w:pPr>
      <w:ins w:id="151" w:author="Britt Collins" w:date="2021-09-30T14:58:00Z">
        <w:r w:rsidRPr="000B0CC8">
          <w:rPr>
            <w:rFonts w:ascii="Times New Roman" w:hAnsi="Times New Roman"/>
            <w:sz w:val="24"/>
            <w:szCs w:val="24"/>
          </w:rPr>
          <w:t>It dawned on me at that moment the weight of the situation.</w:t>
        </w:r>
        <w:r w:rsidRPr="000B0CC8" w:rsidDel="00C37641">
          <w:rPr>
            <w:rFonts w:ascii="Times New Roman" w:hAnsi="Times New Roman"/>
            <w:sz w:val="24"/>
            <w:szCs w:val="24"/>
          </w:rPr>
          <w:t xml:space="preserve"> </w:t>
        </w:r>
        <w:r w:rsidRPr="000B0CC8">
          <w:rPr>
            <w:rFonts w:ascii="Times New Roman" w:hAnsi="Times New Roman"/>
            <w:sz w:val="24"/>
            <w:szCs w:val="24"/>
          </w:rPr>
          <w:t xml:space="preserve">In an instant, my six-year term at Europe’s largest software testing consultancy, was about to end. Getting fired was never something I imagined. </w:t>
        </w:r>
        <w:r w:rsidRPr="000B0CC8">
          <w:rPr>
            <w:rFonts w:ascii="Times New Roman" w:hAnsi="Times New Roman"/>
            <w:i/>
            <w:sz w:val="24"/>
            <w:szCs w:val="24"/>
          </w:rPr>
          <w:t>The house… The mortgage... What are my family and friends going to say?</w:t>
        </w:r>
        <w:r w:rsidRPr="000B0CC8">
          <w:rPr>
            <w:rFonts w:ascii="Times New Roman" w:hAnsi="Times New Roman"/>
            <w:sz w:val="24"/>
            <w:szCs w:val="24"/>
          </w:rPr>
          <w:t xml:space="preserve"> I began to feel rage. My natural reaction was to blame others for my misfortune </w:t>
        </w:r>
        <w:r w:rsidRPr="000B0CC8">
          <w:rPr>
            <w:rFonts w:ascii="Times New Roman" w:hAnsi="Times New Roman"/>
            <w:strike/>
            <w:sz w:val="24"/>
            <w:szCs w:val="24"/>
          </w:rPr>
          <w:t>other than myself</w:t>
        </w:r>
        <w:r w:rsidRPr="000B0CC8">
          <w:rPr>
            <w:rFonts w:ascii="Times New Roman" w:hAnsi="Times New Roman"/>
            <w:sz w:val="24"/>
            <w:szCs w:val="24"/>
          </w:rPr>
          <w:t xml:space="preserve">. Firstly, Facilities Management, those fucking bastards. </w:t>
        </w:r>
        <w:r w:rsidRPr="000B0CC8">
          <w:rPr>
            <w:rFonts w:ascii="Times New Roman" w:hAnsi="Times New Roman"/>
            <w:i/>
            <w:sz w:val="24"/>
            <w:szCs w:val="24"/>
          </w:rPr>
          <w:t xml:space="preserve">Why the fuck did they choose to target me? </w:t>
        </w:r>
        <w:r w:rsidRPr="000B0CC8">
          <w:rPr>
            <w:rFonts w:ascii="Times New Roman" w:hAnsi="Times New Roman"/>
            <w:sz w:val="24"/>
            <w:szCs w:val="24"/>
          </w:rPr>
          <w:t xml:space="preserve">Secondly, HR, </w:t>
        </w:r>
        <w:r w:rsidRPr="000B0CC8">
          <w:rPr>
            <w:rFonts w:ascii="Times New Roman" w:hAnsi="Times New Roman"/>
            <w:i/>
            <w:sz w:val="24"/>
            <w:szCs w:val="24"/>
          </w:rPr>
          <w:t>you London-based office wankers</w:t>
        </w:r>
        <w:r w:rsidRPr="000B0CC8">
          <w:rPr>
            <w:rFonts w:ascii="Times New Roman" w:hAnsi="Times New Roman"/>
            <w:sz w:val="24"/>
            <w:szCs w:val="24"/>
          </w:rPr>
          <w:t xml:space="preserve">. </w:t>
        </w:r>
        <w:r w:rsidRPr="000B0CC8">
          <w:rPr>
            <w:rFonts w:ascii="Times New Roman" w:hAnsi="Times New Roman"/>
            <w:i/>
            <w:sz w:val="24"/>
            <w:szCs w:val="24"/>
          </w:rPr>
          <w:t>You had me in your blacklist ever since the ‘Facebook</w:t>
        </w:r>
        <w:r w:rsidRPr="000B0CC8">
          <w:rPr>
            <w:rFonts w:ascii="Times New Roman" w:hAnsi="Times New Roman"/>
            <w:sz w:val="24"/>
            <w:szCs w:val="24"/>
          </w:rPr>
          <w:t xml:space="preserve"> incident’. I lastly blamed Phil, the consultancy facing bearer of bad news.</w:t>
        </w:r>
      </w:ins>
    </w:p>
    <w:p w14:paraId="127CEB9E" w14:textId="77777777" w:rsidR="006F31F6" w:rsidRPr="000B0CC8" w:rsidRDefault="006F31F6">
      <w:pPr>
        <w:spacing w:line="480" w:lineRule="auto"/>
        <w:ind w:left="-6" w:right="17" w:firstLine="726"/>
        <w:rPr>
          <w:ins w:id="152" w:author="Britt Collins" w:date="2021-09-30T14:58:00Z"/>
          <w:rFonts w:ascii="Times New Roman" w:hAnsi="Times New Roman"/>
          <w:sz w:val="24"/>
          <w:szCs w:val="24"/>
        </w:rPr>
        <w:pPrChange w:id="153" w:author="Britt Collins" w:date="2021-09-30T15:06:00Z">
          <w:pPr>
            <w:ind w:left="-6" w:right="17" w:firstLine="726"/>
          </w:pPr>
        </w:pPrChange>
      </w:pPr>
      <w:ins w:id="154" w:author="Britt Collins" w:date="2021-09-30T14:58:00Z">
        <w:r w:rsidRPr="000B0CC8">
          <w:rPr>
            <w:rFonts w:ascii="Times New Roman" w:hAnsi="Times New Roman"/>
            <w:sz w:val="24"/>
            <w:szCs w:val="24"/>
          </w:rPr>
          <w:t xml:space="preserve">Slowly the rage subsided. “Phil, what would you do if you were in my position?”  </w:t>
        </w:r>
      </w:ins>
    </w:p>
    <w:p w14:paraId="5D67B7A1" w14:textId="77777777" w:rsidR="006F31F6" w:rsidRPr="000B0CC8" w:rsidRDefault="006F31F6">
      <w:pPr>
        <w:spacing w:line="480" w:lineRule="auto"/>
        <w:ind w:left="-6" w:right="17" w:firstLine="726"/>
        <w:rPr>
          <w:ins w:id="155" w:author="Britt Collins" w:date="2021-09-30T14:58:00Z"/>
          <w:rFonts w:ascii="Times New Roman" w:hAnsi="Times New Roman"/>
          <w:sz w:val="24"/>
          <w:szCs w:val="24"/>
        </w:rPr>
        <w:pPrChange w:id="156" w:author="Britt Collins" w:date="2021-09-30T15:06:00Z">
          <w:pPr>
            <w:ind w:left="-6" w:right="17" w:firstLine="726"/>
          </w:pPr>
        </w:pPrChange>
      </w:pPr>
      <w:ins w:id="157" w:author="Britt Collins" w:date="2021-09-30T14:58:00Z">
        <w:r w:rsidRPr="000B0CC8">
          <w:rPr>
            <w:rFonts w:ascii="Times New Roman" w:hAnsi="Times New Roman"/>
            <w:sz w:val="24"/>
            <w:szCs w:val="24"/>
          </w:rPr>
          <w:t xml:space="preserve">“Write a letter of resignation here and now. You don’t wanna drag this out.” He pushed a blank piece of paper and a pen in front of me. </w:t>
        </w:r>
      </w:ins>
    </w:p>
    <w:p w14:paraId="6EFC9445" w14:textId="77777777" w:rsidR="006F31F6" w:rsidRPr="000B0CC8" w:rsidRDefault="006F31F6">
      <w:pPr>
        <w:spacing w:line="480" w:lineRule="auto"/>
        <w:ind w:left="-6" w:right="17" w:firstLine="726"/>
        <w:rPr>
          <w:ins w:id="158" w:author="Britt Collins" w:date="2021-09-30T14:58:00Z"/>
          <w:rFonts w:ascii="Times New Roman" w:hAnsi="Times New Roman"/>
          <w:sz w:val="24"/>
          <w:szCs w:val="24"/>
        </w:rPr>
        <w:pPrChange w:id="159" w:author="Britt Collins" w:date="2021-09-30T15:06:00Z">
          <w:pPr>
            <w:ind w:left="-6" w:right="17" w:firstLine="726"/>
          </w:pPr>
        </w:pPrChange>
      </w:pPr>
      <w:ins w:id="160" w:author="Britt Collins" w:date="2021-09-30T14:58:00Z">
        <w:r w:rsidRPr="000B0CC8">
          <w:rPr>
            <w:rFonts w:ascii="Times New Roman" w:hAnsi="Times New Roman"/>
            <w:sz w:val="24"/>
            <w:szCs w:val="24"/>
          </w:rPr>
          <w:lastRenderedPageBreak/>
          <w:t>I asked him to dictate what I needed to write. I scribbled quickly, signing and dating the handwritten letter before moving it towards Phil. I felt calmer, I stood up and shook his hand. “Phil, you’re the best manager I have had the pleasure to work with.”</w:t>
        </w:r>
      </w:ins>
    </w:p>
    <w:p w14:paraId="6AD113C6" w14:textId="77777777" w:rsidR="006F31F6" w:rsidRPr="000B0CC8" w:rsidRDefault="006F31F6">
      <w:pPr>
        <w:spacing w:line="480" w:lineRule="auto"/>
        <w:ind w:left="-6" w:right="17" w:firstLine="726"/>
        <w:rPr>
          <w:ins w:id="161" w:author="Britt Collins" w:date="2021-09-30T14:58:00Z"/>
          <w:rFonts w:ascii="Times New Roman" w:hAnsi="Times New Roman"/>
          <w:sz w:val="24"/>
          <w:szCs w:val="24"/>
        </w:rPr>
        <w:pPrChange w:id="162" w:author="Britt Collins" w:date="2021-09-30T15:06:00Z">
          <w:pPr>
            <w:ind w:left="-6" w:right="17" w:firstLine="726"/>
          </w:pPr>
        </w:pPrChange>
      </w:pPr>
      <w:ins w:id="163" w:author="Britt Collins" w:date="2021-09-30T14:58:00Z">
        <w:r w:rsidRPr="000B0CC8">
          <w:rPr>
            <w:rFonts w:ascii="Times New Roman" w:hAnsi="Times New Roman"/>
            <w:sz w:val="24"/>
            <w:szCs w:val="24"/>
          </w:rPr>
          <w:t xml:space="preserve">“Dave, would you willing to put that in writing?”, asked Phil. </w:t>
        </w:r>
      </w:ins>
    </w:p>
    <w:p w14:paraId="71F084BE" w14:textId="77777777" w:rsidR="006F31F6" w:rsidRPr="000B0CC8" w:rsidRDefault="006F31F6">
      <w:pPr>
        <w:spacing w:line="480" w:lineRule="auto"/>
        <w:ind w:left="-6" w:right="17" w:firstLine="726"/>
        <w:rPr>
          <w:ins w:id="164" w:author="Britt Collins" w:date="2021-09-30T14:58:00Z"/>
          <w:rFonts w:ascii="Times New Roman" w:hAnsi="Times New Roman"/>
          <w:sz w:val="24"/>
          <w:szCs w:val="24"/>
        </w:rPr>
        <w:pPrChange w:id="165" w:author="Britt Collins" w:date="2021-09-30T15:06:00Z">
          <w:pPr>
            <w:ind w:left="-6" w:right="17" w:firstLine="726"/>
          </w:pPr>
        </w:pPrChange>
      </w:pPr>
      <w:ins w:id="166" w:author="Britt Collins" w:date="2021-09-30T14:58:00Z">
        <w:r w:rsidRPr="000B0CC8">
          <w:rPr>
            <w:rFonts w:ascii="Times New Roman" w:hAnsi="Times New Roman"/>
            <w:sz w:val="24"/>
            <w:szCs w:val="24"/>
          </w:rPr>
          <w:t>I smiled and looked him dead straight in the eyes. “No, Phil.”</w:t>
        </w:r>
      </w:ins>
    </w:p>
    <w:p w14:paraId="332169EE" w14:textId="77777777" w:rsidR="006F31F6" w:rsidRPr="000B0CC8" w:rsidRDefault="006F31F6">
      <w:pPr>
        <w:spacing w:line="480" w:lineRule="auto"/>
        <w:ind w:left="-5" w:right="15" w:firstLine="725"/>
        <w:rPr>
          <w:ins w:id="167" w:author="Britt Collins" w:date="2021-09-30T14:58:00Z"/>
          <w:rFonts w:ascii="Times New Roman" w:hAnsi="Times New Roman"/>
          <w:sz w:val="24"/>
          <w:szCs w:val="24"/>
        </w:rPr>
        <w:pPrChange w:id="168" w:author="Britt Collins" w:date="2021-09-30T15:06:00Z">
          <w:pPr>
            <w:ind w:left="-5" w:right="15" w:firstLine="725"/>
          </w:pPr>
        </w:pPrChange>
      </w:pPr>
      <w:ins w:id="169" w:author="Britt Collins" w:date="2021-09-30T14:58:00Z">
        <w:r w:rsidRPr="000B0CC8">
          <w:rPr>
            <w:rFonts w:ascii="Times New Roman" w:hAnsi="Times New Roman"/>
            <w:sz w:val="24"/>
            <w:szCs w:val="24"/>
          </w:rPr>
          <w:t xml:space="preserve">Leaving the meeting room, we made our way to the foyer where Wilson awaited. He appeared flustered. He had quickly gathered my personal belongings from the office upstairs and dumped them on the floor. He looked humbly at me. </w:t>
        </w:r>
      </w:ins>
    </w:p>
    <w:p w14:paraId="23E9A182" w14:textId="77777777" w:rsidR="006F31F6" w:rsidRPr="000B0CC8" w:rsidRDefault="006F31F6">
      <w:pPr>
        <w:spacing w:line="480" w:lineRule="auto"/>
        <w:ind w:left="-5" w:right="15" w:firstLine="725"/>
        <w:rPr>
          <w:ins w:id="170" w:author="Britt Collins" w:date="2021-09-30T14:58:00Z"/>
          <w:rFonts w:ascii="Times New Roman" w:hAnsi="Times New Roman"/>
          <w:sz w:val="24"/>
          <w:szCs w:val="24"/>
        </w:rPr>
        <w:pPrChange w:id="171" w:author="Britt Collins" w:date="2021-09-30T15:06:00Z">
          <w:pPr>
            <w:ind w:left="-5" w:right="15" w:firstLine="725"/>
          </w:pPr>
        </w:pPrChange>
      </w:pPr>
      <w:ins w:id="172" w:author="Britt Collins" w:date="2021-09-30T14:58:00Z">
        <w:r w:rsidRPr="000B0CC8">
          <w:rPr>
            <w:rFonts w:ascii="Times New Roman" w:hAnsi="Times New Roman"/>
            <w:sz w:val="24"/>
            <w:szCs w:val="24"/>
          </w:rPr>
          <w:t>I returned an angry glance, treating him as Phil’s accomplice. I hurriedly tried to collect my items and left the building with Phil as my escort. He was apologetic, but firm with the actions he presented.</w:t>
        </w:r>
      </w:ins>
    </w:p>
    <w:p w14:paraId="54E5CE18" w14:textId="77777777" w:rsidR="006F31F6" w:rsidRPr="000B0CC8" w:rsidRDefault="006F31F6">
      <w:pPr>
        <w:spacing w:line="480" w:lineRule="auto"/>
        <w:ind w:left="-5" w:right="15" w:firstLine="725"/>
        <w:rPr>
          <w:ins w:id="173" w:author="Britt Collins" w:date="2021-09-30T14:58:00Z"/>
          <w:rFonts w:ascii="Times New Roman" w:hAnsi="Times New Roman"/>
          <w:sz w:val="24"/>
          <w:szCs w:val="24"/>
        </w:rPr>
        <w:pPrChange w:id="174" w:author="Britt Collins" w:date="2021-09-30T15:06:00Z">
          <w:pPr>
            <w:ind w:left="-5" w:right="15" w:firstLine="725"/>
          </w:pPr>
        </w:pPrChange>
      </w:pPr>
      <w:ins w:id="175" w:author="Britt Collins" w:date="2021-09-30T14:58:00Z">
        <w:r w:rsidRPr="000B0CC8">
          <w:rPr>
            <w:rFonts w:ascii="Times New Roman" w:hAnsi="Times New Roman"/>
            <w:sz w:val="24"/>
            <w:szCs w:val="24"/>
          </w:rPr>
          <w:t xml:space="preserve">“Where are you heading?” he asked. </w:t>
        </w:r>
      </w:ins>
    </w:p>
    <w:p w14:paraId="0F204EB5" w14:textId="77777777" w:rsidR="006F31F6" w:rsidRPr="000B0CC8" w:rsidRDefault="006F31F6">
      <w:pPr>
        <w:spacing w:line="480" w:lineRule="auto"/>
        <w:ind w:left="-5" w:right="15" w:firstLine="725"/>
        <w:rPr>
          <w:ins w:id="176" w:author="Britt Collins" w:date="2021-09-30T14:58:00Z"/>
          <w:rFonts w:ascii="Times New Roman" w:hAnsi="Times New Roman"/>
          <w:sz w:val="24"/>
          <w:szCs w:val="24"/>
        </w:rPr>
        <w:pPrChange w:id="177" w:author="Britt Collins" w:date="2021-09-30T15:06:00Z">
          <w:pPr>
            <w:ind w:left="-5" w:right="15" w:firstLine="725"/>
          </w:pPr>
        </w:pPrChange>
      </w:pPr>
      <w:ins w:id="178" w:author="Britt Collins" w:date="2021-09-30T14:58:00Z">
        <w:r w:rsidRPr="000B0CC8">
          <w:rPr>
            <w:rFonts w:ascii="Times New Roman" w:hAnsi="Times New Roman"/>
            <w:sz w:val="24"/>
            <w:szCs w:val="24"/>
          </w:rPr>
          <w:t>I took the mobile phone out my pocket and looked at the time. My original plan was to play indoor football at Aston University, then head home to Lichfield. I hesitated, wondering if I just head home. I chose to stick to my original plan. I indicated to Phil I was heading towards Aston University. He was heading towards the train station, which was in the same general direction</w:t>
        </w:r>
      </w:ins>
    </w:p>
    <w:p w14:paraId="65781D04" w14:textId="77777777" w:rsidR="006F31F6" w:rsidRPr="000B0CC8" w:rsidRDefault="006F31F6">
      <w:pPr>
        <w:spacing w:line="480" w:lineRule="auto"/>
        <w:ind w:left="-5" w:right="15" w:firstLine="725"/>
        <w:rPr>
          <w:ins w:id="179" w:author="Britt Collins" w:date="2021-09-30T14:58:00Z"/>
          <w:rFonts w:ascii="Times New Roman" w:hAnsi="Times New Roman"/>
          <w:sz w:val="24"/>
          <w:szCs w:val="24"/>
        </w:rPr>
        <w:pPrChange w:id="180" w:author="Britt Collins" w:date="2021-09-30T15:06:00Z">
          <w:pPr>
            <w:ind w:left="-5" w:right="15" w:firstLine="725"/>
          </w:pPr>
        </w:pPrChange>
      </w:pPr>
      <w:ins w:id="181" w:author="Britt Collins" w:date="2021-09-30T14:58:00Z">
        <w:r w:rsidRPr="000B0CC8">
          <w:rPr>
            <w:rFonts w:ascii="Times New Roman" w:hAnsi="Times New Roman"/>
            <w:sz w:val="24"/>
            <w:szCs w:val="24"/>
          </w:rPr>
          <w:t>Phil used small talk to alleviate the awkwardness. I forced a smile, but it didn’t ease my numbness. Phil shook my hand, wished me a hearty ‘all the best’ before disappearing towards the train station. I was left floating in my own thoughts as I continued my walk towards Aston University.</w:t>
        </w:r>
      </w:ins>
    </w:p>
    <w:p w14:paraId="4BFE032F" w14:textId="77777777" w:rsidR="006F31F6" w:rsidRPr="000B0CC8" w:rsidRDefault="006F31F6">
      <w:pPr>
        <w:spacing w:line="480" w:lineRule="auto"/>
        <w:ind w:left="-5" w:right="15"/>
        <w:rPr>
          <w:ins w:id="182" w:author="Britt Collins" w:date="2021-09-30T14:58:00Z"/>
          <w:rFonts w:ascii="Times New Roman" w:hAnsi="Times New Roman"/>
          <w:sz w:val="24"/>
          <w:szCs w:val="24"/>
        </w:rPr>
        <w:pPrChange w:id="183" w:author="Britt Collins" w:date="2021-09-30T15:06:00Z">
          <w:pPr>
            <w:ind w:left="-5" w:right="15"/>
          </w:pPr>
        </w:pPrChange>
      </w:pPr>
    </w:p>
    <w:p w14:paraId="6ACD0F05" w14:textId="77777777" w:rsidR="006F31F6" w:rsidRPr="000B0CC8" w:rsidRDefault="006F31F6">
      <w:pPr>
        <w:spacing w:line="480" w:lineRule="auto"/>
        <w:ind w:left="0" w:right="15" w:firstLine="0"/>
        <w:rPr>
          <w:ins w:id="184" w:author="Britt Collins" w:date="2021-09-30T14:58:00Z"/>
          <w:rFonts w:ascii="Times New Roman" w:hAnsi="Times New Roman"/>
          <w:sz w:val="24"/>
          <w:szCs w:val="24"/>
        </w:rPr>
        <w:pPrChange w:id="185" w:author="Britt Collins" w:date="2021-09-30T15:06:00Z">
          <w:pPr>
            <w:ind w:left="0" w:right="15" w:firstLine="0"/>
          </w:pPr>
        </w:pPrChange>
      </w:pPr>
      <w:ins w:id="186" w:author="Britt Collins" w:date="2021-09-30T14:58:00Z">
        <w:r w:rsidRPr="000B0CC8">
          <w:rPr>
            <w:rFonts w:ascii="Times New Roman" w:eastAsia="Times New Roman" w:hAnsi="Times New Roman" w:cs="Times New Roman"/>
            <w:b/>
            <w:sz w:val="24"/>
            <w:lang w:eastAsia="en-US"/>
            <w:rPrChange w:id="187" w:author="Britt Collins" w:date="2021-09-30T15:06:00Z">
              <w:rPr>
                <w:rFonts w:ascii="Times New Roman" w:eastAsia="Times New Roman" w:hAnsi="Times New Roman" w:cs="Times New Roman"/>
                <w:b/>
                <w:lang w:eastAsia="en-US"/>
              </w:rPr>
            </w:rPrChange>
          </w:rPr>
          <w:t xml:space="preserve">YOU NEED A SCENE TRANSITION THAT TAKES READERS TO A NEW LOCATION – JUST A FEW LINES. </w:t>
        </w:r>
        <w:r w:rsidRPr="000B0CC8">
          <w:rPr>
            <w:rFonts w:ascii="Times New Roman" w:eastAsia="Times New Roman" w:hAnsi="Times New Roman" w:cs="Times New Roman"/>
            <w:b/>
            <w:color w:val="303030"/>
            <w:sz w:val="24"/>
            <w:szCs w:val="23"/>
            <w:shd w:val="clear" w:color="auto" w:fill="FFFFFF"/>
            <w:lang w:eastAsia="en-US"/>
          </w:rPr>
          <w:t xml:space="preserve">Transitions are important </w:t>
        </w:r>
        <w:r w:rsidRPr="000B0CC8">
          <w:rPr>
            <w:rStyle w:val="Strong"/>
            <w:rFonts w:ascii="Times New Roman" w:eastAsia="Times New Roman" w:hAnsi="Times New Roman" w:cs="Times New Roman"/>
            <w:color w:val="303030"/>
            <w:sz w:val="24"/>
            <w:szCs w:val="23"/>
            <w:lang w:eastAsia="en-US"/>
          </w:rPr>
          <w:t>to skip periods of time or to change to a new location in the story</w:t>
        </w:r>
        <w:r w:rsidRPr="000B0CC8">
          <w:rPr>
            <w:rFonts w:ascii="Times New Roman" w:eastAsia="Times New Roman" w:hAnsi="Times New Roman" w:cs="Times New Roman"/>
            <w:b/>
            <w:color w:val="303030"/>
            <w:sz w:val="24"/>
            <w:szCs w:val="23"/>
            <w:shd w:val="clear" w:color="auto" w:fill="FFFFFF"/>
            <w:lang w:eastAsia="en-US"/>
          </w:rPr>
          <w:t>.</w:t>
        </w:r>
        <w:r w:rsidRPr="000B0CC8">
          <w:rPr>
            <w:rStyle w:val="apple-converted-space"/>
            <w:rFonts w:ascii="Times New Roman" w:eastAsia="Times New Roman" w:hAnsi="Times New Roman" w:cs="Times New Roman"/>
            <w:b/>
            <w:color w:val="303030"/>
            <w:sz w:val="24"/>
            <w:szCs w:val="23"/>
            <w:shd w:val="clear" w:color="auto" w:fill="FFFFFF"/>
            <w:lang w:eastAsia="en-US"/>
          </w:rPr>
          <w:t> </w:t>
        </w:r>
        <w:r w:rsidRPr="000B0CC8">
          <w:rPr>
            <w:rFonts w:ascii="Times New Roman" w:hAnsi="Times New Roman"/>
            <w:b/>
            <w:sz w:val="24"/>
            <w:szCs w:val="24"/>
          </w:rPr>
          <w:t>Whenever you have a scene transition, describe it.</w:t>
        </w:r>
        <w:r w:rsidRPr="000B0CC8">
          <w:rPr>
            <w:rFonts w:ascii="Times New Roman" w:hAnsi="Times New Roman"/>
            <w:sz w:val="24"/>
            <w:szCs w:val="24"/>
          </w:rPr>
          <w:t xml:space="preserve"> I was early, the leisure centre changing rooms were empty. I took my time getting changed, sighing as I sat down. As my football mates appeared, I tried to smile, but again struggled. The football match started, I was on the pitch, but felt </w:t>
        </w:r>
        <w:r w:rsidRPr="000B0CC8">
          <w:rPr>
            <w:rFonts w:ascii="Times New Roman" w:hAnsi="Times New Roman"/>
            <w:sz w:val="24"/>
            <w:szCs w:val="24"/>
          </w:rPr>
          <w:lastRenderedPageBreak/>
          <w:t xml:space="preserve">numb. My good friend Matthew Smith was playing alongside me. When there was a break in the game I desperately reached out to him. </w:t>
        </w:r>
        <w:r w:rsidRPr="000B0CC8">
          <w:rPr>
            <w:rFonts w:ascii="Times New Roman" w:hAnsi="Times New Roman"/>
            <w:sz w:val="24"/>
            <w:szCs w:val="24"/>
          </w:rPr>
          <w:tab/>
        </w:r>
      </w:ins>
    </w:p>
    <w:p w14:paraId="57C610B3" w14:textId="77777777" w:rsidR="006F31F6" w:rsidRPr="000B0CC8" w:rsidRDefault="006F31F6">
      <w:pPr>
        <w:spacing w:line="480" w:lineRule="auto"/>
        <w:ind w:left="-5" w:right="15" w:firstLine="725"/>
        <w:rPr>
          <w:ins w:id="188" w:author="Britt Collins" w:date="2021-09-30T14:58:00Z"/>
          <w:rFonts w:ascii="Times New Roman" w:hAnsi="Times New Roman"/>
          <w:sz w:val="24"/>
          <w:szCs w:val="24"/>
        </w:rPr>
        <w:pPrChange w:id="189" w:author="Britt Collins" w:date="2021-09-30T15:06:00Z">
          <w:pPr>
            <w:ind w:left="-5" w:right="15" w:firstLine="725"/>
          </w:pPr>
        </w:pPrChange>
      </w:pPr>
      <w:ins w:id="190" w:author="Britt Collins" w:date="2021-09-30T14:58:00Z">
        <w:r w:rsidRPr="000B0CC8">
          <w:rPr>
            <w:rFonts w:ascii="Times New Roman" w:hAnsi="Times New Roman"/>
            <w:sz w:val="24"/>
            <w:szCs w:val="24"/>
          </w:rPr>
          <w:t xml:space="preserve">“Smiffy,” I took a deep breath I lost my job today.” </w:t>
        </w:r>
      </w:ins>
    </w:p>
    <w:p w14:paraId="647B93CB" w14:textId="77777777" w:rsidR="006F31F6" w:rsidRPr="000B0CC8" w:rsidRDefault="006F31F6">
      <w:pPr>
        <w:spacing w:line="480" w:lineRule="auto"/>
        <w:ind w:left="-5" w:right="15" w:firstLine="725"/>
        <w:rPr>
          <w:ins w:id="191" w:author="Britt Collins" w:date="2021-09-30T14:58:00Z"/>
          <w:rFonts w:ascii="Times New Roman" w:hAnsi="Times New Roman"/>
          <w:sz w:val="24"/>
          <w:szCs w:val="24"/>
        </w:rPr>
        <w:pPrChange w:id="192" w:author="Britt Collins" w:date="2021-09-30T15:06:00Z">
          <w:pPr>
            <w:ind w:left="-5" w:right="15" w:firstLine="725"/>
          </w:pPr>
        </w:pPrChange>
      </w:pPr>
      <w:ins w:id="193" w:author="Britt Collins" w:date="2021-09-30T14:58:00Z">
        <w:r w:rsidRPr="000B0CC8">
          <w:rPr>
            <w:rFonts w:ascii="Times New Roman" w:hAnsi="Times New Roman"/>
            <w:sz w:val="24"/>
            <w:szCs w:val="24"/>
          </w:rPr>
          <w:t>He looked at me quizzically, his focus was caught between me and the game. “What… why?”</w:t>
        </w:r>
      </w:ins>
    </w:p>
    <w:p w14:paraId="73E1BABE" w14:textId="77777777" w:rsidR="006F31F6" w:rsidRPr="000B0CC8" w:rsidRDefault="006F31F6">
      <w:pPr>
        <w:spacing w:line="480" w:lineRule="auto"/>
        <w:ind w:left="-5" w:right="15" w:firstLine="725"/>
        <w:rPr>
          <w:ins w:id="194" w:author="Britt Collins" w:date="2021-09-30T14:58:00Z"/>
          <w:rFonts w:ascii="Times New Roman" w:hAnsi="Times New Roman"/>
          <w:sz w:val="24"/>
          <w:szCs w:val="24"/>
        </w:rPr>
        <w:pPrChange w:id="195" w:author="Britt Collins" w:date="2021-09-30T15:06:00Z">
          <w:pPr>
            <w:ind w:left="-5" w:right="15" w:firstLine="725"/>
          </w:pPr>
        </w:pPrChange>
      </w:pPr>
      <w:ins w:id="196" w:author="Britt Collins" w:date="2021-09-30T14:58:00Z">
        <w:r w:rsidRPr="000B0CC8">
          <w:rPr>
            <w:rFonts w:ascii="Times New Roman" w:hAnsi="Times New Roman"/>
            <w:sz w:val="24"/>
            <w:szCs w:val="24"/>
          </w:rPr>
          <w:t>“They found porn on my laptop.” There wasn’t enough context in the information for Matthew to form an opinion. The break in play ended. Matthew’s focus shifted to the game.</w:t>
        </w:r>
        <w:r w:rsidRPr="000B0CC8" w:rsidDel="00C37641">
          <w:rPr>
            <w:rFonts w:ascii="Times New Roman" w:hAnsi="Times New Roman"/>
            <w:sz w:val="24"/>
            <w:szCs w:val="24"/>
          </w:rPr>
          <w:t xml:space="preserve"> </w:t>
        </w:r>
        <w:r w:rsidRPr="000B0CC8">
          <w:rPr>
            <w:rFonts w:ascii="Times New Roman" w:hAnsi="Times New Roman"/>
            <w:sz w:val="24"/>
            <w:szCs w:val="24"/>
          </w:rPr>
          <w:br/>
        </w:r>
        <w:r w:rsidRPr="000B0CC8">
          <w:rPr>
            <w:rFonts w:ascii="Times New Roman" w:hAnsi="Times New Roman"/>
            <w:sz w:val="24"/>
            <w:szCs w:val="24"/>
          </w:rPr>
          <w:tab/>
        </w:r>
        <w:r w:rsidRPr="000B0CC8">
          <w:rPr>
            <w:rFonts w:ascii="Times New Roman" w:hAnsi="Times New Roman"/>
            <w:sz w:val="24"/>
            <w:szCs w:val="24"/>
          </w:rPr>
          <w:tab/>
          <w:t>I couldn’t remember the score. Afterwards, we showered, changed and began going our separate ways. I needed to share my feelings with the people I loved: family and friends. So I took the bus to my parent's house. My good friend Matthew ‘Doug’ Doughty, who played on the opposing side, lived close to my folks. As he said his goodbyes to the other players, I caught his attention.</w:t>
        </w:r>
      </w:ins>
    </w:p>
    <w:p w14:paraId="35C60FB9" w14:textId="77777777" w:rsidR="006F31F6" w:rsidRPr="000B0CC8" w:rsidRDefault="006F31F6">
      <w:pPr>
        <w:spacing w:line="480" w:lineRule="auto"/>
        <w:ind w:left="-5" w:right="15" w:firstLine="725"/>
        <w:rPr>
          <w:ins w:id="197" w:author="Britt Collins" w:date="2021-09-30T14:58:00Z"/>
          <w:rFonts w:ascii="Times New Roman" w:hAnsi="Times New Roman"/>
          <w:sz w:val="24"/>
          <w:szCs w:val="24"/>
        </w:rPr>
        <w:pPrChange w:id="198" w:author="Britt Collins" w:date="2021-09-30T15:06:00Z">
          <w:pPr>
            <w:ind w:left="-5" w:right="15" w:firstLine="725"/>
          </w:pPr>
        </w:pPrChange>
      </w:pPr>
      <w:ins w:id="199" w:author="Britt Collins" w:date="2021-09-30T14:58:00Z">
        <w:r w:rsidRPr="000B0CC8">
          <w:rPr>
            <w:rFonts w:ascii="Times New Roman" w:hAnsi="Times New Roman"/>
            <w:sz w:val="24"/>
            <w:szCs w:val="24"/>
          </w:rPr>
          <w:t xml:space="preserve">“Wait, I’ll head out with you.” </w:t>
        </w:r>
      </w:ins>
    </w:p>
    <w:p w14:paraId="0A55FA10" w14:textId="77777777" w:rsidR="006F31F6" w:rsidRPr="000B0CC8" w:rsidRDefault="006F31F6">
      <w:pPr>
        <w:spacing w:line="480" w:lineRule="auto"/>
        <w:ind w:left="-5" w:right="15" w:firstLine="725"/>
        <w:rPr>
          <w:ins w:id="200" w:author="Britt Collins" w:date="2021-09-30T14:58:00Z"/>
          <w:rFonts w:ascii="Times New Roman" w:hAnsi="Times New Roman"/>
          <w:sz w:val="24"/>
          <w:szCs w:val="24"/>
        </w:rPr>
        <w:pPrChange w:id="201" w:author="Britt Collins" w:date="2021-09-30T15:06:00Z">
          <w:pPr>
            <w:ind w:left="-5" w:right="15" w:firstLine="725"/>
          </w:pPr>
        </w:pPrChange>
      </w:pPr>
      <w:ins w:id="202" w:author="Britt Collins" w:date="2021-09-30T14:58:00Z">
        <w:r w:rsidRPr="000B0CC8">
          <w:rPr>
            <w:rFonts w:ascii="Times New Roman" w:hAnsi="Times New Roman"/>
            <w:sz w:val="24"/>
            <w:szCs w:val="24"/>
          </w:rPr>
          <w:t>Slightly bemused, he waited. As we approached the nearest bus stop, I built up the courage to talk about work. “Doug, I was laid off today.”</w:t>
        </w:r>
      </w:ins>
    </w:p>
    <w:p w14:paraId="1F66E0BA" w14:textId="77777777" w:rsidR="006F31F6" w:rsidRPr="000B0CC8" w:rsidRDefault="006F31F6">
      <w:pPr>
        <w:spacing w:line="480" w:lineRule="auto"/>
        <w:ind w:left="-5" w:right="15" w:firstLine="725"/>
        <w:rPr>
          <w:ins w:id="203" w:author="Britt Collins" w:date="2021-09-30T14:58:00Z"/>
          <w:rFonts w:ascii="Times New Roman" w:hAnsi="Times New Roman"/>
          <w:sz w:val="24"/>
          <w:szCs w:val="24"/>
        </w:rPr>
        <w:pPrChange w:id="204" w:author="Britt Collins" w:date="2021-09-30T15:06:00Z">
          <w:pPr>
            <w:ind w:left="-5" w:right="15" w:firstLine="725"/>
          </w:pPr>
        </w:pPrChange>
      </w:pPr>
      <w:ins w:id="205" w:author="Britt Collins" w:date="2021-09-30T14:58:00Z">
        <w:r w:rsidRPr="000B0CC8">
          <w:rPr>
            <w:rFonts w:ascii="Times New Roman" w:hAnsi="Times New Roman"/>
            <w:sz w:val="24"/>
            <w:szCs w:val="24"/>
          </w:rPr>
          <w:t xml:space="preserve">“What happened?” </w:t>
        </w:r>
      </w:ins>
    </w:p>
    <w:p w14:paraId="48C7F9CA" w14:textId="77777777" w:rsidR="006F31F6" w:rsidRPr="000B0CC8" w:rsidRDefault="006F31F6">
      <w:pPr>
        <w:spacing w:line="480" w:lineRule="auto"/>
        <w:ind w:left="-5" w:right="15" w:firstLine="725"/>
        <w:rPr>
          <w:ins w:id="206" w:author="Britt Collins" w:date="2021-09-30T14:58:00Z"/>
          <w:rFonts w:ascii="Times New Roman" w:hAnsi="Times New Roman"/>
          <w:sz w:val="24"/>
          <w:szCs w:val="24"/>
        </w:rPr>
        <w:pPrChange w:id="207" w:author="Britt Collins" w:date="2021-09-30T15:06:00Z">
          <w:pPr>
            <w:ind w:left="-5" w:right="15" w:firstLine="725"/>
          </w:pPr>
        </w:pPrChange>
      </w:pPr>
      <w:ins w:id="208" w:author="Britt Collins" w:date="2021-09-30T14:58:00Z">
        <w:r w:rsidRPr="000B0CC8">
          <w:rPr>
            <w:rFonts w:ascii="Times New Roman" w:hAnsi="Times New Roman"/>
            <w:sz w:val="24"/>
            <w:szCs w:val="24"/>
          </w:rPr>
          <w:t>I took a deep breath and tried to explain without going into too much detail. Doug is one of the most supportive people I knew. His optimism lifted me from my depressive state.</w:t>
        </w:r>
      </w:ins>
    </w:p>
    <w:p w14:paraId="3AC69964" w14:textId="77777777" w:rsidR="006F31F6" w:rsidRPr="000B0CC8" w:rsidRDefault="006F31F6">
      <w:pPr>
        <w:spacing w:line="480" w:lineRule="auto"/>
        <w:ind w:left="720" w:right="15" w:firstLine="60"/>
        <w:rPr>
          <w:ins w:id="209" w:author="Britt Collins" w:date="2021-09-30T14:58:00Z"/>
          <w:rFonts w:ascii="Times New Roman" w:hAnsi="Times New Roman"/>
          <w:sz w:val="24"/>
          <w:szCs w:val="24"/>
        </w:rPr>
        <w:pPrChange w:id="210" w:author="Britt Collins" w:date="2021-09-30T15:06:00Z">
          <w:pPr>
            <w:ind w:left="720" w:right="15" w:firstLine="60"/>
          </w:pPr>
        </w:pPrChange>
      </w:pPr>
      <w:ins w:id="211" w:author="Britt Collins" w:date="2021-09-30T14:58:00Z">
        <w:r w:rsidRPr="000B0CC8">
          <w:rPr>
            <w:rFonts w:ascii="Times New Roman" w:hAnsi="Times New Roman"/>
            <w:sz w:val="24"/>
            <w:szCs w:val="24"/>
          </w:rPr>
          <w:t xml:space="preserve">“If you need any help mate, just give me a call,” he said, as the bus approached our stop. </w:t>
        </w:r>
      </w:ins>
    </w:p>
    <w:p w14:paraId="6FF77774" w14:textId="77777777" w:rsidR="006F31F6" w:rsidRPr="000B0CC8" w:rsidRDefault="006F31F6">
      <w:pPr>
        <w:spacing w:line="480" w:lineRule="auto"/>
        <w:ind w:left="0" w:right="15" w:firstLine="720"/>
        <w:rPr>
          <w:ins w:id="212" w:author="Britt Collins" w:date="2021-09-30T14:58:00Z"/>
          <w:rFonts w:ascii="Times New Roman" w:hAnsi="Times New Roman"/>
          <w:sz w:val="24"/>
          <w:szCs w:val="24"/>
        </w:rPr>
        <w:pPrChange w:id="213" w:author="Britt Collins" w:date="2021-09-30T15:06:00Z">
          <w:pPr>
            <w:ind w:left="0" w:right="15" w:firstLine="720"/>
          </w:pPr>
        </w:pPrChange>
      </w:pPr>
      <w:ins w:id="214" w:author="Britt Collins" w:date="2021-09-30T14:58:00Z">
        <w:r w:rsidRPr="000B0CC8">
          <w:rPr>
            <w:rFonts w:ascii="Times New Roman" w:hAnsi="Times New Roman"/>
            <w:sz w:val="24"/>
            <w:szCs w:val="24"/>
          </w:rPr>
          <w:t>I felt blessed that he was part of my support network. Speaking to Doug was a good rehearsal for the meeting with my parents. My story had to be direct.</w:t>
        </w:r>
      </w:ins>
    </w:p>
    <w:p w14:paraId="70D609FF" w14:textId="77777777" w:rsidR="000B0CC8" w:rsidRDefault="000B0CC8" w:rsidP="000B0CC8">
      <w:pPr>
        <w:spacing w:line="480" w:lineRule="auto"/>
        <w:ind w:right="15"/>
        <w:rPr>
          <w:ins w:id="215" w:author="Britt Collins" w:date="2021-09-30T15:06:00Z"/>
          <w:rFonts w:ascii="Times New Roman" w:hAnsi="Times New Roman"/>
          <w:sz w:val="24"/>
          <w:szCs w:val="24"/>
        </w:rPr>
      </w:pPr>
    </w:p>
    <w:p w14:paraId="5A6746DA" w14:textId="04FCC9CA" w:rsidR="006F31F6" w:rsidRPr="000B0CC8" w:rsidRDefault="006F31F6">
      <w:pPr>
        <w:spacing w:line="480" w:lineRule="auto"/>
        <w:ind w:right="15"/>
        <w:rPr>
          <w:ins w:id="216" w:author="Britt Collins" w:date="2021-09-30T14:58:00Z"/>
          <w:rFonts w:ascii="Times New Roman" w:hAnsi="Times New Roman"/>
          <w:b/>
          <w:sz w:val="24"/>
          <w:szCs w:val="24"/>
        </w:rPr>
        <w:pPrChange w:id="217" w:author="Britt Collins" w:date="2021-09-30T15:06:00Z">
          <w:pPr>
            <w:ind w:left="-5" w:right="15"/>
          </w:pPr>
        </w:pPrChange>
      </w:pPr>
      <w:ins w:id="218" w:author="Britt Collins" w:date="2021-09-30T14:58:00Z">
        <w:r w:rsidRPr="000B0CC8">
          <w:rPr>
            <w:rFonts w:ascii="Times New Roman" w:hAnsi="Times New Roman"/>
            <w:sz w:val="24"/>
            <w:szCs w:val="24"/>
          </w:rPr>
          <w:t xml:space="preserve">The suburban streets of Lichfield were dark, which should have helped focus my thoughts. </w:t>
        </w:r>
        <w:r w:rsidRPr="000B0CC8">
          <w:rPr>
            <w:rFonts w:ascii="Times New Roman" w:hAnsi="Times New Roman"/>
            <w:b/>
            <w:sz w:val="24"/>
            <w:szCs w:val="24"/>
          </w:rPr>
          <w:t xml:space="preserve">SET THE SCENE, where do they live?: a quiet leafy street of Victorian terraces, where I grew up etc </w:t>
        </w:r>
        <w:r w:rsidRPr="000B0CC8">
          <w:rPr>
            <w:rFonts w:ascii="Times New Roman" w:hAnsi="Times New Roman"/>
            <w:sz w:val="24"/>
            <w:szCs w:val="24"/>
          </w:rPr>
          <w:t xml:space="preserve">Instead I felt distracted, tired and nervous. When I reached my parents’ house, I opened the front door and walked </w:t>
        </w:r>
        <w:r w:rsidRPr="000B0CC8">
          <w:rPr>
            <w:rFonts w:ascii="Times New Roman" w:hAnsi="Times New Roman"/>
            <w:sz w:val="24"/>
            <w:szCs w:val="24"/>
          </w:rPr>
          <w:lastRenderedPageBreak/>
          <w:t xml:space="preserve">into the lounge. My dad was surprised to see me and asked how work had been. </w:t>
        </w:r>
        <w:r w:rsidRPr="000B0CC8">
          <w:rPr>
            <w:rFonts w:ascii="Times New Roman" w:hAnsi="Times New Roman"/>
            <w:b/>
            <w:sz w:val="24"/>
            <w:szCs w:val="24"/>
          </w:rPr>
          <w:t>AGAIN DESCRIBE YOUR PARENTS AND THEIR HOME.</w:t>
        </w:r>
      </w:ins>
    </w:p>
    <w:p w14:paraId="47160C6F" w14:textId="6B222A2C" w:rsidR="006F31F6" w:rsidRPr="000B0CC8" w:rsidRDefault="006F31F6">
      <w:pPr>
        <w:spacing w:line="480" w:lineRule="auto"/>
        <w:ind w:left="-5" w:right="15" w:firstLine="725"/>
        <w:rPr>
          <w:ins w:id="219" w:author="Britt Collins" w:date="2021-09-30T14:58:00Z"/>
          <w:rFonts w:ascii="Times New Roman" w:hAnsi="Times New Roman"/>
          <w:sz w:val="24"/>
          <w:szCs w:val="24"/>
        </w:rPr>
        <w:pPrChange w:id="220" w:author="Britt Collins" w:date="2021-09-30T15:06:00Z">
          <w:pPr>
            <w:ind w:left="-5" w:right="15" w:firstLine="725"/>
          </w:pPr>
        </w:pPrChange>
      </w:pPr>
      <w:ins w:id="221" w:author="Britt Collins" w:date="2021-09-30T14:58:00Z">
        <w:r w:rsidRPr="000B0CC8">
          <w:rPr>
            <w:rFonts w:ascii="Times New Roman" w:hAnsi="Times New Roman"/>
            <w:sz w:val="24"/>
            <w:szCs w:val="24"/>
          </w:rPr>
          <w:t>“Yeah, okay</w:t>
        </w:r>
      </w:ins>
      <w:ins w:id="222" w:author="Britt Collins" w:date="2021-09-30T15:01:00Z">
        <w:r w:rsidR="000B0CC8" w:rsidRPr="000B0CC8">
          <w:rPr>
            <w:rFonts w:ascii="Times New Roman" w:hAnsi="Times New Roman"/>
            <w:sz w:val="24"/>
            <w:szCs w:val="24"/>
          </w:rPr>
          <w:t>.</w:t>
        </w:r>
      </w:ins>
      <w:ins w:id="223" w:author="Britt Collins" w:date="2021-09-30T14:58:00Z">
        <w:r w:rsidRPr="000B0CC8">
          <w:rPr>
            <w:rFonts w:ascii="Times New Roman" w:hAnsi="Times New Roman"/>
            <w:sz w:val="24"/>
            <w:szCs w:val="24"/>
          </w:rPr>
          <w:t xml:space="preserve">” I </w:t>
        </w:r>
      </w:ins>
      <w:ins w:id="224" w:author="Britt Collins" w:date="2021-09-30T15:01:00Z">
        <w:r w:rsidR="000B0CC8" w:rsidRPr="000B0CC8">
          <w:rPr>
            <w:rFonts w:ascii="Times New Roman" w:hAnsi="Times New Roman"/>
            <w:sz w:val="24"/>
            <w:szCs w:val="24"/>
          </w:rPr>
          <w:t>flopped</w:t>
        </w:r>
      </w:ins>
      <w:ins w:id="225" w:author="Britt Collins" w:date="2021-09-30T14:58:00Z">
        <w:r w:rsidRPr="000B0CC8">
          <w:rPr>
            <w:rFonts w:ascii="Times New Roman" w:hAnsi="Times New Roman"/>
            <w:sz w:val="24"/>
            <w:szCs w:val="24"/>
          </w:rPr>
          <w:t xml:space="preserve"> dow</w:t>
        </w:r>
      </w:ins>
      <w:ins w:id="226" w:author="Britt Collins" w:date="2021-09-30T15:01:00Z">
        <w:r w:rsidR="000B0CC8" w:rsidRPr="000B0CC8">
          <w:rPr>
            <w:rFonts w:ascii="Times New Roman" w:hAnsi="Times New Roman"/>
            <w:sz w:val="24"/>
            <w:szCs w:val="24"/>
          </w:rPr>
          <w:t>n on the sofa opposite</w:t>
        </w:r>
      </w:ins>
      <w:ins w:id="227" w:author="Britt Collins" w:date="2021-09-30T14:58:00Z">
        <w:r w:rsidRPr="000B0CC8">
          <w:rPr>
            <w:rFonts w:ascii="Times New Roman" w:hAnsi="Times New Roman"/>
            <w:sz w:val="24"/>
            <w:szCs w:val="24"/>
          </w:rPr>
          <w:t xml:space="preserve"> and looked over at him wearily. “Dad,” I began, my jaw quivering as tears formed in the corners of my eyes. “I’ve been laid off.” I tried hard to hold back the tears. “My work laptop… they found porn on it. Nothing explicit, standard stuff.” </w:t>
        </w:r>
      </w:ins>
    </w:p>
    <w:p w14:paraId="62733CE0" w14:textId="034A1B36" w:rsidR="006F31F6" w:rsidRPr="000B0CC8" w:rsidRDefault="006F31F6">
      <w:pPr>
        <w:spacing w:line="480" w:lineRule="auto"/>
        <w:ind w:left="-5" w:right="15" w:firstLine="725"/>
        <w:rPr>
          <w:ins w:id="228" w:author="Britt Collins" w:date="2021-09-30T14:58:00Z"/>
          <w:rFonts w:ascii="Times New Roman" w:hAnsi="Times New Roman"/>
          <w:sz w:val="24"/>
          <w:szCs w:val="24"/>
        </w:rPr>
        <w:pPrChange w:id="229" w:author="Britt Collins" w:date="2021-09-30T15:06:00Z">
          <w:pPr>
            <w:ind w:left="-5" w:right="15" w:firstLine="725"/>
          </w:pPr>
        </w:pPrChange>
      </w:pPr>
      <w:ins w:id="230" w:author="Britt Collins" w:date="2021-09-30T14:58:00Z">
        <w:r w:rsidRPr="000B0CC8">
          <w:rPr>
            <w:rFonts w:ascii="Times New Roman" w:hAnsi="Times New Roman"/>
            <w:sz w:val="24"/>
            <w:szCs w:val="24"/>
          </w:rPr>
          <w:t>He reacted calmly in a way fatherly way and offered reassurance.</w:t>
        </w:r>
      </w:ins>
      <w:ins w:id="231" w:author="Britt Collins" w:date="2021-09-30T15:01:00Z">
        <w:r w:rsidR="000B0CC8" w:rsidRPr="000B0CC8">
          <w:rPr>
            <w:rFonts w:ascii="Times New Roman" w:hAnsi="Times New Roman"/>
            <w:sz w:val="24"/>
            <w:szCs w:val="24"/>
          </w:rPr>
          <w:t xml:space="preserve"> </w:t>
        </w:r>
      </w:ins>
      <w:ins w:id="232" w:author="Britt Collins" w:date="2021-09-30T14:58:00Z">
        <w:r w:rsidRPr="000B0CC8">
          <w:rPr>
            <w:rFonts w:ascii="Times New Roman" w:hAnsi="Times New Roman"/>
            <w:sz w:val="24"/>
            <w:szCs w:val="24"/>
          </w:rPr>
          <w:t xml:space="preserve">Mom appeared in the doorway, similarly surprised. I relayed to her what I had told my father. Like Dad, she was visibly shocked, but was quick to offer support. </w:t>
        </w:r>
      </w:ins>
    </w:p>
    <w:p w14:paraId="79F33783" w14:textId="77777777" w:rsidR="006F31F6" w:rsidRPr="000B0CC8" w:rsidRDefault="006F31F6">
      <w:pPr>
        <w:spacing w:line="480" w:lineRule="auto"/>
        <w:ind w:left="-5" w:right="15" w:firstLine="725"/>
        <w:rPr>
          <w:ins w:id="233" w:author="Britt Collins" w:date="2021-09-30T14:58:00Z"/>
          <w:rFonts w:ascii="Times New Roman" w:hAnsi="Times New Roman"/>
          <w:sz w:val="24"/>
          <w:szCs w:val="24"/>
        </w:rPr>
        <w:pPrChange w:id="234" w:author="Britt Collins" w:date="2021-09-30T15:06:00Z">
          <w:pPr>
            <w:ind w:left="-5" w:right="15" w:firstLine="725"/>
          </w:pPr>
        </w:pPrChange>
      </w:pPr>
      <w:ins w:id="235" w:author="Britt Collins" w:date="2021-09-30T14:58:00Z">
        <w:r w:rsidRPr="000B0CC8">
          <w:rPr>
            <w:rFonts w:ascii="Times New Roman" w:hAnsi="Times New Roman"/>
            <w:sz w:val="24"/>
            <w:szCs w:val="24"/>
          </w:rPr>
          <w:t>“Don’t worry David, you’ll live forever on a paradise Earth. You just need to follow Jehovah,” she said. Good old mom, she just wasn't herself unless she preached Jehovah Witness's propaganda. “You can stay here for as long as you like. I felt my stress burn away like fog at dawn.</w:t>
        </w:r>
      </w:ins>
    </w:p>
    <w:p w14:paraId="02A58A24" w14:textId="77777777" w:rsidR="006F31F6" w:rsidRPr="000B0CC8" w:rsidRDefault="006F31F6">
      <w:pPr>
        <w:spacing w:line="480" w:lineRule="auto"/>
        <w:ind w:right="15" w:firstLine="710"/>
        <w:rPr>
          <w:ins w:id="236" w:author="Britt Collins" w:date="2021-09-30T14:58:00Z"/>
          <w:rFonts w:ascii="Times New Roman" w:hAnsi="Times New Roman"/>
          <w:sz w:val="24"/>
          <w:szCs w:val="24"/>
        </w:rPr>
        <w:pPrChange w:id="237" w:author="Britt Collins" w:date="2021-09-30T15:06:00Z">
          <w:pPr>
            <w:ind w:right="15" w:firstLine="710"/>
          </w:pPr>
        </w:pPrChange>
      </w:pPr>
      <w:ins w:id="238" w:author="Britt Collins" w:date="2021-09-30T14:58:00Z">
        <w:r w:rsidRPr="000B0CC8">
          <w:rPr>
            <w:rFonts w:ascii="Times New Roman" w:hAnsi="Times New Roman"/>
            <w:sz w:val="24"/>
            <w:szCs w:val="24"/>
          </w:rPr>
          <w:t xml:space="preserve">I watched TV with Dad that night while mom was busy with some household chores. The life people of my parents’ generation were accustomed to. Slowly, I felt calmer. The Monday night TV shows were an excellent distraction. As the night progressed, tiredness took the better of me. My mind, brimming with thoughts, slowly surrendered as my head melted into the lumpy pillow on my old bed. The next morning, I woke up suddenly. My thoughts were much clearer. I felt good: Normal, stress free, happy. I could hear the radio in the kitchen blasting away with songs from the Sixties, my parent’s heyday. My mom sang above the volume of the radio track with her powerful falsetto. I smiled. I felt hungry, a sensation I hadn't felt since lunch the previous day. I flung the bed covers to one side and made my way down the creaky, carpeted stairs. My mother was always concerned about my health. </w:t>
        </w:r>
      </w:ins>
    </w:p>
    <w:p w14:paraId="23B129C6" w14:textId="77777777" w:rsidR="006F31F6" w:rsidRPr="000B0CC8" w:rsidRDefault="006F31F6">
      <w:pPr>
        <w:spacing w:line="480" w:lineRule="auto"/>
        <w:ind w:left="-5" w:right="15" w:firstLine="725"/>
        <w:rPr>
          <w:ins w:id="239" w:author="Britt Collins" w:date="2021-09-30T14:58:00Z"/>
          <w:rFonts w:ascii="Times New Roman" w:hAnsi="Times New Roman"/>
          <w:sz w:val="24"/>
          <w:szCs w:val="24"/>
        </w:rPr>
        <w:pPrChange w:id="240" w:author="Britt Collins" w:date="2021-09-30T15:06:00Z">
          <w:pPr>
            <w:ind w:left="-5" w:right="15" w:firstLine="725"/>
          </w:pPr>
        </w:pPrChange>
      </w:pPr>
      <w:ins w:id="241" w:author="Britt Collins" w:date="2021-09-30T14:58:00Z">
        <w:r w:rsidRPr="000B0CC8">
          <w:rPr>
            <w:rFonts w:ascii="Times New Roman" w:hAnsi="Times New Roman"/>
            <w:sz w:val="24"/>
            <w:szCs w:val="24"/>
          </w:rPr>
          <w:t xml:space="preserve">"Now then, what would you be liking?" she asked. </w:t>
        </w:r>
      </w:ins>
    </w:p>
    <w:p w14:paraId="5E9C483A" w14:textId="77777777" w:rsidR="006F31F6" w:rsidRPr="000B0CC8" w:rsidRDefault="006F31F6">
      <w:pPr>
        <w:spacing w:line="480" w:lineRule="auto"/>
        <w:ind w:left="-5" w:right="15" w:firstLine="725"/>
        <w:rPr>
          <w:ins w:id="242" w:author="Britt Collins" w:date="2021-09-30T14:58:00Z"/>
          <w:rFonts w:ascii="Times New Roman" w:hAnsi="Times New Roman"/>
          <w:sz w:val="24"/>
          <w:szCs w:val="24"/>
        </w:rPr>
        <w:pPrChange w:id="243" w:author="Britt Collins" w:date="2021-09-30T15:06:00Z">
          <w:pPr>
            <w:ind w:left="-5" w:right="15" w:firstLine="725"/>
          </w:pPr>
        </w:pPrChange>
      </w:pPr>
      <w:ins w:id="244" w:author="Britt Collins" w:date="2021-09-30T14:58:00Z">
        <w:r w:rsidRPr="000B0CC8">
          <w:rPr>
            <w:rFonts w:ascii="Times New Roman" w:hAnsi="Times New Roman"/>
            <w:sz w:val="24"/>
            <w:szCs w:val="24"/>
          </w:rPr>
          <w:t xml:space="preserve">I smiled and said, “I’d love a toasted bacon sandwich with grilled tomatoes and HP sauce, my darling.” Darling was a nickname inspired by TV show </w:t>
        </w:r>
        <w:r w:rsidRPr="000B0CC8">
          <w:rPr>
            <w:rFonts w:ascii="Times New Roman" w:hAnsi="Times New Roman"/>
            <w:i/>
            <w:sz w:val="24"/>
            <w:szCs w:val="24"/>
          </w:rPr>
          <w:t>Black Adder Goes Forth</w:t>
        </w:r>
        <w:r w:rsidRPr="000B0CC8">
          <w:rPr>
            <w:rFonts w:ascii="Times New Roman" w:hAnsi="Times New Roman"/>
            <w:sz w:val="24"/>
            <w:szCs w:val="24"/>
          </w:rPr>
          <w:t>. I found most of my humorous words were inspired by British comedies.</w:t>
        </w:r>
      </w:ins>
    </w:p>
    <w:p w14:paraId="2C8BCBDD" w14:textId="77777777" w:rsidR="006F31F6" w:rsidRPr="000B0CC8" w:rsidRDefault="006F31F6">
      <w:pPr>
        <w:spacing w:line="480" w:lineRule="auto"/>
        <w:ind w:left="-5" w:right="15" w:firstLine="725"/>
        <w:rPr>
          <w:ins w:id="245" w:author="Britt Collins" w:date="2021-09-30T14:58:00Z"/>
          <w:rFonts w:ascii="Times New Roman" w:hAnsi="Times New Roman"/>
          <w:sz w:val="24"/>
          <w:szCs w:val="24"/>
        </w:rPr>
        <w:pPrChange w:id="246" w:author="Britt Collins" w:date="2021-09-30T15:06:00Z">
          <w:pPr>
            <w:ind w:left="-5" w:right="15" w:firstLine="725"/>
          </w:pPr>
        </w:pPrChange>
      </w:pPr>
      <w:ins w:id="247" w:author="Britt Collins" w:date="2021-09-30T14:58:00Z">
        <w:r w:rsidRPr="000B0CC8">
          <w:rPr>
            <w:rFonts w:ascii="Times New Roman" w:hAnsi="Times New Roman"/>
            <w:sz w:val="24"/>
            <w:szCs w:val="24"/>
          </w:rPr>
          <w:lastRenderedPageBreak/>
          <w:t>I was a picky eater, even at 30 years old. I liked the bacon sandwich prepared perfectly, the way my father prepared it: bacon, no rind, cooked-medium. Tomatoes sliced in half, stalk end removed, and cooked medium-well. I found out from my relatives that Dad was nicknamed Fussy Fred because of his unusual high food standards.</w:t>
        </w:r>
      </w:ins>
    </w:p>
    <w:p w14:paraId="6D08C867" w14:textId="4D029094" w:rsidR="006F31F6" w:rsidRPr="000B0CC8" w:rsidRDefault="006F31F6">
      <w:pPr>
        <w:spacing w:line="480" w:lineRule="auto"/>
        <w:ind w:left="-5" w:right="15" w:firstLine="725"/>
        <w:rPr>
          <w:ins w:id="248" w:author="Britt Collins" w:date="2021-09-30T14:58:00Z"/>
          <w:rFonts w:ascii="Times New Roman" w:hAnsi="Times New Roman"/>
          <w:sz w:val="24"/>
          <w:szCs w:val="24"/>
        </w:rPr>
        <w:pPrChange w:id="249" w:author="Britt Collins" w:date="2021-09-30T15:06:00Z">
          <w:pPr>
            <w:ind w:left="-5" w:right="15" w:firstLine="725"/>
          </w:pPr>
        </w:pPrChange>
      </w:pPr>
      <w:ins w:id="250" w:author="Britt Collins" w:date="2021-09-30T14:58:00Z">
        <w:r w:rsidRPr="000B0CC8">
          <w:rPr>
            <w:rFonts w:ascii="Times New Roman" w:hAnsi="Times New Roman"/>
            <w:sz w:val="24"/>
            <w:szCs w:val="24"/>
          </w:rPr>
          <w:t xml:space="preserve">The smell of bacon filled the house. My mother offered a waitress-like service. She walked into the lounge with a tray of burnt bacon and baked beans sandwiches. It was plonked down on my lap. “I hope it's to your liking,” she said enthusiastically. </w:t>
        </w:r>
      </w:ins>
    </w:p>
    <w:p w14:paraId="7C3543DE" w14:textId="5E4A5DA4" w:rsidR="006F31F6" w:rsidRPr="000B0CC8" w:rsidRDefault="006F31F6">
      <w:pPr>
        <w:spacing w:line="480" w:lineRule="auto"/>
        <w:ind w:left="-5" w:right="15" w:firstLine="725"/>
        <w:rPr>
          <w:ins w:id="251" w:author="Britt Collins" w:date="2021-09-30T14:58:00Z"/>
          <w:rFonts w:ascii="Times New Roman" w:hAnsi="Times New Roman"/>
          <w:sz w:val="24"/>
          <w:szCs w:val="24"/>
        </w:rPr>
        <w:pPrChange w:id="252" w:author="Britt Collins" w:date="2021-09-30T15:07:00Z">
          <w:pPr>
            <w:ind w:left="-5" w:right="15" w:firstLine="725"/>
          </w:pPr>
        </w:pPrChange>
      </w:pPr>
      <w:ins w:id="253" w:author="Britt Collins" w:date="2021-09-30T14:58:00Z">
        <w:r w:rsidRPr="000B0CC8">
          <w:rPr>
            <w:rFonts w:ascii="Times New Roman" w:hAnsi="Times New Roman"/>
            <w:sz w:val="24"/>
            <w:szCs w:val="24"/>
          </w:rPr>
          <w:t>My stare was diverted from the TV to the tray. I located the first half of the sandwich with my right hand. I continued watching TV as I took a bite. Disappointment entered my mind. “Mom, I asked for tomatoes, not baked beans,” I shouted out. She was singing in the kitchen and couldn’t hear me. I had no intention of leaving the comfort of the sofa. All I could muster was a grumble before wolfing it down anyway.</w:t>
        </w:r>
      </w:ins>
    </w:p>
    <w:p w14:paraId="22799A6E" w14:textId="24396A12" w:rsidR="006F31F6" w:rsidRPr="000B0CC8" w:rsidRDefault="000B0CC8">
      <w:pPr>
        <w:spacing w:line="480" w:lineRule="auto"/>
        <w:ind w:left="-5" w:right="15" w:firstLine="725"/>
        <w:rPr>
          <w:ins w:id="254" w:author="Britt Collins" w:date="2021-09-30T14:58:00Z"/>
          <w:rFonts w:ascii="Times New Roman" w:hAnsi="Times New Roman"/>
          <w:sz w:val="24"/>
          <w:szCs w:val="24"/>
        </w:rPr>
        <w:pPrChange w:id="255" w:author="Britt Collins" w:date="2021-09-30T15:06:00Z">
          <w:pPr>
            <w:ind w:left="-5" w:right="15" w:firstLine="725"/>
          </w:pPr>
        </w:pPrChange>
      </w:pPr>
      <w:ins w:id="256" w:author="Britt Collins" w:date="2021-09-30T15:08:00Z">
        <w:r>
          <w:rPr>
            <w:rFonts w:ascii="Times New Roman" w:hAnsi="Times New Roman"/>
            <w:sz w:val="24"/>
            <w:szCs w:val="24"/>
          </w:rPr>
          <w:t xml:space="preserve">Afterwards </w:t>
        </w:r>
      </w:ins>
      <w:ins w:id="257" w:author="Britt Collins" w:date="2021-09-30T14:58:00Z">
        <w:r w:rsidR="006F31F6" w:rsidRPr="000B0CC8">
          <w:rPr>
            <w:rFonts w:ascii="Times New Roman" w:hAnsi="Times New Roman"/>
            <w:sz w:val="24"/>
            <w:szCs w:val="24"/>
          </w:rPr>
          <w:t xml:space="preserve">I showered and changed into an old T-shirt and jeans I borrowed from my father. </w:t>
        </w:r>
      </w:ins>
      <w:ins w:id="258" w:author="Britt Collins" w:date="2021-09-30T15:08:00Z">
        <w:r w:rsidRPr="007F3300">
          <w:rPr>
            <w:rFonts w:ascii="Times New Roman" w:hAnsi="Times New Roman"/>
            <w:sz w:val="24"/>
            <w:szCs w:val="24"/>
          </w:rPr>
          <w:t xml:space="preserve">My work clothes felt tainted by yesterday’s events. </w:t>
        </w:r>
      </w:ins>
      <w:ins w:id="259" w:author="Britt Collins" w:date="2021-09-30T14:58:00Z">
        <w:r w:rsidR="006F31F6" w:rsidRPr="000B0CC8">
          <w:rPr>
            <w:rFonts w:ascii="Times New Roman" w:hAnsi="Times New Roman"/>
            <w:sz w:val="24"/>
            <w:szCs w:val="24"/>
          </w:rPr>
          <w:t>I wanted to get back to my home in Lichfield to think over my short-term future. Dad asked if I needed a lift to the train station. He was heading to his brother’s for a catch-up and happy to drop me off.</w:t>
        </w:r>
      </w:ins>
    </w:p>
    <w:p w14:paraId="09CC011E" w14:textId="76714CD0" w:rsidR="006F31F6" w:rsidRPr="000B0CC8" w:rsidRDefault="006F31F6">
      <w:pPr>
        <w:spacing w:line="480" w:lineRule="auto"/>
        <w:ind w:left="-5" w:right="15" w:firstLine="725"/>
        <w:rPr>
          <w:ins w:id="260" w:author="Britt Collins" w:date="2021-09-30T14:58:00Z"/>
          <w:rFonts w:ascii="Times New Roman" w:hAnsi="Times New Roman"/>
          <w:sz w:val="24"/>
          <w:szCs w:val="24"/>
        </w:rPr>
        <w:pPrChange w:id="261" w:author="Britt Collins" w:date="2021-09-30T15:06:00Z">
          <w:pPr>
            <w:ind w:left="-5" w:right="15" w:firstLine="725"/>
          </w:pPr>
        </w:pPrChange>
      </w:pPr>
      <w:ins w:id="262" w:author="Britt Collins" w:date="2021-09-30T14:58:00Z">
        <w:r w:rsidRPr="000B0CC8">
          <w:rPr>
            <w:rFonts w:ascii="Times New Roman" w:hAnsi="Times New Roman"/>
            <w:sz w:val="24"/>
            <w:szCs w:val="24"/>
          </w:rPr>
          <w:t>I made my way to the platform at the train station. It felt like my first day at school, leaving the comfort of my parents’ house and entering the unknown. With my mind undistracted, it was left to wander. The weight of my situation became heavier as I wondered what should I to do with my life. When the train departed, the hypnotic noises and vibrations lulled me to sleep. I had to be careful in my semi-conscious state not to miss my stop, Lichfield City and end up at the end of the line, Lichfield Trent Valley. This would result in a 30-minute walk home. Thankfully on this occasion that didn't happen.</w:t>
        </w:r>
      </w:ins>
    </w:p>
    <w:p w14:paraId="7253A301" w14:textId="77777777" w:rsidR="006F31F6" w:rsidRPr="000B0CC8" w:rsidRDefault="006F31F6">
      <w:pPr>
        <w:spacing w:after="10" w:line="480" w:lineRule="auto"/>
        <w:ind w:left="0" w:right="15" w:firstLine="0"/>
        <w:rPr>
          <w:ins w:id="263" w:author="Britt Collins" w:date="2021-09-30T14:58:00Z"/>
          <w:rFonts w:ascii="Times New Roman" w:hAnsi="Times New Roman"/>
          <w:sz w:val="24"/>
          <w:szCs w:val="24"/>
        </w:rPr>
        <w:pPrChange w:id="264" w:author="Britt Collins" w:date="2021-09-30T15:06:00Z">
          <w:pPr>
            <w:spacing w:after="10"/>
            <w:ind w:left="-5" w:right="15"/>
          </w:pPr>
        </w:pPrChange>
      </w:pPr>
      <w:ins w:id="265" w:author="Britt Collins" w:date="2021-09-30T14:58:00Z">
        <w:r w:rsidRPr="000B0CC8">
          <w:rPr>
            <w:rFonts w:ascii="Times New Roman" w:hAnsi="Times New Roman"/>
            <w:b/>
            <w:sz w:val="24"/>
            <w:szCs w:val="24"/>
          </w:rPr>
          <w:t>YOU NEED A SCENE TRANSITION HERE</w:t>
        </w:r>
        <w:r w:rsidRPr="000B0CC8">
          <w:rPr>
            <w:rFonts w:ascii="Times New Roman" w:hAnsi="Times New Roman"/>
            <w:sz w:val="24"/>
            <w:szCs w:val="24"/>
          </w:rPr>
          <w:t xml:space="preserve"> When I got back to my dark, empty flat, two-storey townhouse, I felt lost and a little depressed. I slowly walked into the cold lounge, flopped down on the sofa and reached for my laptop. I went to my first place of solace, my personal email.</w:t>
        </w:r>
      </w:ins>
    </w:p>
    <w:p w14:paraId="0DA145AB" w14:textId="77777777" w:rsidR="006F31F6" w:rsidRPr="000B0CC8" w:rsidRDefault="006F31F6">
      <w:pPr>
        <w:spacing w:line="480" w:lineRule="auto"/>
        <w:ind w:left="-5" w:right="15"/>
        <w:rPr>
          <w:ins w:id="266" w:author="Britt Collins" w:date="2021-09-30T14:58:00Z"/>
          <w:rFonts w:ascii="Times New Roman" w:hAnsi="Times New Roman"/>
          <w:sz w:val="24"/>
          <w:szCs w:val="24"/>
        </w:rPr>
        <w:pPrChange w:id="267" w:author="Britt Collins" w:date="2021-09-30T15:06:00Z">
          <w:pPr>
            <w:ind w:left="-5" w:right="15"/>
          </w:pPr>
        </w:pPrChange>
      </w:pPr>
      <w:ins w:id="268" w:author="Britt Collins" w:date="2021-09-30T14:58:00Z">
        <w:r w:rsidRPr="000B0CC8">
          <w:rPr>
            <w:rFonts w:ascii="Times New Roman" w:hAnsi="Times New Roman"/>
            <w:sz w:val="24"/>
            <w:szCs w:val="24"/>
          </w:rPr>
          <w:t>With difficulty, I attempted to write an email.</w:t>
        </w:r>
      </w:ins>
    </w:p>
    <w:p w14:paraId="7EFA5E99" w14:textId="77777777" w:rsidR="006F31F6" w:rsidRPr="000B0CC8" w:rsidRDefault="006F31F6">
      <w:pPr>
        <w:spacing w:line="480" w:lineRule="auto"/>
        <w:ind w:left="-5" w:right="15"/>
        <w:rPr>
          <w:ins w:id="269" w:author="Britt Collins" w:date="2021-09-30T14:58:00Z"/>
          <w:rFonts w:ascii="Times New Roman" w:hAnsi="Times New Roman"/>
          <w:i/>
          <w:sz w:val="24"/>
          <w:szCs w:val="24"/>
        </w:rPr>
        <w:pPrChange w:id="270" w:author="Britt Collins" w:date="2021-09-30T15:06:00Z">
          <w:pPr>
            <w:ind w:left="-5" w:right="15"/>
          </w:pPr>
        </w:pPrChange>
      </w:pPr>
      <w:ins w:id="271" w:author="Britt Collins" w:date="2021-09-30T14:58:00Z">
        <w:r w:rsidRPr="000B0CC8">
          <w:rPr>
            <w:rFonts w:ascii="Times New Roman" w:hAnsi="Times New Roman"/>
            <w:i/>
            <w:sz w:val="24"/>
            <w:szCs w:val="24"/>
          </w:rPr>
          <w:lastRenderedPageBreak/>
          <w:t>Dear (colleague),</w:t>
        </w:r>
      </w:ins>
    </w:p>
    <w:p w14:paraId="660C1D99" w14:textId="77777777" w:rsidR="006F31F6" w:rsidRPr="000B0CC8" w:rsidRDefault="006F31F6">
      <w:pPr>
        <w:spacing w:line="480" w:lineRule="auto"/>
        <w:ind w:left="-5" w:right="15"/>
        <w:rPr>
          <w:ins w:id="272" w:author="Britt Collins" w:date="2021-09-30T14:58:00Z"/>
          <w:rFonts w:ascii="Times New Roman" w:hAnsi="Times New Roman"/>
          <w:i/>
          <w:sz w:val="24"/>
          <w:szCs w:val="24"/>
        </w:rPr>
        <w:pPrChange w:id="273" w:author="Britt Collins" w:date="2021-09-30T15:06:00Z">
          <w:pPr>
            <w:ind w:left="-5" w:right="15"/>
          </w:pPr>
        </w:pPrChange>
      </w:pPr>
      <w:ins w:id="274" w:author="Britt Collins" w:date="2021-09-30T14:58:00Z">
        <w:r w:rsidRPr="000B0CC8">
          <w:rPr>
            <w:rFonts w:ascii="Times New Roman" w:hAnsi="Times New Roman"/>
            <w:i/>
            <w:sz w:val="24"/>
            <w:szCs w:val="24"/>
          </w:rPr>
          <w:t>I no longer work for the software testing consultancy. Unfortunately, I have been dismissed for possessing explicit material on my laptop.</w:t>
        </w:r>
      </w:ins>
    </w:p>
    <w:p w14:paraId="79D866E5" w14:textId="77777777" w:rsidR="006F31F6" w:rsidRPr="000B0CC8" w:rsidRDefault="006F31F6">
      <w:pPr>
        <w:spacing w:line="480" w:lineRule="auto"/>
        <w:ind w:left="-5" w:right="15"/>
        <w:rPr>
          <w:ins w:id="275" w:author="Britt Collins" w:date="2021-09-30T14:58:00Z"/>
          <w:rFonts w:ascii="Times New Roman" w:hAnsi="Times New Roman"/>
          <w:i/>
          <w:sz w:val="24"/>
          <w:szCs w:val="24"/>
        </w:rPr>
        <w:pPrChange w:id="276" w:author="Britt Collins" w:date="2021-09-30T15:06:00Z">
          <w:pPr>
            <w:ind w:left="-5" w:right="15"/>
          </w:pPr>
        </w:pPrChange>
      </w:pPr>
      <w:ins w:id="277" w:author="Britt Collins" w:date="2021-09-30T14:58:00Z">
        <w:r w:rsidRPr="000B0CC8">
          <w:rPr>
            <w:rFonts w:ascii="Times New Roman" w:hAnsi="Times New Roman"/>
            <w:i/>
            <w:sz w:val="24"/>
            <w:szCs w:val="24"/>
          </w:rPr>
          <w:t>I will be searching for new opportunities. If you know any roles that are available, I would appreciate it if you could contact me.</w:t>
        </w:r>
      </w:ins>
    </w:p>
    <w:p w14:paraId="7DF06A1B" w14:textId="77777777" w:rsidR="006F31F6" w:rsidRPr="000B0CC8" w:rsidRDefault="006F31F6">
      <w:pPr>
        <w:spacing w:line="480" w:lineRule="auto"/>
        <w:ind w:left="-5" w:right="15"/>
        <w:rPr>
          <w:ins w:id="278" w:author="Britt Collins" w:date="2021-09-30T14:58:00Z"/>
          <w:rFonts w:ascii="Times New Roman" w:hAnsi="Times New Roman"/>
          <w:i/>
          <w:sz w:val="24"/>
          <w:szCs w:val="24"/>
        </w:rPr>
        <w:pPrChange w:id="279" w:author="Britt Collins" w:date="2021-09-30T15:06:00Z">
          <w:pPr>
            <w:ind w:left="-5" w:right="15"/>
          </w:pPr>
        </w:pPrChange>
      </w:pPr>
      <w:ins w:id="280" w:author="Britt Collins" w:date="2021-09-30T14:58:00Z">
        <w:r w:rsidRPr="000B0CC8">
          <w:rPr>
            <w:rFonts w:ascii="Times New Roman" w:hAnsi="Times New Roman"/>
            <w:i/>
            <w:sz w:val="24"/>
            <w:szCs w:val="24"/>
          </w:rPr>
          <w:t>Thanks,</w:t>
        </w:r>
      </w:ins>
    </w:p>
    <w:p w14:paraId="0B238506" w14:textId="77777777" w:rsidR="006F31F6" w:rsidRPr="000B0CC8" w:rsidRDefault="006F31F6">
      <w:pPr>
        <w:spacing w:line="480" w:lineRule="auto"/>
        <w:ind w:left="-5" w:right="15"/>
        <w:rPr>
          <w:ins w:id="281" w:author="Britt Collins" w:date="2021-09-30T14:58:00Z"/>
          <w:rFonts w:ascii="Times New Roman" w:hAnsi="Times New Roman"/>
          <w:i/>
          <w:sz w:val="24"/>
          <w:szCs w:val="24"/>
        </w:rPr>
        <w:pPrChange w:id="282" w:author="Britt Collins" w:date="2021-09-30T15:06:00Z">
          <w:pPr>
            <w:ind w:left="-5" w:right="15"/>
          </w:pPr>
        </w:pPrChange>
      </w:pPr>
      <w:ins w:id="283" w:author="Britt Collins" w:date="2021-09-30T14:58:00Z">
        <w:r w:rsidRPr="000B0CC8">
          <w:rPr>
            <w:rFonts w:ascii="Times New Roman" w:hAnsi="Times New Roman"/>
            <w:i/>
            <w:sz w:val="24"/>
            <w:szCs w:val="24"/>
          </w:rPr>
          <w:t>Dave</w:t>
        </w:r>
      </w:ins>
    </w:p>
    <w:p w14:paraId="6CB2EA5A" w14:textId="3AD44D83" w:rsidR="006F31F6" w:rsidRPr="000B0CC8" w:rsidRDefault="006F31F6">
      <w:pPr>
        <w:spacing w:line="480" w:lineRule="auto"/>
        <w:ind w:left="-5" w:right="15" w:firstLine="725"/>
        <w:rPr>
          <w:ins w:id="284" w:author="Britt Collins" w:date="2021-09-30T14:58:00Z"/>
          <w:rFonts w:ascii="Times New Roman" w:hAnsi="Times New Roman"/>
          <w:sz w:val="24"/>
          <w:szCs w:val="24"/>
        </w:rPr>
        <w:pPrChange w:id="285" w:author="Britt Collins" w:date="2021-09-30T15:06:00Z">
          <w:pPr>
            <w:ind w:left="-5" w:right="15" w:firstLine="725"/>
          </w:pPr>
        </w:pPrChange>
      </w:pPr>
      <w:ins w:id="286" w:author="Britt Collins" w:date="2021-09-30T14:58:00Z">
        <w:r w:rsidRPr="000B0CC8">
          <w:rPr>
            <w:rFonts w:ascii="Times New Roman" w:hAnsi="Times New Roman"/>
            <w:sz w:val="24"/>
            <w:szCs w:val="24"/>
          </w:rPr>
          <w:t xml:space="preserve">I modified the salutation to match the email address of each close colleague. I clicked SEND, sighed and looked out the window. That bloody grass in back garden needed cutting. I sat back and </w:t>
        </w:r>
      </w:ins>
      <w:ins w:id="287" w:author="Britt Collins" w:date="2021-09-30T15:08:00Z">
        <w:r w:rsidR="002F470B">
          <w:rPr>
            <w:rFonts w:ascii="Times New Roman" w:hAnsi="Times New Roman"/>
            <w:sz w:val="24"/>
            <w:szCs w:val="24"/>
          </w:rPr>
          <w:t xml:space="preserve">thinking about </w:t>
        </w:r>
      </w:ins>
      <w:ins w:id="288" w:author="Britt Collins" w:date="2021-09-30T14:58:00Z">
        <w:r w:rsidRPr="000B0CC8">
          <w:rPr>
            <w:rFonts w:ascii="Times New Roman" w:hAnsi="Times New Roman"/>
            <w:sz w:val="24"/>
            <w:szCs w:val="24"/>
          </w:rPr>
          <w:t xml:space="preserve">how will this news </w:t>
        </w:r>
      </w:ins>
      <w:ins w:id="289" w:author="Britt Collins" w:date="2021-09-30T15:08:00Z">
        <w:r w:rsidR="002F470B">
          <w:rPr>
            <w:rFonts w:ascii="Times New Roman" w:hAnsi="Times New Roman"/>
            <w:sz w:val="24"/>
            <w:szCs w:val="24"/>
          </w:rPr>
          <w:t>wou</w:t>
        </w:r>
      </w:ins>
      <w:ins w:id="290" w:author="Britt Collins" w:date="2021-09-30T15:09:00Z">
        <w:r w:rsidR="002F470B">
          <w:rPr>
            <w:rFonts w:ascii="Times New Roman" w:hAnsi="Times New Roman"/>
            <w:sz w:val="24"/>
            <w:szCs w:val="24"/>
          </w:rPr>
          <w:t xml:space="preserve">ld </w:t>
        </w:r>
      </w:ins>
      <w:ins w:id="291" w:author="Britt Collins" w:date="2021-09-30T14:58:00Z">
        <w:r w:rsidRPr="000B0CC8">
          <w:rPr>
            <w:rFonts w:ascii="Times New Roman" w:hAnsi="Times New Roman"/>
            <w:sz w:val="24"/>
            <w:szCs w:val="24"/>
          </w:rPr>
          <w:t>be received</w:t>
        </w:r>
      </w:ins>
      <w:ins w:id="292" w:author="Britt Collins" w:date="2021-09-30T15:09:00Z">
        <w:r w:rsidR="002F470B">
          <w:rPr>
            <w:rFonts w:ascii="Times New Roman" w:hAnsi="Times New Roman"/>
            <w:sz w:val="24"/>
            <w:szCs w:val="24"/>
          </w:rPr>
          <w:t xml:space="preserve"> or whether </w:t>
        </w:r>
      </w:ins>
      <w:ins w:id="293" w:author="Britt Collins" w:date="2021-09-30T14:58:00Z">
        <w:r w:rsidRPr="000B0CC8">
          <w:rPr>
            <w:rFonts w:ascii="Times New Roman" w:hAnsi="Times New Roman"/>
            <w:sz w:val="24"/>
            <w:szCs w:val="24"/>
          </w:rPr>
          <w:t xml:space="preserve">I reaching out to the right people?" I wanted so badly to right the wrongs. I wanted so badly to have my job back. I felt desperate. Everything, it felt, was reliant on my job. </w:t>
        </w:r>
        <w:r w:rsidRPr="000B0CC8">
          <w:rPr>
            <w:rFonts w:ascii="Times New Roman" w:hAnsi="Times New Roman"/>
            <w:i/>
            <w:sz w:val="24"/>
            <w:szCs w:val="24"/>
          </w:rPr>
          <w:t>I needed to reduce my outgoings. Where do I start? The TV? The car? The house</w:t>
        </w:r>
        <w:r w:rsidRPr="000B0CC8">
          <w:rPr>
            <w:rFonts w:ascii="Times New Roman" w:hAnsi="Times New Roman"/>
            <w:sz w:val="24"/>
            <w:szCs w:val="24"/>
          </w:rPr>
          <w:t>?</w:t>
        </w:r>
      </w:ins>
    </w:p>
    <w:p w14:paraId="67CB2B5D" w14:textId="739CD09B" w:rsidR="006F31F6" w:rsidRPr="000B0CC8" w:rsidRDefault="006F31F6">
      <w:pPr>
        <w:spacing w:line="480" w:lineRule="auto"/>
        <w:ind w:left="-5" w:right="15" w:firstLine="725"/>
        <w:rPr>
          <w:ins w:id="294" w:author="Britt Collins" w:date="2021-09-30T14:58:00Z"/>
          <w:rFonts w:ascii="Times New Roman" w:hAnsi="Times New Roman"/>
          <w:sz w:val="24"/>
          <w:szCs w:val="24"/>
        </w:rPr>
        <w:pPrChange w:id="295" w:author="Britt Collins" w:date="2021-09-30T15:06:00Z">
          <w:pPr>
            <w:ind w:left="-5" w:right="15"/>
          </w:pPr>
        </w:pPrChange>
      </w:pPr>
      <w:ins w:id="296" w:author="Britt Collins" w:date="2021-09-30T14:58:00Z">
        <w:r w:rsidRPr="000B0CC8">
          <w:rPr>
            <w:rFonts w:ascii="Times New Roman" w:hAnsi="Times New Roman"/>
            <w:sz w:val="24"/>
            <w:szCs w:val="24"/>
          </w:rPr>
          <w:t>Losing my job couldn’t possibly have come at a worse time. It was autumn 2009, deep in the worst of the fallout from the global financial crisis of 2007-2008. Banks were hardly lending, few people had money and many were feeling too insecure to spend. I had originally bought my house for a cool £170,000 and owed over £150,000 to the building society. The house was now worth less than £140,000. If I sold it now, I would owe at least £10,000. Was it even possible to sell the property in the current housing slump? What was the current rental market like?</w:t>
        </w:r>
      </w:ins>
    </w:p>
    <w:p w14:paraId="0F1CC8D0" w14:textId="77777777" w:rsidR="000B0CC8" w:rsidRPr="000B0CC8" w:rsidRDefault="000B0CC8">
      <w:pPr>
        <w:spacing w:line="480" w:lineRule="auto"/>
        <w:ind w:left="-15" w:right="15" w:firstLine="0"/>
        <w:rPr>
          <w:ins w:id="297" w:author="Britt Collins" w:date="2021-09-30T15:04:00Z"/>
          <w:rFonts w:ascii="Times New Roman" w:hAnsi="Times New Roman"/>
          <w:b/>
          <w:sz w:val="24"/>
          <w:szCs w:val="24"/>
        </w:rPr>
        <w:pPrChange w:id="298" w:author="Britt Collins" w:date="2021-09-30T15:06:00Z">
          <w:pPr>
            <w:ind w:left="-15" w:right="15" w:firstLine="0"/>
          </w:pPr>
        </w:pPrChange>
      </w:pPr>
    </w:p>
    <w:p w14:paraId="784B8FCF" w14:textId="61FBACB0" w:rsidR="006F31F6" w:rsidRPr="000B0CC8" w:rsidRDefault="006F31F6">
      <w:pPr>
        <w:spacing w:line="480" w:lineRule="auto"/>
        <w:ind w:left="-15" w:right="15" w:firstLine="0"/>
        <w:rPr>
          <w:ins w:id="299" w:author="Britt Collins" w:date="2021-09-30T14:58:00Z"/>
          <w:rFonts w:ascii="Times New Roman" w:hAnsi="Times New Roman"/>
          <w:sz w:val="24"/>
          <w:szCs w:val="24"/>
        </w:rPr>
        <w:pPrChange w:id="300" w:author="Britt Collins" w:date="2021-09-30T15:06:00Z">
          <w:pPr>
            <w:ind w:left="-5" w:right="15"/>
          </w:pPr>
        </w:pPrChange>
      </w:pPr>
      <w:ins w:id="301" w:author="Britt Collins" w:date="2021-09-30T14:58:00Z">
        <w:r w:rsidRPr="000B0CC8">
          <w:rPr>
            <w:rFonts w:ascii="Times New Roman" w:hAnsi="Times New Roman"/>
            <w:b/>
            <w:sz w:val="24"/>
            <w:szCs w:val="24"/>
          </w:rPr>
          <w:t>NEED SCENE TRANSITION</w:t>
        </w:r>
        <w:r w:rsidRPr="000B0CC8">
          <w:rPr>
            <w:rFonts w:ascii="Times New Roman" w:hAnsi="Times New Roman"/>
            <w:sz w:val="24"/>
            <w:szCs w:val="24"/>
          </w:rPr>
          <w:t xml:space="preserve"> The next day I composed myself and hesitantly walked to Bore Street, Lichfield's Estate Agent High Street. I began window-shopping in a formal order of the top five estate agents. I popped in and spoke to a member of staff in each venue. By the time I got to the bottom of Bore Street, I was well-versed in the housing market. Overwhelmingly, house rental was the recommendation </w:t>
        </w:r>
        <w:r w:rsidRPr="000B0CC8">
          <w:rPr>
            <w:rFonts w:ascii="Times New Roman" w:hAnsi="Times New Roman"/>
            <w:sz w:val="24"/>
            <w:szCs w:val="24"/>
          </w:rPr>
          <w:lastRenderedPageBreak/>
          <w:t xml:space="preserve">and two agents offered to put my house on the market. I felt happier. I was desperate to complete the process quickly. </w:t>
        </w:r>
        <w:r w:rsidRPr="000B0CC8">
          <w:rPr>
            <w:rFonts w:ascii="Times New Roman" w:hAnsi="Times New Roman"/>
            <w:b/>
            <w:sz w:val="24"/>
            <w:szCs w:val="24"/>
          </w:rPr>
          <w:t>YOU DON’T NEED ALL THE MINUTE, UNINTERESTING DETAIL HERE</w:t>
        </w:r>
        <w:r w:rsidRPr="000B0CC8">
          <w:rPr>
            <w:rFonts w:ascii="Times New Roman" w:hAnsi="Times New Roman"/>
            <w:sz w:val="24"/>
            <w:szCs w:val="24"/>
          </w:rPr>
          <w:t>.</w:t>
        </w:r>
      </w:ins>
    </w:p>
    <w:p w14:paraId="05D8F02A" w14:textId="77777777" w:rsidR="006F31F6" w:rsidRPr="000B0CC8" w:rsidRDefault="006F31F6">
      <w:pPr>
        <w:spacing w:line="480" w:lineRule="auto"/>
        <w:ind w:left="-5" w:right="15" w:firstLine="725"/>
        <w:rPr>
          <w:ins w:id="302" w:author="Britt Collins" w:date="2021-09-30T14:58:00Z"/>
          <w:rFonts w:ascii="Times New Roman" w:hAnsi="Times New Roman"/>
          <w:sz w:val="24"/>
          <w:szCs w:val="24"/>
        </w:rPr>
        <w:pPrChange w:id="303" w:author="Britt Collins" w:date="2021-09-30T15:06:00Z">
          <w:pPr>
            <w:ind w:left="-5" w:right="15" w:firstLine="725"/>
          </w:pPr>
        </w:pPrChange>
      </w:pPr>
      <w:ins w:id="304" w:author="Britt Collins" w:date="2021-09-30T14:58:00Z">
        <w:r w:rsidRPr="000B0CC8">
          <w:rPr>
            <w:rFonts w:ascii="Times New Roman" w:hAnsi="Times New Roman"/>
            <w:sz w:val="24"/>
            <w:szCs w:val="24"/>
          </w:rPr>
          <w:t>Back at the flat, I caught up on my emails from my old colleagues sending me prospective job leads and helping me revise my CV. I contacted job agencies via job sites. Being desperately in need of a job, I felt in a terrible bargaining position. Every time my phone rang, I jumped on it, hoping to hear of a job opportunity. I so wanted every call to be: “Dave, we found you the ideal job. It’s in your field of expertise, a stone’s throw from where you live, offering £40k+ and you start tomorrow!” Basically, my old job. I yearned to still be there at the office, working with amazing people and doing a job I loved. I had low self-esteem and lacked self-respect.</w:t>
        </w:r>
        <w:r w:rsidRPr="000B0CC8" w:rsidDel="00F708FE">
          <w:rPr>
            <w:rFonts w:ascii="Times New Roman" w:hAnsi="Times New Roman"/>
            <w:sz w:val="24"/>
            <w:szCs w:val="24"/>
          </w:rPr>
          <w:t xml:space="preserve"> </w:t>
        </w:r>
        <w:r w:rsidRPr="000B0CC8">
          <w:rPr>
            <w:rFonts w:ascii="Times New Roman" w:hAnsi="Times New Roman"/>
            <w:sz w:val="24"/>
            <w:szCs w:val="24"/>
          </w:rPr>
          <w:br/>
        </w:r>
        <w:r w:rsidRPr="000B0CC8">
          <w:rPr>
            <w:rFonts w:ascii="Times New Roman" w:hAnsi="Times New Roman"/>
            <w:sz w:val="24"/>
            <w:szCs w:val="24"/>
          </w:rPr>
          <w:tab/>
        </w:r>
        <w:r w:rsidRPr="000B0CC8">
          <w:rPr>
            <w:rFonts w:ascii="Times New Roman" w:hAnsi="Times New Roman"/>
            <w:sz w:val="24"/>
            <w:szCs w:val="24"/>
          </w:rPr>
          <w:tab/>
          <w:t>With each passing week I became more desperate. I still had a great relationship with my old manager at the software testing consultancy, which gave me the idea to enquire about my old job. Funnily enough, my previous employers were in no mood to offer me an olive branch. I appreciated the kind words of assistance from old colleagues. My hopes were lifted knowing I had support, but sadly no opportunities.</w:t>
        </w:r>
      </w:ins>
    </w:p>
    <w:p w14:paraId="6E822763" w14:textId="77777777" w:rsidR="006F31F6" w:rsidRPr="000B0CC8" w:rsidRDefault="006F31F6">
      <w:pPr>
        <w:spacing w:line="480" w:lineRule="auto"/>
        <w:ind w:left="-5" w:right="15"/>
        <w:rPr>
          <w:ins w:id="305" w:author="Britt Collins" w:date="2021-09-30T14:58:00Z"/>
          <w:rFonts w:ascii="Times New Roman" w:hAnsi="Times New Roman"/>
          <w:sz w:val="24"/>
          <w:szCs w:val="24"/>
        </w:rPr>
        <w:pPrChange w:id="306" w:author="Britt Collins" w:date="2021-09-30T15:06:00Z">
          <w:pPr>
            <w:ind w:left="-5" w:right="15"/>
          </w:pPr>
        </w:pPrChange>
      </w:pPr>
      <w:ins w:id="307" w:author="Britt Collins" w:date="2021-09-30T14:58:00Z">
        <w:r w:rsidRPr="000B0CC8">
          <w:rPr>
            <w:rFonts w:ascii="Times New Roman" w:hAnsi="Times New Roman"/>
            <w:sz w:val="24"/>
            <w:szCs w:val="24"/>
          </w:rPr>
          <w:t xml:space="preserve">I began spending more time at my parent's home. The thought of being alone at this time would have sent me into a spiral of depression. One morning when I browsed LinkedIn, a post stood out. It was posted by an old Australian colleague, not any old colleague. Mark was the reason I was a software tester. He employed me as a graduate back in 2003. The posting read: </w:t>
        </w:r>
        <w:r w:rsidRPr="000B0CC8">
          <w:rPr>
            <w:rFonts w:ascii="Times New Roman" w:hAnsi="Times New Roman"/>
            <w:i/>
            <w:sz w:val="24"/>
            <w:szCs w:val="24"/>
          </w:rPr>
          <w:t>Looking for UK test consultants who may want to be sponsored into full-time employment in Australia</w:t>
        </w:r>
        <w:r w:rsidRPr="000B0CC8">
          <w:rPr>
            <w:rFonts w:ascii="Times New Roman" w:hAnsi="Times New Roman"/>
            <w:sz w:val="24"/>
            <w:szCs w:val="24"/>
          </w:rPr>
          <w:t xml:space="preserve">. </w:t>
        </w:r>
      </w:ins>
    </w:p>
    <w:p w14:paraId="122E00A5" w14:textId="77777777" w:rsidR="006F31F6" w:rsidRPr="000B0CC8" w:rsidRDefault="006F31F6">
      <w:pPr>
        <w:spacing w:line="480" w:lineRule="auto"/>
        <w:ind w:left="-5" w:right="15" w:firstLine="725"/>
        <w:rPr>
          <w:ins w:id="308" w:author="Britt Collins" w:date="2021-09-30T14:58:00Z"/>
          <w:rFonts w:ascii="Times New Roman" w:hAnsi="Times New Roman"/>
          <w:sz w:val="24"/>
          <w:szCs w:val="24"/>
        </w:rPr>
        <w:pPrChange w:id="309" w:author="Britt Collins" w:date="2021-09-30T15:06:00Z">
          <w:pPr>
            <w:ind w:left="-5" w:right="15" w:firstLine="725"/>
          </w:pPr>
        </w:pPrChange>
      </w:pPr>
      <w:ins w:id="310" w:author="Britt Collins" w:date="2021-09-30T14:58:00Z">
        <w:r w:rsidRPr="000B0CC8">
          <w:rPr>
            <w:rFonts w:ascii="Times New Roman" w:hAnsi="Times New Roman"/>
            <w:sz w:val="24"/>
            <w:szCs w:val="24"/>
          </w:rPr>
          <w:t>I initially looked at the advert dismissively. Live and work in Australia? Good luck finding people, I thought. In the days that followed, my desperation grew. I returned to Mark’s LinkedIn ad. The idea, seemingly outrageous at first, wasn't alien to me. My best friend Matthew Smith, a year prior, had blogged about his time living and working in Sydney.</w:t>
        </w:r>
        <w:r w:rsidRPr="000B0CC8" w:rsidDel="00891675">
          <w:rPr>
            <w:rFonts w:ascii="Times New Roman" w:hAnsi="Times New Roman"/>
            <w:sz w:val="24"/>
            <w:szCs w:val="24"/>
          </w:rPr>
          <w:t xml:space="preserve"> </w:t>
        </w:r>
        <w:r w:rsidRPr="000B0CC8">
          <w:rPr>
            <w:rFonts w:ascii="Times New Roman" w:hAnsi="Times New Roman"/>
            <w:sz w:val="24"/>
            <w:szCs w:val="24"/>
          </w:rPr>
          <w:t>Naturally I feared change, but the more I thought about the idea, the more I warmed to it. I reached out again to my network of colleagues for any work opportunities in the UK. Nothing. I asked them if I should consider Mark’s job posting and they suggested considering it. The idea of living in Australia was familiar.</w:t>
        </w:r>
      </w:ins>
    </w:p>
    <w:p w14:paraId="09DB8134" w14:textId="77777777" w:rsidR="006F31F6" w:rsidRPr="000B0CC8" w:rsidRDefault="006F31F6">
      <w:pPr>
        <w:spacing w:line="480" w:lineRule="auto"/>
        <w:ind w:left="-5" w:right="15" w:firstLine="290"/>
        <w:rPr>
          <w:ins w:id="311" w:author="Britt Collins" w:date="2021-09-30T14:58:00Z"/>
          <w:rFonts w:ascii="Times New Roman" w:hAnsi="Times New Roman"/>
          <w:sz w:val="24"/>
          <w:szCs w:val="24"/>
        </w:rPr>
        <w:pPrChange w:id="312" w:author="Britt Collins" w:date="2021-09-30T15:06:00Z">
          <w:pPr>
            <w:ind w:left="-5" w:right="15" w:firstLine="290"/>
          </w:pPr>
        </w:pPrChange>
      </w:pPr>
      <w:ins w:id="313" w:author="Britt Collins" w:date="2021-09-30T14:58:00Z">
        <w:r w:rsidRPr="000B0CC8">
          <w:rPr>
            <w:rFonts w:ascii="Times New Roman" w:hAnsi="Times New Roman"/>
            <w:sz w:val="24"/>
            <w:szCs w:val="24"/>
          </w:rPr>
          <w:lastRenderedPageBreak/>
          <w:t>The next morning I brushed aside my fears and shot off an email to Mark. My heart raced as I clicked SEND. The rest of the day I seriously thought of life in Australia, a life turned upside down, it brought a smile to my face.</w:t>
        </w:r>
      </w:ins>
    </w:p>
    <w:p w14:paraId="44F85167" w14:textId="77777777" w:rsidR="006F31F6" w:rsidRPr="000B0CC8" w:rsidRDefault="006F31F6">
      <w:pPr>
        <w:spacing w:line="480" w:lineRule="auto"/>
        <w:ind w:left="-5" w:right="15"/>
        <w:rPr>
          <w:ins w:id="314" w:author="Britt Collins" w:date="2021-09-30T14:58:00Z"/>
          <w:rFonts w:ascii="Times New Roman" w:hAnsi="Times New Roman"/>
          <w:sz w:val="24"/>
          <w:szCs w:val="24"/>
        </w:rPr>
        <w:pPrChange w:id="315" w:author="Britt Collins" w:date="2021-09-30T15:06:00Z">
          <w:pPr>
            <w:ind w:left="-5" w:right="15"/>
          </w:pPr>
        </w:pPrChange>
      </w:pPr>
      <w:ins w:id="316" w:author="Britt Collins" w:date="2021-09-30T14:58:00Z">
        <w:r w:rsidRPr="000B0CC8">
          <w:rPr>
            <w:rFonts w:ascii="Times New Roman" w:hAnsi="Times New Roman"/>
            <w:sz w:val="24"/>
            <w:szCs w:val="24"/>
          </w:rPr>
          <w:t>Chattings, the estate agents, agreed to act as landlords of my Lichfield property. The couple and their dog moved in a couple of weeks. It was at that moment I began to feel relief. My largest financial outgoing, my mortgage, would soon be shared among two lovely people.</w:t>
        </w:r>
      </w:ins>
    </w:p>
    <w:p w14:paraId="0557A806" w14:textId="77777777" w:rsidR="006F31F6" w:rsidRPr="000B0CC8" w:rsidRDefault="006F31F6">
      <w:pPr>
        <w:spacing w:line="480" w:lineRule="auto"/>
        <w:ind w:left="-5" w:right="15" w:firstLine="290"/>
        <w:rPr>
          <w:ins w:id="317" w:author="Britt Collins" w:date="2021-09-30T14:58:00Z"/>
          <w:rFonts w:ascii="Times New Roman" w:hAnsi="Times New Roman"/>
          <w:sz w:val="24"/>
          <w:szCs w:val="24"/>
        </w:rPr>
        <w:pPrChange w:id="318" w:author="Britt Collins" w:date="2021-09-30T15:06:00Z">
          <w:pPr>
            <w:ind w:left="-5" w:right="15" w:firstLine="290"/>
          </w:pPr>
        </w:pPrChange>
      </w:pPr>
      <w:ins w:id="319" w:author="Britt Collins" w:date="2021-09-30T14:58:00Z">
        <w:r w:rsidRPr="000B0CC8">
          <w:rPr>
            <w:rFonts w:ascii="Times New Roman" w:hAnsi="Times New Roman"/>
            <w:b/>
            <w:sz w:val="24"/>
            <w:szCs w:val="24"/>
          </w:rPr>
          <w:t>AGAIN THIS IS UNNECSSARY DETAIL, CONDENSE IT</w:t>
        </w:r>
        <w:r w:rsidRPr="000B0CC8">
          <w:rPr>
            <w:rFonts w:ascii="Times New Roman" w:hAnsi="Times New Roman"/>
            <w:sz w:val="24"/>
            <w:szCs w:val="24"/>
          </w:rPr>
          <w:t>. That same evening, Mark replied, telling me about consultancy openings in Brisbane and Sydney. It was all coming together. The lovely couple wanted to move in within the next week. It didn’t leave muchg time to move out, given it needed to be unfurnished. I had a few ideas, eBay being only one of them. My practically minded father suggested I should have a house sale. I created a spreadsheet of all my possessions and emailed my close friends and family. The initial auction idea changed to a first-come, first-serve sale. How much should a person pay for an item? Whatever they thought was respectable. Items from the list took time finding owners. After much prompting, a handful of items aside, everything found a home.</w:t>
        </w:r>
        <w:r w:rsidRPr="000B0CC8" w:rsidDel="00645540">
          <w:rPr>
            <w:rFonts w:ascii="Times New Roman" w:hAnsi="Times New Roman"/>
            <w:sz w:val="24"/>
            <w:szCs w:val="24"/>
          </w:rPr>
          <w:t xml:space="preserve"> </w:t>
        </w:r>
        <w:r w:rsidRPr="000B0CC8">
          <w:rPr>
            <w:rFonts w:ascii="Times New Roman" w:hAnsi="Times New Roman"/>
            <w:sz w:val="24"/>
            <w:szCs w:val="24"/>
          </w:rPr>
          <w:tab/>
        </w:r>
      </w:ins>
    </w:p>
    <w:p w14:paraId="0ED5AC39" w14:textId="77777777" w:rsidR="006F31F6" w:rsidRPr="000B0CC8" w:rsidRDefault="006F31F6">
      <w:pPr>
        <w:spacing w:line="480" w:lineRule="auto"/>
        <w:ind w:right="15"/>
        <w:rPr>
          <w:ins w:id="320" w:author="Britt Collins" w:date="2021-09-30T14:58:00Z"/>
          <w:rFonts w:ascii="Times New Roman" w:hAnsi="Times New Roman"/>
          <w:sz w:val="24"/>
          <w:szCs w:val="24"/>
        </w:rPr>
        <w:pPrChange w:id="321" w:author="Britt Collins" w:date="2021-09-30T15:06:00Z">
          <w:pPr>
            <w:ind w:right="15"/>
          </w:pPr>
        </w:pPrChange>
      </w:pPr>
      <w:ins w:id="322" w:author="Britt Collins" w:date="2021-09-30T14:58:00Z">
        <w:r w:rsidRPr="000B0CC8">
          <w:rPr>
            <w:rFonts w:ascii="Times New Roman" w:hAnsi="Times New Roman"/>
            <w:sz w:val="24"/>
            <w:szCs w:val="24"/>
          </w:rPr>
          <w:tab/>
        </w:r>
        <w:r w:rsidRPr="000B0CC8">
          <w:rPr>
            <w:rFonts w:ascii="Times New Roman" w:hAnsi="Times New Roman"/>
            <w:sz w:val="24"/>
            <w:szCs w:val="24"/>
          </w:rPr>
          <w:tab/>
          <w:t xml:space="preserve">In many ways those weeks being out of work were a blessing. By living with my parents, I got the opportunity to strengthen my bond with them. My parents were retired, but still active day-to-day. My Mom was the local taxi driver for her elderly Jehovah’s Witness friends. Every day the phone rang. In most cases the first question they asked was “is ya mam there?” </w:t>
        </w:r>
      </w:ins>
    </w:p>
    <w:p w14:paraId="363CC978" w14:textId="77777777" w:rsidR="006F31F6" w:rsidRPr="000B0CC8" w:rsidRDefault="006F31F6">
      <w:pPr>
        <w:spacing w:line="480" w:lineRule="auto"/>
        <w:ind w:right="15" w:firstLine="710"/>
        <w:rPr>
          <w:ins w:id="323" w:author="Britt Collins" w:date="2021-09-30T14:58:00Z"/>
          <w:rFonts w:ascii="Times New Roman" w:hAnsi="Times New Roman"/>
          <w:sz w:val="24"/>
          <w:szCs w:val="24"/>
        </w:rPr>
        <w:pPrChange w:id="324" w:author="Britt Collins" w:date="2021-09-30T15:06:00Z">
          <w:pPr>
            <w:ind w:right="15" w:firstLine="710"/>
          </w:pPr>
        </w:pPrChange>
      </w:pPr>
      <w:ins w:id="325" w:author="Britt Collins" w:date="2021-09-30T14:58:00Z">
        <w:r w:rsidRPr="000B0CC8">
          <w:rPr>
            <w:rFonts w:ascii="Times New Roman" w:hAnsi="Times New Roman"/>
            <w:sz w:val="24"/>
            <w:szCs w:val="24"/>
          </w:rPr>
          <w:t xml:space="preserve">Dad was taking to retirement in a more relaxed fashion. His schedule was a mixture of DIY, cooking, fishing and rambling. The latter activity was a once-a-week joint adventure with his brother, David. Uncle David loved sourcing new Midlands walking trails on the internet. He loved the internet in general, purely based on the obscene amount of knowledge it held. When it came to walking trails, the more obscure they were, the more excited Dave got about trying them. He even went as far as sourcing websites dedicated to unmapped walks in the Midlands. Given the time of year and the obscure country side trail we walked, we often got muddy and always found a pub that was strategically positioned at the trail’s end. </w:t>
        </w:r>
      </w:ins>
    </w:p>
    <w:p w14:paraId="5509D45D" w14:textId="77777777" w:rsidR="006F31F6" w:rsidRPr="000B0CC8" w:rsidRDefault="006F31F6">
      <w:pPr>
        <w:spacing w:line="480" w:lineRule="auto"/>
        <w:ind w:right="15" w:firstLine="710"/>
        <w:rPr>
          <w:ins w:id="326" w:author="Britt Collins" w:date="2021-09-30T14:58:00Z"/>
          <w:rFonts w:ascii="Times New Roman" w:hAnsi="Times New Roman"/>
          <w:sz w:val="24"/>
          <w:szCs w:val="24"/>
        </w:rPr>
        <w:pPrChange w:id="327" w:author="Britt Collins" w:date="2021-09-30T15:06:00Z">
          <w:pPr>
            <w:ind w:right="15" w:firstLine="710"/>
          </w:pPr>
        </w:pPrChange>
      </w:pPr>
      <w:ins w:id="328" w:author="Britt Collins" w:date="2021-09-30T14:58:00Z">
        <w:r w:rsidRPr="000B0CC8">
          <w:rPr>
            <w:rFonts w:ascii="Times New Roman" w:hAnsi="Times New Roman"/>
            <w:sz w:val="24"/>
            <w:szCs w:val="24"/>
          </w:rPr>
          <w:lastRenderedPageBreak/>
          <w:t xml:space="preserve">Fishing with Dad and his mates on Wednesdays was the highlight of my week. His mates would make their separate ways to Barston Lakes, Solihull on the morning. We’d meet in the large carpark located outside the golf club. Some took the fishing seriously, while others were more concerned about what the lunch options were. Bragging rights were given to the person who caught the single heaviest fish or the heaviest bag of fish. </w:t>
        </w:r>
      </w:ins>
    </w:p>
    <w:p w14:paraId="7524D078" w14:textId="77777777" w:rsidR="006F31F6" w:rsidRPr="000B0CC8" w:rsidRDefault="006F31F6">
      <w:pPr>
        <w:spacing w:line="480" w:lineRule="auto"/>
        <w:ind w:right="15" w:firstLine="710"/>
        <w:rPr>
          <w:ins w:id="329" w:author="Britt Collins" w:date="2021-09-30T14:58:00Z"/>
          <w:rFonts w:ascii="Times New Roman" w:hAnsi="Times New Roman"/>
          <w:sz w:val="24"/>
          <w:szCs w:val="24"/>
        </w:rPr>
        <w:pPrChange w:id="330" w:author="Britt Collins" w:date="2021-09-30T15:06:00Z">
          <w:pPr>
            <w:ind w:right="15" w:firstLine="710"/>
          </w:pPr>
        </w:pPrChange>
      </w:pPr>
      <w:ins w:id="331" w:author="Britt Collins" w:date="2021-09-30T14:58:00Z">
        <w:r w:rsidRPr="000B0CC8">
          <w:rPr>
            <w:rFonts w:ascii="Times New Roman" w:hAnsi="Times New Roman"/>
            <w:sz w:val="24"/>
            <w:szCs w:val="24"/>
          </w:rPr>
          <w:t>Late afternoon, after the fishing equipment was packed away, we chatted about the day's adventures at Stonebridge Island Pub. Dad’s mates were old school. Their views about life were told through stories from the past. Ken, an amazing storyteller, would tell the same story each week. “It was this big”, measuring out six inches with his fingers, “between the eyes”, he'd say in reference to the monster fish he’d caught. Banter, taking the piss out of each other, was much a part of the drinking culture as the drinks rounds. Pints of beer, beer snacks and good humour arrived warm and fast at our table. After an hour of socialising, when it was time to depart, everyone had stretched the recommended alcohol limits. I often fell asleep on the way home. Thankfully I was Dad’s passenger.</w:t>
        </w:r>
      </w:ins>
    </w:p>
    <w:p w14:paraId="65D8812B" w14:textId="77777777" w:rsidR="002F470B" w:rsidRDefault="002F470B" w:rsidP="000B0CC8">
      <w:pPr>
        <w:pStyle w:val="Heading1"/>
        <w:spacing w:line="480" w:lineRule="auto"/>
        <w:ind w:left="-6" w:hanging="11"/>
        <w:jc w:val="center"/>
        <w:rPr>
          <w:ins w:id="332" w:author="Britt Collins" w:date="2021-09-30T15:09:00Z"/>
          <w:rFonts w:ascii="Times New Roman" w:hAnsi="Times New Roman"/>
          <w:sz w:val="24"/>
          <w:szCs w:val="24"/>
        </w:rPr>
      </w:pPr>
    </w:p>
    <w:p w14:paraId="165C6C5D" w14:textId="09CCC32C" w:rsidR="00290110" w:rsidRDefault="00290110">
      <w:pPr>
        <w:pStyle w:val="Heading1"/>
        <w:spacing w:line="480" w:lineRule="auto"/>
        <w:ind w:left="-6" w:hanging="11"/>
        <w:jc w:val="center"/>
        <w:rPr>
          <w:ins w:id="333" w:author="Britt Collins" w:date="2021-10-05T15:34:00Z"/>
          <w:rFonts w:ascii="Times New Roman" w:hAnsi="Times New Roman"/>
          <w:b/>
          <w:sz w:val="24"/>
          <w:szCs w:val="24"/>
        </w:rPr>
      </w:pPr>
      <w:ins w:id="334" w:author="Britt Collins" w:date="2021-10-05T15:34:00Z">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ins>
      <w:ins w:id="335" w:author="Britt Collins" w:date="2021-09-30T14:58:00Z">
        <w:r w:rsidR="006F31F6" w:rsidRPr="000B0CC8">
          <w:rPr>
            <w:rFonts w:ascii="Times New Roman" w:hAnsi="Times New Roman"/>
            <w:sz w:val="24"/>
            <w:szCs w:val="24"/>
          </w:rPr>
          <w:br/>
        </w:r>
        <w:r w:rsidR="006F31F6" w:rsidRPr="000B0CC8">
          <w:rPr>
            <w:rFonts w:ascii="Times New Roman" w:hAnsi="Times New Roman"/>
            <w:b/>
            <w:sz w:val="24"/>
            <w:szCs w:val="24"/>
          </w:rPr>
          <w:br/>
        </w:r>
      </w:ins>
    </w:p>
    <w:p w14:paraId="47906703" w14:textId="77777777" w:rsidR="00290110" w:rsidRDefault="00290110">
      <w:pPr>
        <w:pStyle w:val="Heading1"/>
        <w:spacing w:line="480" w:lineRule="auto"/>
        <w:ind w:left="-6" w:hanging="11"/>
        <w:jc w:val="center"/>
        <w:rPr>
          <w:ins w:id="336" w:author="Britt Collins" w:date="2021-10-05T15:34:00Z"/>
          <w:rFonts w:ascii="Times New Roman" w:hAnsi="Times New Roman"/>
          <w:b/>
          <w:sz w:val="24"/>
          <w:szCs w:val="24"/>
        </w:rPr>
      </w:pPr>
    </w:p>
    <w:p w14:paraId="205E7FE2" w14:textId="26BFC1AA" w:rsidR="006F31F6" w:rsidRPr="000B0CC8" w:rsidRDefault="00290110">
      <w:pPr>
        <w:pStyle w:val="Heading1"/>
        <w:spacing w:line="480" w:lineRule="auto"/>
        <w:ind w:left="-6" w:hanging="11"/>
        <w:jc w:val="center"/>
        <w:rPr>
          <w:ins w:id="337" w:author="Britt Collins" w:date="2021-09-30T14:58:00Z"/>
          <w:rFonts w:ascii="Times New Roman" w:hAnsi="Times New Roman"/>
          <w:b/>
          <w:sz w:val="24"/>
          <w:szCs w:val="24"/>
        </w:rPr>
        <w:pPrChange w:id="338" w:author="Britt Collins" w:date="2021-09-30T15:06:00Z">
          <w:pPr>
            <w:pStyle w:val="Heading1"/>
            <w:ind w:left="-6" w:hanging="11"/>
            <w:jc w:val="center"/>
          </w:pPr>
        </w:pPrChange>
      </w:pPr>
      <w:ins w:id="339" w:author="Britt Collins" w:date="2021-10-05T15:35:00Z">
        <w:r>
          <w:rPr>
            <w:rFonts w:ascii="Times New Roman" w:hAnsi="Times New Roman"/>
            <w:b/>
            <w:sz w:val="24"/>
            <w:szCs w:val="24"/>
          </w:rPr>
          <w:br/>
        </w:r>
        <w:r>
          <w:rPr>
            <w:rFonts w:ascii="Times New Roman" w:hAnsi="Times New Roman"/>
            <w:b/>
            <w:sz w:val="24"/>
            <w:szCs w:val="24"/>
          </w:rPr>
          <w:br/>
        </w:r>
        <w:r>
          <w:rPr>
            <w:rFonts w:ascii="Times New Roman" w:hAnsi="Times New Roman"/>
            <w:b/>
            <w:sz w:val="24"/>
            <w:szCs w:val="24"/>
          </w:rPr>
          <w:br/>
        </w:r>
      </w:ins>
      <w:ins w:id="340" w:author="Britt Collins" w:date="2021-09-30T14:58:00Z">
        <w:r w:rsidR="006F31F6" w:rsidRPr="000B0CC8">
          <w:rPr>
            <w:rFonts w:ascii="Times New Roman" w:hAnsi="Times New Roman"/>
            <w:b/>
            <w:sz w:val="24"/>
            <w:szCs w:val="24"/>
          </w:rPr>
          <w:t>2</w:t>
        </w:r>
      </w:ins>
    </w:p>
    <w:p w14:paraId="645CD758" w14:textId="77777777" w:rsidR="006F31F6" w:rsidRPr="000B0CC8" w:rsidRDefault="006F31F6">
      <w:pPr>
        <w:pStyle w:val="Heading2"/>
        <w:spacing w:line="480" w:lineRule="auto"/>
        <w:ind w:left="-6" w:hanging="11"/>
        <w:jc w:val="center"/>
        <w:rPr>
          <w:ins w:id="341" w:author="Britt Collins" w:date="2021-09-30T14:58:00Z"/>
          <w:rFonts w:ascii="Times New Roman" w:hAnsi="Times New Roman"/>
          <w:b/>
          <w:sz w:val="24"/>
          <w:szCs w:val="24"/>
        </w:rPr>
        <w:pPrChange w:id="342" w:author="Britt Collins" w:date="2021-09-30T15:06:00Z">
          <w:pPr>
            <w:pStyle w:val="Heading2"/>
            <w:ind w:left="-6" w:hanging="11"/>
            <w:jc w:val="center"/>
          </w:pPr>
        </w:pPrChange>
      </w:pPr>
      <w:ins w:id="343" w:author="Britt Collins" w:date="2021-09-30T14:58:00Z">
        <w:r w:rsidRPr="000B0CC8">
          <w:rPr>
            <w:rFonts w:ascii="Times New Roman" w:hAnsi="Times New Roman"/>
            <w:b/>
            <w:sz w:val="24"/>
            <w:szCs w:val="24"/>
          </w:rPr>
          <w:t>Time to Transition</w:t>
        </w:r>
      </w:ins>
    </w:p>
    <w:p w14:paraId="58BE276E" w14:textId="77777777" w:rsidR="006F31F6" w:rsidRPr="000B0CC8" w:rsidRDefault="006F31F6">
      <w:pPr>
        <w:spacing w:line="480" w:lineRule="auto"/>
        <w:ind w:left="-5" w:right="15"/>
        <w:rPr>
          <w:ins w:id="344" w:author="Britt Collins" w:date="2021-09-30T14:58:00Z"/>
          <w:rFonts w:ascii="Times New Roman" w:hAnsi="Times New Roman"/>
          <w:sz w:val="24"/>
          <w:szCs w:val="24"/>
        </w:rPr>
        <w:pPrChange w:id="345" w:author="Britt Collins" w:date="2021-09-30T15:06:00Z">
          <w:pPr>
            <w:ind w:left="-5" w:right="15"/>
          </w:pPr>
        </w:pPrChange>
      </w:pPr>
    </w:p>
    <w:p w14:paraId="11FB8659" w14:textId="62BFD25A" w:rsidR="006F31F6" w:rsidRPr="000B0CC8" w:rsidRDefault="006F31F6">
      <w:pPr>
        <w:spacing w:line="480" w:lineRule="auto"/>
        <w:ind w:left="0" w:right="15" w:firstLine="0"/>
        <w:rPr>
          <w:ins w:id="346" w:author="Britt Collins" w:date="2021-09-30T14:58:00Z"/>
          <w:rFonts w:ascii="Times New Roman" w:hAnsi="Times New Roman"/>
          <w:sz w:val="24"/>
          <w:szCs w:val="24"/>
        </w:rPr>
        <w:pPrChange w:id="347" w:author="Britt Collins" w:date="2021-09-30T15:06:00Z">
          <w:pPr>
            <w:ind w:left="0" w:right="15" w:firstLine="0"/>
          </w:pPr>
        </w:pPrChange>
      </w:pPr>
      <w:ins w:id="348" w:author="Britt Collins" w:date="2021-09-30T14:58:00Z">
        <w:r w:rsidRPr="000B0CC8">
          <w:rPr>
            <w:rFonts w:ascii="Times New Roman" w:eastAsia="Times New Roman" w:hAnsi="Times New Roman" w:cs="Times New Roman"/>
            <w:b/>
            <w:color w:val="222222"/>
            <w:sz w:val="24"/>
            <w:szCs w:val="20"/>
            <w:shd w:val="clear" w:color="auto" w:fill="FFFFFF"/>
            <w:lang w:eastAsia="en-US"/>
          </w:rPr>
          <w:t>The opening of the</w:t>
        </w:r>
        <w:r w:rsidRPr="000B0CC8">
          <w:rPr>
            <w:rStyle w:val="apple-converted-space"/>
            <w:rFonts w:ascii="Times New Roman" w:eastAsia="Times New Roman" w:hAnsi="Times New Roman" w:cs="Times New Roman"/>
            <w:b/>
            <w:color w:val="222222"/>
            <w:sz w:val="24"/>
            <w:szCs w:val="20"/>
            <w:shd w:val="clear" w:color="auto" w:fill="FFFFFF"/>
            <w:lang w:eastAsia="en-US"/>
          </w:rPr>
          <w:t> </w:t>
        </w:r>
        <w:r w:rsidRPr="000B0CC8">
          <w:rPr>
            <w:rFonts w:ascii="Times New Roman" w:eastAsia="Times New Roman" w:hAnsi="Times New Roman" w:cs="Times New Roman"/>
            <w:b/>
            <w:i/>
            <w:iCs/>
            <w:color w:val="222222"/>
            <w:sz w:val="24"/>
            <w:szCs w:val="20"/>
            <w:lang w:eastAsia="en-US"/>
          </w:rPr>
          <w:t>next</w:t>
        </w:r>
        <w:r w:rsidRPr="000B0CC8">
          <w:rPr>
            <w:rStyle w:val="apple-converted-space"/>
            <w:rFonts w:ascii="Times New Roman" w:eastAsia="Times New Roman" w:hAnsi="Times New Roman" w:cs="Times New Roman"/>
            <w:b/>
            <w:i/>
            <w:iCs/>
            <w:color w:val="222222"/>
            <w:sz w:val="24"/>
            <w:szCs w:val="20"/>
            <w:lang w:eastAsia="en-US"/>
          </w:rPr>
          <w:t> </w:t>
        </w:r>
        <w:r w:rsidRPr="000B0CC8">
          <w:rPr>
            <w:rFonts w:ascii="Times New Roman" w:eastAsia="Times New Roman" w:hAnsi="Times New Roman" w:cs="Times New Roman"/>
            <w:b/>
            <w:color w:val="222222"/>
            <w:sz w:val="24"/>
            <w:szCs w:val="20"/>
            <w:shd w:val="clear" w:color="auto" w:fill="FFFFFF"/>
            <w:lang w:eastAsia="en-US"/>
          </w:rPr>
          <w:t>chapter is just as important, if not more so, since this is where you can lose readers.</w:t>
        </w:r>
        <w:r w:rsidRPr="000B0CC8">
          <w:rPr>
            <w:rStyle w:val="apple-converted-space"/>
            <w:rFonts w:ascii="Times New Roman" w:eastAsia="Times New Roman" w:hAnsi="Times New Roman" w:cs="Times New Roman"/>
            <w:b/>
            <w:color w:val="222222"/>
            <w:sz w:val="24"/>
            <w:szCs w:val="20"/>
            <w:shd w:val="clear" w:color="auto" w:fill="FFFFFF"/>
            <w:lang w:eastAsia="en-US"/>
          </w:rPr>
          <w:t> </w:t>
        </w:r>
        <w:r w:rsidRPr="000B0CC8">
          <w:rPr>
            <w:rFonts w:ascii="Times New Roman" w:eastAsia="Times New Roman" w:hAnsi="Times New Roman" w:cs="Times New Roman"/>
            <w:b/>
            <w:sz w:val="24"/>
            <w:lang w:eastAsia="en-US"/>
            <w:rPrChange w:id="349" w:author="Britt Collins" w:date="2021-09-30T15:06:00Z">
              <w:rPr>
                <w:rFonts w:ascii="Times New Roman" w:eastAsia="Times New Roman" w:hAnsi="Times New Roman" w:cs="Times New Roman"/>
                <w:b/>
                <w:lang w:eastAsia="en-US"/>
              </w:rPr>
            </w:rPrChange>
          </w:rPr>
          <w:t xml:space="preserve">THIS IS NOT AN ENTICING WAY TO START A NEW CHAPTER… THERE’S NO SENSE OF TIME OR PLACE HERE. </w:t>
        </w:r>
        <w:r w:rsidRPr="000B0CC8">
          <w:rPr>
            <w:rFonts w:ascii="Times New Roman" w:hAnsi="Times New Roman"/>
            <w:b/>
            <w:sz w:val="24"/>
            <w:rPrChange w:id="350" w:author="Britt Collins" w:date="2021-09-30T15:06:00Z">
              <w:rPr>
                <w:rFonts w:ascii="Times New Roman" w:hAnsi="Times New Roman"/>
                <w:b/>
              </w:rPr>
            </w:rPrChange>
          </w:rPr>
          <w:t xml:space="preserve">SET THE SCENE TO CREATE A SENSE OF PLACE, TIME, A LITTLE ATMOSPHERE. </w:t>
        </w:r>
        <w:r w:rsidRPr="000B0CC8">
          <w:rPr>
            <w:rFonts w:ascii="Times New Roman" w:hAnsi="Times New Roman"/>
            <w:b/>
            <w:sz w:val="24"/>
            <w:szCs w:val="24"/>
          </w:rPr>
          <w:t>SET THE SCENE, WHERE ARE YOU ON DRIFTING A LAKE, IS IT COLD, SUNNY?</w:t>
        </w:r>
        <w:r w:rsidRPr="000B0CC8">
          <w:rPr>
            <w:rFonts w:ascii="Times New Roman" w:hAnsi="Times New Roman"/>
            <w:sz w:val="24"/>
            <w:szCs w:val="24"/>
          </w:rPr>
          <w:t xml:space="preserve"> One Wednesday morning, out with Dad and his fishing mates, I got an email from Mark Pearce. I excitedly, but apprehensively read it. It detailed interest in bringing me to his Sydney team in Australia</w:t>
        </w:r>
      </w:ins>
      <w:ins w:id="351" w:author="Britt Collins" w:date="2021-09-30T15:10:00Z">
        <w:r w:rsidR="002F470B">
          <w:rPr>
            <w:rFonts w:ascii="Times New Roman" w:hAnsi="Times New Roman"/>
            <w:sz w:val="24"/>
            <w:szCs w:val="24"/>
          </w:rPr>
          <w:t xml:space="preserve"> and</w:t>
        </w:r>
      </w:ins>
      <w:ins w:id="352" w:author="Britt Collins" w:date="2021-09-30T14:58:00Z">
        <w:r w:rsidRPr="000B0CC8">
          <w:rPr>
            <w:rFonts w:ascii="Times New Roman" w:hAnsi="Times New Roman"/>
            <w:sz w:val="24"/>
            <w:szCs w:val="24"/>
          </w:rPr>
          <w:t xml:space="preserve"> his willingness to sponsor my work visa application through the 457 scheme. I had mixed emotions. I felt a sense of accomplishment, but also trepidation and sadness. Finally, a job offer. But I didn’t understand what the visa application. If successful, I would be leaving my family and friends.</w:t>
        </w:r>
        <w:r w:rsidRPr="000B0CC8">
          <w:rPr>
            <w:rFonts w:ascii="Times New Roman" w:hAnsi="Times New Roman"/>
            <w:sz w:val="24"/>
            <w:szCs w:val="24"/>
          </w:rPr>
          <w:tab/>
        </w:r>
      </w:ins>
    </w:p>
    <w:p w14:paraId="795DC092" w14:textId="77777777" w:rsidR="006F31F6" w:rsidRPr="000B0CC8" w:rsidRDefault="006F31F6">
      <w:pPr>
        <w:spacing w:line="480" w:lineRule="auto"/>
        <w:ind w:left="-5" w:right="15" w:firstLine="725"/>
        <w:rPr>
          <w:ins w:id="353" w:author="Britt Collins" w:date="2021-09-30T14:58:00Z"/>
          <w:rFonts w:ascii="Times New Roman" w:hAnsi="Times New Roman"/>
          <w:sz w:val="24"/>
          <w:szCs w:val="24"/>
        </w:rPr>
        <w:pPrChange w:id="354" w:author="Britt Collins" w:date="2021-09-30T15:06:00Z">
          <w:pPr>
            <w:ind w:left="-5" w:right="15" w:firstLine="725"/>
          </w:pPr>
        </w:pPrChange>
      </w:pPr>
      <w:ins w:id="355" w:author="Britt Collins" w:date="2021-09-30T14:58:00Z">
        <w:r w:rsidRPr="000B0CC8">
          <w:rPr>
            <w:rFonts w:ascii="Times New Roman" w:hAnsi="Times New Roman"/>
            <w:sz w:val="24"/>
            <w:szCs w:val="24"/>
          </w:rPr>
          <w:t xml:space="preserve">Mark had put me in touch with his HR department. The to-ing and fro-ing between them and I commenced. Sydney, Australia was nine hours ahead of UK time. Our conversations were towards their </w:t>
        </w:r>
        <w:r w:rsidRPr="000B0CC8">
          <w:rPr>
            <w:rFonts w:ascii="Times New Roman" w:hAnsi="Times New Roman"/>
            <w:sz w:val="24"/>
            <w:szCs w:val="24"/>
          </w:rPr>
          <w:lastRenderedPageBreak/>
          <w:t xml:space="preserve">end of day. I would have appreciated it if they contacted me at 9am their time. I would often try to stay up till the unearthly late hour. I failed every time. After being woken up after a brief spell of deep sleep, I was not as coherent as I would have wished. The online application process was straightforward and my visa arrived four weeks later. In late October 2009, nearly two months after being fired, I had been granted an Australian work visa to work for Mark’s company. The dream of working again was now a reality. Still, through all the excitement there were deep, stomach-churning doubts. What if I was making the wrong life choice? </w:t>
        </w:r>
      </w:ins>
    </w:p>
    <w:p w14:paraId="1CB1A2BE" w14:textId="77777777" w:rsidR="006F31F6" w:rsidRPr="000B0CC8" w:rsidRDefault="006F31F6">
      <w:pPr>
        <w:spacing w:line="480" w:lineRule="auto"/>
        <w:ind w:left="-5" w:right="15" w:firstLine="725"/>
        <w:rPr>
          <w:ins w:id="356" w:author="Britt Collins" w:date="2021-09-30T14:58:00Z"/>
          <w:rFonts w:ascii="Times New Roman" w:hAnsi="Times New Roman"/>
          <w:sz w:val="24"/>
          <w:szCs w:val="24"/>
        </w:rPr>
        <w:pPrChange w:id="357" w:author="Britt Collins" w:date="2021-09-30T15:06:00Z">
          <w:pPr>
            <w:ind w:left="-5" w:right="15" w:firstLine="725"/>
          </w:pPr>
        </w:pPrChange>
      </w:pPr>
      <w:ins w:id="358" w:author="Britt Collins" w:date="2021-09-30T14:58:00Z">
        <w:r w:rsidRPr="000B0CC8">
          <w:rPr>
            <w:rFonts w:ascii="Times New Roman" w:hAnsi="Times New Roman"/>
            <w:sz w:val="24"/>
            <w:szCs w:val="24"/>
          </w:rPr>
          <w:t>I sent an email to my family, friends and colleagues to share the news that I was moving to Australia. I was now committed. Everyone was supportive, but I could sense Mom and Dad’s disappointment. It was then I began to appreciate what I meant to family and friends. I had to sever those ties to satisfy my needs. Everyone accepted it; work was one of life’s necessities. Years in school and further education prepared us for it. It is part of our identity and in many ways defines who we are. I wanted to define who I am. Australia would be where I could do it. One morning, I searched for one-way flights from Birmingham to Sydney. The cost, as Mark had alluded to, would be at my own expense. Having been out of work for two months, my bank balance was a bit low. I could depart sooner, just about afford the higher flight cost, but start earning sooner in Australia. The alternative was to book a later departing flight and pay marginally less. It made sense to depart as soon as possible.</w:t>
        </w:r>
      </w:ins>
    </w:p>
    <w:p w14:paraId="65BD16AF" w14:textId="77777777" w:rsidR="006F31F6" w:rsidRPr="000B0CC8" w:rsidRDefault="006F31F6">
      <w:pPr>
        <w:spacing w:line="480" w:lineRule="auto"/>
        <w:ind w:left="-5" w:right="15"/>
        <w:rPr>
          <w:ins w:id="359" w:author="Britt Collins" w:date="2021-09-30T14:58:00Z"/>
          <w:rFonts w:ascii="Times New Roman" w:hAnsi="Times New Roman"/>
          <w:sz w:val="24"/>
          <w:szCs w:val="24"/>
        </w:rPr>
        <w:pPrChange w:id="360" w:author="Britt Collins" w:date="2021-09-30T15:06:00Z">
          <w:pPr>
            <w:ind w:left="-5" w:right="15"/>
          </w:pPr>
        </w:pPrChange>
      </w:pPr>
      <w:ins w:id="361" w:author="Britt Collins" w:date="2021-09-30T14:58:00Z">
        <w:r w:rsidRPr="000B0CC8">
          <w:rPr>
            <w:rFonts w:ascii="Times New Roman" w:hAnsi="Times New Roman"/>
            <w:sz w:val="24"/>
            <w:szCs w:val="24"/>
          </w:rPr>
          <w:tab/>
        </w:r>
        <w:r w:rsidRPr="000B0CC8">
          <w:rPr>
            <w:rFonts w:ascii="Times New Roman" w:hAnsi="Times New Roman"/>
            <w:sz w:val="24"/>
            <w:szCs w:val="24"/>
          </w:rPr>
          <w:tab/>
        </w:r>
        <w:r w:rsidRPr="000B0CC8">
          <w:rPr>
            <w:rFonts w:ascii="Times New Roman" w:hAnsi="Times New Roman"/>
            <w:sz w:val="24"/>
            <w:szCs w:val="24"/>
          </w:rPr>
          <w:tab/>
          <w:t xml:space="preserve">I felt an adrenaline rush after booking my flight. I was going to Australia. Wow. My mom walked into the dining room on her way to the kitchen. I grasped her shoulders, looked her in the eyes and said, “Mom, in four days’ time I’m flying to Sydney.” </w:t>
        </w:r>
      </w:ins>
    </w:p>
    <w:p w14:paraId="221C123D" w14:textId="77777777" w:rsidR="006F31F6" w:rsidRPr="000B0CC8" w:rsidRDefault="006F31F6">
      <w:pPr>
        <w:spacing w:line="480" w:lineRule="auto"/>
        <w:ind w:left="-5" w:right="15" w:firstLine="725"/>
        <w:rPr>
          <w:ins w:id="362" w:author="Britt Collins" w:date="2021-09-30T14:58:00Z"/>
          <w:rFonts w:ascii="Times New Roman" w:hAnsi="Times New Roman"/>
          <w:sz w:val="24"/>
          <w:szCs w:val="24"/>
        </w:rPr>
        <w:pPrChange w:id="363" w:author="Britt Collins" w:date="2021-09-30T15:06:00Z">
          <w:pPr>
            <w:ind w:left="-5" w:right="15" w:firstLine="725"/>
          </w:pPr>
        </w:pPrChange>
      </w:pPr>
      <w:ins w:id="364" w:author="Britt Collins" w:date="2021-09-30T14:58:00Z">
        <w:r w:rsidRPr="000B0CC8">
          <w:rPr>
            <w:rFonts w:ascii="Times New Roman" w:hAnsi="Times New Roman"/>
            <w:sz w:val="24"/>
            <w:szCs w:val="24"/>
          </w:rPr>
          <w:t xml:space="preserve">“Oh, good,” she said quietly. Her usual bubbly demeanour changed as she disappeared into the kitchen. </w:t>
        </w:r>
      </w:ins>
    </w:p>
    <w:p w14:paraId="29F47FC2" w14:textId="77777777" w:rsidR="006F31F6" w:rsidRPr="000B0CC8" w:rsidRDefault="006F31F6">
      <w:pPr>
        <w:spacing w:line="480" w:lineRule="auto"/>
        <w:ind w:left="-5" w:right="15" w:firstLine="725"/>
        <w:rPr>
          <w:ins w:id="365" w:author="Britt Collins" w:date="2021-09-30T14:58:00Z"/>
          <w:rFonts w:ascii="Times New Roman" w:hAnsi="Times New Roman"/>
          <w:sz w:val="24"/>
          <w:szCs w:val="24"/>
        </w:rPr>
        <w:pPrChange w:id="366" w:author="Britt Collins" w:date="2021-09-30T15:06:00Z">
          <w:pPr>
            <w:ind w:left="-5" w:right="15" w:firstLine="725"/>
          </w:pPr>
        </w:pPrChange>
      </w:pPr>
      <w:ins w:id="367" w:author="Britt Collins" w:date="2021-09-30T14:58:00Z">
        <w:r w:rsidRPr="000B0CC8">
          <w:rPr>
            <w:rFonts w:ascii="Times New Roman" w:hAnsi="Times New Roman"/>
            <w:sz w:val="24"/>
            <w:szCs w:val="24"/>
          </w:rPr>
          <w:t>I began feeling apathetic. The sadness in my mother’s eyes brought home the reality of it. I again questioned why I was doing this. At that moment in time, working again was the biggest priority. I’ll give it two weeks and see how it goes, I thought to myself. A thought I would revise repeatedly.</w:t>
        </w:r>
      </w:ins>
    </w:p>
    <w:p w14:paraId="23D607E6" w14:textId="77777777" w:rsidR="006F31F6" w:rsidRPr="000B0CC8" w:rsidRDefault="006F31F6">
      <w:pPr>
        <w:spacing w:line="480" w:lineRule="auto"/>
        <w:ind w:left="-5" w:right="15" w:firstLine="725"/>
        <w:rPr>
          <w:ins w:id="368" w:author="Britt Collins" w:date="2021-09-30T14:58:00Z"/>
          <w:rFonts w:ascii="Times New Roman" w:hAnsi="Times New Roman"/>
          <w:sz w:val="24"/>
          <w:szCs w:val="24"/>
        </w:rPr>
        <w:pPrChange w:id="369" w:author="Britt Collins" w:date="2021-09-30T15:06:00Z">
          <w:pPr>
            <w:ind w:left="-5" w:right="15" w:firstLine="725"/>
          </w:pPr>
        </w:pPrChange>
      </w:pPr>
      <w:ins w:id="370" w:author="Britt Collins" w:date="2021-09-30T14:58:00Z">
        <w:r w:rsidRPr="000B0CC8">
          <w:rPr>
            <w:rFonts w:ascii="Times New Roman" w:hAnsi="Times New Roman"/>
            <w:sz w:val="24"/>
            <w:szCs w:val="24"/>
          </w:rPr>
          <w:lastRenderedPageBreak/>
          <w:t>Life refused to slow between the time I booked the flight and the day I was due to depart but I felt I was leaving with everything in order.</w:t>
        </w:r>
        <w:r w:rsidRPr="000B0CC8" w:rsidDel="005E338B">
          <w:rPr>
            <w:rFonts w:ascii="Times New Roman" w:hAnsi="Times New Roman"/>
            <w:sz w:val="24"/>
            <w:szCs w:val="24"/>
          </w:rPr>
          <w:t xml:space="preserve"> </w:t>
        </w:r>
        <w:r w:rsidRPr="000B0CC8">
          <w:rPr>
            <w:rFonts w:ascii="Times New Roman" w:hAnsi="Times New Roman"/>
            <w:sz w:val="24"/>
            <w:szCs w:val="24"/>
          </w:rPr>
          <w:t>I did my best to ensure I was going to hit Australia</w:t>
        </w:r>
        <w:r w:rsidRPr="000B0CC8">
          <w:rPr>
            <w:rFonts w:ascii="Times New Roman" w:hAnsi="Times New Roman"/>
            <w:sz w:val="24"/>
            <w:szCs w:val="24"/>
            <w:rPrChange w:id="371" w:author="Britt Collins" w:date="2021-09-30T15:06:00Z">
              <w:rPr>
                <w:rFonts w:ascii="Times New Roman" w:hAnsi="Times New Roman"/>
                <w:sz w:val="26"/>
                <w:szCs w:val="24"/>
              </w:rPr>
            </w:rPrChange>
          </w:rPr>
          <w:t>’</w:t>
        </w:r>
        <w:r w:rsidRPr="000B0CC8">
          <w:rPr>
            <w:rFonts w:ascii="Times New Roman" w:hAnsi="Times New Roman"/>
            <w:sz w:val="24"/>
            <w:szCs w:val="24"/>
          </w:rPr>
          <w:t>s red soil running. My soon-to-be boss Mark advised setting up an Australian bank account in the UK prior to my arrival, it wasn’t straightforward. My most immediate priority was packing. How do you pack for a new life? Could I base my packing list on recent summer holidays: flip-flops, shorts and swim trunks? It was summertime in Sydney, hot and humid.</w:t>
        </w:r>
      </w:ins>
    </w:p>
    <w:p w14:paraId="64F9D4E6" w14:textId="77777777" w:rsidR="006F31F6" w:rsidRPr="000B0CC8" w:rsidRDefault="006F31F6">
      <w:pPr>
        <w:spacing w:line="480" w:lineRule="auto"/>
        <w:ind w:left="-15" w:right="15" w:firstLine="0"/>
        <w:rPr>
          <w:ins w:id="372" w:author="Britt Collins" w:date="2021-09-30T14:58:00Z"/>
          <w:rFonts w:ascii="Times New Roman" w:hAnsi="Times New Roman"/>
          <w:sz w:val="24"/>
          <w:szCs w:val="24"/>
        </w:rPr>
        <w:pPrChange w:id="373" w:author="Britt Collins" w:date="2021-09-30T15:06:00Z">
          <w:pPr>
            <w:ind w:left="-15" w:right="15" w:firstLine="0"/>
          </w:pPr>
        </w:pPrChange>
      </w:pPr>
    </w:p>
    <w:p w14:paraId="5F696D4B" w14:textId="77777777" w:rsidR="006F31F6" w:rsidRPr="000B0CC8" w:rsidRDefault="006F31F6">
      <w:pPr>
        <w:spacing w:line="480" w:lineRule="auto"/>
        <w:ind w:left="-15" w:right="15" w:firstLine="0"/>
        <w:rPr>
          <w:ins w:id="374" w:author="Britt Collins" w:date="2021-09-30T14:58:00Z"/>
          <w:rFonts w:ascii="Times New Roman" w:hAnsi="Times New Roman"/>
          <w:sz w:val="24"/>
          <w:szCs w:val="24"/>
        </w:rPr>
        <w:pPrChange w:id="375" w:author="Britt Collins" w:date="2021-09-30T15:06:00Z">
          <w:pPr>
            <w:ind w:left="-15" w:right="15" w:firstLine="0"/>
          </w:pPr>
        </w:pPrChange>
      </w:pPr>
      <w:ins w:id="376" w:author="Britt Collins" w:date="2021-09-30T14:58:00Z">
        <w:r w:rsidRPr="000B0CC8">
          <w:rPr>
            <w:rFonts w:ascii="Times New Roman" w:hAnsi="Times New Roman"/>
            <w:b/>
            <w:sz w:val="24"/>
            <w:szCs w:val="24"/>
          </w:rPr>
          <w:t>Need a better scene transition.</w:t>
        </w:r>
        <w:r w:rsidRPr="000B0CC8">
          <w:rPr>
            <w:rFonts w:ascii="Times New Roman" w:hAnsi="Times New Roman"/>
            <w:sz w:val="24"/>
            <w:szCs w:val="24"/>
          </w:rPr>
          <w:t xml:space="preserve"> The day came and Mom and Dad were, just like concerned parents should be, happy to get me to the airport three hours before the flight departure time. It was nice to be chauffeured there in the family Toyota Avensis, ‘the princess’, as I called it. Emirates, the flight operator, had nearly half of the departure gates dedicated to their operations. Money equals power, as they say. So, there I was, waiting in the queue to check-in. Dressed in T-shirt and jeans, I had my passport and ticket in hand. Mom and Dad did a fine job making me anxious by asking embarrassing questions: “did you pack your verruca cream? You know your skin flares up when you don’t…” It was a relief to be called up to the check-in counter.</w:t>
        </w:r>
      </w:ins>
    </w:p>
    <w:p w14:paraId="6A92CC1B" w14:textId="77777777" w:rsidR="006F31F6" w:rsidRPr="000B0CC8" w:rsidRDefault="006F31F6">
      <w:pPr>
        <w:spacing w:line="480" w:lineRule="auto"/>
        <w:ind w:right="15" w:firstLine="710"/>
        <w:rPr>
          <w:ins w:id="377" w:author="Britt Collins" w:date="2021-09-30T14:58:00Z"/>
          <w:rFonts w:ascii="Times New Roman" w:hAnsi="Times New Roman"/>
          <w:sz w:val="24"/>
          <w:szCs w:val="24"/>
        </w:rPr>
        <w:pPrChange w:id="378" w:author="Britt Collins" w:date="2021-09-30T15:06:00Z">
          <w:pPr>
            <w:ind w:right="15" w:firstLine="710"/>
          </w:pPr>
        </w:pPrChange>
      </w:pPr>
      <w:ins w:id="379" w:author="Britt Collins" w:date="2021-09-30T14:58:00Z">
        <w:r w:rsidRPr="000B0CC8">
          <w:rPr>
            <w:rFonts w:ascii="Times New Roman" w:hAnsi="Times New Roman"/>
            <w:sz w:val="24"/>
            <w:szCs w:val="24"/>
          </w:rPr>
          <w:t>I handed over my passport. The staff member asked me to lift my luggage onto the conveyor/scales. I was stunned why my luggage was so heavy. Maybe my parents had thrown in the kitchen sink while I wasn't looking. Something had to be taken out to drop its weight below the allowance. I pulled the luggage to one side and began shifting some of weight. I frantically began taking out some of the clothes and wearing them. Additional outer layers were trapping the heat, keeping my temperature elevated.</w:t>
        </w:r>
        <w:r w:rsidRPr="000B0CC8" w:rsidDel="00F43A82">
          <w:rPr>
            <w:rFonts w:ascii="Times New Roman" w:hAnsi="Times New Roman"/>
            <w:sz w:val="24"/>
            <w:szCs w:val="24"/>
          </w:rPr>
          <w:t xml:space="preserve"> </w:t>
        </w:r>
        <w:r w:rsidRPr="000B0CC8">
          <w:rPr>
            <w:rFonts w:ascii="Times New Roman" w:hAnsi="Times New Roman"/>
            <w:sz w:val="24"/>
            <w:szCs w:val="24"/>
          </w:rPr>
          <w:t xml:space="preserve">After finally checking in, Mom, Dad and I made our way to the departure lounge. I fell silent as I looked at my flight tickets. </w:t>
        </w:r>
      </w:ins>
    </w:p>
    <w:p w14:paraId="1CAD1D4C" w14:textId="77777777" w:rsidR="006F31F6" w:rsidRPr="000B0CC8" w:rsidRDefault="006F31F6">
      <w:pPr>
        <w:spacing w:line="480" w:lineRule="auto"/>
        <w:ind w:right="15" w:firstLine="710"/>
        <w:rPr>
          <w:ins w:id="380" w:author="Britt Collins" w:date="2021-09-30T14:58:00Z"/>
          <w:rFonts w:ascii="Times New Roman" w:hAnsi="Times New Roman"/>
          <w:sz w:val="24"/>
          <w:szCs w:val="24"/>
        </w:rPr>
        <w:pPrChange w:id="381" w:author="Britt Collins" w:date="2021-09-30T15:06:00Z">
          <w:pPr>
            <w:ind w:right="15" w:firstLine="710"/>
          </w:pPr>
        </w:pPrChange>
      </w:pPr>
      <w:ins w:id="382" w:author="Britt Collins" w:date="2021-09-30T14:58:00Z">
        <w:r w:rsidRPr="000B0CC8">
          <w:rPr>
            <w:rFonts w:ascii="Times New Roman" w:hAnsi="Times New Roman"/>
            <w:sz w:val="24"/>
            <w:szCs w:val="24"/>
          </w:rPr>
          <w:t xml:space="preserve">“Well that’s it now,” Mom said as we reached the top of the escalator. </w:t>
        </w:r>
      </w:ins>
    </w:p>
    <w:p w14:paraId="3849BF42" w14:textId="77777777" w:rsidR="006F31F6" w:rsidRPr="000B0CC8" w:rsidRDefault="006F31F6">
      <w:pPr>
        <w:spacing w:line="480" w:lineRule="auto"/>
        <w:ind w:right="15" w:firstLine="710"/>
        <w:rPr>
          <w:ins w:id="383" w:author="Britt Collins" w:date="2021-09-30T14:58:00Z"/>
          <w:rFonts w:ascii="Times New Roman" w:hAnsi="Times New Roman"/>
          <w:sz w:val="24"/>
          <w:szCs w:val="24"/>
        </w:rPr>
        <w:pPrChange w:id="384" w:author="Britt Collins" w:date="2021-09-30T15:06:00Z">
          <w:pPr>
            <w:ind w:right="15" w:firstLine="710"/>
          </w:pPr>
        </w:pPrChange>
      </w:pPr>
      <w:ins w:id="385" w:author="Britt Collins" w:date="2021-09-30T14:58:00Z">
        <w:r w:rsidRPr="000B0CC8">
          <w:rPr>
            <w:rFonts w:ascii="Times New Roman" w:hAnsi="Times New Roman"/>
            <w:sz w:val="24"/>
            <w:szCs w:val="24"/>
          </w:rPr>
          <w:t xml:space="preserve">I slowly turned to face my parents. I hugged my mom and kissed her. Dad was not an affectionate person. I knew a handshake was acceptable. In the moment after our handshake, I took a step forward and hugged him for the first time in my life. It was a short moment that felt like eternity. I turned to face the </w:t>
        </w:r>
        <w:r w:rsidRPr="000B0CC8">
          <w:rPr>
            <w:rFonts w:ascii="Times New Roman" w:hAnsi="Times New Roman"/>
            <w:sz w:val="24"/>
            <w:szCs w:val="24"/>
          </w:rPr>
          <w:lastRenderedPageBreak/>
          <w:t xml:space="preserve">departure lounge, joined the end of the queue and waved back to my parents. I could clearly see tears in my dad’s eyes. I had to force myself from crying. </w:t>
        </w:r>
      </w:ins>
    </w:p>
    <w:p w14:paraId="003B07DE" w14:textId="77777777" w:rsidR="006F31F6" w:rsidRPr="000B0CC8" w:rsidRDefault="006F31F6">
      <w:pPr>
        <w:spacing w:line="480" w:lineRule="auto"/>
        <w:ind w:left="-5" w:right="15" w:firstLine="725"/>
        <w:rPr>
          <w:ins w:id="386" w:author="Britt Collins" w:date="2021-09-30T14:58:00Z"/>
          <w:rFonts w:ascii="Times New Roman" w:hAnsi="Times New Roman"/>
          <w:sz w:val="24"/>
          <w:szCs w:val="24"/>
        </w:rPr>
        <w:pPrChange w:id="387" w:author="Britt Collins" w:date="2021-09-30T15:06:00Z">
          <w:pPr>
            <w:ind w:left="-5" w:right="15" w:firstLine="725"/>
          </w:pPr>
        </w:pPrChange>
      </w:pPr>
      <w:ins w:id="388" w:author="Britt Collins" w:date="2021-09-30T14:58:00Z">
        <w:r w:rsidRPr="000B0CC8">
          <w:rPr>
            <w:rFonts w:ascii="Times New Roman" w:hAnsi="Times New Roman"/>
            <w:sz w:val="24"/>
            <w:szCs w:val="24"/>
          </w:rPr>
          <w:t xml:space="preserve">Birmingham International Airport was once my part-time place of work. It was a place where I earnt beer tokens during my time in college back in the late 90s. Back then I worked at the UK retail giant WHSmith for four years. On the day I left, I was told I was close to being promoted to shop supervisor. I dodged a bullet there. It had been well over eight years since I last worked at WHSmith. I had a small foolish hope that when I moseyed on into the shop, I would be recognised. </w:t>
        </w:r>
      </w:ins>
    </w:p>
    <w:p w14:paraId="1530BEC3" w14:textId="3306DE49" w:rsidR="002A11E7" w:rsidRPr="002A11E7" w:rsidRDefault="006F31F6">
      <w:pPr>
        <w:pStyle w:val="NormalWeb"/>
        <w:spacing w:before="105" w:beforeAutospacing="0" w:after="450" w:afterAutospacing="0"/>
        <w:textAlignment w:val="baseline"/>
        <w:rPr>
          <w:ins w:id="389" w:author="Britt Collins" w:date="2021-10-01T14:33:00Z"/>
          <w:rFonts w:asciiTheme="minorHAnsi" w:hAnsiTheme="minorHAnsi"/>
          <w:b/>
          <w:color w:val="000000" w:themeColor="text1"/>
          <w:rPrChange w:id="390" w:author="Britt Collins" w:date="2021-10-01T14:36:00Z">
            <w:rPr>
              <w:ins w:id="391" w:author="Britt Collins" w:date="2021-10-01T14:33:00Z"/>
              <w:rFonts w:ascii="Open Sans" w:hAnsi="Open Sans"/>
              <w:color w:val="777777"/>
            </w:rPr>
          </w:rPrChange>
        </w:rPr>
      </w:pPr>
      <w:ins w:id="392" w:author="Britt Collins" w:date="2021-09-30T14:58:00Z">
        <w:r w:rsidRPr="000B0CC8">
          <w:rPr>
            <w:b/>
          </w:rPr>
          <w:t>THIS IS FILLER COPY AND NEEDS TO BE CONDENSED</w:t>
        </w:r>
      </w:ins>
      <w:ins w:id="393" w:author="Britt Collins" w:date="2021-10-01T14:38:00Z">
        <w:r w:rsidR="002A11E7">
          <w:rPr>
            <w:b/>
          </w:rPr>
          <w:t xml:space="preserve"> or CUT</w:t>
        </w:r>
      </w:ins>
      <w:ins w:id="394" w:author="Britt Collins" w:date="2021-09-30T14:58:00Z">
        <w:r w:rsidRPr="000B0CC8">
          <w:rPr>
            <w:b/>
          </w:rPr>
          <w:t>.</w:t>
        </w:r>
        <w:r w:rsidRPr="000B0CC8">
          <w:t xml:space="preserve"> </w:t>
        </w:r>
        <w:r w:rsidRPr="000B0CC8">
          <w:rPr>
            <w:b/>
          </w:rPr>
          <w:t>INCONSEQUENTIAL NARRATIVE OR DIALOGUE MAKES READERS SWITCH OFF OR SKIM READ</w:t>
        </w:r>
        <w:r w:rsidRPr="000B0CC8">
          <w:t>.</w:t>
        </w:r>
      </w:ins>
      <w:ins w:id="395" w:author="Britt Collins" w:date="2021-10-01T14:33:00Z">
        <w:r w:rsidR="002A11E7">
          <w:t xml:space="preserve"> </w:t>
        </w:r>
        <w:r w:rsidR="002A11E7" w:rsidRPr="002A11E7">
          <w:rPr>
            <w:rFonts w:asciiTheme="minorHAnsi" w:hAnsiTheme="minorHAnsi"/>
            <w:b/>
            <w:color w:val="000000" w:themeColor="text1"/>
            <w:rPrChange w:id="396" w:author="Britt Collins" w:date="2021-10-01T14:36:00Z">
              <w:rPr/>
            </w:rPrChange>
          </w:rPr>
          <w:t xml:space="preserve">When you’re writing your memoir, you aren’t </w:t>
        </w:r>
        <w:r w:rsidR="002A11E7" w:rsidRPr="002A11E7">
          <w:rPr>
            <w:rFonts w:asciiTheme="minorHAnsi" w:hAnsiTheme="minorHAnsi"/>
            <w:b/>
            <w:color w:val="000000" w:themeColor="text1"/>
            <w:rPrChange w:id="397" w:author="Britt Collins" w:date="2021-10-01T14:36:00Z">
              <w:rPr>
                <w:rFonts w:ascii="Open Sans" w:hAnsi="Open Sans"/>
                <w:color w:val="777777"/>
              </w:rPr>
            </w:rPrChange>
          </w:rPr>
          <w:t>recording your life</w:t>
        </w:r>
        <w:r w:rsidR="002A11E7" w:rsidRPr="002A11E7">
          <w:rPr>
            <w:rFonts w:asciiTheme="minorHAnsi" w:hAnsiTheme="minorHAnsi" w:hint="eastAsia"/>
            <w:b/>
            <w:color w:val="000000" w:themeColor="text1"/>
            <w:rPrChange w:id="398" w:author="Britt Collins" w:date="2021-10-01T14:36:00Z">
              <w:rPr>
                <w:rFonts w:ascii="Open Sans" w:hAnsi="Open Sans" w:hint="eastAsia"/>
                <w:color w:val="777777"/>
              </w:rPr>
            </w:rPrChange>
          </w:rPr>
          <w:t>’</w:t>
        </w:r>
        <w:r w:rsidR="002A11E7" w:rsidRPr="002A11E7">
          <w:rPr>
            <w:rFonts w:asciiTheme="minorHAnsi" w:hAnsiTheme="minorHAnsi"/>
            <w:b/>
            <w:color w:val="000000" w:themeColor="text1"/>
            <w:rPrChange w:id="399" w:author="Britt Collins" w:date="2021-10-01T14:36:00Z">
              <w:rPr>
                <w:rFonts w:ascii="Open Sans" w:hAnsi="Open Sans"/>
                <w:color w:val="777777"/>
              </w:rPr>
            </w:rPrChange>
          </w:rPr>
          <w:t>s trivial events in detail</w:t>
        </w:r>
      </w:ins>
      <w:ins w:id="400" w:author="Britt Collins" w:date="2021-10-01T14:34:00Z">
        <w:r w:rsidR="002A11E7" w:rsidRPr="002A11E7">
          <w:rPr>
            <w:rFonts w:asciiTheme="minorHAnsi" w:hAnsiTheme="minorHAnsi"/>
            <w:b/>
            <w:color w:val="000000" w:themeColor="text1"/>
            <w:rPrChange w:id="401" w:author="Britt Collins" w:date="2021-10-01T14:36:00Z">
              <w:rPr>
                <w:rFonts w:ascii="Open Sans" w:hAnsi="Open Sans"/>
                <w:color w:val="777777"/>
              </w:rPr>
            </w:rPrChange>
          </w:rPr>
          <w:t>,</w:t>
        </w:r>
      </w:ins>
      <w:ins w:id="402" w:author="Britt Collins" w:date="2021-10-01T14:33:00Z">
        <w:r w:rsidR="002A11E7" w:rsidRPr="002A11E7">
          <w:rPr>
            <w:rFonts w:asciiTheme="minorHAnsi" w:hAnsiTheme="minorHAnsi"/>
            <w:b/>
            <w:color w:val="000000" w:themeColor="text1"/>
            <w:rPrChange w:id="403" w:author="Britt Collins" w:date="2021-10-01T14:36:00Z">
              <w:rPr>
                <w:rFonts w:ascii="Open Sans" w:hAnsi="Open Sans"/>
                <w:color w:val="777777"/>
              </w:rPr>
            </w:rPrChange>
          </w:rPr>
          <w:t xml:space="preserve"> </w:t>
        </w:r>
      </w:ins>
      <w:ins w:id="404" w:author="Britt Collins" w:date="2021-10-01T14:34:00Z">
        <w:r w:rsidR="002A11E7" w:rsidRPr="002A11E7">
          <w:rPr>
            <w:rFonts w:asciiTheme="minorHAnsi" w:hAnsiTheme="minorHAnsi"/>
            <w:b/>
            <w:color w:val="000000" w:themeColor="text1"/>
            <w:rPrChange w:id="405" w:author="Britt Collins" w:date="2021-10-01T14:36:00Z">
              <w:rPr>
                <w:rFonts w:ascii="Open Sans" w:hAnsi="Open Sans"/>
                <w:color w:val="777777"/>
              </w:rPr>
            </w:rPrChange>
          </w:rPr>
          <w:t xml:space="preserve">a common </w:t>
        </w:r>
      </w:ins>
      <w:ins w:id="406" w:author="Britt Collins" w:date="2021-10-01T14:33:00Z">
        <w:r w:rsidR="002A11E7" w:rsidRPr="002A11E7">
          <w:rPr>
            <w:rFonts w:asciiTheme="minorHAnsi" w:hAnsiTheme="minorHAnsi"/>
            <w:b/>
            <w:color w:val="000000" w:themeColor="text1"/>
            <w:rPrChange w:id="407" w:author="Britt Collins" w:date="2021-10-01T14:36:00Z">
              <w:rPr>
                <w:rFonts w:ascii="Open Sans" w:hAnsi="Open Sans"/>
                <w:color w:val="777777"/>
              </w:rPr>
            </w:rPrChange>
          </w:rPr>
          <w:t>mistake</w:t>
        </w:r>
      </w:ins>
      <w:ins w:id="408" w:author="Britt Collins" w:date="2021-10-01T14:34:00Z">
        <w:r w:rsidR="002A11E7" w:rsidRPr="002A11E7">
          <w:rPr>
            <w:rFonts w:asciiTheme="minorHAnsi" w:hAnsiTheme="minorHAnsi"/>
            <w:b/>
            <w:color w:val="000000" w:themeColor="text1"/>
            <w:rPrChange w:id="409" w:author="Britt Collins" w:date="2021-10-01T14:36:00Z">
              <w:rPr>
                <w:rFonts w:ascii="Open Sans" w:hAnsi="Open Sans"/>
                <w:color w:val="777777"/>
              </w:rPr>
            </w:rPrChange>
          </w:rPr>
          <w:t xml:space="preserve"> of first-time writers,</w:t>
        </w:r>
      </w:ins>
      <w:ins w:id="410" w:author="Britt Collins" w:date="2021-10-01T14:33:00Z">
        <w:r w:rsidR="002A11E7" w:rsidRPr="002A11E7">
          <w:rPr>
            <w:rFonts w:asciiTheme="minorHAnsi" w:hAnsiTheme="minorHAnsi"/>
            <w:b/>
            <w:color w:val="000000" w:themeColor="text1"/>
            <w:rPrChange w:id="411" w:author="Britt Collins" w:date="2021-10-01T14:36:00Z">
              <w:rPr>
                <w:rFonts w:ascii="Open Sans" w:hAnsi="Open Sans"/>
                <w:color w:val="777777"/>
              </w:rPr>
            </w:rPrChange>
          </w:rPr>
          <w:t xml:space="preserve"> because your readers are not interested in </w:t>
        </w:r>
      </w:ins>
      <w:ins w:id="412" w:author="Britt Collins" w:date="2021-10-01T14:34:00Z">
        <w:r w:rsidR="002A11E7" w:rsidRPr="002A11E7">
          <w:rPr>
            <w:rFonts w:asciiTheme="minorHAnsi" w:hAnsiTheme="minorHAnsi"/>
            <w:b/>
            <w:color w:val="000000" w:themeColor="text1"/>
            <w:rPrChange w:id="413" w:author="Britt Collins" w:date="2021-10-01T14:36:00Z">
              <w:rPr>
                <w:rFonts w:ascii="Open Sans" w:hAnsi="Open Sans"/>
                <w:color w:val="777777"/>
              </w:rPr>
            </w:rPrChange>
          </w:rPr>
          <w:t>y</w:t>
        </w:r>
      </w:ins>
      <w:ins w:id="414" w:author="Britt Collins" w:date="2021-10-01T14:35:00Z">
        <w:r w:rsidR="002A11E7" w:rsidRPr="002A11E7">
          <w:rPr>
            <w:rFonts w:asciiTheme="minorHAnsi" w:hAnsiTheme="minorHAnsi"/>
            <w:b/>
            <w:color w:val="000000" w:themeColor="text1"/>
            <w:rPrChange w:id="415" w:author="Britt Collins" w:date="2021-10-01T14:36:00Z">
              <w:rPr>
                <w:rFonts w:ascii="Open Sans" w:hAnsi="Open Sans"/>
                <w:color w:val="777777"/>
              </w:rPr>
            </w:rPrChange>
          </w:rPr>
          <w:t xml:space="preserve">our journey to the airport or </w:t>
        </w:r>
      </w:ins>
      <w:ins w:id="416" w:author="Britt Collins" w:date="2021-10-01T14:33:00Z">
        <w:r w:rsidR="002A11E7" w:rsidRPr="002A11E7">
          <w:rPr>
            <w:rFonts w:asciiTheme="minorHAnsi" w:hAnsiTheme="minorHAnsi"/>
            <w:b/>
            <w:color w:val="000000" w:themeColor="text1"/>
            <w:rPrChange w:id="417" w:author="Britt Collins" w:date="2021-10-01T14:36:00Z">
              <w:rPr>
                <w:rFonts w:ascii="Open Sans" w:hAnsi="Open Sans"/>
                <w:color w:val="777777"/>
              </w:rPr>
            </w:rPrChange>
          </w:rPr>
          <w:t>what you ate at each meal</w:t>
        </w:r>
      </w:ins>
      <w:ins w:id="418" w:author="Britt Collins" w:date="2021-10-01T14:34:00Z">
        <w:r w:rsidR="002A11E7" w:rsidRPr="002A11E7">
          <w:rPr>
            <w:rFonts w:asciiTheme="minorHAnsi" w:hAnsiTheme="minorHAnsi"/>
            <w:b/>
            <w:color w:val="000000" w:themeColor="text1"/>
            <w:rPrChange w:id="419" w:author="Britt Collins" w:date="2021-10-01T14:36:00Z">
              <w:rPr>
                <w:rFonts w:ascii="Open Sans" w:hAnsi="Open Sans"/>
                <w:color w:val="777777"/>
              </w:rPr>
            </w:rPrChange>
          </w:rPr>
          <w:t>, what</w:t>
        </w:r>
      </w:ins>
      <w:ins w:id="420" w:author="Britt Collins" w:date="2021-10-01T14:33:00Z">
        <w:r w:rsidR="002A11E7" w:rsidRPr="002A11E7">
          <w:rPr>
            <w:rFonts w:asciiTheme="minorHAnsi" w:hAnsiTheme="minorHAnsi"/>
            <w:b/>
            <w:color w:val="000000" w:themeColor="text1"/>
            <w:rPrChange w:id="421" w:author="Britt Collins" w:date="2021-10-01T14:36:00Z">
              <w:rPr>
                <w:rFonts w:ascii="Open Sans" w:hAnsi="Open Sans"/>
                <w:color w:val="777777"/>
              </w:rPr>
            </w:rPrChange>
          </w:rPr>
          <w:t xml:space="preserve"> or which bus you took to work. Toss most of the trivia and focus on the big picture.</w:t>
        </w:r>
      </w:ins>
      <w:ins w:id="422" w:author="Britt Collins" w:date="2021-10-01T14:35:00Z">
        <w:r w:rsidR="002A11E7" w:rsidRPr="002A11E7">
          <w:rPr>
            <w:rFonts w:asciiTheme="minorHAnsi" w:hAnsiTheme="minorHAnsi"/>
            <w:b/>
            <w:color w:val="000000" w:themeColor="text1"/>
            <w:rPrChange w:id="423" w:author="Britt Collins" w:date="2021-10-01T14:36:00Z">
              <w:rPr>
                <w:rFonts w:ascii="Open Sans" w:hAnsi="Open Sans"/>
                <w:color w:val="777777"/>
              </w:rPr>
            </w:rPrChange>
          </w:rPr>
          <w:t xml:space="preserve"> </w:t>
        </w:r>
      </w:ins>
      <w:ins w:id="424" w:author="Britt Collins" w:date="2021-10-01T14:33:00Z">
        <w:r w:rsidR="002A11E7" w:rsidRPr="002A11E7">
          <w:rPr>
            <w:rFonts w:asciiTheme="minorHAnsi" w:hAnsiTheme="minorHAnsi"/>
            <w:b/>
            <w:color w:val="000000" w:themeColor="text1"/>
            <w:rPrChange w:id="425" w:author="Britt Collins" w:date="2021-10-01T14:36:00Z">
              <w:rPr>
                <w:rFonts w:ascii="Open Sans" w:hAnsi="Open Sans"/>
                <w:color w:val="777777"/>
              </w:rPr>
            </w:rPrChange>
          </w:rPr>
          <w:t xml:space="preserve">This is fairly easy to do. </w:t>
        </w:r>
      </w:ins>
      <w:ins w:id="426" w:author="Britt Collins" w:date="2021-10-01T18:28:00Z">
        <w:r w:rsidR="00E65E14">
          <w:rPr>
            <w:rFonts w:asciiTheme="minorHAnsi" w:hAnsiTheme="minorHAnsi"/>
            <w:b/>
            <w:color w:val="000000" w:themeColor="text1"/>
          </w:rPr>
          <w:t>When you set up scene, make them vivid</w:t>
        </w:r>
      </w:ins>
      <w:ins w:id="427" w:author="Britt Collins" w:date="2021-10-01T18:29:00Z">
        <w:r w:rsidR="00E65E14">
          <w:rPr>
            <w:rFonts w:asciiTheme="minorHAnsi" w:hAnsiTheme="minorHAnsi"/>
            <w:b/>
            <w:color w:val="000000" w:themeColor="text1"/>
          </w:rPr>
          <w:t xml:space="preserve">, insightful or entertaining. </w:t>
        </w:r>
      </w:ins>
      <w:ins w:id="428" w:author="Britt Collins" w:date="2021-10-01T14:35:00Z">
        <w:r w:rsidR="002A11E7" w:rsidRPr="002A11E7">
          <w:rPr>
            <w:rFonts w:asciiTheme="minorHAnsi" w:hAnsiTheme="minorHAnsi"/>
            <w:b/>
            <w:color w:val="000000" w:themeColor="text1"/>
            <w:rPrChange w:id="429" w:author="Britt Collins" w:date="2021-10-01T14:36:00Z">
              <w:rPr>
                <w:rFonts w:ascii="Open Sans" w:hAnsi="Open Sans"/>
                <w:color w:val="777777"/>
              </w:rPr>
            </w:rPrChange>
          </w:rPr>
          <w:t>A</w:t>
        </w:r>
      </w:ins>
      <w:ins w:id="430" w:author="Britt Collins" w:date="2021-10-01T14:33:00Z">
        <w:r w:rsidR="002A11E7" w:rsidRPr="002A11E7">
          <w:rPr>
            <w:rFonts w:asciiTheme="minorHAnsi" w:hAnsiTheme="minorHAnsi"/>
            <w:b/>
            <w:color w:val="000000" w:themeColor="text1"/>
            <w:rPrChange w:id="431" w:author="Britt Collins" w:date="2021-10-01T14:36:00Z">
              <w:rPr>
                <w:rFonts w:ascii="Open Sans" w:hAnsi="Open Sans"/>
                <w:color w:val="777777"/>
              </w:rPr>
            </w:rPrChange>
          </w:rPr>
          <w:t xml:space="preserve">sk yourself, </w:t>
        </w:r>
        <w:r w:rsidR="002A11E7" w:rsidRPr="002A11E7">
          <w:rPr>
            <w:rFonts w:asciiTheme="minorHAnsi" w:hAnsiTheme="minorHAnsi" w:hint="eastAsia"/>
            <w:b/>
            <w:color w:val="000000" w:themeColor="text1"/>
            <w:rPrChange w:id="432" w:author="Britt Collins" w:date="2021-10-01T14:36:00Z">
              <w:rPr>
                <w:rFonts w:ascii="Open Sans" w:hAnsi="Open Sans" w:hint="eastAsia"/>
                <w:color w:val="777777"/>
              </w:rPr>
            </w:rPrChange>
          </w:rPr>
          <w:t>“</w:t>
        </w:r>
        <w:r w:rsidR="002A11E7" w:rsidRPr="002A11E7">
          <w:rPr>
            <w:rFonts w:asciiTheme="minorHAnsi" w:hAnsiTheme="minorHAnsi"/>
            <w:b/>
            <w:color w:val="000000" w:themeColor="text1"/>
            <w:rPrChange w:id="433" w:author="Britt Collins" w:date="2021-10-01T14:36:00Z">
              <w:rPr>
                <w:rFonts w:ascii="Open Sans" w:hAnsi="Open Sans"/>
                <w:color w:val="777777"/>
              </w:rPr>
            </w:rPrChange>
          </w:rPr>
          <w:t>What can the reader learn from reading my story?</w:t>
        </w:r>
        <w:r w:rsidR="002A11E7" w:rsidRPr="002A11E7">
          <w:rPr>
            <w:rFonts w:asciiTheme="minorHAnsi" w:hAnsiTheme="minorHAnsi" w:hint="eastAsia"/>
            <w:b/>
            <w:color w:val="000000" w:themeColor="text1"/>
            <w:rPrChange w:id="434" w:author="Britt Collins" w:date="2021-10-01T14:36:00Z">
              <w:rPr>
                <w:rFonts w:ascii="Open Sans" w:hAnsi="Open Sans" w:hint="eastAsia"/>
                <w:color w:val="777777"/>
              </w:rPr>
            </w:rPrChange>
          </w:rPr>
          <w:t>”</w:t>
        </w:r>
        <w:r w:rsidR="002A11E7" w:rsidRPr="002A11E7">
          <w:rPr>
            <w:rFonts w:asciiTheme="minorHAnsi" w:hAnsiTheme="minorHAnsi"/>
            <w:b/>
            <w:color w:val="000000" w:themeColor="text1"/>
            <w:rPrChange w:id="435" w:author="Britt Collins" w:date="2021-10-01T14:36:00Z">
              <w:rPr>
                <w:rFonts w:ascii="Open Sans" w:hAnsi="Open Sans"/>
                <w:color w:val="777777"/>
              </w:rPr>
            </w:rPrChange>
          </w:rPr>
          <w:t xml:space="preserve"> You might need to dig deep and really mine for the gold that</w:t>
        </w:r>
        <w:r w:rsidR="002A11E7" w:rsidRPr="002A11E7">
          <w:rPr>
            <w:rFonts w:asciiTheme="minorHAnsi" w:hAnsiTheme="minorHAnsi" w:hint="eastAsia"/>
            <w:b/>
            <w:color w:val="000000" w:themeColor="text1"/>
            <w:rPrChange w:id="436" w:author="Britt Collins" w:date="2021-10-01T14:36:00Z">
              <w:rPr>
                <w:rFonts w:ascii="Open Sans" w:hAnsi="Open Sans" w:hint="eastAsia"/>
                <w:color w:val="777777"/>
              </w:rPr>
            </w:rPrChange>
          </w:rPr>
          <w:t>’</w:t>
        </w:r>
        <w:r w:rsidR="002A11E7" w:rsidRPr="002A11E7">
          <w:rPr>
            <w:rFonts w:asciiTheme="minorHAnsi" w:hAnsiTheme="minorHAnsi"/>
            <w:b/>
            <w:color w:val="000000" w:themeColor="text1"/>
            <w:rPrChange w:id="437" w:author="Britt Collins" w:date="2021-10-01T14:36:00Z">
              <w:rPr>
                <w:rFonts w:ascii="Open Sans" w:hAnsi="Open Sans"/>
                <w:color w:val="777777"/>
              </w:rPr>
            </w:rPrChange>
          </w:rPr>
          <w:t>s there. The lessons you have learned over the years will form the backbone of your book.</w:t>
        </w:r>
      </w:ins>
      <w:ins w:id="438" w:author="Britt Collins" w:date="2021-10-07T12:01:00Z">
        <w:r w:rsidR="00656212">
          <w:rPr>
            <w:rFonts w:asciiTheme="minorHAnsi" w:hAnsiTheme="minorHAnsi"/>
            <w:b/>
            <w:color w:val="000000" w:themeColor="text1"/>
          </w:rPr>
          <w:t xml:space="preserve"> </w:t>
        </w:r>
      </w:ins>
    </w:p>
    <w:p w14:paraId="73A98EA9" w14:textId="2188112E" w:rsidR="006F31F6" w:rsidRPr="000B0CC8" w:rsidRDefault="006F31F6">
      <w:pPr>
        <w:pStyle w:val="Standard"/>
        <w:spacing w:line="480" w:lineRule="auto"/>
        <w:jc w:val="both"/>
        <w:rPr>
          <w:ins w:id="439" w:author="Britt Collins" w:date="2021-09-30T14:58:00Z"/>
          <w:rFonts w:ascii="Times New Roman" w:hAnsi="Times New Roman"/>
        </w:rPr>
        <w:pPrChange w:id="440" w:author="Britt Collins" w:date="2021-09-30T15:06:00Z">
          <w:pPr>
            <w:pStyle w:val="Standard"/>
            <w:spacing w:line="360" w:lineRule="auto"/>
            <w:jc w:val="both"/>
          </w:pPr>
        </w:pPrChange>
      </w:pPr>
      <w:ins w:id="441" w:author="Britt Collins" w:date="2021-09-30T14:58:00Z">
        <w:r w:rsidRPr="000B0CC8">
          <w:rPr>
            <w:rFonts w:ascii="Times New Roman" w:hAnsi="Times New Roman"/>
          </w:rPr>
          <w:t>I could see the queue for the Emirates gate from a comfortable distance away. As I walked to the end of the queue, I took a good look at my soon to be flight neighbours. What I wasn’t expecting was to see anyone recognisable. Was tha</w:t>
        </w:r>
      </w:ins>
      <w:ins w:id="442" w:author="Britt Collins" w:date="2021-10-01T18:28:00Z">
        <w:r w:rsidR="00E65E14">
          <w:rPr>
            <w:rFonts w:ascii="Times New Roman" w:hAnsi="Times New Roman"/>
          </w:rPr>
          <w:t>t</w:t>
        </w:r>
      </w:ins>
      <w:ins w:id="443" w:author="Britt Collins" w:date="2021-09-30T14:58:00Z">
        <w:r w:rsidRPr="000B0CC8">
          <w:rPr>
            <w:rFonts w:ascii="Times New Roman" w:hAnsi="Times New Roman"/>
          </w:rPr>
          <w:t xml:space="preserve"> my brain wasn’t firing on all cylinders? It took a while to put the faces to names. In this case to a popular name in Birmingham music. Bloody hell, it’s Moseley’s finest, Ocean Colour Scene. A back-in-the day band that signalled memories of drinking unhealthy amounts of alcohol, hitting the dance floor and positioning traffic cones on monuments. Good times? Questionable, but the tunes that accompanied those days in the late-90s were bloody awesome. Maybe this journey would be special, given Ocean Colour Scene’s presence.</w:t>
        </w:r>
      </w:ins>
    </w:p>
    <w:p w14:paraId="4AD2E062" w14:textId="1E70CED6" w:rsidR="006F31F6" w:rsidRPr="000B0CC8" w:rsidRDefault="006F31F6">
      <w:pPr>
        <w:spacing w:line="480" w:lineRule="auto"/>
        <w:ind w:left="-5" w:right="15" w:firstLine="725"/>
        <w:rPr>
          <w:ins w:id="444" w:author="Britt Collins" w:date="2021-09-30T14:58:00Z"/>
          <w:rFonts w:ascii="Times New Roman" w:hAnsi="Times New Roman"/>
          <w:sz w:val="24"/>
          <w:szCs w:val="24"/>
        </w:rPr>
        <w:pPrChange w:id="445" w:author="Britt Collins" w:date="2021-09-30T15:06:00Z">
          <w:pPr>
            <w:ind w:left="-5" w:right="15" w:firstLine="725"/>
          </w:pPr>
        </w:pPrChange>
      </w:pPr>
      <w:ins w:id="446" w:author="Britt Collins" w:date="2021-09-30T14:58:00Z">
        <w:r w:rsidRPr="000B0CC8">
          <w:rPr>
            <w:rFonts w:ascii="Times New Roman" w:hAnsi="Times New Roman"/>
            <w:b/>
            <w:sz w:val="24"/>
            <w:szCs w:val="24"/>
          </w:rPr>
          <w:t>CONDENSE</w:t>
        </w:r>
      </w:ins>
      <w:ins w:id="447" w:author="Britt Collins" w:date="2021-10-01T18:29:00Z">
        <w:r w:rsidR="00E65E14">
          <w:rPr>
            <w:rFonts w:ascii="Times New Roman" w:hAnsi="Times New Roman"/>
            <w:b/>
            <w:sz w:val="24"/>
            <w:szCs w:val="24"/>
          </w:rPr>
          <w:t xml:space="preserve"> THIS</w:t>
        </w:r>
      </w:ins>
      <w:ins w:id="448" w:author="Britt Collins" w:date="2021-09-30T14:58:00Z">
        <w:r w:rsidRPr="000B0CC8" w:rsidDel="00195446">
          <w:rPr>
            <w:rFonts w:ascii="Times New Roman" w:hAnsi="Times New Roman"/>
            <w:sz w:val="24"/>
            <w:szCs w:val="24"/>
          </w:rPr>
          <w:t xml:space="preserve"> </w:t>
        </w:r>
        <w:r w:rsidRPr="000B0CC8">
          <w:rPr>
            <w:rFonts w:ascii="Times New Roman" w:hAnsi="Times New Roman"/>
            <w:sz w:val="24"/>
            <w:szCs w:val="24"/>
          </w:rPr>
          <w:t xml:space="preserve">Stepping on-board, I greeted by tanned, attractive flight attendants in red saris and red caps and business suits. Being a parochial Brummie lad, I stared at the elegant and exotic attire of the crew. I showed my boarding pass and walked on through to economy class. This was no ordinary economy class. It was huge and empty, so I had a bank of four seats all to myself. It was a time to get comfortable and aware of my surroundings. Having a weak bladder and a thirst for beer, I needed </w:t>
        </w:r>
        <w:r w:rsidRPr="000B0CC8">
          <w:rPr>
            <w:rFonts w:ascii="Times New Roman" w:hAnsi="Times New Roman"/>
            <w:sz w:val="24"/>
            <w:szCs w:val="24"/>
          </w:rPr>
          <w:lastRenderedPageBreak/>
          <w:t xml:space="preserve">eyes on bathroom and kitchen locations. Dubai was a good eight-hour journey ahead. I wanted it to be stress free, with as much entertainment time that my brain could possibly process. </w:t>
        </w:r>
      </w:ins>
    </w:p>
    <w:p w14:paraId="16F6E28D" w14:textId="77777777" w:rsidR="006F31F6" w:rsidRPr="000B0CC8" w:rsidRDefault="006F31F6">
      <w:pPr>
        <w:spacing w:line="480" w:lineRule="auto"/>
        <w:ind w:left="-5" w:right="15" w:firstLine="725"/>
        <w:rPr>
          <w:ins w:id="449" w:author="Britt Collins" w:date="2021-09-30T14:58:00Z"/>
          <w:rFonts w:ascii="Times New Roman" w:hAnsi="Times New Roman"/>
          <w:sz w:val="24"/>
          <w:szCs w:val="24"/>
        </w:rPr>
        <w:pPrChange w:id="450" w:author="Britt Collins" w:date="2021-09-30T15:06:00Z">
          <w:pPr>
            <w:ind w:left="-5" w:right="15" w:firstLine="725"/>
          </w:pPr>
        </w:pPrChange>
      </w:pPr>
      <w:ins w:id="451" w:author="Britt Collins" w:date="2021-09-30T14:58:00Z">
        <w:r w:rsidRPr="000B0CC8">
          <w:rPr>
            <w:rFonts w:ascii="Times New Roman" w:hAnsi="Times New Roman"/>
            <w:sz w:val="24"/>
            <w:szCs w:val="24"/>
          </w:rPr>
          <w:t xml:space="preserve">We arrived at Dubai Airport early in the morning. I needed a bed. I also knew there was a long wait till my next flight. To stop myself falling asleep I needed a drink or a nightclub. I enjoy getting to know my surroundings, wandering to every shop, café, newsagents, duty-free shops. It was then when I saw it. I must have missed on my initial recce. The bar, situated on the first floor, looked like a shipping container. </w:t>
        </w:r>
        <w:r w:rsidRPr="000B0CC8">
          <w:rPr>
            <w:rFonts w:ascii="Times New Roman" w:hAnsi="Times New Roman"/>
            <w:i/>
            <w:sz w:val="24"/>
            <w:szCs w:val="24"/>
          </w:rPr>
          <w:t>Where were the stairs?</w:t>
        </w:r>
        <w:r w:rsidRPr="000B0CC8">
          <w:rPr>
            <w:rFonts w:ascii="Times New Roman" w:hAnsi="Times New Roman"/>
            <w:sz w:val="24"/>
            <w:szCs w:val="24"/>
          </w:rPr>
          <w:t xml:space="preserve"> They were out of view, but accessible.</w:t>
        </w:r>
      </w:ins>
    </w:p>
    <w:p w14:paraId="185DF1A0" w14:textId="77777777" w:rsidR="006F31F6" w:rsidRPr="000B0CC8" w:rsidRDefault="006F31F6">
      <w:pPr>
        <w:spacing w:line="480" w:lineRule="auto"/>
        <w:ind w:left="-5" w:right="15" w:firstLine="725"/>
        <w:rPr>
          <w:ins w:id="452" w:author="Britt Collins" w:date="2021-09-30T14:58:00Z"/>
          <w:rFonts w:ascii="Times New Roman" w:hAnsi="Times New Roman"/>
          <w:sz w:val="24"/>
          <w:szCs w:val="24"/>
        </w:rPr>
        <w:pPrChange w:id="453" w:author="Britt Collins" w:date="2021-09-30T15:06:00Z">
          <w:pPr>
            <w:ind w:left="-5" w:right="15" w:firstLine="725"/>
          </w:pPr>
        </w:pPrChange>
      </w:pPr>
      <w:ins w:id="454" w:author="Britt Collins" w:date="2021-09-30T14:58:00Z">
        <w:r w:rsidRPr="000B0CC8">
          <w:rPr>
            <w:rFonts w:ascii="Times New Roman" w:hAnsi="Times New Roman"/>
            <w:sz w:val="24"/>
            <w:szCs w:val="24"/>
          </w:rPr>
          <w:t xml:space="preserve">What I didn’t realise as I got to the first floor was the size of the bar. The draught selection was a magnificent medley of alcoholic drinks from around the world. I was partial to a pint of Guinness and ordered one. Before pouring, the barman announced the price. I was shocked, £5 for a pint of beer back in 2009 was more than double the price at a Birmingham pub. It even made inflated nigh club drinks prices pale in comparison. I closed my eyes and unwillingly handed the money over. </w:t>
        </w:r>
      </w:ins>
    </w:p>
    <w:p w14:paraId="670B35A7" w14:textId="77777777" w:rsidR="006F31F6" w:rsidRPr="000B0CC8" w:rsidRDefault="006F31F6">
      <w:pPr>
        <w:spacing w:line="480" w:lineRule="auto"/>
        <w:ind w:left="-5" w:right="15" w:firstLine="725"/>
        <w:rPr>
          <w:ins w:id="455" w:author="Britt Collins" w:date="2021-09-30T14:58:00Z"/>
          <w:rFonts w:ascii="Times New Roman" w:hAnsi="Times New Roman"/>
          <w:sz w:val="24"/>
          <w:szCs w:val="24"/>
        </w:rPr>
        <w:pPrChange w:id="456" w:author="Britt Collins" w:date="2021-09-30T15:06:00Z">
          <w:pPr>
            <w:ind w:left="-5" w:right="15" w:firstLine="725"/>
          </w:pPr>
        </w:pPrChange>
      </w:pPr>
      <w:ins w:id="457" w:author="Britt Collins" w:date="2021-09-30T14:58:00Z">
        <w:r w:rsidRPr="000B0CC8">
          <w:rPr>
            <w:rFonts w:ascii="Times New Roman" w:hAnsi="Times New Roman"/>
            <w:sz w:val="24"/>
            <w:szCs w:val="24"/>
          </w:rPr>
          <w:t xml:space="preserve">A staff member escorted me to the lounge behind the bar. I looked at the large living space. Sinking back into the sumptuous leather sofa, I was handed a remote control for the large, widescreen TV that lay before me. My drink arrived, perfectly chilled, and accompanied by a selection of savoury nuts. I smiled as I pointed the controller at the TV and saw the Xtreme Sports Channel, the pinnacle of sports entertainment. I was a big martial-arts fan at the time. I looked to the heavens and requested UFC (Ultimate Fighting Championship), the pinnacle in televised mixed martial arts (MMA). I changed the channel. The ‘Best of UFC’ began to play and wiped the tears of joy from my eyes. My face beamed with a huge smile as I watched 2 UFC competitors beat ten bells of shit out of each other. The tiredness took its toll. </w:t>
        </w:r>
      </w:ins>
    </w:p>
    <w:p w14:paraId="34164027" w14:textId="77777777" w:rsidR="006F31F6" w:rsidRPr="000B0CC8" w:rsidRDefault="006F31F6">
      <w:pPr>
        <w:spacing w:line="480" w:lineRule="auto"/>
        <w:ind w:left="-5" w:right="15" w:firstLine="725"/>
        <w:rPr>
          <w:ins w:id="458" w:author="Britt Collins" w:date="2021-09-30T14:58:00Z"/>
          <w:rFonts w:ascii="Times New Roman" w:hAnsi="Times New Roman"/>
          <w:sz w:val="24"/>
          <w:szCs w:val="24"/>
        </w:rPr>
        <w:pPrChange w:id="459" w:author="Britt Collins" w:date="2021-09-30T15:06:00Z">
          <w:pPr>
            <w:ind w:left="-5" w:right="15" w:firstLine="725"/>
          </w:pPr>
        </w:pPrChange>
      </w:pPr>
      <w:ins w:id="460" w:author="Britt Collins" w:date="2021-09-30T14:58:00Z">
        <w:r w:rsidRPr="000B0CC8">
          <w:rPr>
            <w:rFonts w:ascii="Times New Roman" w:hAnsi="Times New Roman"/>
            <w:b/>
            <w:sz w:val="24"/>
            <w:szCs w:val="24"/>
          </w:rPr>
          <w:t>AGAIN THERE’S LOTS OF FILLER COPY HERE.</w:t>
        </w:r>
        <w:r w:rsidRPr="000B0CC8">
          <w:rPr>
            <w:rFonts w:ascii="Times New Roman" w:hAnsi="Times New Roman"/>
            <w:sz w:val="24"/>
            <w:szCs w:val="24"/>
          </w:rPr>
          <w:t xml:space="preserve"> I made it back to the concourse for a lethargic wander. It wasn’t the most comfortable of walks, lugging around an onboard suitcase, wearing winter clothing. As I walked on, I saw what can only be described as posh, indoor sun-loungers. I literally leapt onto the bedlike structure and tried to get comfy. I closed my eyes and felt my heart racing. I was so excited about the journey ahead, I couldn’t switch off. The mind can be a cruel beast. </w:t>
        </w:r>
      </w:ins>
    </w:p>
    <w:p w14:paraId="54A7F501" w14:textId="77777777" w:rsidR="006F31F6" w:rsidRPr="000B0CC8" w:rsidRDefault="006F31F6">
      <w:pPr>
        <w:spacing w:line="480" w:lineRule="auto"/>
        <w:ind w:left="-5" w:right="15" w:firstLine="725"/>
        <w:rPr>
          <w:ins w:id="461" w:author="Britt Collins" w:date="2021-09-30T14:58:00Z"/>
          <w:rFonts w:ascii="Times New Roman" w:hAnsi="Times New Roman"/>
          <w:sz w:val="24"/>
          <w:szCs w:val="24"/>
        </w:rPr>
        <w:pPrChange w:id="462" w:author="Britt Collins" w:date="2021-09-30T15:06:00Z">
          <w:pPr>
            <w:ind w:left="-5" w:right="15" w:firstLine="725"/>
          </w:pPr>
        </w:pPrChange>
      </w:pPr>
      <w:ins w:id="463" w:author="Britt Collins" w:date="2021-09-30T14:58:00Z">
        <w:r w:rsidRPr="000B0CC8">
          <w:rPr>
            <w:rFonts w:ascii="Times New Roman" w:hAnsi="Times New Roman"/>
            <w:sz w:val="24"/>
            <w:szCs w:val="24"/>
          </w:rPr>
          <w:lastRenderedPageBreak/>
          <w:t xml:space="preserve">My goal now was to stay awake. Caffeine. Costa Coffee was a welcoming, but quiet environment because of the time in the morning. What I really needed was intravenous drip coffee. I forced myself to move again. Maybe walking would restart my mind, body and soul. As I walked, I looked out of the huge departure lounge windows. It was dawn. The sky, a variant of reddish hues, was illuminated further by the rising sun. I stopped, sat down and gazed at the horizon. The sun continued its path above the horizon. I was forced to looked away. </w:t>
        </w:r>
      </w:ins>
    </w:p>
    <w:p w14:paraId="4A6F033A" w14:textId="020F3EB8" w:rsidR="006F31F6" w:rsidRPr="000B0CC8" w:rsidRDefault="006F31F6">
      <w:pPr>
        <w:spacing w:line="480" w:lineRule="auto"/>
        <w:ind w:firstLine="710"/>
        <w:rPr>
          <w:ins w:id="464" w:author="Britt Collins" w:date="2021-09-30T14:58:00Z"/>
          <w:rFonts w:ascii="Times New Roman" w:hAnsi="Times New Roman"/>
          <w:b/>
          <w:sz w:val="24"/>
          <w:rPrChange w:id="465" w:author="Britt Collins" w:date="2021-09-30T15:06:00Z">
            <w:rPr>
              <w:ins w:id="466" w:author="Britt Collins" w:date="2021-09-30T14:58:00Z"/>
              <w:b/>
            </w:rPr>
          </w:rPrChange>
        </w:rPr>
        <w:pPrChange w:id="467" w:author="Britt Collins" w:date="2021-10-01T19:24:00Z">
          <w:pPr>
            <w:spacing w:line="360" w:lineRule="auto"/>
          </w:pPr>
        </w:pPrChange>
      </w:pPr>
      <w:ins w:id="468" w:author="Britt Collins" w:date="2021-09-30T14:58:00Z">
        <w:r w:rsidRPr="000B0CC8">
          <w:rPr>
            <w:rFonts w:ascii="Times New Roman" w:hAnsi="Times New Roman"/>
            <w:sz w:val="24"/>
            <w:szCs w:val="24"/>
          </w:rPr>
          <w:t xml:space="preserve">It wasn’t long till the connecting flight. I felt a short burst of excitement thinking about what lay ahead. </w:t>
        </w:r>
      </w:ins>
      <w:ins w:id="469" w:author="Britt Collins" w:date="2021-10-01T18:30:00Z">
        <w:r w:rsidR="00E65E14">
          <w:rPr>
            <w:rFonts w:ascii="Times New Roman" w:hAnsi="Times New Roman"/>
            <w:b/>
            <w:sz w:val="24"/>
          </w:rPr>
          <w:t>END</w:t>
        </w:r>
      </w:ins>
      <w:ins w:id="470" w:author="Britt Collins" w:date="2021-09-30T14:58:00Z">
        <w:r w:rsidRPr="000B0CC8">
          <w:rPr>
            <w:rFonts w:ascii="Times New Roman" w:hAnsi="Times New Roman"/>
            <w:b/>
            <w:sz w:val="24"/>
            <w:rPrChange w:id="471" w:author="Britt Collins" w:date="2021-09-30T15:06:00Z">
              <w:rPr>
                <w:rFonts w:ascii="Times New Roman" w:hAnsi="Times New Roman"/>
                <w:b/>
              </w:rPr>
            </w:rPrChange>
          </w:rPr>
          <w:t xml:space="preserve"> with something compelling to turn the page. MAYBE MENTION YOUR FEARS OF IMIGRATING TO ANOTHER COUNTRY THAT’S </w:t>
        </w:r>
      </w:ins>
      <w:ins w:id="472" w:author="Britt Collins" w:date="2021-10-01T14:40:00Z">
        <w:r w:rsidR="002A11E7">
          <w:rPr>
            <w:rFonts w:ascii="Times New Roman" w:hAnsi="Times New Roman"/>
            <w:b/>
            <w:sz w:val="24"/>
          </w:rPr>
          <w:t xml:space="preserve">SO FAR AND </w:t>
        </w:r>
      </w:ins>
      <w:ins w:id="473" w:author="Britt Collins" w:date="2021-09-30T14:58:00Z">
        <w:r w:rsidRPr="000B0CC8">
          <w:rPr>
            <w:rFonts w:ascii="Times New Roman" w:hAnsi="Times New Roman"/>
            <w:b/>
            <w:sz w:val="24"/>
            <w:rPrChange w:id="474" w:author="Britt Collins" w:date="2021-09-30T15:06:00Z">
              <w:rPr>
                <w:rFonts w:ascii="Times New Roman" w:hAnsi="Times New Roman"/>
                <w:b/>
              </w:rPr>
            </w:rPrChange>
          </w:rPr>
          <w:t xml:space="preserve">REMOTE. </w:t>
        </w:r>
        <w:r w:rsidRPr="000B0CC8">
          <w:rPr>
            <w:rStyle w:val="Emphasis"/>
            <w:rFonts w:ascii="Times New Roman" w:hAnsi="Times New Roman" w:cs="Arial"/>
            <w:b/>
            <w:bCs/>
            <w:i w:val="0"/>
            <w:iCs w:val="0"/>
            <w:color w:val="5F6368"/>
            <w:sz w:val="24"/>
            <w:szCs w:val="21"/>
          </w:rPr>
          <w:t>Chapters end</w:t>
        </w:r>
        <w:r w:rsidRPr="000B0CC8">
          <w:rPr>
            <w:rStyle w:val="apple-converted-space"/>
            <w:rFonts w:ascii="Times New Roman" w:hAnsi="Times New Roman" w:cs="Arial"/>
            <w:b/>
            <w:color w:val="4D5156"/>
            <w:sz w:val="24"/>
            <w:szCs w:val="21"/>
            <w:shd w:val="clear" w:color="auto" w:fill="FFFFFF"/>
          </w:rPr>
          <w:t> </w:t>
        </w:r>
        <w:r w:rsidRPr="000B0CC8">
          <w:rPr>
            <w:rFonts w:ascii="Times New Roman" w:hAnsi="Times New Roman" w:cs="Arial"/>
            <w:b/>
            <w:color w:val="4D5156"/>
            <w:sz w:val="24"/>
            <w:szCs w:val="21"/>
            <w:shd w:val="clear" w:color="auto" w:fill="FFFFFF"/>
          </w:rPr>
          <w:t>with hooks to draw, entice or pull readers into the next</w:t>
        </w:r>
        <w:r w:rsidRPr="000B0CC8">
          <w:rPr>
            <w:rStyle w:val="apple-converted-space"/>
            <w:rFonts w:ascii="Times New Roman" w:hAnsi="Times New Roman" w:cs="Arial"/>
            <w:b/>
            <w:color w:val="4D5156"/>
            <w:sz w:val="24"/>
            <w:szCs w:val="21"/>
            <w:shd w:val="clear" w:color="auto" w:fill="FFFFFF"/>
          </w:rPr>
          <w:t> </w:t>
        </w:r>
        <w:r w:rsidRPr="000B0CC8">
          <w:rPr>
            <w:rStyle w:val="Emphasis"/>
            <w:rFonts w:ascii="Times New Roman" w:hAnsi="Times New Roman" w:cs="Arial"/>
            <w:b/>
            <w:bCs/>
            <w:i w:val="0"/>
            <w:iCs w:val="0"/>
            <w:color w:val="5F6368"/>
            <w:sz w:val="24"/>
            <w:szCs w:val="21"/>
          </w:rPr>
          <w:t>chapter</w:t>
        </w:r>
        <w:r w:rsidRPr="000B0CC8">
          <w:rPr>
            <w:rFonts w:ascii="Times New Roman" w:hAnsi="Times New Roman" w:cs="Arial"/>
            <w:b/>
            <w:color w:val="4D5156"/>
            <w:sz w:val="24"/>
            <w:szCs w:val="21"/>
            <w:shd w:val="clear" w:color="auto" w:fill="FFFFFF"/>
          </w:rPr>
          <w:t>.</w:t>
        </w:r>
        <w:r w:rsidRPr="000B0CC8">
          <w:rPr>
            <w:rStyle w:val="apple-converted-space"/>
            <w:rFonts w:ascii="Times New Roman" w:hAnsi="Times New Roman" w:cs="Arial"/>
            <w:b/>
            <w:color w:val="4D5156"/>
            <w:sz w:val="24"/>
            <w:szCs w:val="21"/>
            <w:shd w:val="clear" w:color="auto" w:fill="FFFFFF"/>
          </w:rPr>
          <w:t> </w:t>
        </w:r>
        <w:r w:rsidRPr="000B0CC8">
          <w:rPr>
            <w:rFonts w:ascii="Times New Roman" w:hAnsi="Times New Roman"/>
            <w:b/>
            <w:color w:val="222222"/>
            <w:sz w:val="24"/>
            <w:szCs w:val="20"/>
            <w:shd w:val="clear" w:color="auto" w:fill="FFFFFF"/>
          </w:rPr>
          <w:t xml:space="preserve"> That can be a cliff</w:t>
        </w:r>
      </w:ins>
      <w:ins w:id="475" w:author="Britt Collins" w:date="2021-10-01T14:40:00Z">
        <w:r w:rsidR="002A11E7">
          <w:rPr>
            <w:rFonts w:ascii="Times New Roman" w:hAnsi="Times New Roman"/>
            <w:b/>
            <w:color w:val="222222"/>
            <w:sz w:val="24"/>
            <w:szCs w:val="20"/>
            <w:shd w:val="clear" w:color="auto" w:fill="FFFFFF"/>
          </w:rPr>
          <w:t>-</w:t>
        </w:r>
      </w:ins>
      <w:ins w:id="476" w:author="Britt Collins" w:date="2021-09-30T14:58:00Z">
        <w:r w:rsidRPr="000B0CC8">
          <w:rPr>
            <w:rFonts w:ascii="Times New Roman" w:hAnsi="Times New Roman"/>
            <w:b/>
            <w:color w:val="222222"/>
            <w:sz w:val="24"/>
            <w:szCs w:val="20"/>
            <w:shd w:val="clear" w:color="auto" w:fill="FFFFFF"/>
          </w:rPr>
          <w:t>hanger, a secret revealed, the revelation that there</w:t>
        </w:r>
        <w:r w:rsidRPr="000B0CC8">
          <w:rPr>
            <w:rStyle w:val="apple-converted-space"/>
            <w:rFonts w:ascii="Times New Roman" w:hAnsi="Times New Roman"/>
            <w:b/>
            <w:color w:val="222222"/>
            <w:sz w:val="24"/>
            <w:szCs w:val="20"/>
            <w:shd w:val="clear" w:color="auto" w:fill="FFFFFF"/>
          </w:rPr>
          <w:t> </w:t>
        </w:r>
        <w:r w:rsidRPr="000B0CC8">
          <w:rPr>
            <w:rFonts w:ascii="Times New Roman" w:hAnsi="Times New Roman"/>
            <w:b/>
            <w:i/>
            <w:iCs/>
            <w:color w:val="222222"/>
            <w:sz w:val="24"/>
            <w:szCs w:val="20"/>
          </w:rPr>
          <w:t>is</w:t>
        </w:r>
        <w:r w:rsidRPr="000B0CC8">
          <w:rPr>
            <w:rStyle w:val="apple-converted-space"/>
            <w:rFonts w:ascii="Times New Roman" w:hAnsi="Times New Roman"/>
            <w:b/>
            <w:color w:val="222222"/>
            <w:sz w:val="24"/>
            <w:szCs w:val="20"/>
            <w:shd w:val="clear" w:color="auto" w:fill="FFFFFF"/>
          </w:rPr>
          <w:t> </w:t>
        </w:r>
        <w:r w:rsidRPr="000B0CC8">
          <w:rPr>
            <w:rFonts w:ascii="Times New Roman" w:hAnsi="Times New Roman"/>
            <w:b/>
            <w:color w:val="222222"/>
            <w:sz w:val="24"/>
            <w:szCs w:val="20"/>
            <w:shd w:val="clear" w:color="auto" w:fill="FFFFFF"/>
          </w:rPr>
          <w:t>a secret, a major decision to be made and so on. It can be almost anything, as long as it makes</w:t>
        </w:r>
        <w:r w:rsidRPr="000B0CC8">
          <w:rPr>
            <w:rStyle w:val="apple-converted-space"/>
            <w:rFonts w:ascii="Times New Roman" w:hAnsi="Times New Roman"/>
            <w:b/>
            <w:i/>
            <w:iCs/>
            <w:color w:val="222222"/>
            <w:sz w:val="24"/>
            <w:szCs w:val="20"/>
          </w:rPr>
          <w:t> </w:t>
        </w:r>
        <w:r w:rsidRPr="000B0CC8">
          <w:rPr>
            <w:rFonts w:ascii="Times New Roman" w:hAnsi="Times New Roman"/>
            <w:b/>
            <w:color w:val="222222"/>
            <w:sz w:val="24"/>
            <w:szCs w:val="20"/>
            <w:shd w:val="clear" w:color="auto" w:fill="FFFFFF"/>
          </w:rPr>
          <w:t>readers</w:t>
        </w:r>
        <w:r w:rsidRPr="000B0CC8">
          <w:rPr>
            <w:rStyle w:val="apple-converted-space"/>
            <w:rFonts w:ascii="Times New Roman" w:hAnsi="Times New Roman"/>
            <w:b/>
            <w:color w:val="222222"/>
            <w:sz w:val="24"/>
            <w:szCs w:val="20"/>
            <w:shd w:val="clear" w:color="auto" w:fill="FFFFFF"/>
          </w:rPr>
          <w:t> </w:t>
        </w:r>
        <w:r w:rsidRPr="000B0CC8">
          <w:rPr>
            <w:rFonts w:ascii="Times New Roman" w:hAnsi="Times New Roman"/>
            <w:b/>
            <w:i/>
            <w:iCs/>
            <w:color w:val="222222"/>
            <w:sz w:val="24"/>
            <w:szCs w:val="20"/>
          </w:rPr>
          <w:t>want</w:t>
        </w:r>
        <w:r w:rsidRPr="000B0CC8">
          <w:rPr>
            <w:rStyle w:val="apple-converted-space"/>
            <w:rFonts w:ascii="Times New Roman" w:hAnsi="Times New Roman"/>
            <w:b/>
            <w:i/>
            <w:iCs/>
            <w:color w:val="222222"/>
            <w:sz w:val="24"/>
            <w:szCs w:val="20"/>
          </w:rPr>
          <w:t> </w:t>
        </w:r>
        <w:r w:rsidRPr="000B0CC8">
          <w:rPr>
            <w:rFonts w:ascii="Times New Roman" w:hAnsi="Times New Roman"/>
            <w:b/>
            <w:color w:val="222222"/>
            <w:sz w:val="24"/>
            <w:szCs w:val="20"/>
            <w:shd w:val="clear" w:color="auto" w:fill="FFFFFF"/>
          </w:rPr>
          <w:t>to know what happens next.</w:t>
        </w:r>
        <w:r w:rsidRPr="000B0CC8">
          <w:rPr>
            <w:rFonts w:ascii="Times New Roman" w:hAnsi="Times New Roman"/>
            <w:b/>
            <w:color w:val="222222"/>
            <w:sz w:val="24"/>
            <w:szCs w:val="20"/>
          </w:rPr>
          <w:t xml:space="preserve"> </w:t>
        </w:r>
        <w:r w:rsidRPr="000B0CC8">
          <w:rPr>
            <w:rFonts w:ascii="Times New Roman" w:hAnsi="Times New Roman"/>
            <w:b/>
            <w:color w:val="222222"/>
            <w:sz w:val="24"/>
            <w:szCs w:val="20"/>
            <w:shd w:val="clear" w:color="auto" w:fill="FFFFFF"/>
          </w:rPr>
          <w:t>And then it can get tricky.</w:t>
        </w:r>
      </w:ins>
    </w:p>
    <w:p w14:paraId="1FDB9613" w14:textId="77777777" w:rsidR="006F31F6" w:rsidRPr="000B0CC8" w:rsidRDefault="006F31F6">
      <w:pPr>
        <w:spacing w:line="480" w:lineRule="auto"/>
        <w:ind w:left="-5" w:right="15" w:firstLine="725"/>
        <w:rPr>
          <w:ins w:id="477" w:author="Britt Collins" w:date="2021-09-30T14:58:00Z"/>
          <w:rFonts w:ascii="Times New Roman" w:hAnsi="Times New Roman"/>
          <w:sz w:val="24"/>
          <w:szCs w:val="24"/>
        </w:rPr>
        <w:pPrChange w:id="478" w:author="Britt Collins" w:date="2021-09-30T15:06:00Z">
          <w:pPr>
            <w:ind w:left="-5" w:right="15" w:firstLine="725"/>
          </w:pPr>
        </w:pPrChange>
      </w:pPr>
    </w:p>
    <w:p w14:paraId="46190DC0" w14:textId="35803E08" w:rsidR="006F31F6" w:rsidRPr="000B0CC8" w:rsidRDefault="006F31F6">
      <w:pPr>
        <w:spacing w:line="480" w:lineRule="auto"/>
        <w:rPr>
          <w:ins w:id="479" w:author="Britt Collins" w:date="2021-09-30T14:58:00Z"/>
          <w:rFonts w:ascii="Times New Roman" w:hAnsi="Times New Roman"/>
          <w:sz w:val="24"/>
          <w:rPrChange w:id="480" w:author="Britt Collins" w:date="2021-09-30T15:06:00Z">
            <w:rPr>
              <w:ins w:id="481" w:author="Britt Collins" w:date="2021-09-30T14:58:00Z"/>
            </w:rPr>
          </w:rPrChange>
        </w:rPr>
        <w:pPrChange w:id="482" w:author="Britt Collins" w:date="2021-09-30T15:06:00Z">
          <w:pPr/>
        </w:pPrChange>
      </w:pPr>
      <w:ins w:id="483" w:author="Britt Collins" w:date="2021-09-30T14:58:00Z">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br/>
        </w:r>
        <w:r w:rsidRPr="000B0CC8">
          <w:rPr>
            <w:rFonts w:ascii="Times New Roman" w:hAnsi="Times New Roman"/>
            <w:sz w:val="24"/>
            <w:szCs w:val="24"/>
          </w:rPr>
          <w:lastRenderedPageBreak/>
          <w:br/>
        </w:r>
        <w:r w:rsidRPr="000B0CC8">
          <w:rPr>
            <w:rFonts w:ascii="Times New Roman" w:hAnsi="Times New Roman"/>
            <w:sz w:val="24"/>
            <w:szCs w:val="24"/>
          </w:rPr>
          <w:br/>
        </w:r>
      </w:ins>
    </w:p>
    <w:p w14:paraId="4A315717" w14:textId="1DBDD924" w:rsidR="006F31F6" w:rsidRPr="000B0CC8" w:rsidRDefault="006F31F6">
      <w:pPr>
        <w:pStyle w:val="Heading1"/>
        <w:spacing w:line="480" w:lineRule="auto"/>
        <w:ind w:left="-6" w:hanging="11"/>
        <w:jc w:val="center"/>
        <w:rPr>
          <w:ins w:id="484" w:author="Britt Collins" w:date="2021-09-30T14:58:00Z"/>
          <w:rFonts w:ascii="Times New Roman" w:hAnsi="Times New Roman"/>
          <w:b/>
          <w:sz w:val="24"/>
          <w:szCs w:val="24"/>
        </w:rPr>
        <w:pPrChange w:id="485" w:author="Britt Collins" w:date="2021-09-30T15:06:00Z">
          <w:pPr>
            <w:pStyle w:val="Heading1"/>
            <w:ind w:left="-6" w:hanging="11"/>
            <w:jc w:val="center"/>
          </w:pPr>
        </w:pPrChange>
      </w:pPr>
      <w:ins w:id="486" w:author="Britt Collins" w:date="2021-09-30T14:58:00Z">
        <w:r w:rsidRPr="000B0CC8">
          <w:rPr>
            <w:rFonts w:ascii="Times New Roman" w:hAnsi="Times New Roman"/>
            <w:b/>
            <w:sz w:val="24"/>
            <w:szCs w:val="24"/>
          </w:rPr>
          <w:t>3</w:t>
        </w:r>
      </w:ins>
    </w:p>
    <w:p w14:paraId="61E6ED1D" w14:textId="77777777" w:rsidR="006F31F6" w:rsidRPr="000B0CC8" w:rsidRDefault="006F31F6">
      <w:pPr>
        <w:pStyle w:val="Heading2"/>
        <w:spacing w:line="480" w:lineRule="auto"/>
        <w:ind w:left="-6" w:hanging="11"/>
        <w:jc w:val="center"/>
        <w:rPr>
          <w:ins w:id="487" w:author="Britt Collins" w:date="2021-09-30T14:58:00Z"/>
          <w:rFonts w:ascii="Times New Roman" w:hAnsi="Times New Roman"/>
          <w:b/>
          <w:sz w:val="24"/>
          <w:szCs w:val="24"/>
        </w:rPr>
        <w:pPrChange w:id="488" w:author="Britt Collins" w:date="2021-09-30T15:06:00Z">
          <w:pPr>
            <w:pStyle w:val="Heading2"/>
            <w:ind w:left="-6" w:hanging="11"/>
            <w:jc w:val="center"/>
          </w:pPr>
        </w:pPrChange>
      </w:pPr>
      <w:ins w:id="489" w:author="Britt Collins" w:date="2021-09-30T14:58:00Z">
        <w:r w:rsidRPr="000B0CC8">
          <w:rPr>
            <w:rFonts w:ascii="Times New Roman" w:hAnsi="Times New Roman"/>
            <w:b/>
            <w:sz w:val="24"/>
            <w:szCs w:val="24"/>
          </w:rPr>
          <w:t>Heaven and a Half Pint</w:t>
        </w:r>
      </w:ins>
    </w:p>
    <w:p w14:paraId="7323509E" w14:textId="77777777" w:rsidR="006F31F6" w:rsidRPr="000B0CC8" w:rsidRDefault="006F31F6">
      <w:pPr>
        <w:spacing w:after="10" w:line="480" w:lineRule="auto"/>
        <w:ind w:left="-5" w:right="15"/>
        <w:rPr>
          <w:ins w:id="490" w:author="Britt Collins" w:date="2021-09-30T14:58:00Z"/>
          <w:rFonts w:ascii="Times New Roman" w:hAnsi="Times New Roman"/>
          <w:sz w:val="24"/>
          <w:szCs w:val="24"/>
        </w:rPr>
        <w:pPrChange w:id="491" w:author="Britt Collins" w:date="2021-09-30T15:06:00Z">
          <w:pPr>
            <w:spacing w:after="10"/>
            <w:ind w:left="-5" w:right="15"/>
          </w:pPr>
        </w:pPrChange>
      </w:pPr>
    </w:p>
    <w:p w14:paraId="5ECEC31F" w14:textId="77777777" w:rsidR="00F27BC2" w:rsidRDefault="006F31F6">
      <w:pPr>
        <w:spacing w:after="10" w:line="480" w:lineRule="auto"/>
        <w:ind w:left="-5" w:right="15"/>
        <w:rPr>
          <w:ins w:id="492" w:author="Britt Collins" w:date="2021-10-01T19:26:00Z"/>
          <w:rFonts w:ascii="Times New Roman" w:hAnsi="Times New Roman"/>
          <w:sz w:val="24"/>
          <w:szCs w:val="24"/>
        </w:rPr>
      </w:pPr>
      <w:ins w:id="493" w:author="Britt Collins" w:date="2021-09-30T14:58:00Z">
        <w:r w:rsidRPr="000B0CC8">
          <w:rPr>
            <w:rFonts w:ascii="Times New Roman" w:hAnsi="Times New Roman"/>
            <w:b/>
            <w:sz w:val="24"/>
            <w:szCs w:val="24"/>
          </w:rPr>
          <w:t>YOU NEED STRONGER</w:t>
        </w:r>
      </w:ins>
      <w:ins w:id="494" w:author="Britt Collins" w:date="2021-10-01T18:30:00Z">
        <w:r w:rsidR="00E65E14">
          <w:rPr>
            <w:rFonts w:ascii="Times New Roman" w:hAnsi="Times New Roman"/>
            <w:b/>
            <w:sz w:val="24"/>
            <w:szCs w:val="24"/>
          </w:rPr>
          <w:t>, MORE DRAMATIC</w:t>
        </w:r>
      </w:ins>
      <w:ins w:id="495" w:author="Britt Collins" w:date="2021-09-30T14:58:00Z">
        <w:r w:rsidRPr="000B0CC8">
          <w:rPr>
            <w:rFonts w:ascii="Times New Roman" w:hAnsi="Times New Roman"/>
            <w:b/>
            <w:sz w:val="24"/>
            <w:szCs w:val="24"/>
          </w:rPr>
          <w:t xml:space="preserve"> CHAPTER OPENER</w:t>
        </w:r>
      </w:ins>
      <w:ins w:id="496" w:author="Britt Collins" w:date="2021-10-01T18:31:00Z">
        <w:r w:rsidR="00E65E14">
          <w:rPr>
            <w:rFonts w:ascii="Times New Roman" w:hAnsi="Times New Roman"/>
            <w:b/>
            <w:sz w:val="24"/>
            <w:szCs w:val="24"/>
          </w:rPr>
          <w:t>.</w:t>
        </w:r>
      </w:ins>
      <w:ins w:id="497" w:author="Britt Collins" w:date="2021-09-30T14:58:00Z">
        <w:r w:rsidRPr="000B0CC8">
          <w:rPr>
            <w:rFonts w:ascii="Times New Roman" w:hAnsi="Times New Roman"/>
            <w:b/>
            <w:sz w:val="24"/>
            <w:szCs w:val="24"/>
          </w:rPr>
          <w:t xml:space="preserve"> THIS READS LIKE FILLER. </w:t>
        </w:r>
        <w:r w:rsidRPr="000B0CC8">
          <w:rPr>
            <w:rStyle w:val="Emphasis"/>
            <w:rFonts w:ascii="Times New Roman" w:hAnsi="Times New Roman" w:cs="Arial"/>
            <w:b/>
            <w:bCs/>
            <w:i w:val="0"/>
            <w:iCs w:val="0"/>
            <w:color w:val="5F6368"/>
            <w:sz w:val="24"/>
            <w:szCs w:val="21"/>
          </w:rPr>
          <w:t>Chapter</w:t>
        </w:r>
        <w:r w:rsidRPr="000B0CC8">
          <w:rPr>
            <w:rStyle w:val="apple-converted-space"/>
            <w:rFonts w:ascii="Times New Roman" w:hAnsi="Times New Roman" w:cs="Arial"/>
            <w:color w:val="4D5156"/>
            <w:sz w:val="24"/>
            <w:szCs w:val="21"/>
            <w:shd w:val="clear" w:color="auto" w:fill="FFFFFF"/>
          </w:rPr>
          <w:t> </w:t>
        </w:r>
        <w:r w:rsidRPr="000B0CC8">
          <w:rPr>
            <w:rFonts w:ascii="Times New Roman" w:hAnsi="Times New Roman" w:cs="Arial"/>
            <w:b/>
            <w:color w:val="4D5156"/>
            <w:sz w:val="24"/>
            <w:szCs w:val="21"/>
            <w:shd w:val="clear" w:color="auto" w:fill="FFFFFF"/>
          </w:rPr>
          <w:t xml:space="preserve">openings have to be more compelling to sustain readers interest. </w:t>
        </w:r>
        <w:r w:rsidRPr="000B0CC8">
          <w:rPr>
            <w:rFonts w:ascii="Times New Roman" w:hAnsi="Times New Roman"/>
            <w:sz w:val="24"/>
            <w:szCs w:val="24"/>
          </w:rPr>
          <w:t xml:space="preserve"> </w:t>
        </w:r>
      </w:ins>
      <w:ins w:id="498" w:author="Britt Collins" w:date="2021-10-01T19:25:00Z">
        <w:r w:rsidR="00F27BC2">
          <w:rPr>
            <w:rFonts w:ascii="Times New Roman" w:hAnsi="Times New Roman"/>
            <w:sz w:val="24"/>
            <w:szCs w:val="24"/>
          </w:rPr>
          <w:t>PERHAPS SOMETHING MORE REF</w:t>
        </w:r>
      </w:ins>
      <w:ins w:id="499" w:author="Britt Collins" w:date="2021-10-01T19:26:00Z">
        <w:r w:rsidR="00F27BC2">
          <w:rPr>
            <w:rFonts w:ascii="Times New Roman" w:hAnsi="Times New Roman"/>
            <w:sz w:val="24"/>
            <w:szCs w:val="24"/>
          </w:rPr>
          <w:t>LECTIVE</w:t>
        </w:r>
      </w:ins>
    </w:p>
    <w:p w14:paraId="2CD8AA7F" w14:textId="7D802BAC" w:rsidR="006F31F6" w:rsidRPr="000B0CC8" w:rsidRDefault="00F27BC2">
      <w:pPr>
        <w:spacing w:after="10" w:line="480" w:lineRule="auto"/>
        <w:ind w:left="-5" w:right="15"/>
        <w:rPr>
          <w:ins w:id="500" w:author="Britt Collins" w:date="2021-09-30T14:58:00Z"/>
          <w:rFonts w:ascii="Times New Roman" w:hAnsi="Times New Roman"/>
          <w:sz w:val="24"/>
          <w:szCs w:val="24"/>
        </w:rPr>
        <w:pPrChange w:id="501" w:author="Britt Collins" w:date="2021-09-30T15:06:00Z">
          <w:pPr>
            <w:spacing w:after="10"/>
            <w:ind w:left="-5" w:right="15"/>
          </w:pPr>
        </w:pPrChange>
      </w:pPr>
      <w:ins w:id="502" w:author="Britt Collins" w:date="2021-10-01T19:26:00Z">
        <w:r>
          <w:rPr>
            <w:rFonts w:ascii="Times New Roman" w:hAnsi="Times New Roman"/>
            <w:b/>
            <w:sz w:val="24"/>
            <w:szCs w:val="24"/>
          </w:rPr>
          <w:t>Moving halfway across the world was</w:t>
        </w:r>
      </w:ins>
      <w:ins w:id="503" w:author="Britt Collins" w:date="2021-10-01T19:27:00Z">
        <w:r>
          <w:rPr>
            <w:rFonts w:ascii="Times New Roman" w:hAnsi="Times New Roman"/>
            <w:b/>
            <w:sz w:val="24"/>
            <w:szCs w:val="24"/>
          </w:rPr>
          <w:t xml:space="preserve"> never</w:t>
        </w:r>
      </w:ins>
      <w:ins w:id="504" w:author="Britt Collins" w:date="2021-10-01T19:26:00Z">
        <w:r>
          <w:rPr>
            <w:rFonts w:ascii="Times New Roman" w:hAnsi="Times New Roman"/>
            <w:b/>
            <w:sz w:val="24"/>
            <w:szCs w:val="24"/>
          </w:rPr>
          <w:t xml:space="preserve"> </w:t>
        </w:r>
      </w:ins>
      <w:ins w:id="505" w:author="Britt Collins" w:date="2021-10-01T19:27:00Z">
        <w:r>
          <w:rPr>
            <w:rFonts w:ascii="Times New Roman" w:hAnsi="Times New Roman"/>
            <w:b/>
            <w:sz w:val="24"/>
            <w:szCs w:val="24"/>
          </w:rPr>
          <w:t xml:space="preserve">a dream of mine, it was </w:t>
        </w:r>
      </w:ins>
      <w:ins w:id="506" w:author="Britt Collins" w:date="2021-10-01T19:28:00Z">
        <w:r>
          <w:rPr>
            <w:rFonts w:ascii="Times New Roman" w:hAnsi="Times New Roman"/>
            <w:b/>
            <w:sz w:val="24"/>
            <w:szCs w:val="24"/>
          </w:rPr>
          <w:t>my</w:t>
        </w:r>
      </w:ins>
      <w:ins w:id="507" w:author="Britt Collins" w:date="2021-10-01T19:27:00Z">
        <w:r>
          <w:rPr>
            <w:rFonts w:ascii="Times New Roman" w:hAnsi="Times New Roman"/>
            <w:b/>
            <w:sz w:val="24"/>
            <w:szCs w:val="24"/>
          </w:rPr>
          <w:t xml:space="preserve"> escape</w:t>
        </w:r>
      </w:ins>
      <w:ins w:id="508" w:author="Britt Collins" w:date="2021-10-01T19:28:00Z">
        <w:r>
          <w:rPr>
            <w:rFonts w:ascii="Times New Roman" w:hAnsi="Times New Roman"/>
            <w:b/>
            <w:sz w:val="24"/>
            <w:szCs w:val="24"/>
          </w:rPr>
          <w:t xml:space="preserve"> </w:t>
        </w:r>
      </w:ins>
      <w:ins w:id="509" w:author="Britt Collins" w:date="2021-10-04T09:36:00Z">
        <w:r w:rsidR="00AC5D65">
          <w:rPr>
            <w:rFonts w:ascii="Times New Roman" w:hAnsi="Times New Roman"/>
            <w:b/>
            <w:sz w:val="24"/>
            <w:szCs w:val="24"/>
          </w:rPr>
          <w:t>and</w:t>
        </w:r>
      </w:ins>
      <w:ins w:id="510" w:author="Britt Collins" w:date="2021-10-01T19:28:00Z">
        <w:r w:rsidR="004E6499">
          <w:rPr>
            <w:rFonts w:ascii="Times New Roman" w:hAnsi="Times New Roman"/>
            <w:b/>
            <w:sz w:val="24"/>
            <w:szCs w:val="24"/>
          </w:rPr>
          <w:t xml:space="preserve"> my only option</w:t>
        </w:r>
      </w:ins>
      <w:ins w:id="511" w:author="Britt Collins" w:date="2021-10-04T09:36:00Z">
        <w:r w:rsidR="00AC5D65">
          <w:rPr>
            <w:rFonts w:ascii="Times New Roman" w:hAnsi="Times New Roman"/>
            <w:b/>
            <w:sz w:val="24"/>
            <w:szCs w:val="24"/>
          </w:rPr>
          <w:t xml:space="preserve"> at the time</w:t>
        </w:r>
      </w:ins>
      <w:ins w:id="512" w:author="Britt Collins" w:date="2021-10-01T19:27:00Z">
        <w:r>
          <w:rPr>
            <w:rFonts w:ascii="Times New Roman" w:hAnsi="Times New Roman"/>
            <w:b/>
            <w:sz w:val="24"/>
            <w:szCs w:val="24"/>
          </w:rPr>
          <w:t xml:space="preserve">. </w:t>
        </w:r>
      </w:ins>
      <w:ins w:id="513" w:author="Britt Collins" w:date="2021-10-01T19:28:00Z">
        <w:r>
          <w:rPr>
            <w:rFonts w:ascii="Times New Roman" w:hAnsi="Times New Roman"/>
            <w:b/>
            <w:sz w:val="24"/>
            <w:szCs w:val="24"/>
          </w:rPr>
          <w:t>FOLLOW ON FROM HERE</w:t>
        </w:r>
      </w:ins>
      <w:ins w:id="514" w:author="Britt Collins" w:date="2021-10-01T19:26:00Z">
        <w:r>
          <w:rPr>
            <w:rFonts w:ascii="Times New Roman" w:hAnsi="Times New Roman"/>
            <w:b/>
            <w:sz w:val="24"/>
            <w:szCs w:val="24"/>
          </w:rPr>
          <w:t xml:space="preserve"> </w:t>
        </w:r>
      </w:ins>
      <w:ins w:id="515" w:author="Britt Collins" w:date="2021-09-30T14:58:00Z">
        <w:r w:rsidR="006F31F6" w:rsidRPr="000B0CC8">
          <w:rPr>
            <w:rFonts w:ascii="Times New Roman" w:hAnsi="Times New Roman"/>
            <w:sz w:val="24"/>
            <w:szCs w:val="24"/>
          </w:rPr>
          <w:t xml:space="preserve">I love how large passenger aircrafts land on runways. Barely a bump was felt as we touched down at Sydney Kingsford Smith Airport. We taxied to our arrival gate. I looked outside to see the sun glaze over the tarmac. The heat made the air pulsate. Seeing the sign on the terminal building, </w:t>
        </w:r>
        <w:r w:rsidR="006F31F6" w:rsidRPr="000B0CC8">
          <w:rPr>
            <w:rFonts w:ascii="Times New Roman" w:hAnsi="Times New Roman"/>
            <w:i/>
            <w:sz w:val="24"/>
            <w:szCs w:val="24"/>
          </w:rPr>
          <w:t>Welcome to Sydney</w:t>
        </w:r>
        <w:r w:rsidR="006F31F6" w:rsidRPr="000B0CC8">
          <w:rPr>
            <w:rFonts w:ascii="Times New Roman" w:hAnsi="Times New Roman"/>
            <w:sz w:val="24"/>
            <w:szCs w:val="24"/>
          </w:rPr>
          <w:t xml:space="preserve">, it took a while for this moment to soak in. I’m here in Australia, on the other side of the world. This was the place I was going to call home for the foreseeable. </w:t>
        </w:r>
      </w:ins>
    </w:p>
    <w:p w14:paraId="0F118F99" w14:textId="77777777" w:rsidR="006F31F6" w:rsidRPr="000B0CC8" w:rsidRDefault="006F31F6">
      <w:pPr>
        <w:spacing w:after="10" w:line="480" w:lineRule="auto"/>
        <w:ind w:left="-5" w:right="15" w:firstLine="725"/>
        <w:rPr>
          <w:ins w:id="516" w:author="Britt Collins" w:date="2021-09-30T14:58:00Z"/>
          <w:rFonts w:ascii="Times New Roman" w:hAnsi="Times New Roman"/>
          <w:sz w:val="24"/>
          <w:szCs w:val="24"/>
        </w:rPr>
        <w:pPrChange w:id="517" w:author="Britt Collins" w:date="2021-09-30T15:06:00Z">
          <w:pPr>
            <w:spacing w:after="10"/>
            <w:ind w:left="-5" w:right="15" w:firstLine="725"/>
          </w:pPr>
        </w:pPrChange>
      </w:pPr>
      <w:ins w:id="518" w:author="Britt Collins" w:date="2021-09-30T14:58:00Z">
        <w:r w:rsidRPr="000B0CC8">
          <w:rPr>
            <w:rFonts w:ascii="Times New Roman" w:hAnsi="Times New Roman"/>
            <w:sz w:val="24"/>
            <w:szCs w:val="24"/>
          </w:rPr>
          <w:t>Stepping off the plane, the brightness of the sun and the humidity hit me. After the chill and gloom of wintry England, being outdoors in searing heat in November felt unreal. It was summer in the Southern Hemisphere.</w:t>
        </w:r>
      </w:ins>
    </w:p>
    <w:p w14:paraId="2FBEA2AC" w14:textId="37B34CEF" w:rsidR="006F31F6" w:rsidRPr="000B0CC8" w:rsidRDefault="006F31F6">
      <w:pPr>
        <w:spacing w:after="17" w:line="480" w:lineRule="auto"/>
        <w:ind w:left="-5" w:right="15" w:firstLine="725"/>
        <w:rPr>
          <w:ins w:id="519" w:author="Britt Collins" w:date="2021-09-30T14:58:00Z"/>
          <w:rFonts w:ascii="Times New Roman" w:hAnsi="Times New Roman"/>
          <w:sz w:val="24"/>
          <w:szCs w:val="24"/>
        </w:rPr>
        <w:pPrChange w:id="520" w:author="Britt Collins" w:date="2021-09-30T15:06:00Z">
          <w:pPr>
            <w:spacing w:after="17"/>
            <w:ind w:left="-5" w:right="15" w:firstLine="725"/>
          </w:pPr>
        </w:pPrChange>
      </w:pPr>
      <w:ins w:id="521" w:author="Britt Collins" w:date="2021-09-30T14:58:00Z">
        <w:r w:rsidRPr="000B0CC8">
          <w:rPr>
            <w:rFonts w:ascii="Times New Roman" w:hAnsi="Times New Roman"/>
            <w:b/>
            <w:sz w:val="24"/>
            <w:szCs w:val="24"/>
          </w:rPr>
          <w:t>It’s not necessary to document every moment</w:t>
        </w:r>
      </w:ins>
      <w:ins w:id="522" w:author="Britt Collins" w:date="2021-10-01T16:13:00Z">
        <w:r w:rsidR="003C78A9">
          <w:rPr>
            <w:rFonts w:ascii="Times New Roman" w:hAnsi="Times New Roman"/>
            <w:b/>
            <w:sz w:val="24"/>
            <w:szCs w:val="24"/>
          </w:rPr>
          <w:t xml:space="preserve"> of your journey</w:t>
        </w:r>
      </w:ins>
      <w:ins w:id="523" w:author="Britt Collins" w:date="2021-09-30T14:58:00Z">
        <w:r w:rsidRPr="000B0CC8">
          <w:rPr>
            <w:rFonts w:ascii="Times New Roman" w:hAnsi="Times New Roman"/>
            <w:b/>
            <w:sz w:val="24"/>
            <w:szCs w:val="24"/>
          </w:rPr>
          <w:t>, which can get boring for readers</w:t>
        </w:r>
        <w:r w:rsidRPr="000B0CC8">
          <w:rPr>
            <w:rFonts w:ascii="Times New Roman" w:hAnsi="Times New Roman"/>
            <w:sz w:val="24"/>
            <w:szCs w:val="24"/>
          </w:rPr>
          <w:t xml:space="preserve">. </w:t>
        </w:r>
        <w:r w:rsidRPr="000B0CC8">
          <w:rPr>
            <w:rFonts w:ascii="Times New Roman" w:hAnsi="Times New Roman"/>
            <w:b/>
            <w:sz w:val="24"/>
            <w:szCs w:val="24"/>
          </w:rPr>
          <w:t>THIS NEEDS TO BE CUT DRASTICALLY</w:t>
        </w:r>
        <w:r w:rsidRPr="000B0CC8">
          <w:rPr>
            <w:rFonts w:ascii="Times New Roman" w:hAnsi="Times New Roman"/>
            <w:sz w:val="24"/>
            <w:szCs w:val="24"/>
          </w:rPr>
          <w:t xml:space="preserve"> I felt nervous as I walked to the security gate. Is there any reason why I should not be able to gain entry into Australia?, I thought. I knew my work visa application was successful. I had email confirmation. My passport had been assigned a digital visa. What if it hadn't? What if there were other entrance issues?</w:t>
        </w:r>
        <w:r w:rsidRPr="000B0CC8" w:rsidDel="0076735A">
          <w:rPr>
            <w:rFonts w:ascii="Times New Roman" w:hAnsi="Times New Roman"/>
            <w:sz w:val="24"/>
            <w:szCs w:val="24"/>
          </w:rPr>
          <w:t xml:space="preserve"> </w:t>
        </w:r>
        <w:r w:rsidRPr="000B0CC8">
          <w:rPr>
            <w:rFonts w:ascii="Times New Roman" w:hAnsi="Times New Roman"/>
            <w:sz w:val="24"/>
            <w:szCs w:val="24"/>
          </w:rPr>
          <w:t xml:space="preserve">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w:t>
        </w:r>
        <w:r w:rsidRPr="000B0CC8">
          <w:rPr>
            <w:rFonts w:ascii="Times New Roman" w:hAnsi="Times New Roman"/>
            <w:sz w:val="24"/>
            <w:szCs w:val="24"/>
          </w:rPr>
          <w:lastRenderedPageBreak/>
          <w:t>scanned. It was swiftly handed back to the first officer. He flicked through the pages of the passport with a level of care. On finding a fresh page an inked stamp was firmly applied. The passport was handed back to me. I felt elation and my stresses fluttered away.</w:t>
        </w:r>
      </w:ins>
    </w:p>
    <w:p w14:paraId="3F735BE7" w14:textId="77777777" w:rsidR="006F31F6" w:rsidRPr="000B0CC8" w:rsidRDefault="006F31F6">
      <w:pPr>
        <w:spacing w:line="480" w:lineRule="auto"/>
        <w:ind w:left="-5" w:right="15"/>
        <w:rPr>
          <w:ins w:id="524" w:author="Britt Collins" w:date="2021-09-30T14:58:00Z"/>
          <w:rFonts w:ascii="Times New Roman" w:hAnsi="Times New Roman"/>
          <w:sz w:val="24"/>
          <w:szCs w:val="24"/>
        </w:rPr>
        <w:pPrChange w:id="525" w:author="Britt Collins" w:date="2021-09-30T15:06:00Z">
          <w:pPr>
            <w:ind w:left="-5" w:right="15"/>
          </w:pPr>
        </w:pPrChange>
      </w:pPr>
      <w:ins w:id="526" w:author="Britt Collins" w:date="2021-09-30T14:58:00Z">
        <w:r w:rsidRPr="000B0CC8">
          <w:rPr>
            <w:rFonts w:ascii="Times New Roman" w:hAnsi="Times New Roman"/>
            <w:sz w:val="24"/>
            <w:szCs w:val="24"/>
          </w:rPr>
          <w:t>My next goal, was to negotiate the luggage carousel. My suitcase was already doing the rounds when I arrived. I effortfully lifted it onto the floor. With it being a modern suitcase, it had wheels and a retractable handle. The suitcase was perfectly designed for navigating the near-frictionless floor surfaces of the airport.</w:t>
        </w:r>
      </w:ins>
    </w:p>
    <w:p w14:paraId="47998855" w14:textId="014B4D58" w:rsidR="006F31F6" w:rsidRPr="000B0CC8" w:rsidRDefault="006F31F6">
      <w:pPr>
        <w:spacing w:after="17" w:line="480" w:lineRule="auto"/>
        <w:ind w:left="-5" w:right="15" w:firstLine="725"/>
        <w:rPr>
          <w:ins w:id="527" w:author="Britt Collins" w:date="2021-09-30T14:58:00Z"/>
          <w:rFonts w:ascii="Times New Roman" w:hAnsi="Times New Roman"/>
          <w:sz w:val="24"/>
          <w:szCs w:val="24"/>
        </w:rPr>
        <w:pPrChange w:id="528" w:author="Britt Collins" w:date="2021-09-30T15:06:00Z">
          <w:pPr>
            <w:spacing w:after="17"/>
            <w:ind w:left="-5" w:right="15" w:firstLine="725"/>
          </w:pPr>
        </w:pPrChange>
      </w:pPr>
      <w:ins w:id="529" w:author="Britt Collins" w:date="2021-09-30T14:58:00Z">
        <w:r w:rsidRPr="000B0CC8">
          <w:rPr>
            <w:rFonts w:ascii="Times New Roman" w:hAnsi="Times New Roman"/>
            <w:b/>
            <w:sz w:val="24"/>
            <w:szCs w:val="24"/>
          </w:rPr>
          <w:t xml:space="preserve">TOO MUCH FILLER COPY, NEEDS </w:t>
        </w:r>
      </w:ins>
      <w:ins w:id="530" w:author="Britt Collins" w:date="2021-09-30T15:19:00Z">
        <w:r w:rsidR="002F470B">
          <w:rPr>
            <w:rFonts w:ascii="Times New Roman" w:hAnsi="Times New Roman"/>
            <w:b/>
            <w:sz w:val="24"/>
            <w:szCs w:val="24"/>
          </w:rPr>
          <w:t xml:space="preserve">HEAVY </w:t>
        </w:r>
      </w:ins>
      <w:ins w:id="531" w:author="Britt Collins" w:date="2021-09-30T14:58:00Z">
        <w:r w:rsidRPr="000B0CC8">
          <w:rPr>
            <w:rFonts w:ascii="Times New Roman" w:hAnsi="Times New Roman"/>
            <w:b/>
            <w:sz w:val="24"/>
            <w:szCs w:val="24"/>
          </w:rPr>
          <w:t>STREAMLINING</w:t>
        </w:r>
      </w:ins>
      <w:ins w:id="532" w:author="Britt Collins" w:date="2021-09-30T15:12:00Z">
        <w:r w:rsidR="002F470B">
          <w:rPr>
            <w:rFonts w:ascii="Times New Roman" w:hAnsi="Times New Roman"/>
            <w:b/>
            <w:sz w:val="24"/>
            <w:szCs w:val="24"/>
          </w:rPr>
          <w:t>. You can skip moments of time without documenting every stage of your journey</w:t>
        </w:r>
      </w:ins>
      <w:ins w:id="533" w:author="Britt Collins" w:date="2021-10-01T18:31:00Z">
        <w:r w:rsidR="00E65E14">
          <w:rPr>
            <w:rFonts w:ascii="Times New Roman" w:hAnsi="Times New Roman"/>
            <w:b/>
            <w:sz w:val="24"/>
            <w:szCs w:val="24"/>
          </w:rPr>
          <w:t>. PERHAPS START WITH YOUR FIRST IMPRESSIONS OF THE CITY</w:t>
        </w:r>
      </w:ins>
      <w:ins w:id="534" w:author="Britt Collins" w:date="2021-09-30T14:58:00Z">
        <w:r w:rsidRPr="000B0CC8">
          <w:rPr>
            <w:rFonts w:ascii="Times New Roman" w:hAnsi="Times New Roman"/>
            <w:b/>
            <w:sz w:val="24"/>
            <w:szCs w:val="24"/>
          </w:rPr>
          <w:t xml:space="preserve"> </w:t>
        </w:r>
        <w:r w:rsidRPr="000B0CC8">
          <w:rPr>
            <w:rFonts w:ascii="Times New Roman" w:hAnsi="Times New Roman"/>
            <w:sz w:val="24"/>
            <w:szCs w:val="24"/>
          </w:rPr>
          <w:t>After passing through departures, I was happy to see directions to the train station. I love travelling by rail. A recent trip to Japan, experiencing their luxurious, punctual network, elevated my appreciation.</w:t>
        </w:r>
        <w:r w:rsidRPr="000B0CC8" w:rsidDel="0076735A">
          <w:rPr>
            <w:rFonts w:ascii="Times New Roman" w:hAnsi="Times New Roman"/>
            <w:sz w:val="24"/>
            <w:szCs w:val="24"/>
          </w:rPr>
          <w:t xml:space="preserve"> </w:t>
        </w:r>
        <w:r w:rsidRPr="000B0CC8">
          <w:rPr>
            <w:rFonts w:ascii="Times New Roman" w:hAnsi="Times New Roman"/>
            <w:sz w:val="24"/>
            <w:szCs w:val="24"/>
          </w:rPr>
          <w:t>At the ticket booth</w:t>
        </w:r>
      </w:ins>
      <w:ins w:id="535" w:author="Britt Collins" w:date="2021-09-30T15:12:00Z">
        <w:r w:rsidR="002F470B">
          <w:rPr>
            <w:rFonts w:ascii="Times New Roman" w:hAnsi="Times New Roman"/>
            <w:sz w:val="24"/>
            <w:szCs w:val="24"/>
          </w:rPr>
          <w:t>,</w:t>
        </w:r>
      </w:ins>
      <w:ins w:id="536" w:author="Britt Collins" w:date="2021-09-30T14:58:00Z">
        <w:r w:rsidRPr="000B0CC8">
          <w:rPr>
            <w:rFonts w:ascii="Times New Roman" w:hAnsi="Times New Roman"/>
            <w:sz w:val="24"/>
            <w:szCs w:val="24"/>
          </w:rPr>
          <w:t xml:space="preserve"> I </w:t>
        </w:r>
      </w:ins>
      <w:ins w:id="537" w:author="Britt Collins" w:date="2021-09-30T15:13:00Z">
        <w:r w:rsidR="002F470B">
          <w:rPr>
            <w:rFonts w:ascii="Times New Roman" w:hAnsi="Times New Roman"/>
            <w:sz w:val="24"/>
            <w:szCs w:val="24"/>
          </w:rPr>
          <w:t>ask</w:t>
        </w:r>
      </w:ins>
      <w:ins w:id="538" w:author="Britt Collins" w:date="2021-09-30T14:58:00Z">
        <w:r w:rsidRPr="000B0CC8">
          <w:rPr>
            <w:rFonts w:ascii="Times New Roman" w:hAnsi="Times New Roman"/>
            <w:sz w:val="24"/>
            <w:szCs w:val="24"/>
          </w:rPr>
          <w:t>ed about a single ticket to the city. The train guard said, "You will need 2 tickets: a special ticket to enter the platform at the airport and one to exit the barriers in the city. Total cost is AU$40". I was still used to dealing with costs in pounds and £40 for a regional train ticket was expensive. Was AU$40? I belligerently paid the amount, still not clear on the amount in £s. I walked to the platform, calculated and baulked. The ticket cost was north of £20. For a 20-minute, regional journey, this was absurd. Was this amount to set a precedent for all retail goods in Australia?</w:t>
        </w:r>
      </w:ins>
    </w:p>
    <w:p w14:paraId="680FEF6E" w14:textId="77777777" w:rsidR="006F31F6" w:rsidRPr="000B0CC8" w:rsidRDefault="006F31F6">
      <w:pPr>
        <w:spacing w:line="480" w:lineRule="auto"/>
        <w:ind w:left="-5" w:right="15" w:firstLine="725"/>
        <w:rPr>
          <w:ins w:id="539" w:author="Britt Collins" w:date="2021-09-30T14:58:00Z"/>
          <w:rFonts w:ascii="Times New Roman" w:hAnsi="Times New Roman"/>
          <w:sz w:val="24"/>
          <w:szCs w:val="24"/>
        </w:rPr>
        <w:pPrChange w:id="540" w:author="Britt Collins" w:date="2021-09-30T15:06:00Z">
          <w:pPr>
            <w:ind w:left="-5" w:right="15" w:firstLine="725"/>
          </w:pPr>
        </w:pPrChange>
      </w:pPr>
      <w:ins w:id="541" w:author="Britt Collins" w:date="2021-09-30T14:58:00Z">
        <w:r w:rsidRPr="000B0CC8">
          <w:rPr>
            <w:rFonts w:ascii="Times New Roman" w:hAnsi="Times New Roman"/>
            <w:sz w:val="24"/>
            <w:szCs w:val="24"/>
          </w:rPr>
          <w:t>When the train arrived, it was like nothing I had seen before, a double-decker. I chose a seat on the lower deck given my bulky luggage. I felt a little calmer and caught myself people watching, fascinated by their fashion and chat. Teenage girls wore skimpy denim shorts, wedged so far up their arses. A couple of young women sat in the seats opposite me and chatted away. I was surprised by their unvarnished, blunt description of the world around them.</w:t>
        </w:r>
      </w:ins>
    </w:p>
    <w:p w14:paraId="466144E6" w14:textId="28E45B38" w:rsidR="006F31F6" w:rsidRPr="000B0CC8" w:rsidRDefault="006F31F6">
      <w:pPr>
        <w:spacing w:line="480" w:lineRule="auto"/>
        <w:ind w:left="-5" w:right="15" w:firstLine="725"/>
        <w:rPr>
          <w:ins w:id="542" w:author="Britt Collins" w:date="2021-09-30T14:58:00Z"/>
          <w:rFonts w:ascii="Times New Roman" w:hAnsi="Times New Roman"/>
          <w:sz w:val="24"/>
          <w:szCs w:val="24"/>
        </w:rPr>
        <w:pPrChange w:id="543" w:author="Britt Collins" w:date="2021-10-04T12:24:00Z">
          <w:pPr>
            <w:ind w:left="-5" w:right="15"/>
          </w:pPr>
        </w:pPrChange>
      </w:pPr>
      <w:ins w:id="544" w:author="Britt Collins" w:date="2021-09-30T14:58:00Z">
        <w:r w:rsidRPr="000B0CC8">
          <w:rPr>
            <w:rFonts w:ascii="Times New Roman" w:hAnsi="Times New Roman"/>
            <w:sz w:val="24"/>
            <w:szCs w:val="24"/>
          </w:rPr>
          <w:t>I noticed that me, the people watcher, became the one being watched. I was wearing dark clothing: A black T-shirt, tight, dark blue jeans and a pair of narrow, pointy, brown shoes. I struck an impressive stature, given my wardrobe and athletic body. Out the corner of my eye, I saw the approaching Sydney cityscape</w:t>
        </w:r>
      </w:ins>
      <w:ins w:id="545" w:author="Britt Collins" w:date="2021-10-04T12:25:00Z">
        <w:r w:rsidR="005319D5">
          <w:rPr>
            <w:rFonts w:ascii="Times New Roman" w:hAnsi="Times New Roman"/>
            <w:sz w:val="24"/>
            <w:szCs w:val="24"/>
          </w:rPr>
          <w:t xml:space="preserve">, </w:t>
        </w:r>
        <w:r w:rsidR="005319D5" w:rsidRPr="005319D5">
          <w:rPr>
            <w:rFonts w:ascii="Times New Roman" w:hAnsi="Times New Roman"/>
            <w:b/>
            <w:sz w:val="24"/>
            <w:szCs w:val="24"/>
            <w:rPrChange w:id="546" w:author="Britt Collins" w:date="2021-10-04T12:26:00Z">
              <w:rPr>
                <w:rFonts w:ascii="Times New Roman" w:hAnsi="Times New Roman"/>
                <w:sz w:val="24"/>
                <w:szCs w:val="24"/>
              </w:rPr>
            </w:rPrChange>
          </w:rPr>
          <w:t>the iconic gleaming white</w:t>
        </w:r>
      </w:ins>
      <w:ins w:id="547" w:author="Britt Collins" w:date="2021-10-04T12:26:00Z">
        <w:r w:rsidR="005319D5" w:rsidRPr="005319D5">
          <w:rPr>
            <w:rFonts w:ascii="Times New Roman" w:hAnsi="Times New Roman"/>
            <w:b/>
            <w:sz w:val="24"/>
            <w:szCs w:val="24"/>
            <w:rPrChange w:id="548" w:author="Britt Collins" w:date="2021-10-04T12:26:00Z">
              <w:rPr>
                <w:rFonts w:ascii="Times New Roman" w:hAnsi="Times New Roman"/>
                <w:sz w:val="24"/>
                <w:szCs w:val="24"/>
              </w:rPr>
            </w:rPrChange>
          </w:rPr>
          <w:t xml:space="preserve"> Opera House, hugged by the world’s </w:t>
        </w:r>
        <w:r w:rsidR="005319D5" w:rsidRPr="005319D5">
          <w:rPr>
            <w:rFonts w:ascii="Times New Roman" w:hAnsi="Times New Roman"/>
            <w:b/>
            <w:sz w:val="24"/>
            <w:szCs w:val="24"/>
            <w:rPrChange w:id="549" w:author="Britt Collins" w:date="2021-10-04T12:26:00Z">
              <w:rPr>
                <w:rFonts w:ascii="Times New Roman" w:hAnsi="Times New Roman"/>
                <w:sz w:val="24"/>
                <w:szCs w:val="24"/>
              </w:rPr>
            </w:rPrChange>
          </w:rPr>
          <w:lastRenderedPageBreak/>
          <w:t>largest natural harbour.</w:t>
        </w:r>
      </w:ins>
      <w:ins w:id="550" w:author="Britt Collins" w:date="2021-10-04T12:25:00Z">
        <w:r w:rsidR="005319D5">
          <w:rPr>
            <w:rFonts w:ascii="Times New Roman" w:hAnsi="Times New Roman"/>
            <w:sz w:val="24"/>
            <w:szCs w:val="24"/>
          </w:rPr>
          <w:t xml:space="preserve"> </w:t>
        </w:r>
      </w:ins>
      <w:ins w:id="551" w:author="Britt Collins" w:date="2021-09-30T14:58:00Z">
        <w:r w:rsidRPr="000B0CC8">
          <w:rPr>
            <w:rFonts w:ascii="Times New Roman" w:hAnsi="Times New Roman"/>
            <w:sz w:val="24"/>
            <w:szCs w:val="24"/>
          </w:rPr>
          <w:t xml:space="preserve">The skyscrapers towered, rising like shards, like something out of a sci-fi movie. It reminded me of Toronto, Canada. Both were large, modern cities established in British colonial times. Sydney’s skyline was unmissable with its large Shangri-La and CN Tower buildings. The two other noticeable landmarks were the Sydney Harbour Bridge and Opera House. The harbour at Circular Key, which encompassed the cityscape, was </w:t>
        </w:r>
      </w:ins>
      <w:ins w:id="552" w:author="Britt Collins" w:date="2021-09-30T15:20:00Z">
        <w:r w:rsidR="003F1502">
          <w:rPr>
            <w:rFonts w:ascii="Times New Roman" w:hAnsi="Times New Roman"/>
            <w:sz w:val="24"/>
            <w:szCs w:val="24"/>
          </w:rPr>
          <w:t>buzz of</w:t>
        </w:r>
      </w:ins>
      <w:ins w:id="553" w:author="Britt Collins" w:date="2021-09-30T14:58:00Z">
        <w:r w:rsidRPr="000B0CC8">
          <w:rPr>
            <w:rFonts w:ascii="Times New Roman" w:hAnsi="Times New Roman"/>
            <w:sz w:val="24"/>
            <w:szCs w:val="24"/>
          </w:rPr>
          <w:t xml:space="preserve"> activity. Passenger boats appeared to be ballroom dancing, arriving and departing in a fascinating, coordinated fashion.</w:t>
        </w:r>
      </w:ins>
    </w:p>
    <w:p w14:paraId="4E550BD4" w14:textId="57EABDD0" w:rsidR="006F31F6" w:rsidRPr="000B0CC8" w:rsidRDefault="003F1502">
      <w:pPr>
        <w:spacing w:line="480" w:lineRule="auto"/>
        <w:ind w:left="-5" w:right="15"/>
        <w:rPr>
          <w:ins w:id="554" w:author="Britt Collins" w:date="2021-09-30T14:58:00Z"/>
          <w:rFonts w:ascii="Times New Roman" w:hAnsi="Times New Roman"/>
          <w:sz w:val="24"/>
          <w:szCs w:val="24"/>
        </w:rPr>
        <w:pPrChange w:id="555" w:author="Britt Collins" w:date="2021-09-30T15:23:00Z">
          <w:pPr>
            <w:ind w:left="-5" w:right="15"/>
          </w:pPr>
        </w:pPrChange>
      </w:pPr>
      <w:ins w:id="556" w:author="Britt Collins" w:date="2021-09-30T15:21:00Z">
        <w:r w:rsidRPr="003F1502">
          <w:rPr>
            <w:rFonts w:ascii="Times New Roman" w:hAnsi="Times New Roman"/>
            <w:b/>
            <w:sz w:val="24"/>
            <w:szCs w:val="24"/>
            <w:rPrChange w:id="557" w:author="Britt Collins" w:date="2021-09-30T15:22:00Z">
              <w:rPr>
                <w:rFonts w:ascii="Times New Roman" w:hAnsi="Times New Roman"/>
                <w:sz w:val="24"/>
                <w:szCs w:val="24"/>
              </w:rPr>
            </w:rPrChange>
          </w:rPr>
          <w:t>AGAIN THIS MINUATE DETAIL OF YOUR JOURNEY WILL MAKE READERS SWITCH OFF. THIS TYPE OF DETAIL DOESN’T MOVE THE STOR</w:t>
        </w:r>
      </w:ins>
      <w:ins w:id="558" w:author="Britt Collins" w:date="2021-09-30T15:22:00Z">
        <w:r w:rsidRPr="003F1502">
          <w:rPr>
            <w:rFonts w:ascii="Times New Roman" w:hAnsi="Times New Roman"/>
            <w:b/>
            <w:sz w:val="24"/>
            <w:szCs w:val="24"/>
            <w:rPrChange w:id="559" w:author="Britt Collins" w:date="2021-09-30T15:22:00Z">
              <w:rPr>
                <w:rFonts w:ascii="Times New Roman" w:hAnsi="Times New Roman"/>
                <w:sz w:val="24"/>
                <w:szCs w:val="24"/>
              </w:rPr>
            </w:rPrChange>
          </w:rPr>
          <w:t>Y ALONG OR ADD COLOUR TO THE NARRATIVE</w:t>
        </w:r>
      </w:ins>
      <w:ins w:id="560" w:author="Britt Collins" w:date="2021-09-30T15:21:00Z">
        <w:r w:rsidRPr="003F1502">
          <w:rPr>
            <w:rFonts w:ascii="Times New Roman" w:hAnsi="Times New Roman"/>
            <w:b/>
            <w:sz w:val="24"/>
            <w:szCs w:val="24"/>
            <w:rPrChange w:id="561" w:author="Britt Collins" w:date="2021-09-30T15:22:00Z">
              <w:rPr>
                <w:rFonts w:ascii="Times New Roman" w:hAnsi="Times New Roman"/>
                <w:sz w:val="24"/>
                <w:szCs w:val="24"/>
              </w:rPr>
            </w:rPrChange>
          </w:rPr>
          <w:t xml:space="preserve"> </w:t>
        </w:r>
      </w:ins>
      <w:ins w:id="562" w:author="Britt Collins" w:date="2021-09-30T14:58:00Z">
        <w:r w:rsidR="006F31F6" w:rsidRPr="000B0CC8">
          <w:rPr>
            <w:rFonts w:ascii="Times New Roman" w:hAnsi="Times New Roman"/>
            <w:sz w:val="24"/>
            <w:szCs w:val="24"/>
          </w:rPr>
          <w:t>A paper print</w:t>
        </w:r>
      </w:ins>
      <w:ins w:id="563" w:author="Britt Collins" w:date="2021-09-30T15:20:00Z">
        <w:r>
          <w:rPr>
            <w:rFonts w:ascii="Times New Roman" w:hAnsi="Times New Roman"/>
            <w:sz w:val="24"/>
            <w:szCs w:val="24"/>
          </w:rPr>
          <w:t>-</w:t>
        </w:r>
      </w:ins>
      <w:ins w:id="564" w:author="Britt Collins" w:date="2021-09-30T14:58:00Z">
        <w:r w:rsidR="006F31F6" w:rsidRPr="000B0CC8">
          <w:rPr>
            <w:rFonts w:ascii="Times New Roman" w:hAnsi="Times New Roman"/>
            <w:sz w:val="24"/>
            <w:szCs w:val="24"/>
          </w:rPr>
          <w:t xml:space="preserve">out detailed the location of my accommodation. </w:t>
        </w:r>
      </w:ins>
      <w:ins w:id="565" w:author="Britt Collins" w:date="2021-09-30T15:20:00Z">
        <w:r>
          <w:rPr>
            <w:rFonts w:ascii="Times New Roman" w:hAnsi="Times New Roman"/>
            <w:sz w:val="24"/>
            <w:szCs w:val="24"/>
          </w:rPr>
          <w:t>W</w:t>
        </w:r>
      </w:ins>
      <w:ins w:id="566" w:author="Britt Collins" w:date="2021-09-30T14:58:00Z">
        <w:r w:rsidR="006F31F6" w:rsidRPr="000B0CC8">
          <w:rPr>
            <w:rFonts w:ascii="Times New Roman" w:hAnsi="Times New Roman"/>
            <w:sz w:val="24"/>
            <w:szCs w:val="24"/>
          </w:rPr>
          <w:t>alk</w:t>
        </w:r>
      </w:ins>
      <w:ins w:id="567" w:author="Britt Collins" w:date="2021-09-30T15:20:00Z">
        <w:r>
          <w:rPr>
            <w:rFonts w:ascii="Times New Roman" w:hAnsi="Times New Roman"/>
            <w:sz w:val="24"/>
            <w:szCs w:val="24"/>
          </w:rPr>
          <w:t>ing</w:t>
        </w:r>
      </w:ins>
      <w:ins w:id="568" w:author="Britt Collins" w:date="2021-09-30T14:58:00Z">
        <w:r w:rsidR="006F31F6" w:rsidRPr="000B0CC8">
          <w:rPr>
            <w:rFonts w:ascii="Times New Roman" w:hAnsi="Times New Roman"/>
            <w:sz w:val="24"/>
            <w:szCs w:val="24"/>
          </w:rPr>
          <w:t xml:space="preserve"> from </w:t>
        </w:r>
      </w:ins>
      <w:ins w:id="569" w:author="Britt Collins" w:date="2021-09-30T15:30:00Z">
        <w:r w:rsidR="00083F0C">
          <w:rPr>
            <w:rFonts w:ascii="Times New Roman" w:hAnsi="Times New Roman"/>
            <w:sz w:val="24"/>
            <w:szCs w:val="24"/>
          </w:rPr>
          <w:t>the train</w:t>
        </w:r>
      </w:ins>
      <w:ins w:id="570" w:author="Britt Collins" w:date="2021-09-30T14:58:00Z">
        <w:r w:rsidR="006F31F6" w:rsidRPr="000B0CC8">
          <w:rPr>
            <w:rFonts w:ascii="Times New Roman" w:hAnsi="Times New Roman"/>
            <w:sz w:val="24"/>
            <w:szCs w:val="24"/>
          </w:rPr>
          <w:t xml:space="preserve"> station to the apartment, I </w:t>
        </w:r>
      </w:ins>
      <w:ins w:id="571" w:author="Britt Collins" w:date="2021-09-30T15:23:00Z">
        <w:r>
          <w:rPr>
            <w:rFonts w:ascii="Times New Roman" w:hAnsi="Times New Roman"/>
            <w:sz w:val="24"/>
            <w:szCs w:val="24"/>
          </w:rPr>
          <w:t>saw</w:t>
        </w:r>
      </w:ins>
      <w:ins w:id="572" w:author="Britt Collins" w:date="2021-09-30T14:58:00Z">
        <w:r w:rsidR="006F31F6" w:rsidRPr="000B0CC8">
          <w:rPr>
            <w:rFonts w:ascii="Times New Roman" w:hAnsi="Times New Roman"/>
            <w:sz w:val="24"/>
            <w:szCs w:val="24"/>
          </w:rPr>
          <w:t xml:space="preserve"> a sea of </w:t>
        </w:r>
      </w:ins>
      <w:ins w:id="573" w:author="Britt Collins" w:date="2021-09-30T15:20:00Z">
        <w:r>
          <w:rPr>
            <w:rFonts w:ascii="Times New Roman" w:hAnsi="Times New Roman"/>
            <w:sz w:val="24"/>
            <w:szCs w:val="24"/>
          </w:rPr>
          <w:t>car</w:t>
        </w:r>
      </w:ins>
      <w:ins w:id="574" w:author="Britt Collins" w:date="2021-09-30T14:58:00Z">
        <w:r w:rsidR="006F31F6" w:rsidRPr="000B0CC8">
          <w:rPr>
            <w:rFonts w:ascii="Times New Roman" w:hAnsi="Times New Roman"/>
            <w:sz w:val="24"/>
            <w:szCs w:val="24"/>
          </w:rPr>
          <w:t xml:space="preserve">s, which was no shock given the accommodation was located close to the freeway. I </w:t>
        </w:r>
      </w:ins>
      <w:ins w:id="575" w:author="Britt Collins" w:date="2021-09-30T15:22:00Z">
        <w:r>
          <w:rPr>
            <w:rFonts w:ascii="Times New Roman" w:hAnsi="Times New Roman"/>
            <w:sz w:val="24"/>
            <w:szCs w:val="24"/>
          </w:rPr>
          <w:t>flicked through</w:t>
        </w:r>
      </w:ins>
      <w:ins w:id="576" w:author="Britt Collins" w:date="2021-09-30T14:58:00Z">
        <w:r w:rsidR="006F31F6" w:rsidRPr="000B0CC8">
          <w:rPr>
            <w:rFonts w:ascii="Times New Roman" w:hAnsi="Times New Roman"/>
            <w:sz w:val="24"/>
            <w:szCs w:val="24"/>
          </w:rPr>
          <w:t xml:space="preserve"> my printouts that detailed the apartment check-in procedure. </w:t>
        </w:r>
      </w:ins>
      <w:ins w:id="577" w:author="Britt Collins" w:date="2021-09-30T15:23:00Z">
        <w:r>
          <w:rPr>
            <w:rFonts w:ascii="Times New Roman" w:hAnsi="Times New Roman"/>
            <w:sz w:val="24"/>
            <w:szCs w:val="24"/>
          </w:rPr>
          <w:t>Stepping inside,</w:t>
        </w:r>
      </w:ins>
      <w:ins w:id="578" w:author="Britt Collins" w:date="2021-09-30T14:58:00Z">
        <w:r w:rsidR="006F31F6" w:rsidRPr="000B0CC8">
          <w:rPr>
            <w:rFonts w:ascii="Times New Roman" w:hAnsi="Times New Roman"/>
            <w:sz w:val="24"/>
            <w:szCs w:val="24"/>
          </w:rPr>
          <w:t xml:space="preserve"> I noticed a lack of walls. I was not used to such an open</w:t>
        </w:r>
      </w:ins>
      <w:ins w:id="579" w:author="Britt Collins" w:date="2021-09-30T15:31:00Z">
        <w:r w:rsidR="00083F0C">
          <w:rPr>
            <w:rFonts w:ascii="Times New Roman" w:hAnsi="Times New Roman"/>
            <w:sz w:val="24"/>
            <w:szCs w:val="24"/>
          </w:rPr>
          <w:t>, loft-style</w:t>
        </w:r>
      </w:ins>
      <w:ins w:id="580" w:author="Britt Collins" w:date="2021-09-30T14:58:00Z">
        <w:r w:rsidR="006F31F6" w:rsidRPr="000B0CC8">
          <w:rPr>
            <w:rFonts w:ascii="Times New Roman" w:hAnsi="Times New Roman"/>
            <w:sz w:val="24"/>
            <w:szCs w:val="24"/>
          </w:rPr>
          <w:t xml:space="preserve"> </w:t>
        </w:r>
      </w:ins>
      <w:ins w:id="581" w:author="Britt Collins" w:date="2021-09-30T15:31:00Z">
        <w:r w:rsidR="00083F0C">
          <w:rPr>
            <w:rFonts w:ascii="Times New Roman" w:hAnsi="Times New Roman"/>
            <w:sz w:val="24"/>
            <w:szCs w:val="24"/>
          </w:rPr>
          <w:t>space</w:t>
        </w:r>
      </w:ins>
      <w:ins w:id="582" w:author="Britt Collins" w:date="2021-09-30T14:58:00Z">
        <w:r w:rsidR="006F31F6" w:rsidRPr="000B0CC8">
          <w:rPr>
            <w:rFonts w:ascii="Times New Roman" w:hAnsi="Times New Roman"/>
            <w:sz w:val="24"/>
            <w:szCs w:val="24"/>
          </w:rPr>
          <w:t>, having lived most recently in a small</w:t>
        </w:r>
      </w:ins>
      <w:ins w:id="583" w:author="Britt Collins" w:date="2021-09-30T15:31:00Z">
        <w:r w:rsidR="00083F0C">
          <w:rPr>
            <w:rFonts w:ascii="Times New Roman" w:hAnsi="Times New Roman"/>
            <w:sz w:val="24"/>
            <w:szCs w:val="24"/>
          </w:rPr>
          <w:t xml:space="preserve"> </w:t>
        </w:r>
      </w:ins>
      <w:ins w:id="584" w:author="Britt Collins" w:date="2021-09-30T14:58:00Z">
        <w:r w:rsidR="006F31F6" w:rsidRPr="000B0CC8">
          <w:rPr>
            <w:rFonts w:ascii="Times New Roman" w:hAnsi="Times New Roman"/>
            <w:sz w:val="24"/>
            <w:szCs w:val="24"/>
          </w:rPr>
          <w:t>terraced house. It was interesting having the bedroom, lounge and kitchen in one large room. You could literally watch your eggs fry from the comfort of your own bed. I did love the natural light levels. Light poured in through the windows on the one side of the apartment and diffused through light, beige curtains. I look</w:t>
        </w:r>
      </w:ins>
      <w:ins w:id="585" w:author="Britt Collins" w:date="2021-09-30T15:33:00Z">
        <w:r w:rsidR="00083F0C">
          <w:rPr>
            <w:rFonts w:ascii="Times New Roman" w:hAnsi="Times New Roman"/>
            <w:sz w:val="24"/>
            <w:szCs w:val="24"/>
          </w:rPr>
          <w:t>ed around</w:t>
        </w:r>
      </w:ins>
      <w:ins w:id="586" w:author="Britt Collins" w:date="2021-09-30T14:58:00Z">
        <w:r w:rsidR="006F31F6" w:rsidRPr="000B0CC8">
          <w:rPr>
            <w:rFonts w:ascii="Times New Roman" w:hAnsi="Times New Roman"/>
            <w:sz w:val="24"/>
            <w:szCs w:val="24"/>
          </w:rPr>
          <w:t xml:space="preserve"> </w:t>
        </w:r>
      </w:ins>
      <w:ins w:id="587" w:author="Britt Collins" w:date="2021-09-30T15:33:00Z">
        <w:r w:rsidR="00083F0C">
          <w:rPr>
            <w:rFonts w:ascii="Times New Roman" w:hAnsi="Times New Roman"/>
            <w:sz w:val="24"/>
            <w:szCs w:val="24"/>
          </w:rPr>
          <w:t>and</w:t>
        </w:r>
      </w:ins>
      <w:ins w:id="588" w:author="Britt Collins" w:date="2021-09-30T14:58:00Z">
        <w:r w:rsidR="006F31F6" w:rsidRPr="000B0CC8">
          <w:rPr>
            <w:rFonts w:ascii="Times New Roman" w:hAnsi="Times New Roman"/>
            <w:sz w:val="24"/>
            <w:szCs w:val="24"/>
          </w:rPr>
          <w:t xml:space="preserve"> opened each cupboard and drawer to familiarise myself with their contents. </w:t>
        </w:r>
      </w:ins>
      <w:ins w:id="589" w:author="Britt Collins" w:date="2021-09-30T15:33:00Z">
        <w:r w:rsidR="00083F0C">
          <w:rPr>
            <w:rFonts w:ascii="Times New Roman" w:hAnsi="Times New Roman"/>
            <w:sz w:val="24"/>
            <w:szCs w:val="24"/>
          </w:rPr>
          <w:t>T</w:t>
        </w:r>
      </w:ins>
      <w:ins w:id="590" w:author="Britt Collins" w:date="2021-09-30T14:58:00Z">
        <w:r w:rsidR="006F31F6" w:rsidRPr="000B0CC8">
          <w:rPr>
            <w:rFonts w:ascii="Times New Roman" w:hAnsi="Times New Roman"/>
            <w:sz w:val="24"/>
            <w:szCs w:val="24"/>
          </w:rPr>
          <w:t xml:space="preserve">here was nothing of interesting about the apartment. A place I would be calling home for the next </w:t>
        </w:r>
      </w:ins>
      <w:ins w:id="591" w:author="Britt Collins" w:date="2021-09-30T15:33:00Z">
        <w:r w:rsidR="00083F0C">
          <w:rPr>
            <w:rFonts w:ascii="Times New Roman" w:hAnsi="Times New Roman"/>
            <w:sz w:val="24"/>
            <w:szCs w:val="24"/>
          </w:rPr>
          <w:t>two</w:t>
        </w:r>
      </w:ins>
      <w:ins w:id="592" w:author="Britt Collins" w:date="2021-09-30T14:58:00Z">
        <w:r w:rsidR="006F31F6" w:rsidRPr="000B0CC8">
          <w:rPr>
            <w:rFonts w:ascii="Times New Roman" w:hAnsi="Times New Roman"/>
            <w:sz w:val="24"/>
            <w:szCs w:val="24"/>
          </w:rPr>
          <w:t xml:space="preserve"> weeks.</w:t>
        </w:r>
      </w:ins>
    </w:p>
    <w:p w14:paraId="1ACC9470" w14:textId="7B79EB5D" w:rsidR="006F31F6" w:rsidRPr="000B0CC8" w:rsidRDefault="006F31F6">
      <w:pPr>
        <w:spacing w:line="480" w:lineRule="auto"/>
        <w:ind w:left="-5" w:right="15" w:firstLine="725"/>
        <w:rPr>
          <w:ins w:id="593" w:author="Britt Collins" w:date="2021-09-30T14:58:00Z"/>
          <w:rFonts w:ascii="Times New Roman" w:hAnsi="Times New Roman"/>
          <w:sz w:val="24"/>
          <w:szCs w:val="24"/>
        </w:rPr>
        <w:pPrChange w:id="594" w:author="Britt Collins" w:date="2021-10-01T19:24:00Z">
          <w:pPr>
            <w:ind w:left="-5" w:right="15"/>
          </w:pPr>
        </w:pPrChange>
      </w:pPr>
      <w:ins w:id="595" w:author="Britt Collins" w:date="2021-09-30T14:58:00Z">
        <w:r w:rsidRPr="000B0CC8">
          <w:rPr>
            <w:rFonts w:ascii="Times New Roman" w:hAnsi="Times New Roman"/>
            <w:sz w:val="24"/>
            <w:szCs w:val="24"/>
          </w:rPr>
          <w:t>I began to rifl</w:t>
        </w:r>
      </w:ins>
      <w:ins w:id="596" w:author="Britt Collins" w:date="2021-09-30T15:34:00Z">
        <w:r w:rsidR="00083F0C">
          <w:rPr>
            <w:rFonts w:ascii="Times New Roman" w:hAnsi="Times New Roman"/>
            <w:sz w:val="24"/>
            <w:szCs w:val="24"/>
          </w:rPr>
          <w:t>ing</w:t>
        </w:r>
      </w:ins>
      <w:ins w:id="597" w:author="Britt Collins" w:date="2021-09-30T14:58:00Z">
        <w:r w:rsidRPr="000B0CC8">
          <w:rPr>
            <w:rFonts w:ascii="Times New Roman" w:hAnsi="Times New Roman"/>
            <w:sz w:val="24"/>
            <w:szCs w:val="24"/>
          </w:rPr>
          <w:t xml:space="preserve"> through </w:t>
        </w:r>
      </w:ins>
      <w:ins w:id="598" w:author="Britt Collins" w:date="2021-09-30T15:34:00Z">
        <w:r w:rsidR="00083F0C">
          <w:rPr>
            <w:rFonts w:ascii="Times New Roman" w:hAnsi="Times New Roman"/>
            <w:sz w:val="24"/>
            <w:szCs w:val="24"/>
          </w:rPr>
          <w:t>my bags</w:t>
        </w:r>
      </w:ins>
      <w:ins w:id="599" w:author="Britt Collins" w:date="2021-09-30T14:58:00Z">
        <w:r w:rsidRPr="000B0CC8">
          <w:rPr>
            <w:rFonts w:ascii="Times New Roman" w:hAnsi="Times New Roman"/>
            <w:sz w:val="24"/>
            <w:szCs w:val="24"/>
          </w:rPr>
          <w:t xml:space="preserve">. Clothes, clothes and more clothes. </w:t>
        </w:r>
      </w:ins>
      <w:ins w:id="600" w:author="Britt Collins" w:date="2021-09-30T15:34:00Z">
        <w:r w:rsidR="00083F0C">
          <w:rPr>
            <w:rFonts w:ascii="Times New Roman" w:hAnsi="Times New Roman"/>
            <w:sz w:val="24"/>
            <w:szCs w:val="24"/>
          </w:rPr>
          <w:t>“</w:t>
        </w:r>
      </w:ins>
      <w:ins w:id="601" w:author="Britt Collins" w:date="2021-09-30T14:58:00Z">
        <w:r w:rsidRPr="000B0CC8">
          <w:rPr>
            <w:rFonts w:ascii="Times New Roman" w:hAnsi="Times New Roman"/>
            <w:sz w:val="24"/>
            <w:szCs w:val="24"/>
          </w:rPr>
          <w:t>Ah!</w:t>
        </w:r>
      </w:ins>
      <w:ins w:id="602" w:author="Britt Collins" w:date="2021-09-30T15:34:00Z">
        <w:r w:rsidR="00083F0C">
          <w:rPr>
            <w:rFonts w:ascii="Times New Roman" w:hAnsi="Times New Roman"/>
            <w:sz w:val="24"/>
            <w:szCs w:val="24"/>
          </w:rPr>
          <w:t>,”</w:t>
        </w:r>
      </w:ins>
      <w:ins w:id="603" w:author="Britt Collins" w:date="2021-09-30T14:58:00Z">
        <w:r w:rsidRPr="000B0CC8">
          <w:rPr>
            <w:rFonts w:ascii="Times New Roman" w:hAnsi="Times New Roman"/>
            <w:sz w:val="24"/>
            <w:szCs w:val="24"/>
          </w:rPr>
          <w:t xml:space="preserve"> I said as I had located my electronic gadgets. I had a gander at the labels on my back-up compact disks: "Work shit", "Personal crap", "Films, shows to watch" then I saw it, "P0rn". I loved soft porn, especially that of naked women with large breasts. I didn’t realise </w:t>
        </w:r>
      </w:ins>
      <w:ins w:id="604" w:author="Britt Collins" w:date="2021-09-30T15:35:00Z">
        <w:r w:rsidR="00083F0C">
          <w:rPr>
            <w:rFonts w:ascii="Times New Roman" w:hAnsi="Times New Roman"/>
            <w:sz w:val="24"/>
            <w:szCs w:val="24"/>
          </w:rPr>
          <w:t>at the time, but</w:t>
        </w:r>
      </w:ins>
      <w:ins w:id="605" w:author="Britt Collins" w:date="2021-09-30T14:58:00Z">
        <w:r w:rsidRPr="000B0CC8">
          <w:rPr>
            <w:rFonts w:ascii="Times New Roman" w:hAnsi="Times New Roman"/>
            <w:sz w:val="24"/>
            <w:szCs w:val="24"/>
          </w:rPr>
          <w:t xml:space="preserve"> I had an unhealthy relationship with this material. The adrenaline rush and resultant orgasm of masturbation was a high I couldn’t get enough of. The </w:t>
        </w:r>
      </w:ins>
      <w:ins w:id="606" w:author="Britt Collins" w:date="2021-09-30T15:33:00Z">
        <w:r w:rsidR="00083F0C">
          <w:rPr>
            <w:rFonts w:ascii="Times New Roman" w:hAnsi="Times New Roman"/>
            <w:sz w:val="24"/>
            <w:szCs w:val="24"/>
          </w:rPr>
          <w:t>tw</w:t>
        </w:r>
      </w:ins>
      <w:ins w:id="607" w:author="Britt Collins" w:date="2021-09-30T15:34:00Z">
        <w:r w:rsidR="00083F0C">
          <w:rPr>
            <w:rFonts w:ascii="Times New Roman" w:hAnsi="Times New Roman"/>
            <w:sz w:val="24"/>
            <w:szCs w:val="24"/>
          </w:rPr>
          <w:t>o</w:t>
        </w:r>
      </w:ins>
      <w:ins w:id="608" w:author="Britt Collins" w:date="2021-09-30T14:58:00Z">
        <w:r w:rsidRPr="000B0CC8">
          <w:rPr>
            <w:rFonts w:ascii="Times New Roman" w:hAnsi="Times New Roman"/>
            <w:sz w:val="24"/>
            <w:szCs w:val="24"/>
          </w:rPr>
          <w:t xml:space="preserve"> days I had spent travelling to Sydney, </w:t>
        </w:r>
      </w:ins>
      <w:ins w:id="609" w:author="Britt Collins" w:date="2021-09-30T15:35:00Z">
        <w:r w:rsidR="00083F0C">
          <w:rPr>
            <w:rFonts w:ascii="Times New Roman" w:hAnsi="Times New Roman"/>
            <w:sz w:val="24"/>
            <w:szCs w:val="24"/>
          </w:rPr>
          <w:t>two</w:t>
        </w:r>
      </w:ins>
      <w:ins w:id="610" w:author="Britt Collins" w:date="2021-09-30T14:58:00Z">
        <w:r w:rsidRPr="000B0CC8">
          <w:rPr>
            <w:rFonts w:ascii="Times New Roman" w:hAnsi="Times New Roman"/>
            <w:sz w:val="24"/>
            <w:szCs w:val="24"/>
          </w:rPr>
          <w:t xml:space="preserve"> days without masturbating, was probably the longest period I had gone cold turkey in years. As I looked at those CDs</w:t>
        </w:r>
      </w:ins>
      <w:ins w:id="611" w:author="Britt Collins" w:date="2021-09-30T15:35:00Z">
        <w:r w:rsidR="00083F0C">
          <w:rPr>
            <w:rFonts w:ascii="Times New Roman" w:hAnsi="Times New Roman"/>
            <w:sz w:val="24"/>
            <w:szCs w:val="24"/>
          </w:rPr>
          <w:t>,</w:t>
        </w:r>
      </w:ins>
      <w:ins w:id="612" w:author="Britt Collins" w:date="2021-09-30T14:58:00Z">
        <w:r w:rsidRPr="000B0CC8">
          <w:rPr>
            <w:rFonts w:ascii="Times New Roman" w:hAnsi="Times New Roman"/>
            <w:sz w:val="24"/>
            <w:szCs w:val="24"/>
          </w:rPr>
          <w:t xml:space="preserve"> I felt </w:t>
        </w:r>
      </w:ins>
      <w:ins w:id="613" w:author="Britt Collins" w:date="2021-09-30T15:35:00Z">
        <w:r w:rsidR="00083F0C">
          <w:rPr>
            <w:rFonts w:ascii="Times New Roman" w:hAnsi="Times New Roman"/>
            <w:sz w:val="24"/>
            <w:szCs w:val="24"/>
          </w:rPr>
          <w:t xml:space="preserve">a surge of </w:t>
        </w:r>
      </w:ins>
      <w:ins w:id="614" w:author="Britt Collins" w:date="2021-09-30T14:58:00Z">
        <w:r w:rsidRPr="000B0CC8">
          <w:rPr>
            <w:rFonts w:ascii="Times New Roman" w:hAnsi="Times New Roman"/>
            <w:sz w:val="24"/>
            <w:szCs w:val="24"/>
          </w:rPr>
          <w:t xml:space="preserve">anger. My unhealthy </w:t>
        </w:r>
      </w:ins>
      <w:ins w:id="615" w:author="Britt Collins" w:date="2021-09-30T15:36:00Z">
        <w:r w:rsidR="00083F0C">
          <w:rPr>
            <w:rFonts w:ascii="Times New Roman" w:hAnsi="Times New Roman"/>
            <w:sz w:val="24"/>
            <w:szCs w:val="24"/>
          </w:rPr>
          <w:t>obsession with porn</w:t>
        </w:r>
      </w:ins>
      <w:ins w:id="616" w:author="Britt Collins" w:date="2021-09-30T14:58:00Z">
        <w:r w:rsidRPr="000B0CC8">
          <w:rPr>
            <w:rFonts w:ascii="Times New Roman" w:hAnsi="Times New Roman"/>
            <w:sz w:val="24"/>
            <w:szCs w:val="24"/>
          </w:rPr>
          <w:t xml:space="preserve"> was the reason I lost my job. I took each CD</w:t>
        </w:r>
      </w:ins>
      <w:ins w:id="617" w:author="Britt Collins" w:date="2021-09-30T15:36:00Z">
        <w:r w:rsidR="00083F0C">
          <w:rPr>
            <w:rFonts w:ascii="Times New Roman" w:hAnsi="Times New Roman"/>
            <w:sz w:val="24"/>
            <w:szCs w:val="24"/>
          </w:rPr>
          <w:t>,</w:t>
        </w:r>
      </w:ins>
      <w:ins w:id="618" w:author="Britt Collins" w:date="2021-09-30T14:58:00Z">
        <w:r w:rsidRPr="000B0CC8">
          <w:rPr>
            <w:rFonts w:ascii="Times New Roman" w:hAnsi="Times New Roman"/>
            <w:sz w:val="24"/>
            <w:szCs w:val="24"/>
          </w:rPr>
          <w:t xml:space="preserve"> broke it into shards</w:t>
        </w:r>
      </w:ins>
      <w:ins w:id="619" w:author="Britt Collins" w:date="2021-09-30T15:36:00Z">
        <w:r w:rsidR="00083F0C">
          <w:rPr>
            <w:rFonts w:ascii="Times New Roman" w:hAnsi="Times New Roman"/>
            <w:sz w:val="24"/>
            <w:szCs w:val="24"/>
          </w:rPr>
          <w:t xml:space="preserve"> and</w:t>
        </w:r>
      </w:ins>
      <w:ins w:id="620" w:author="Britt Collins" w:date="2021-09-30T14:58:00Z">
        <w:r w:rsidRPr="000B0CC8">
          <w:rPr>
            <w:rFonts w:ascii="Times New Roman" w:hAnsi="Times New Roman"/>
            <w:sz w:val="24"/>
            <w:szCs w:val="24"/>
          </w:rPr>
          <w:t xml:space="preserve"> </w:t>
        </w:r>
      </w:ins>
      <w:ins w:id="621" w:author="Britt Collins" w:date="2021-09-30T15:37:00Z">
        <w:r w:rsidR="00083F0C">
          <w:rPr>
            <w:rFonts w:ascii="Times New Roman" w:hAnsi="Times New Roman"/>
            <w:sz w:val="24"/>
            <w:szCs w:val="24"/>
          </w:rPr>
          <w:t>trashed them</w:t>
        </w:r>
      </w:ins>
      <w:ins w:id="622" w:author="Britt Collins" w:date="2021-09-30T14:58:00Z">
        <w:r w:rsidRPr="000B0CC8">
          <w:rPr>
            <w:rFonts w:ascii="Times New Roman" w:hAnsi="Times New Roman"/>
            <w:sz w:val="24"/>
            <w:szCs w:val="24"/>
          </w:rPr>
          <w:t xml:space="preserve">. It was an empowering feeling, with a hint of regret. Even though I had rid myself of the pornography, it </w:t>
        </w:r>
        <w:r w:rsidRPr="000B0CC8">
          <w:rPr>
            <w:rFonts w:ascii="Times New Roman" w:hAnsi="Times New Roman"/>
            <w:sz w:val="24"/>
            <w:szCs w:val="24"/>
          </w:rPr>
          <w:lastRenderedPageBreak/>
          <w:t xml:space="preserve">didn’t stop the need. Where did I draw the boundary? Was I to stop masturbating </w:t>
        </w:r>
        <w:r w:rsidRPr="000B0CC8">
          <w:rPr>
            <w:rFonts w:ascii="Times New Roman" w:hAnsi="Times New Roman"/>
            <w:i/>
            <w:sz w:val="24"/>
            <w:szCs w:val="24"/>
          </w:rPr>
          <w:t>full stop</w:t>
        </w:r>
        <w:r w:rsidRPr="000B0CC8">
          <w:rPr>
            <w:rFonts w:ascii="Times New Roman" w:hAnsi="Times New Roman"/>
            <w:sz w:val="24"/>
            <w:szCs w:val="24"/>
          </w:rPr>
          <w:t xml:space="preserve"> or masturbate under certain, allowable conditions? As I attended to these thoughts, I decided that masturbation was allowable, but only under the condition that it could not be stimulated by pornographic material. I needed to be more disciplined.</w:t>
        </w:r>
      </w:ins>
    </w:p>
    <w:p w14:paraId="356748B5" w14:textId="20300E6E" w:rsidR="006F31F6" w:rsidRPr="000B0CC8" w:rsidRDefault="006F31F6">
      <w:pPr>
        <w:spacing w:line="480" w:lineRule="auto"/>
        <w:ind w:left="-5" w:right="15"/>
        <w:rPr>
          <w:ins w:id="623" w:author="Britt Collins" w:date="2021-09-30T14:58:00Z"/>
          <w:rFonts w:ascii="Times New Roman" w:hAnsi="Times New Roman"/>
          <w:sz w:val="24"/>
          <w:szCs w:val="24"/>
        </w:rPr>
        <w:pPrChange w:id="624" w:author="Britt Collins" w:date="2021-09-30T15:06:00Z">
          <w:pPr>
            <w:ind w:left="-5" w:right="15"/>
          </w:pPr>
        </w:pPrChange>
      </w:pPr>
      <w:ins w:id="625" w:author="Britt Collins" w:date="2021-09-30T14:58:00Z">
        <w:r w:rsidRPr="000B0CC8">
          <w:rPr>
            <w:rFonts w:ascii="Times New Roman" w:hAnsi="Times New Roman"/>
            <w:sz w:val="24"/>
            <w:szCs w:val="24"/>
          </w:rPr>
          <w:t xml:space="preserve">I took a deep breath out and regained my focus. I still had a large list of jobs that needed completing. I showered and changed into my </w:t>
        </w:r>
      </w:ins>
      <w:ins w:id="626" w:author="Britt Collins" w:date="2021-09-30T15:37:00Z">
        <w:r w:rsidR="00083F0C">
          <w:rPr>
            <w:rFonts w:ascii="Times New Roman" w:hAnsi="Times New Roman"/>
            <w:sz w:val="24"/>
            <w:szCs w:val="24"/>
          </w:rPr>
          <w:t xml:space="preserve">lighter </w:t>
        </w:r>
      </w:ins>
      <w:ins w:id="627" w:author="Britt Collins" w:date="2021-09-30T14:58:00Z">
        <w:r w:rsidRPr="000B0CC8">
          <w:rPr>
            <w:rFonts w:ascii="Times New Roman" w:hAnsi="Times New Roman"/>
            <w:sz w:val="24"/>
            <w:szCs w:val="24"/>
          </w:rPr>
          <w:t xml:space="preserve">summer </w:t>
        </w:r>
      </w:ins>
      <w:ins w:id="628" w:author="Britt Collins" w:date="2021-09-30T15:37:00Z">
        <w:r w:rsidR="00083F0C">
          <w:rPr>
            <w:rFonts w:ascii="Times New Roman" w:hAnsi="Times New Roman"/>
            <w:sz w:val="24"/>
            <w:szCs w:val="24"/>
          </w:rPr>
          <w:t>clothes</w:t>
        </w:r>
      </w:ins>
      <w:ins w:id="629" w:author="Britt Collins" w:date="2021-09-30T14:58:00Z">
        <w:r w:rsidRPr="000B0CC8">
          <w:rPr>
            <w:rFonts w:ascii="Times New Roman" w:hAnsi="Times New Roman"/>
            <w:sz w:val="24"/>
            <w:szCs w:val="24"/>
          </w:rPr>
          <w:t>. I made my way to the bright, busy beat of the street outside. It was lunchtime</w:t>
        </w:r>
      </w:ins>
      <w:ins w:id="630" w:author="Britt Collins" w:date="2021-09-30T15:38:00Z">
        <w:r w:rsidR="00083F0C">
          <w:rPr>
            <w:rFonts w:ascii="Times New Roman" w:hAnsi="Times New Roman"/>
            <w:sz w:val="24"/>
            <w:szCs w:val="24"/>
          </w:rPr>
          <w:t xml:space="preserve"> and t</w:t>
        </w:r>
      </w:ins>
      <w:ins w:id="631" w:author="Britt Collins" w:date="2021-09-30T14:58:00Z">
        <w:r w:rsidRPr="000B0CC8">
          <w:rPr>
            <w:rFonts w:ascii="Times New Roman" w:hAnsi="Times New Roman"/>
            <w:sz w:val="24"/>
            <w:szCs w:val="24"/>
          </w:rPr>
          <w:t xml:space="preserve">he streets of Sydney CBD were buzzing. A large gathering of formally clothed office workers hung around St Martin’s Square and George Street. I did what felt natural in an unfamiliar social environment, I people watched. George Street's shopping arcade impressed upon me a feeling of Victorian British pride. Even so, the Victorian architectural cues were unfamiliar to me. </w:t>
        </w:r>
      </w:ins>
    </w:p>
    <w:p w14:paraId="2526FF39" w14:textId="6AE728D3" w:rsidR="006F31F6" w:rsidRPr="000B0CC8" w:rsidRDefault="00083F0C">
      <w:pPr>
        <w:spacing w:line="480" w:lineRule="auto"/>
        <w:ind w:left="-5" w:right="15" w:firstLine="725"/>
        <w:rPr>
          <w:ins w:id="632" w:author="Britt Collins" w:date="2021-09-30T14:58:00Z"/>
          <w:rFonts w:ascii="Times New Roman" w:hAnsi="Times New Roman"/>
          <w:sz w:val="24"/>
          <w:szCs w:val="24"/>
        </w:rPr>
        <w:pPrChange w:id="633" w:author="Britt Collins" w:date="2021-10-04T09:38:00Z">
          <w:pPr>
            <w:numPr>
              <w:numId w:val="2"/>
            </w:numPr>
            <w:ind w:left="600" w:right="15" w:hanging="210"/>
          </w:pPr>
        </w:pPrChange>
      </w:pPr>
      <w:ins w:id="634" w:author="Britt Collins" w:date="2021-09-30T15:40:00Z">
        <w:r w:rsidRPr="00083F0C">
          <w:rPr>
            <w:rFonts w:ascii="Times New Roman" w:hAnsi="Times New Roman"/>
            <w:b/>
            <w:sz w:val="24"/>
            <w:szCs w:val="24"/>
            <w:rPrChange w:id="635" w:author="Britt Collins" w:date="2021-09-30T15:41:00Z">
              <w:rPr>
                <w:rFonts w:ascii="Times New Roman" w:hAnsi="Times New Roman"/>
                <w:sz w:val="24"/>
                <w:szCs w:val="24"/>
              </w:rPr>
            </w:rPrChange>
          </w:rPr>
          <w:t>AGAIN CONDE</w:t>
        </w:r>
      </w:ins>
      <w:ins w:id="636" w:author="Britt Collins" w:date="2021-09-30T15:41:00Z">
        <w:r>
          <w:rPr>
            <w:rFonts w:ascii="Times New Roman" w:hAnsi="Times New Roman"/>
            <w:b/>
            <w:sz w:val="24"/>
            <w:szCs w:val="24"/>
          </w:rPr>
          <w:t>N</w:t>
        </w:r>
      </w:ins>
      <w:ins w:id="637" w:author="Britt Collins" w:date="2021-09-30T15:40:00Z">
        <w:r w:rsidRPr="00083F0C">
          <w:rPr>
            <w:rFonts w:ascii="Times New Roman" w:hAnsi="Times New Roman"/>
            <w:b/>
            <w:sz w:val="24"/>
            <w:szCs w:val="24"/>
            <w:rPrChange w:id="638" w:author="Britt Collins" w:date="2021-09-30T15:41:00Z">
              <w:rPr>
                <w:rFonts w:ascii="Times New Roman" w:hAnsi="Times New Roman"/>
                <w:sz w:val="24"/>
                <w:szCs w:val="24"/>
              </w:rPr>
            </w:rPrChange>
          </w:rPr>
          <w:t xml:space="preserve">SE THIS TO </w:t>
        </w:r>
      </w:ins>
      <w:ins w:id="639" w:author="Britt Collins" w:date="2021-09-30T15:41:00Z">
        <w:r w:rsidRPr="00083F0C">
          <w:rPr>
            <w:rFonts w:ascii="Times New Roman" w:hAnsi="Times New Roman"/>
            <w:b/>
            <w:sz w:val="24"/>
            <w:szCs w:val="24"/>
            <w:rPrChange w:id="640" w:author="Britt Collins" w:date="2021-09-30T15:41:00Z">
              <w:rPr>
                <w:rFonts w:ascii="Times New Roman" w:hAnsi="Times New Roman"/>
                <w:sz w:val="24"/>
                <w:szCs w:val="24"/>
              </w:rPr>
            </w:rPrChange>
          </w:rPr>
          <w:t>A FEW LINES.</w:t>
        </w:r>
        <w:r>
          <w:rPr>
            <w:rFonts w:ascii="Times New Roman" w:hAnsi="Times New Roman"/>
            <w:sz w:val="24"/>
            <w:szCs w:val="24"/>
          </w:rPr>
          <w:t xml:space="preserve"> </w:t>
        </w:r>
      </w:ins>
      <w:ins w:id="641" w:author="Britt Collins" w:date="2021-09-30T15:39:00Z">
        <w:r>
          <w:rPr>
            <w:rFonts w:ascii="Times New Roman" w:hAnsi="Times New Roman"/>
            <w:sz w:val="24"/>
            <w:szCs w:val="24"/>
          </w:rPr>
          <w:t xml:space="preserve">Glimpsing a Woolworths across the road, </w:t>
        </w:r>
      </w:ins>
      <w:ins w:id="642" w:author="Britt Collins" w:date="2021-09-30T14:58:00Z">
        <w:r w:rsidR="006F31F6" w:rsidRPr="000B0CC8">
          <w:rPr>
            <w:rFonts w:ascii="Times New Roman" w:hAnsi="Times New Roman"/>
            <w:sz w:val="24"/>
            <w:szCs w:val="24"/>
          </w:rPr>
          <w:t xml:space="preserve">I nearly wept. </w:t>
        </w:r>
      </w:ins>
      <w:ins w:id="643" w:author="Britt Collins" w:date="2021-09-30T15:39:00Z">
        <w:r>
          <w:rPr>
            <w:rFonts w:ascii="Times New Roman" w:hAnsi="Times New Roman"/>
            <w:sz w:val="24"/>
            <w:szCs w:val="24"/>
          </w:rPr>
          <w:t xml:space="preserve">The five-and-dime chain </w:t>
        </w:r>
      </w:ins>
      <w:ins w:id="644" w:author="Britt Collins" w:date="2021-09-30T14:58:00Z">
        <w:r w:rsidR="006F31F6" w:rsidRPr="000B0CC8">
          <w:rPr>
            <w:rFonts w:ascii="Times New Roman" w:hAnsi="Times New Roman"/>
            <w:sz w:val="24"/>
            <w:szCs w:val="24"/>
          </w:rPr>
          <w:t xml:space="preserve">had recently </w:t>
        </w:r>
      </w:ins>
      <w:ins w:id="645" w:author="Britt Collins" w:date="2021-09-30T15:40:00Z">
        <w:r>
          <w:rPr>
            <w:rFonts w:ascii="Times New Roman" w:hAnsi="Times New Roman"/>
            <w:sz w:val="24"/>
            <w:szCs w:val="24"/>
          </w:rPr>
          <w:t>shuttered all its stores</w:t>
        </w:r>
      </w:ins>
      <w:ins w:id="646" w:author="Britt Collins" w:date="2021-09-30T14:58:00Z">
        <w:r w:rsidR="006F31F6" w:rsidRPr="000B0CC8">
          <w:rPr>
            <w:rFonts w:ascii="Times New Roman" w:hAnsi="Times New Roman"/>
            <w:sz w:val="24"/>
            <w:szCs w:val="24"/>
          </w:rPr>
          <w:t xml:space="preserve"> </w:t>
        </w:r>
      </w:ins>
      <w:ins w:id="647" w:author="Britt Collins" w:date="2021-09-30T15:39:00Z">
        <w:r>
          <w:rPr>
            <w:rFonts w:ascii="Times New Roman" w:hAnsi="Times New Roman"/>
            <w:sz w:val="24"/>
            <w:szCs w:val="24"/>
          </w:rPr>
          <w:t>in the</w:t>
        </w:r>
      </w:ins>
      <w:ins w:id="648" w:author="Britt Collins" w:date="2021-09-30T14:58:00Z">
        <w:r w:rsidR="006F31F6" w:rsidRPr="000B0CC8">
          <w:rPr>
            <w:rFonts w:ascii="Times New Roman" w:hAnsi="Times New Roman"/>
            <w:sz w:val="24"/>
            <w:szCs w:val="24"/>
          </w:rPr>
          <w:t xml:space="preserve"> UK, but it appeared to be </w:t>
        </w:r>
      </w:ins>
      <w:ins w:id="649" w:author="Britt Collins" w:date="2021-09-30T15:40:00Z">
        <w:r>
          <w:rPr>
            <w:rFonts w:ascii="Times New Roman" w:hAnsi="Times New Roman"/>
            <w:sz w:val="24"/>
            <w:szCs w:val="24"/>
          </w:rPr>
          <w:t>thriving</w:t>
        </w:r>
      </w:ins>
      <w:ins w:id="650" w:author="Britt Collins" w:date="2021-09-30T14:58:00Z">
        <w:r w:rsidR="006F31F6" w:rsidRPr="000B0CC8">
          <w:rPr>
            <w:rFonts w:ascii="Times New Roman" w:hAnsi="Times New Roman"/>
            <w:sz w:val="24"/>
            <w:szCs w:val="24"/>
          </w:rPr>
          <w:t xml:space="preserve"> in Sydney. I walked diagonally across the road and in through Woollies entrance. My initial observations were one of amazement. This was a supermarket, not a hodgepodge discount store like its UK cousin</w:t>
        </w:r>
      </w:ins>
      <w:ins w:id="651" w:author="Britt Collins" w:date="2021-09-30T15:43:00Z">
        <w:r w:rsidR="006E65DA">
          <w:rPr>
            <w:rFonts w:ascii="Times New Roman" w:hAnsi="Times New Roman"/>
            <w:sz w:val="24"/>
            <w:szCs w:val="24"/>
          </w:rPr>
          <w:t>, spilling across</w:t>
        </w:r>
      </w:ins>
      <w:ins w:id="652" w:author="Britt Collins" w:date="2021-09-30T14:58:00Z">
        <w:r w:rsidR="006F31F6" w:rsidRPr="000B0CC8">
          <w:rPr>
            <w:rFonts w:ascii="Times New Roman" w:hAnsi="Times New Roman"/>
            <w:sz w:val="24"/>
            <w:szCs w:val="24"/>
          </w:rPr>
          <w:t xml:space="preserve"> three floors. I took a look at the fresh produce. </w:t>
        </w:r>
      </w:ins>
      <w:ins w:id="653" w:author="Britt Collins" w:date="2021-09-30T15:43:00Z">
        <w:r w:rsidR="006E65DA">
          <w:rPr>
            <w:rFonts w:ascii="Times New Roman" w:hAnsi="Times New Roman"/>
            <w:sz w:val="24"/>
            <w:szCs w:val="24"/>
          </w:rPr>
          <w:t>“</w:t>
        </w:r>
      </w:ins>
      <w:ins w:id="654" w:author="Britt Collins" w:date="2021-09-30T14:58:00Z">
        <w:r w:rsidR="006F31F6" w:rsidRPr="000B0CC8">
          <w:rPr>
            <w:rFonts w:ascii="Times New Roman" w:hAnsi="Times New Roman"/>
            <w:sz w:val="24"/>
            <w:szCs w:val="24"/>
          </w:rPr>
          <w:t>Bloody hell, the bananas were expensive</w:t>
        </w:r>
      </w:ins>
      <w:ins w:id="655" w:author="Britt Collins" w:date="2021-09-30T15:44:00Z">
        <w:r w:rsidR="006E65DA">
          <w:rPr>
            <w:rFonts w:ascii="Times New Roman" w:hAnsi="Times New Roman"/>
            <w:sz w:val="24"/>
            <w:szCs w:val="24"/>
          </w:rPr>
          <w:t xml:space="preserve">,” </w:t>
        </w:r>
        <w:r w:rsidR="006E65DA" w:rsidRPr="007F3300">
          <w:rPr>
            <w:rFonts w:ascii="Times New Roman" w:hAnsi="Times New Roman"/>
            <w:sz w:val="24"/>
            <w:szCs w:val="24"/>
          </w:rPr>
          <w:t>I said aloud</w:t>
        </w:r>
        <w:r w:rsidR="006E65DA">
          <w:rPr>
            <w:rFonts w:ascii="Times New Roman" w:hAnsi="Times New Roman"/>
            <w:sz w:val="24"/>
            <w:szCs w:val="24"/>
          </w:rPr>
          <w:t>, eyeing the massive</w:t>
        </w:r>
      </w:ins>
      <w:ins w:id="656" w:author="Britt Collins" w:date="2021-09-30T14:58:00Z">
        <w:r w:rsidR="006F31F6" w:rsidRPr="000B0CC8">
          <w:rPr>
            <w:rFonts w:ascii="Times New Roman" w:hAnsi="Times New Roman"/>
            <w:sz w:val="24"/>
            <w:szCs w:val="24"/>
          </w:rPr>
          <w:t xml:space="preserve"> mangoes</w:t>
        </w:r>
      </w:ins>
      <w:ins w:id="657" w:author="Britt Collins" w:date="2021-09-30T15:44:00Z">
        <w:r w:rsidR="006E65DA">
          <w:rPr>
            <w:rFonts w:ascii="Times New Roman" w:hAnsi="Times New Roman"/>
            <w:sz w:val="24"/>
            <w:szCs w:val="24"/>
          </w:rPr>
          <w:t>. “</w:t>
        </w:r>
      </w:ins>
      <w:ins w:id="658" w:author="Britt Collins" w:date="2021-09-30T14:58:00Z">
        <w:r w:rsidR="006F31F6" w:rsidRPr="000B0CC8">
          <w:rPr>
            <w:rFonts w:ascii="Times New Roman" w:hAnsi="Times New Roman"/>
            <w:sz w:val="24"/>
            <w:szCs w:val="24"/>
          </w:rPr>
          <w:t>What</w:t>
        </w:r>
      </w:ins>
      <w:ins w:id="659" w:author="Britt Collins" w:date="2021-09-30T15:43:00Z">
        <w:r w:rsidR="006E65DA">
          <w:rPr>
            <w:rFonts w:ascii="Times New Roman" w:hAnsi="Times New Roman"/>
            <w:sz w:val="24"/>
            <w:szCs w:val="24"/>
          </w:rPr>
          <w:t xml:space="preserve"> the hell is</w:t>
        </w:r>
      </w:ins>
      <w:ins w:id="660" w:author="Britt Collins" w:date="2021-09-30T14:58:00Z">
        <w:r w:rsidR="006F31F6" w:rsidRPr="000B0CC8">
          <w:rPr>
            <w:rFonts w:ascii="Times New Roman" w:hAnsi="Times New Roman"/>
            <w:sz w:val="24"/>
            <w:szCs w:val="24"/>
          </w:rPr>
          <w:t xml:space="preserve"> that? A huge watermelon!?</w:t>
        </w:r>
      </w:ins>
      <w:ins w:id="661" w:author="Britt Collins" w:date="2021-09-30T15:44:00Z">
        <w:r w:rsidR="006E65DA">
          <w:rPr>
            <w:rFonts w:ascii="Times New Roman" w:hAnsi="Times New Roman"/>
            <w:sz w:val="24"/>
            <w:szCs w:val="24"/>
          </w:rPr>
          <w:t>”</w:t>
        </w:r>
      </w:ins>
      <w:ins w:id="662" w:author="Britt Collins" w:date="2021-09-30T14:58:00Z">
        <w:r w:rsidR="006F31F6" w:rsidRPr="000B0CC8">
          <w:rPr>
            <w:rFonts w:ascii="Times New Roman" w:hAnsi="Times New Roman"/>
            <w:sz w:val="24"/>
            <w:szCs w:val="24"/>
          </w:rPr>
          <w:t xml:space="preserve"> As </w:t>
        </w:r>
      </w:ins>
      <w:ins w:id="663" w:author="Britt Collins" w:date="2021-09-30T15:45:00Z">
        <w:r w:rsidR="006E65DA">
          <w:rPr>
            <w:rFonts w:ascii="Times New Roman" w:hAnsi="Times New Roman"/>
            <w:sz w:val="24"/>
            <w:szCs w:val="24"/>
          </w:rPr>
          <w:t>I wandering around</w:t>
        </w:r>
      </w:ins>
      <w:ins w:id="664" w:author="Britt Collins" w:date="2021-09-30T14:58:00Z">
        <w:r w:rsidR="006F31F6" w:rsidRPr="000B0CC8">
          <w:rPr>
            <w:rFonts w:ascii="Times New Roman" w:hAnsi="Times New Roman"/>
            <w:sz w:val="24"/>
            <w:szCs w:val="24"/>
          </w:rPr>
          <w:t xml:space="preserve"> Woolworths</w:t>
        </w:r>
      </w:ins>
      <w:ins w:id="665" w:author="Britt Collins" w:date="2021-09-30T15:45:00Z">
        <w:r w:rsidR="006E65DA">
          <w:rPr>
            <w:rFonts w:ascii="Times New Roman" w:hAnsi="Times New Roman"/>
            <w:sz w:val="24"/>
            <w:szCs w:val="24"/>
          </w:rPr>
          <w:t>,</w:t>
        </w:r>
      </w:ins>
      <w:ins w:id="666" w:author="Britt Collins" w:date="2021-09-30T14:58:00Z">
        <w:r w:rsidR="006F31F6" w:rsidRPr="000B0CC8">
          <w:rPr>
            <w:rFonts w:ascii="Times New Roman" w:hAnsi="Times New Roman"/>
            <w:sz w:val="24"/>
            <w:szCs w:val="24"/>
          </w:rPr>
          <w:t xml:space="preserve"> my paranoia </w:t>
        </w:r>
      </w:ins>
      <w:ins w:id="667" w:author="Britt Collins" w:date="2021-09-30T15:45:00Z">
        <w:r w:rsidR="006E65DA">
          <w:rPr>
            <w:rFonts w:ascii="Times New Roman" w:hAnsi="Times New Roman"/>
            <w:sz w:val="24"/>
            <w:szCs w:val="24"/>
          </w:rPr>
          <w:t>grew</w:t>
        </w:r>
      </w:ins>
      <w:ins w:id="668" w:author="Britt Collins" w:date="2021-09-30T14:58:00Z">
        <w:r w:rsidR="006F31F6" w:rsidRPr="000B0CC8">
          <w:rPr>
            <w:rFonts w:ascii="Times New Roman" w:hAnsi="Times New Roman"/>
            <w:sz w:val="24"/>
            <w:szCs w:val="24"/>
          </w:rPr>
          <w:t>. I could feel the security observing my every action. I couldn</w:t>
        </w:r>
      </w:ins>
      <w:ins w:id="669" w:author="Britt Collins" w:date="2021-09-30T15:45:00Z">
        <w:r w:rsidR="006E65DA">
          <w:rPr>
            <w:rFonts w:ascii="Times New Roman" w:hAnsi="Times New Roman"/>
            <w:sz w:val="24"/>
            <w:szCs w:val="24"/>
          </w:rPr>
          <w:t>’</w:t>
        </w:r>
      </w:ins>
      <w:ins w:id="670" w:author="Britt Collins" w:date="2021-09-30T14:58:00Z">
        <w:r w:rsidR="006F31F6" w:rsidRPr="000B0CC8">
          <w:rPr>
            <w:rFonts w:ascii="Times New Roman" w:hAnsi="Times New Roman"/>
            <w:sz w:val="24"/>
            <w:szCs w:val="24"/>
          </w:rPr>
          <w:t>t walk out without buying something</w:t>
        </w:r>
      </w:ins>
      <w:ins w:id="671" w:author="Britt Collins" w:date="2021-09-30T15:46:00Z">
        <w:r w:rsidR="006E65DA">
          <w:rPr>
            <w:rFonts w:ascii="Times New Roman" w:hAnsi="Times New Roman"/>
            <w:sz w:val="24"/>
            <w:szCs w:val="24"/>
          </w:rPr>
          <w:t>, so</w:t>
        </w:r>
      </w:ins>
      <w:ins w:id="672" w:author="Britt Collins" w:date="2021-09-30T14:58:00Z">
        <w:r w:rsidR="006F31F6" w:rsidRPr="000B0CC8">
          <w:rPr>
            <w:rFonts w:ascii="Times New Roman" w:hAnsi="Times New Roman"/>
            <w:sz w:val="24"/>
            <w:szCs w:val="24"/>
          </w:rPr>
          <w:t xml:space="preserve"> decided to buy something cheap</w:t>
        </w:r>
      </w:ins>
      <w:ins w:id="673" w:author="Britt Collins" w:date="2021-09-30T15:46:00Z">
        <w:r w:rsidR="006E65DA">
          <w:rPr>
            <w:rFonts w:ascii="Times New Roman" w:hAnsi="Times New Roman"/>
            <w:sz w:val="24"/>
            <w:szCs w:val="24"/>
          </w:rPr>
          <w:t>, chewing gum</w:t>
        </w:r>
      </w:ins>
      <w:ins w:id="674" w:author="Britt Collins" w:date="2021-09-30T14:58:00Z">
        <w:r w:rsidR="006F31F6" w:rsidRPr="000B0CC8">
          <w:rPr>
            <w:rFonts w:ascii="Times New Roman" w:hAnsi="Times New Roman"/>
            <w:sz w:val="24"/>
            <w:szCs w:val="24"/>
          </w:rPr>
          <w:t xml:space="preserve">. </w:t>
        </w:r>
      </w:ins>
    </w:p>
    <w:p w14:paraId="42D0A761" w14:textId="00F76EAA" w:rsidR="006F31F6" w:rsidRPr="000B0CC8" w:rsidRDefault="005B57A5">
      <w:pPr>
        <w:spacing w:line="480" w:lineRule="auto"/>
        <w:ind w:left="-5" w:right="15" w:firstLine="0"/>
        <w:rPr>
          <w:ins w:id="675" w:author="Britt Collins" w:date="2021-09-30T14:58:00Z"/>
          <w:rFonts w:ascii="Times New Roman" w:hAnsi="Times New Roman"/>
          <w:sz w:val="24"/>
          <w:szCs w:val="24"/>
        </w:rPr>
        <w:pPrChange w:id="676" w:author="Britt Collins" w:date="2021-09-30T15:58:00Z">
          <w:pPr>
            <w:ind w:left="-5" w:right="15"/>
          </w:pPr>
        </w:pPrChange>
      </w:pPr>
      <w:ins w:id="677" w:author="Britt Collins" w:date="2021-09-30T15:57:00Z">
        <w:r w:rsidRPr="005B57A5">
          <w:rPr>
            <w:rFonts w:ascii="Times New Roman" w:hAnsi="Times New Roman"/>
            <w:b/>
            <w:sz w:val="24"/>
            <w:szCs w:val="24"/>
            <w:rPrChange w:id="678" w:author="Britt Collins" w:date="2021-09-30T15:58:00Z">
              <w:rPr>
                <w:rFonts w:ascii="Times New Roman" w:hAnsi="Times New Roman"/>
                <w:sz w:val="24"/>
                <w:szCs w:val="24"/>
              </w:rPr>
            </w:rPrChange>
          </w:rPr>
          <w:t xml:space="preserve">AGAIN THIS IS A LOT OF UNINTERESTING DETAIL AND COULD BE </w:t>
        </w:r>
      </w:ins>
      <w:ins w:id="679" w:author="Britt Collins" w:date="2021-10-01T18:32:00Z">
        <w:r w:rsidR="00E65E14">
          <w:rPr>
            <w:rFonts w:ascii="Times New Roman" w:hAnsi="Times New Roman"/>
            <w:b/>
            <w:sz w:val="24"/>
            <w:szCs w:val="24"/>
          </w:rPr>
          <w:t>REDUC</w:t>
        </w:r>
      </w:ins>
      <w:ins w:id="680" w:author="Britt Collins" w:date="2021-09-30T15:57:00Z">
        <w:r w:rsidRPr="005B57A5">
          <w:rPr>
            <w:rFonts w:ascii="Times New Roman" w:hAnsi="Times New Roman"/>
            <w:b/>
            <w:sz w:val="24"/>
            <w:szCs w:val="24"/>
            <w:rPrChange w:id="681" w:author="Britt Collins" w:date="2021-09-30T15:58:00Z">
              <w:rPr>
                <w:rFonts w:ascii="Times New Roman" w:hAnsi="Times New Roman"/>
                <w:sz w:val="24"/>
                <w:szCs w:val="24"/>
              </w:rPr>
            </w:rPrChange>
          </w:rPr>
          <w:t>ED TO A FEW SENTENCES OR CUT ALTOG</w:t>
        </w:r>
      </w:ins>
      <w:ins w:id="682" w:author="Britt Collins" w:date="2021-09-30T15:58:00Z">
        <w:r w:rsidRPr="005B57A5">
          <w:rPr>
            <w:rFonts w:ascii="Times New Roman" w:hAnsi="Times New Roman"/>
            <w:b/>
            <w:sz w:val="24"/>
            <w:szCs w:val="24"/>
            <w:rPrChange w:id="683" w:author="Britt Collins" w:date="2021-09-30T15:58:00Z">
              <w:rPr>
                <w:rFonts w:ascii="Times New Roman" w:hAnsi="Times New Roman"/>
                <w:sz w:val="24"/>
                <w:szCs w:val="24"/>
              </w:rPr>
            </w:rPrChange>
          </w:rPr>
          <w:t>ET</w:t>
        </w:r>
      </w:ins>
      <w:ins w:id="684" w:author="Britt Collins" w:date="2021-09-30T15:57:00Z">
        <w:r w:rsidRPr="005B57A5">
          <w:rPr>
            <w:rFonts w:ascii="Times New Roman" w:hAnsi="Times New Roman"/>
            <w:b/>
            <w:sz w:val="24"/>
            <w:szCs w:val="24"/>
            <w:rPrChange w:id="685" w:author="Britt Collins" w:date="2021-09-30T15:58:00Z">
              <w:rPr>
                <w:rFonts w:ascii="Times New Roman" w:hAnsi="Times New Roman"/>
                <w:sz w:val="24"/>
                <w:szCs w:val="24"/>
              </w:rPr>
            </w:rPrChange>
          </w:rPr>
          <w:t>HER</w:t>
        </w:r>
      </w:ins>
      <w:ins w:id="686" w:author="Britt Collins" w:date="2021-09-30T15:58:00Z">
        <w:r>
          <w:rPr>
            <w:rFonts w:ascii="Times New Roman" w:hAnsi="Times New Roman"/>
            <w:sz w:val="24"/>
            <w:szCs w:val="24"/>
          </w:rPr>
          <w:t xml:space="preserve"> </w:t>
        </w:r>
      </w:ins>
      <w:ins w:id="687" w:author="Britt Collins" w:date="2021-09-30T14:58:00Z">
        <w:r w:rsidR="006F31F6" w:rsidRPr="000B0CC8">
          <w:rPr>
            <w:rFonts w:ascii="Times New Roman" w:hAnsi="Times New Roman"/>
            <w:sz w:val="24"/>
            <w:szCs w:val="24"/>
          </w:rPr>
          <w:t>The sun was beating down on the high street. I was tired</w:t>
        </w:r>
      </w:ins>
      <w:ins w:id="688" w:author="Britt Collins" w:date="2021-09-30T15:47:00Z">
        <w:r w:rsidR="006E65DA">
          <w:rPr>
            <w:rFonts w:ascii="Times New Roman" w:hAnsi="Times New Roman"/>
            <w:sz w:val="24"/>
            <w:szCs w:val="24"/>
          </w:rPr>
          <w:t>, thirty and</w:t>
        </w:r>
      </w:ins>
      <w:ins w:id="689" w:author="Britt Collins" w:date="2021-09-30T14:58:00Z">
        <w:r w:rsidR="006F31F6" w:rsidRPr="000B0CC8">
          <w:rPr>
            <w:rFonts w:ascii="Times New Roman" w:hAnsi="Times New Roman"/>
            <w:sz w:val="24"/>
            <w:szCs w:val="24"/>
          </w:rPr>
          <w:t xml:space="preserve"> sweaty </w:t>
        </w:r>
      </w:ins>
      <w:ins w:id="690" w:author="Britt Collins" w:date="2021-09-30T15:47:00Z">
        <w:r w:rsidR="006E65DA">
          <w:rPr>
            <w:rFonts w:ascii="Times New Roman" w:hAnsi="Times New Roman"/>
            <w:sz w:val="24"/>
            <w:szCs w:val="24"/>
          </w:rPr>
          <w:t>but knew I needed to open a bank account</w:t>
        </w:r>
      </w:ins>
      <w:ins w:id="691" w:author="Britt Collins" w:date="2021-09-30T14:58:00Z">
        <w:r w:rsidR="006F31F6" w:rsidRPr="000B0CC8">
          <w:rPr>
            <w:rFonts w:ascii="Times New Roman" w:hAnsi="Times New Roman"/>
            <w:sz w:val="24"/>
            <w:szCs w:val="24"/>
          </w:rPr>
          <w:t xml:space="preserve">. Where were the banks? </w:t>
        </w:r>
      </w:ins>
      <w:ins w:id="692" w:author="Britt Collins" w:date="2021-09-30T15:55:00Z">
        <w:r w:rsidR="006E65DA">
          <w:rPr>
            <w:rFonts w:ascii="Times New Roman" w:hAnsi="Times New Roman"/>
            <w:sz w:val="24"/>
            <w:szCs w:val="24"/>
          </w:rPr>
          <w:t>Rounding</w:t>
        </w:r>
      </w:ins>
      <w:ins w:id="693" w:author="Britt Collins" w:date="2021-09-30T14:58:00Z">
        <w:r w:rsidR="006F31F6" w:rsidRPr="000B0CC8">
          <w:rPr>
            <w:rFonts w:ascii="Times New Roman" w:hAnsi="Times New Roman"/>
            <w:sz w:val="24"/>
            <w:szCs w:val="24"/>
          </w:rPr>
          <w:t xml:space="preserve"> the corner, by luck, I saw a HSBC. I wandered in, asked a few account related questions and exited. I visited another bank, Commonwealth. Loving the colour orange, Bank West's logo colour grabbed my attention. It advertised a high interest account. I walked in. The branch had a more modern, open design than HSBC and Commonwealth. I took a seat and skimmed through their product information. The interest on their </w:t>
        </w:r>
        <w:r w:rsidR="006F31F6" w:rsidRPr="000B0CC8">
          <w:rPr>
            <w:rFonts w:ascii="Times New Roman" w:hAnsi="Times New Roman"/>
            <w:sz w:val="24"/>
            <w:szCs w:val="24"/>
          </w:rPr>
          <w:lastRenderedPageBreak/>
          <w:t xml:space="preserve">basic account was sky high. Given how the financial crisis had strangled UK interest rates, anything north of </w:t>
        </w:r>
      </w:ins>
      <w:ins w:id="694" w:author="Britt Collins" w:date="2021-09-30T15:59:00Z">
        <w:r>
          <w:rPr>
            <w:rFonts w:ascii="Times New Roman" w:hAnsi="Times New Roman"/>
            <w:sz w:val="24"/>
            <w:szCs w:val="24"/>
          </w:rPr>
          <w:t>two percent</w:t>
        </w:r>
      </w:ins>
      <w:ins w:id="695" w:author="Britt Collins" w:date="2021-09-30T14:58:00Z">
        <w:r w:rsidR="006F31F6" w:rsidRPr="000B0CC8">
          <w:rPr>
            <w:rFonts w:ascii="Times New Roman" w:hAnsi="Times New Roman"/>
            <w:sz w:val="24"/>
            <w:szCs w:val="24"/>
          </w:rPr>
          <w:t xml:space="preserve"> was good</w:t>
        </w:r>
      </w:ins>
      <w:ins w:id="696" w:author="Britt Collins" w:date="2021-09-30T15:58:00Z">
        <w:r>
          <w:rPr>
            <w:rFonts w:ascii="Times New Roman" w:hAnsi="Times New Roman"/>
            <w:sz w:val="24"/>
            <w:szCs w:val="24"/>
          </w:rPr>
          <w:t xml:space="preserve">. </w:t>
        </w:r>
      </w:ins>
      <w:ins w:id="697" w:author="Britt Collins" w:date="2021-09-30T14:58:00Z">
        <w:r w:rsidR="006F31F6" w:rsidRPr="000B0CC8">
          <w:rPr>
            <w:rFonts w:ascii="Times New Roman" w:hAnsi="Times New Roman"/>
            <w:sz w:val="24"/>
            <w:szCs w:val="24"/>
          </w:rPr>
          <w:t>Bank West</w:t>
        </w:r>
      </w:ins>
      <w:ins w:id="698" w:author="Britt Collins" w:date="2021-09-30T15:59:00Z">
        <w:r>
          <w:rPr>
            <w:rFonts w:ascii="Times New Roman" w:hAnsi="Times New Roman"/>
            <w:sz w:val="24"/>
            <w:szCs w:val="24"/>
          </w:rPr>
          <w:t xml:space="preserve"> </w:t>
        </w:r>
      </w:ins>
      <w:ins w:id="699" w:author="Britt Collins" w:date="2021-09-30T14:58:00Z">
        <w:r w:rsidR="006F31F6" w:rsidRPr="000B0CC8">
          <w:rPr>
            <w:rFonts w:ascii="Times New Roman" w:hAnsi="Times New Roman"/>
            <w:sz w:val="24"/>
            <w:szCs w:val="24"/>
          </w:rPr>
          <w:t xml:space="preserve">offered a monumental </w:t>
        </w:r>
      </w:ins>
      <w:ins w:id="700" w:author="Britt Collins" w:date="2021-09-30T15:59:00Z">
        <w:r>
          <w:rPr>
            <w:rFonts w:ascii="Times New Roman" w:hAnsi="Times New Roman"/>
            <w:sz w:val="24"/>
            <w:szCs w:val="24"/>
          </w:rPr>
          <w:t>five percent</w:t>
        </w:r>
      </w:ins>
      <w:ins w:id="701" w:author="Britt Collins" w:date="2021-09-30T14:58:00Z">
        <w:r w:rsidR="006F31F6" w:rsidRPr="000B0CC8">
          <w:rPr>
            <w:rFonts w:ascii="Times New Roman" w:hAnsi="Times New Roman"/>
            <w:sz w:val="24"/>
            <w:szCs w:val="24"/>
          </w:rPr>
          <w:t>.</w:t>
        </w:r>
      </w:ins>
    </w:p>
    <w:p w14:paraId="59B21CC3" w14:textId="6AFD686D" w:rsidR="006F31F6" w:rsidRPr="000B0CC8" w:rsidRDefault="006F31F6">
      <w:pPr>
        <w:spacing w:line="480" w:lineRule="auto"/>
        <w:ind w:left="-5" w:right="15"/>
        <w:rPr>
          <w:ins w:id="702" w:author="Britt Collins" w:date="2021-09-30T14:58:00Z"/>
          <w:rFonts w:ascii="Times New Roman" w:hAnsi="Times New Roman"/>
          <w:sz w:val="24"/>
          <w:szCs w:val="24"/>
        </w:rPr>
        <w:pPrChange w:id="703" w:author="Britt Collins" w:date="2021-09-30T15:06:00Z">
          <w:pPr>
            <w:ind w:left="-5" w:right="15"/>
          </w:pPr>
        </w:pPrChange>
      </w:pPr>
      <w:ins w:id="704" w:author="Britt Collins" w:date="2021-09-30T14:58:00Z">
        <w:r w:rsidRPr="000B0CC8">
          <w:rPr>
            <w:rFonts w:ascii="Times New Roman" w:hAnsi="Times New Roman"/>
            <w:sz w:val="24"/>
            <w:szCs w:val="24"/>
          </w:rPr>
          <w:t>It was a good time to be in Australia</w:t>
        </w:r>
      </w:ins>
      <w:ins w:id="705" w:author="Britt Collins" w:date="2021-09-30T15:59:00Z">
        <w:r w:rsidR="005B57A5">
          <w:rPr>
            <w:rFonts w:ascii="Times New Roman" w:hAnsi="Times New Roman"/>
            <w:sz w:val="24"/>
            <w:szCs w:val="24"/>
          </w:rPr>
          <w:t>, the</w:t>
        </w:r>
      </w:ins>
      <w:ins w:id="706" w:author="Britt Collins" w:date="2021-09-30T14:58:00Z">
        <w:r w:rsidRPr="000B0CC8">
          <w:rPr>
            <w:rFonts w:ascii="Times New Roman" w:hAnsi="Times New Roman"/>
            <w:sz w:val="24"/>
            <w:szCs w:val="24"/>
          </w:rPr>
          <w:t xml:space="preserve"> dollar was strong thanks to the expanding Chinese economy, which required large amounts of Australia’s raw materials. The ease in which I set up the bank account was breathtaking. All the bank required from me was a copy of my passport and a signature. Me, David </w:t>
        </w:r>
      </w:ins>
      <w:ins w:id="707" w:author="Britt Collins" w:date="2021-09-30T16:00:00Z">
        <w:r w:rsidR="005B57A5">
          <w:rPr>
            <w:rFonts w:ascii="Times New Roman" w:hAnsi="Times New Roman"/>
            <w:sz w:val="24"/>
            <w:szCs w:val="24"/>
          </w:rPr>
          <w:t>‘</w:t>
        </w:r>
      </w:ins>
      <w:ins w:id="708" w:author="Britt Collins" w:date="2021-09-30T14:58:00Z">
        <w:r w:rsidRPr="000B0CC8">
          <w:rPr>
            <w:rFonts w:ascii="Times New Roman" w:hAnsi="Times New Roman"/>
            <w:sz w:val="24"/>
            <w:szCs w:val="24"/>
          </w:rPr>
          <w:t>the foreigner</w:t>
        </w:r>
      </w:ins>
      <w:ins w:id="709" w:author="Britt Collins" w:date="2021-09-30T16:00:00Z">
        <w:r w:rsidR="005B57A5">
          <w:rPr>
            <w:rFonts w:ascii="Times New Roman" w:hAnsi="Times New Roman"/>
            <w:sz w:val="24"/>
            <w:szCs w:val="24"/>
          </w:rPr>
          <w:t>’</w:t>
        </w:r>
      </w:ins>
      <w:ins w:id="710" w:author="Britt Collins" w:date="2021-09-30T14:58:00Z">
        <w:r w:rsidRPr="000B0CC8">
          <w:rPr>
            <w:rFonts w:ascii="Times New Roman" w:hAnsi="Times New Roman"/>
            <w:sz w:val="24"/>
            <w:szCs w:val="24"/>
          </w:rPr>
          <w:t xml:space="preserve"> Clarke, with no fixed address and barely a penny to my name had an Aus</w:t>
        </w:r>
      </w:ins>
      <w:ins w:id="711" w:author="Britt Collins" w:date="2021-09-30T16:00:00Z">
        <w:r w:rsidR="005B57A5">
          <w:rPr>
            <w:rFonts w:ascii="Times New Roman" w:hAnsi="Times New Roman"/>
            <w:sz w:val="24"/>
            <w:szCs w:val="24"/>
          </w:rPr>
          <w:t>sie</w:t>
        </w:r>
      </w:ins>
      <w:ins w:id="712" w:author="Britt Collins" w:date="2021-09-30T14:58:00Z">
        <w:r w:rsidRPr="000B0CC8">
          <w:rPr>
            <w:rFonts w:ascii="Times New Roman" w:hAnsi="Times New Roman"/>
            <w:sz w:val="24"/>
            <w:szCs w:val="24"/>
          </w:rPr>
          <w:t xml:space="preserve"> bank account.</w:t>
        </w:r>
      </w:ins>
    </w:p>
    <w:p w14:paraId="21064D98" w14:textId="482EB867" w:rsidR="006F31F6" w:rsidRPr="000B0CC8" w:rsidRDefault="005B57A5">
      <w:pPr>
        <w:spacing w:line="480" w:lineRule="auto"/>
        <w:ind w:left="-5" w:right="15" w:firstLine="725"/>
        <w:rPr>
          <w:ins w:id="713" w:author="Britt Collins" w:date="2021-09-30T14:58:00Z"/>
          <w:rFonts w:ascii="Times New Roman" w:hAnsi="Times New Roman"/>
          <w:sz w:val="24"/>
          <w:szCs w:val="24"/>
        </w:rPr>
        <w:pPrChange w:id="714" w:author="Britt Collins" w:date="2021-09-30T16:00:00Z">
          <w:pPr>
            <w:ind w:left="-5" w:right="15"/>
          </w:pPr>
        </w:pPrChange>
      </w:pPr>
      <w:ins w:id="715" w:author="Britt Collins" w:date="2021-09-30T16:02:00Z">
        <w:r w:rsidRPr="005B57A5">
          <w:rPr>
            <w:rFonts w:ascii="Times New Roman" w:hAnsi="Times New Roman"/>
            <w:b/>
            <w:sz w:val="24"/>
            <w:szCs w:val="24"/>
            <w:rPrChange w:id="716" w:author="Britt Collins" w:date="2021-09-30T16:02:00Z">
              <w:rPr>
                <w:rFonts w:ascii="Times New Roman" w:hAnsi="Times New Roman"/>
                <w:sz w:val="24"/>
                <w:szCs w:val="24"/>
              </w:rPr>
            </w:rPrChange>
          </w:rPr>
          <w:t>NEED TO STREAMLINE, OTHERWISE READERS WILL SWITCH OFF</w:t>
        </w:r>
        <w:r>
          <w:rPr>
            <w:rFonts w:ascii="Times New Roman" w:hAnsi="Times New Roman"/>
            <w:sz w:val="24"/>
            <w:szCs w:val="24"/>
          </w:rPr>
          <w:t xml:space="preserve"> </w:t>
        </w:r>
      </w:ins>
      <w:ins w:id="717" w:author="Britt Collins" w:date="2021-09-30T14:58:00Z">
        <w:r w:rsidR="006F31F6" w:rsidRPr="000B0CC8">
          <w:rPr>
            <w:rFonts w:ascii="Times New Roman" w:hAnsi="Times New Roman"/>
            <w:sz w:val="24"/>
            <w:szCs w:val="24"/>
          </w:rPr>
          <w:t>One task down, one to go, or so I thought.</w:t>
        </w:r>
      </w:ins>
      <w:ins w:id="718" w:author="Britt Collins" w:date="2021-09-30T16:01:00Z">
        <w:r>
          <w:rPr>
            <w:rFonts w:ascii="Times New Roman" w:hAnsi="Times New Roman"/>
            <w:sz w:val="24"/>
            <w:szCs w:val="24"/>
          </w:rPr>
          <w:t xml:space="preserve"> I needed to </w:t>
        </w:r>
      </w:ins>
      <w:ins w:id="719" w:author="Britt Collins" w:date="2021-09-30T14:58:00Z">
        <w:r w:rsidR="006F31F6" w:rsidRPr="000B0CC8">
          <w:rPr>
            <w:rFonts w:ascii="Times New Roman" w:hAnsi="Times New Roman"/>
            <w:sz w:val="24"/>
            <w:szCs w:val="24"/>
          </w:rPr>
          <w:t>apply for a tax file number (TFN</w:t>
        </w:r>
      </w:ins>
      <w:ins w:id="720" w:author="Britt Collins" w:date="2021-09-30T16:01:00Z">
        <w:r>
          <w:rPr>
            <w:rFonts w:ascii="Times New Roman" w:hAnsi="Times New Roman"/>
            <w:sz w:val="24"/>
            <w:szCs w:val="24"/>
          </w:rPr>
          <w:t>,</w:t>
        </w:r>
      </w:ins>
      <w:ins w:id="721" w:author="Britt Collins" w:date="2021-09-30T14:58:00Z">
        <w:r w:rsidR="006F31F6" w:rsidRPr="000B0CC8">
          <w:rPr>
            <w:rFonts w:ascii="Times New Roman" w:hAnsi="Times New Roman"/>
            <w:sz w:val="24"/>
            <w:szCs w:val="24"/>
          </w:rPr>
          <w:t xml:space="preserve"> the equivalent of a National Insurance Number, a unique identifier that all people working in Australia. How else would the government distribute the country’s tax? The accountant at the new Consultancy, a guy called Lyndon, had my tax affairs in hand. </w:t>
        </w:r>
      </w:ins>
      <w:ins w:id="722" w:author="Britt Collins" w:date="2021-09-30T16:03:00Z">
        <w:r>
          <w:rPr>
            <w:rFonts w:ascii="Times New Roman" w:hAnsi="Times New Roman"/>
            <w:sz w:val="24"/>
            <w:szCs w:val="24"/>
          </w:rPr>
          <w:t>He</w:t>
        </w:r>
      </w:ins>
      <w:ins w:id="723" w:author="Britt Collins" w:date="2021-09-30T14:58:00Z">
        <w:r w:rsidR="006F31F6" w:rsidRPr="000B0CC8">
          <w:rPr>
            <w:rFonts w:ascii="Times New Roman" w:hAnsi="Times New Roman"/>
            <w:sz w:val="24"/>
            <w:szCs w:val="24"/>
          </w:rPr>
          <w:t xml:space="preserve"> sent me an excel spreadsheet that calculated my living away from home allowance (LAFHA)</w:t>
        </w:r>
      </w:ins>
      <w:ins w:id="724" w:author="Britt Collins" w:date="2021-09-30T16:03:00Z">
        <w:r>
          <w:rPr>
            <w:rFonts w:ascii="Times New Roman" w:hAnsi="Times New Roman"/>
            <w:sz w:val="24"/>
            <w:szCs w:val="24"/>
          </w:rPr>
          <w:t>,</w:t>
        </w:r>
      </w:ins>
      <w:ins w:id="725" w:author="Britt Collins" w:date="2021-09-30T14:58:00Z">
        <w:r w:rsidR="006F31F6" w:rsidRPr="000B0CC8">
          <w:rPr>
            <w:rFonts w:ascii="Times New Roman" w:hAnsi="Times New Roman"/>
            <w:sz w:val="24"/>
            <w:szCs w:val="24"/>
          </w:rPr>
          <w:t xml:space="preserve"> a tax break for employees sourced from abroad, for the purpose of paying for their accommodation.</w:t>
        </w:r>
      </w:ins>
    </w:p>
    <w:p w14:paraId="429089BC" w14:textId="64387F8D" w:rsidR="006F31F6" w:rsidRPr="000B0CC8" w:rsidRDefault="006F31F6">
      <w:pPr>
        <w:spacing w:line="480" w:lineRule="auto"/>
        <w:ind w:left="-5" w:right="15" w:firstLine="725"/>
        <w:rPr>
          <w:ins w:id="726" w:author="Britt Collins" w:date="2021-09-30T14:58:00Z"/>
          <w:rFonts w:ascii="Times New Roman" w:hAnsi="Times New Roman"/>
          <w:sz w:val="24"/>
          <w:szCs w:val="24"/>
        </w:rPr>
        <w:pPrChange w:id="727" w:author="Britt Collins" w:date="2021-09-30T16:06:00Z">
          <w:pPr>
            <w:ind w:left="-5" w:right="15"/>
          </w:pPr>
        </w:pPrChange>
      </w:pPr>
      <w:ins w:id="728" w:author="Britt Collins" w:date="2021-09-30T14:58:00Z">
        <w:r w:rsidRPr="000B0CC8">
          <w:rPr>
            <w:rFonts w:ascii="Times New Roman" w:hAnsi="Times New Roman"/>
            <w:sz w:val="24"/>
            <w:szCs w:val="24"/>
          </w:rPr>
          <w:t xml:space="preserve">I remember looking at the wage calculations spreadsheet. My mathematics aren’t too shabby, but the </w:t>
        </w:r>
      </w:ins>
      <w:ins w:id="729" w:author="Britt Collins" w:date="2021-09-30T16:04:00Z">
        <w:r w:rsidR="005B57A5">
          <w:rPr>
            <w:rFonts w:ascii="Times New Roman" w:hAnsi="Times New Roman"/>
            <w:sz w:val="24"/>
            <w:szCs w:val="24"/>
          </w:rPr>
          <w:t>c</w:t>
        </w:r>
      </w:ins>
      <w:ins w:id="730" w:author="Britt Collins" w:date="2021-09-30T14:58:00Z">
        <w:r w:rsidRPr="000B0CC8">
          <w:rPr>
            <w:rFonts w:ascii="Times New Roman" w:hAnsi="Times New Roman"/>
            <w:sz w:val="24"/>
            <w:szCs w:val="24"/>
          </w:rPr>
          <w:t xml:space="preserve">hief </w:t>
        </w:r>
      </w:ins>
      <w:ins w:id="731" w:author="Britt Collins" w:date="2021-09-30T16:04:00Z">
        <w:r w:rsidR="005B57A5">
          <w:rPr>
            <w:rFonts w:ascii="Times New Roman" w:hAnsi="Times New Roman"/>
            <w:sz w:val="24"/>
            <w:szCs w:val="24"/>
          </w:rPr>
          <w:t>f</w:t>
        </w:r>
      </w:ins>
      <w:ins w:id="732" w:author="Britt Collins" w:date="2021-09-30T14:58:00Z">
        <w:r w:rsidRPr="000B0CC8">
          <w:rPr>
            <w:rFonts w:ascii="Times New Roman" w:hAnsi="Times New Roman"/>
            <w:sz w:val="24"/>
            <w:szCs w:val="24"/>
          </w:rPr>
          <w:t xml:space="preserve">inancial </w:t>
        </w:r>
      </w:ins>
      <w:ins w:id="733" w:author="Britt Collins" w:date="2021-09-30T16:04:00Z">
        <w:r w:rsidR="005B57A5">
          <w:rPr>
            <w:rFonts w:ascii="Times New Roman" w:hAnsi="Times New Roman"/>
            <w:sz w:val="24"/>
            <w:szCs w:val="24"/>
          </w:rPr>
          <w:t>o</w:t>
        </w:r>
      </w:ins>
      <w:ins w:id="734" w:author="Britt Collins" w:date="2021-09-30T14:58:00Z">
        <w:r w:rsidRPr="000B0CC8">
          <w:rPr>
            <w:rFonts w:ascii="Times New Roman" w:hAnsi="Times New Roman"/>
            <w:sz w:val="24"/>
            <w:szCs w:val="24"/>
          </w:rPr>
          <w:t xml:space="preserve">fficer's calculations </w:t>
        </w:r>
      </w:ins>
      <w:ins w:id="735" w:author="Britt Collins" w:date="2021-09-30T16:04:00Z">
        <w:r w:rsidR="005B57A5">
          <w:rPr>
            <w:rFonts w:ascii="Times New Roman" w:hAnsi="Times New Roman"/>
            <w:sz w:val="24"/>
            <w:szCs w:val="24"/>
          </w:rPr>
          <w:t>confu</w:t>
        </w:r>
      </w:ins>
      <w:ins w:id="736" w:author="Britt Collins" w:date="2021-09-30T16:05:00Z">
        <w:r w:rsidR="005B57A5">
          <w:rPr>
            <w:rFonts w:ascii="Times New Roman" w:hAnsi="Times New Roman"/>
            <w:sz w:val="24"/>
            <w:szCs w:val="24"/>
          </w:rPr>
          <w:t>s</w:t>
        </w:r>
      </w:ins>
      <w:ins w:id="737" w:author="Britt Collins" w:date="2021-09-30T14:58:00Z">
        <w:r w:rsidRPr="000B0CC8">
          <w:rPr>
            <w:rFonts w:ascii="Times New Roman" w:hAnsi="Times New Roman"/>
            <w:sz w:val="24"/>
            <w:szCs w:val="24"/>
          </w:rPr>
          <w:t xml:space="preserve">ed me. ‘Fuck you, Lyndon!’ I said under my breath. My wages according to my contract were six figures before tax. But, given the exchange rate at the time, I was set to earn the highest wage of my life. Given the higher price of living in Sydney, my dollars wouldn’t be stretching as far. I was </w:t>
        </w:r>
      </w:ins>
      <w:ins w:id="738" w:author="Britt Collins" w:date="2021-09-30T16:05:00Z">
        <w:r w:rsidR="003F2FF2">
          <w:rPr>
            <w:rFonts w:ascii="Times New Roman" w:hAnsi="Times New Roman"/>
            <w:sz w:val="24"/>
            <w:szCs w:val="24"/>
          </w:rPr>
          <w:t>grate</w:t>
        </w:r>
      </w:ins>
      <w:ins w:id="739" w:author="Britt Collins" w:date="2021-09-30T16:06:00Z">
        <w:r w:rsidR="003F2FF2">
          <w:rPr>
            <w:rFonts w:ascii="Times New Roman" w:hAnsi="Times New Roman"/>
            <w:sz w:val="24"/>
            <w:szCs w:val="24"/>
          </w:rPr>
          <w:t>ful to</w:t>
        </w:r>
      </w:ins>
      <w:ins w:id="740" w:author="Britt Collins" w:date="2021-09-30T14:58:00Z">
        <w:r w:rsidRPr="000B0CC8">
          <w:rPr>
            <w:rFonts w:ascii="Times New Roman" w:hAnsi="Times New Roman"/>
            <w:sz w:val="24"/>
            <w:szCs w:val="24"/>
          </w:rPr>
          <w:t xml:space="preserve"> soon to be earning a wage after </w:t>
        </w:r>
      </w:ins>
      <w:ins w:id="741" w:author="Britt Collins" w:date="2021-09-30T16:05:00Z">
        <w:r w:rsidR="005B57A5">
          <w:rPr>
            <w:rFonts w:ascii="Times New Roman" w:hAnsi="Times New Roman"/>
            <w:sz w:val="24"/>
            <w:szCs w:val="24"/>
          </w:rPr>
          <w:t>two</w:t>
        </w:r>
      </w:ins>
      <w:ins w:id="742" w:author="Britt Collins" w:date="2021-09-30T14:58:00Z">
        <w:r w:rsidRPr="000B0CC8">
          <w:rPr>
            <w:rFonts w:ascii="Times New Roman" w:hAnsi="Times New Roman"/>
            <w:sz w:val="24"/>
            <w:szCs w:val="24"/>
          </w:rPr>
          <w:t xml:space="preserve"> months out of work, </w:t>
        </w:r>
      </w:ins>
      <w:ins w:id="743" w:author="Britt Collins" w:date="2021-09-30T16:06:00Z">
        <w:r w:rsidR="003F2FF2">
          <w:rPr>
            <w:rFonts w:ascii="Times New Roman" w:hAnsi="Times New Roman"/>
            <w:sz w:val="24"/>
            <w:szCs w:val="24"/>
          </w:rPr>
          <w:t>but</w:t>
        </w:r>
      </w:ins>
      <w:ins w:id="744" w:author="Britt Collins" w:date="2021-09-30T14:58:00Z">
        <w:r w:rsidRPr="000B0CC8">
          <w:rPr>
            <w:rFonts w:ascii="Times New Roman" w:hAnsi="Times New Roman"/>
            <w:sz w:val="24"/>
            <w:szCs w:val="24"/>
          </w:rPr>
          <w:t xml:space="preserve"> unsure that Lyndon's calculations were correct.</w:t>
        </w:r>
      </w:ins>
      <w:ins w:id="745" w:author="Britt Collins" w:date="2021-09-30T16:06:00Z">
        <w:r w:rsidR="003F2FF2">
          <w:rPr>
            <w:rFonts w:ascii="Times New Roman" w:hAnsi="Times New Roman"/>
            <w:sz w:val="24"/>
            <w:szCs w:val="24"/>
          </w:rPr>
          <w:t xml:space="preserve"> </w:t>
        </w:r>
      </w:ins>
      <w:ins w:id="746" w:author="Britt Collins" w:date="2021-09-30T14:58:00Z">
        <w:r w:rsidRPr="000B0CC8">
          <w:rPr>
            <w:rFonts w:ascii="Times New Roman" w:hAnsi="Times New Roman"/>
            <w:sz w:val="24"/>
            <w:szCs w:val="24"/>
          </w:rPr>
          <w:t>I had a small amount of money to tide me by, AU$1</w:t>
        </w:r>
      </w:ins>
      <w:ins w:id="747" w:author="Britt Collins" w:date="2021-09-30T16:06:00Z">
        <w:r w:rsidR="003F2FF2">
          <w:rPr>
            <w:rFonts w:ascii="Times New Roman" w:hAnsi="Times New Roman"/>
            <w:sz w:val="24"/>
            <w:szCs w:val="24"/>
          </w:rPr>
          <w:t>,</w:t>
        </w:r>
      </w:ins>
      <w:ins w:id="748" w:author="Britt Collins" w:date="2021-09-30T14:58:00Z">
        <w:r w:rsidRPr="000B0CC8">
          <w:rPr>
            <w:rFonts w:ascii="Times New Roman" w:hAnsi="Times New Roman"/>
            <w:sz w:val="24"/>
            <w:szCs w:val="24"/>
          </w:rPr>
          <w:t xml:space="preserve">000 to be exact. The accommodation was paid for by the consultancy for the next </w:t>
        </w:r>
      </w:ins>
      <w:ins w:id="749" w:author="Britt Collins" w:date="2021-09-30T16:06:00Z">
        <w:r w:rsidR="003F2FF2">
          <w:rPr>
            <w:rFonts w:ascii="Times New Roman" w:hAnsi="Times New Roman"/>
            <w:sz w:val="24"/>
            <w:szCs w:val="24"/>
          </w:rPr>
          <w:t>fortnight</w:t>
        </w:r>
      </w:ins>
      <w:ins w:id="750" w:author="Britt Collins" w:date="2021-09-30T14:58:00Z">
        <w:r w:rsidRPr="000B0CC8">
          <w:rPr>
            <w:rFonts w:ascii="Times New Roman" w:hAnsi="Times New Roman"/>
            <w:sz w:val="24"/>
            <w:szCs w:val="24"/>
          </w:rPr>
          <w:t xml:space="preserve">. My only financial concerns were food, social drinking and transport. Food was expensive, Coles and Woolworths were the cheapest of the supermarkets. </w:t>
        </w:r>
      </w:ins>
      <w:ins w:id="751" w:author="Britt Collins" w:date="2021-09-30T16:07:00Z">
        <w:r w:rsidR="003F2FF2">
          <w:rPr>
            <w:rFonts w:ascii="Times New Roman" w:hAnsi="Times New Roman"/>
            <w:sz w:val="24"/>
            <w:szCs w:val="24"/>
          </w:rPr>
          <w:t>Back home,</w:t>
        </w:r>
      </w:ins>
      <w:ins w:id="752" w:author="Britt Collins" w:date="2021-09-30T14:58:00Z">
        <w:r w:rsidRPr="000B0CC8">
          <w:rPr>
            <w:rFonts w:ascii="Times New Roman" w:hAnsi="Times New Roman"/>
            <w:sz w:val="24"/>
            <w:szCs w:val="24"/>
          </w:rPr>
          <w:t xml:space="preserve"> I had developed a taste for protein. Whenever I visited a supermarket in Australia I made a beeline for the cooked meats section, looking specifically for cooked chicken. Half chicken, stuffing, with salad and/or chips was what I lived on.</w:t>
        </w:r>
      </w:ins>
    </w:p>
    <w:p w14:paraId="3D6CE72F" w14:textId="5703D84E" w:rsidR="006F31F6" w:rsidRPr="000B0CC8" w:rsidRDefault="006F31F6">
      <w:pPr>
        <w:spacing w:after="325" w:line="480" w:lineRule="auto"/>
        <w:ind w:left="-5" w:right="15" w:firstLine="725"/>
        <w:rPr>
          <w:ins w:id="753" w:author="Britt Collins" w:date="2021-09-30T14:58:00Z"/>
          <w:rFonts w:ascii="Times New Roman" w:hAnsi="Times New Roman"/>
          <w:sz w:val="24"/>
          <w:szCs w:val="24"/>
        </w:rPr>
        <w:pPrChange w:id="754" w:author="Britt Collins" w:date="2021-09-30T16:08:00Z">
          <w:pPr>
            <w:spacing w:after="325"/>
            <w:ind w:left="-5" w:right="15"/>
          </w:pPr>
        </w:pPrChange>
      </w:pPr>
      <w:ins w:id="755" w:author="Britt Collins" w:date="2021-09-30T14:58:00Z">
        <w:r w:rsidRPr="000B0CC8">
          <w:rPr>
            <w:rFonts w:ascii="Times New Roman" w:hAnsi="Times New Roman"/>
            <w:sz w:val="24"/>
            <w:szCs w:val="24"/>
          </w:rPr>
          <w:lastRenderedPageBreak/>
          <w:t>Australia is where I discovered a love for exotic fruits: the avocado and the mango, grown in nearby Queensland were in season. Australian mangoes, considered the sweetest fruit in the world, are a taste sensation.</w:t>
        </w:r>
      </w:ins>
    </w:p>
    <w:p w14:paraId="15EDC67A" w14:textId="6BD4AABE" w:rsidR="006F31F6" w:rsidRPr="003F2FF2" w:rsidRDefault="00AC5D65">
      <w:pPr>
        <w:pStyle w:val="Heading1"/>
        <w:spacing w:line="480" w:lineRule="auto"/>
        <w:ind w:left="-6" w:hanging="11"/>
        <w:jc w:val="center"/>
        <w:rPr>
          <w:ins w:id="756" w:author="Britt Collins" w:date="2021-09-30T14:58:00Z"/>
          <w:rFonts w:ascii="Times New Roman" w:hAnsi="Times New Roman"/>
          <w:b/>
          <w:sz w:val="24"/>
          <w:szCs w:val="24"/>
          <w:rPrChange w:id="757" w:author="Britt Collins" w:date="2021-09-30T16:09:00Z">
            <w:rPr>
              <w:ins w:id="758" w:author="Britt Collins" w:date="2021-09-30T14:58:00Z"/>
              <w:rFonts w:ascii="Times New Roman" w:hAnsi="Times New Roman"/>
              <w:sz w:val="24"/>
              <w:szCs w:val="24"/>
            </w:rPr>
          </w:rPrChange>
        </w:rPr>
        <w:pPrChange w:id="759" w:author="Britt Collins" w:date="2021-09-30T16:13:00Z">
          <w:pPr>
            <w:pStyle w:val="Heading1"/>
            <w:ind w:left="-5"/>
          </w:pPr>
        </w:pPrChange>
      </w:pPr>
      <w:ins w:id="760" w:author="Britt Collins" w:date="2021-10-04T09:36:00Z">
        <w:r>
          <w:rPr>
            <w:rFonts w:ascii="Times New Roman" w:hAnsi="Times New Roman"/>
            <w:sz w:val="24"/>
            <w:szCs w:val="24"/>
          </w:rPr>
          <w:br/>
        </w:r>
      </w:ins>
      <w:ins w:id="761" w:author="Britt Collins" w:date="2021-10-05T15:35:00Z">
        <w:r w:rsidR="00290110">
          <w:rPr>
            <w:rFonts w:ascii="Times New Roman" w:hAnsi="Times New Roman"/>
            <w:b/>
            <w:sz w:val="24"/>
            <w:szCs w:val="24"/>
          </w:rPr>
          <w:br/>
        </w:r>
      </w:ins>
      <w:ins w:id="762" w:author="Britt Collins" w:date="2021-09-30T14:58:00Z">
        <w:r w:rsidR="006F31F6" w:rsidRPr="003F2FF2">
          <w:rPr>
            <w:rFonts w:ascii="Times New Roman" w:hAnsi="Times New Roman"/>
            <w:b/>
            <w:sz w:val="24"/>
            <w:szCs w:val="24"/>
            <w:rPrChange w:id="763" w:author="Britt Collins" w:date="2021-09-30T16:09:00Z">
              <w:rPr>
                <w:rFonts w:ascii="Times New Roman" w:hAnsi="Times New Roman"/>
                <w:sz w:val="24"/>
                <w:szCs w:val="24"/>
              </w:rPr>
            </w:rPrChange>
          </w:rPr>
          <w:t>4</w:t>
        </w:r>
      </w:ins>
    </w:p>
    <w:p w14:paraId="5DE3E5F9" w14:textId="77777777" w:rsidR="006F31F6" w:rsidRPr="003F2FF2" w:rsidRDefault="006F31F6">
      <w:pPr>
        <w:pStyle w:val="Heading2"/>
        <w:spacing w:line="480" w:lineRule="auto"/>
        <w:ind w:left="-6" w:hanging="11"/>
        <w:jc w:val="center"/>
        <w:rPr>
          <w:ins w:id="764" w:author="Britt Collins" w:date="2021-09-30T14:58:00Z"/>
          <w:rFonts w:ascii="Times New Roman" w:hAnsi="Times New Roman"/>
          <w:b/>
          <w:sz w:val="24"/>
          <w:szCs w:val="24"/>
          <w:rPrChange w:id="765" w:author="Britt Collins" w:date="2021-09-30T16:09:00Z">
            <w:rPr>
              <w:ins w:id="766" w:author="Britt Collins" w:date="2021-09-30T14:58:00Z"/>
              <w:rFonts w:ascii="Times New Roman" w:hAnsi="Times New Roman"/>
              <w:sz w:val="24"/>
              <w:szCs w:val="24"/>
            </w:rPr>
          </w:rPrChange>
        </w:rPr>
        <w:pPrChange w:id="767" w:author="Britt Collins" w:date="2021-09-30T16:13:00Z">
          <w:pPr>
            <w:pStyle w:val="Heading2"/>
            <w:ind w:left="-5"/>
          </w:pPr>
        </w:pPrChange>
      </w:pPr>
      <w:ins w:id="768" w:author="Britt Collins" w:date="2021-09-30T14:58:00Z">
        <w:r w:rsidRPr="003F2FF2">
          <w:rPr>
            <w:rFonts w:ascii="Times New Roman" w:hAnsi="Times New Roman"/>
            <w:b/>
            <w:sz w:val="24"/>
            <w:szCs w:val="24"/>
            <w:rPrChange w:id="769" w:author="Britt Collins" w:date="2021-09-30T16:09:00Z">
              <w:rPr>
                <w:rFonts w:ascii="Times New Roman" w:hAnsi="Times New Roman"/>
                <w:sz w:val="24"/>
                <w:szCs w:val="24"/>
              </w:rPr>
            </w:rPrChange>
          </w:rPr>
          <w:t>Same work, different climate</w:t>
        </w:r>
      </w:ins>
    </w:p>
    <w:p w14:paraId="09F5E184" w14:textId="77777777" w:rsidR="003F2FF2" w:rsidRPr="003F2FF2" w:rsidRDefault="003F2FF2" w:rsidP="000B0CC8">
      <w:pPr>
        <w:spacing w:line="480" w:lineRule="auto"/>
        <w:ind w:left="-5" w:right="15"/>
        <w:rPr>
          <w:ins w:id="770" w:author="Britt Collins" w:date="2021-09-30T16:13:00Z"/>
          <w:rFonts w:ascii="Times New Roman" w:hAnsi="Times New Roman"/>
          <w:b/>
          <w:sz w:val="24"/>
          <w:szCs w:val="24"/>
          <w:rPrChange w:id="771" w:author="Britt Collins" w:date="2021-09-30T16:13:00Z">
            <w:rPr>
              <w:ins w:id="772" w:author="Britt Collins" w:date="2021-09-30T16:13:00Z"/>
              <w:rFonts w:ascii="Times New Roman" w:hAnsi="Times New Roman"/>
              <w:sz w:val="24"/>
              <w:szCs w:val="24"/>
            </w:rPr>
          </w:rPrChange>
        </w:rPr>
      </w:pPr>
    </w:p>
    <w:p w14:paraId="0AFA6F61" w14:textId="52673345" w:rsidR="006F31F6" w:rsidRPr="000B0CC8" w:rsidRDefault="003F2FF2">
      <w:pPr>
        <w:spacing w:line="480" w:lineRule="auto"/>
        <w:ind w:left="-5" w:right="15"/>
        <w:rPr>
          <w:ins w:id="773" w:author="Britt Collins" w:date="2021-09-30T14:58:00Z"/>
          <w:rFonts w:ascii="Times New Roman" w:hAnsi="Times New Roman"/>
          <w:sz w:val="24"/>
          <w:szCs w:val="24"/>
        </w:rPr>
        <w:pPrChange w:id="774" w:author="Britt Collins" w:date="2021-09-30T15:06:00Z">
          <w:pPr>
            <w:ind w:left="-5" w:right="15"/>
          </w:pPr>
        </w:pPrChange>
      </w:pPr>
      <w:ins w:id="775" w:author="Britt Collins" w:date="2021-09-30T16:13:00Z">
        <w:r w:rsidRPr="003F2FF2">
          <w:rPr>
            <w:rFonts w:ascii="Times New Roman" w:hAnsi="Times New Roman"/>
            <w:b/>
            <w:sz w:val="24"/>
            <w:szCs w:val="24"/>
            <w:rPrChange w:id="776" w:author="Britt Collins" w:date="2021-09-30T16:13:00Z">
              <w:rPr>
                <w:rFonts w:ascii="Times New Roman" w:hAnsi="Times New Roman"/>
                <w:sz w:val="24"/>
                <w:szCs w:val="24"/>
              </w:rPr>
            </w:rPrChange>
          </w:rPr>
          <w:t>NEED A MORE EXCITING CHAPTER OPENER HERE</w:t>
        </w:r>
        <w:r>
          <w:rPr>
            <w:rFonts w:ascii="Times New Roman" w:hAnsi="Times New Roman"/>
            <w:sz w:val="24"/>
            <w:szCs w:val="24"/>
          </w:rPr>
          <w:t xml:space="preserve"> </w:t>
        </w:r>
      </w:ins>
      <w:ins w:id="777" w:author="Britt Collins" w:date="2021-10-01T19:18:00Z">
        <w:r w:rsidR="0018357E" w:rsidRPr="00F27BC2">
          <w:rPr>
            <w:rFonts w:ascii="Times New Roman" w:hAnsi="Times New Roman"/>
            <w:b/>
            <w:sz w:val="24"/>
            <w:szCs w:val="24"/>
            <w:rPrChange w:id="778" w:author="Britt Collins" w:date="2021-10-01T19:19:00Z">
              <w:rPr>
                <w:rFonts w:ascii="Times New Roman" w:hAnsi="Times New Roman"/>
                <w:sz w:val="24"/>
                <w:szCs w:val="24"/>
              </w:rPr>
            </w:rPrChange>
          </w:rPr>
          <w:t xml:space="preserve">Waking up in the </w:t>
        </w:r>
      </w:ins>
      <w:ins w:id="779" w:author="Britt Collins" w:date="2021-10-01T19:19:00Z">
        <w:r w:rsidR="00F27BC2">
          <w:rPr>
            <w:rFonts w:ascii="Times New Roman" w:hAnsi="Times New Roman"/>
            <w:b/>
            <w:sz w:val="24"/>
            <w:szCs w:val="24"/>
          </w:rPr>
          <w:t xml:space="preserve">blazing </w:t>
        </w:r>
      </w:ins>
      <w:ins w:id="780" w:author="Britt Collins" w:date="2021-10-01T19:18:00Z">
        <w:r w:rsidR="0018357E" w:rsidRPr="00F27BC2">
          <w:rPr>
            <w:rFonts w:ascii="Times New Roman" w:hAnsi="Times New Roman"/>
            <w:b/>
            <w:sz w:val="24"/>
            <w:szCs w:val="24"/>
            <w:rPrChange w:id="781" w:author="Britt Collins" w:date="2021-10-01T19:19:00Z">
              <w:rPr>
                <w:rFonts w:ascii="Times New Roman" w:hAnsi="Times New Roman"/>
                <w:sz w:val="24"/>
                <w:szCs w:val="24"/>
              </w:rPr>
            </w:rPrChange>
          </w:rPr>
          <w:t>sunshine</w:t>
        </w:r>
        <w:r w:rsidR="00F27BC2" w:rsidRPr="00F27BC2">
          <w:rPr>
            <w:rFonts w:ascii="Times New Roman" w:hAnsi="Times New Roman"/>
            <w:b/>
            <w:sz w:val="24"/>
            <w:szCs w:val="24"/>
            <w:rPrChange w:id="782" w:author="Britt Collins" w:date="2021-10-01T19:19:00Z">
              <w:rPr>
                <w:rFonts w:ascii="Times New Roman" w:hAnsi="Times New Roman"/>
                <w:sz w:val="24"/>
                <w:szCs w:val="24"/>
              </w:rPr>
            </w:rPrChange>
          </w:rPr>
          <w:t xml:space="preserve"> of </w:t>
        </w:r>
      </w:ins>
      <w:ins w:id="783" w:author="Britt Collins" w:date="2021-10-01T19:20:00Z">
        <w:r w:rsidR="00F27BC2">
          <w:rPr>
            <w:rFonts w:ascii="Times New Roman" w:hAnsi="Times New Roman"/>
            <w:b/>
            <w:sz w:val="24"/>
            <w:szCs w:val="24"/>
          </w:rPr>
          <w:t>a subtropical city</w:t>
        </w:r>
      </w:ins>
      <w:ins w:id="784" w:author="Britt Collins" w:date="2021-10-01T19:18:00Z">
        <w:r w:rsidR="0018357E" w:rsidRPr="00F27BC2">
          <w:rPr>
            <w:rFonts w:ascii="Times New Roman" w:hAnsi="Times New Roman"/>
            <w:b/>
            <w:sz w:val="24"/>
            <w:szCs w:val="24"/>
            <w:rPrChange w:id="785" w:author="Britt Collins" w:date="2021-10-01T19:19:00Z">
              <w:rPr>
                <w:rFonts w:ascii="Times New Roman" w:hAnsi="Times New Roman"/>
                <w:sz w:val="24"/>
                <w:szCs w:val="24"/>
              </w:rPr>
            </w:rPrChange>
          </w:rPr>
          <w:t xml:space="preserve">, I tumbled headfirst </w:t>
        </w:r>
        <w:r w:rsidR="00F27BC2" w:rsidRPr="00F27BC2">
          <w:rPr>
            <w:rFonts w:ascii="Times New Roman" w:hAnsi="Times New Roman"/>
            <w:b/>
            <w:sz w:val="24"/>
            <w:szCs w:val="24"/>
            <w:rPrChange w:id="786" w:author="Britt Collins" w:date="2021-10-01T19:19:00Z">
              <w:rPr>
                <w:rFonts w:ascii="Times New Roman" w:hAnsi="Times New Roman"/>
                <w:sz w:val="24"/>
                <w:szCs w:val="24"/>
              </w:rPr>
            </w:rPrChange>
          </w:rPr>
          <w:t xml:space="preserve">into each day. </w:t>
        </w:r>
      </w:ins>
      <w:ins w:id="787" w:author="Britt Collins" w:date="2021-10-01T19:21:00Z">
        <w:r w:rsidR="00F27BC2">
          <w:rPr>
            <w:rFonts w:ascii="Times New Roman" w:hAnsi="Times New Roman"/>
            <w:b/>
            <w:sz w:val="24"/>
            <w:szCs w:val="24"/>
          </w:rPr>
          <w:t xml:space="preserve">It still felt a little surreal shifting from winter into summer. </w:t>
        </w:r>
      </w:ins>
      <w:ins w:id="788" w:author="Britt Collins" w:date="2021-09-30T14:58:00Z">
        <w:r w:rsidR="006F31F6" w:rsidRPr="000B0CC8">
          <w:rPr>
            <w:rFonts w:ascii="Times New Roman" w:hAnsi="Times New Roman"/>
            <w:sz w:val="24"/>
            <w:szCs w:val="24"/>
          </w:rPr>
          <w:t xml:space="preserve">A </w:t>
        </w:r>
      </w:ins>
      <w:ins w:id="789" w:author="Britt Collins" w:date="2021-10-01T19:18:00Z">
        <w:r w:rsidR="00F27BC2">
          <w:rPr>
            <w:rFonts w:ascii="Times New Roman" w:hAnsi="Times New Roman"/>
            <w:sz w:val="24"/>
            <w:szCs w:val="24"/>
          </w:rPr>
          <w:t>few</w:t>
        </w:r>
      </w:ins>
      <w:ins w:id="790" w:author="Britt Collins" w:date="2021-09-30T14:58:00Z">
        <w:r w:rsidR="006F31F6" w:rsidRPr="000B0CC8">
          <w:rPr>
            <w:rFonts w:ascii="Times New Roman" w:hAnsi="Times New Roman"/>
            <w:sz w:val="24"/>
            <w:szCs w:val="24"/>
          </w:rPr>
          <w:t xml:space="preserve">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my boss Mark had informed me, suited and booted. I came prepared</w:t>
        </w:r>
      </w:ins>
      <w:ins w:id="791" w:author="Britt Collins" w:date="2021-09-30T16:14:00Z">
        <w:r>
          <w:rPr>
            <w:rFonts w:ascii="Times New Roman" w:hAnsi="Times New Roman"/>
            <w:sz w:val="24"/>
            <w:szCs w:val="24"/>
          </w:rPr>
          <w:t>,</w:t>
        </w:r>
      </w:ins>
      <w:ins w:id="792" w:author="Britt Collins" w:date="2021-09-30T14:58:00Z">
        <w:r w:rsidR="006F31F6" w:rsidRPr="000B0CC8">
          <w:rPr>
            <w:rFonts w:ascii="Times New Roman" w:hAnsi="Times New Roman"/>
            <w:sz w:val="24"/>
            <w:szCs w:val="24"/>
          </w:rPr>
          <w:t xml:space="preserve"> the Hugo Boss suit, one my younger brother bought for me, was hanging neatly in the wardrobe. I </w:t>
        </w:r>
      </w:ins>
      <w:ins w:id="793" w:author="Britt Collins" w:date="2021-09-30T16:14:00Z">
        <w:r>
          <w:rPr>
            <w:rFonts w:ascii="Times New Roman" w:hAnsi="Times New Roman"/>
            <w:sz w:val="24"/>
            <w:szCs w:val="24"/>
          </w:rPr>
          <w:t>left</w:t>
        </w:r>
      </w:ins>
      <w:ins w:id="794" w:author="Britt Collins" w:date="2021-09-30T14:58:00Z">
        <w:r w:rsidR="006F31F6" w:rsidRPr="000B0CC8">
          <w:rPr>
            <w:rFonts w:ascii="Times New Roman" w:hAnsi="Times New Roman"/>
            <w:sz w:val="24"/>
            <w:szCs w:val="24"/>
          </w:rPr>
          <w:t xml:space="preserve"> the jacket, a wise move, given the humid climate.</w:t>
        </w:r>
      </w:ins>
    </w:p>
    <w:p w14:paraId="448FA19F" w14:textId="5649B300" w:rsidR="006F31F6" w:rsidRPr="000B0CC8" w:rsidRDefault="006F31F6">
      <w:pPr>
        <w:spacing w:line="480" w:lineRule="auto"/>
        <w:ind w:left="-5" w:right="15" w:firstLine="725"/>
        <w:rPr>
          <w:ins w:id="795" w:author="Britt Collins" w:date="2021-09-30T14:58:00Z"/>
          <w:rFonts w:ascii="Times New Roman" w:hAnsi="Times New Roman"/>
          <w:sz w:val="24"/>
          <w:szCs w:val="24"/>
        </w:rPr>
        <w:pPrChange w:id="796" w:author="Britt Collins" w:date="2021-09-30T16:14:00Z">
          <w:pPr>
            <w:ind w:left="-5" w:right="15"/>
          </w:pPr>
        </w:pPrChange>
      </w:pPr>
      <w:ins w:id="797" w:author="Britt Collins" w:date="2021-09-30T14:58:00Z">
        <w:r w:rsidRPr="000B0CC8">
          <w:rPr>
            <w:rFonts w:ascii="Times New Roman" w:hAnsi="Times New Roman"/>
            <w:sz w:val="24"/>
            <w:szCs w:val="24"/>
          </w:rPr>
          <w:t xml:space="preserve">Mark had emailed me details of the consultancy office location and the time at which Bruce </w:t>
        </w:r>
      </w:ins>
      <w:ins w:id="798" w:author="Britt Collins" w:date="2021-10-07T08:52:00Z">
        <w:r w:rsidR="006D2E5F">
          <w:rPr>
            <w:rFonts w:ascii="Times New Roman" w:hAnsi="Times New Roman"/>
            <w:sz w:val="24"/>
            <w:szCs w:val="24"/>
          </w:rPr>
          <w:t>and</w:t>
        </w:r>
      </w:ins>
      <w:ins w:id="799" w:author="Britt Collins" w:date="2021-09-30T14:58:00Z">
        <w:r w:rsidRPr="000B0CC8">
          <w:rPr>
            <w:rFonts w:ascii="Times New Roman" w:hAnsi="Times New Roman"/>
            <w:sz w:val="24"/>
            <w:szCs w:val="24"/>
          </w:rPr>
          <w:t xml:space="preserve"> Elliot (Sydney operations) were expecting me. It was a good distance from my </w:t>
        </w:r>
      </w:ins>
      <w:ins w:id="800" w:author="Britt Collins" w:date="2021-09-30T16:14:00Z">
        <w:r w:rsidR="003F2FF2">
          <w:rPr>
            <w:rFonts w:ascii="Times New Roman" w:hAnsi="Times New Roman"/>
            <w:sz w:val="24"/>
            <w:szCs w:val="24"/>
          </w:rPr>
          <w:t>apartment</w:t>
        </w:r>
      </w:ins>
      <w:ins w:id="801" w:author="Britt Collins" w:date="2021-09-30T14:58:00Z">
        <w:r w:rsidRPr="000B0CC8">
          <w:rPr>
            <w:rFonts w:ascii="Times New Roman" w:hAnsi="Times New Roman"/>
            <w:sz w:val="24"/>
            <w:szCs w:val="24"/>
          </w:rPr>
          <w:t xml:space="preserve"> to the office, via the Sydney Harbour Bridge. With the weather being so nice</w:t>
        </w:r>
      </w:ins>
      <w:ins w:id="802" w:author="Britt Collins" w:date="2021-09-30T16:14:00Z">
        <w:r w:rsidR="003F2FF2">
          <w:rPr>
            <w:rFonts w:ascii="Times New Roman" w:hAnsi="Times New Roman"/>
            <w:sz w:val="24"/>
            <w:szCs w:val="24"/>
          </w:rPr>
          <w:t>,</w:t>
        </w:r>
      </w:ins>
      <w:ins w:id="803" w:author="Britt Collins" w:date="2021-09-30T14:58:00Z">
        <w:r w:rsidRPr="000B0CC8">
          <w:rPr>
            <w:rFonts w:ascii="Times New Roman" w:hAnsi="Times New Roman"/>
            <w:sz w:val="24"/>
            <w:szCs w:val="24"/>
          </w:rPr>
          <w:t xml:space="preserve"> I </w:t>
        </w:r>
      </w:ins>
      <w:ins w:id="804" w:author="Britt Collins" w:date="2021-09-30T16:15:00Z">
        <w:r w:rsidR="003F2FF2">
          <w:rPr>
            <w:rFonts w:ascii="Times New Roman" w:hAnsi="Times New Roman"/>
            <w:sz w:val="24"/>
            <w:szCs w:val="24"/>
          </w:rPr>
          <w:t>walked</w:t>
        </w:r>
      </w:ins>
      <w:ins w:id="805" w:author="Britt Collins" w:date="2021-09-30T14:58:00Z">
        <w:r w:rsidRPr="000B0CC8">
          <w:rPr>
            <w:rFonts w:ascii="Times New Roman" w:hAnsi="Times New Roman"/>
            <w:sz w:val="24"/>
            <w:szCs w:val="24"/>
          </w:rPr>
          <w:t xml:space="preserve"> </w:t>
        </w:r>
      </w:ins>
      <w:ins w:id="806" w:author="Britt Collins" w:date="2021-09-30T16:15:00Z">
        <w:r w:rsidR="003F2FF2">
          <w:rPr>
            <w:rFonts w:ascii="Times New Roman" w:hAnsi="Times New Roman"/>
            <w:sz w:val="24"/>
            <w:szCs w:val="24"/>
          </w:rPr>
          <w:t>and with t</w:t>
        </w:r>
      </w:ins>
      <w:ins w:id="807" w:author="Britt Collins" w:date="2021-09-30T14:58:00Z">
        <w:r w:rsidRPr="000B0CC8">
          <w:rPr>
            <w:rFonts w:ascii="Times New Roman" w:hAnsi="Times New Roman"/>
            <w:sz w:val="24"/>
            <w:szCs w:val="24"/>
          </w:rPr>
          <w:t>he heat</w:t>
        </w:r>
      </w:ins>
      <w:ins w:id="808" w:author="Britt Collins" w:date="2021-09-30T16:16:00Z">
        <w:r w:rsidR="003F2FF2">
          <w:rPr>
            <w:rFonts w:ascii="Times New Roman" w:hAnsi="Times New Roman"/>
            <w:sz w:val="24"/>
            <w:szCs w:val="24"/>
          </w:rPr>
          <w:t xml:space="preserve"> being so intense</w:t>
        </w:r>
      </w:ins>
      <w:ins w:id="809" w:author="Britt Collins" w:date="2021-09-30T14:58:00Z">
        <w:r w:rsidRPr="000B0CC8">
          <w:rPr>
            <w:rFonts w:ascii="Times New Roman" w:hAnsi="Times New Roman"/>
            <w:sz w:val="24"/>
            <w:szCs w:val="24"/>
          </w:rPr>
          <w:t xml:space="preserve"> at 9am</w:t>
        </w:r>
      </w:ins>
      <w:ins w:id="810" w:author="Britt Collins" w:date="2021-09-30T16:15:00Z">
        <w:r w:rsidR="003F2FF2">
          <w:rPr>
            <w:rFonts w:ascii="Times New Roman" w:hAnsi="Times New Roman"/>
            <w:sz w:val="24"/>
            <w:szCs w:val="24"/>
          </w:rPr>
          <w:t>, sweated all the way</w:t>
        </w:r>
      </w:ins>
      <w:ins w:id="811" w:author="Britt Collins" w:date="2021-09-30T14:58:00Z">
        <w:r w:rsidRPr="000B0CC8">
          <w:rPr>
            <w:rFonts w:ascii="Times New Roman" w:hAnsi="Times New Roman"/>
            <w:sz w:val="24"/>
            <w:szCs w:val="24"/>
          </w:rPr>
          <w:t xml:space="preserve">. </w:t>
        </w:r>
      </w:ins>
    </w:p>
    <w:p w14:paraId="123BB21B" w14:textId="77777777" w:rsidR="00CC0ACD" w:rsidRDefault="003F2FF2" w:rsidP="003F2FF2">
      <w:pPr>
        <w:spacing w:line="480" w:lineRule="auto"/>
        <w:ind w:left="-5" w:right="15" w:firstLine="350"/>
        <w:rPr>
          <w:ins w:id="812" w:author="Britt Collins" w:date="2021-09-30T16:20:00Z"/>
          <w:rFonts w:ascii="Times New Roman" w:hAnsi="Times New Roman"/>
          <w:sz w:val="24"/>
          <w:szCs w:val="24"/>
        </w:rPr>
      </w:pPr>
      <w:ins w:id="813" w:author="Britt Collins" w:date="2021-09-30T16:17:00Z">
        <w:r w:rsidRPr="003F2FF2">
          <w:rPr>
            <w:rFonts w:ascii="Times New Roman" w:hAnsi="Times New Roman"/>
            <w:b/>
            <w:sz w:val="24"/>
            <w:szCs w:val="24"/>
            <w:rPrChange w:id="814" w:author="Britt Collins" w:date="2021-09-30T16:17:00Z">
              <w:rPr>
                <w:rFonts w:ascii="Times New Roman" w:hAnsi="Times New Roman"/>
                <w:sz w:val="24"/>
                <w:szCs w:val="24"/>
              </w:rPr>
            </w:rPrChange>
          </w:rPr>
          <w:t>TOO MUCH TRIVIAL DETAIL, CUT TO A FEW LINES</w:t>
        </w:r>
        <w:r>
          <w:rPr>
            <w:rFonts w:ascii="Times New Roman" w:hAnsi="Times New Roman"/>
            <w:sz w:val="24"/>
            <w:szCs w:val="24"/>
          </w:rPr>
          <w:t xml:space="preserve">. </w:t>
        </w:r>
      </w:ins>
      <w:ins w:id="815" w:author="Britt Collins" w:date="2021-09-30T16:16:00Z">
        <w:r>
          <w:rPr>
            <w:rFonts w:ascii="Times New Roman" w:hAnsi="Times New Roman"/>
            <w:sz w:val="24"/>
            <w:szCs w:val="24"/>
          </w:rPr>
          <w:t xml:space="preserve">By the time </w:t>
        </w:r>
      </w:ins>
      <w:ins w:id="816" w:author="Britt Collins" w:date="2021-09-30T14:58:00Z">
        <w:r w:rsidR="006F31F6" w:rsidRPr="000B0CC8">
          <w:rPr>
            <w:rFonts w:ascii="Times New Roman" w:hAnsi="Times New Roman"/>
            <w:sz w:val="24"/>
            <w:szCs w:val="24"/>
          </w:rPr>
          <w:t xml:space="preserve">I reached the North Sydney </w:t>
        </w:r>
      </w:ins>
      <w:ins w:id="817" w:author="Britt Collins" w:date="2021-09-30T16:16:00Z">
        <w:r>
          <w:rPr>
            <w:rFonts w:ascii="Times New Roman" w:hAnsi="Times New Roman"/>
            <w:sz w:val="24"/>
            <w:szCs w:val="24"/>
          </w:rPr>
          <w:t>office, I</w:t>
        </w:r>
      </w:ins>
      <w:ins w:id="818" w:author="Britt Collins" w:date="2021-09-30T14:58:00Z">
        <w:r w:rsidR="006F31F6" w:rsidRPr="000B0CC8">
          <w:rPr>
            <w:rFonts w:ascii="Times New Roman" w:hAnsi="Times New Roman"/>
            <w:sz w:val="24"/>
            <w:szCs w:val="24"/>
          </w:rPr>
          <w:t xml:space="preserve"> look</w:t>
        </w:r>
      </w:ins>
      <w:ins w:id="819" w:author="Britt Collins" w:date="2021-09-30T16:16:00Z">
        <w:r>
          <w:rPr>
            <w:rFonts w:ascii="Times New Roman" w:hAnsi="Times New Roman"/>
            <w:sz w:val="24"/>
            <w:szCs w:val="24"/>
          </w:rPr>
          <w:t>ed</w:t>
        </w:r>
      </w:ins>
      <w:ins w:id="820" w:author="Britt Collins" w:date="2021-09-30T14:58:00Z">
        <w:r w:rsidR="006F31F6" w:rsidRPr="000B0CC8">
          <w:rPr>
            <w:rFonts w:ascii="Times New Roman" w:hAnsi="Times New Roman"/>
            <w:sz w:val="24"/>
            <w:szCs w:val="24"/>
          </w:rPr>
          <w:t xml:space="preserve"> like a drowned rat. The high-rise premises had a reception desk located on the ground floor. </w:t>
        </w:r>
      </w:ins>
      <w:ins w:id="821" w:author="Britt Collins" w:date="2021-09-30T16:18:00Z">
        <w:r>
          <w:rPr>
            <w:rFonts w:ascii="Times New Roman" w:hAnsi="Times New Roman"/>
            <w:sz w:val="24"/>
            <w:szCs w:val="24"/>
          </w:rPr>
          <w:t>Arriving</w:t>
        </w:r>
        <w:r w:rsidR="00CC0ACD">
          <w:rPr>
            <w:rFonts w:ascii="Times New Roman" w:hAnsi="Times New Roman"/>
            <w:sz w:val="24"/>
            <w:szCs w:val="24"/>
          </w:rPr>
          <w:t xml:space="preserve"> in the office,</w:t>
        </w:r>
      </w:ins>
      <w:ins w:id="822" w:author="Britt Collins" w:date="2021-09-30T14:58:00Z">
        <w:r w:rsidR="006F31F6" w:rsidRPr="000B0CC8">
          <w:rPr>
            <w:rFonts w:ascii="Times New Roman" w:hAnsi="Times New Roman"/>
            <w:sz w:val="24"/>
            <w:szCs w:val="24"/>
          </w:rPr>
          <w:t xml:space="preserve"> I turned the vacant kitchen</w:t>
        </w:r>
      </w:ins>
      <w:ins w:id="823" w:author="Britt Collins" w:date="2021-09-30T16:19:00Z">
        <w:r w:rsidR="00CC0ACD">
          <w:rPr>
            <w:rFonts w:ascii="Times New Roman" w:hAnsi="Times New Roman"/>
            <w:sz w:val="24"/>
            <w:szCs w:val="24"/>
          </w:rPr>
          <w:t>, with</w:t>
        </w:r>
      </w:ins>
      <w:ins w:id="824" w:author="Britt Collins" w:date="2021-09-30T14:58:00Z">
        <w:r w:rsidR="006F31F6" w:rsidRPr="000B0CC8">
          <w:rPr>
            <w:rFonts w:ascii="Times New Roman" w:hAnsi="Times New Roman"/>
            <w:sz w:val="24"/>
            <w:szCs w:val="24"/>
          </w:rPr>
          <w:t xml:space="preserve"> all-in-one Nespresso coffeemaker</w:t>
        </w:r>
      </w:ins>
      <w:ins w:id="825" w:author="Britt Collins" w:date="2021-09-30T16:19:00Z">
        <w:r w:rsidR="00CC0ACD">
          <w:rPr>
            <w:rFonts w:ascii="Times New Roman" w:hAnsi="Times New Roman"/>
            <w:sz w:val="24"/>
            <w:szCs w:val="24"/>
          </w:rPr>
          <w:t xml:space="preserve">. </w:t>
        </w:r>
      </w:ins>
      <w:ins w:id="826" w:author="Britt Collins" w:date="2021-09-30T14:58:00Z">
        <w:r w:rsidR="006F31F6" w:rsidRPr="000B0CC8">
          <w:rPr>
            <w:rFonts w:ascii="Times New Roman" w:hAnsi="Times New Roman"/>
            <w:sz w:val="24"/>
            <w:szCs w:val="24"/>
          </w:rPr>
          <w:t xml:space="preserve">I made a mental note to make use of it later. The floor had few offices, which meant locating the </w:t>
        </w:r>
        <w:r w:rsidR="006F31F6" w:rsidRPr="000B0CC8">
          <w:rPr>
            <w:rFonts w:ascii="Times New Roman" w:hAnsi="Times New Roman"/>
            <w:sz w:val="24"/>
            <w:szCs w:val="24"/>
          </w:rPr>
          <w:lastRenderedPageBreak/>
          <w:t xml:space="preserve">consultancy office was easy. I knocked before opening the door. I noticed staplers here, folders there, mountains of laptops somewhere else. It was a bloody mess. </w:t>
        </w:r>
      </w:ins>
    </w:p>
    <w:p w14:paraId="67EC5A6C" w14:textId="1DFDD434" w:rsidR="006F31F6" w:rsidRPr="000B0CC8" w:rsidRDefault="006F31F6">
      <w:pPr>
        <w:spacing w:line="480" w:lineRule="auto"/>
        <w:ind w:left="-5" w:right="15" w:firstLine="350"/>
        <w:rPr>
          <w:ins w:id="827" w:author="Britt Collins" w:date="2021-09-30T14:58:00Z"/>
          <w:rFonts w:ascii="Times New Roman" w:hAnsi="Times New Roman"/>
          <w:sz w:val="24"/>
          <w:szCs w:val="24"/>
        </w:rPr>
        <w:pPrChange w:id="828" w:author="Britt Collins" w:date="2021-09-30T16:22:00Z">
          <w:pPr>
            <w:ind w:left="355" w:right="6517"/>
          </w:pPr>
        </w:pPrChange>
      </w:pPr>
      <w:ins w:id="829" w:author="Britt Collins" w:date="2021-09-30T14:58:00Z">
        <w:r w:rsidRPr="000B0CC8">
          <w:rPr>
            <w:rFonts w:ascii="Times New Roman" w:hAnsi="Times New Roman"/>
            <w:sz w:val="24"/>
            <w:szCs w:val="24"/>
          </w:rPr>
          <w:t>In the corner</w:t>
        </w:r>
      </w:ins>
      <w:ins w:id="830" w:author="Britt Collins" w:date="2021-09-30T16:19:00Z">
        <w:r w:rsidR="00CC0ACD">
          <w:rPr>
            <w:rFonts w:ascii="Times New Roman" w:hAnsi="Times New Roman"/>
            <w:sz w:val="24"/>
            <w:szCs w:val="24"/>
          </w:rPr>
          <w:t>,</w:t>
        </w:r>
      </w:ins>
      <w:ins w:id="831" w:author="Britt Collins" w:date="2021-09-30T14:58:00Z">
        <w:r w:rsidRPr="000B0CC8">
          <w:rPr>
            <w:rFonts w:ascii="Times New Roman" w:hAnsi="Times New Roman"/>
            <w:sz w:val="24"/>
            <w:szCs w:val="24"/>
          </w:rPr>
          <w:t xml:space="preserve"> </w:t>
        </w:r>
      </w:ins>
      <w:ins w:id="832" w:author="Britt Collins" w:date="2021-09-30T16:19:00Z">
        <w:r w:rsidR="00CC0ACD">
          <w:rPr>
            <w:rFonts w:ascii="Times New Roman" w:hAnsi="Times New Roman"/>
            <w:sz w:val="24"/>
            <w:szCs w:val="24"/>
          </w:rPr>
          <w:t>a</w:t>
        </w:r>
      </w:ins>
      <w:ins w:id="833" w:author="Britt Collins" w:date="2021-09-30T14:58:00Z">
        <w:r w:rsidRPr="000B0CC8">
          <w:rPr>
            <w:rFonts w:ascii="Times New Roman" w:hAnsi="Times New Roman"/>
            <w:sz w:val="24"/>
            <w:szCs w:val="24"/>
          </w:rPr>
          <w:t xml:space="preserve"> well-built</w:t>
        </w:r>
      </w:ins>
      <w:ins w:id="834" w:author="Britt Collins" w:date="2021-09-30T16:19:00Z">
        <w:r w:rsidR="00CC0ACD">
          <w:rPr>
            <w:rFonts w:ascii="Times New Roman" w:hAnsi="Times New Roman"/>
            <w:sz w:val="24"/>
            <w:szCs w:val="24"/>
          </w:rPr>
          <w:t>, six-f</w:t>
        </w:r>
      </w:ins>
      <w:ins w:id="835" w:author="Britt Collins" w:date="2021-09-30T16:20:00Z">
        <w:r w:rsidR="00CC0ACD">
          <w:rPr>
            <w:rFonts w:ascii="Times New Roman" w:hAnsi="Times New Roman"/>
            <w:sz w:val="24"/>
            <w:szCs w:val="24"/>
          </w:rPr>
          <w:t>oot</w:t>
        </w:r>
      </w:ins>
      <w:ins w:id="836" w:author="Britt Collins" w:date="2021-09-30T14:58:00Z">
        <w:r w:rsidRPr="000B0CC8">
          <w:rPr>
            <w:rFonts w:ascii="Times New Roman" w:hAnsi="Times New Roman"/>
            <w:sz w:val="24"/>
            <w:szCs w:val="24"/>
          </w:rPr>
          <w:t xml:space="preserve"> man in a suit</w:t>
        </w:r>
      </w:ins>
      <w:ins w:id="837" w:author="Britt Collins" w:date="2021-09-30T16:20:00Z">
        <w:r w:rsidR="00CC0ACD">
          <w:rPr>
            <w:rFonts w:ascii="Times New Roman" w:hAnsi="Times New Roman"/>
            <w:sz w:val="24"/>
            <w:szCs w:val="24"/>
          </w:rPr>
          <w:t xml:space="preserve"> appeared</w:t>
        </w:r>
      </w:ins>
      <w:ins w:id="838" w:author="Britt Collins" w:date="2021-09-30T14:58:00Z">
        <w:r w:rsidRPr="000B0CC8">
          <w:rPr>
            <w:rFonts w:ascii="Times New Roman" w:hAnsi="Times New Roman"/>
            <w:sz w:val="24"/>
            <w:szCs w:val="24"/>
          </w:rPr>
          <w:t xml:space="preserve">. </w:t>
        </w:r>
      </w:ins>
      <w:ins w:id="839" w:author="Britt Collins" w:date="2021-09-30T16:20:00Z">
        <w:r w:rsidR="00CC0ACD">
          <w:rPr>
            <w:rFonts w:ascii="Times New Roman" w:hAnsi="Times New Roman"/>
            <w:sz w:val="24"/>
            <w:szCs w:val="24"/>
          </w:rPr>
          <w:t>“</w:t>
        </w:r>
      </w:ins>
      <w:ins w:id="840" w:author="Britt Collins" w:date="2021-09-30T14:58:00Z">
        <w:r w:rsidRPr="000B0CC8">
          <w:rPr>
            <w:rFonts w:ascii="Times New Roman" w:hAnsi="Times New Roman"/>
            <w:sz w:val="24"/>
            <w:szCs w:val="24"/>
          </w:rPr>
          <w:t>You must be Dave</w:t>
        </w:r>
      </w:ins>
      <w:ins w:id="841" w:author="Britt Collins" w:date="2021-09-30T16:20:00Z">
        <w:r w:rsidR="00CC0ACD">
          <w:rPr>
            <w:rFonts w:ascii="Times New Roman" w:hAnsi="Times New Roman"/>
            <w:sz w:val="24"/>
            <w:szCs w:val="24"/>
          </w:rPr>
          <w:t>,”</w:t>
        </w:r>
      </w:ins>
      <w:ins w:id="842" w:author="Britt Collins" w:date="2021-09-30T14:58:00Z">
        <w:r w:rsidRPr="000B0CC8">
          <w:rPr>
            <w:rFonts w:ascii="Times New Roman" w:hAnsi="Times New Roman"/>
            <w:sz w:val="24"/>
            <w:szCs w:val="24"/>
          </w:rPr>
          <w:t xml:space="preserve"> he said in </w:t>
        </w:r>
      </w:ins>
      <w:ins w:id="843" w:author="Britt Collins" w:date="2021-09-30T16:20:00Z">
        <w:r w:rsidR="00CC0ACD">
          <w:rPr>
            <w:rFonts w:ascii="Times New Roman" w:hAnsi="Times New Roman"/>
            <w:sz w:val="24"/>
            <w:szCs w:val="24"/>
          </w:rPr>
          <w:t>a</w:t>
        </w:r>
      </w:ins>
      <w:ins w:id="844" w:author="Britt Collins" w:date="2021-09-30T14:58:00Z">
        <w:r w:rsidRPr="000B0CC8">
          <w:rPr>
            <w:rFonts w:ascii="Times New Roman" w:hAnsi="Times New Roman"/>
            <w:sz w:val="24"/>
            <w:szCs w:val="24"/>
          </w:rPr>
          <w:t xml:space="preserve"> deep, Australian dr</w:t>
        </w:r>
      </w:ins>
      <w:ins w:id="845" w:author="Britt Collins" w:date="2021-09-30T16:21:00Z">
        <w:r w:rsidR="00CC0ACD">
          <w:rPr>
            <w:rFonts w:ascii="Times New Roman" w:hAnsi="Times New Roman"/>
            <w:sz w:val="24"/>
            <w:szCs w:val="24"/>
          </w:rPr>
          <w:t>aw</w:t>
        </w:r>
      </w:ins>
      <w:ins w:id="846" w:author="Britt Collins" w:date="2021-09-30T14:58:00Z">
        <w:r w:rsidRPr="000B0CC8">
          <w:rPr>
            <w:rFonts w:ascii="Times New Roman" w:hAnsi="Times New Roman"/>
            <w:sz w:val="24"/>
            <w:szCs w:val="24"/>
          </w:rPr>
          <w:t>l</w:t>
        </w:r>
      </w:ins>
      <w:ins w:id="847" w:author="Britt Collins" w:date="2021-09-30T16:21:00Z">
        <w:r w:rsidR="00CC0ACD">
          <w:rPr>
            <w:rFonts w:ascii="Times New Roman" w:hAnsi="Times New Roman"/>
            <w:sz w:val="24"/>
            <w:szCs w:val="24"/>
          </w:rPr>
          <w:t>, extending his hand</w:t>
        </w:r>
      </w:ins>
      <w:ins w:id="848" w:author="Britt Collins" w:date="2021-09-30T14:58:00Z">
        <w:r w:rsidRPr="000B0CC8">
          <w:rPr>
            <w:rFonts w:ascii="Times New Roman" w:hAnsi="Times New Roman"/>
            <w:sz w:val="24"/>
            <w:szCs w:val="24"/>
          </w:rPr>
          <w:t xml:space="preserve">. </w:t>
        </w:r>
      </w:ins>
      <w:ins w:id="849" w:author="Britt Collins" w:date="2021-09-30T16:21:00Z">
        <w:r w:rsidR="00CC0ACD">
          <w:rPr>
            <w:rFonts w:ascii="Times New Roman" w:hAnsi="Times New Roman"/>
            <w:sz w:val="24"/>
            <w:szCs w:val="24"/>
          </w:rPr>
          <w:t>“</w:t>
        </w:r>
      </w:ins>
      <w:ins w:id="850" w:author="Britt Collins" w:date="2021-09-30T14:58:00Z">
        <w:r w:rsidRPr="000B0CC8">
          <w:rPr>
            <w:rFonts w:ascii="Times New Roman" w:hAnsi="Times New Roman"/>
            <w:sz w:val="24"/>
            <w:szCs w:val="24"/>
          </w:rPr>
          <w:t>Bruce, I’m responsible for Sydney operations</w:t>
        </w:r>
      </w:ins>
      <w:ins w:id="851" w:author="Britt Collins" w:date="2021-09-30T16:21:00Z">
        <w:r w:rsidR="00CC0ACD">
          <w:rPr>
            <w:rFonts w:ascii="Times New Roman" w:hAnsi="Times New Roman"/>
            <w:sz w:val="24"/>
            <w:szCs w:val="24"/>
          </w:rPr>
          <w:t xml:space="preserve">. </w:t>
        </w:r>
      </w:ins>
      <w:ins w:id="852" w:author="Britt Collins" w:date="2021-09-30T14:58:00Z">
        <w:r w:rsidRPr="000B0CC8">
          <w:rPr>
            <w:rFonts w:ascii="Times New Roman" w:hAnsi="Times New Roman"/>
            <w:sz w:val="24"/>
            <w:szCs w:val="24"/>
          </w:rPr>
          <w:t>Sorry about the mess</w:t>
        </w:r>
      </w:ins>
      <w:ins w:id="853" w:author="Britt Collins" w:date="2021-09-30T16:21:00Z">
        <w:r w:rsidR="00CC0ACD">
          <w:rPr>
            <w:rFonts w:ascii="Times New Roman" w:hAnsi="Times New Roman"/>
            <w:sz w:val="24"/>
            <w:szCs w:val="24"/>
          </w:rPr>
          <w:t>. His</w:t>
        </w:r>
      </w:ins>
      <w:ins w:id="854" w:author="Britt Collins" w:date="2021-09-30T14:58:00Z">
        <w:r w:rsidRPr="000B0CC8">
          <w:rPr>
            <w:rFonts w:ascii="Times New Roman" w:hAnsi="Times New Roman"/>
            <w:sz w:val="24"/>
            <w:szCs w:val="24"/>
          </w:rPr>
          <w:t xml:space="preserve"> appearance and manner conveyed a sense of importance</w:t>
        </w:r>
      </w:ins>
      <w:ins w:id="855" w:author="Britt Collins" w:date="2021-09-30T16:22:00Z">
        <w:r w:rsidR="00CC0ACD">
          <w:rPr>
            <w:rFonts w:ascii="Times New Roman" w:hAnsi="Times New Roman"/>
            <w:sz w:val="24"/>
            <w:szCs w:val="24"/>
          </w:rPr>
          <w:t>,</w:t>
        </w:r>
      </w:ins>
      <w:ins w:id="856" w:author="Britt Collins" w:date="2021-09-30T14:58:00Z">
        <w:r w:rsidRPr="000B0CC8">
          <w:rPr>
            <w:rFonts w:ascii="Times New Roman" w:hAnsi="Times New Roman"/>
            <w:sz w:val="24"/>
            <w:szCs w:val="24"/>
          </w:rPr>
          <w:t xml:space="preserve"> drumming up potential business. </w:t>
        </w:r>
      </w:ins>
      <w:ins w:id="857" w:author="Britt Collins" w:date="2021-09-30T16:22:00Z">
        <w:r w:rsidR="00CC0ACD">
          <w:rPr>
            <w:rFonts w:ascii="Times New Roman" w:hAnsi="Times New Roman"/>
            <w:sz w:val="24"/>
            <w:szCs w:val="24"/>
          </w:rPr>
          <w:t>=</w:t>
        </w:r>
      </w:ins>
    </w:p>
    <w:p w14:paraId="7155E2A2" w14:textId="0917B31E" w:rsidR="006F31F6" w:rsidRPr="000B0CC8" w:rsidRDefault="006F31F6">
      <w:pPr>
        <w:spacing w:line="480" w:lineRule="auto"/>
        <w:ind w:left="-5" w:right="15" w:firstLine="350"/>
        <w:rPr>
          <w:ins w:id="858" w:author="Britt Collins" w:date="2021-09-30T14:58:00Z"/>
          <w:rFonts w:ascii="Times New Roman" w:hAnsi="Times New Roman"/>
          <w:sz w:val="24"/>
          <w:szCs w:val="24"/>
        </w:rPr>
        <w:pPrChange w:id="859" w:author="Britt Collins" w:date="2021-10-07T09:19:00Z">
          <w:pPr>
            <w:ind w:left="-5" w:right="15"/>
          </w:pPr>
        </w:pPrChange>
      </w:pPr>
      <w:ins w:id="860" w:author="Britt Collins" w:date="2021-09-30T14:58:00Z">
        <w:r w:rsidRPr="000B0CC8">
          <w:rPr>
            <w:rFonts w:ascii="Times New Roman" w:hAnsi="Times New Roman"/>
            <w:sz w:val="24"/>
            <w:szCs w:val="24"/>
          </w:rPr>
          <w:t xml:space="preserve">Bruce gave me a quick tour of the office and </w:t>
        </w:r>
      </w:ins>
      <w:ins w:id="861" w:author="Britt Collins" w:date="2021-09-30T16:23:00Z">
        <w:r w:rsidR="000072F1">
          <w:rPr>
            <w:rFonts w:ascii="Times New Roman" w:hAnsi="Times New Roman"/>
            <w:sz w:val="24"/>
            <w:szCs w:val="24"/>
          </w:rPr>
          <w:t>showed me</w:t>
        </w:r>
      </w:ins>
      <w:ins w:id="862" w:author="Britt Collins" w:date="2021-09-30T14:58:00Z">
        <w:r w:rsidRPr="000B0CC8">
          <w:rPr>
            <w:rFonts w:ascii="Times New Roman" w:hAnsi="Times New Roman"/>
            <w:sz w:val="24"/>
            <w:szCs w:val="24"/>
          </w:rPr>
          <w:t xml:space="preserve"> how to operate the coffee machine. My jet-lagged mind appreciated the caffeine punch. </w:t>
        </w:r>
      </w:ins>
      <w:ins w:id="863" w:author="Britt Collins" w:date="2021-09-30T16:25:00Z">
        <w:r w:rsidR="000072F1">
          <w:rPr>
            <w:rFonts w:ascii="Times New Roman" w:hAnsi="Times New Roman"/>
            <w:sz w:val="24"/>
            <w:szCs w:val="24"/>
          </w:rPr>
          <w:t>He</w:t>
        </w:r>
      </w:ins>
      <w:ins w:id="864" w:author="Britt Collins" w:date="2021-09-30T14:58:00Z">
        <w:r w:rsidRPr="000B0CC8">
          <w:rPr>
            <w:rFonts w:ascii="Times New Roman" w:hAnsi="Times New Roman"/>
            <w:sz w:val="24"/>
            <w:szCs w:val="24"/>
          </w:rPr>
          <w:t xml:space="preserve"> briefed me on </w:t>
        </w:r>
      </w:ins>
      <w:ins w:id="865" w:author="Britt Collins" w:date="2021-09-30T16:27:00Z">
        <w:r w:rsidR="000072F1">
          <w:rPr>
            <w:rFonts w:ascii="Times New Roman" w:hAnsi="Times New Roman"/>
            <w:sz w:val="24"/>
            <w:szCs w:val="24"/>
          </w:rPr>
          <w:t>some</w:t>
        </w:r>
      </w:ins>
      <w:ins w:id="866" w:author="Britt Collins" w:date="2021-09-30T14:58:00Z">
        <w:r w:rsidRPr="000B0CC8">
          <w:rPr>
            <w:rFonts w:ascii="Times New Roman" w:hAnsi="Times New Roman"/>
            <w:sz w:val="24"/>
            <w:szCs w:val="24"/>
          </w:rPr>
          <w:t xml:space="preserve"> client work at a financial institution located in the city</w:t>
        </w:r>
      </w:ins>
      <w:ins w:id="867" w:author="Britt Collins" w:date="2021-09-30T16:25:00Z">
        <w:r w:rsidR="000072F1">
          <w:rPr>
            <w:rFonts w:ascii="Times New Roman" w:hAnsi="Times New Roman"/>
            <w:sz w:val="24"/>
            <w:szCs w:val="24"/>
          </w:rPr>
          <w:t xml:space="preserve"> and</w:t>
        </w:r>
      </w:ins>
      <w:ins w:id="868" w:author="Britt Collins" w:date="2021-09-30T14:58:00Z">
        <w:r w:rsidRPr="000B0CC8">
          <w:rPr>
            <w:rFonts w:ascii="Times New Roman" w:hAnsi="Times New Roman"/>
            <w:sz w:val="24"/>
            <w:szCs w:val="24"/>
          </w:rPr>
          <w:t xml:space="preserve"> then began frantically searching his office</w:t>
        </w:r>
      </w:ins>
      <w:ins w:id="869" w:author="Britt Collins" w:date="2021-09-30T16:25:00Z">
        <w:r w:rsidR="000072F1">
          <w:rPr>
            <w:rFonts w:ascii="Times New Roman" w:hAnsi="Times New Roman"/>
            <w:sz w:val="24"/>
            <w:szCs w:val="24"/>
          </w:rPr>
          <w:t>,</w:t>
        </w:r>
      </w:ins>
      <w:ins w:id="870" w:author="Britt Collins" w:date="2021-09-30T14:58:00Z">
        <w:r w:rsidRPr="000B0CC8">
          <w:rPr>
            <w:rFonts w:ascii="Times New Roman" w:hAnsi="Times New Roman"/>
            <w:sz w:val="24"/>
            <w:szCs w:val="24"/>
          </w:rPr>
          <w:t xml:space="preserve"> trying to locate a piece of paper with the number of his Melbourne operations colleague. He dialled the number and put the phone on speaker. "Mark P?", Bruce asked. Mark P quickly replied, "Hi Bruce</w:t>
        </w:r>
      </w:ins>
      <w:ins w:id="871" w:author="Britt Collins" w:date="2021-09-30T16:27:00Z">
        <w:r w:rsidR="000072F1">
          <w:rPr>
            <w:rFonts w:ascii="Times New Roman" w:hAnsi="Times New Roman"/>
            <w:sz w:val="24"/>
            <w:szCs w:val="24"/>
          </w:rPr>
          <w:t xml:space="preserve">, </w:t>
        </w:r>
      </w:ins>
      <w:ins w:id="872" w:author="Britt Collins" w:date="2021-09-30T14:58:00Z">
        <w:r w:rsidRPr="000B0CC8">
          <w:rPr>
            <w:rFonts w:ascii="Times New Roman" w:hAnsi="Times New Roman"/>
            <w:sz w:val="24"/>
            <w:szCs w:val="24"/>
          </w:rPr>
          <w:t>I have Dave Clarke here in the office. Could you elaborate on the role at the financial institution?" Mark P guided me through the basic role requirements and questioned my related experience. Mark P advised me to talk to a consultant named Cuong, located in Melbourne. Cuong had more technical on the Sydney role. I frantically searched for a pen and piece of paper to note his contact details.</w:t>
        </w:r>
      </w:ins>
    </w:p>
    <w:p w14:paraId="00A8DC37" w14:textId="6D3F4E20" w:rsidR="006F31F6" w:rsidRPr="000B0CC8" w:rsidRDefault="006F31F6">
      <w:pPr>
        <w:spacing w:after="17" w:line="480" w:lineRule="auto"/>
        <w:ind w:left="-5" w:right="15" w:firstLine="725"/>
        <w:rPr>
          <w:ins w:id="873" w:author="Britt Collins" w:date="2021-09-30T14:58:00Z"/>
          <w:rFonts w:ascii="Times New Roman" w:hAnsi="Times New Roman"/>
          <w:sz w:val="24"/>
          <w:szCs w:val="24"/>
        </w:rPr>
        <w:pPrChange w:id="874" w:author="Britt Collins" w:date="2021-09-30T16:23:00Z">
          <w:pPr>
            <w:ind w:left="-5" w:right="15"/>
          </w:pPr>
        </w:pPrChange>
      </w:pPr>
      <w:ins w:id="875" w:author="Britt Collins" w:date="2021-09-30T14:58:00Z">
        <w:r w:rsidRPr="000B0CC8">
          <w:rPr>
            <w:rFonts w:ascii="Times New Roman" w:hAnsi="Times New Roman"/>
            <w:sz w:val="24"/>
            <w:szCs w:val="24"/>
          </w:rPr>
          <w:t>The speakerphone call from Mark ended and a more in-depth, one-to-one call with Cuong was started.</w:t>
        </w:r>
      </w:ins>
      <w:ins w:id="876" w:author="Britt Collins" w:date="2021-09-30T16:23:00Z">
        <w:r w:rsidR="000072F1">
          <w:rPr>
            <w:rFonts w:ascii="Times New Roman" w:hAnsi="Times New Roman"/>
            <w:sz w:val="24"/>
            <w:szCs w:val="24"/>
          </w:rPr>
          <w:t xml:space="preserve"> </w:t>
        </w:r>
      </w:ins>
      <w:ins w:id="877" w:author="Britt Collins" w:date="2021-09-30T14:58:00Z">
        <w:r w:rsidRPr="000B0CC8">
          <w:rPr>
            <w:rFonts w:ascii="Times New Roman" w:hAnsi="Times New Roman"/>
            <w:sz w:val="24"/>
            <w:szCs w:val="24"/>
          </w:rPr>
          <w:t>Cuong began with a reference to what the IT test automation industry called a "keyword driven framework". Up until that point in my career I had never used one. The mere mention of this new framework got me all excited. The experience could open more work opportunities in the IT industry. I confirmed I had the necessary appetite (but maybe not necessarily the experience) to implement it. Thankfully, Cuong mentioned he was happy to help.</w:t>
        </w:r>
      </w:ins>
    </w:p>
    <w:p w14:paraId="6914E5C5" w14:textId="77777777" w:rsidR="006F31F6" w:rsidRPr="000B0CC8" w:rsidRDefault="006F31F6">
      <w:pPr>
        <w:spacing w:line="480" w:lineRule="auto"/>
        <w:ind w:left="-5" w:right="15" w:firstLine="725"/>
        <w:rPr>
          <w:ins w:id="878" w:author="Britt Collins" w:date="2021-09-30T14:58:00Z"/>
          <w:rFonts w:ascii="Times New Roman" w:hAnsi="Times New Roman"/>
          <w:sz w:val="24"/>
          <w:szCs w:val="24"/>
        </w:rPr>
        <w:pPrChange w:id="879" w:author="Britt Collins" w:date="2021-09-30T16:24:00Z">
          <w:pPr>
            <w:ind w:left="-5" w:right="15"/>
          </w:pPr>
        </w:pPrChange>
      </w:pPr>
      <w:ins w:id="880" w:author="Britt Collins" w:date="2021-09-30T14:58:00Z">
        <w:r w:rsidRPr="000B0CC8">
          <w:rPr>
            <w:rFonts w:ascii="Times New Roman" w:hAnsi="Times New Roman"/>
            <w:sz w:val="24"/>
            <w:szCs w:val="24"/>
          </w:rPr>
          <w:t>I ended the phone call feeling confident. I thought "If all fails, I can call on Cuong". The client work (or gig, as the Australians called it) wouldn’t begin till the following week, due to some red tape (background checks etc.). I was frustrated, I wanted to start work immediately. But it wasn't so bad. I now had more time to acclimatise to my new environment. Meanwhile I could offer my services to Bruce.</w:t>
        </w:r>
      </w:ins>
    </w:p>
    <w:p w14:paraId="316D29E5" w14:textId="455BD269" w:rsidR="006F31F6" w:rsidRPr="000B0CC8" w:rsidRDefault="006F31F6">
      <w:pPr>
        <w:spacing w:line="480" w:lineRule="auto"/>
        <w:ind w:left="-5" w:right="15" w:firstLine="395"/>
        <w:rPr>
          <w:ins w:id="881" w:author="Britt Collins" w:date="2021-09-30T14:58:00Z"/>
          <w:rFonts w:ascii="Times New Roman" w:hAnsi="Times New Roman"/>
          <w:sz w:val="24"/>
          <w:szCs w:val="24"/>
        </w:rPr>
        <w:pPrChange w:id="882" w:author="Britt Collins" w:date="2021-09-30T16:30:00Z">
          <w:pPr>
            <w:ind w:left="355" w:right="15"/>
          </w:pPr>
        </w:pPrChange>
      </w:pPr>
      <w:ins w:id="883" w:author="Britt Collins" w:date="2021-09-30T14:58:00Z">
        <w:r w:rsidRPr="000B0CC8">
          <w:rPr>
            <w:rFonts w:ascii="Times New Roman" w:hAnsi="Times New Roman"/>
            <w:sz w:val="24"/>
            <w:szCs w:val="24"/>
          </w:rPr>
          <w:t>Bruce sometimes communicated seriously</w:t>
        </w:r>
      </w:ins>
      <w:ins w:id="884" w:author="Britt Collins" w:date="2021-09-30T16:28:00Z">
        <w:r w:rsidR="000072F1">
          <w:rPr>
            <w:rFonts w:ascii="Times New Roman" w:hAnsi="Times New Roman"/>
            <w:sz w:val="24"/>
            <w:szCs w:val="24"/>
          </w:rPr>
          <w:t>, but h</w:t>
        </w:r>
      </w:ins>
      <w:ins w:id="885" w:author="Britt Collins" w:date="2021-09-30T14:58:00Z">
        <w:r w:rsidRPr="000B0CC8">
          <w:rPr>
            <w:rFonts w:ascii="Times New Roman" w:hAnsi="Times New Roman"/>
            <w:sz w:val="24"/>
            <w:szCs w:val="24"/>
          </w:rPr>
          <w:t>is soft, fun side was a welcome contrast to the driven business side. I</w:t>
        </w:r>
      </w:ins>
      <w:ins w:id="886" w:author="Britt Collins" w:date="2021-09-30T16:28:00Z">
        <w:r w:rsidR="000072F1">
          <w:rPr>
            <w:rFonts w:ascii="Times New Roman" w:hAnsi="Times New Roman"/>
            <w:sz w:val="24"/>
            <w:szCs w:val="24"/>
          </w:rPr>
          <w:t>’</w:t>
        </w:r>
      </w:ins>
      <w:ins w:id="887" w:author="Britt Collins" w:date="2021-09-30T14:58:00Z">
        <w:r w:rsidRPr="000B0CC8">
          <w:rPr>
            <w:rFonts w:ascii="Times New Roman" w:hAnsi="Times New Roman"/>
            <w:sz w:val="24"/>
            <w:szCs w:val="24"/>
          </w:rPr>
          <w:t xml:space="preserve">d become familiar with these </w:t>
        </w:r>
      </w:ins>
      <w:ins w:id="888" w:author="Britt Collins" w:date="2021-09-30T16:28:00Z">
        <w:r w:rsidR="000072F1">
          <w:rPr>
            <w:rFonts w:ascii="Times New Roman" w:hAnsi="Times New Roman"/>
            <w:sz w:val="24"/>
            <w:szCs w:val="24"/>
          </w:rPr>
          <w:t>two</w:t>
        </w:r>
      </w:ins>
      <w:ins w:id="889" w:author="Britt Collins" w:date="2021-09-30T14:58:00Z">
        <w:r w:rsidRPr="000B0CC8">
          <w:rPr>
            <w:rFonts w:ascii="Times New Roman" w:hAnsi="Times New Roman"/>
            <w:sz w:val="24"/>
            <w:szCs w:val="24"/>
          </w:rPr>
          <w:t xml:space="preserve"> sides of this personality over the next few days. Bruce </w:t>
        </w:r>
        <w:r w:rsidRPr="000B0CC8">
          <w:rPr>
            <w:rFonts w:ascii="Times New Roman" w:hAnsi="Times New Roman"/>
            <w:sz w:val="24"/>
            <w:szCs w:val="24"/>
          </w:rPr>
          <w:lastRenderedPageBreak/>
          <w:t>was recruited as a salesman. His job was to sell us, as consultants, to potential clients. He would bring me along to his client meetings to</w:t>
        </w:r>
      </w:ins>
      <w:ins w:id="890" w:author="Britt Collins" w:date="2021-09-30T16:28:00Z">
        <w:r w:rsidR="000072F1">
          <w:rPr>
            <w:rFonts w:ascii="Times New Roman" w:hAnsi="Times New Roman"/>
            <w:sz w:val="24"/>
            <w:szCs w:val="24"/>
          </w:rPr>
          <w:t xml:space="preserve"> </w:t>
        </w:r>
      </w:ins>
      <w:ins w:id="891" w:author="Britt Collins" w:date="2021-09-30T14:58:00Z">
        <w:r w:rsidRPr="000B0CC8">
          <w:rPr>
            <w:rFonts w:ascii="Times New Roman" w:hAnsi="Times New Roman"/>
            <w:sz w:val="24"/>
            <w:szCs w:val="24"/>
          </w:rPr>
          <w:t>keep him company</w:t>
        </w:r>
      </w:ins>
      <w:ins w:id="892" w:author="Britt Collins" w:date="2021-09-30T16:28:00Z">
        <w:r w:rsidR="000F69E4">
          <w:rPr>
            <w:rFonts w:ascii="Times New Roman" w:hAnsi="Times New Roman"/>
            <w:sz w:val="24"/>
            <w:szCs w:val="24"/>
          </w:rPr>
          <w:t xml:space="preserve"> a</w:t>
        </w:r>
      </w:ins>
      <w:ins w:id="893" w:author="Britt Collins" w:date="2021-09-30T16:29:00Z">
        <w:r w:rsidR="000F69E4">
          <w:rPr>
            <w:rFonts w:ascii="Times New Roman" w:hAnsi="Times New Roman"/>
            <w:sz w:val="24"/>
            <w:szCs w:val="24"/>
          </w:rPr>
          <w:t>nd</w:t>
        </w:r>
      </w:ins>
      <w:ins w:id="894" w:author="Britt Collins" w:date="2021-09-30T16:28:00Z">
        <w:r w:rsidR="000072F1">
          <w:rPr>
            <w:rFonts w:ascii="Times New Roman" w:hAnsi="Times New Roman"/>
            <w:sz w:val="24"/>
            <w:szCs w:val="24"/>
          </w:rPr>
          <w:t xml:space="preserve"> </w:t>
        </w:r>
      </w:ins>
      <w:ins w:id="895" w:author="Britt Collins" w:date="2021-09-30T14:58:00Z">
        <w:r w:rsidRPr="000B0CC8">
          <w:rPr>
            <w:rFonts w:ascii="Times New Roman" w:hAnsi="Times New Roman"/>
            <w:sz w:val="24"/>
            <w:szCs w:val="24"/>
          </w:rPr>
          <w:t>show off to. There was that sense of "watch this, I’m going to sell snow to an Eskimo".</w:t>
        </w:r>
      </w:ins>
      <w:ins w:id="896" w:author="Britt Collins" w:date="2021-09-30T16:29:00Z">
        <w:r w:rsidR="000F69E4">
          <w:rPr>
            <w:rFonts w:ascii="Times New Roman" w:hAnsi="Times New Roman"/>
            <w:sz w:val="24"/>
            <w:szCs w:val="24"/>
          </w:rPr>
          <w:t xml:space="preserve"> </w:t>
        </w:r>
        <w:r w:rsidR="000F69E4" w:rsidRPr="000F69E4">
          <w:rPr>
            <w:rFonts w:ascii="Times New Roman" w:hAnsi="Times New Roman"/>
            <w:b/>
            <w:sz w:val="24"/>
            <w:szCs w:val="24"/>
            <w:rPrChange w:id="897" w:author="Britt Collins" w:date="2021-09-30T16:29:00Z">
              <w:rPr>
                <w:rFonts w:ascii="Times New Roman" w:hAnsi="Times New Roman"/>
                <w:sz w:val="24"/>
                <w:szCs w:val="24"/>
              </w:rPr>
            </w:rPrChange>
          </w:rPr>
          <w:t>AVOID CLICHES LIKE THIS</w:t>
        </w:r>
      </w:ins>
      <w:ins w:id="898" w:author="Britt Collins" w:date="2021-10-04T09:39:00Z">
        <w:r w:rsidR="00AC5D65">
          <w:rPr>
            <w:rFonts w:ascii="Times New Roman" w:hAnsi="Times New Roman"/>
            <w:b/>
            <w:sz w:val="24"/>
            <w:szCs w:val="24"/>
          </w:rPr>
          <w:t>, ORIGINALITY ADDS TEXTURE AND MAKES ALL THE DIFFERENCE</w:t>
        </w:r>
      </w:ins>
      <w:ins w:id="899" w:author="Britt Collins" w:date="2021-09-30T16:30:00Z">
        <w:r w:rsidR="000F69E4">
          <w:rPr>
            <w:rFonts w:ascii="Times New Roman" w:hAnsi="Times New Roman"/>
            <w:sz w:val="24"/>
            <w:szCs w:val="24"/>
          </w:rPr>
          <w:t xml:space="preserve">. </w:t>
        </w:r>
      </w:ins>
      <w:ins w:id="900" w:author="Britt Collins" w:date="2021-09-30T14:58:00Z">
        <w:r w:rsidRPr="000F69E4">
          <w:rPr>
            <w:rFonts w:ascii="Times New Roman" w:hAnsi="Times New Roman"/>
            <w:sz w:val="24"/>
            <w:szCs w:val="24"/>
          </w:rPr>
          <w:t>I had never, in my years working as a consultant, experienced a consultancy service sales meeting. Bruce's sales meetings were enjoyable</w:t>
        </w:r>
      </w:ins>
      <w:ins w:id="901" w:author="Britt Collins" w:date="2021-09-30T16:30:00Z">
        <w:r w:rsidR="000F69E4">
          <w:rPr>
            <w:rFonts w:ascii="Times New Roman" w:hAnsi="Times New Roman"/>
            <w:sz w:val="24"/>
            <w:szCs w:val="24"/>
          </w:rPr>
          <w:t>. I</w:t>
        </w:r>
      </w:ins>
      <w:ins w:id="902" w:author="Britt Collins" w:date="2021-09-30T14:58:00Z">
        <w:r w:rsidRPr="000B0CC8">
          <w:rPr>
            <w:rFonts w:ascii="Times New Roman" w:hAnsi="Times New Roman"/>
            <w:sz w:val="24"/>
            <w:szCs w:val="24"/>
          </w:rPr>
          <w:t xml:space="preserve"> didn’t need to say a word</w:t>
        </w:r>
      </w:ins>
      <w:ins w:id="903" w:author="Britt Collins" w:date="2021-09-30T16:30:00Z">
        <w:r w:rsidR="000F69E4">
          <w:rPr>
            <w:rFonts w:ascii="Times New Roman" w:hAnsi="Times New Roman"/>
            <w:sz w:val="24"/>
            <w:szCs w:val="24"/>
          </w:rPr>
          <w:t xml:space="preserve">, and usually </w:t>
        </w:r>
      </w:ins>
      <w:ins w:id="904" w:author="Britt Collins" w:date="2021-09-30T14:58:00Z">
        <w:r w:rsidRPr="000B0CC8">
          <w:rPr>
            <w:rFonts w:ascii="Times New Roman" w:hAnsi="Times New Roman"/>
            <w:sz w:val="24"/>
            <w:szCs w:val="24"/>
          </w:rPr>
          <w:t>got a free frothy coffee</w:t>
        </w:r>
      </w:ins>
      <w:ins w:id="905" w:author="Britt Collins" w:date="2021-09-30T16:31:00Z">
        <w:r w:rsidR="000F69E4">
          <w:rPr>
            <w:rFonts w:ascii="Times New Roman" w:hAnsi="Times New Roman"/>
            <w:sz w:val="24"/>
            <w:szCs w:val="24"/>
          </w:rPr>
          <w:t xml:space="preserve"> or</w:t>
        </w:r>
      </w:ins>
      <w:ins w:id="906" w:author="Britt Collins" w:date="2021-09-30T14:58:00Z">
        <w:r w:rsidRPr="000B0CC8">
          <w:rPr>
            <w:rFonts w:ascii="Times New Roman" w:hAnsi="Times New Roman"/>
            <w:sz w:val="24"/>
            <w:szCs w:val="24"/>
          </w:rPr>
          <w:t xml:space="preserve"> a free lunch.</w:t>
        </w:r>
      </w:ins>
    </w:p>
    <w:p w14:paraId="43ED11FB" w14:textId="77777777" w:rsidR="006F31F6" w:rsidRPr="000B0CC8" w:rsidRDefault="006F31F6">
      <w:pPr>
        <w:spacing w:line="480" w:lineRule="auto"/>
        <w:ind w:left="-5" w:right="15" w:firstLine="395"/>
        <w:rPr>
          <w:ins w:id="907" w:author="Britt Collins" w:date="2021-09-30T14:58:00Z"/>
          <w:rFonts w:ascii="Times New Roman" w:hAnsi="Times New Roman"/>
          <w:sz w:val="24"/>
          <w:szCs w:val="24"/>
        </w:rPr>
        <w:pPrChange w:id="908" w:author="Britt Collins" w:date="2021-09-30T16:31:00Z">
          <w:pPr>
            <w:ind w:left="-5" w:right="15"/>
          </w:pPr>
        </w:pPrChange>
      </w:pPr>
      <w:ins w:id="909" w:author="Britt Collins" w:date="2021-09-30T14:58:00Z">
        <w:r w:rsidRPr="000B0CC8">
          <w:rPr>
            <w:rFonts w:ascii="Times New Roman" w:hAnsi="Times New Roman"/>
            <w:sz w:val="24"/>
            <w:szCs w:val="24"/>
          </w:rPr>
          <w:t>After his last business meeting, he was happy heading home. He was an awesome host. Knowing I knew no 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On a calm summers day, the view from the front of the boat was amazing. The Sydney Harbour Bridge and Opera House glistened in the reflection of the milky waters.</w:t>
        </w:r>
      </w:ins>
    </w:p>
    <w:p w14:paraId="78D79CB7" w14:textId="77777777" w:rsidR="006F31F6" w:rsidRPr="000B0CC8" w:rsidRDefault="006F31F6">
      <w:pPr>
        <w:spacing w:line="480" w:lineRule="auto"/>
        <w:ind w:left="-5" w:right="15" w:firstLine="395"/>
        <w:rPr>
          <w:ins w:id="910" w:author="Britt Collins" w:date="2021-09-30T14:58:00Z"/>
          <w:rFonts w:ascii="Times New Roman" w:hAnsi="Times New Roman"/>
          <w:sz w:val="24"/>
          <w:szCs w:val="24"/>
        </w:rPr>
        <w:pPrChange w:id="911" w:author="Britt Collins" w:date="2021-09-30T16:31:00Z">
          <w:pPr>
            <w:ind w:left="-5" w:right="15"/>
          </w:pPr>
        </w:pPrChange>
      </w:pPr>
      <w:ins w:id="912" w:author="Britt Collins" w:date="2021-09-30T14:58:00Z">
        <w:r w:rsidRPr="000B0CC8">
          <w:rPr>
            <w:rFonts w:ascii="Times New Roman" w:hAnsi="Times New Roman"/>
            <w:sz w:val="24"/>
            <w:szCs w:val="24"/>
          </w:rPr>
          <w:t>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still being alive.</w:t>
        </w:r>
      </w:ins>
    </w:p>
    <w:p w14:paraId="02A4086D" w14:textId="59F5012B" w:rsidR="006F31F6" w:rsidRPr="000B0CC8" w:rsidRDefault="006F31F6">
      <w:pPr>
        <w:spacing w:line="480" w:lineRule="auto"/>
        <w:ind w:left="-5" w:right="15" w:firstLine="395"/>
        <w:rPr>
          <w:ins w:id="913" w:author="Britt Collins" w:date="2021-09-30T14:58:00Z"/>
          <w:rFonts w:ascii="Times New Roman" w:hAnsi="Times New Roman"/>
          <w:sz w:val="24"/>
          <w:szCs w:val="24"/>
        </w:rPr>
        <w:pPrChange w:id="914" w:author="Britt Collins" w:date="2021-09-30T16:32:00Z">
          <w:pPr>
            <w:ind w:left="-5" w:right="15"/>
          </w:pPr>
        </w:pPrChange>
      </w:pPr>
      <w:ins w:id="915" w:author="Britt Collins" w:date="2021-09-30T14:58:00Z">
        <w:r w:rsidRPr="000B0CC8">
          <w:rPr>
            <w:rFonts w:ascii="Times New Roman" w:hAnsi="Times New Roman"/>
            <w:sz w:val="24"/>
            <w:szCs w:val="24"/>
          </w:rPr>
          <w:t xml:space="preserve">Bruce was a Fast Cat man. He liked to be seen rubbing shoulders with people in the upper echelons of Manly life. Maybe he thought surrounding himself with wealthy people would make him wealthy in return. Bruce was a generous person. He liked to see it that I was paid for. Before I had the chance to get cash out of my wallet, Bruce stepped in. </w:t>
        </w:r>
      </w:ins>
      <w:ins w:id="916" w:author="Britt Collins" w:date="2021-09-30T16:32:00Z">
        <w:r w:rsidR="000F69E4">
          <w:rPr>
            <w:rFonts w:ascii="Times New Roman" w:hAnsi="Times New Roman"/>
            <w:sz w:val="24"/>
            <w:szCs w:val="24"/>
          </w:rPr>
          <w:t>“</w:t>
        </w:r>
      </w:ins>
      <w:ins w:id="917" w:author="Britt Collins" w:date="2021-09-30T14:58:00Z">
        <w:r w:rsidRPr="000B0CC8">
          <w:rPr>
            <w:rFonts w:ascii="Times New Roman" w:hAnsi="Times New Roman"/>
            <w:sz w:val="24"/>
            <w:szCs w:val="24"/>
          </w:rPr>
          <w:t>Dave</w:t>
        </w:r>
      </w:ins>
      <w:ins w:id="918" w:author="Britt Collins" w:date="2021-09-30T16:32:00Z">
        <w:r w:rsidR="000F69E4">
          <w:rPr>
            <w:rFonts w:ascii="Times New Roman" w:hAnsi="Times New Roman"/>
            <w:sz w:val="24"/>
            <w:szCs w:val="24"/>
          </w:rPr>
          <w:t>,</w:t>
        </w:r>
      </w:ins>
      <w:ins w:id="919" w:author="Britt Collins" w:date="2021-09-30T14:58:00Z">
        <w:r w:rsidRPr="000B0CC8">
          <w:rPr>
            <w:rFonts w:ascii="Times New Roman" w:hAnsi="Times New Roman"/>
            <w:sz w:val="24"/>
            <w:szCs w:val="24"/>
          </w:rPr>
          <w:t xml:space="preserve"> don’t worry mate, I’ve got this</w:t>
        </w:r>
      </w:ins>
      <w:ins w:id="920" w:author="Britt Collins" w:date="2021-09-30T16:32:00Z">
        <w:r w:rsidR="000F69E4">
          <w:rPr>
            <w:rFonts w:ascii="Times New Roman" w:hAnsi="Times New Roman"/>
            <w:sz w:val="24"/>
            <w:szCs w:val="24"/>
          </w:rPr>
          <w:t>,”</w:t>
        </w:r>
      </w:ins>
      <w:ins w:id="921" w:author="Britt Collins" w:date="2021-09-30T14:58:00Z">
        <w:r w:rsidRPr="000B0CC8">
          <w:rPr>
            <w:rFonts w:ascii="Times New Roman" w:hAnsi="Times New Roman"/>
            <w:sz w:val="24"/>
            <w:szCs w:val="24"/>
          </w:rPr>
          <w:t xml:space="preserve"> he confidently announced, </w:t>
        </w:r>
      </w:ins>
      <w:ins w:id="922" w:author="Britt Collins" w:date="2021-09-30T16:32:00Z">
        <w:r w:rsidR="000F69E4">
          <w:rPr>
            <w:rFonts w:ascii="Times New Roman" w:hAnsi="Times New Roman"/>
            <w:sz w:val="24"/>
            <w:szCs w:val="24"/>
          </w:rPr>
          <w:t>buy</w:t>
        </w:r>
      </w:ins>
      <w:ins w:id="923" w:author="Britt Collins" w:date="2021-09-30T14:58:00Z">
        <w:r w:rsidRPr="000B0CC8">
          <w:rPr>
            <w:rFonts w:ascii="Times New Roman" w:hAnsi="Times New Roman"/>
            <w:sz w:val="24"/>
            <w:szCs w:val="24"/>
          </w:rPr>
          <w:t xml:space="preserve">ing my ferry ticket. </w:t>
        </w:r>
      </w:ins>
    </w:p>
    <w:p w14:paraId="4FF06549" w14:textId="7C66F477" w:rsidR="000F69E4" w:rsidRDefault="006F31F6" w:rsidP="000F69E4">
      <w:pPr>
        <w:spacing w:line="480" w:lineRule="auto"/>
        <w:ind w:left="-5" w:right="15" w:firstLine="395"/>
        <w:rPr>
          <w:ins w:id="924" w:author="Britt Collins" w:date="2021-09-30T16:36:00Z"/>
          <w:rFonts w:ascii="Times New Roman" w:hAnsi="Times New Roman"/>
          <w:sz w:val="24"/>
          <w:szCs w:val="24"/>
        </w:rPr>
      </w:pPr>
      <w:ins w:id="925" w:author="Britt Collins" w:date="2021-09-30T14:58:00Z">
        <w:r w:rsidRPr="000B0CC8">
          <w:rPr>
            <w:rFonts w:ascii="Times New Roman" w:hAnsi="Times New Roman"/>
            <w:sz w:val="24"/>
            <w:szCs w:val="24"/>
          </w:rPr>
          <w:t>The two decks of the Fast Cat had ample space. The upper deck was fuller, filled businessmen</w:t>
        </w:r>
      </w:ins>
      <w:ins w:id="926" w:author="Britt Collins" w:date="2021-10-01T18:34:00Z">
        <w:r w:rsidR="00E65E14">
          <w:rPr>
            <w:rFonts w:ascii="Times New Roman" w:hAnsi="Times New Roman"/>
            <w:sz w:val="24"/>
            <w:szCs w:val="24"/>
          </w:rPr>
          <w:t xml:space="preserve"> out on a lark</w:t>
        </w:r>
      </w:ins>
      <w:ins w:id="927" w:author="Britt Collins" w:date="2021-09-30T14:58:00Z">
        <w:r w:rsidRPr="000B0CC8">
          <w:rPr>
            <w:rFonts w:ascii="Times New Roman" w:hAnsi="Times New Roman"/>
            <w:sz w:val="24"/>
            <w:szCs w:val="24"/>
          </w:rPr>
          <w:t xml:space="preserve"> with a drink in hand. This behaviour is common in the animal kingdom</w:t>
        </w:r>
      </w:ins>
      <w:ins w:id="928" w:author="Britt Collins" w:date="2021-09-30T16:33:00Z">
        <w:r w:rsidR="000F69E4">
          <w:rPr>
            <w:rFonts w:ascii="Times New Roman" w:hAnsi="Times New Roman"/>
            <w:sz w:val="24"/>
            <w:szCs w:val="24"/>
          </w:rPr>
          <w:t>. A</w:t>
        </w:r>
      </w:ins>
      <w:ins w:id="929" w:author="Britt Collins" w:date="2021-09-30T14:58:00Z">
        <w:r w:rsidRPr="000B0CC8">
          <w:rPr>
            <w:rFonts w:ascii="Times New Roman" w:hAnsi="Times New Roman"/>
            <w:sz w:val="24"/>
            <w:szCs w:val="24"/>
          </w:rPr>
          <w:t xml:space="preserve"> male howler monkey announces his presence to other groups by getting to the top of the tallest tree and bellowing. The bellowing on the Fast Cat was helped by cans of alcohol, </w:t>
        </w:r>
      </w:ins>
      <w:ins w:id="930" w:author="Britt Collins" w:date="2021-09-30T16:33:00Z">
        <w:r w:rsidR="000F69E4">
          <w:rPr>
            <w:rFonts w:ascii="Times New Roman" w:hAnsi="Times New Roman"/>
            <w:sz w:val="24"/>
            <w:szCs w:val="24"/>
          </w:rPr>
          <w:t>bought</w:t>
        </w:r>
      </w:ins>
      <w:ins w:id="931" w:author="Britt Collins" w:date="2021-09-30T14:58:00Z">
        <w:r w:rsidRPr="000B0CC8">
          <w:rPr>
            <w:rFonts w:ascii="Times New Roman" w:hAnsi="Times New Roman"/>
            <w:sz w:val="24"/>
            <w:szCs w:val="24"/>
          </w:rPr>
          <w:t xml:space="preserve"> from the circular quay terminal </w:t>
        </w:r>
        <w:r w:rsidRPr="000B0CC8">
          <w:rPr>
            <w:rFonts w:ascii="Times New Roman" w:hAnsi="Times New Roman"/>
            <w:sz w:val="24"/>
            <w:szCs w:val="24"/>
          </w:rPr>
          <w:lastRenderedPageBreak/>
          <w:t xml:space="preserve">convenience stores. Bruce was no exception. He bought a bag load of </w:t>
        </w:r>
      </w:ins>
      <w:ins w:id="932" w:author="Britt Collins" w:date="2021-09-30T16:34:00Z">
        <w:r w:rsidR="000F69E4">
          <w:rPr>
            <w:rFonts w:ascii="Times New Roman" w:hAnsi="Times New Roman"/>
            <w:sz w:val="24"/>
            <w:szCs w:val="24"/>
          </w:rPr>
          <w:t>‘</w:t>
        </w:r>
      </w:ins>
      <w:ins w:id="933" w:author="Britt Collins" w:date="2021-09-30T14:58:00Z">
        <w:r w:rsidRPr="000B0CC8">
          <w:rPr>
            <w:rFonts w:ascii="Times New Roman" w:hAnsi="Times New Roman"/>
            <w:sz w:val="24"/>
            <w:szCs w:val="24"/>
          </w:rPr>
          <w:t>Bundy</w:t>
        </w:r>
      </w:ins>
      <w:ins w:id="934" w:author="Britt Collins" w:date="2021-09-30T16:34:00Z">
        <w:r w:rsidR="000F69E4">
          <w:rPr>
            <w:rFonts w:ascii="Times New Roman" w:hAnsi="Times New Roman"/>
            <w:sz w:val="24"/>
            <w:szCs w:val="24"/>
          </w:rPr>
          <w:t>’</w:t>
        </w:r>
      </w:ins>
      <w:ins w:id="935" w:author="Britt Collins" w:date="2021-09-30T14:58:00Z">
        <w:r w:rsidRPr="000B0CC8">
          <w:rPr>
            <w:rFonts w:ascii="Times New Roman" w:hAnsi="Times New Roman"/>
            <w:sz w:val="24"/>
            <w:szCs w:val="24"/>
          </w:rPr>
          <w:t xml:space="preserve"> (Bundaberg Rum) and coke cans. Bundaberg, a region in Queensland, Australia, was the namesake of the famous Aussie rum, which was dangerously tasty. Given Bruce’s regular showing on board, he recognised several people, but</w:t>
        </w:r>
      </w:ins>
      <w:ins w:id="936" w:author="Britt Collins" w:date="2021-09-30T16:34:00Z">
        <w:r w:rsidR="000F69E4">
          <w:rPr>
            <w:rFonts w:ascii="Times New Roman" w:hAnsi="Times New Roman"/>
            <w:sz w:val="24"/>
            <w:szCs w:val="24"/>
          </w:rPr>
          <w:t xml:space="preserve"> aside from a wave and ‘hi’, di</w:t>
        </w:r>
      </w:ins>
      <w:ins w:id="937" w:author="Britt Collins" w:date="2021-09-30T16:35:00Z">
        <w:r w:rsidR="000F69E4">
          <w:rPr>
            <w:rFonts w:ascii="Times New Roman" w:hAnsi="Times New Roman"/>
            <w:sz w:val="24"/>
            <w:szCs w:val="24"/>
          </w:rPr>
          <w:t>dn’t waste time with chit-chat</w:t>
        </w:r>
      </w:ins>
      <w:ins w:id="938" w:author="Britt Collins" w:date="2021-09-30T14:58:00Z">
        <w:r w:rsidRPr="000B0CC8">
          <w:rPr>
            <w:rFonts w:ascii="Times New Roman" w:hAnsi="Times New Roman"/>
            <w:sz w:val="24"/>
            <w:szCs w:val="24"/>
          </w:rPr>
          <w:t xml:space="preserve">. His calm soon turned into a rushed </w:t>
        </w:r>
      </w:ins>
      <w:ins w:id="939" w:author="Britt Collins" w:date="2021-09-30T16:35:00Z">
        <w:r w:rsidR="000F69E4">
          <w:rPr>
            <w:rFonts w:ascii="Times New Roman" w:hAnsi="Times New Roman"/>
            <w:sz w:val="24"/>
            <w:szCs w:val="24"/>
          </w:rPr>
          <w:t>two</w:t>
        </w:r>
      </w:ins>
      <w:ins w:id="940" w:author="Britt Collins" w:date="2021-09-30T14:58:00Z">
        <w:r w:rsidRPr="000B0CC8">
          <w:rPr>
            <w:rFonts w:ascii="Times New Roman" w:hAnsi="Times New Roman"/>
            <w:sz w:val="24"/>
            <w:szCs w:val="24"/>
          </w:rPr>
          <w:t xml:space="preserve">-step </w:t>
        </w:r>
      </w:ins>
      <w:ins w:id="941" w:author="Britt Collins" w:date="2021-09-30T16:35:00Z">
        <w:r w:rsidR="000F69E4">
          <w:rPr>
            <w:rFonts w:ascii="Times New Roman" w:hAnsi="Times New Roman"/>
            <w:sz w:val="24"/>
            <w:szCs w:val="24"/>
          </w:rPr>
          <w:t>when</w:t>
        </w:r>
      </w:ins>
      <w:ins w:id="942" w:author="Britt Collins" w:date="2021-09-30T14:58:00Z">
        <w:r w:rsidRPr="000B0CC8">
          <w:rPr>
            <w:rFonts w:ascii="Times New Roman" w:hAnsi="Times New Roman"/>
            <w:sz w:val="24"/>
            <w:szCs w:val="24"/>
          </w:rPr>
          <w:t xml:space="preserve"> he noticed someone on the top-deck. Bruce yelled</w:t>
        </w:r>
      </w:ins>
      <w:ins w:id="943" w:author="Britt Collins" w:date="2021-09-30T16:35:00Z">
        <w:r w:rsidR="000F69E4">
          <w:rPr>
            <w:rFonts w:ascii="Times New Roman" w:hAnsi="Times New Roman"/>
            <w:sz w:val="24"/>
            <w:szCs w:val="24"/>
          </w:rPr>
          <w:t>,</w:t>
        </w:r>
      </w:ins>
      <w:ins w:id="944" w:author="Britt Collins" w:date="2021-09-30T14:58:00Z">
        <w:r w:rsidRPr="000B0CC8">
          <w:rPr>
            <w:rFonts w:ascii="Times New Roman" w:hAnsi="Times New Roman"/>
            <w:sz w:val="24"/>
            <w:szCs w:val="24"/>
          </w:rPr>
          <w:t xml:space="preserve"> </w:t>
        </w:r>
      </w:ins>
      <w:ins w:id="945" w:author="Britt Collins" w:date="2021-09-30T16:35:00Z">
        <w:r w:rsidR="000F69E4">
          <w:rPr>
            <w:rFonts w:ascii="Times New Roman" w:hAnsi="Times New Roman"/>
            <w:sz w:val="24"/>
            <w:szCs w:val="24"/>
          </w:rPr>
          <w:t xml:space="preserve">“Hey, </w:t>
        </w:r>
      </w:ins>
      <w:ins w:id="946" w:author="Britt Collins" w:date="2021-09-30T14:58:00Z">
        <w:r w:rsidRPr="000B0CC8">
          <w:rPr>
            <w:rFonts w:ascii="Times New Roman" w:hAnsi="Times New Roman"/>
            <w:sz w:val="24"/>
            <w:szCs w:val="24"/>
          </w:rPr>
          <w:t>Doug!</w:t>
        </w:r>
      </w:ins>
      <w:ins w:id="947" w:author="Britt Collins" w:date="2021-09-30T16:35:00Z">
        <w:r w:rsidR="000F69E4">
          <w:rPr>
            <w:rFonts w:ascii="Times New Roman" w:hAnsi="Times New Roman"/>
            <w:sz w:val="24"/>
            <w:szCs w:val="24"/>
          </w:rPr>
          <w:t>”</w:t>
        </w:r>
      </w:ins>
      <w:ins w:id="948" w:author="Britt Collins" w:date="2021-09-30T14:58:00Z">
        <w:r w:rsidRPr="000B0CC8">
          <w:rPr>
            <w:rFonts w:ascii="Times New Roman" w:hAnsi="Times New Roman"/>
            <w:sz w:val="24"/>
            <w:szCs w:val="24"/>
          </w:rPr>
          <w:t xml:space="preserve"> </w:t>
        </w:r>
      </w:ins>
    </w:p>
    <w:p w14:paraId="69E3FF75" w14:textId="243CEA2C" w:rsidR="006F31F6" w:rsidRPr="000B0CC8" w:rsidRDefault="006F31F6">
      <w:pPr>
        <w:spacing w:line="480" w:lineRule="auto"/>
        <w:ind w:left="-5" w:right="15" w:firstLine="395"/>
        <w:rPr>
          <w:ins w:id="949" w:author="Britt Collins" w:date="2021-09-30T14:58:00Z"/>
          <w:rFonts w:ascii="Times New Roman" w:hAnsi="Times New Roman"/>
          <w:sz w:val="24"/>
          <w:szCs w:val="24"/>
        </w:rPr>
        <w:pPrChange w:id="950" w:author="Britt Collins" w:date="2021-09-30T16:33:00Z">
          <w:pPr>
            <w:ind w:left="-5" w:right="15"/>
          </w:pPr>
        </w:pPrChange>
      </w:pPr>
      <w:ins w:id="951" w:author="Britt Collins" w:date="2021-09-30T14:58:00Z">
        <w:r w:rsidRPr="000B0CC8">
          <w:rPr>
            <w:rFonts w:ascii="Times New Roman" w:hAnsi="Times New Roman"/>
            <w:sz w:val="24"/>
            <w:szCs w:val="24"/>
          </w:rPr>
          <w:t xml:space="preserve">Doug was unaware of his good friend’s presence and continued to look on. </w:t>
        </w:r>
      </w:ins>
    </w:p>
    <w:p w14:paraId="4E4A0CA0" w14:textId="31244035" w:rsidR="00607E0B" w:rsidRDefault="000F69E4" w:rsidP="00607E0B">
      <w:pPr>
        <w:spacing w:line="480" w:lineRule="auto"/>
        <w:ind w:left="-5" w:right="15" w:firstLine="395"/>
        <w:rPr>
          <w:ins w:id="952" w:author="Britt Collins" w:date="2021-09-30T16:40:00Z"/>
          <w:rFonts w:ascii="Times New Roman" w:hAnsi="Times New Roman"/>
          <w:sz w:val="24"/>
          <w:szCs w:val="24"/>
        </w:rPr>
      </w:pPr>
      <w:ins w:id="953" w:author="Britt Collins" w:date="2021-09-30T16:36:00Z">
        <w:r>
          <w:rPr>
            <w:rFonts w:ascii="Times New Roman" w:hAnsi="Times New Roman"/>
            <w:sz w:val="24"/>
            <w:szCs w:val="24"/>
          </w:rPr>
          <w:t>“</w:t>
        </w:r>
      </w:ins>
      <w:ins w:id="954" w:author="Britt Collins" w:date="2021-09-30T14:58:00Z">
        <w:r w:rsidR="006F31F6" w:rsidRPr="000B0CC8">
          <w:rPr>
            <w:rFonts w:ascii="Times New Roman" w:hAnsi="Times New Roman"/>
            <w:sz w:val="24"/>
            <w:szCs w:val="24"/>
          </w:rPr>
          <w:t>Doug, there you are. Why the fuck didn’t you turn around when I shouted</w:t>
        </w:r>
      </w:ins>
      <w:ins w:id="955" w:author="Britt Collins" w:date="2021-09-30T16:36:00Z">
        <w:r>
          <w:rPr>
            <w:rFonts w:ascii="Times New Roman" w:hAnsi="Times New Roman"/>
            <w:sz w:val="24"/>
            <w:szCs w:val="24"/>
          </w:rPr>
          <w:t>?</w:t>
        </w:r>
      </w:ins>
      <w:ins w:id="956" w:author="Britt Collins" w:date="2021-09-30T16:37:00Z">
        <w:r>
          <w:rPr>
            <w:rFonts w:ascii="Times New Roman" w:hAnsi="Times New Roman"/>
            <w:sz w:val="24"/>
            <w:szCs w:val="24"/>
          </w:rPr>
          <w:t>”</w:t>
        </w:r>
      </w:ins>
      <w:ins w:id="957" w:author="Britt Collins" w:date="2021-09-30T16:40:00Z">
        <w:r w:rsidR="00607E0B">
          <w:rPr>
            <w:rFonts w:ascii="Times New Roman" w:hAnsi="Times New Roman"/>
            <w:sz w:val="24"/>
            <w:szCs w:val="24"/>
          </w:rPr>
          <w:t xml:space="preserve"> </w:t>
        </w:r>
      </w:ins>
      <w:ins w:id="958" w:author="Britt Collins" w:date="2021-09-30T14:58:00Z">
        <w:r w:rsidR="006F31F6" w:rsidRPr="000B0CC8">
          <w:rPr>
            <w:rFonts w:ascii="Times New Roman" w:hAnsi="Times New Roman"/>
            <w:sz w:val="24"/>
            <w:szCs w:val="24"/>
          </w:rPr>
          <w:t>Bruce said</w:t>
        </w:r>
      </w:ins>
      <w:ins w:id="959" w:author="Britt Collins" w:date="2021-09-30T16:36:00Z">
        <w:r>
          <w:rPr>
            <w:rFonts w:ascii="Times New Roman" w:hAnsi="Times New Roman"/>
            <w:sz w:val="24"/>
            <w:szCs w:val="24"/>
          </w:rPr>
          <w:t>, sounding</w:t>
        </w:r>
      </w:ins>
      <w:ins w:id="960" w:author="Britt Collins" w:date="2021-09-30T14:58:00Z">
        <w:r w:rsidR="006F31F6" w:rsidRPr="000B0CC8">
          <w:rPr>
            <w:rFonts w:ascii="Times New Roman" w:hAnsi="Times New Roman"/>
            <w:sz w:val="24"/>
            <w:szCs w:val="24"/>
          </w:rPr>
          <w:t xml:space="preserve"> slightly an</w:t>
        </w:r>
      </w:ins>
      <w:ins w:id="961" w:author="Britt Collins" w:date="2021-09-30T16:36:00Z">
        <w:r>
          <w:rPr>
            <w:rFonts w:ascii="Times New Roman" w:hAnsi="Times New Roman"/>
            <w:sz w:val="24"/>
            <w:szCs w:val="24"/>
          </w:rPr>
          <w:t>noyed</w:t>
        </w:r>
      </w:ins>
      <w:ins w:id="962" w:author="Britt Collins" w:date="2021-09-30T16:40:00Z">
        <w:r w:rsidR="00607E0B">
          <w:rPr>
            <w:rFonts w:ascii="Times New Roman" w:hAnsi="Times New Roman"/>
            <w:sz w:val="24"/>
            <w:szCs w:val="24"/>
          </w:rPr>
          <w:t>.</w:t>
        </w:r>
      </w:ins>
      <w:ins w:id="963" w:author="Britt Collins" w:date="2021-09-30T14:58:00Z">
        <w:r w:rsidR="006F31F6" w:rsidRPr="000B0CC8">
          <w:rPr>
            <w:rFonts w:ascii="Times New Roman" w:hAnsi="Times New Roman"/>
            <w:sz w:val="24"/>
            <w:szCs w:val="24"/>
          </w:rPr>
          <w:t xml:space="preserve"> </w:t>
        </w:r>
      </w:ins>
    </w:p>
    <w:p w14:paraId="6ACC1EBE" w14:textId="1A61B332" w:rsidR="006F31F6" w:rsidRPr="000B0CC8" w:rsidRDefault="006F31F6">
      <w:pPr>
        <w:spacing w:line="480" w:lineRule="auto"/>
        <w:ind w:left="-5" w:right="15" w:firstLine="395"/>
        <w:rPr>
          <w:ins w:id="964" w:author="Britt Collins" w:date="2021-09-30T14:58:00Z"/>
          <w:rFonts w:ascii="Times New Roman" w:hAnsi="Times New Roman"/>
          <w:sz w:val="24"/>
          <w:szCs w:val="24"/>
        </w:rPr>
        <w:pPrChange w:id="965" w:author="Britt Collins" w:date="2021-09-30T16:39:00Z">
          <w:pPr>
            <w:ind w:left="-5" w:right="15"/>
          </w:pPr>
        </w:pPrChange>
      </w:pPr>
      <w:ins w:id="966" w:author="Britt Collins" w:date="2021-09-30T14:58:00Z">
        <w:r w:rsidRPr="000B0CC8">
          <w:rPr>
            <w:rFonts w:ascii="Times New Roman" w:hAnsi="Times New Roman"/>
            <w:sz w:val="24"/>
            <w:szCs w:val="24"/>
          </w:rPr>
          <w:t xml:space="preserve">Doug took one look at me and </w:t>
        </w:r>
      </w:ins>
      <w:ins w:id="967" w:author="Britt Collins" w:date="2021-10-01T18:34:00Z">
        <w:r w:rsidR="00E65E14">
          <w:rPr>
            <w:rFonts w:ascii="Times New Roman" w:hAnsi="Times New Roman"/>
            <w:sz w:val="24"/>
            <w:szCs w:val="24"/>
          </w:rPr>
          <w:t>sai</w:t>
        </w:r>
      </w:ins>
      <w:ins w:id="968" w:author="Britt Collins" w:date="2021-09-30T14:58:00Z">
        <w:r w:rsidRPr="000B0CC8">
          <w:rPr>
            <w:rFonts w:ascii="Times New Roman" w:hAnsi="Times New Roman"/>
            <w:sz w:val="24"/>
            <w:szCs w:val="24"/>
          </w:rPr>
          <w:t>d</w:t>
        </w:r>
      </w:ins>
      <w:ins w:id="969" w:author="Britt Collins" w:date="2021-09-30T16:40:00Z">
        <w:r w:rsidR="00607E0B">
          <w:rPr>
            <w:rFonts w:ascii="Times New Roman" w:hAnsi="Times New Roman"/>
            <w:sz w:val="24"/>
            <w:szCs w:val="24"/>
          </w:rPr>
          <w:t>,</w:t>
        </w:r>
      </w:ins>
      <w:ins w:id="970" w:author="Britt Collins" w:date="2021-09-30T14:58:00Z">
        <w:r w:rsidRPr="000B0CC8">
          <w:rPr>
            <w:rFonts w:ascii="Times New Roman" w:hAnsi="Times New Roman"/>
            <w:sz w:val="24"/>
            <w:szCs w:val="24"/>
          </w:rPr>
          <w:t xml:space="preserve"> </w:t>
        </w:r>
      </w:ins>
      <w:ins w:id="971" w:author="Britt Collins" w:date="2021-09-30T16:40:00Z">
        <w:r w:rsidR="00607E0B">
          <w:rPr>
            <w:rFonts w:ascii="Times New Roman" w:hAnsi="Times New Roman"/>
            <w:sz w:val="24"/>
            <w:szCs w:val="24"/>
          </w:rPr>
          <w:t>“</w:t>
        </w:r>
      </w:ins>
      <w:ins w:id="972" w:author="Britt Collins" w:date="2021-09-30T14:58:00Z">
        <w:r w:rsidRPr="000B0CC8">
          <w:rPr>
            <w:rFonts w:ascii="Times New Roman" w:hAnsi="Times New Roman"/>
            <w:sz w:val="24"/>
            <w:szCs w:val="24"/>
          </w:rPr>
          <w:t>Moby</w:t>
        </w:r>
      </w:ins>
      <w:ins w:id="973" w:author="Britt Collins" w:date="2021-09-30T16:40:00Z">
        <w:r w:rsidR="00607E0B">
          <w:rPr>
            <w:rFonts w:ascii="Times New Roman" w:hAnsi="Times New Roman"/>
            <w:sz w:val="24"/>
            <w:szCs w:val="24"/>
          </w:rPr>
          <w:t>.”</w:t>
        </w:r>
      </w:ins>
      <w:ins w:id="974" w:author="Britt Collins" w:date="2021-09-30T14:58:00Z">
        <w:r w:rsidRPr="000B0CC8">
          <w:rPr>
            <w:rFonts w:ascii="Times New Roman" w:hAnsi="Times New Roman"/>
            <w:sz w:val="24"/>
            <w:szCs w:val="24"/>
          </w:rPr>
          <w:t xml:space="preserve"> I had been called many names in my life. I could now add Moby, the </w:t>
        </w:r>
      </w:ins>
      <w:ins w:id="975" w:author="Britt Collins" w:date="2021-09-30T16:40:00Z">
        <w:r w:rsidR="00607E0B">
          <w:rPr>
            <w:rFonts w:ascii="Times New Roman" w:hAnsi="Times New Roman"/>
            <w:sz w:val="24"/>
            <w:szCs w:val="24"/>
          </w:rPr>
          <w:t>indie</w:t>
        </w:r>
      </w:ins>
      <w:ins w:id="976" w:author="Britt Collins" w:date="2021-09-30T14:58:00Z">
        <w:r w:rsidRPr="000B0CC8">
          <w:rPr>
            <w:rFonts w:ascii="Times New Roman" w:hAnsi="Times New Roman"/>
            <w:sz w:val="24"/>
            <w:szCs w:val="24"/>
          </w:rPr>
          <w:t xml:space="preserve"> music artist, to that list. </w:t>
        </w:r>
      </w:ins>
      <w:ins w:id="977" w:author="Britt Collins" w:date="2021-09-30T16:41:00Z">
        <w:r w:rsidR="00607E0B">
          <w:rPr>
            <w:rFonts w:ascii="Times New Roman" w:hAnsi="Times New Roman"/>
            <w:sz w:val="24"/>
            <w:szCs w:val="24"/>
          </w:rPr>
          <w:t>His</w:t>
        </w:r>
      </w:ins>
      <w:ins w:id="978" w:author="Britt Collins" w:date="2021-09-30T14:58:00Z">
        <w:r w:rsidRPr="000B0CC8">
          <w:rPr>
            <w:rFonts w:ascii="Times New Roman" w:hAnsi="Times New Roman"/>
            <w:sz w:val="24"/>
            <w:szCs w:val="24"/>
          </w:rPr>
          <w:t xml:space="preserve"> observation made Bruce laugh out loud</w:t>
        </w:r>
      </w:ins>
      <w:ins w:id="979" w:author="Britt Collins" w:date="2021-09-30T16:41:00Z">
        <w:r w:rsidR="00607E0B">
          <w:rPr>
            <w:rFonts w:ascii="Times New Roman" w:hAnsi="Times New Roman"/>
            <w:sz w:val="24"/>
            <w:szCs w:val="24"/>
          </w:rPr>
          <w:t>.</w:t>
        </w:r>
      </w:ins>
    </w:p>
    <w:p w14:paraId="33C45DCE" w14:textId="37320CC5" w:rsidR="006F31F6" w:rsidRPr="000B0CC8" w:rsidRDefault="006F31F6">
      <w:pPr>
        <w:spacing w:line="480" w:lineRule="auto"/>
        <w:ind w:left="-5" w:right="15" w:firstLine="395"/>
        <w:rPr>
          <w:ins w:id="980" w:author="Britt Collins" w:date="2021-09-30T14:58:00Z"/>
          <w:rFonts w:ascii="Times New Roman" w:hAnsi="Times New Roman"/>
          <w:sz w:val="24"/>
          <w:szCs w:val="24"/>
        </w:rPr>
        <w:pPrChange w:id="981" w:author="Britt Collins" w:date="2021-09-30T16:41:00Z">
          <w:pPr>
            <w:ind w:left="-5" w:right="15"/>
          </w:pPr>
        </w:pPrChange>
      </w:pPr>
      <w:ins w:id="982" w:author="Britt Collins" w:date="2021-09-30T14:58:00Z">
        <w:r w:rsidRPr="000B0CC8">
          <w:rPr>
            <w:rFonts w:ascii="Times New Roman" w:hAnsi="Times New Roman"/>
            <w:sz w:val="24"/>
            <w:szCs w:val="24"/>
          </w:rPr>
          <w:t xml:space="preserve">Doug was a New Zealander, and like most kiwis I was to meet, was </w:t>
        </w:r>
      </w:ins>
      <w:ins w:id="983" w:author="Britt Collins" w:date="2021-09-30T16:49:00Z">
        <w:r w:rsidR="00607E0B">
          <w:rPr>
            <w:rFonts w:ascii="Times New Roman" w:hAnsi="Times New Roman"/>
            <w:sz w:val="24"/>
            <w:szCs w:val="24"/>
          </w:rPr>
          <w:t>broad and muscular</w:t>
        </w:r>
      </w:ins>
      <w:ins w:id="984" w:author="Britt Collins" w:date="2021-09-30T14:58:00Z">
        <w:r w:rsidRPr="000B0CC8">
          <w:rPr>
            <w:rFonts w:ascii="Times New Roman" w:hAnsi="Times New Roman"/>
            <w:sz w:val="24"/>
            <w:szCs w:val="24"/>
          </w:rPr>
          <w:t xml:space="preserve">. </w:t>
        </w:r>
      </w:ins>
      <w:ins w:id="985" w:author="Britt Collins" w:date="2021-09-30T16:42:00Z">
        <w:r w:rsidR="00607E0B">
          <w:rPr>
            <w:rFonts w:ascii="Times New Roman" w:hAnsi="Times New Roman"/>
            <w:sz w:val="24"/>
            <w:szCs w:val="24"/>
          </w:rPr>
          <w:t>A</w:t>
        </w:r>
      </w:ins>
      <w:ins w:id="986" w:author="Britt Collins" w:date="2021-09-30T14:58:00Z">
        <w:r w:rsidRPr="000B0CC8">
          <w:rPr>
            <w:rFonts w:ascii="Times New Roman" w:hAnsi="Times New Roman"/>
            <w:sz w:val="24"/>
            <w:szCs w:val="24"/>
          </w:rPr>
          <w:t xml:space="preserve"> six</w:t>
        </w:r>
      </w:ins>
      <w:ins w:id="987" w:author="Britt Collins" w:date="2021-09-30T16:42:00Z">
        <w:r w:rsidR="00607E0B">
          <w:rPr>
            <w:rFonts w:ascii="Times New Roman" w:hAnsi="Times New Roman"/>
            <w:sz w:val="24"/>
            <w:szCs w:val="24"/>
          </w:rPr>
          <w:t>-</w:t>
        </w:r>
      </w:ins>
      <w:ins w:id="988" w:author="Britt Collins" w:date="2021-09-30T14:58:00Z">
        <w:r w:rsidRPr="000B0CC8">
          <w:rPr>
            <w:rFonts w:ascii="Times New Roman" w:hAnsi="Times New Roman"/>
            <w:sz w:val="24"/>
            <w:szCs w:val="24"/>
          </w:rPr>
          <w:t>f</w:t>
        </w:r>
      </w:ins>
      <w:ins w:id="989" w:author="Britt Collins" w:date="2021-09-30T16:42:00Z">
        <w:r w:rsidR="00607E0B">
          <w:rPr>
            <w:rFonts w:ascii="Times New Roman" w:hAnsi="Times New Roman"/>
            <w:sz w:val="24"/>
            <w:szCs w:val="24"/>
          </w:rPr>
          <w:t>ooter</w:t>
        </w:r>
      </w:ins>
      <w:ins w:id="990" w:author="Britt Collins" w:date="2021-09-30T16:43:00Z">
        <w:r w:rsidR="00607E0B">
          <w:rPr>
            <w:rFonts w:ascii="Times New Roman" w:hAnsi="Times New Roman"/>
            <w:sz w:val="24"/>
            <w:szCs w:val="24"/>
          </w:rPr>
          <w:t xml:space="preserve"> </w:t>
        </w:r>
        <w:r w:rsidR="00607E0B" w:rsidRPr="007F3300">
          <w:rPr>
            <w:rFonts w:ascii="Times New Roman" w:hAnsi="Times New Roman"/>
            <w:sz w:val="24"/>
            <w:szCs w:val="24"/>
          </w:rPr>
          <w:t>built like a human tank</w:t>
        </w:r>
      </w:ins>
      <w:ins w:id="991" w:author="Britt Collins" w:date="2021-09-30T14:58:00Z">
        <w:r w:rsidRPr="000B0CC8">
          <w:rPr>
            <w:rFonts w:ascii="Times New Roman" w:hAnsi="Times New Roman"/>
            <w:sz w:val="24"/>
            <w:szCs w:val="24"/>
          </w:rPr>
          <w:t xml:space="preserve">, </w:t>
        </w:r>
      </w:ins>
      <w:ins w:id="992" w:author="Britt Collins" w:date="2021-09-30T16:42:00Z">
        <w:r w:rsidR="00607E0B">
          <w:rPr>
            <w:rFonts w:ascii="Times New Roman" w:hAnsi="Times New Roman"/>
            <w:sz w:val="24"/>
            <w:szCs w:val="24"/>
          </w:rPr>
          <w:t xml:space="preserve">he </w:t>
        </w:r>
      </w:ins>
      <w:ins w:id="993" w:author="Britt Collins" w:date="2021-09-30T14:58:00Z">
        <w:r w:rsidRPr="000B0CC8">
          <w:rPr>
            <w:rFonts w:ascii="Times New Roman" w:hAnsi="Times New Roman"/>
            <w:sz w:val="24"/>
            <w:szCs w:val="24"/>
          </w:rPr>
          <w:t xml:space="preserve">had </w:t>
        </w:r>
      </w:ins>
      <w:ins w:id="994" w:author="Britt Collins" w:date="2021-09-30T16:43:00Z">
        <w:r w:rsidR="00607E0B">
          <w:rPr>
            <w:rFonts w:ascii="Times New Roman" w:hAnsi="Times New Roman"/>
            <w:sz w:val="24"/>
            <w:szCs w:val="24"/>
          </w:rPr>
          <w:t xml:space="preserve">a </w:t>
        </w:r>
      </w:ins>
      <w:ins w:id="995" w:author="Britt Collins" w:date="2021-09-30T14:58:00Z">
        <w:r w:rsidRPr="000B0CC8">
          <w:rPr>
            <w:rFonts w:ascii="Times New Roman" w:hAnsi="Times New Roman"/>
            <w:sz w:val="24"/>
            <w:szCs w:val="24"/>
          </w:rPr>
          <w:t xml:space="preserve">Mediterranean complexion and </w:t>
        </w:r>
      </w:ins>
      <w:ins w:id="996" w:author="Britt Collins" w:date="2021-09-30T16:43:00Z">
        <w:r w:rsidR="00607E0B" w:rsidRPr="007F3300">
          <w:rPr>
            <w:rFonts w:ascii="Times New Roman" w:hAnsi="Times New Roman"/>
            <w:sz w:val="24"/>
            <w:szCs w:val="24"/>
          </w:rPr>
          <w:t>little in the way of hair</w:t>
        </w:r>
      </w:ins>
      <w:ins w:id="997" w:author="Britt Collins" w:date="2021-09-30T14:58:00Z">
        <w:r w:rsidRPr="000B0CC8">
          <w:rPr>
            <w:rFonts w:ascii="Times New Roman" w:hAnsi="Times New Roman"/>
            <w:sz w:val="24"/>
            <w:szCs w:val="24"/>
          </w:rPr>
          <w:t xml:space="preserve">. </w:t>
        </w:r>
      </w:ins>
      <w:ins w:id="998" w:author="Britt Collins" w:date="2021-10-07T09:20:00Z">
        <w:r w:rsidR="00AA453E" w:rsidRPr="00AA453E">
          <w:rPr>
            <w:rFonts w:ascii="Times New Roman" w:hAnsi="Times New Roman"/>
            <w:b/>
            <w:sz w:val="24"/>
            <w:szCs w:val="24"/>
            <w:rPrChange w:id="999" w:author="Britt Collins" w:date="2021-10-07T09:20:00Z">
              <w:rPr>
                <w:rFonts w:ascii="Times New Roman" w:hAnsi="Times New Roman"/>
                <w:sz w:val="24"/>
                <w:szCs w:val="24"/>
              </w:rPr>
            </w:rPrChange>
          </w:rPr>
          <w:t>THIS IS GOOD VIVID DESCRIPTION</w:t>
        </w:r>
        <w:r w:rsidR="00AA453E">
          <w:rPr>
            <w:rFonts w:ascii="Times New Roman" w:hAnsi="Times New Roman"/>
            <w:sz w:val="24"/>
            <w:szCs w:val="24"/>
          </w:rPr>
          <w:t xml:space="preserve"> </w:t>
        </w:r>
      </w:ins>
      <w:ins w:id="1000" w:author="Britt Collins" w:date="2021-09-30T14:58:00Z">
        <w:r w:rsidRPr="000B0CC8">
          <w:rPr>
            <w:rFonts w:ascii="Times New Roman" w:hAnsi="Times New Roman"/>
            <w:sz w:val="24"/>
            <w:szCs w:val="24"/>
          </w:rPr>
          <w:t xml:space="preserve">He was </w:t>
        </w:r>
      </w:ins>
      <w:ins w:id="1001" w:author="Britt Collins" w:date="2021-09-30T16:43:00Z">
        <w:r w:rsidR="00607E0B">
          <w:rPr>
            <w:rFonts w:ascii="Times New Roman" w:hAnsi="Times New Roman"/>
            <w:sz w:val="24"/>
            <w:szCs w:val="24"/>
          </w:rPr>
          <w:t>somewhere in his 30s</w:t>
        </w:r>
      </w:ins>
      <w:ins w:id="1002" w:author="Britt Collins" w:date="2021-09-30T14:58:00Z">
        <w:r w:rsidRPr="000B0CC8">
          <w:rPr>
            <w:rFonts w:ascii="Times New Roman" w:hAnsi="Times New Roman"/>
            <w:sz w:val="24"/>
            <w:szCs w:val="24"/>
          </w:rPr>
          <w:t xml:space="preserve"> and</w:t>
        </w:r>
      </w:ins>
      <w:ins w:id="1003" w:author="Britt Collins" w:date="2021-10-01T13:04:00Z">
        <w:r w:rsidR="00C425A9">
          <w:rPr>
            <w:rFonts w:ascii="Times New Roman" w:hAnsi="Times New Roman"/>
            <w:sz w:val="24"/>
            <w:szCs w:val="24"/>
          </w:rPr>
          <w:t xml:space="preserve"> </w:t>
        </w:r>
      </w:ins>
      <w:ins w:id="1004" w:author="Britt Collins" w:date="2021-09-30T14:58:00Z">
        <w:r w:rsidRPr="000B0CC8">
          <w:rPr>
            <w:rFonts w:ascii="Times New Roman" w:hAnsi="Times New Roman"/>
            <w:sz w:val="24"/>
            <w:szCs w:val="24"/>
          </w:rPr>
          <w:t>looked confident</w:t>
        </w:r>
      </w:ins>
      <w:ins w:id="1005" w:author="Britt Collins" w:date="2021-09-30T16:50:00Z">
        <w:r w:rsidR="00607E0B">
          <w:rPr>
            <w:rFonts w:ascii="Times New Roman" w:hAnsi="Times New Roman"/>
            <w:sz w:val="24"/>
            <w:szCs w:val="24"/>
          </w:rPr>
          <w:t xml:space="preserve"> in h</w:t>
        </w:r>
      </w:ins>
      <w:ins w:id="1006" w:author="Britt Collins" w:date="2021-09-30T14:58:00Z">
        <w:r w:rsidRPr="000B0CC8">
          <w:rPr>
            <w:rFonts w:ascii="Times New Roman" w:hAnsi="Times New Roman"/>
            <w:sz w:val="24"/>
            <w:szCs w:val="24"/>
          </w:rPr>
          <w:t>is immaculate</w:t>
        </w:r>
      </w:ins>
      <w:ins w:id="1007" w:author="Britt Collins" w:date="2021-09-30T16:50:00Z">
        <w:r w:rsidR="00607E0B">
          <w:rPr>
            <w:rFonts w:ascii="Times New Roman" w:hAnsi="Times New Roman"/>
            <w:sz w:val="24"/>
            <w:szCs w:val="24"/>
          </w:rPr>
          <w:t xml:space="preserve"> </w:t>
        </w:r>
        <w:r w:rsidR="00607E0B" w:rsidRPr="007F3300">
          <w:rPr>
            <w:rFonts w:ascii="Times New Roman" w:hAnsi="Times New Roman"/>
            <w:sz w:val="24"/>
            <w:szCs w:val="24"/>
          </w:rPr>
          <w:t>pin-striped suit</w:t>
        </w:r>
      </w:ins>
      <w:ins w:id="1008" w:author="Britt Collins" w:date="2021-09-30T14:58:00Z">
        <w:r w:rsidRPr="000B0CC8">
          <w:rPr>
            <w:rFonts w:ascii="Times New Roman" w:hAnsi="Times New Roman"/>
            <w:sz w:val="24"/>
            <w:szCs w:val="24"/>
          </w:rPr>
          <w:t>. Doug worked as a consultant at an Australian Bank</w:t>
        </w:r>
      </w:ins>
      <w:ins w:id="1009" w:author="Britt Collins" w:date="2021-09-30T16:50:00Z">
        <w:r w:rsidR="00607E0B">
          <w:rPr>
            <w:rFonts w:ascii="Times New Roman" w:hAnsi="Times New Roman"/>
            <w:sz w:val="24"/>
            <w:szCs w:val="24"/>
          </w:rPr>
          <w:t xml:space="preserve"> and</w:t>
        </w:r>
      </w:ins>
      <w:ins w:id="1010" w:author="Britt Collins" w:date="2021-09-30T14:58:00Z">
        <w:r w:rsidRPr="000B0CC8">
          <w:rPr>
            <w:rFonts w:ascii="Times New Roman" w:hAnsi="Times New Roman"/>
            <w:sz w:val="24"/>
            <w:szCs w:val="24"/>
          </w:rPr>
          <w:t xml:space="preserve"> bragged about how negligent the company was. Doug and Bruce had a shared personal history</w:t>
        </w:r>
      </w:ins>
      <w:ins w:id="1011" w:author="Britt Collins" w:date="2021-09-30T16:50:00Z">
        <w:r w:rsidR="00607E0B">
          <w:rPr>
            <w:rFonts w:ascii="Times New Roman" w:hAnsi="Times New Roman"/>
            <w:sz w:val="24"/>
            <w:szCs w:val="24"/>
          </w:rPr>
          <w:t xml:space="preserve"> and</w:t>
        </w:r>
      </w:ins>
      <w:ins w:id="1012" w:author="Britt Collins" w:date="2021-09-30T14:58:00Z">
        <w:r w:rsidRPr="000B0CC8">
          <w:rPr>
            <w:rFonts w:ascii="Times New Roman" w:hAnsi="Times New Roman"/>
            <w:sz w:val="24"/>
            <w:szCs w:val="24"/>
          </w:rPr>
          <w:t xml:space="preserve"> were </w:t>
        </w:r>
      </w:ins>
      <w:ins w:id="1013" w:author="Britt Collins" w:date="2021-09-30T16:50:00Z">
        <w:r w:rsidR="00607E0B">
          <w:rPr>
            <w:rFonts w:ascii="Times New Roman" w:hAnsi="Times New Roman"/>
            <w:sz w:val="24"/>
            <w:szCs w:val="24"/>
          </w:rPr>
          <w:t xml:space="preserve">once </w:t>
        </w:r>
      </w:ins>
      <w:ins w:id="1014" w:author="Britt Collins" w:date="2021-09-30T14:58:00Z">
        <w:r w:rsidRPr="000B0CC8">
          <w:rPr>
            <w:rFonts w:ascii="Times New Roman" w:hAnsi="Times New Roman"/>
            <w:sz w:val="24"/>
            <w:szCs w:val="24"/>
          </w:rPr>
          <w:t>flatmates.</w:t>
        </w:r>
      </w:ins>
    </w:p>
    <w:p w14:paraId="0F4F6834" w14:textId="07B5E86D" w:rsidR="006F31F6" w:rsidRPr="000B0CC8" w:rsidRDefault="006F31F6">
      <w:pPr>
        <w:spacing w:line="480" w:lineRule="auto"/>
        <w:ind w:left="-5" w:right="15" w:firstLine="395"/>
        <w:rPr>
          <w:ins w:id="1015" w:author="Britt Collins" w:date="2021-09-30T14:58:00Z"/>
          <w:rFonts w:ascii="Times New Roman" w:hAnsi="Times New Roman"/>
          <w:sz w:val="24"/>
          <w:szCs w:val="24"/>
        </w:rPr>
        <w:pPrChange w:id="1016" w:author="Britt Collins" w:date="2021-09-30T16:50:00Z">
          <w:pPr>
            <w:ind w:left="-5" w:right="15"/>
          </w:pPr>
        </w:pPrChange>
      </w:pPr>
      <w:ins w:id="1017" w:author="Britt Collins" w:date="2021-09-30T14:58:00Z">
        <w:r w:rsidRPr="000B0CC8">
          <w:rPr>
            <w:rFonts w:ascii="Times New Roman" w:hAnsi="Times New Roman"/>
            <w:sz w:val="24"/>
            <w:szCs w:val="24"/>
          </w:rPr>
          <w:t xml:space="preserve">I </w:t>
        </w:r>
      </w:ins>
      <w:ins w:id="1018" w:author="Britt Collins" w:date="2021-09-30T16:51:00Z">
        <w:r w:rsidR="00607E0B">
          <w:rPr>
            <w:rFonts w:ascii="Times New Roman" w:hAnsi="Times New Roman"/>
            <w:sz w:val="24"/>
            <w:szCs w:val="24"/>
          </w:rPr>
          <w:t>saw</w:t>
        </w:r>
      </w:ins>
      <w:ins w:id="1019" w:author="Britt Collins" w:date="2021-09-30T14:58:00Z">
        <w:r w:rsidRPr="000B0CC8">
          <w:rPr>
            <w:rFonts w:ascii="Times New Roman" w:hAnsi="Times New Roman"/>
            <w:sz w:val="24"/>
            <w:szCs w:val="24"/>
          </w:rPr>
          <w:t xml:space="preserve"> the change in Bruce’s behaviour when he was around Doug. Bruce</w:t>
        </w:r>
      </w:ins>
      <w:ins w:id="1020" w:author="Britt Collins" w:date="2021-10-01T13:04:00Z">
        <w:r w:rsidR="00C425A9">
          <w:rPr>
            <w:rFonts w:ascii="Times New Roman" w:hAnsi="Times New Roman"/>
            <w:sz w:val="24"/>
            <w:szCs w:val="24"/>
          </w:rPr>
          <w:t>’</w:t>
        </w:r>
      </w:ins>
      <w:ins w:id="1021" w:author="Britt Collins" w:date="2021-09-30T14:58:00Z">
        <w:r w:rsidRPr="000B0CC8">
          <w:rPr>
            <w:rFonts w:ascii="Times New Roman" w:hAnsi="Times New Roman"/>
            <w:sz w:val="24"/>
            <w:szCs w:val="24"/>
          </w:rPr>
          <w:t xml:space="preserve">s 9-5 business façade was replaced with one of a sniggering, naughty child. The two of them were like a scripted comedy double act. Bruce would, with perfect timing, contribute to Doug’s scandalous stories. In days gone by they had rented a house, or </w:t>
        </w:r>
      </w:ins>
      <w:ins w:id="1022" w:author="Britt Collins" w:date="2021-10-01T13:04:00Z">
        <w:r w:rsidR="00C425A9">
          <w:rPr>
            <w:rFonts w:ascii="Times New Roman" w:hAnsi="Times New Roman"/>
            <w:sz w:val="24"/>
            <w:szCs w:val="24"/>
          </w:rPr>
          <w:t>“</w:t>
        </w:r>
      </w:ins>
      <w:ins w:id="1023" w:author="Britt Collins" w:date="2021-09-30T14:58:00Z">
        <w:r w:rsidRPr="000B0CC8">
          <w:rPr>
            <w:rFonts w:ascii="Times New Roman" w:hAnsi="Times New Roman"/>
            <w:sz w:val="24"/>
            <w:szCs w:val="24"/>
          </w:rPr>
          <w:t>shagging stable</w:t>
        </w:r>
      </w:ins>
      <w:ins w:id="1024" w:author="Britt Collins" w:date="2021-10-01T13:04:00Z">
        <w:r w:rsidR="00C425A9">
          <w:rPr>
            <w:rFonts w:ascii="Times New Roman" w:hAnsi="Times New Roman"/>
            <w:sz w:val="24"/>
            <w:szCs w:val="24"/>
          </w:rPr>
          <w:t>”</w:t>
        </w:r>
      </w:ins>
      <w:ins w:id="1025" w:author="Britt Collins" w:date="2021-09-30T14:58:00Z">
        <w:r w:rsidRPr="000B0CC8">
          <w:rPr>
            <w:rFonts w:ascii="Times New Roman" w:hAnsi="Times New Roman"/>
            <w:sz w:val="24"/>
            <w:szCs w:val="24"/>
          </w:rPr>
          <w:t xml:space="preserve"> as it was portrayed, in Manly. What happened in their house, especially after a few drinks, was embellished with tag team-esque shenanigans. The conversation moved onto </w:t>
        </w:r>
      </w:ins>
      <w:ins w:id="1026" w:author="Britt Collins" w:date="2021-10-01T13:05:00Z">
        <w:r w:rsidR="00C425A9">
          <w:rPr>
            <w:rFonts w:ascii="Times New Roman" w:hAnsi="Times New Roman"/>
            <w:sz w:val="24"/>
            <w:szCs w:val="24"/>
          </w:rPr>
          <w:t>“</w:t>
        </w:r>
      </w:ins>
      <w:ins w:id="1027" w:author="Britt Collins" w:date="2021-09-30T14:58:00Z">
        <w:r w:rsidRPr="000B0CC8">
          <w:rPr>
            <w:rFonts w:ascii="Times New Roman" w:hAnsi="Times New Roman"/>
            <w:sz w:val="24"/>
            <w:szCs w:val="24"/>
          </w:rPr>
          <w:t>the buddies</w:t>
        </w:r>
      </w:ins>
      <w:ins w:id="1028" w:author="Britt Collins" w:date="2021-10-01T13:05:00Z">
        <w:r w:rsidR="00C425A9">
          <w:rPr>
            <w:rFonts w:ascii="Times New Roman" w:hAnsi="Times New Roman"/>
            <w:sz w:val="24"/>
            <w:szCs w:val="24"/>
          </w:rPr>
          <w:t>”</w:t>
        </w:r>
      </w:ins>
      <w:ins w:id="1029" w:author="Britt Collins" w:date="2021-09-30T14:58:00Z">
        <w:r w:rsidRPr="000B0CC8">
          <w:rPr>
            <w:rFonts w:ascii="Times New Roman" w:hAnsi="Times New Roman"/>
            <w:sz w:val="24"/>
            <w:szCs w:val="24"/>
          </w:rPr>
          <w:t xml:space="preserve">, a group of </w:t>
        </w:r>
      </w:ins>
      <w:ins w:id="1030" w:author="Britt Collins" w:date="2021-10-01T13:05:00Z">
        <w:r w:rsidR="00C425A9">
          <w:rPr>
            <w:rFonts w:ascii="Times New Roman" w:hAnsi="Times New Roman"/>
            <w:sz w:val="24"/>
            <w:szCs w:val="24"/>
          </w:rPr>
          <w:t>regular</w:t>
        </w:r>
      </w:ins>
      <w:ins w:id="1031" w:author="Britt Collins" w:date="2021-09-30T14:58:00Z">
        <w:r w:rsidRPr="000B0CC8">
          <w:rPr>
            <w:rFonts w:ascii="Times New Roman" w:hAnsi="Times New Roman"/>
            <w:sz w:val="24"/>
            <w:szCs w:val="24"/>
          </w:rPr>
          <w:t>s they socialised with each week. The person at the centre of the buddies conversation was Glenn. I was to find out soon that he and his girlfriend would become a bigger part of my life over the coming weeks.</w:t>
        </w:r>
      </w:ins>
    </w:p>
    <w:p w14:paraId="745D477D" w14:textId="35A580DC" w:rsidR="006F31F6" w:rsidRPr="000B0CC8" w:rsidRDefault="00C425A9">
      <w:pPr>
        <w:spacing w:line="480" w:lineRule="auto"/>
        <w:ind w:left="-5" w:right="15" w:firstLine="395"/>
        <w:rPr>
          <w:ins w:id="1032" w:author="Britt Collins" w:date="2021-09-30T14:58:00Z"/>
          <w:rFonts w:ascii="Times New Roman" w:hAnsi="Times New Roman"/>
          <w:sz w:val="24"/>
          <w:szCs w:val="24"/>
        </w:rPr>
        <w:pPrChange w:id="1033" w:author="Britt Collins" w:date="2021-10-01T18:35:00Z">
          <w:pPr>
            <w:ind w:left="-5" w:right="15"/>
          </w:pPr>
        </w:pPrChange>
      </w:pPr>
      <w:ins w:id="1034" w:author="Britt Collins" w:date="2021-10-01T13:05:00Z">
        <w:r>
          <w:rPr>
            <w:rFonts w:ascii="Times New Roman" w:hAnsi="Times New Roman"/>
            <w:sz w:val="24"/>
            <w:szCs w:val="24"/>
          </w:rPr>
          <w:t>R</w:t>
        </w:r>
      </w:ins>
      <w:ins w:id="1035" w:author="Britt Collins" w:date="2021-09-30T14:58:00Z">
        <w:r w:rsidR="006F31F6" w:rsidRPr="000B0CC8">
          <w:rPr>
            <w:rFonts w:ascii="Times New Roman" w:hAnsi="Times New Roman"/>
            <w:sz w:val="24"/>
            <w:szCs w:val="24"/>
          </w:rPr>
          <w:t>eaching Manly</w:t>
        </w:r>
      </w:ins>
      <w:ins w:id="1036" w:author="Britt Collins" w:date="2021-10-01T13:05:00Z">
        <w:r>
          <w:rPr>
            <w:rFonts w:ascii="Times New Roman" w:hAnsi="Times New Roman"/>
            <w:sz w:val="24"/>
            <w:szCs w:val="24"/>
          </w:rPr>
          <w:t>,</w:t>
        </w:r>
      </w:ins>
      <w:ins w:id="1037" w:author="Britt Collins" w:date="2021-09-30T14:58:00Z">
        <w:r w:rsidR="006F31F6" w:rsidRPr="000B0CC8">
          <w:rPr>
            <w:rFonts w:ascii="Times New Roman" w:hAnsi="Times New Roman"/>
            <w:sz w:val="24"/>
            <w:szCs w:val="24"/>
          </w:rPr>
          <w:t xml:space="preserve"> we </w:t>
        </w:r>
      </w:ins>
      <w:ins w:id="1038" w:author="Britt Collins" w:date="2021-10-01T13:05:00Z">
        <w:r>
          <w:rPr>
            <w:rFonts w:ascii="Times New Roman" w:hAnsi="Times New Roman"/>
            <w:sz w:val="24"/>
            <w:szCs w:val="24"/>
          </w:rPr>
          <w:t>went</w:t>
        </w:r>
      </w:ins>
      <w:ins w:id="1039" w:author="Britt Collins" w:date="2021-10-01T13:06:00Z">
        <w:r>
          <w:rPr>
            <w:rFonts w:ascii="Times New Roman" w:hAnsi="Times New Roman"/>
            <w:sz w:val="24"/>
            <w:szCs w:val="24"/>
          </w:rPr>
          <w:t xml:space="preserve"> straight</w:t>
        </w:r>
      </w:ins>
      <w:ins w:id="1040" w:author="Britt Collins" w:date="2021-09-30T14:58:00Z">
        <w:r w:rsidR="006F31F6" w:rsidRPr="000B0CC8">
          <w:rPr>
            <w:rFonts w:ascii="Times New Roman" w:hAnsi="Times New Roman"/>
            <w:sz w:val="24"/>
            <w:szCs w:val="24"/>
          </w:rPr>
          <w:t xml:space="preserve"> to the Bavarian Beer Café</w:t>
        </w:r>
      </w:ins>
      <w:ins w:id="1041" w:author="Britt Collins" w:date="2021-10-01T13:06:00Z">
        <w:r>
          <w:rPr>
            <w:rFonts w:ascii="Times New Roman" w:hAnsi="Times New Roman"/>
            <w:sz w:val="24"/>
            <w:szCs w:val="24"/>
          </w:rPr>
          <w:t>,</w:t>
        </w:r>
      </w:ins>
      <w:ins w:id="1042" w:author="Britt Collins" w:date="2021-09-30T14:58:00Z">
        <w:r w:rsidR="006F31F6" w:rsidRPr="000B0CC8">
          <w:rPr>
            <w:rFonts w:ascii="Times New Roman" w:hAnsi="Times New Roman"/>
            <w:sz w:val="24"/>
            <w:szCs w:val="24"/>
          </w:rPr>
          <w:t xml:space="preserve"> a chain of German</w:t>
        </w:r>
      </w:ins>
      <w:ins w:id="1043" w:author="Britt Collins" w:date="2021-10-01T13:06:00Z">
        <w:r>
          <w:rPr>
            <w:rFonts w:ascii="Times New Roman" w:hAnsi="Times New Roman"/>
            <w:sz w:val="24"/>
            <w:szCs w:val="24"/>
          </w:rPr>
          <w:t>-</w:t>
        </w:r>
      </w:ins>
      <w:ins w:id="1044" w:author="Britt Collins" w:date="2021-09-30T14:58:00Z">
        <w:r w:rsidR="006F31F6" w:rsidRPr="000B0CC8">
          <w:rPr>
            <w:rFonts w:ascii="Times New Roman" w:hAnsi="Times New Roman"/>
            <w:sz w:val="24"/>
            <w:szCs w:val="24"/>
          </w:rPr>
          <w:t xml:space="preserve">themed bars that adorned Sydney. I felt like a </w:t>
        </w:r>
      </w:ins>
      <w:ins w:id="1045" w:author="Britt Collins" w:date="2021-10-01T13:06:00Z">
        <w:r>
          <w:rPr>
            <w:rFonts w:ascii="Times New Roman" w:hAnsi="Times New Roman"/>
            <w:sz w:val="24"/>
            <w:szCs w:val="24"/>
          </w:rPr>
          <w:t>fif</w:t>
        </w:r>
      </w:ins>
      <w:ins w:id="1046" w:author="Britt Collins" w:date="2021-09-30T14:58:00Z">
        <w:r w:rsidR="006F31F6" w:rsidRPr="000B0CC8">
          <w:rPr>
            <w:rFonts w:ascii="Times New Roman" w:hAnsi="Times New Roman"/>
            <w:sz w:val="24"/>
            <w:szCs w:val="24"/>
          </w:rPr>
          <w:t xml:space="preserve">th wheel in the conversation, as Doug and Bruce </w:t>
        </w:r>
      </w:ins>
      <w:ins w:id="1047" w:author="Britt Collins" w:date="2021-10-01T13:06:00Z">
        <w:r>
          <w:rPr>
            <w:rFonts w:ascii="Times New Roman" w:hAnsi="Times New Roman"/>
            <w:sz w:val="24"/>
            <w:szCs w:val="24"/>
          </w:rPr>
          <w:t>revel</w:t>
        </w:r>
      </w:ins>
      <w:ins w:id="1048" w:author="Britt Collins" w:date="2021-10-01T18:35:00Z">
        <w:r w:rsidR="00E65E14">
          <w:rPr>
            <w:rFonts w:ascii="Times New Roman" w:hAnsi="Times New Roman"/>
            <w:sz w:val="24"/>
            <w:szCs w:val="24"/>
          </w:rPr>
          <w:t>led</w:t>
        </w:r>
      </w:ins>
      <w:ins w:id="1049" w:author="Britt Collins" w:date="2021-10-01T13:06:00Z">
        <w:r>
          <w:rPr>
            <w:rFonts w:ascii="Times New Roman" w:hAnsi="Times New Roman"/>
            <w:sz w:val="24"/>
            <w:szCs w:val="24"/>
          </w:rPr>
          <w:t xml:space="preserve"> </w:t>
        </w:r>
      </w:ins>
      <w:ins w:id="1050" w:author="Britt Collins" w:date="2021-09-30T14:58:00Z">
        <w:r w:rsidR="006F31F6" w:rsidRPr="000B0CC8">
          <w:rPr>
            <w:rFonts w:ascii="Times New Roman" w:hAnsi="Times New Roman"/>
            <w:sz w:val="24"/>
            <w:szCs w:val="24"/>
          </w:rPr>
          <w:t xml:space="preserve">in their past </w:t>
        </w:r>
        <w:r w:rsidR="006F31F6" w:rsidRPr="000B0CC8">
          <w:rPr>
            <w:rFonts w:ascii="Times New Roman" w:hAnsi="Times New Roman"/>
            <w:sz w:val="24"/>
            <w:szCs w:val="24"/>
          </w:rPr>
          <w:lastRenderedPageBreak/>
          <w:t xml:space="preserve">glories. The conversation was interesting but I was more fascinated by the way Bruce handled his beer glass. </w:t>
        </w:r>
      </w:ins>
      <w:ins w:id="1051" w:author="Britt Collins" w:date="2021-10-01T13:06:00Z">
        <w:r>
          <w:rPr>
            <w:rFonts w:ascii="Times New Roman" w:hAnsi="Times New Roman"/>
            <w:sz w:val="24"/>
            <w:szCs w:val="24"/>
          </w:rPr>
          <w:t xml:space="preserve">He </w:t>
        </w:r>
      </w:ins>
      <w:ins w:id="1052" w:author="Britt Collins" w:date="2021-09-30T14:58:00Z">
        <w:r w:rsidR="006F31F6" w:rsidRPr="000B0CC8">
          <w:rPr>
            <w:rFonts w:ascii="Times New Roman" w:hAnsi="Times New Roman"/>
            <w:sz w:val="24"/>
            <w:szCs w:val="24"/>
          </w:rPr>
          <w:t>was a seasoned drinker. The glass or bottle was an extension of his body language as he lavished in the foretelling of his extravagant life moments. Beer was social lubrication for Bruce. He unwound, pouring out stories</w:t>
        </w:r>
      </w:ins>
      <w:ins w:id="1053" w:author="Britt Collins" w:date="2021-10-01T13:07:00Z">
        <w:r>
          <w:rPr>
            <w:rFonts w:ascii="Times New Roman" w:hAnsi="Times New Roman"/>
            <w:sz w:val="24"/>
            <w:szCs w:val="24"/>
          </w:rPr>
          <w:t xml:space="preserve"> and glimpses of</w:t>
        </w:r>
      </w:ins>
      <w:ins w:id="1054" w:author="Britt Collins" w:date="2021-09-30T14:58:00Z">
        <w:r w:rsidR="006F31F6" w:rsidRPr="000B0CC8">
          <w:rPr>
            <w:rFonts w:ascii="Times New Roman" w:hAnsi="Times New Roman"/>
            <w:sz w:val="24"/>
            <w:szCs w:val="24"/>
          </w:rPr>
          <w:t xml:space="preserve"> his pre-marriage life.</w:t>
        </w:r>
      </w:ins>
    </w:p>
    <w:p w14:paraId="387856A1" w14:textId="2FD22798" w:rsidR="00BF612E" w:rsidRDefault="006F31F6">
      <w:pPr>
        <w:spacing w:after="10" w:line="480" w:lineRule="auto"/>
        <w:ind w:left="-5" w:right="15" w:firstLine="395"/>
        <w:rPr>
          <w:ins w:id="1055" w:author="Britt Collins" w:date="2021-10-01T13:24:00Z"/>
          <w:rFonts w:ascii="Times New Roman" w:hAnsi="Times New Roman"/>
          <w:sz w:val="24"/>
          <w:szCs w:val="24"/>
        </w:rPr>
        <w:pPrChange w:id="1056" w:author="Britt Collins" w:date="2021-10-01T18:36:00Z">
          <w:pPr>
            <w:spacing w:after="10" w:line="480" w:lineRule="auto"/>
            <w:ind w:left="-5" w:right="15"/>
          </w:pPr>
        </w:pPrChange>
      </w:pPr>
      <w:ins w:id="1057" w:author="Britt Collins" w:date="2021-09-30T14:58:00Z">
        <w:r w:rsidRPr="000B0CC8">
          <w:rPr>
            <w:rFonts w:ascii="Times New Roman" w:hAnsi="Times New Roman"/>
            <w:sz w:val="24"/>
            <w:szCs w:val="24"/>
          </w:rPr>
          <w:t xml:space="preserve">It was apparent from his </w:t>
        </w:r>
      </w:ins>
      <w:ins w:id="1058" w:author="Britt Collins" w:date="2021-10-01T13:07:00Z">
        <w:r w:rsidR="00C425A9">
          <w:rPr>
            <w:rFonts w:ascii="Times New Roman" w:hAnsi="Times New Roman"/>
            <w:sz w:val="24"/>
            <w:szCs w:val="24"/>
          </w:rPr>
          <w:t xml:space="preserve">old </w:t>
        </w:r>
      </w:ins>
      <w:ins w:id="1059" w:author="Britt Collins" w:date="2021-09-30T14:58:00Z">
        <w:r w:rsidRPr="000B0CC8">
          <w:rPr>
            <w:rFonts w:ascii="Times New Roman" w:hAnsi="Times New Roman"/>
            <w:sz w:val="24"/>
            <w:szCs w:val="24"/>
          </w:rPr>
          <w:t>stories that Bruce had led a diverse</w:t>
        </w:r>
      </w:ins>
      <w:ins w:id="1060" w:author="Britt Collins" w:date="2021-10-01T18:36:00Z">
        <w:r w:rsidR="00E65E14">
          <w:rPr>
            <w:rFonts w:ascii="Times New Roman" w:hAnsi="Times New Roman"/>
            <w:sz w:val="24"/>
            <w:szCs w:val="24"/>
          </w:rPr>
          <w:t xml:space="preserve"> and adventurous</w:t>
        </w:r>
      </w:ins>
      <w:ins w:id="1061" w:author="Britt Collins" w:date="2021-09-30T14:58:00Z">
        <w:r w:rsidRPr="000B0CC8">
          <w:rPr>
            <w:rFonts w:ascii="Times New Roman" w:hAnsi="Times New Roman"/>
            <w:sz w:val="24"/>
            <w:szCs w:val="24"/>
          </w:rPr>
          <w:t xml:space="preserve"> life. In his 20s he had worked over in America as a ski instructor. Supposedly, this was something that many Australian university leavers did. I never asked him how and why Australians did this? ‘Where did Aussies learn to ski?’, was one for Google. Bruce had worked as a promoter too. The company he worked for took clients out on Party Boats around Sydney Harbour. The parties, according to his stories, got a little too loud for the authorities and were often cut short.</w:t>
        </w:r>
      </w:ins>
      <w:ins w:id="1062" w:author="Britt Collins" w:date="2021-10-01T13:23:00Z">
        <w:r w:rsidR="00BF612E">
          <w:rPr>
            <w:rFonts w:ascii="Times New Roman" w:hAnsi="Times New Roman"/>
            <w:sz w:val="24"/>
            <w:szCs w:val="24"/>
          </w:rPr>
          <w:t xml:space="preserve"> </w:t>
        </w:r>
      </w:ins>
    </w:p>
    <w:p w14:paraId="13EE9E5A" w14:textId="00B21268" w:rsidR="006F31F6" w:rsidRDefault="006F31F6" w:rsidP="00BF612E">
      <w:pPr>
        <w:spacing w:after="10" w:line="480" w:lineRule="auto"/>
        <w:ind w:left="-5" w:right="15" w:firstLine="725"/>
        <w:rPr>
          <w:ins w:id="1063" w:author="Britt Collins" w:date="2021-10-01T13:25:00Z"/>
          <w:rFonts w:ascii="Times New Roman" w:hAnsi="Times New Roman"/>
          <w:sz w:val="24"/>
          <w:szCs w:val="24"/>
        </w:rPr>
      </w:pPr>
      <w:ins w:id="1064" w:author="Britt Collins" w:date="2021-09-30T14:58:00Z">
        <w:r w:rsidRPr="000B0CC8">
          <w:rPr>
            <w:rFonts w:ascii="Times New Roman" w:hAnsi="Times New Roman"/>
            <w:sz w:val="24"/>
            <w:szCs w:val="24"/>
          </w:rPr>
          <w:t>Bruce told a story that every English person would love to hear. A story about an ex-girlfriend</w:t>
        </w:r>
      </w:ins>
      <w:ins w:id="1065" w:author="Britt Collins" w:date="2021-10-01T13:23:00Z">
        <w:r w:rsidR="00BF612E">
          <w:rPr>
            <w:rFonts w:ascii="Times New Roman" w:hAnsi="Times New Roman"/>
            <w:sz w:val="24"/>
            <w:szCs w:val="24"/>
          </w:rPr>
          <w:t>, whose</w:t>
        </w:r>
      </w:ins>
      <w:ins w:id="1066" w:author="Britt Collins" w:date="2021-09-30T14:58:00Z">
        <w:r w:rsidRPr="000B0CC8">
          <w:rPr>
            <w:rFonts w:ascii="Times New Roman" w:hAnsi="Times New Roman"/>
            <w:sz w:val="24"/>
            <w:szCs w:val="24"/>
          </w:rPr>
          <w:t xml:space="preserve"> name was Sheila. The conclusion of the story was </w:t>
        </w:r>
      </w:ins>
      <w:ins w:id="1067" w:author="Britt Collins" w:date="2021-10-01T13:24:00Z">
        <w:r w:rsidR="00BF612E">
          <w:rPr>
            <w:rFonts w:ascii="Times New Roman" w:hAnsi="Times New Roman"/>
            <w:sz w:val="24"/>
            <w:szCs w:val="24"/>
          </w:rPr>
          <w:t>“</w:t>
        </w:r>
      </w:ins>
      <w:ins w:id="1068" w:author="Britt Collins" w:date="2021-09-30T14:58:00Z">
        <w:r w:rsidRPr="000B0CC8">
          <w:rPr>
            <w:rFonts w:ascii="Times New Roman" w:hAnsi="Times New Roman"/>
            <w:sz w:val="24"/>
            <w:szCs w:val="24"/>
          </w:rPr>
          <w:t>I had to leave her after realising that if we married, the bride and groom to be would have been Bruce and Sheila!</w:t>
        </w:r>
      </w:ins>
      <w:ins w:id="1069" w:author="Britt Collins" w:date="2021-10-01T13:24:00Z">
        <w:r w:rsidR="00BF612E">
          <w:rPr>
            <w:rFonts w:ascii="Times New Roman" w:hAnsi="Times New Roman"/>
            <w:sz w:val="24"/>
            <w:szCs w:val="24"/>
          </w:rPr>
          <w:t xml:space="preserve">” </w:t>
        </w:r>
      </w:ins>
      <w:ins w:id="1070" w:author="Britt Collins" w:date="2021-09-30T14:58:00Z">
        <w:r w:rsidRPr="000B0CC8">
          <w:rPr>
            <w:rFonts w:ascii="Times New Roman" w:hAnsi="Times New Roman"/>
            <w:sz w:val="24"/>
            <w:szCs w:val="24"/>
          </w:rPr>
          <w:t>Bruce had been married twice. His first marriage was a juvenile fling</w:t>
        </w:r>
      </w:ins>
      <w:ins w:id="1071" w:author="Britt Collins" w:date="2021-10-01T13:25:00Z">
        <w:r w:rsidR="00BF612E">
          <w:rPr>
            <w:rFonts w:ascii="Times New Roman" w:hAnsi="Times New Roman"/>
            <w:sz w:val="24"/>
            <w:szCs w:val="24"/>
          </w:rPr>
          <w:t>.</w:t>
        </w:r>
      </w:ins>
      <w:ins w:id="1072" w:author="Britt Collins" w:date="2021-10-01T13:24:00Z">
        <w:r w:rsidR="00BF612E">
          <w:rPr>
            <w:rFonts w:ascii="Times New Roman" w:hAnsi="Times New Roman"/>
            <w:sz w:val="24"/>
            <w:szCs w:val="24"/>
          </w:rPr>
          <w:t xml:space="preserve"> </w:t>
        </w:r>
      </w:ins>
      <w:ins w:id="1073" w:author="Britt Collins" w:date="2021-10-01T13:25:00Z">
        <w:r w:rsidR="00BF612E">
          <w:rPr>
            <w:rFonts w:ascii="Times New Roman" w:hAnsi="Times New Roman"/>
            <w:sz w:val="24"/>
            <w:szCs w:val="24"/>
          </w:rPr>
          <w:t>H</w:t>
        </w:r>
      </w:ins>
      <w:ins w:id="1074" w:author="Britt Collins" w:date="2021-09-30T14:58:00Z">
        <w:r w:rsidRPr="000B0CC8">
          <w:rPr>
            <w:rFonts w:ascii="Times New Roman" w:hAnsi="Times New Roman"/>
            <w:sz w:val="24"/>
            <w:szCs w:val="24"/>
          </w:rPr>
          <w:t>is current wife was Tiffany, or Tiff as she was known to the masses</w:t>
        </w:r>
      </w:ins>
      <w:ins w:id="1075" w:author="Britt Collins" w:date="2021-10-01T13:25:00Z">
        <w:r w:rsidR="00BF612E">
          <w:rPr>
            <w:rFonts w:ascii="Times New Roman" w:hAnsi="Times New Roman"/>
            <w:sz w:val="24"/>
            <w:szCs w:val="24"/>
          </w:rPr>
          <w:t xml:space="preserve">, </w:t>
        </w:r>
      </w:ins>
      <w:ins w:id="1076" w:author="Britt Collins" w:date="2021-09-30T14:58:00Z">
        <w:r w:rsidRPr="000B0CC8">
          <w:rPr>
            <w:rFonts w:ascii="Times New Roman" w:hAnsi="Times New Roman"/>
            <w:sz w:val="24"/>
            <w:szCs w:val="24"/>
          </w:rPr>
          <w:t>was heavily pregnant with Bruce</w:t>
        </w:r>
      </w:ins>
      <w:ins w:id="1077" w:author="Britt Collins" w:date="2021-10-01T13:25:00Z">
        <w:r w:rsidR="00BF612E">
          <w:rPr>
            <w:rFonts w:ascii="Times New Roman" w:hAnsi="Times New Roman"/>
            <w:sz w:val="24"/>
            <w:szCs w:val="24"/>
          </w:rPr>
          <w:t>’</w:t>
        </w:r>
      </w:ins>
      <w:ins w:id="1078" w:author="Britt Collins" w:date="2021-09-30T14:58:00Z">
        <w:r w:rsidRPr="000B0CC8">
          <w:rPr>
            <w:rFonts w:ascii="Times New Roman" w:hAnsi="Times New Roman"/>
            <w:sz w:val="24"/>
            <w:szCs w:val="24"/>
          </w:rPr>
          <w:t>s son</w:t>
        </w:r>
      </w:ins>
      <w:ins w:id="1079" w:author="Britt Collins" w:date="2021-10-01T13:25:00Z">
        <w:r w:rsidR="00BF612E">
          <w:rPr>
            <w:rFonts w:ascii="Times New Roman" w:hAnsi="Times New Roman"/>
            <w:sz w:val="24"/>
            <w:szCs w:val="24"/>
          </w:rPr>
          <w:t>-</w:t>
        </w:r>
      </w:ins>
      <w:ins w:id="1080" w:author="Britt Collins" w:date="2021-09-30T14:58:00Z">
        <w:r w:rsidRPr="000B0CC8">
          <w:rPr>
            <w:rFonts w:ascii="Times New Roman" w:hAnsi="Times New Roman"/>
            <w:sz w:val="24"/>
            <w:szCs w:val="24"/>
          </w:rPr>
          <w:t>to</w:t>
        </w:r>
      </w:ins>
      <w:ins w:id="1081" w:author="Britt Collins" w:date="2021-10-01T13:25:00Z">
        <w:r w:rsidR="00BF612E">
          <w:rPr>
            <w:rFonts w:ascii="Times New Roman" w:hAnsi="Times New Roman"/>
            <w:sz w:val="24"/>
            <w:szCs w:val="24"/>
          </w:rPr>
          <w:t>-</w:t>
        </w:r>
      </w:ins>
      <w:ins w:id="1082" w:author="Britt Collins" w:date="2021-09-30T14:58:00Z">
        <w:r w:rsidRPr="000B0CC8">
          <w:rPr>
            <w:rFonts w:ascii="Times New Roman" w:hAnsi="Times New Roman"/>
            <w:sz w:val="24"/>
            <w:szCs w:val="24"/>
          </w:rPr>
          <w:t>be. She was an amazing lady. A personality akin to a rising sun: Bright, full of warmth and energetic.</w:t>
        </w:r>
      </w:ins>
    </w:p>
    <w:p w14:paraId="4A78D20F" w14:textId="77777777" w:rsidR="00BF612E" w:rsidRPr="000B0CC8" w:rsidRDefault="00BF612E">
      <w:pPr>
        <w:spacing w:after="10" w:line="480" w:lineRule="auto"/>
        <w:ind w:left="-5" w:right="15" w:firstLine="725"/>
        <w:rPr>
          <w:ins w:id="1083" w:author="Britt Collins" w:date="2021-09-30T14:58:00Z"/>
          <w:rFonts w:ascii="Times New Roman" w:hAnsi="Times New Roman"/>
          <w:sz w:val="24"/>
          <w:szCs w:val="24"/>
        </w:rPr>
        <w:pPrChange w:id="1084" w:author="Britt Collins" w:date="2021-10-01T13:24:00Z">
          <w:pPr>
            <w:ind w:left="-5" w:right="15"/>
          </w:pPr>
        </w:pPrChange>
      </w:pPr>
    </w:p>
    <w:p w14:paraId="443D9BDE" w14:textId="141ACE11" w:rsidR="006F31F6" w:rsidRPr="000B0CC8" w:rsidRDefault="00BF612E">
      <w:pPr>
        <w:spacing w:line="480" w:lineRule="auto"/>
        <w:ind w:left="-5" w:right="15"/>
        <w:rPr>
          <w:ins w:id="1085" w:author="Britt Collins" w:date="2021-09-30T14:58:00Z"/>
          <w:rFonts w:ascii="Times New Roman" w:hAnsi="Times New Roman"/>
          <w:sz w:val="24"/>
          <w:szCs w:val="24"/>
        </w:rPr>
        <w:pPrChange w:id="1086" w:author="Britt Collins" w:date="2021-09-30T15:06:00Z">
          <w:pPr>
            <w:ind w:left="-5" w:right="15"/>
          </w:pPr>
        </w:pPrChange>
      </w:pPr>
      <w:ins w:id="1087" w:author="Britt Collins" w:date="2021-10-01T13:26:00Z">
        <w:r>
          <w:rPr>
            <w:rFonts w:ascii="Times New Roman" w:hAnsi="Times New Roman"/>
            <w:sz w:val="24"/>
            <w:szCs w:val="24"/>
          </w:rPr>
          <w:t>Just as t</w:t>
        </w:r>
      </w:ins>
      <w:ins w:id="1088" w:author="Britt Collins" w:date="2021-09-30T14:58:00Z">
        <w:r w:rsidR="006F31F6" w:rsidRPr="000B0CC8">
          <w:rPr>
            <w:rFonts w:ascii="Times New Roman" w:hAnsi="Times New Roman"/>
            <w:sz w:val="24"/>
            <w:szCs w:val="24"/>
          </w:rPr>
          <w:t xml:space="preserve">he sun was slowly setting on Manly Wharf. Doug was finishing his second drink, a Bundy and Coke. He looked down at his large, ornate watch </w:t>
        </w:r>
      </w:ins>
      <w:ins w:id="1089" w:author="Britt Collins" w:date="2021-10-01T13:26:00Z">
        <w:r>
          <w:rPr>
            <w:rFonts w:ascii="Times New Roman" w:hAnsi="Times New Roman"/>
            <w:sz w:val="24"/>
            <w:szCs w:val="24"/>
          </w:rPr>
          <w:t>a little pan</w:t>
        </w:r>
      </w:ins>
      <w:ins w:id="1090" w:author="Britt Collins" w:date="2021-10-01T13:27:00Z">
        <w:r>
          <w:rPr>
            <w:rFonts w:ascii="Times New Roman" w:hAnsi="Times New Roman"/>
            <w:sz w:val="24"/>
            <w:szCs w:val="24"/>
          </w:rPr>
          <w:t>icked</w:t>
        </w:r>
      </w:ins>
      <w:ins w:id="1091" w:author="Britt Collins" w:date="2021-09-30T14:58:00Z">
        <w:r w:rsidR="006F31F6" w:rsidRPr="000B0CC8">
          <w:rPr>
            <w:rFonts w:ascii="Times New Roman" w:hAnsi="Times New Roman"/>
            <w:sz w:val="24"/>
            <w:szCs w:val="24"/>
          </w:rPr>
          <w:t xml:space="preserve">. He placed his empty glass down, raised his sunglasses and embraced Bruce. </w:t>
        </w:r>
      </w:ins>
      <w:ins w:id="1092" w:author="Britt Collins" w:date="2021-10-01T13:27:00Z">
        <w:r>
          <w:rPr>
            <w:rFonts w:ascii="Times New Roman" w:hAnsi="Times New Roman"/>
            <w:sz w:val="24"/>
            <w:szCs w:val="24"/>
          </w:rPr>
          <w:t>“</w:t>
        </w:r>
      </w:ins>
      <w:ins w:id="1093" w:author="Britt Collins" w:date="2021-09-30T14:58:00Z">
        <w:r w:rsidR="006F31F6" w:rsidRPr="000B0CC8">
          <w:rPr>
            <w:rFonts w:ascii="Times New Roman" w:hAnsi="Times New Roman"/>
            <w:sz w:val="24"/>
            <w:szCs w:val="24"/>
          </w:rPr>
          <w:t>See you bro, got to get home to the wifey.</w:t>
        </w:r>
      </w:ins>
      <w:ins w:id="1094" w:author="Britt Collins" w:date="2021-10-01T13:27:00Z">
        <w:r>
          <w:rPr>
            <w:rFonts w:ascii="Times New Roman" w:hAnsi="Times New Roman"/>
            <w:sz w:val="24"/>
            <w:szCs w:val="24"/>
          </w:rPr>
          <w:t>”</w:t>
        </w:r>
      </w:ins>
      <w:ins w:id="1095" w:author="Britt Collins" w:date="2021-09-30T14:58:00Z">
        <w:r w:rsidR="006F31F6" w:rsidRPr="000B0CC8">
          <w:rPr>
            <w:rFonts w:ascii="Times New Roman" w:hAnsi="Times New Roman"/>
            <w:sz w:val="24"/>
            <w:szCs w:val="24"/>
          </w:rPr>
          <w:t xml:space="preserve"> He returned his sunglasses to the bridge of his nose and adjusted his man bag around his lightly coloured pristine suit. Bruce checked his watch and mentioned that Glenn would be arriving soon. Bruce cast his eyes towards the sun setting on the horizon, above the sea. </w:t>
        </w:r>
      </w:ins>
      <w:ins w:id="1096" w:author="Britt Collins" w:date="2021-10-01T13:28:00Z">
        <w:r>
          <w:rPr>
            <w:rFonts w:ascii="Times New Roman" w:hAnsi="Times New Roman"/>
            <w:sz w:val="24"/>
            <w:szCs w:val="24"/>
          </w:rPr>
          <w:t>“</w:t>
        </w:r>
      </w:ins>
      <w:ins w:id="1097" w:author="Britt Collins" w:date="2021-09-30T14:58:00Z">
        <w:r w:rsidR="006F31F6" w:rsidRPr="000B0CC8">
          <w:rPr>
            <w:rFonts w:ascii="Times New Roman" w:hAnsi="Times New Roman"/>
            <w:sz w:val="24"/>
            <w:szCs w:val="24"/>
          </w:rPr>
          <w:t>Dave, Moby, have a look at that</w:t>
        </w:r>
      </w:ins>
      <w:ins w:id="1098" w:author="Britt Collins" w:date="2021-10-01T13:28:00Z">
        <w:r>
          <w:rPr>
            <w:rFonts w:ascii="Times New Roman" w:hAnsi="Times New Roman"/>
            <w:sz w:val="24"/>
            <w:szCs w:val="24"/>
          </w:rPr>
          <w:t>,”</w:t>
        </w:r>
      </w:ins>
      <w:ins w:id="1099" w:author="Britt Collins" w:date="2021-09-30T14:58:00Z">
        <w:r w:rsidR="006F31F6" w:rsidRPr="000B0CC8">
          <w:rPr>
            <w:rFonts w:ascii="Times New Roman" w:hAnsi="Times New Roman"/>
            <w:sz w:val="24"/>
            <w:szCs w:val="24"/>
          </w:rPr>
          <w:t xml:space="preserve"> he said. With an Aussie drawl that felt like it lasted minutes, he said, “Isn’t it beeeeee-youuuuutiful?”</w:t>
        </w:r>
      </w:ins>
    </w:p>
    <w:p w14:paraId="0A915DD5" w14:textId="074CB1DC" w:rsidR="006F31F6" w:rsidRPr="000B0CC8" w:rsidRDefault="006F31F6">
      <w:pPr>
        <w:spacing w:line="480" w:lineRule="auto"/>
        <w:ind w:left="-5" w:right="15" w:firstLine="725"/>
        <w:rPr>
          <w:ins w:id="1100" w:author="Britt Collins" w:date="2021-09-30T14:58:00Z"/>
          <w:rFonts w:ascii="Times New Roman" w:hAnsi="Times New Roman"/>
          <w:sz w:val="24"/>
          <w:szCs w:val="24"/>
        </w:rPr>
        <w:pPrChange w:id="1101" w:author="Britt Collins" w:date="2021-10-01T13:52:00Z">
          <w:pPr>
            <w:ind w:left="-5" w:right="15"/>
          </w:pPr>
        </w:pPrChange>
      </w:pPr>
      <w:ins w:id="1102" w:author="Britt Collins" w:date="2021-09-30T14:58:00Z">
        <w:r w:rsidRPr="000B0CC8">
          <w:rPr>
            <w:rFonts w:ascii="Times New Roman" w:hAnsi="Times New Roman"/>
            <w:sz w:val="24"/>
            <w:szCs w:val="24"/>
          </w:rPr>
          <w:t>Glenn eventually materialised. He had that high</w:t>
        </w:r>
      </w:ins>
      <w:ins w:id="1103" w:author="Britt Collins" w:date="2021-10-01T13:28:00Z">
        <w:r w:rsidR="00BF612E">
          <w:rPr>
            <w:rFonts w:ascii="Times New Roman" w:hAnsi="Times New Roman"/>
            <w:sz w:val="24"/>
            <w:szCs w:val="24"/>
          </w:rPr>
          <w:t>-</w:t>
        </w:r>
      </w:ins>
      <w:ins w:id="1104" w:author="Britt Collins" w:date="2021-09-30T14:58:00Z">
        <w:r w:rsidRPr="000B0CC8">
          <w:rPr>
            <w:rFonts w:ascii="Times New Roman" w:hAnsi="Times New Roman"/>
            <w:sz w:val="24"/>
            <w:szCs w:val="24"/>
          </w:rPr>
          <w:t>profile, fast</w:t>
        </w:r>
      </w:ins>
      <w:ins w:id="1105" w:author="Britt Collins" w:date="2021-10-01T13:28:00Z">
        <w:r w:rsidR="00BF612E">
          <w:rPr>
            <w:rFonts w:ascii="Times New Roman" w:hAnsi="Times New Roman"/>
            <w:sz w:val="24"/>
            <w:szCs w:val="24"/>
          </w:rPr>
          <w:t>-</w:t>
        </w:r>
      </w:ins>
      <w:ins w:id="1106" w:author="Britt Collins" w:date="2021-09-30T14:58:00Z">
        <w:r w:rsidRPr="000B0CC8">
          <w:rPr>
            <w:rFonts w:ascii="Times New Roman" w:hAnsi="Times New Roman"/>
            <w:sz w:val="24"/>
            <w:szCs w:val="24"/>
          </w:rPr>
          <w:t xml:space="preserve">cat passenger image: </w:t>
        </w:r>
      </w:ins>
      <w:ins w:id="1107" w:author="Britt Collins" w:date="2021-10-01T13:28:00Z">
        <w:r w:rsidR="00BF612E">
          <w:rPr>
            <w:rFonts w:ascii="Times New Roman" w:hAnsi="Times New Roman"/>
            <w:sz w:val="24"/>
            <w:szCs w:val="24"/>
          </w:rPr>
          <w:t>b</w:t>
        </w:r>
      </w:ins>
      <w:ins w:id="1108" w:author="Britt Collins" w:date="2021-09-30T14:58:00Z">
        <w:r w:rsidRPr="000B0CC8">
          <w:rPr>
            <w:rFonts w:ascii="Times New Roman" w:hAnsi="Times New Roman"/>
            <w:sz w:val="24"/>
            <w:szCs w:val="24"/>
          </w:rPr>
          <w:t xml:space="preserve">eautifully suited and booted. Glenn was terser than any other Aussie I had met so far. He appeared less open and less approachable. There were periods during the group conversation when Glenn pulled Bruce to one </w:t>
        </w:r>
        <w:r w:rsidRPr="000B0CC8">
          <w:rPr>
            <w:rFonts w:ascii="Times New Roman" w:hAnsi="Times New Roman"/>
            <w:sz w:val="24"/>
            <w:szCs w:val="24"/>
          </w:rPr>
          <w:lastRenderedPageBreak/>
          <w:t>side to chat in private. He didn’t stay for long. He had little reason to, given he didn’t drink. Closer to the truth, he wasn't allowed to. Bruce talked about Glenn as a Jekyll</w:t>
        </w:r>
      </w:ins>
      <w:ins w:id="1109" w:author="Britt Collins" w:date="2021-10-01T13:52:00Z">
        <w:r w:rsidR="00073A74">
          <w:rPr>
            <w:rFonts w:ascii="Times New Roman" w:hAnsi="Times New Roman"/>
            <w:sz w:val="24"/>
            <w:szCs w:val="24"/>
          </w:rPr>
          <w:t>-</w:t>
        </w:r>
      </w:ins>
      <w:ins w:id="1110" w:author="Britt Collins" w:date="2021-09-30T14:58:00Z">
        <w:r w:rsidRPr="000B0CC8">
          <w:rPr>
            <w:rFonts w:ascii="Times New Roman" w:hAnsi="Times New Roman"/>
            <w:sz w:val="24"/>
            <w:szCs w:val="24"/>
          </w:rPr>
          <w:t>and</w:t>
        </w:r>
      </w:ins>
      <w:ins w:id="1111" w:author="Britt Collins" w:date="2021-10-01T13:52:00Z">
        <w:r w:rsidR="00073A74">
          <w:rPr>
            <w:rFonts w:ascii="Times New Roman" w:hAnsi="Times New Roman"/>
            <w:sz w:val="24"/>
            <w:szCs w:val="24"/>
          </w:rPr>
          <w:t>-</w:t>
        </w:r>
      </w:ins>
      <w:ins w:id="1112" w:author="Britt Collins" w:date="2021-09-30T14:58:00Z">
        <w:r w:rsidRPr="000B0CC8">
          <w:rPr>
            <w:rFonts w:ascii="Times New Roman" w:hAnsi="Times New Roman"/>
            <w:sz w:val="24"/>
            <w:szCs w:val="24"/>
          </w:rPr>
          <w:t>Hyde</w:t>
        </w:r>
      </w:ins>
      <w:ins w:id="1113" w:author="Britt Collins" w:date="2021-10-01T13:52:00Z">
        <w:r w:rsidR="00073A74">
          <w:rPr>
            <w:rFonts w:ascii="Times New Roman" w:hAnsi="Times New Roman"/>
            <w:sz w:val="24"/>
            <w:szCs w:val="24"/>
          </w:rPr>
          <w:t>-</w:t>
        </w:r>
      </w:ins>
      <w:ins w:id="1114" w:author="Britt Collins" w:date="2021-09-30T14:58:00Z">
        <w:r w:rsidRPr="000B0CC8">
          <w:rPr>
            <w:rFonts w:ascii="Times New Roman" w:hAnsi="Times New Roman"/>
            <w:sz w:val="24"/>
            <w:szCs w:val="24"/>
          </w:rPr>
          <w:t xml:space="preserve">type of character. His Mr Hyde, also known as Stiffler (from </w:t>
        </w:r>
        <w:r w:rsidRPr="00073A74">
          <w:rPr>
            <w:rFonts w:ascii="Times New Roman" w:hAnsi="Times New Roman"/>
            <w:i/>
            <w:sz w:val="24"/>
            <w:szCs w:val="24"/>
            <w:rPrChange w:id="1115" w:author="Britt Collins" w:date="2021-10-01T13:52:00Z">
              <w:rPr>
                <w:rFonts w:ascii="Times New Roman" w:hAnsi="Times New Roman"/>
                <w:sz w:val="24"/>
                <w:szCs w:val="24"/>
              </w:rPr>
            </w:rPrChange>
          </w:rPr>
          <w:t>American Pie</w:t>
        </w:r>
        <w:r w:rsidRPr="000B0CC8">
          <w:rPr>
            <w:rFonts w:ascii="Times New Roman" w:hAnsi="Times New Roman"/>
            <w:sz w:val="24"/>
            <w:szCs w:val="24"/>
          </w:rPr>
          <w:t xml:space="preserve"> movie fame), reared his ugly head after he dr</w:t>
        </w:r>
      </w:ins>
      <w:ins w:id="1116" w:author="Britt Collins" w:date="2021-10-01T13:52:00Z">
        <w:r w:rsidR="00073A74">
          <w:rPr>
            <w:rFonts w:ascii="Times New Roman" w:hAnsi="Times New Roman"/>
            <w:sz w:val="24"/>
            <w:szCs w:val="24"/>
          </w:rPr>
          <w:t>a</w:t>
        </w:r>
      </w:ins>
      <w:ins w:id="1117" w:author="Britt Collins" w:date="2021-09-30T14:58:00Z">
        <w:r w:rsidRPr="000B0CC8">
          <w:rPr>
            <w:rFonts w:ascii="Times New Roman" w:hAnsi="Times New Roman"/>
            <w:sz w:val="24"/>
            <w:szCs w:val="24"/>
          </w:rPr>
          <w:t>nk. Andy, his girlfriend, kept Mr Hyde in check. She knew just how destructive drink was to Glenn’s health and their relationship.</w:t>
        </w:r>
      </w:ins>
    </w:p>
    <w:p w14:paraId="05C9611D" w14:textId="13176D6B" w:rsidR="006F31F6" w:rsidRPr="000B0CC8" w:rsidRDefault="006F31F6">
      <w:pPr>
        <w:spacing w:line="480" w:lineRule="auto"/>
        <w:ind w:left="-5" w:right="15" w:firstLine="725"/>
        <w:rPr>
          <w:ins w:id="1118" w:author="Britt Collins" w:date="2021-09-30T14:58:00Z"/>
          <w:rFonts w:ascii="Times New Roman" w:hAnsi="Times New Roman"/>
          <w:sz w:val="24"/>
          <w:szCs w:val="24"/>
        </w:rPr>
        <w:pPrChange w:id="1119" w:author="Britt Collins" w:date="2021-10-01T13:53:00Z">
          <w:pPr>
            <w:ind w:left="-5" w:right="15"/>
          </w:pPr>
        </w:pPrChange>
      </w:pPr>
      <w:ins w:id="1120" w:author="Britt Collins" w:date="2021-09-30T14:58:00Z">
        <w:r w:rsidRPr="000B0CC8">
          <w:rPr>
            <w:rFonts w:ascii="Times New Roman" w:hAnsi="Times New Roman"/>
            <w:sz w:val="24"/>
            <w:szCs w:val="24"/>
          </w:rPr>
          <w:t xml:space="preserve">Soon after Glenn left for home, Bruce began making excuses. He switched on his business personality and replayed Doug’s </w:t>
        </w:r>
      </w:ins>
      <w:ins w:id="1121" w:author="Britt Collins" w:date="2021-10-01T13:53:00Z">
        <w:r w:rsidR="00073A74">
          <w:rPr>
            <w:rFonts w:ascii="Times New Roman" w:hAnsi="Times New Roman"/>
            <w:sz w:val="24"/>
            <w:szCs w:val="24"/>
          </w:rPr>
          <w:t>“</w:t>
        </w:r>
      </w:ins>
      <w:ins w:id="1122" w:author="Britt Collins" w:date="2021-09-30T14:58:00Z">
        <w:r w:rsidRPr="000B0CC8">
          <w:rPr>
            <w:rFonts w:ascii="Times New Roman" w:hAnsi="Times New Roman"/>
            <w:sz w:val="24"/>
            <w:szCs w:val="24"/>
          </w:rPr>
          <w:t>I need to get home</w:t>
        </w:r>
      </w:ins>
      <w:ins w:id="1123" w:author="Britt Collins" w:date="2021-10-01T13:54:00Z">
        <w:r w:rsidR="00073A74">
          <w:rPr>
            <w:rFonts w:ascii="Times New Roman" w:hAnsi="Times New Roman"/>
            <w:sz w:val="24"/>
            <w:szCs w:val="24"/>
          </w:rPr>
          <w:t>”</w:t>
        </w:r>
      </w:ins>
      <w:ins w:id="1124" w:author="Britt Collins" w:date="2021-09-30T14:58:00Z">
        <w:r w:rsidRPr="000B0CC8">
          <w:rPr>
            <w:rFonts w:ascii="Times New Roman" w:hAnsi="Times New Roman"/>
            <w:sz w:val="24"/>
            <w:szCs w:val="24"/>
          </w:rPr>
          <w:t xml:space="preserve"> body language. </w:t>
        </w:r>
      </w:ins>
      <w:ins w:id="1125" w:author="Britt Collins" w:date="2021-10-01T13:54:00Z">
        <w:r w:rsidR="00073A74">
          <w:rPr>
            <w:rFonts w:ascii="Times New Roman" w:hAnsi="Times New Roman"/>
            <w:sz w:val="24"/>
            <w:szCs w:val="24"/>
          </w:rPr>
          <w:t>I</w:t>
        </w:r>
      </w:ins>
      <w:ins w:id="1126" w:author="Britt Collins" w:date="2021-09-30T14:58:00Z">
        <w:r w:rsidRPr="000B0CC8">
          <w:rPr>
            <w:rFonts w:ascii="Times New Roman" w:hAnsi="Times New Roman"/>
            <w:sz w:val="24"/>
            <w:szCs w:val="24"/>
          </w:rPr>
          <w:t>t was a good time to be heading back to the mainland</w:t>
        </w:r>
      </w:ins>
      <w:ins w:id="1127" w:author="Britt Collins" w:date="2021-10-01T13:54:00Z">
        <w:r w:rsidR="00073A74">
          <w:rPr>
            <w:rFonts w:ascii="Times New Roman" w:hAnsi="Times New Roman"/>
            <w:sz w:val="24"/>
            <w:szCs w:val="24"/>
          </w:rPr>
          <w:t>. We made it just in time to ca</w:t>
        </w:r>
      </w:ins>
      <w:ins w:id="1128" w:author="Britt Collins" w:date="2021-10-01T13:55:00Z">
        <w:r w:rsidR="00073A74">
          <w:rPr>
            <w:rFonts w:ascii="Times New Roman" w:hAnsi="Times New Roman"/>
            <w:sz w:val="24"/>
            <w:szCs w:val="24"/>
          </w:rPr>
          <w:t>tch</w:t>
        </w:r>
      </w:ins>
      <w:ins w:id="1129" w:author="Britt Collins" w:date="2021-09-30T14:58:00Z">
        <w:r w:rsidRPr="000B0CC8">
          <w:rPr>
            <w:rFonts w:ascii="Times New Roman" w:hAnsi="Times New Roman"/>
            <w:sz w:val="24"/>
            <w:szCs w:val="24"/>
          </w:rPr>
          <w:t xml:space="preserve"> the last ferry out of Manly to Circular Quay.</w:t>
        </w:r>
      </w:ins>
    </w:p>
    <w:p w14:paraId="54D1632F" w14:textId="77777777" w:rsidR="00073A74" w:rsidRDefault="00073A74">
      <w:pPr>
        <w:spacing w:line="480" w:lineRule="auto"/>
        <w:ind w:left="-5" w:right="15"/>
        <w:rPr>
          <w:ins w:id="1130" w:author="Britt Collins" w:date="2021-10-01T13:55:00Z"/>
          <w:rFonts w:ascii="Times New Roman" w:hAnsi="Times New Roman"/>
          <w:sz w:val="24"/>
          <w:szCs w:val="24"/>
        </w:rPr>
      </w:pPr>
    </w:p>
    <w:p w14:paraId="6F9BF722" w14:textId="1FAC645C" w:rsidR="00073A74" w:rsidRDefault="006F31F6">
      <w:pPr>
        <w:spacing w:line="480" w:lineRule="auto"/>
        <w:ind w:left="-5" w:right="15"/>
        <w:rPr>
          <w:ins w:id="1131" w:author="Britt Collins" w:date="2021-10-01T13:55:00Z"/>
          <w:rFonts w:ascii="Times New Roman" w:hAnsi="Times New Roman"/>
          <w:sz w:val="24"/>
          <w:szCs w:val="24"/>
        </w:rPr>
      </w:pPr>
      <w:ins w:id="1132" w:author="Britt Collins" w:date="2021-09-30T14:58:00Z">
        <w:r w:rsidRPr="000B0CC8">
          <w:rPr>
            <w:rFonts w:ascii="Times New Roman" w:hAnsi="Times New Roman"/>
            <w:sz w:val="24"/>
            <w:szCs w:val="24"/>
          </w:rPr>
          <w:t xml:space="preserve">The next morning, I arrived at the North Sydney office later than expected. I could see Bruce in his office. He looked preoccupied with his laptop, which he closed when he saw me arrive and quickly limped towards me. I never noticed the limp before. </w:t>
        </w:r>
      </w:ins>
    </w:p>
    <w:p w14:paraId="199F59DF" w14:textId="4CD06C56" w:rsidR="006F31F6" w:rsidRPr="000B0CC8" w:rsidRDefault="00073A74">
      <w:pPr>
        <w:spacing w:line="480" w:lineRule="auto"/>
        <w:ind w:left="-5" w:right="15" w:firstLine="725"/>
        <w:rPr>
          <w:ins w:id="1133" w:author="Britt Collins" w:date="2021-09-30T14:58:00Z"/>
          <w:rFonts w:ascii="Times New Roman" w:hAnsi="Times New Roman"/>
          <w:sz w:val="24"/>
          <w:szCs w:val="24"/>
        </w:rPr>
        <w:pPrChange w:id="1134" w:author="Britt Collins" w:date="2021-10-01T13:55:00Z">
          <w:pPr>
            <w:ind w:left="-5" w:right="15"/>
          </w:pPr>
        </w:pPrChange>
      </w:pPr>
      <w:ins w:id="1135" w:author="Britt Collins" w:date="2021-10-01T13:57:00Z">
        <w:r w:rsidRPr="00073A74">
          <w:rPr>
            <w:rFonts w:ascii="Times New Roman" w:hAnsi="Times New Roman"/>
            <w:b/>
            <w:sz w:val="24"/>
            <w:szCs w:val="24"/>
            <w:rPrChange w:id="1136" w:author="Britt Collins" w:date="2021-10-01T13:57:00Z">
              <w:rPr>
                <w:rFonts w:ascii="Times New Roman" w:hAnsi="Times New Roman"/>
                <w:sz w:val="24"/>
                <w:szCs w:val="24"/>
              </w:rPr>
            </w:rPrChange>
          </w:rPr>
          <w:t>NEEDS CLARITY. THE SCENE STARTS WITH THE MORNING AND NOW HE’S HOBBLING HOME?</w:t>
        </w:r>
        <w:r>
          <w:rPr>
            <w:rFonts w:ascii="Times New Roman" w:hAnsi="Times New Roman"/>
            <w:sz w:val="24"/>
            <w:szCs w:val="24"/>
          </w:rPr>
          <w:t xml:space="preserve"> </w:t>
        </w:r>
      </w:ins>
      <w:ins w:id="1137" w:author="Britt Collins" w:date="2021-09-30T14:58:00Z">
        <w:r w:rsidR="006F31F6" w:rsidRPr="000B0CC8">
          <w:rPr>
            <w:rFonts w:ascii="Times New Roman" w:hAnsi="Times New Roman"/>
            <w:sz w:val="24"/>
            <w:szCs w:val="24"/>
          </w:rPr>
          <w:t>Bruce winced</w:t>
        </w:r>
      </w:ins>
      <w:ins w:id="1138" w:author="Britt Collins" w:date="2021-10-01T13:56:00Z">
        <w:r>
          <w:rPr>
            <w:rFonts w:ascii="Times New Roman" w:hAnsi="Times New Roman"/>
            <w:sz w:val="24"/>
            <w:szCs w:val="24"/>
          </w:rPr>
          <w:t xml:space="preserve">. </w:t>
        </w:r>
      </w:ins>
      <w:ins w:id="1139" w:author="Britt Collins" w:date="2021-10-01T13:55:00Z">
        <w:r>
          <w:rPr>
            <w:rFonts w:ascii="Times New Roman" w:hAnsi="Times New Roman"/>
            <w:sz w:val="24"/>
            <w:szCs w:val="24"/>
          </w:rPr>
          <w:t>“</w:t>
        </w:r>
      </w:ins>
      <w:ins w:id="1140" w:author="Britt Collins" w:date="2021-10-01T13:56:00Z">
        <w:r>
          <w:rPr>
            <w:rFonts w:ascii="Times New Roman" w:hAnsi="Times New Roman"/>
            <w:sz w:val="24"/>
            <w:szCs w:val="24"/>
          </w:rPr>
          <w:t>B</w:t>
        </w:r>
      </w:ins>
      <w:ins w:id="1141" w:author="Britt Collins" w:date="2021-09-30T14:58:00Z">
        <w:r w:rsidR="006F31F6" w:rsidRPr="000B0CC8">
          <w:rPr>
            <w:rFonts w:ascii="Times New Roman" w:hAnsi="Times New Roman"/>
            <w:sz w:val="24"/>
            <w:szCs w:val="24"/>
          </w:rPr>
          <w:t>loody leg, I should get it looked at. Right, I’m late for a sales meeting. See you ladies later.</w:t>
        </w:r>
      </w:ins>
      <w:ins w:id="1142" w:author="Britt Collins" w:date="2021-10-01T13:56:00Z">
        <w:r>
          <w:rPr>
            <w:rFonts w:ascii="Times New Roman" w:hAnsi="Times New Roman"/>
            <w:sz w:val="24"/>
            <w:szCs w:val="24"/>
          </w:rPr>
          <w:t>”</w:t>
        </w:r>
      </w:ins>
      <w:ins w:id="1143" w:author="Britt Collins" w:date="2021-09-30T14:58:00Z">
        <w:r w:rsidR="006F31F6" w:rsidRPr="000B0CC8">
          <w:rPr>
            <w:rFonts w:ascii="Times New Roman" w:hAnsi="Times New Roman"/>
            <w:sz w:val="24"/>
            <w:szCs w:val="24"/>
          </w:rPr>
          <w:t xml:space="preserve"> As he continued to hurriedly hobble home, he said that Elliot, his second in command, would be arriving soon. I took the opportunity to organise myself. One thing on my mind, which should have been priority one, was finding a new home. I had never rented or house shared. It was only a week until my tenancy expired at the apartment.</w:t>
        </w:r>
      </w:ins>
    </w:p>
    <w:p w14:paraId="1132D778" w14:textId="685C8209" w:rsidR="002402C5" w:rsidRDefault="006F31F6">
      <w:pPr>
        <w:spacing w:line="480" w:lineRule="auto"/>
        <w:ind w:left="-5" w:right="15"/>
        <w:rPr>
          <w:ins w:id="1144" w:author="Britt Collins" w:date="2021-10-01T14:07:00Z"/>
          <w:rFonts w:ascii="Times New Roman" w:hAnsi="Times New Roman"/>
          <w:sz w:val="24"/>
          <w:szCs w:val="24"/>
        </w:rPr>
      </w:pPr>
      <w:ins w:id="1145" w:author="Britt Collins" w:date="2021-09-30T14:58:00Z">
        <w:r w:rsidRPr="000B0CC8">
          <w:rPr>
            <w:rFonts w:ascii="Times New Roman" w:hAnsi="Times New Roman"/>
            <w:sz w:val="24"/>
            <w:szCs w:val="24"/>
          </w:rPr>
          <w:t>The office door opened, and Elliot appeared. He was lanky</w:t>
        </w:r>
      </w:ins>
      <w:ins w:id="1146" w:author="Britt Collins" w:date="2021-10-01T14:05:00Z">
        <w:r w:rsidR="005C4387">
          <w:rPr>
            <w:rFonts w:ascii="Times New Roman" w:hAnsi="Times New Roman"/>
            <w:sz w:val="24"/>
            <w:szCs w:val="24"/>
          </w:rPr>
          <w:t xml:space="preserve"> and</w:t>
        </w:r>
      </w:ins>
      <w:ins w:id="1147" w:author="Britt Collins" w:date="2021-09-30T14:58:00Z">
        <w:r w:rsidRPr="000B0CC8">
          <w:rPr>
            <w:rFonts w:ascii="Times New Roman" w:hAnsi="Times New Roman"/>
            <w:sz w:val="24"/>
            <w:szCs w:val="24"/>
          </w:rPr>
          <w:t xml:space="preserve"> looked a good 10 years younger than his 30</w:t>
        </w:r>
      </w:ins>
      <w:ins w:id="1148" w:author="Britt Collins" w:date="2021-10-01T14:00:00Z">
        <w:r w:rsidR="005C4387">
          <w:rPr>
            <w:rFonts w:ascii="Times New Roman" w:hAnsi="Times New Roman"/>
            <w:sz w:val="24"/>
            <w:szCs w:val="24"/>
          </w:rPr>
          <w:t>-</w:t>
        </w:r>
      </w:ins>
      <w:ins w:id="1149" w:author="Britt Collins" w:date="2021-09-30T14:58:00Z">
        <w:r w:rsidRPr="000B0CC8">
          <w:rPr>
            <w:rFonts w:ascii="Times New Roman" w:hAnsi="Times New Roman"/>
            <w:sz w:val="24"/>
            <w:szCs w:val="24"/>
          </w:rPr>
          <w:t>something age. He had a</w:t>
        </w:r>
      </w:ins>
      <w:ins w:id="1150" w:author="Britt Collins" w:date="2021-10-01T14:00:00Z">
        <w:r w:rsidR="005C4387">
          <w:rPr>
            <w:rFonts w:ascii="Times New Roman" w:hAnsi="Times New Roman"/>
            <w:sz w:val="24"/>
            <w:szCs w:val="24"/>
          </w:rPr>
          <w:t xml:space="preserve"> joyful</w:t>
        </w:r>
      </w:ins>
      <w:ins w:id="1151" w:author="Britt Collins" w:date="2021-09-30T14:58:00Z">
        <w:r w:rsidRPr="000B0CC8">
          <w:rPr>
            <w:rFonts w:ascii="Times New Roman" w:hAnsi="Times New Roman"/>
            <w:sz w:val="24"/>
            <w:szCs w:val="24"/>
          </w:rPr>
          <w:t xml:space="preserve"> expression</w:t>
        </w:r>
      </w:ins>
      <w:ins w:id="1152" w:author="Britt Collins" w:date="2021-10-01T14:05:00Z">
        <w:r w:rsidR="005C4387">
          <w:rPr>
            <w:rFonts w:ascii="Times New Roman" w:hAnsi="Times New Roman"/>
            <w:sz w:val="24"/>
            <w:szCs w:val="24"/>
          </w:rPr>
          <w:t xml:space="preserve">, with </w:t>
        </w:r>
        <w:r w:rsidR="005C4387" w:rsidRPr="000B0CC8">
          <w:rPr>
            <w:rFonts w:ascii="Times New Roman" w:hAnsi="Times New Roman"/>
            <w:sz w:val="24"/>
            <w:szCs w:val="24"/>
          </w:rPr>
          <w:t>intense</w:t>
        </w:r>
      </w:ins>
      <w:ins w:id="1153" w:author="Britt Collins" w:date="2021-10-01T14:06:00Z">
        <w:r w:rsidR="005C4387">
          <w:rPr>
            <w:rFonts w:ascii="Times New Roman" w:hAnsi="Times New Roman"/>
            <w:sz w:val="24"/>
            <w:szCs w:val="24"/>
          </w:rPr>
          <w:t xml:space="preserve"> eyes and a</w:t>
        </w:r>
      </w:ins>
      <w:ins w:id="1154" w:author="Britt Collins" w:date="2021-10-01T14:05:00Z">
        <w:r w:rsidR="005C4387" w:rsidRPr="000B0CC8">
          <w:rPr>
            <w:rFonts w:ascii="Times New Roman" w:hAnsi="Times New Roman"/>
            <w:sz w:val="24"/>
            <w:szCs w:val="24"/>
          </w:rPr>
          <w:t xml:space="preserve"> kind smile</w:t>
        </w:r>
      </w:ins>
      <w:ins w:id="1155" w:author="Britt Collins" w:date="2021-09-30T14:58:00Z">
        <w:r w:rsidRPr="000B0CC8">
          <w:rPr>
            <w:rFonts w:ascii="Times New Roman" w:hAnsi="Times New Roman"/>
            <w:sz w:val="24"/>
            <w:szCs w:val="24"/>
          </w:rPr>
          <w:t xml:space="preserve">. </w:t>
        </w:r>
      </w:ins>
      <w:ins w:id="1156" w:author="Britt Collins" w:date="2021-10-01T14:00:00Z">
        <w:r w:rsidR="005C4387" w:rsidRPr="005C4387">
          <w:rPr>
            <w:rFonts w:ascii="Times New Roman" w:hAnsi="Times New Roman"/>
            <w:b/>
            <w:sz w:val="24"/>
            <w:szCs w:val="24"/>
            <w:rPrChange w:id="1157" w:author="Britt Collins" w:date="2021-10-01T14:01:00Z">
              <w:rPr>
                <w:rFonts w:ascii="Times New Roman" w:hAnsi="Times New Roman"/>
                <w:sz w:val="24"/>
                <w:szCs w:val="24"/>
              </w:rPr>
            </w:rPrChange>
          </w:rPr>
          <w:t>A</w:t>
        </w:r>
      </w:ins>
      <w:ins w:id="1158" w:author="Britt Collins" w:date="2021-10-04T09:40:00Z">
        <w:r w:rsidR="00AC5D65">
          <w:rPr>
            <w:rFonts w:ascii="Times New Roman" w:hAnsi="Times New Roman"/>
            <w:b/>
            <w:sz w:val="24"/>
            <w:szCs w:val="24"/>
          </w:rPr>
          <w:t>GAIN A</w:t>
        </w:r>
      </w:ins>
      <w:ins w:id="1159" w:author="Britt Collins" w:date="2021-10-01T14:00:00Z">
        <w:r w:rsidR="005C4387" w:rsidRPr="005C4387">
          <w:rPr>
            <w:rFonts w:ascii="Times New Roman" w:hAnsi="Times New Roman"/>
            <w:b/>
            <w:sz w:val="24"/>
            <w:szCs w:val="24"/>
            <w:rPrChange w:id="1160" w:author="Britt Collins" w:date="2021-10-01T14:01:00Z">
              <w:rPr>
                <w:rFonts w:ascii="Times New Roman" w:hAnsi="Times New Roman"/>
                <w:sz w:val="24"/>
                <w:szCs w:val="24"/>
              </w:rPr>
            </w:rPrChange>
          </w:rPr>
          <w:t>VOID CLICHES LIKE LIGHTING UP A ROOM</w:t>
        </w:r>
        <w:r w:rsidR="005C4387">
          <w:rPr>
            <w:rFonts w:ascii="Times New Roman" w:hAnsi="Times New Roman"/>
            <w:sz w:val="24"/>
            <w:szCs w:val="24"/>
          </w:rPr>
          <w:t xml:space="preserve">. </w:t>
        </w:r>
      </w:ins>
    </w:p>
    <w:p w14:paraId="5EF82AAA" w14:textId="77777777" w:rsidR="002402C5" w:rsidRDefault="005C4387" w:rsidP="002402C5">
      <w:pPr>
        <w:spacing w:line="480" w:lineRule="auto"/>
        <w:ind w:left="-5" w:right="15" w:firstLine="725"/>
        <w:rPr>
          <w:ins w:id="1161" w:author="Britt Collins" w:date="2021-10-01T14:08:00Z"/>
          <w:rFonts w:ascii="Times New Roman" w:hAnsi="Times New Roman"/>
          <w:sz w:val="24"/>
          <w:szCs w:val="24"/>
        </w:rPr>
      </w:pPr>
      <w:ins w:id="1162" w:author="Britt Collins" w:date="2021-10-01T14:04:00Z">
        <w:r>
          <w:rPr>
            <w:rFonts w:ascii="Times New Roman" w:hAnsi="Times New Roman"/>
            <w:sz w:val="24"/>
            <w:szCs w:val="24"/>
          </w:rPr>
          <w:t>“I’m</w:t>
        </w:r>
      </w:ins>
      <w:ins w:id="1163" w:author="Britt Collins" w:date="2021-09-30T14:58:00Z">
        <w:r w:rsidR="006F31F6" w:rsidRPr="000B0CC8">
          <w:rPr>
            <w:rFonts w:ascii="Times New Roman" w:hAnsi="Times New Roman"/>
            <w:sz w:val="24"/>
            <w:szCs w:val="24"/>
          </w:rPr>
          <w:t xml:space="preserve"> working alongside Bruce to drum up business in Sydney</w:t>
        </w:r>
      </w:ins>
      <w:ins w:id="1164" w:author="Britt Collins" w:date="2021-10-01T14:08:00Z">
        <w:r w:rsidR="002402C5">
          <w:rPr>
            <w:rFonts w:ascii="Times New Roman" w:hAnsi="Times New Roman"/>
            <w:sz w:val="24"/>
            <w:szCs w:val="24"/>
          </w:rPr>
          <w:t>,” he said, after introducing himself as</w:t>
        </w:r>
        <w:r w:rsidR="002402C5" w:rsidRPr="000B0CC8">
          <w:rPr>
            <w:rFonts w:ascii="Times New Roman" w:hAnsi="Times New Roman"/>
            <w:sz w:val="24"/>
            <w:szCs w:val="24"/>
          </w:rPr>
          <w:t xml:space="preserve"> Elliot Caldwell</w:t>
        </w:r>
        <w:r w:rsidR="002402C5">
          <w:rPr>
            <w:rFonts w:ascii="Times New Roman" w:hAnsi="Times New Roman"/>
            <w:sz w:val="24"/>
            <w:szCs w:val="24"/>
          </w:rPr>
          <w:t xml:space="preserve">. </w:t>
        </w:r>
      </w:ins>
      <w:ins w:id="1165" w:author="Britt Collins" w:date="2021-10-01T14:07:00Z">
        <w:r>
          <w:rPr>
            <w:rFonts w:ascii="Times New Roman" w:hAnsi="Times New Roman"/>
            <w:sz w:val="24"/>
            <w:szCs w:val="24"/>
          </w:rPr>
          <w:t>W</w:t>
        </w:r>
      </w:ins>
      <w:ins w:id="1166" w:author="Britt Collins" w:date="2021-09-30T14:58:00Z">
        <w:r w:rsidR="006F31F6" w:rsidRPr="000B0CC8">
          <w:rPr>
            <w:rFonts w:ascii="Times New Roman" w:hAnsi="Times New Roman"/>
            <w:sz w:val="24"/>
            <w:szCs w:val="24"/>
          </w:rPr>
          <w:t xml:space="preserve">e’ve got you signed up for an initial </w:t>
        </w:r>
      </w:ins>
      <w:ins w:id="1167" w:author="Britt Collins" w:date="2021-10-01T14:07:00Z">
        <w:r>
          <w:rPr>
            <w:rFonts w:ascii="Times New Roman" w:hAnsi="Times New Roman"/>
            <w:sz w:val="24"/>
            <w:szCs w:val="24"/>
          </w:rPr>
          <w:t>tw</w:t>
        </w:r>
      </w:ins>
      <w:ins w:id="1168" w:author="Britt Collins" w:date="2021-10-01T14:08:00Z">
        <w:r w:rsidR="002402C5">
          <w:rPr>
            <w:rFonts w:ascii="Times New Roman" w:hAnsi="Times New Roman"/>
            <w:sz w:val="24"/>
            <w:szCs w:val="24"/>
          </w:rPr>
          <w:t>o</w:t>
        </w:r>
      </w:ins>
      <w:ins w:id="1169" w:author="Britt Collins" w:date="2021-09-30T14:58:00Z">
        <w:r w:rsidR="006F31F6" w:rsidRPr="000B0CC8">
          <w:rPr>
            <w:rFonts w:ascii="Times New Roman" w:hAnsi="Times New Roman"/>
            <w:sz w:val="24"/>
            <w:szCs w:val="24"/>
          </w:rPr>
          <w:t xml:space="preserve"> weeks of proof</w:t>
        </w:r>
      </w:ins>
      <w:ins w:id="1170" w:author="Britt Collins" w:date="2021-10-01T14:08:00Z">
        <w:r w:rsidR="002402C5">
          <w:rPr>
            <w:rFonts w:ascii="Times New Roman" w:hAnsi="Times New Roman"/>
            <w:sz w:val="24"/>
            <w:szCs w:val="24"/>
          </w:rPr>
          <w:t>-</w:t>
        </w:r>
      </w:ins>
      <w:ins w:id="1171" w:author="Britt Collins" w:date="2021-09-30T14:58:00Z">
        <w:r w:rsidR="006F31F6" w:rsidRPr="000B0CC8">
          <w:rPr>
            <w:rFonts w:ascii="Times New Roman" w:hAnsi="Times New Roman"/>
            <w:sz w:val="24"/>
            <w:szCs w:val="24"/>
          </w:rPr>
          <w:t>of</w:t>
        </w:r>
      </w:ins>
      <w:ins w:id="1172" w:author="Britt Collins" w:date="2021-10-01T14:08:00Z">
        <w:r w:rsidR="002402C5">
          <w:rPr>
            <w:rFonts w:ascii="Times New Roman" w:hAnsi="Times New Roman"/>
            <w:sz w:val="24"/>
            <w:szCs w:val="24"/>
          </w:rPr>
          <w:t>-</w:t>
        </w:r>
      </w:ins>
      <w:ins w:id="1173" w:author="Britt Collins" w:date="2021-09-30T14:58:00Z">
        <w:r w:rsidR="006F31F6" w:rsidRPr="000B0CC8">
          <w:rPr>
            <w:rFonts w:ascii="Times New Roman" w:hAnsi="Times New Roman"/>
            <w:sz w:val="24"/>
            <w:szCs w:val="24"/>
          </w:rPr>
          <w:t>concept work. That will naturally be extended. With Cuong’s support we’ll get the test automation framework ported over as quick as. Have you had a coffee?</w:t>
        </w:r>
      </w:ins>
      <w:ins w:id="1174" w:author="Britt Collins" w:date="2021-10-01T14:08:00Z">
        <w:r w:rsidR="002402C5">
          <w:rPr>
            <w:rFonts w:ascii="Times New Roman" w:hAnsi="Times New Roman"/>
            <w:sz w:val="24"/>
            <w:szCs w:val="24"/>
          </w:rPr>
          <w:t>”</w:t>
        </w:r>
      </w:ins>
    </w:p>
    <w:p w14:paraId="51577B59" w14:textId="32F23AC4" w:rsidR="002402C5" w:rsidRDefault="006F31F6" w:rsidP="002402C5">
      <w:pPr>
        <w:spacing w:line="480" w:lineRule="auto"/>
        <w:ind w:left="-5" w:right="15" w:firstLine="725"/>
        <w:rPr>
          <w:ins w:id="1175" w:author="Britt Collins" w:date="2021-10-01T14:09:00Z"/>
          <w:rFonts w:ascii="Times New Roman" w:hAnsi="Times New Roman"/>
          <w:sz w:val="24"/>
          <w:szCs w:val="24"/>
        </w:rPr>
      </w:pPr>
      <w:ins w:id="1176" w:author="Britt Collins" w:date="2021-09-30T14:58:00Z">
        <w:r w:rsidRPr="000B0CC8">
          <w:rPr>
            <w:rFonts w:ascii="Times New Roman" w:hAnsi="Times New Roman"/>
            <w:sz w:val="24"/>
            <w:szCs w:val="24"/>
          </w:rPr>
          <w:lastRenderedPageBreak/>
          <w:t xml:space="preserve"> </w:t>
        </w:r>
      </w:ins>
      <w:ins w:id="1177" w:author="Britt Collins" w:date="2021-10-01T14:08:00Z">
        <w:r w:rsidR="002402C5">
          <w:rPr>
            <w:rFonts w:ascii="Times New Roman" w:hAnsi="Times New Roman"/>
            <w:sz w:val="24"/>
            <w:szCs w:val="24"/>
          </w:rPr>
          <w:t>“</w:t>
        </w:r>
      </w:ins>
      <w:ins w:id="1178" w:author="Britt Collins" w:date="2021-09-30T14:58:00Z">
        <w:r w:rsidRPr="000B0CC8">
          <w:rPr>
            <w:rFonts w:ascii="Times New Roman" w:hAnsi="Times New Roman"/>
            <w:sz w:val="24"/>
            <w:szCs w:val="24"/>
          </w:rPr>
          <w:t>No</w:t>
        </w:r>
      </w:ins>
      <w:ins w:id="1179" w:author="Britt Collins" w:date="2021-10-01T14:08:00Z">
        <w:r w:rsidR="002402C5">
          <w:rPr>
            <w:rFonts w:ascii="Times New Roman" w:hAnsi="Times New Roman"/>
            <w:sz w:val="24"/>
            <w:szCs w:val="24"/>
          </w:rPr>
          <w:t>,</w:t>
        </w:r>
      </w:ins>
      <w:ins w:id="1180" w:author="Britt Collins" w:date="2021-10-01T14:09:00Z">
        <w:r w:rsidR="002402C5">
          <w:rPr>
            <w:rFonts w:ascii="Times New Roman" w:hAnsi="Times New Roman"/>
            <w:sz w:val="24"/>
            <w:szCs w:val="24"/>
          </w:rPr>
          <w:t>”</w:t>
        </w:r>
      </w:ins>
      <w:ins w:id="1181" w:author="Britt Collins" w:date="2021-09-30T14:58:00Z">
        <w:r w:rsidRPr="000B0CC8">
          <w:rPr>
            <w:rFonts w:ascii="Times New Roman" w:hAnsi="Times New Roman"/>
            <w:sz w:val="24"/>
            <w:szCs w:val="24"/>
          </w:rPr>
          <w:t xml:space="preserve"> I replied</w:t>
        </w:r>
      </w:ins>
      <w:ins w:id="1182" w:author="Britt Collins" w:date="2021-10-01T14:10:00Z">
        <w:r w:rsidR="002402C5">
          <w:rPr>
            <w:rFonts w:ascii="Times New Roman" w:hAnsi="Times New Roman"/>
            <w:sz w:val="24"/>
            <w:szCs w:val="24"/>
          </w:rPr>
          <w:t xml:space="preserve"> cheerily</w:t>
        </w:r>
      </w:ins>
      <w:ins w:id="1183" w:author="Britt Collins" w:date="2021-09-30T14:58:00Z">
        <w:r w:rsidRPr="000B0CC8">
          <w:rPr>
            <w:rFonts w:ascii="Times New Roman" w:hAnsi="Times New Roman"/>
            <w:sz w:val="24"/>
            <w:szCs w:val="24"/>
          </w:rPr>
          <w:t xml:space="preserve">. </w:t>
        </w:r>
      </w:ins>
    </w:p>
    <w:p w14:paraId="11478CAB" w14:textId="11C53744" w:rsidR="006F31F6" w:rsidRPr="000B0CC8" w:rsidRDefault="002402C5">
      <w:pPr>
        <w:spacing w:line="480" w:lineRule="auto"/>
        <w:ind w:left="-5" w:right="15" w:firstLine="725"/>
        <w:rPr>
          <w:ins w:id="1184" w:author="Britt Collins" w:date="2021-09-30T14:58:00Z"/>
          <w:rFonts w:ascii="Times New Roman" w:hAnsi="Times New Roman"/>
          <w:sz w:val="24"/>
          <w:szCs w:val="24"/>
        </w:rPr>
        <w:pPrChange w:id="1185" w:author="Britt Collins" w:date="2021-10-01T14:07:00Z">
          <w:pPr>
            <w:ind w:left="-5" w:right="15"/>
          </w:pPr>
        </w:pPrChange>
      </w:pPr>
      <w:ins w:id="1186" w:author="Britt Collins" w:date="2021-10-01T14:09:00Z">
        <w:r>
          <w:rPr>
            <w:rFonts w:ascii="Times New Roman" w:hAnsi="Times New Roman"/>
            <w:sz w:val="24"/>
            <w:szCs w:val="24"/>
          </w:rPr>
          <w:t>“</w:t>
        </w:r>
      </w:ins>
      <w:ins w:id="1187" w:author="Britt Collins" w:date="2021-09-30T14:58:00Z">
        <w:r w:rsidR="006F31F6" w:rsidRPr="000B0CC8">
          <w:rPr>
            <w:rFonts w:ascii="Times New Roman" w:hAnsi="Times New Roman"/>
            <w:sz w:val="24"/>
            <w:szCs w:val="24"/>
          </w:rPr>
          <w:t>I just need to read a few emails. We should head to the coffeeshop around the corner. There they sell proper coffee</w:t>
        </w:r>
      </w:ins>
      <w:ins w:id="1188" w:author="Britt Collins" w:date="2021-10-01T14:09:00Z">
        <w:r>
          <w:rPr>
            <w:rFonts w:ascii="Times New Roman" w:hAnsi="Times New Roman"/>
            <w:sz w:val="24"/>
            <w:szCs w:val="24"/>
          </w:rPr>
          <w:t>s</w:t>
        </w:r>
      </w:ins>
      <w:ins w:id="1189" w:author="Britt Collins" w:date="2021-09-30T14:58:00Z">
        <w:r w:rsidR="006F31F6" w:rsidRPr="000B0CC8">
          <w:rPr>
            <w:rFonts w:ascii="Times New Roman" w:hAnsi="Times New Roman"/>
            <w:sz w:val="24"/>
            <w:szCs w:val="24"/>
          </w:rPr>
          <w:t>. It</w:t>
        </w:r>
      </w:ins>
      <w:ins w:id="1190" w:author="Britt Collins" w:date="2021-10-01T14:09:00Z">
        <w:r>
          <w:rPr>
            <w:rFonts w:ascii="Times New Roman" w:hAnsi="Times New Roman"/>
            <w:sz w:val="24"/>
            <w:szCs w:val="24"/>
          </w:rPr>
          <w:t>’</w:t>
        </w:r>
      </w:ins>
      <w:ins w:id="1191" w:author="Britt Collins" w:date="2021-09-30T14:58:00Z">
        <w:r w:rsidR="006F31F6" w:rsidRPr="000B0CC8">
          <w:rPr>
            <w:rFonts w:ascii="Times New Roman" w:hAnsi="Times New Roman"/>
            <w:sz w:val="24"/>
            <w:szCs w:val="24"/>
          </w:rPr>
          <w:t>s heaps better than this Nespresso rubbish.</w:t>
        </w:r>
      </w:ins>
      <w:ins w:id="1192" w:author="Britt Collins" w:date="2021-10-01T14:09:00Z">
        <w:r>
          <w:rPr>
            <w:rFonts w:ascii="Times New Roman" w:hAnsi="Times New Roman"/>
            <w:sz w:val="24"/>
            <w:szCs w:val="24"/>
          </w:rPr>
          <w:t xml:space="preserve">” </w:t>
        </w:r>
      </w:ins>
      <w:ins w:id="1193" w:author="Britt Collins" w:date="2021-09-30T14:58:00Z">
        <w:r w:rsidR="006F31F6" w:rsidRPr="000B0CC8">
          <w:rPr>
            <w:rFonts w:ascii="Times New Roman" w:hAnsi="Times New Roman"/>
            <w:sz w:val="24"/>
            <w:szCs w:val="24"/>
          </w:rPr>
          <w:t xml:space="preserve">Elliot loved his </w:t>
        </w:r>
      </w:ins>
      <w:ins w:id="1194" w:author="Britt Collins" w:date="2021-10-01T14:09:00Z">
        <w:r>
          <w:rPr>
            <w:rFonts w:ascii="Times New Roman" w:hAnsi="Times New Roman"/>
            <w:sz w:val="24"/>
            <w:szCs w:val="24"/>
          </w:rPr>
          <w:t>“</w:t>
        </w:r>
      </w:ins>
      <w:ins w:id="1195" w:author="Britt Collins" w:date="2021-09-30T14:58:00Z">
        <w:r w:rsidR="006F31F6" w:rsidRPr="000B0CC8">
          <w:rPr>
            <w:rFonts w:ascii="Times New Roman" w:hAnsi="Times New Roman"/>
            <w:sz w:val="24"/>
            <w:szCs w:val="24"/>
          </w:rPr>
          <w:t>proper coffees</w:t>
        </w:r>
      </w:ins>
      <w:ins w:id="1196" w:author="Britt Collins" w:date="2021-10-01T14:10:00Z">
        <w:r>
          <w:rPr>
            <w:rFonts w:ascii="Times New Roman" w:hAnsi="Times New Roman"/>
            <w:sz w:val="24"/>
            <w:szCs w:val="24"/>
          </w:rPr>
          <w:t>”</w:t>
        </w:r>
      </w:ins>
      <w:ins w:id="1197" w:author="Britt Collins" w:date="2021-09-30T14:58:00Z">
        <w:r w:rsidR="006F31F6" w:rsidRPr="000B0CC8">
          <w:rPr>
            <w:rFonts w:ascii="Times New Roman" w:hAnsi="Times New Roman"/>
            <w:sz w:val="24"/>
            <w:szCs w:val="24"/>
          </w:rPr>
          <w:t>, a term which would soon become part of my daily lexicon.</w:t>
        </w:r>
      </w:ins>
    </w:p>
    <w:p w14:paraId="66B40981" w14:textId="77777777" w:rsidR="00BB1C86" w:rsidRDefault="006F31F6" w:rsidP="002402C5">
      <w:pPr>
        <w:spacing w:line="480" w:lineRule="auto"/>
        <w:ind w:left="-5" w:right="15" w:firstLine="725"/>
        <w:rPr>
          <w:ins w:id="1198" w:author="Britt Collins" w:date="2021-10-01T14:21:00Z"/>
          <w:rFonts w:ascii="Times New Roman" w:hAnsi="Times New Roman"/>
          <w:sz w:val="24"/>
          <w:szCs w:val="24"/>
        </w:rPr>
      </w:pPr>
      <w:ins w:id="1199" w:author="Britt Collins" w:date="2021-09-30T14:58:00Z">
        <w:r w:rsidRPr="000B0CC8">
          <w:rPr>
            <w:rFonts w:ascii="Times New Roman" w:hAnsi="Times New Roman"/>
            <w:sz w:val="24"/>
            <w:szCs w:val="24"/>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of my day-to-day life. </w:t>
        </w:r>
      </w:ins>
      <w:ins w:id="1200" w:author="Britt Collins" w:date="2021-10-01T14:21:00Z">
        <w:r w:rsidR="00BB1C86">
          <w:rPr>
            <w:rFonts w:ascii="Times New Roman" w:hAnsi="Times New Roman"/>
            <w:sz w:val="24"/>
            <w:szCs w:val="24"/>
          </w:rPr>
          <w:t>“</w:t>
        </w:r>
      </w:ins>
      <w:ins w:id="1201" w:author="Britt Collins" w:date="2021-09-30T14:58:00Z">
        <w:r w:rsidRPr="000B0CC8">
          <w:rPr>
            <w:rFonts w:ascii="Times New Roman" w:hAnsi="Times New Roman"/>
            <w:sz w:val="24"/>
            <w:szCs w:val="24"/>
          </w:rPr>
          <w:t>Having a coffee</w:t>
        </w:r>
      </w:ins>
      <w:ins w:id="1202" w:author="Britt Collins" w:date="2021-10-01T14:21:00Z">
        <w:r w:rsidR="00BB1C86">
          <w:rPr>
            <w:rFonts w:ascii="Times New Roman" w:hAnsi="Times New Roman"/>
            <w:sz w:val="24"/>
            <w:szCs w:val="24"/>
          </w:rPr>
          <w:t>”</w:t>
        </w:r>
      </w:ins>
      <w:ins w:id="1203" w:author="Britt Collins" w:date="2021-09-30T14:58:00Z">
        <w:r w:rsidRPr="000B0CC8">
          <w:rPr>
            <w:rFonts w:ascii="Times New Roman" w:hAnsi="Times New Roman"/>
            <w:sz w:val="24"/>
            <w:szCs w:val="24"/>
          </w:rPr>
          <w:t xml:space="preserve"> was an acceptable excuse to have a long break and a chat. Elliot was a master in the art of appearing busy</w:t>
        </w:r>
      </w:ins>
      <w:ins w:id="1204" w:author="Britt Collins" w:date="2021-10-01T14:21:00Z">
        <w:r w:rsidR="00BB1C86">
          <w:rPr>
            <w:rFonts w:ascii="Times New Roman" w:hAnsi="Times New Roman"/>
            <w:sz w:val="24"/>
            <w:szCs w:val="24"/>
          </w:rPr>
          <w:t xml:space="preserve"> as well as</w:t>
        </w:r>
      </w:ins>
      <w:ins w:id="1205" w:author="Britt Collins" w:date="2021-09-30T14:58:00Z">
        <w:r w:rsidRPr="000B0CC8">
          <w:rPr>
            <w:rFonts w:ascii="Times New Roman" w:hAnsi="Times New Roman"/>
            <w:sz w:val="24"/>
            <w:szCs w:val="24"/>
          </w:rPr>
          <w:t xml:space="preserve"> public speaking. Whatever he said was impactful. </w:t>
        </w:r>
      </w:ins>
    </w:p>
    <w:p w14:paraId="00EC28A2" w14:textId="312582B1" w:rsidR="006F31F6" w:rsidRPr="000B0CC8" w:rsidRDefault="006F31F6">
      <w:pPr>
        <w:spacing w:line="480" w:lineRule="auto"/>
        <w:ind w:left="-5" w:right="15" w:firstLine="725"/>
        <w:rPr>
          <w:ins w:id="1206" w:author="Britt Collins" w:date="2021-09-30T14:58:00Z"/>
          <w:rFonts w:ascii="Times New Roman" w:hAnsi="Times New Roman"/>
          <w:sz w:val="24"/>
          <w:szCs w:val="24"/>
        </w:rPr>
        <w:pPrChange w:id="1207" w:author="Britt Collins" w:date="2021-10-01T14:10:00Z">
          <w:pPr>
            <w:ind w:left="-5" w:right="15"/>
          </w:pPr>
        </w:pPrChange>
      </w:pPr>
      <w:ins w:id="1208" w:author="Britt Collins" w:date="2021-09-30T14:58:00Z">
        <w:r w:rsidRPr="000B0CC8">
          <w:rPr>
            <w:rFonts w:ascii="Times New Roman" w:hAnsi="Times New Roman"/>
            <w:sz w:val="24"/>
            <w:szCs w:val="24"/>
          </w:rPr>
          <w:t xml:space="preserve">As we sat outside the </w:t>
        </w:r>
      </w:ins>
      <w:ins w:id="1209" w:author="Britt Collins" w:date="2021-10-01T14:21:00Z">
        <w:r w:rsidR="00BB1C86">
          <w:rPr>
            <w:rFonts w:ascii="Times New Roman" w:hAnsi="Times New Roman"/>
            <w:sz w:val="24"/>
            <w:szCs w:val="24"/>
          </w:rPr>
          <w:t xml:space="preserve">pavement </w:t>
        </w:r>
      </w:ins>
      <w:ins w:id="1210" w:author="Britt Collins" w:date="2021-09-30T14:58:00Z">
        <w:r w:rsidRPr="000B0CC8">
          <w:rPr>
            <w:rFonts w:ascii="Times New Roman" w:hAnsi="Times New Roman"/>
            <w:sz w:val="24"/>
            <w:szCs w:val="24"/>
          </w:rPr>
          <w:t>café, Elliot took out a cigarette</w:t>
        </w:r>
      </w:ins>
      <w:ins w:id="1211" w:author="Britt Collins" w:date="2021-10-01T14:22:00Z">
        <w:r w:rsidR="00BB1C86">
          <w:rPr>
            <w:rFonts w:ascii="Times New Roman" w:hAnsi="Times New Roman"/>
            <w:sz w:val="24"/>
            <w:szCs w:val="24"/>
          </w:rPr>
          <w:t>.</w:t>
        </w:r>
      </w:ins>
      <w:ins w:id="1212" w:author="Britt Collins" w:date="2021-09-30T14:58:00Z">
        <w:r w:rsidRPr="000B0CC8">
          <w:rPr>
            <w:rFonts w:ascii="Times New Roman" w:hAnsi="Times New Roman"/>
            <w:sz w:val="24"/>
            <w:szCs w:val="24"/>
          </w:rPr>
          <w:t xml:space="preserve"> </w:t>
        </w:r>
      </w:ins>
      <w:ins w:id="1213" w:author="Britt Collins" w:date="2021-10-01T14:22:00Z">
        <w:r w:rsidR="00BB1C86">
          <w:rPr>
            <w:rFonts w:ascii="Times New Roman" w:hAnsi="Times New Roman"/>
            <w:sz w:val="24"/>
            <w:szCs w:val="24"/>
          </w:rPr>
          <w:t>“Y</w:t>
        </w:r>
      </w:ins>
      <w:ins w:id="1214" w:author="Britt Collins" w:date="2021-09-30T14:58:00Z">
        <w:r w:rsidRPr="000B0CC8">
          <w:rPr>
            <w:rFonts w:ascii="Times New Roman" w:hAnsi="Times New Roman"/>
            <w:sz w:val="24"/>
            <w:szCs w:val="24"/>
          </w:rPr>
          <w:t>ou don't mind if I smoke?</w:t>
        </w:r>
      </w:ins>
      <w:ins w:id="1215" w:author="Britt Collins" w:date="2021-10-01T14:22:00Z">
        <w:r w:rsidR="00BB1C86">
          <w:rPr>
            <w:rFonts w:ascii="Times New Roman" w:hAnsi="Times New Roman"/>
            <w:sz w:val="24"/>
            <w:szCs w:val="24"/>
          </w:rPr>
          <w:t xml:space="preserve">” he said and </w:t>
        </w:r>
      </w:ins>
      <w:ins w:id="1216" w:author="Britt Collins" w:date="2021-09-30T14:58:00Z">
        <w:r w:rsidRPr="000B0CC8">
          <w:rPr>
            <w:rFonts w:ascii="Times New Roman" w:hAnsi="Times New Roman"/>
            <w:sz w:val="24"/>
            <w:szCs w:val="24"/>
          </w:rPr>
          <w:t xml:space="preserve">began </w:t>
        </w:r>
      </w:ins>
      <w:ins w:id="1217" w:author="Britt Collins" w:date="2021-10-01T14:22:00Z">
        <w:r w:rsidR="00BB1C86">
          <w:rPr>
            <w:rFonts w:ascii="Times New Roman" w:hAnsi="Times New Roman"/>
            <w:sz w:val="24"/>
            <w:szCs w:val="24"/>
          </w:rPr>
          <w:t>spill</w:t>
        </w:r>
      </w:ins>
      <w:ins w:id="1218" w:author="Britt Collins" w:date="2021-09-30T14:58:00Z">
        <w:r w:rsidRPr="000B0CC8">
          <w:rPr>
            <w:rFonts w:ascii="Times New Roman" w:hAnsi="Times New Roman"/>
            <w:sz w:val="24"/>
            <w:szCs w:val="24"/>
          </w:rPr>
          <w:t xml:space="preserve">ing </w:t>
        </w:r>
      </w:ins>
      <w:ins w:id="1219" w:author="Britt Collins" w:date="2021-10-01T14:22:00Z">
        <w:r w:rsidR="00BB1C86">
          <w:rPr>
            <w:rFonts w:ascii="Times New Roman" w:hAnsi="Times New Roman"/>
            <w:sz w:val="24"/>
            <w:szCs w:val="24"/>
          </w:rPr>
          <w:t>out</w:t>
        </w:r>
      </w:ins>
      <w:ins w:id="1220" w:author="Britt Collins" w:date="2021-09-30T14:58:00Z">
        <w:r w:rsidRPr="000B0CC8">
          <w:rPr>
            <w:rFonts w:ascii="Times New Roman" w:hAnsi="Times New Roman"/>
            <w:sz w:val="24"/>
            <w:szCs w:val="24"/>
          </w:rPr>
          <w:t xml:space="preserve"> his life story. The significant events were his divorce</w:t>
        </w:r>
      </w:ins>
      <w:ins w:id="1221" w:author="Britt Collins" w:date="2021-10-01T14:23:00Z">
        <w:r w:rsidR="00BB1C86">
          <w:rPr>
            <w:rFonts w:ascii="Times New Roman" w:hAnsi="Times New Roman"/>
            <w:sz w:val="24"/>
            <w:szCs w:val="24"/>
          </w:rPr>
          <w:t xml:space="preserve"> from his British wife</w:t>
        </w:r>
      </w:ins>
      <w:ins w:id="1222" w:author="Britt Collins" w:date="2021-09-30T14:58:00Z">
        <w:r w:rsidRPr="000B0CC8">
          <w:rPr>
            <w:rFonts w:ascii="Times New Roman" w:hAnsi="Times New Roman"/>
            <w:sz w:val="24"/>
            <w:szCs w:val="24"/>
          </w:rPr>
          <w:t xml:space="preserve">, his </w:t>
        </w:r>
      </w:ins>
      <w:ins w:id="1223" w:author="Britt Collins" w:date="2021-10-01T14:23:00Z">
        <w:r w:rsidR="00BB1C86">
          <w:rPr>
            <w:rFonts w:ascii="Times New Roman" w:hAnsi="Times New Roman"/>
            <w:sz w:val="24"/>
            <w:szCs w:val="24"/>
          </w:rPr>
          <w:t>two</w:t>
        </w:r>
      </w:ins>
      <w:ins w:id="1224" w:author="Britt Collins" w:date="2021-09-30T14:58:00Z">
        <w:r w:rsidRPr="000B0CC8">
          <w:rPr>
            <w:rFonts w:ascii="Times New Roman" w:hAnsi="Times New Roman"/>
            <w:sz w:val="24"/>
            <w:szCs w:val="24"/>
          </w:rPr>
          <w:t xml:space="preserve"> young daughters (</w:t>
        </w:r>
      </w:ins>
      <w:ins w:id="1225" w:author="Britt Collins" w:date="2021-10-01T14:23:00Z">
        <w:r w:rsidR="00BB1C86">
          <w:rPr>
            <w:rFonts w:ascii="Times New Roman" w:hAnsi="Times New Roman"/>
            <w:sz w:val="24"/>
            <w:szCs w:val="24"/>
          </w:rPr>
          <w:t>five</w:t>
        </w:r>
      </w:ins>
      <w:ins w:id="1226" w:author="Britt Collins" w:date="2021-09-30T14:58:00Z">
        <w:r w:rsidRPr="000B0CC8">
          <w:rPr>
            <w:rFonts w:ascii="Times New Roman" w:hAnsi="Times New Roman"/>
            <w:sz w:val="24"/>
            <w:szCs w:val="24"/>
          </w:rPr>
          <w:t xml:space="preserve"> and </w:t>
        </w:r>
      </w:ins>
      <w:ins w:id="1227" w:author="Britt Collins" w:date="2021-10-01T14:23:00Z">
        <w:r w:rsidR="00BB1C86">
          <w:rPr>
            <w:rFonts w:ascii="Times New Roman" w:hAnsi="Times New Roman"/>
            <w:sz w:val="24"/>
            <w:szCs w:val="24"/>
          </w:rPr>
          <w:t>seven</w:t>
        </w:r>
      </w:ins>
      <w:ins w:id="1228" w:author="Britt Collins" w:date="2021-09-30T14:58:00Z">
        <w:r w:rsidRPr="000B0CC8">
          <w:rPr>
            <w:rFonts w:ascii="Times New Roman" w:hAnsi="Times New Roman"/>
            <w:sz w:val="24"/>
            <w:szCs w:val="24"/>
          </w:rPr>
          <w:t xml:space="preserve"> years old). I could tell he was fond of English people. He</w:t>
        </w:r>
      </w:ins>
      <w:ins w:id="1229" w:author="Britt Collins" w:date="2021-10-01T14:23:00Z">
        <w:r w:rsidR="00BB1C86">
          <w:rPr>
            <w:rFonts w:ascii="Times New Roman" w:hAnsi="Times New Roman"/>
            <w:sz w:val="24"/>
            <w:szCs w:val="24"/>
          </w:rPr>
          <w:t>’</w:t>
        </w:r>
      </w:ins>
      <w:ins w:id="1230" w:author="Britt Collins" w:date="2021-09-30T14:58:00Z">
        <w:r w:rsidRPr="000B0CC8">
          <w:rPr>
            <w:rFonts w:ascii="Times New Roman" w:hAnsi="Times New Roman"/>
            <w:sz w:val="24"/>
            <w:szCs w:val="24"/>
          </w:rPr>
          <w:t xml:space="preserve">d often tell a joke, smile and end his sentence with </w:t>
        </w:r>
      </w:ins>
      <w:ins w:id="1231" w:author="Britt Collins" w:date="2021-10-01T14:23:00Z">
        <w:r w:rsidR="00BB1C86">
          <w:rPr>
            <w:rFonts w:ascii="Times New Roman" w:hAnsi="Times New Roman"/>
            <w:sz w:val="24"/>
            <w:szCs w:val="24"/>
          </w:rPr>
          <w:t>“</w:t>
        </w:r>
      </w:ins>
      <w:ins w:id="1232" w:author="Britt Collins" w:date="2021-09-30T14:58:00Z">
        <w:r w:rsidRPr="000B0CC8">
          <w:rPr>
            <w:rFonts w:ascii="Times New Roman" w:hAnsi="Times New Roman"/>
            <w:sz w:val="24"/>
            <w:szCs w:val="24"/>
          </w:rPr>
          <w:t>bloody English</w:t>
        </w:r>
      </w:ins>
      <w:ins w:id="1233" w:author="Britt Collins" w:date="2021-10-01T14:23:00Z">
        <w:r w:rsidR="00BB1C86">
          <w:rPr>
            <w:rFonts w:ascii="Times New Roman" w:hAnsi="Times New Roman"/>
            <w:sz w:val="24"/>
            <w:szCs w:val="24"/>
          </w:rPr>
          <w:t>”</w:t>
        </w:r>
      </w:ins>
      <w:ins w:id="1234" w:author="Britt Collins" w:date="2021-09-30T14:58:00Z">
        <w:r w:rsidRPr="000B0CC8">
          <w:rPr>
            <w:rFonts w:ascii="Times New Roman" w:hAnsi="Times New Roman"/>
            <w:sz w:val="24"/>
            <w:szCs w:val="24"/>
          </w:rPr>
          <w:t>.</w:t>
        </w:r>
      </w:ins>
    </w:p>
    <w:p w14:paraId="7EDF7E47" w14:textId="4627E11C" w:rsidR="006F31F6" w:rsidRPr="000B0CC8" w:rsidRDefault="006F31F6">
      <w:pPr>
        <w:spacing w:line="480" w:lineRule="auto"/>
        <w:ind w:left="-5" w:right="15" w:firstLine="725"/>
        <w:rPr>
          <w:ins w:id="1235" w:author="Britt Collins" w:date="2021-09-30T14:58:00Z"/>
          <w:rFonts w:ascii="Times New Roman" w:hAnsi="Times New Roman"/>
          <w:sz w:val="24"/>
          <w:szCs w:val="24"/>
        </w:rPr>
        <w:pPrChange w:id="1236" w:author="Britt Collins" w:date="2021-10-01T14:23:00Z">
          <w:pPr>
            <w:ind w:left="-5" w:right="15"/>
          </w:pPr>
        </w:pPrChange>
      </w:pPr>
      <w:ins w:id="1237" w:author="Britt Collins" w:date="2021-09-30T14:58:00Z">
        <w:r w:rsidRPr="000B0CC8">
          <w:rPr>
            <w:rFonts w:ascii="Times New Roman" w:hAnsi="Times New Roman"/>
            <w:sz w:val="24"/>
            <w:szCs w:val="24"/>
          </w:rPr>
          <w:t>I felt Elliot trusted me, given his willingness to be open and v</w:t>
        </w:r>
      </w:ins>
      <w:ins w:id="1238" w:author="Britt Collins" w:date="2021-10-01T14:24:00Z">
        <w:r w:rsidR="00BB1C86">
          <w:rPr>
            <w:rFonts w:ascii="Times New Roman" w:hAnsi="Times New Roman"/>
            <w:sz w:val="24"/>
            <w:szCs w:val="24"/>
          </w:rPr>
          <w:t>ul</w:t>
        </w:r>
      </w:ins>
      <w:ins w:id="1239" w:author="Britt Collins" w:date="2021-09-30T14:58:00Z">
        <w:r w:rsidRPr="000B0CC8">
          <w:rPr>
            <w:rFonts w:ascii="Times New Roman" w:hAnsi="Times New Roman"/>
            <w:sz w:val="24"/>
            <w:szCs w:val="24"/>
          </w:rPr>
          <w:t xml:space="preserve">nerable. </w:t>
        </w:r>
      </w:ins>
      <w:ins w:id="1240" w:author="Britt Collins" w:date="2021-10-01T14:24:00Z">
        <w:r w:rsidR="00BB1C86">
          <w:rPr>
            <w:rFonts w:ascii="Times New Roman" w:hAnsi="Times New Roman"/>
            <w:sz w:val="24"/>
            <w:szCs w:val="24"/>
          </w:rPr>
          <w:t>All t</w:t>
        </w:r>
      </w:ins>
      <w:ins w:id="1241" w:author="Britt Collins" w:date="2021-09-30T14:58:00Z">
        <w:r w:rsidRPr="000B0CC8">
          <w:rPr>
            <w:rFonts w:ascii="Times New Roman" w:hAnsi="Times New Roman"/>
            <w:sz w:val="24"/>
            <w:szCs w:val="24"/>
          </w:rPr>
          <w:t>he Australians I met were outspoken</w:t>
        </w:r>
      </w:ins>
      <w:ins w:id="1242" w:author="Britt Collins" w:date="2021-10-01T14:24:00Z">
        <w:r w:rsidR="00BB1C86">
          <w:rPr>
            <w:rFonts w:ascii="Times New Roman" w:hAnsi="Times New Roman"/>
            <w:sz w:val="24"/>
            <w:szCs w:val="24"/>
          </w:rPr>
          <w:t>,</w:t>
        </w:r>
      </w:ins>
      <w:ins w:id="1243" w:author="Britt Collins" w:date="2021-09-30T14:58:00Z">
        <w:r w:rsidRPr="000B0CC8">
          <w:rPr>
            <w:rFonts w:ascii="Times New Roman" w:hAnsi="Times New Roman"/>
            <w:sz w:val="24"/>
            <w:szCs w:val="24"/>
          </w:rPr>
          <w:t xml:space="preserve"> happy to lend an ear and share their story. It was a role reversal for me. At home around my friends, it was me who was the outspoken one. It made me realise</w:t>
        </w:r>
      </w:ins>
      <w:ins w:id="1244" w:author="Britt Collins" w:date="2021-10-01T14:25:00Z">
        <w:r w:rsidR="00BB1C86">
          <w:rPr>
            <w:rFonts w:ascii="Times New Roman" w:hAnsi="Times New Roman"/>
            <w:sz w:val="24"/>
            <w:szCs w:val="24"/>
          </w:rPr>
          <w:t xml:space="preserve"> </w:t>
        </w:r>
      </w:ins>
      <w:ins w:id="1245" w:author="Britt Collins" w:date="2021-09-30T14:58:00Z">
        <w:r w:rsidRPr="000B0CC8">
          <w:rPr>
            <w:rFonts w:ascii="Times New Roman" w:hAnsi="Times New Roman"/>
            <w:sz w:val="24"/>
            <w:szCs w:val="24"/>
          </w:rPr>
          <w:t>how unselfish and willing my friends were to listen to me.</w:t>
        </w:r>
      </w:ins>
    </w:p>
    <w:p w14:paraId="5EFC692C" w14:textId="2DFFC6A5" w:rsidR="006F31F6" w:rsidRPr="000B0CC8" w:rsidRDefault="006F31F6">
      <w:pPr>
        <w:spacing w:after="10" w:line="480" w:lineRule="auto"/>
        <w:ind w:left="-5" w:right="15" w:firstLine="725"/>
        <w:rPr>
          <w:ins w:id="1246" w:author="Britt Collins" w:date="2021-09-30T14:58:00Z"/>
          <w:rFonts w:ascii="Times New Roman" w:hAnsi="Times New Roman"/>
          <w:sz w:val="24"/>
          <w:szCs w:val="24"/>
        </w:rPr>
        <w:pPrChange w:id="1247" w:author="Britt Collins" w:date="2021-10-01T14:25:00Z">
          <w:pPr>
            <w:spacing w:after="10"/>
            <w:ind w:left="-5" w:right="15"/>
          </w:pPr>
        </w:pPrChange>
      </w:pPr>
      <w:ins w:id="1248" w:author="Britt Collins" w:date="2021-09-30T14:58:00Z">
        <w:r w:rsidRPr="000B0CC8">
          <w:rPr>
            <w:rFonts w:ascii="Times New Roman" w:hAnsi="Times New Roman"/>
            <w:sz w:val="24"/>
            <w:szCs w:val="24"/>
          </w:rPr>
          <w:t>Soon enough it was the first day of my first gig. I was dressed to impress: Hugo Boss suit, Ted Baker shirt and tie combo, given the hot, moist Sydney conditions, was a little uncomfortable to wear.</w:t>
        </w:r>
      </w:ins>
    </w:p>
    <w:p w14:paraId="145B9A46" w14:textId="77777777" w:rsidR="006F31F6" w:rsidRPr="000B0CC8" w:rsidRDefault="006F31F6">
      <w:pPr>
        <w:spacing w:line="480" w:lineRule="auto"/>
        <w:ind w:left="-5" w:right="15"/>
        <w:rPr>
          <w:ins w:id="1249" w:author="Britt Collins" w:date="2021-09-30T14:58:00Z"/>
          <w:rFonts w:ascii="Times New Roman" w:hAnsi="Times New Roman"/>
          <w:sz w:val="24"/>
          <w:szCs w:val="24"/>
        </w:rPr>
        <w:pPrChange w:id="1250" w:author="Britt Collins" w:date="2021-09-30T15:06:00Z">
          <w:pPr>
            <w:ind w:left="-5" w:right="15"/>
          </w:pPr>
        </w:pPrChange>
      </w:pPr>
      <w:ins w:id="1251" w:author="Britt Collins" w:date="2021-09-30T14:58:00Z">
        <w:r w:rsidRPr="000B0CC8">
          <w:rPr>
            <w:rFonts w:ascii="Times New Roman" w:hAnsi="Times New Roman"/>
            <w:sz w:val="24"/>
            <w:szCs w:val="24"/>
          </w:rPr>
          <w:t>It was fine for the air-conditioned confines of the modern office building.</w:t>
        </w:r>
      </w:ins>
    </w:p>
    <w:p w14:paraId="193A2861" w14:textId="53AACB15" w:rsidR="006F31F6" w:rsidRPr="000B0CC8" w:rsidRDefault="006F31F6">
      <w:pPr>
        <w:spacing w:line="480" w:lineRule="auto"/>
        <w:ind w:left="-5" w:right="15" w:firstLine="725"/>
        <w:rPr>
          <w:ins w:id="1252" w:author="Britt Collins" w:date="2021-09-30T14:58:00Z"/>
          <w:rFonts w:ascii="Times New Roman" w:hAnsi="Times New Roman"/>
          <w:sz w:val="24"/>
          <w:szCs w:val="24"/>
        </w:rPr>
        <w:pPrChange w:id="1253" w:author="Britt Collins" w:date="2021-10-01T18:39:00Z">
          <w:pPr>
            <w:ind w:left="-5" w:right="15"/>
          </w:pPr>
        </w:pPrChange>
      </w:pPr>
      <w:ins w:id="1254" w:author="Britt Collins" w:date="2021-09-30T14:58:00Z">
        <w:r w:rsidRPr="000B0CC8">
          <w:rPr>
            <w:rFonts w:ascii="Times New Roman" w:hAnsi="Times New Roman"/>
            <w:sz w:val="24"/>
            <w:szCs w:val="24"/>
          </w:rPr>
          <w:t xml:space="preserve">My representative, Srikanth, </w:t>
        </w:r>
      </w:ins>
      <w:ins w:id="1255" w:author="Britt Collins" w:date="2021-10-01T18:40:00Z">
        <w:r w:rsidR="00010687">
          <w:rPr>
            <w:rFonts w:ascii="Times New Roman" w:hAnsi="Times New Roman"/>
            <w:sz w:val="24"/>
            <w:szCs w:val="24"/>
          </w:rPr>
          <w:t xml:space="preserve">a </w:t>
        </w:r>
        <w:r w:rsidR="00010687" w:rsidRPr="000B0CC8">
          <w:rPr>
            <w:rFonts w:ascii="Times New Roman" w:hAnsi="Times New Roman"/>
            <w:sz w:val="24"/>
            <w:szCs w:val="24"/>
          </w:rPr>
          <w:t>rotund, moustached man</w:t>
        </w:r>
        <w:r w:rsidR="00010687">
          <w:rPr>
            <w:rFonts w:ascii="Times New Roman" w:hAnsi="Times New Roman"/>
            <w:sz w:val="24"/>
            <w:szCs w:val="24"/>
          </w:rPr>
          <w:t>,</w:t>
        </w:r>
        <w:r w:rsidR="00010687" w:rsidRPr="000B0CC8">
          <w:rPr>
            <w:rFonts w:ascii="Times New Roman" w:hAnsi="Times New Roman"/>
            <w:sz w:val="24"/>
            <w:szCs w:val="24"/>
          </w:rPr>
          <w:t xml:space="preserve"> </w:t>
        </w:r>
      </w:ins>
      <w:ins w:id="1256" w:author="Britt Collins" w:date="2021-09-30T14:58:00Z">
        <w:r w:rsidRPr="000B0CC8">
          <w:rPr>
            <w:rFonts w:ascii="Times New Roman" w:hAnsi="Times New Roman"/>
            <w:sz w:val="24"/>
            <w:szCs w:val="24"/>
          </w:rPr>
          <w:t xml:space="preserve">finally arrived. He </w:t>
        </w:r>
      </w:ins>
      <w:ins w:id="1257" w:author="Britt Collins" w:date="2021-10-01T18:39:00Z">
        <w:r w:rsidR="00010687">
          <w:rPr>
            <w:rFonts w:ascii="Times New Roman" w:hAnsi="Times New Roman"/>
            <w:sz w:val="24"/>
            <w:szCs w:val="24"/>
          </w:rPr>
          <w:t>strode over</w:t>
        </w:r>
      </w:ins>
      <w:ins w:id="1258" w:author="Britt Collins" w:date="2021-09-30T14:58:00Z">
        <w:r w:rsidRPr="000B0CC8">
          <w:rPr>
            <w:rFonts w:ascii="Times New Roman" w:hAnsi="Times New Roman"/>
            <w:sz w:val="24"/>
            <w:szCs w:val="24"/>
          </w:rPr>
          <w:t xml:space="preserve">, avoiding eye contact. His mumbled voice was accented with Indian. </w:t>
        </w:r>
      </w:ins>
      <w:ins w:id="1259" w:author="Britt Collins" w:date="2021-10-01T18:40:00Z">
        <w:r w:rsidR="00010687">
          <w:rPr>
            <w:rFonts w:ascii="Times New Roman" w:hAnsi="Times New Roman"/>
            <w:sz w:val="24"/>
            <w:szCs w:val="24"/>
          </w:rPr>
          <w:t>He</w:t>
        </w:r>
      </w:ins>
      <w:ins w:id="1260" w:author="Britt Collins" w:date="2021-09-30T14:58:00Z">
        <w:r w:rsidRPr="000B0CC8">
          <w:rPr>
            <w:rFonts w:ascii="Times New Roman" w:hAnsi="Times New Roman"/>
            <w:sz w:val="24"/>
            <w:szCs w:val="24"/>
          </w:rPr>
          <w:t xml:space="preserve"> was clearly stressed. I perceived that I was an unwelcome encumbrance to his working day. I attempted to look him straight in the eyes, smile and offer my hand to cordially shake his. Given I couldn’t get eye contact, I couldn't proceed to the next step </w:t>
        </w:r>
        <w:r w:rsidRPr="000B0CC8">
          <w:rPr>
            <w:rFonts w:ascii="Times New Roman" w:hAnsi="Times New Roman"/>
            <w:sz w:val="24"/>
            <w:szCs w:val="24"/>
          </w:rPr>
          <w:lastRenderedPageBreak/>
          <w:t xml:space="preserve">to begin the handshake. Instead, Srikanth directed me to reception's security officer. I was handed a temporary pass before being escorted to the main lift. As </w:t>
        </w:r>
      </w:ins>
      <w:ins w:id="1261" w:author="Britt Collins" w:date="2021-10-01T18:41:00Z">
        <w:r w:rsidR="00010687">
          <w:rPr>
            <w:rFonts w:ascii="Times New Roman" w:hAnsi="Times New Roman"/>
            <w:sz w:val="24"/>
            <w:szCs w:val="24"/>
          </w:rPr>
          <w:t>we</w:t>
        </w:r>
      </w:ins>
      <w:ins w:id="1262" w:author="Britt Collins" w:date="2021-09-30T14:58:00Z">
        <w:r w:rsidRPr="000B0CC8">
          <w:rPr>
            <w:rFonts w:ascii="Times New Roman" w:hAnsi="Times New Roman"/>
            <w:sz w:val="24"/>
            <w:szCs w:val="24"/>
          </w:rPr>
          <w:t xml:space="preserve"> entered, Srikanth swiped his security pass</w:t>
        </w:r>
      </w:ins>
      <w:ins w:id="1263" w:author="Britt Collins" w:date="2021-10-01T18:41:00Z">
        <w:r w:rsidR="00010687">
          <w:rPr>
            <w:rFonts w:ascii="Times New Roman" w:hAnsi="Times New Roman"/>
            <w:sz w:val="24"/>
            <w:szCs w:val="24"/>
          </w:rPr>
          <w:t xml:space="preserve">, </w:t>
        </w:r>
      </w:ins>
      <w:ins w:id="1264" w:author="Britt Collins" w:date="2021-09-30T14:58:00Z">
        <w:r w:rsidRPr="000B0CC8">
          <w:rPr>
            <w:rFonts w:ascii="Times New Roman" w:hAnsi="Times New Roman"/>
            <w:sz w:val="24"/>
            <w:szCs w:val="24"/>
          </w:rPr>
          <w:t>giggled and sheepishly asked</w:t>
        </w:r>
      </w:ins>
      <w:ins w:id="1265" w:author="Britt Collins" w:date="2021-10-01T18:41:00Z">
        <w:r w:rsidR="00010687">
          <w:rPr>
            <w:rFonts w:ascii="Times New Roman" w:hAnsi="Times New Roman"/>
            <w:sz w:val="24"/>
            <w:szCs w:val="24"/>
          </w:rPr>
          <w:t>,</w:t>
        </w:r>
      </w:ins>
      <w:ins w:id="1266" w:author="Britt Collins" w:date="2021-09-30T14:58:00Z">
        <w:r w:rsidRPr="000B0CC8">
          <w:rPr>
            <w:rFonts w:ascii="Times New Roman" w:hAnsi="Times New Roman"/>
            <w:sz w:val="24"/>
            <w:szCs w:val="24"/>
          </w:rPr>
          <w:t xml:space="preserve"> </w:t>
        </w:r>
      </w:ins>
      <w:ins w:id="1267" w:author="Britt Collins" w:date="2021-10-01T18:41:00Z">
        <w:r w:rsidR="00010687">
          <w:rPr>
            <w:rFonts w:ascii="Times New Roman" w:hAnsi="Times New Roman"/>
            <w:sz w:val="24"/>
            <w:szCs w:val="24"/>
          </w:rPr>
          <w:t>“H</w:t>
        </w:r>
      </w:ins>
      <w:ins w:id="1268" w:author="Britt Collins" w:date="2021-09-30T14:58:00Z">
        <w:r w:rsidRPr="000B0CC8">
          <w:rPr>
            <w:rFonts w:ascii="Times New Roman" w:hAnsi="Times New Roman"/>
            <w:sz w:val="24"/>
            <w:szCs w:val="24"/>
          </w:rPr>
          <w:t>ow are you?</w:t>
        </w:r>
      </w:ins>
      <w:ins w:id="1269" w:author="Britt Collins" w:date="2021-10-01T18:41:00Z">
        <w:r w:rsidR="00010687">
          <w:rPr>
            <w:rFonts w:ascii="Times New Roman" w:hAnsi="Times New Roman"/>
            <w:sz w:val="24"/>
            <w:szCs w:val="24"/>
          </w:rPr>
          <w:t>”</w:t>
        </w:r>
      </w:ins>
      <w:ins w:id="1270" w:author="Britt Collins" w:date="2021-09-30T14:58:00Z">
        <w:r w:rsidRPr="000B0CC8">
          <w:rPr>
            <w:rFonts w:ascii="Times New Roman" w:hAnsi="Times New Roman"/>
            <w:sz w:val="24"/>
            <w:szCs w:val="24"/>
          </w:rPr>
          <w:t xml:space="preserve"> I could sense his social discomfort</w:t>
        </w:r>
      </w:ins>
      <w:ins w:id="1271" w:author="Britt Collins" w:date="2021-10-01T18:42:00Z">
        <w:r w:rsidR="00010687">
          <w:rPr>
            <w:rFonts w:ascii="Times New Roman" w:hAnsi="Times New Roman"/>
            <w:sz w:val="24"/>
            <w:szCs w:val="24"/>
          </w:rPr>
          <w:t xml:space="preserve">, which </w:t>
        </w:r>
      </w:ins>
      <w:ins w:id="1272" w:author="Britt Collins" w:date="2021-09-30T14:58:00Z">
        <w:r w:rsidRPr="000B0CC8">
          <w:rPr>
            <w:rFonts w:ascii="Times New Roman" w:hAnsi="Times New Roman"/>
            <w:sz w:val="24"/>
            <w:szCs w:val="24"/>
          </w:rPr>
          <w:t>was a far cry from the laidback Aussie style "How ya going? “In both cases a simple "good" would have sufficed. Bruce and Elliot would leave little time for me to respond. Srikanth offered me the stage to run with an answer. I took this, so far in Australia, rare opportunity to voice my opinion, to his bemusement. I literally talked Srikanth’s ears off as we approached the financial institutions floor.</w:t>
        </w:r>
      </w:ins>
    </w:p>
    <w:p w14:paraId="29485FAB" w14:textId="77777777" w:rsidR="00010687" w:rsidRDefault="006F31F6" w:rsidP="00010687">
      <w:pPr>
        <w:spacing w:line="480" w:lineRule="auto"/>
        <w:ind w:left="-5" w:right="15" w:firstLine="725"/>
        <w:rPr>
          <w:ins w:id="1273" w:author="Britt Collins" w:date="2021-10-01T18:42:00Z"/>
          <w:rFonts w:ascii="Times New Roman" w:hAnsi="Times New Roman"/>
          <w:sz w:val="24"/>
          <w:szCs w:val="24"/>
        </w:rPr>
      </w:pPr>
      <w:ins w:id="1274" w:author="Britt Collins" w:date="2021-09-30T14:58:00Z">
        <w:r w:rsidRPr="000B0CC8">
          <w:rPr>
            <w:rFonts w:ascii="Times New Roman" w:hAnsi="Times New Roman"/>
            <w:sz w:val="24"/>
            <w:szCs w:val="24"/>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w:t>
        </w:r>
      </w:ins>
    </w:p>
    <w:p w14:paraId="0252070C" w14:textId="77777777" w:rsidR="00010687" w:rsidRDefault="00010687" w:rsidP="00010687">
      <w:pPr>
        <w:spacing w:line="480" w:lineRule="auto"/>
        <w:ind w:left="-5" w:right="15" w:firstLine="725"/>
        <w:rPr>
          <w:ins w:id="1275" w:author="Britt Collins" w:date="2021-10-01T18:43:00Z"/>
          <w:rFonts w:ascii="Times New Roman" w:hAnsi="Times New Roman"/>
          <w:sz w:val="24"/>
          <w:szCs w:val="24"/>
        </w:rPr>
      </w:pPr>
      <w:ins w:id="1276" w:author="Britt Collins" w:date="2021-10-01T18:42:00Z">
        <w:r>
          <w:rPr>
            <w:rFonts w:ascii="Times New Roman" w:hAnsi="Times New Roman"/>
            <w:sz w:val="24"/>
            <w:szCs w:val="24"/>
          </w:rPr>
          <w:t>“</w:t>
        </w:r>
      </w:ins>
      <w:ins w:id="1277" w:author="Britt Collins" w:date="2021-09-30T14:58:00Z">
        <w:r w:rsidR="006F31F6" w:rsidRPr="000B0CC8">
          <w:rPr>
            <w:rFonts w:ascii="Times New Roman" w:hAnsi="Times New Roman"/>
            <w:sz w:val="24"/>
            <w:szCs w:val="24"/>
          </w:rPr>
          <w:t xml:space="preserve">You must be from the consultancy," he </w:t>
        </w:r>
      </w:ins>
      <w:ins w:id="1278" w:author="Britt Collins" w:date="2021-10-01T18:42:00Z">
        <w:r>
          <w:rPr>
            <w:rFonts w:ascii="Times New Roman" w:hAnsi="Times New Roman"/>
            <w:sz w:val="24"/>
            <w:szCs w:val="24"/>
          </w:rPr>
          <w:t>sai</w:t>
        </w:r>
      </w:ins>
      <w:ins w:id="1279" w:author="Britt Collins" w:date="2021-09-30T14:58:00Z">
        <w:r w:rsidR="006F31F6" w:rsidRPr="000B0CC8">
          <w:rPr>
            <w:rFonts w:ascii="Times New Roman" w:hAnsi="Times New Roman"/>
            <w:sz w:val="24"/>
            <w:szCs w:val="24"/>
          </w:rPr>
          <w:t xml:space="preserve">d, sitting down and drawing a breath. </w:t>
        </w:r>
      </w:ins>
    </w:p>
    <w:p w14:paraId="1557553B" w14:textId="77777777" w:rsidR="00010687" w:rsidRDefault="00010687" w:rsidP="00010687">
      <w:pPr>
        <w:spacing w:line="480" w:lineRule="auto"/>
        <w:ind w:left="-5" w:right="15" w:firstLine="725"/>
        <w:rPr>
          <w:ins w:id="1280" w:author="Britt Collins" w:date="2021-10-01T18:43:00Z"/>
          <w:rFonts w:ascii="Times New Roman" w:hAnsi="Times New Roman"/>
          <w:sz w:val="24"/>
          <w:szCs w:val="24"/>
        </w:rPr>
      </w:pPr>
      <w:ins w:id="1281" w:author="Britt Collins" w:date="2021-10-01T18:43:00Z">
        <w:r>
          <w:rPr>
            <w:rFonts w:ascii="Times New Roman" w:hAnsi="Times New Roman"/>
            <w:sz w:val="24"/>
            <w:szCs w:val="24"/>
          </w:rPr>
          <w:t>“</w:t>
        </w:r>
      </w:ins>
      <w:ins w:id="1282" w:author="Britt Collins" w:date="2021-09-30T14:58:00Z">
        <w:r w:rsidR="006F31F6" w:rsidRPr="000B0CC8">
          <w:rPr>
            <w:rFonts w:ascii="Times New Roman" w:hAnsi="Times New Roman"/>
            <w:sz w:val="24"/>
            <w:szCs w:val="24"/>
          </w:rPr>
          <w:t>Do you have everything you need Daniel?</w:t>
        </w:r>
      </w:ins>
      <w:ins w:id="1283" w:author="Britt Collins" w:date="2021-10-01T18:43:00Z">
        <w:r>
          <w:rPr>
            <w:rFonts w:ascii="Times New Roman" w:hAnsi="Times New Roman"/>
            <w:sz w:val="24"/>
            <w:szCs w:val="24"/>
          </w:rPr>
          <w:t>”</w:t>
        </w:r>
      </w:ins>
      <w:ins w:id="1284" w:author="Britt Collins" w:date="2021-09-30T14:58:00Z">
        <w:r w:rsidR="006F31F6" w:rsidRPr="000B0CC8">
          <w:rPr>
            <w:rFonts w:ascii="Times New Roman" w:hAnsi="Times New Roman"/>
            <w:sz w:val="24"/>
            <w:szCs w:val="24"/>
          </w:rPr>
          <w:t xml:space="preserve"> Srikanth asked. </w:t>
        </w:r>
      </w:ins>
    </w:p>
    <w:p w14:paraId="672BC683" w14:textId="1FF02363" w:rsidR="006F31F6" w:rsidRPr="000B0CC8" w:rsidRDefault="00010687">
      <w:pPr>
        <w:spacing w:line="480" w:lineRule="auto"/>
        <w:ind w:left="-5" w:right="15" w:firstLine="725"/>
        <w:rPr>
          <w:ins w:id="1285" w:author="Britt Collins" w:date="2021-09-30T14:58:00Z"/>
          <w:rFonts w:ascii="Times New Roman" w:hAnsi="Times New Roman"/>
          <w:sz w:val="24"/>
          <w:szCs w:val="24"/>
        </w:rPr>
        <w:pPrChange w:id="1286" w:author="Britt Collins" w:date="2021-10-01T18:42:00Z">
          <w:pPr>
            <w:ind w:left="-5" w:right="15"/>
          </w:pPr>
        </w:pPrChange>
      </w:pPr>
      <w:ins w:id="1287" w:author="Britt Collins" w:date="2021-10-01T18:43:00Z">
        <w:r>
          <w:rPr>
            <w:rFonts w:ascii="Times New Roman" w:hAnsi="Times New Roman"/>
            <w:sz w:val="24"/>
            <w:szCs w:val="24"/>
          </w:rPr>
          <w:t>“</w:t>
        </w:r>
      </w:ins>
      <w:ins w:id="1288" w:author="Britt Collins" w:date="2021-09-30T14:58:00Z">
        <w:r w:rsidR="006F31F6" w:rsidRPr="000B0CC8">
          <w:rPr>
            <w:rFonts w:ascii="Times New Roman" w:hAnsi="Times New Roman"/>
            <w:sz w:val="24"/>
            <w:szCs w:val="24"/>
          </w:rPr>
          <w:t>Yep, I’ve downloaded the software to a network share.</w:t>
        </w:r>
      </w:ins>
      <w:ins w:id="1289" w:author="Britt Collins" w:date="2021-10-01T18:43:00Z">
        <w:r>
          <w:rPr>
            <w:rFonts w:ascii="Times New Roman" w:hAnsi="Times New Roman"/>
            <w:sz w:val="24"/>
            <w:szCs w:val="24"/>
          </w:rPr>
          <w:t>”</w:t>
        </w:r>
      </w:ins>
      <w:ins w:id="1290" w:author="Britt Collins" w:date="2021-09-30T14:58:00Z">
        <w:r w:rsidR="006F31F6" w:rsidRPr="000B0CC8">
          <w:rPr>
            <w:rFonts w:ascii="Times New Roman" w:hAnsi="Times New Roman"/>
            <w:sz w:val="24"/>
            <w:szCs w:val="24"/>
          </w:rPr>
          <w:t xml:space="preserve"> Like a flash, he was out of his seat, keen to get me started. I followed Daniel to a cubicle with </w:t>
        </w:r>
      </w:ins>
      <w:ins w:id="1291" w:author="Britt Collins" w:date="2021-10-01T18:43:00Z">
        <w:r>
          <w:rPr>
            <w:rFonts w:ascii="Times New Roman" w:hAnsi="Times New Roman"/>
            <w:sz w:val="24"/>
            <w:szCs w:val="24"/>
          </w:rPr>
          <w:t>four</w:t>
        </w:r>
      </w:ins>
      <w:ins w:id="1292" w:author="Britt Collins" w:date="2021-09-30T14:58:00Z">
        <w:r w:rsidR="006F31F6" w:rsidRPr="000B0CC8">
          <w:rPr>
            <w:rFonts w:ascii="Times New Roman" w:hAnsi="Times New Roman"/>
            <w:sz w:val="24"/>
            <w:szCs w:val="24"/>
          </w:rPr>
          <w:t xml:space="preserve"> standard</w:t>
        </w:r>
      </w:ins>
      <w:ins w:id="1293" w:author="Britt Collins" w:date="2021-10-01T18:43:00Z">
        <w:r>
          <w:rPr>
            <w:rFonts w:ascii="Times New Roman" w:hAnsi="Times New Roman"/>
            <w:sz w:val="24"/>
            <w:szCs w:val="24"/>
          </w:rPr>
          <w:t>-</w:t>
        </w:r>
      </w:ins>
      <w:ins w:id="1294" w:author="Britt Collins" w:date="2021-09-30T14:58:00Z">
        <w:r w:rsidR="006F31F6" w:rsidRPr="000B0CC8">
          <w:rPr>
            <w:rFonts w:ascii="Times New Roman" w:hAnsi="Times New Roman"/>
            <w:sz w:val="24"/>
            <w:szCs w:val="24"/>
          </w:rPr>
          <w:t xml:space="preserve">looking PCs and a flashy Apple Mac. This section was labelled </w:t>
        </w:r>
      </w:ins>
      <w:ins w:id="1295" w:author="Britt Collins" w:date="2021-10-01T18:44:00Z">
        <w:r>
          <w:rPr>
            <w:rFonts w:ascii="Times New Roman" w:hAnsi="Times New Roman"/>
            <w:sz w:val="24"/>
            <w:szCs w:val="24"/>
          </w:rPr>
          <w:t>‘</w:t>
        </w:r>
      </w:ins>
      <w:ins w:id="1296" w:author="Britt Collins" w:date="2021-09-30T14:58:00Z">
        <w:r w:rsidR="006F31F6" w:rsidRPr="000B0CC8">
          <w:rPr>
            <w:rFonts w:ascii="Times New Roman" w:hAnsi="Times New Roman"/>
            <w:sz w:val="24"/>
            <w:szCs w:val="24"/>
          </w:rPr>
          <w:t>multi-platform rig</w:t>
        </w:r>
      </w:ins>
      <w:ins w:id="1297" w:author="Britt Collins" w:date="2021-10-01T18:44:00Z">
        <w:r>
          <w:rPr>
            <w:rFonts w:ascii="Times New Roman" w:hAnsi="Times New Roman"/>
            <w:sz w:val="24"/>
            <w:szCs w:val="24"/>
          </w:rPr>
          <w:t>’</w:t>
        </w:r>
      </w:ins>
      <w:ins w:id="1298" w:author="Britt Collins" w:date="2021-09-30T14:58:00Z">
        <w:r w:rsidR="006F31F6" w:rsidRPr="000B0CC8">
          <w:rPr>
            <w:rFonts w:ascii="Times New Roman" w:hAnsi="Times New Roman"/>
            <w:sz w:val="24"/>
            <w:szCs w:val="24"/>
          </w:rPr>
          <w:t>. The computers were set</w:t>
        </w:r>
      </w:ins>
      <w:ins w:id="1299" w:author="Britt Collins" w:date="2021-10-01T18:44:00Z">
        <w:r>
          <w:rPr>
            <w:rFonts w:ascii="Times New Roman" w:hAnsi="Times New Roman"/>
            <w:sz w:val="24"/>
            <w:szCs w:val="24"/>
          </w:rPr>
          <w:t xml:space="preserve"> </w:t>
        </w:r>
      </w:ins>
      <w:ins w:id="1300" w:author="Britt Collins" w:date="2021-09-30T14:58:00Z">
        <w:r w:rsidR="006F31F6" w:rsidRPr="000B0CC8">
          <w:rPr>
            <w:rFonts w:ascii="Times New Roman" w:hAnsi="Times New Roman"/>
            <w:sz w:val="24"/>
            <w:szCs w:val="24"/>
          </w:rPr>
          <w:t>up for testing software across a broad range of operating systems and internet browsers.</w:t>
        </w:r>
      </w:ins>
    </w:p>
    <w:p w14:paraId="11B3900B" w14:textId="72BD98D9" w:rsidR="006F31F6" w:rsidRDefault="006F31F6" w:rsidP="00010687">
      <w:pPr>
        <w:spacing w:after="10" w:line="480" w:lineRule="auto"/>
        <w:ind w:left="-5" w:right="15" w:firstLine="725"/>
        <w:rPr>
          <w:ins w:id="1301" w:author="Britt Collins" w:date="2021-10-01T18:46:00Z"/>
          <w:rFonts w:ascii="Times New Roman" w:hAnsi="Times New Roman"/>
          <w:sz w:val="24"/>
          <w:szCs w:val="24"/>
        </w:rPr>
      </w:pPr>
      <w:ins w:id="1302" w:author="Britt Collins" w:date="2021-09-30T14:58:00Z">
        <w:r w:rsidRPr="000B0CC8">
          <w:rPr>
            <w:rFonts w:ascii="Times New Roman" w:hAnsi="Times New Roman"/>
            <w:sz w:val="24"/>
            <w:szCs w:val="24"/>
          </w:rPr>
          <w:t>Daniel</w:t>
        </w:r>
      </w:ins>
      <w:ins w:id="1303" w:author="Britt Collins" w:date="2021-10-01T18:44:00Z">
        <w:r w:rsidR="00010687">
          <w:rPr>
            <w:rFonts w:ascii="Times New Roman" w:hAnsi="Times New Roman"/>
            <w:sz w:val="24"/>
            <w:szCs w:val="24"/>
          </w:rPr>
          <w:t>,</w:t>
        </w:r>
      </w:ins>
      <w:ins w:id="1304" w:author="Britt Collins" w:date="2021-09-30T14:58:00Z">
        <w:r w:rsidRPr="000B0CC8">
          <w:rPr>
            <w:rFonts w:ascii="Times New Roman" w:hAnsi="Times New Roman"/>
            <w:sz w:val="24"/>
            <w:szCs w:val="24"/>
          </w:rPr>
          <w:t xml:space="preserve"> with the assistance of IT Security</w:t>
        </w:r>
      </w:ins>
      <w:ins w:id="1305" w:author="Britt Collins" w:date="2021-10-01T18:44:00Z">
        <w:r w:rsidR="00010687">
          <w:rPr>
            <w:rFonts w:ascii="Times New Roman" w:hAnsi="Times New Roman"/>
            <w:sz w:val="24"/>
            <w:szCs w:val="24"/>
          </w:rPr>
          <w:t>,</w:t>
        </w:r>
      </w:ins>
      <w:ins w:id="1306" w:author="Britt Collins" w:date="2021-09-30T14:58:00Z">
        <w:r w:rsidRPr="000B0CC8">
          <w:rPr>
            <w:rFonts w:ascii="Times New Roman" w:hAnsi="Times New Roman"/>
            <w:sz w:val="24"/>
            <w:szCs w:val="24"/>
          </w:rPr>
          <w:t xml:space="preserve"> took most of the day to set</w:t>
        </w:r>
      </w:ins>
      <w:ins w:id="1307" w:author="Britt Collins" w:date="2021-10-01T18:44:00Z">
        <w:r w:rsidR="00010687">
          <w:rPr>
            <w:rFonts w:ascii="Times New Roman" w:hAnsi="Times New Roman"/>
            <w:sz w:val="24"/>
            <w:szCs w:val="24"/>
          </w:rPr>
          <w:t xml:space="preserve"> </w:t>
        </w:r>
      </w:ins>
      <w:ins w:id="1308" w:author="Britt Collins" w:date="2021-09-30T14:58:00Z">
        <w:r w:rsidRPr="000B0CC8">
          <w:rPr>
            <w:rFonts w:ascii="Times New Roman" w:hAnsi="Times New Roman"/>
            <w:sz w:val="24"/>
            <w:szCs w:val="24"/>
          </w:rPr>
          <w:t xml:space="preserve">up one of the PCs with the test automation software. </w:t>
        </w:r>
      </w:ins>
      <w:ins w:id="1309" w:author="Britt Collins" w:date="2021-10-01T18:44:00Z">
        <w:r w:rsidR="00010687">
          <w:rPr>
            <w:rFonts w:ascii="Times New Roman" w:hAnsi="Times New Roman"/>
            <w:sz w:val="24"/>
            <w:szCs w:val="24"/>
          </w:rPr>
          <w:t>“</w:t>
        </w:r>
      </w:ins>
      <w:ins w:id="1310" w:author="Britt Collins" w:date="2021-09-30T14:58:00Z">
        <w:r w:rsidRPr="000B0CC8">
          <w:rPr>
            <w:rFonts w:ascii="Times New Roman" w:hAnsi="Times New Roman"/>
            <w:sz w:val="24"/>
            <w:szCs w:val="24"/>
          </w:rPr>
          <w:t>Over to you Dave</w:t>
        </w:r>
      </w:ins>
      <w:ins w:id="1311" w:author="Britt Collins" w:date="2021-10-01T18:44:00Z">
        <w:r w:rsidR="00010687">
          <w:rPr>
            <w:rFonts w:ascii="Times New Roman" w:hAnsi="Times New Roman"/>
            <w:sz w:val="24"/>
            <w:szCs w:val="24"/>
          </w:rPr>
          <w:t>,”</w:t>
        </w:r>
      </w:ins>
      <w:ins w:id="1312" w:author="Britt Collins" w:date="2021-09-30T14:58:00Z">
        <w:r w:rsidRPr="000B0CC8">
          <w:rPr>
            <w:rFonts w:ascii="Times New Roman" w:hAnsi="Times New Roman"/>
            <w:sz w:val="24"/>
            <w:szCs w:val="24"/>
          </w:rPr>
          <w:t xml:space="preserve"> </w:t>
        </w:r>
      </w:ins>
      <w:ins w:id="1313" w:author="Britt Collins" w:date="2021-10-01T18:44:00Z">
        <w:r w:rsidR="00010687">
          <w:rPr>
            <w:rFonts w:ascii="Times New Roman" w:hAnsi="Times New Roman"/>
            <w:sz w:val="24"/>
            <w:szCs w:val="24"/>
          </w:rPr>
          <w:t>he</w:t>
        </w:r>
      </w:ins>
      <w:ins w:id="1314" w:author="Britt Collins" w:date="2021-09-30T14:58:00Z">
        <w:r w:rsidRPr="000B0CC8">
          <w:rPr>
            <w:rFonts w:ascii="Times New Roman" w:hAnsi="Times New Roman"/>
            <w:sz w:val="24"/>
            <w:szCs w:val="24"/>
          </w:rPr>
          <w:t xml:space="preserve"> finally </w:t>
        </w:r>
      </w:ins>
      <w:ins w:id="1315" w:author="Britt Collins" w:date="2021-10-01T18:44:00Z">
        <w:r w:rsidR="00010687">
          <w:rPr>
            <w:rFonts w:ascii="Times New Roman" w:hAnsi="Times New Roman"/>
            <w:sz w:val="24"/>
            <w:szCs w:val="24"/>
          </w:rPr>
          <w:t>said</w:t>
        </w:r>
      </w:ins>
      <w:ins w:id="1316" w:author="Britt Collins" w:date="2021-10-01T18:45:00Z">
        <w:r w:rsidR="00010687">
          <w:rPr>
            <w:rFonts w:ascii="Times New Roman" w:hAnsi="Times New Roman"/>
            <w:sz w:val="24"/>
            <w:szCs w:val="24"/>
          </w:rPr>
          <w:t xml:space="preserve"> and</w:t>
        </w:r>
      </w:ins>
      <w:ins w:id="1317" w:author="Britt Collins" w:date="2021-09-30T14:58:00Z">
        <w:r w:rsidRPr="000B0CC8">
          <w:rPr>
            <w:rFonts w:ascii="Times New Roman" w:hAnsi="Times New Roman"/>
            <w:sz w:val="24"/>
            <w:szCs w:val="24"/>
          </w:rPr>
          <w:t xml:space="preserve"> demonstrated the software was working as expected.</w:t>
        </w:r>
      </w:ins>
      <w:ins w:id="1318" w:author="Britt Collins" w:date="2021-10-01T18:45:00Z">
        <w:r w:rsidR="00010687">
          <w:rPr>
            <w:rFonts w:ascii="Times New Roman" w:hAnsi="Times New Roman"/>
            <w:sz w:val="24"/>
            <w:szCs w:val="24"/>
          </w:rPr>
          <w:t xml:space="preserve"> “</w:t>
        </w:r>
      </w:ins>
      <w:ins w:id="1319" w:author="Britt Collins" w:date="2021-09-30T14:58:00Z">
        <w:r w:rsidRPr="000B0CC8">
          <w:rPr>
            <w:rFonts w:ascii="Times New Roman" w:hAnsi="Times New Roman"/>
            <w:sz w:val="24"/>
            <w:szCs w:val="24"/>
          </w:rPr>
          <w:t xml:space="preserve">Right, we need </w:t>
        </w:r>
      </w:ins>
      <w:ins w:id="1320" w:author="Britt Collins" w:date="2021-10-01T18:45:00Z">
        <w:r w:rsidR="00010687">
          <w:rPr>
            <w:rFonts w:ascii="Times New Roman" w:hAnsi="Times New Roman"/>
            <w:sz w:val="24"/>
            <w:szCs w:val="24"/>
          </w:rPr>
          <w:t>just need</w:t>
        </w:r>
      </w:ins>
      <w:ins w:id="1321" w:author="Britt Collins" w:date="2021-09-30T14:58:00Z">
        <w:r w:rsidRPr="000B0CC8">
          <w:rPr>
            <w:rFonts w:ascii="Times New Roman" w:hAnsi="Times New Roman"/>
            <w:sz w:val="24"/>
            <w:szCs w:val="24"/>
          </w:rPr>
          <w:t xml:space="preserve"> get Cuong’s framework set</w:t>
        </w:r>
      </w:ins>
      <w:ins w:id="1322" w:author="Britt Collins" w:date="2021-10-01T18:46:00Z">
        <w:r w:rsidR="00010687">
          <w:rPr>
            <w:rFonts w:ascii="Times New Roman" w:hAnsi="Times New Roman"/>
            <w:sz w:val="24"/>
            <w:szCs w:val="24"/>
          </w:rPr>
          <w:t xml:space="preserve"> </w:t>
        </w:r>
      </w:ins>
      <w:ins w:id="1323" w:author="Britt Collins" w:date="2021-09-30T14:58:00Z">
        <w:r w:rsidRPr="000B0CC8">
          <w:rPr>
            <w:rFonts w:ascii="Times New Roman" w:hAnsi="Times New Roman"/>
            <w:sz w:val="24"/>
            <w:szCs w:val="24"/>
          </w:rPr>
          <w:t>up and we should be away.</w:t>
        </w:r>
      </w:ins>
      <w:ins w:id="1324" w:author="Britt Collins" w:date="2021-10-01T18:46:00Z">
        <w:r w:rsidR="00010687">
          <w:rPr>
            <w:rFonts w:ascii="Times New Roman" w:hAnsi="Times New Roman"/>
            <w:sz w:val="24"/>
            <w:szCs w:val="24"/>
          </w:rPr>
          <w:t xml:space="preserve"> </w:t>
        </w:r>
      </w:ins>
      <w:ins w:id="1325" w:author="Britt Collins" w:date="2021-09-30T14:58:00Z">
        <w:r w:rsidRPr="000B0CC8">
          <w:rPr>
            <w:rFonts w:ascii="Times New Roman" w:hAnsi="Times New Roman"/>
            <w:sz w:val="24"/>
            <w:szCs w:val="24"/>
          </w:rPr>
          <w:t>That should be enough for today. We’ll reconvene tomorrow</w:t>
        </w:r>
      </w:ins>
      <w:ins w:id="1326" w:author="Britt Collins" w:date="2021-10-01T18:46:00Z">
        <w:r w:rsidR="00010687">
          <w:rPr>
            <w:rFonts w:ascii="Times New Roman" w:hAnsi="Times New Roman"/>
            <w:sz w:val="24"/>
            <w:szCs w:val="24"/>
          </w:rPr>
          <w:t>.”</w:t>
        </w:r>
      </w:ins>
    </w:p>
    <w:p w14:paraId="6E9DA175" w14:textId="1FF95981" w:rsidR="00010687" w:rsidRPr="00010687" w:rsidRDefault="00010687" w:rsidP="00010687">
      <w:pPr>
        <w:spacing w:after="10" w:line="480" w:lineRule="auto"/>
        <w:ind w:left="-5" w:right="15" w:firstLine="725"/>
        <w:rPr>
          <w:ins w:id="1327" w:author="Britt Collins" w:date="2021-10-01T18:46:00Z"/>
          <w:rFonts w:ascii="Times New Roman" w:hAnsi="Times New Roman"/>
          <w:b/>
          <w:sz w:val="24"/>
          <w:szCs w:val="24"/>
          <w:rPrChange w:id="1328" w:author="Britt Collins" w:date="2021-10-01T18:46:00Z">
            <w:rPr>
              <w:ins w:id="1329" w:author="Britt Collins" w:date="2021-10-01T18:46:00Z"/>
              <w:rFonts w:ascii="Times New Roman" w:hAnsi="Times New Roman"/>
              <w:sz w:val="24"/>
              <w:szCs w:val="24"/>
            </w:rPr>
          </w:rPrChange>
        </w:rPr>
      </w:pPr>
      <w:ins w:id="1330" w:author="Britt Collins" w:date="2021-10-01T18:46:00Z">
        <w:r w:rsidRPr="00010687">
          <w:rPr>
            <w:rFonts w:ascii="Times New Roman" w:hAnsi="Times New Roman"/>
            <w:b/>
            <w:sz w:val="24"/>
            <w:szCs w:val="24"/>
            <w:rPrChange w:id="1331" w:author="Britt Collins" w:date="2021-10-01T18:46:00Z">
              <w:rPr>
                <w:rFonts w:ascii="Times New Roman" w:hAnsi="Times New Roman"/>
                <w:sz w:val="24"/>
                <w:szCs w:val="24"/>
              </w:rPr>
            </w:rPrChange>
          </w:rPr>
          <w:t>YOU NEED A MORE ENGAGING CHAPTER ENDING.</w:t>
        </w:r>
      </w:ins>
    </w:p>
    <w:p w14:paraId="5FD25D5F" w14:textId="2454FE99" w:rsidR="00010687" w:rsidRDefault="00010687" w:rsidP="00010687">
      <w:pPr>
        <w:spacing w:after="10" w:line="480" w:lineRule="auto"/>
        <w:ind w:left="-5" w:right="15" w:firstLine="725"/>
        <w:rPr>
          <w:ins w:id="1332" w:author="Britt Collins" w:date="2021-10-01T18:46:00Z"/>
          <w:rFonts w:ascii="Times New Roman" w:hAnsi="Times New Roman"/>
          <w:sz w:val="24"/>
          <w:szCs w:val="24"/>
        </w:rPr>
      </w:pPr>
    </w:p>
    <w:p w14:paraId="6BB7FB70" w14:textId="0C35D8F3" w:rsidR="00010687" w:rsidRDefault="00010687" w:rsidP="00010687">
      <w:pPr>
        <w:spacing w:after="10" w:line="480" w:lineRule="auto"/>
        <w:ind w:left="-5" w:right="15" w:firstLine="725"/>
        <w:rPr>
          <w:ins w:id="1333" w:author="Britt Collins" w:date="2021-10-01T18:46:00Z"/>
          <w:rFonts w:ascii="Times New Roman" w:hAnsi="Times New Roman"/>
          <w:sz w:val="24"/>
          <w:szCs w:val="24"/>
        </w:rPr>
      </w:pPr>
    </w:p>
    <w:p w14:paraId="08D08D11" w14:textId="43C06DC9" w:rsidR="00010687" w:rsidRDefault="00010687" w:rsidP="00010687">
      <w:pPr>
        <w:spacing w:after="10" w:line="480" w:lineRule="auto"/>
        <w:ind w:left="-5" w:right="15" w:firstLine="725"/>
        <w:rPr>
          <w:ins w:id="1334" w:author="Britt Collins" w:date="2021-10-01T18:46:00Z"/>
          <w:rFonts w:ascii="Times New Roman" w:hAnsi="Times New Roman"/>
          <w:sz w:val="24"/>
          <w:szCs w:val="24"/>
        </w:rPr>
      </w:pPr>
    </w:p>
    <w:p w14:paraId="4840A318" w14:textId="77777777" w:rsidR="00010687" w:rsidRPr="000B0CC8" w:rsidRDefault="00010687">
      <w:pPr>
        <w:spacing w:after="10" w:line="480" w:lineRule="auto"/>
        <w:ind w:left="-5" w:right="15" w:firstLine="725"/>
        <w:rPr>
          <w:ins w:id="1335" w:author="Britt Collins" w:date="2021-09-30T14:58:00Z"/>
          <w:rFonts w:ascii="Times New Roman" w:hAnsi="Times New Roman"/>
          <w:sz w:val="24"/>
          <w:szCs w:val="24"/>
        </w:rPr>
        <w:pPrChange w:id="1336" w:author="Britt Collins" w:date="2021-10-01T18:46:00Z">
          <w:pPr>
            <w:spacing w:after="332"/>
            <w:ind w:left="-5" w:right="15"/>
          </w:pPr>
        </w:pPrChange>
      </w:pPr>
    </w:p>
    <w:p w14:paraId="30A9B9F5" w14:textId="58A71E74" w:rsidR="006F31F6" w:rsidRPr="0007419F" w:rsidRDefault="0007419F">
      <w:pPr>
        <w:pStyle w:val="Heading1"/>
        <w:spacing w:line="480" w:lineRule="auto"/>
        <w:ind w:left="-6" w:hanging="11"/>
        <w:jc w:val="center"/>
        <w:rPr>
          <w:ins w:id="1337" w:author="Britt Collins" w:date="2021-09-30T14:58:00Z"/>
          <w:rFonts w:ascii="Times New Roman" w:hAnsi="Times New Roman"/>
          <w:b/>
          <w:sz w:val="24"/>
          <w:szCs w:val="24"/>
          <w:rPrChange w:id="1338" w:author="Britt Collins" w:date="2021-10-01T18:47:00Z">
            <w:rPr>
              <w:ins w:id="1339" w:author="Britt Collins" w:date="2021-09-30T14:58:00Z"/>
              <w:rFonts w:ascii="Times New Roman" w:hAnsi="Times New Roman"/>
              <w:sz w:val="24"/>
              <w:szCs w:val="24"/>
            </w:rPr>
          </w:rPrChange>
        </w:rPr>
        <w:pPrChange w:id="1340" w:author="Britt Collins" w:date="2021-10-01T18:47:00Z">
          <w:pPr>
            <w:pStyle w:val="Heading1"/>
            <w:ind w:left="-5"/>
          </w:pPr>
        </w:pPrChange>
      </w:pPr>
      <w:ins w:id="1341" w:author="Britt Collins" w:date="2021-10-01T18:46:00Z">
        <w:r w:rsidRPr="0007419F">
          <w:rPr>
            <w:rFonts w:ascii="Times New Roman" w:hAnsi="Times New Roman"/>
            <w:b/>
            <w:sz w:val="24"/>
            <w:szCs w:val="24"/>
            <w:rPrChange w:id="1342" w:author="Britt Collins" w:date="2021-10-01T18:47:00Z">
              <w:rPr>
                <w:rFonts w:ascii="Times New Roman" w:hAnsi="Times New Roman"/>
                <w:sz w:val="24"/>
                <w:szCs w:val="24"/>
              </w:rPr>
            </w:rPrChange>
          </w:rPr>
          <w:br/>
        </w:r>
      </w:ins>
      <w:ins w:id="1343" w:author="Britt Collins" w:date="2021-09-30T14:58:00Z">
        <w:r w:rsidR="006F31F6" w:rsidRPr="0007419F">
          <w:rPr>
            <w:rFonts w:ascii="Times New Roman" w:hAnsi="Times New Roman"/>
            <w:b/>
            <w:sz w:val="24"/>
            <w:szCs w:val="24"/>
            <w:rPrChange w:id="1344" w:author="Britt Collins" w:date="2021-10-01T18:47:00Z">
              <w:rPr>
                <w:rFonts w:ascii="Times New Roman" w:hAnsi="Times New Roman"/>
                <w:sz w:val="24"/>
                <w:szCs w:val="24"/>
              </w:rPr>
            </w:rPrChange>
          </w:rPr>
          <w:t>5</w:t>
        </w:r>
      </w:ins>
    </w:p>
    <w:p w14:paraId="7A4FBC2D" w14:textId="77777777" w:rsidR="006F31F6" w:rsidRPr="0007419F" w:rsidRDefault="006F31F6">
      <w:pPr>
        <w:pStyle w:val="Heading2"/>
        <w:spacing w:line="480" w:lineRule="auto"/>
        <w:ind w:left="-6" w:hanging="11"/>
        <w:jc w:val="center"/>
        <w:rPr>
          <w:ins w:id="1345" w:author="Britt Collins" w:date="2021-09-30T14:58:00Z"/>
          <w:rFonts w:ascii="Times New Roman" w:hAnsi="Times New Roman"/>
          <w:b/>
          <w:sz w:val="24"/>
          <w:szCs w:val="24"/>
          <w:rPrChange w:id="1346" w:author="Britt Collins" w:date="2021-10-01T18:47:00Z">
            <w:rPr>
              <w:ins w:id="1347" w:author="Britt Collins" w:date="2021-09-30T14:58:00Z"/>
              <w:rFonts w:ascii="Times New Roman" w:hAnsi="Times New Roman"/>
              <w:sz w:val="24"/>
              <w:szCs w:val="24"/>
            </w:rPr>
          </w:rPrChange>
        </w:rPr>
        <w:pPrChange w:id="1348" w:author="Britt Collins" w:date="2021-10-01T18:47:00Z">
          <w:pPr>
            <w:pStyle w:val="Heading2"/>
            <w:ind w:left="-5"/>
          </w:pPr>
        </w:pPrChange>
      </w:pPr>
      <w:ins w:id="1349" w:author="Britt Collins" w:date="2021-09-30T14:58:00Z">
        <w:r w:rsidRPr="0007419F">
          <w:rPr>
            <w:rFonts w:ascii="Times New Roman" w:hAnsi="Times New Roman"/>
            <w:b/>
            <w:sz w:val="24"/>
            <w:szCs w:val="24"/>
            <w:rPrChange w:id="1350" w:author="Britt Collins" w:date="2021-10-01T18:47:00Z">
              <w:rPr>
                <w:rFonts w:ascii="Times New Roman" w:hAnsi="Times New Roman"/>
                <w:sz w:val="24"/>
                <w:szCs w:val="24"/>
              </w:rPr>
            </w:rPrChange>
          </w:rPr>
          <w:t>Vagabond</w:t>
        </w:r>
      </w:ins>
    </w:p>
    <w:p w14:paraId="1DBA52E5" w14:textId="77777777" w:rsidR="0007419F" w:rsidRDefault="0007419F">
      <w:pPr>
        <w:spacing w:line="480" w:lineRule="auto"/>
        <w:ind w:left="-5" w:right="15"/>
        <w:rPr>
          <w:ins w:id="1351" w:author="Britt Collins" w:date="2021-10-01T18:47:00Z"/>
          <w:rFonts w:ascii="Times New Roman" w:hAnsi="Times New Roman"/>
          <w:sz w:val="24"/>
          <w:szCs w:val="24"/>
        </w:rPr>
      </w:pPr>
    </w:p>
    <w:p w14:paraId="5FF2F1D2" w14:textId="5147952B" w:rsidR="006F31F6" w:rsidRPr="000B0CC8" w:rsidRDefault="006F31F6">
      <w:pPr>
        <w:spacing w:line="480" w:lineRule="auto"/>
        <w:ind w:left="-5" w:right="15"/>
        <w:rPr>
          <w:ins w:id="1352" w:author="Britt Collins" w:date="2021-09-30T14:58:00Z"/>
          <w:rFonts w:ascii="Times New Roman" w:hAnsi="Times New Roman"/>
          <w:sz w:val="24"/>
          <w:szCs w:val="24"/>
        </w:rPr>
        <w:pPrChange w:id="1353" w:author="Britt Collins" w:date="2021-09-30T15:06:00Z">
          <w:pPr>
            <w:ind w:left="-5" w:right="15"/>
          </w:pPr>
        </w:pPrChange>
      </w:pPr>
      <w:ins w:id="1354" w:author="Britt Collins" w:date="2021-09-30T14:58:00Z">
        <w:r w:rsidRPr="000B0CC8">
          <w:rPr>
            <w:rFonts w:ascii="Times New Roman" w:hAnsi="Times New Roman"/>
            <w:sz w:val="24"/>
            <w:szCs w:val="24"/>
          </w:rPr>
          <w:t xml:space="preserve">The next couple of weeks were a blur. In drinking and socialising terms, a lot happened. I was seeing Bruce, Elliot and client staff on a regular basis. Bruce, in Manly, Elliot, in Annandale and the client, smack bang in the middle of the Central Business District. My tenure at the consultancy accommodation had come to an end. Work and a new social scene were a distraction from </w:t>
        </w:r>
      </w:ins>
      <w:ins w:id="1355" w:author="Britt Collins" w:date="2021-10-01T18:48:00Z">
        <w:r w:rsidR="0007419F">
          <w:rPr>
            <w:rFonts w:ascii="Times New Roman" w:hAnsi="Times New Roman"/>
            <w:sz w:val="24"/>
            <w:szCs w:val="24"/>
          </w:rPr>
          <w:t>finding a new place to live</w:t>
        </w:r>
      </w:ins>
      <w:ins w:id="1356" w:author="Britt Collins" w:date="2021-09-30T14:58:00Z">
        <w:r w:rsidRPr="000B0CC8">
          <w:rPr>
            <w:rFonts w:ascii="Times New Roman" w:hAnsi="Times New Roman"/>
            <w:sz w:val="24"/>
            <w:szCs w:val="24"/>
          </w:rPr>
          <w:t xml:space="preserve">. It was an unnerving time. I had to move from pillar-to-post each day. I was booking the cheapest, last-minute, </w:t>
        </w:r>
      </w:ins>
      <w:ins w:id="1357" w:author="Britt Collins" w:date="2021-10-01T18:48:00Z">
        <w:r w:rsidR="0007419F">
          <w:rPr>
            <w:rFonts w:ascii="Times New Roman" w:hAnsi="Times New Roman"/>
            <w:sz w:val="24"/>
            <w:szCs w:val="24"/>
          </w:rPr>
          <w:t>one</w:t>
        </w:r>
      </w:ins>
      <w:ins w:id="1358" w:author="Britt Collins" w:date="2021-09-30T14:58:00Z">
        <w:r w:rsidRPr="000B0CC8">
          <w:rPr>
            <w:rFonts w:ascii="Times New Roman" w:hAnsi="Times New Roman"/>
            <w:sz w:val="24"/>
            <w:szCs w:val="24"/>
          </w:rPr>
          <w:t xml:space="preserve">-bed </w:t>
        </w:r>
      </w:ins>
      <w:ins w:id="1359" w:author="Britt Collins" w:date="2021-10-01T18:49:00Z">
        <w:r w:rsidR="0007419F">
          <w:rPr>
            <w:rFonts w:ascii="Times New Roman" w:hAnsi="Times New Roman"/>
            <w:sz w:val="24"/>
            <w:szCs w:val="24"/>
          </w:rPr>
          <w:t>apartments</w:t>
        </w:r>
      </w:ins>
      <w:ins w:id="1360" w:author="Britt Collins" w:date="2021-09-30T14:58:00Z">
        <w:r w:rsidRPr="000B0CC8">
          <w:rPr>
            <w:rFonts w:ascii="Times New Roman" w:hAnsi="Times New Roman"/>
            <w:sz w:val="24"/>
            <w:szCs w:val="24"/>
          </w:rPr>
          <w:t xml:space="preserve"> that Sydney had to offer. Last</w:t>
        </w:r>
      </w:ins>
      <w:ins w:id="1361" w:author="Britt Collins" w:date="2021-10-01T18:49:00Z">
        <w:r w:rsidR="0007419F">
          <w:rPr>
            <w:rFonts w:ascii="Times New Roman" w:hAnsi="Times New Roman"/>
            <w:sz w:val="24"/>
            <w:szCs w:val="24"/>
          </w:rPr>
          <w:t>-</w:t>
        </w:r>
      </w:ins>
      <w:ins w:id="1362" w:author="Britt Collins" w:date="2021-09-30T14:58:00Z">
        <w:r w:rsidRPr="000B0CC8">
          <w:rPr>
            <w:rFonts w:ascii="Times New Roman" w:hAnsi="Times New Roman"/>
            <w:sz w:val="24"/>
            <w:szCs w:val="24"/>
          </w:rPr>
          <w:t>minute accommodation is never cheap, especially in Sydney. I was still awaiting my first pay check</w:t>
        </w:r>
      </w:ins>
      <w:ins w:id="1363" w:author="Britt Collins" w:date="2021-10-01T18:49:00Z">
        <w:r w:rsidR="0007419F">
          <w:rPr>
            <w:rFonts w:ascii="Times New Roman" w:hAnsi="Times New Roman"/>
            <w:sz w:val="24"/>
            <w:szCs w:val="24"/>
          </w:rPr>
          <w:t xml:space="preserve"> and</w:t>
        </w:r>
      </w:ins>
      <w:ins w:id="1364" w:author="Britt Collins" w:date="2021-09-30T14:58:00Z">
        <w:r w:rsidRPr="000B0CC8">
          <w:rPr>
            <w:rFonts w:ascii="Times New Roman" w:hAnsi="Times New Roman"/>
            <w:sz w:val="24"/>
            <w:szCs w:val="24"/>
          </w:rPr>
          <w:t xml:space="preserve"> paid </w:t>
        </w:r>
      </w:ins>
      <w:ins w:id="1365" w:author="Britt Collins" w:date="2021-10-01T18:49:00Z">
        <w:r w:rsidR="0007419F">
          <w:rPr>
            <w:rFonts w:ascii="Times New Roman" w:hAnsi="Times New Roman"/>
            <w:sz w:val="24"/>
            <w:szCs w:val="24"/>
          </w:rPr>
          <w:t>rent</w:t>
        </w:r>
      </w:ins>
      <w:ins w:id="1366" w:author="Britt Collins" w:date="2021-09-30T14:58:00Z">
        <w:r w:rsidRPr="000B0CC8">
          <w:rPr>
            <w:rFonts w:ascii="Times New Roman" w:hAnsi="Times New Roman"/>
            <w:sz w:val="24"/>
            <w:szCs w:val="24"/>
          </w:rPr>
          <w:t xml:space="preserve"> out of the dwindling UK savings. I got by, just. One day it was hostel in the CBD, the next it was a house</w:t>
        </w:r>
      </w:ins>
      <w:ins w:id="1367" w:author="Britt Collins" w:date="2021-10-01T18:50:00Z">
        <w:r w:rsidR="0007419F">
          <w:rPr>
            <w:rFonts w:ascii="Times New Roman" w:hAnsi="Times New Roman"/>
            <w:sz w:val="24"/>
            <w:szCs w:val="24"/>
          </w:rPr>
          <w:t>-</w:t>
        </w:r>
      </w:ins>
      <w:ins w:id="1368" w:author="Britt Collins" w:date="2021-09-30T14:58:00Z">
        <w:r w:rsidRPr="000B0CC8">
          <w:rPr>
            <w:rFonts w:ascii="Times New Roman" w:hAnsi="Times New Roman"/>
            <w:sz w:val="24"/>
            <w:szCs w:val="24"/>
          </w:rPr>
          <w:t>share</w:t>
        </w:r>
      </w:ins>
      <w:ins w:id="1369" w:author="Britt Collins" w:date="2021-10-01T18:50:00Z">
        <w:r w:rsidR="0007419F">
          <w:rPr>
            <w:rFonts w:ascii="Times New Roman" w:hAnsi="Times New Roman"/>
            <w:sz w:val="24"/>
            <w:szCs w:val="24"/>
          </w:rPr>
          <w:t xml:space="preserve"> sublet</w:t>
        </w:r>
      </w:ins>
      <w:ins w:id="1370" w:author="Britt Collins" w:date="2021-09-30T14:58:00Z">
        <w:r w:rsidRPr="000B0CC8">
          <w:rPr>
            <w:rFonts w:ascii="Times New Roman" w:hAnsi="Times New Roman"/>
            <w:sz w:val="24"/>
            <w:szCs w:val="24"/>
          </w:rPr>
          <w:t xml:space="preserve"> in Manly. It was pressure I didn't want to deal with</w:t>
        </w:r>
      </w:ins>
      <w:ins w:id="1371" w:author="Britt Collins" w:date="2021-10-01T18:50:00Z">
        <w:r w:rsidR="0007419F">
          <w:rPr>
            <w:rFonts w:ascii="Times New Roman" w:hAnsi="Times New Roman"/>
            <w:sz w:val="24"/>
            <w:szCs w:val="24"/>
          </w:rPr>
          <w:t xml:space="preserve"> on top of</w:t>
        </w:r>
      </w:ins>
      <w:ins w:id="1372" w:author="Britt Collins" w:date="2021-09-30T14:58:00Z">
        <w:r w:rsidRPr="000B0CC8">
          <w:rPr>
            <w:rFonts w:ascii="Times New Roman" w:hAnsi="Times New Roman"/>
            <w:sz w:val="24"/>
            <w:szCs w:val="24"/>
          </w:rPr>
          <w:t xml:space="preserve"> the stresses of work. </w:t>
        </w:r>
      </w:ins>
    </w:p>
    <w:p w14:paraId="0633FFA7" w14:textId="068A0866" w:rsidR="006F31F6" w:rsidRPr="000B0CC8" w:rsidRDefault="006F31F6">
      <w:pPr>
        <w:spacing w:line="480" w:lineRule="auto"/>
        <w:ind w:left="-5" w:right="15" w:firstLine="725"/>
        <w:rPr>
          <w:ins w:id="1373" w:author="Britt Collins" w:date="2021-09-30T14:58:00Z"/>
          <w:rFonts w:ascii="Times New Roman" w:hAnsi="Times New Roman"/>
          <w:sz w:val="24"/>
          <w:szCs w:val="24"/>
        </w:rPr>
        <w:pPrChange w:id="1374" w:author="Britt Collins" w:date="2021-10-01T18:50:00Z">
          <w:pPr>
            <w:ind w:left="-5" w:right="15"/>
          </w:pPr>
        </w:pPrChange>
      </w:pPr>
      <w:ins w:id="1375" w:author="Britt Collins" w:date="2021-09-30T14:58:00Z">
        <w:r w:rsidRPr="000B0CC8">
          <w:rPr>
            <w:rFonts w:ascii="Times New Roman" w:hAnsi="Times New Roman"/>
            <w:sz w:val="24"/>
            <w:szCs w:val="24"/>
          </w:rPr>
          <w:t>The move was on, not just for me, but the entire Sydney consultancy team: me, Bruce and Elliot. The office in North Sydney was not central enough for Bruce</w:t>
        </w:r>
      </w:ins>
      <w:ins w:id="1376" w:author="Britt Collins" w:date="2021-10-01T18:51:00Z">
        <w:r w:rsidR="0007419F">
          <w:rPr>
            <w:rFonts w:ascii="Times New Roman" w:hAnsi="Times New Roman"/>
            <w:sz w:val="24"/>
            <w:szCs w:val="24"/>
          </w:rPr>
          <w:t>’</w:t>
        </w:r>
      </w:ins>
      <w:ins w:id="1377" w:author="Britt Collins" w:date="2021-09-30T14:58:00Z">
        <w:r w:rsidRPr="000B0CC8">
          <w:rPr>
            <w:rFonts w:ascii="Times New Roman" w:hAnsi="Times New Roman"/>
            <w:sz w:val="24"/>
            <w:szCs w:val="24"/>
          </w:rPr>
          <w:t xml:space="preserve">s liking. He needed a Central Business District address to attract the attention of the big banking clients. We saw fit to load up Elliot’s Tardis-like Holden Carlton car with the contents of the North Sydney office. </w:t>
        </w:r>
      </w:ins>
    </w:p>
    <w:p w14:paraId="13E34E89" w14:textId="7194D60E" w:rsidR="006F31F6" w:rsidRPr="000B0CC8" w:rsidRDefault="006F31F6">
      <w:pPr>
        <w:spacing w:line="480" w:lineRule="auto"/>
        <w:ind w:left="-5" w:right="15" w:firstLine="725"/>
        <w:rPr>
          <w:ins w:id="1378" w:author="Britt Collins" w:date="2021-09-30T14:58:00Z"/>
          <w:rFonts w:ascii="Times New Roman" w:hAnsi="Times New Roman"/>
          <w:sz w:val="24"/>
          <w:szCs w:val="24"/>
        </w:rPr>
        <w:pPrChange w:id="1379" w:author="Britt Collins" w:date="2021-10-01T18:52:00Z">
          <w:pPr>
            <w:ind w:left="-5" w:right="15"/>
          </w:pPr>
        </w:pPrChange>
      </w:pPr>
      <w:ins w:id="1380" w:author="Britt Collins" w:date="2021-09-30T14:58:00Z">
        <w:r w:rsidRPr="000B0CC8">
          <w:rPr>
            <w:rFonts w:ascii="Times New Roman" w:hAnsi="Times New Roman"/>
            <w:sz w:val="24"/>
            <w:szCs w:val="24"/>
          </w:rPr>
          <w:t>The consultancy</w:t>
        </w:r>
      </w:ins>
      <w:ins w:id="1381" w:author="Britt Collins" w:date="2021-10-01T18:52:00Z">
        <w:r w:rsidR="0007419F">
          <w:rPr>
            <w:rFonts w:ascii="Times New Roman" w:hAnsi="Times New Roman"/>
            <w:sz w:val="24"/>
            <w:szCs w:val="24"/>
          </w:rPr>
          <w:t xml:space="preserve"> </w:t>
        </w:r>
      </w:ins>
      <w:ins w:id="1382" w:author="Britt Collins" w:date="2021-09-30T14:58:00Z">
        <w:r w:rsidRPr="000B0CC8">
          <w:rPr>
            <w:rFonts w:ascii="Times New Roman" w:hAnsi="Times New Roman"/>
            <w:sz w:val="24"/>
            <w:szCs w:val="24"/>
          </w:rPr>
          <w:t>had an interesting history. It was created by one man, a humble doctorate in Computer Science, Kelvin. He had the brilliant idea of melding the best software engineering students into his software</w:t>
        </w:r>
      </w:ins>
      <w:ins w:id="1383" w:author="Britt Collins" w:date="2021-10-01T18:52:00Z">
        <w:r w:rsidR="0007419F">
          <w:rPr>
            <w:rFonts w:ascii="Times New Roman" w:hAnsi="Times New Roman"/>
            <w:sz w:val="24"/>
            <w:szCs w:val="24"/>
          </w:rPr>
          <w:t>-</w:t>
        </w:r>
      </w:ins>
      <w:ins w:id="1384" w:author="Britt Collins" w:date="2021-09-30T14:58:00Z">
        <w:r w:rsidRPr="000B0CC8">
          <w:rPr>
            <w:rFonts w:ascii="Times New Roman" w:hAnsi="Times New Roman"/>
            <w:sz w:val="24"/>
            <w:szCs w:val="24"/>
          </w:rPr>
          <w:t>testing consultants. Some would focus teaching international standard</w:t>
        </w:r>
      </w:ins>
      <w:ins w:id="1385" w:author="Britt Collins" w:date="2021-10-01T18:53:00Z">
        <w:r w:rsidR="0007419F">
          <w:rPr>
            <w:rFonts w:ascii="Times New Roman" w:hAnsi="Times New Roman"/>
            <w:sz w:val="24"/>
            <w:szCs w:val="24"/>
          </w:rPr>
          <w:t>-</w:t>
        </w:r>
      </w:ins>
      <w:ins w:id="1386" w:author="Britt Collins" w:date="2021-09-30T14:58:00Z">
        <w:r w:rsidRPr="000B0CC8">
          <w:rPr>
            <w:rFonts w:ascii="Times New Roman" w:hAnsi="Times New Roman"/>
            <w:sz w:val="24"/>
            <w:szCs w:val="24"/>
          </w:rPr>
          <w:t>quality theory</w:t>
        </w:r>
      </w:ins>
      <w:ins w:id="1387" w:author="Britt Collins" w:date="2021-10-01T18:53:00Z">
        <w:r w:rsidR="0007419F">
          <w:rPr>
            <w:rFonts w:ascii="Times New Roman" w:hAnsi="Times New Roman"/>
            <w:sz w:val="24"/>
            <w:szCs w:val="24"/>
          </w:rPr>
          <w:t>,</w:t>
        </w:r>
      </w:ins>
      <w:ins w:id="1388" w:author="Britt Collins" w:date="2021-09-30T14:58:00Z">
        <w:r w:rsidRPr="000B0CC8">
          <w:rPr>
            <w:rFonts w:ascii="Times New Roman" w:hAnsi="Times New Roman"/>
            <w:sz w:val="24"/>
            <w:szCs w:val="24"/>
          </w:rPr>
          <w:t xml:space="preserve"> others would provide businesses with a software testing resource. The result, a consultancy of technical, academic resources, executing work to international standards. These academics were loyal to Kelvin and his consultancy but lacked direction. The academics were not business savvy. This was why Mark was brought in as Chief Operating Officer (COO). He had one plan in mind, replicate the success of the UK consultancy I had left.</w:t>
        </w:r>
      </w:ins>
    </w:p>
    <w:p w14:paraId="07155740" w14:textId="583BA714" w:rsidR="006F31F6" w:rsidRPr="000B0CC8" w:rsidRDefault="006F31F6">
      <w:pPr>
        <w:spacing w:after="17" w:line="480" w:lineRule="auto"/>
        <w:ind w:left="-5" w:right="15" w:firstLine="725"/>
        <w:rPr>
          <w:ins w:id="1389" w:author="Britt Collins" w:date="2021-09-30T14:58:00Z"/>
          <w:rFonts w:ascii="Times New Roman" w:hAnsi="Times New Roman"/>
          <w:sz w:val="24"/>
          <w:szCs w:val="24"/>
        </w:rPr>
        <w:pPrChange w:id="1390" w:author="Britt Collins" w:date="2021-10-01T18:53:00Z">
          <w:pPr>
            <w:ind w:left="-5" w:right="15"/>
          </w:pPr>
        </w:pPrChange>
      </w:pPr>
      <w:ins w:id="1391" w:author="Britt Collins" w:date="2021-09-30T14:58:00Z">
        <w:r w:rsidRPr="000B0CC8">
          <w:rPr>
            <w:rFonts w:ascii="Times New Roman" w:hAnsi="Times New Roman"/>
            <w:sz w:val="24"/>
            <w:szCs w:val="24"/>
          </w:rPr>
          <w:lastRenderedPageBreak/>
          <w:t>I understood that to grow a business you need to get word of the business out there. This explained why</w:t>
        </w:r>
      </w:ins>
      <w:ins w:id="1392" w:author="Britt Collins" w:date="2021-10-01T18:53:00Z">
        <w:r w:rsidR="0007419F">
          <w:rPr>
            <w:rFonts w:ascii="Times New Roman" w:hAnsi="Times New Roman"/>
            <w:sz w:val="24"/>
            <w:szCs w:val="24"/>
          </w:rPr>
          <w:t xml:space="preserve"> </w:t>
        </w:r>
      </w:ins>
      <w:ins w:id="1393" w:author="Britt Collins" w:date="2021-09-30T14:58:00Z">
        <w:r w:rsidRPr="000B0CC8">
          <w:rPr>
            <w:rFonts w:ascii="Times New Roman" w:hAnsi="Times New Roman"/>
            <w:sz w:val="24"/>
            <w:szCs w:val="24"/>
          </w:rPr>
          <w:t>Elliot's and Bruce's salesman skillset was required. Being sales people they were great manipulators. They had Mark wrapped around their little fingers. Bruce chose the new Circular Quay office premises</w:t>
        </w:r>
      </w:ins>
      <w:ins w:id="1394" w:author="Britt Collins" w:date="2021-10-01T18:54:00Z">
        <w:r w:rsidR="0007419F">
          <w:rPr>
            <w:rFonts w:ascii="Times New Roman" w:hAnsi="Times New Roman"/>
            <w:sz w:val="24"/>
            <w:szCs w:val="24"/>
          </w:rPr>
          <w:t xml:space="preserve"> and</w:t>
        </w:r>
      </w:ins>
      <w:ins w:id="1395" w:author="Britt Collins" w:date="2021-09-30T14:58:00Z">
        <w:r w:rsidRPr="000B0CC8">
          <w:rPr>
            <w:rFonts w:ascii="Times New Roman" w:hAnsi="Times New Roman"/>
            <w:sz w:val="24"/>
            <w:szCs w:val="24"/>
          </w:rPr>
          <w:t xml:space="preserve"> assigned himself the position </w:t>
        </w:r>
      </w:ins>
      <w:ins w:id="1396" w:author="Britt Collins" w:date="2021-10-01T18:54:00Z">
        <w:r w:rsidR="0007419F">
          <w:rPr>
            <w:rFonts w:ascii="Times New Roman" w:hAnsi="Times New Roman"/>
            <w:sz w:val="24"/>
            <w:szCs w:val="24"/>
          </w:rPr>
          <w:t>of c</w:t>
        </w:r>
      </w:ins>
      <w:ins w:id="1397" w:author="Britt Collins" w:date="2021-09-30T14:58:00Z">
        <w:r w:rsidRPr="000B0CC8">
          <w:rPr>
            <w:rFonts w:ascii="Times New Roman" w:hAnsi="Times New Roman"/>
            <w:sz w:val="24"/>
            <w:szCs w:val="24"/>
          </w:rPr>
          <w:t xml:space="preserve">hief of Sydney </w:t>
        </w:r>
      </w:ins>
      <w:ins w:id="1398" w:author="Britt Collins" w:date="2021-10-01T18:54:00Z">
        <w:r w:rsidR="0007419F">
          <w:rPr>
            <w:rFonts w:ascii="Times New Roman" w:hAnsi="Times New Roman"/>
            <w:sz w:val="24"/>
            <w:szCs w:val="24"/>
          </w:rPr>
          <w:t>o</w:t>
        </w:r>
      </w:ins>
      <w:ins w:id="1399" w:author="Britt Collins" w:date="2021-09-30T14:58:00Z">
        <w:r w:rsidRPr="000B0CC8">
          <w:rPr>
            <w:rFonts w:ascii="Times New Roman" w:hAnsi="Times New Roman"/>
            <w:sz w:val="24"/>
            <w:szCs w:val="24"/>
          </w:rPr>
          <w:t>perations. He wasn't a logistics expert and wasn't a chief. And to call him a salesman would be an insult to the profession. By definition, a salesman sells stuff. I had witnessed Bruce’s sales patter first-hand. He would have difficulty selling beer to a bucks party.</w:t>
        </w:r>
      </w:ins>
    </w:p>
    <w:p w14:paraId="58C0DDC8" w14:textId="7C2C012D" w:rsidR="006F31F6" w:rsidRPr="000B0CC8" w:rsidRDefault="0007419F">
      <w:pPr>
        <w:spacing w:line="480" w:lineRule="auto"/>
        <w:ind w:left="-5" w:right="15" w:firstLine="725"/>
        <w:rPr>
          <w:ins w:id="1400" w:author="Britt Collins" w:date="2021-09-30T14:58:00Z"/>
          <w:rFonts w:ascii="Times New Roman" w:hAnsi="Times New Roman"/>
          <w:sz w:val="24"/>
          <w:szCs w:val="24"/>
        </w:rPr>
        <w:pPrChange w:id="1401" w:author="Britt Collins" w:date="2021-10-01T18:54:00Z">
          <w:pPr>
            <w:ind w:left="-5" w:right="15"/>
          </w:pPr>
        </w:pPrChange>
      </w:pPr>
      <w:ins w:id="1402" w:author="Britt Collins" w:date="2021-10-01T18:54:00Z">
        <w:r>
          <w:rPr>
            <w:rFonts w:ascii="Times New Roman" w:hAnsi="Times New Roman"/>
            <w:sz w:val="24"/>
            <w:szCs w:val="24"/>
          </w:rPr>
          <w:t>“</w:t>
        </w:r>
      </w:ins>
      <w:ins w:id="1403" w:author="Britt Collins" w:date="2021-09-30T14:58:00Z">
        <w:r w:rsidR="006F31F6" w:rsidRPr="000B0CC8">
          <w:rPr>
            <w:rFonts w:ascii="Times New Roman" w:hAnsi="Times New Roman"/>
            <w:sz w:val="24"/>
            <w:szCs w:val="24"/>
          </w:rPr>
          <w:t>Mr Bradford</w:t>
        </w:r>
      </w:ins>
      <w:ins w:id="1404" w:author="Britt Collins" w:date="2021-10-01T18:54:00Z">
        <w:r>
          <w:rPr>
            <w:rFonts w:ascii="Times New Roman" w:hAnsi="Times New Roman"/>
            <w:sz w:val="24"/>
            <w:szCs w:val="24"/>
          </w:rPr>
          <w:t>”</w:t>
        </w:r>
      </w:ins>
      <w:ins w:id="1405" w:author="Britt Collins" w:date="2021-09-30T14:58:00Z">
        <w:r w:rsidR="006F31F6" w:rsidRPr="000B0CC8">
          <w:rPr>
            <w:rFonts w:ascii="Times New Roman" w:hAnsi="Times New Roman"/>
            <w:sz w:val="24"/>
            <w:szCs w:val="24"/>
          </w:rPr>
          <w:t>, those words should be enunciated in a deep, smooth DJ's tone. The bearded 40</w:t>
        </w:r>
      </w:ins>
      <w:ins w:id="1406" w:author="Britt Collins" w:date="2021-10-01T18:55:00Z">
        <w:r>
          <w:rPr>
            <w:rFonts w:ascii="Times New Roman" w:hAnsi="Times New Roman"/>
            <w:sz w:val="24"/>
            <w:szCs w:val="24"/>
          </w:rPr>
          <w:t>-ish</w:t>
        </w:r>
      </w:ins>
      <w:ins w:id="1407" w:author="Britt Collins" w:date="2021-09-30T14:58:00Z">
        <w:r w:rsidR="006F31F6" w:rsidRPr="000B0CC8">
          <w:rPr>
            <w:rFonts w:ascii="Times New Roman" w:hAnsi="Times New Roman"/>
            <w:sz w:val="24"/>
            <w:szCs w:val="24"/>
          </w:rPr>
          <w:t xml:space="preserve"> portly Canadian newbie was the next installation at the Sydney office. The finely groomed man spoke through mouthfuls of soft mumbles. He was, by Canadian standards, a reserved character. The intense, wide-eyed stare gave an indication of his focus. When he wasn’t focussed on work, </w:t>
        </w:r>
      </w:ins>
      <w:ins w:id="1408" w:author="Britt Collins" w:date="2021-10-01T18:55:00Z">
        <w:r>
          <w:rPr>
            <w:rFonts w:ascii="Times New Roman" w:hAnsi="Times New Roman"/>
            <w:sz w:val="24"/>
            <w:szCs w:val="24"/>
          </w:rPr>
          <w:t>but</w:t>
        </w:r>
      </w:ins>
      <w:ins w:id="1409" w:author="Britt Collins" w:date="2021-09-30T14:58:00Z">
        <w:r w:rsidR="006F31F6" w:rsidRPr="000B0CC8">
          <w:rPr>
            <w:rFonts w:ascii="Times New Roman" w:hAnsi="Times New Roman"/>
            <w:sz w:val="24"/>
            <w:szCs w:val="24"/>
          </w:rPr>
          <w:t xml:space="preserve"> on keeping his head in the realms of reality. Mr Bradford had Asperger’s syndrome. It made him a little less sociable, but allowed him to plough through work twice as fast as me.</w:t>
        </w:r>
      </w:ins>
    </w:p>
    <w:p w14:paraId="7A092FF3" w14:textId="2A316A86" w:rsidR="006F31F6" w:rsidRPr="000B0CC8" w:rsidRDefault="006F31F6">
      <w:pPr>
        <w:spacing w:line="480" w:lineRule="auto"/>
        <w:ind w:left="-5" w:right="15" w:firstLine="725"/>
        <w:rPr>
          <w:ins w:id="1410" w:author="Britt Collins" w:date="2021-09-30T14:58:00Z"/>
          <w:rFonts w:ascii="Times New Roman" w:hAnsi="Times New Roman"/>
          <w:sz w:val="24"/>
          <w:szCs w:val="24"/>
        </w:rPr>
        <w:pPrChange w:id="1411" w:author="Britt Collins" w:date="2021-10-01T18:55:00Z">
          <w:pPr>
            <w:ind w:left="-5" w:right="15"/>
          </w:pPr>
        </w:pPrChange>
      </w:pPr>
      <w:ins w:id="1412" w:author="Britt Collins" w:date="2021-09-30T14:58:00Z">
        <w:r w:rsidRPr="000B0CC8">
          <w:rPr>
            <w:rFonts w:ascii="Times New Roman" w:hAnsi="Times New Roman"/>
            <w:sz w:val="24"/>
            <w:szCs w:val="24"/>
          </w:rPr>
          <w:t>Contracts for the financial institution client were still being finalised. Meanwhile Mr Bradford, Elliot and I made use of the consultancy training manuals at the Sydney office. Elliot assigned himself the role of course provider. He could do almost anything if he put his mind to it. In this case, he was training himself to teach by teaching the training course. Bruce was rarely in the office. He was either at home or out entertaining potential clients. Mr Bradford and I were technically on the bench. It was a term all consultancies feared. A</w:t>
        </w:r>
      </w:ins>
      <w:ins w:id="1413" w:author="Britt Collins" w:date="2021-10-01T18:56:00Z">
        <w:r w:rsidR="0007419F">
          <w:rPr>
            <w:rFonts w:ascii="Times New Roman" w:hAnsi="Times New Roman"/>
            <w:sz w:val="24"/>
            <w:szCs w:val="24"/>
          </w:rPr>
          <w:t>t</w:t>
        </w:r>
      </w:ins>
      <w:ins w:id="1414" w:author="Britt Collins" w:date="2021-09-30T14:58:00Z">
        <w:r w:rsidRPr="000B0CC8">
          <w:rPr>
            <w:rFonts w:ascii="Times New Roman" w:hAnsi="Times New Roman"/>
            <w:sz w:val="24"/>
            <w:szCs w:val="24"/>
          </w:rPr>
          <w:t xml:space="preserve"> time when resources (us consultants) didn't earn money for the consultancy</w:t>
        </w:r>
      </w:ins>
      <w:ins w:id="1415" w:author="Britt Collins" w:date="2021-10-01T18:56:00Z">
        <w:r w:rsidR="0007419F">
          <w:rPr>
            <w:rFonts w:ascii="Times New Roman" w:hAnsi="Times New Roman"/>
            <w:sz w:val="24"/>
            <w:szCs w:val="24"/>
          </w:rPr>
          <w:t>,</w:t>
        </w:r>
      </w:ins>
      <w:ins w:id="1416" w:author="Britt Collins" w:date="2021-09-30T14:58:00Z">
        <w:r w:rsidRPr="000B0CC8">
          <w:rPr>
            <w:rFonts w:ascii="Times New Roman" w:hAnsi="Times New Roman"/>
            <w:sz w:val="24"/>
            <w:szCs w:val="24"/>
          </w:rPr>
          <w:t xml:space="preserve"> I was quite happy being benched</w:t>
        </w:r>
      </w:ins>
      <w:ins w:id="1417" w:author="Britt Collins" w:date="2021-10-01T18:56:00Z">
        <w:r w:rsidR="0007419F">
          <w:rPr>
            <w:rFonts w:ascii="Times New Roman" w:hAnsi="Times New Roman"/>
            <w:sz w:val="24"/>
            <w:szCs w:val="24"/>
          </w:rPr>
          <w:t>, and</w:t>
        </w:r>
      </w:ins>
      <w:ins w:id="1418" w:author="Britt Collins" w:date="2021-09-30T14:58:00Z">
        <w:r w:rsidRPr="000B0CC8">
          <w:rPr>
            <w:rFonts w:ascii="Times New Roman" w:hAnsi="Times New Roman"/>
            <w:sz w:val="24"/>
            <w:szCs w:val="24"/>
          </w:rPr>
          <w:t xml:space="preserve"> still earning and learning.</w:t>
        </w:r>
      </w:ins>
    </w:p>
    <w:p w14:paraId="781FD2D0" w14:textId="558236B4" w:rsidR="006F31F6" w:rsidRDefault="006F31F6" w:rsidP="00BF3141">
      <w:pPr>
        <w:spacing w:after="10" w:line="480" w:lineRule="auto"/>
        <w:ind w:left="-5" w:right="15" w:firstLine="725"/>
        <w:rPr>
          <w:ins w:id="1419" w:author="Britt Collins" w:date="2021-10-01T18:59:00Z"/>
          <w:rFonts w:ascii="Times New Roman" w:hAnsi="Times New Roman"/>
          <w:sz w:val="24"/>
          <w:szCs w:val="24"/>
        </w:rPr>
      </w:pPr>
      <w:ins w:id="1420" w:author="Britt Collins" w:date="2021-09-30T14:58:00Z">
        <w:r w:rsidRPr="000B0CC8">
          <w:rPr>
            <w:rFonts w:ascii="Times New Roman" w:hAnsi="Times New Roman"/>
            <w:sz w:val="24"/>
            <w:szCs w:val="24"/>
          </w:rPr>
          <w:t xml:space="preserve">Elliot covered the whole suite of consultancy training materials for me and Mr Bradford. As a consequence, Mr Bradford and I obtained lots of certificates and burned lots of the consultancy's cash reserves. Being an early bird and living relatively close to the office, I would consistently arrive at the Sydney office before 9am. Mr Bradford would turn up a little later because of the subtle variability in his </w:t>
        </w:r>
      </w:ins>
      <w:ins w:id="1421" w:author="Britt Collins" w:date="2021-10-01T18:58:00Z">
        <w:r w:rsidR="00BF3141">
          <w:rPr>
            <w:rFonts w:ascii="Times New Roman" w:hAnsi="Times New Roman"/>
            <w:sz w:val="24"/>
            <w:szCs w:val="24"/>
          </w:rPr>
          <w:t>two</w:t>
        </w:r>
      </w:ins>
      <w:ins w:id="1422" w:author="Britt Collins" w:date="2021-09-30T14:58:00Z">
        <w:r w:rsidRPr="000B0CC8">
          <w:rPr>
            <w:rFonts w:ascii="Times New Roman" w:hAnsi="Times New Roman"/>
            <w:sz w:val="24"/>
            <w:szCs w:val="24"/>
          </w:rPr>
          <w:t>-hour long journey. Elliot and</w:t>
        </w:r>
      </w:ins>
      <w:ins w:id="1423" w:author="Britt Collins" w:date="2021-10-01T18:58:00Z">
        <w:r w:rsidR="00BF3141">
          <w:rPr>
            <w:rFonts w:ascii="Times New Roman" w:hAnsi="Times New Roman"/>
            <w:sz w:val="24"/>
            <w:szCs w:val="24"/>
          </w:rPr>
          <w:t xml:space="preserve"> </w:t>
        </w:r>
      </w:ins>
      <w:ins w:id="1424" w:author="Britt Collins" w:date="2021-09-30T14:58:00Z">
        <w:r w:rsidRPr="000B0CC8">
          <w:rPr>
            <w:rFonts w:ascii="Times New Roman" w:hAnsi="Times New Roman"/>
            <w:sz w:val="24"/>
            <w:szCs w:val="24"/>
          </w:rPr>
          <w:t>Bruce rolled in as and when</w:t>
        </w:r>
      </w:ins>
      <w:ins w:id="1425" w:author="Britt Collins" w:date="2021-10-01T18:58:00Z">
        <w:r w:rsidR="00BF3141">
          <w:rPr>
            <w:rFonts w:ascii="Times New Roman" w:hAnsi="Times New Roman"/>
            <w:sz w:val="24"/>
            <w:szCs w:val="24"/>
          </w:rPr>
          <w:t>, since w</w:t>
        </w:r>
      </w:ins>
      <w:ins w:id="1426" w:author="Britt Collins" w:date="2021-09-30T14:58:00Z">
        <w:r w:rsidRPr="000B0CC8">
          <w:rPr>
            <w:rFonts w:ascii="Times New Roman" w:hAnsi="Times New Roman"/>
            <w:sz w:val="24"/>
            <w:szCs w:val="24"/>
          </w:rPr>
          <w:t xml:space="preserve">orking from home was always an option for both. Their relationship was an interesting one. They didn’t always see eye-to-eye and often bitched about each other behind each other’s backs. The issues they had were many: machismo, power </w:t>
        </w:r>
        <w:r w:rsidRPr="000B0CC8">
          <w:rPr>
            <w:rFonts w:ascii="Times New Roman" w:hAnsi="Times New Roman"/>
            <w:sz w:val="24"/>
            <w:szCs w:val="24"/>
          </w:rPr>
          <w:lastRenderedPageBreak/>
          <w:t>mongering and who had the better sales technique. Mark talked about the old Sydney team before his arrival. In Sydney, the consultancy was a two</w:t>
        </w:r>
      </w:ins>
      <w:ins w:id="1427" w:author="Britt Collins" w:date="2021-10-01T18:58:00Z">
        <w:r w:rsidR="00BF3141">
          <w:rPr>
            <w:rFonts w:ascii="Times New Roman" w:hAnsi="Times New Roman"/>
            <w:sz w:val="24"/>
            <w:szCs w:val="24"/>
          </w:rPr>
          <w:t>-</w:t>
        </w:r>
      </w:ins>
      <w:ins w:id="1428" w:author="Britt Collins" w:date="2021-09-30T14:58:00Z">
        <w:r w:rsidRPr="000B0CC8">
          <w:rPr>
            <w:rFonts w:ascii="Times New Roman" w:hAnsi="Times New Roman"/>
            <w:sz w:val="24"/>
            <w:szCs w:val="24"/>
          </w:rPr>
          <w:t>men strong team: Joel, a performance</w:t>
        </w:r>
      </w:ins>
      <w:ins w:id="1429" w:author="Britt Collins" w:date="2021-10-01T18:58:00Z">
        <w:r w:rsidR="00BF3141">
          <w:rPr>
            <w:rFonts w:ascii="Times New Roman" w:hAnsi="Times New Roman"/>
            <w:sz w:val="24"/>
            <w:szCs w:val="24"/>
          </w:rPr>
          <w:t>-</w:t>
        </w:r>
      </w:ins>
      <w:ins w:id="1430" w:author="Britt Collins" w:date="2021-09-30T14:58:00Z">
        <w:r w:rsidRPr="000B0CC8">
          <w:rPr>
            <w:rFonts w:ascii="Times New Roman" w:hAnsi="Times New Roman"/>
            <w:sz w:val="24"/>
            <w:szCs w:val="24"/>
          </w:rPr>
          <w:t>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the Sydney office's phone queries. Both Bruce and Elliot were optimistic to the point of lying. Whil</w:t>
        </w:r>
      </w:ins>
      <w:ins w:id="1431" w:author="Britt Collins" w:date="2021-10-01T18:59:00Z">
        <w:r w:rsidR="00BF3141">
          <w:rPr>
            <w:rFonts w:ascii="Times New Roman" w:hAnsi="Times New Roman"/>
            <w:sz w:val="24"/>
            <w:szCs w:val="24"/>
          </w:rPr>
          <w:t>e</w:t>
        </w:r>
      </w:ins>
      <w:ins w:id="1432" w:author="Britt Collins" w:date="2021-09-30T14:58:00Z">
        <w:r w:rsidRPr="000B0CC8">
          <w:rPr>
            <w:rFonts w:ascii="Times New Roman" w:hAnsi="Times New Roman"/>
            <w:sz w:val="24"/>
            <w:szCs w:val="24"/>
          </w:rPr>
          <w:t xml:space="preserve"> talking to the duo, my inner monologue would say "Do you smell that? </w:t>
        </w:r>
        <w:r w:rsidRPr="000B0CC8">
          <w:rPr>
            <w:rFonts w:ascii="Times New Roman" w:hAnsi="Times New Roman"/>
            <w:i/>
            <w:sz w:val="24"/>
            <w:szCs w:val="24"/>
          </w:rPr>
          <w:t>sniff</w:t>
        </w:r>
        <w:r w:rsidRPr="000B0CC8">
          <w:rPr>
            <w:rFonts w:ascii="Times New Roman" w:hAnsi="Times New Roman"/>
            <w:sz w:val="24"/>
            <w:szCs w:val="24"/>
          </w:rPr>
          <w:t xml:space="preserve"> Yeah, definitely bullshit". Elliot would often say that we needed more consultants to fill the roles. In reality, there were no roles to fill.</w:t>
        </w:r>
      </w:ins>
      <w:ins w:id="1433" w:author="Britt Collins" w:date="2021-10-01T19:00:00Z">
        <w:r w:rsidR="00BF3141">
          <w:rPr>
            <w:rFonts w:ascii="Times New Roman" w:hAnsi="Times New Roman"/>
            <w:sz w:val="24"/>
            <w:szCs w:val="24"/>
          </w:rPr>
          <w:t xml:space="preserve"> </w:t>
        </w:r>
        <w:r w:rsidR="00BF3141" w:rsidRPr="00BF3141">
          <w:rPr>
            <w:rFonts w:ascii="Times New Roman" w:hAnsi="Times New Roman"/>
            <w:b/>
            <w:sz w:val="24"/>
            <w:szCs w:val="24"/>
            <w:rPrChange w:id="1434" w:author="Britt Collins" w:date="2021-10-01T19:01:00Z">
              <w:rPr>
                <w:rFonts w:ascii="Times New Roman" w:hAnsi="Times New Roman"/>
                <w:sz w:val="24"/>
                <w:szCs w:val="24"/>
              </w:rPr>
            </w:rPrChange>
          </w:rPr>
          <w:t>THIS IS AN INTERESTING CHAPTER ENDING, OFFERING A GLIMPSE OF OFFICE POLITI</w:t>
        </w:r>
      </w:ins>
      <w:ins w:id="1435" w:author="Britt Collins" w:date="2021-10-01T19:01:00Z">
        <w:r w:rsidR="00BF3141" w:rsidRPr="00BF3141">
          <w:rPr>
            <w:rFonts w:ascii="Times New Roman" w:hAnsi="Times New Roman"/>
            <w:b/>
            <w:sz w:val="24"/>
            <w:szCs w:val="24"/>
            <w:rPrChange w:id="1436" w:author="Britt Collins" w:date="2021-10-01T19:01:00Z">
              <w:rPr>
                <w:rFonts w:ascii="Times New Roman" w:hAnsi="Times New Roman"/>
                <w:sz w:val="24"/>
                <w:szCs w:val="24"/>
              </w:rPr>
            </w:rPrChange>
          </w:rPr>
          <w:t xml:space="preserve">CS, </w:t>
        </w:r>
      </w:ins>
      <w:ins w:id="1437" w:author="Britt Collins" w:date="2021-10-01T19:00:00Z">
        <w:r w:rsidR="00BF3141" w:rsidRPr="00BF3141">
          <w:rPr>
            <w:rFonts w:ascii="Times New Roman" w:hAnsi="Times New Roman"/>
            <w:b/>
            <w:sz w:val="24"/>
            <w:szCs w:val="24"/>
            <w:rPrChange w:id="1438" w:author="Britt Collins" w:date="2021-10-01T19:01:00Z">
              <w:rPr>
                <w:rFonts w:ascii="Times New Roman" w:hAnsi="Times New Roman"/>
                <w:sz w:val="24"/>
                <w:szCs w:val="24"/>
              </w:rPr>
            </w:rPrChange>
          </w:rPr>
          <w:t>HINTING AT THE DISCONTENT</w:t>
        </w:r>
        <w:r w:rsidR="00BF3141">
          <w:rPr>
            <w:rFonts w:ascii="Times New Roman" w:hAnsi="Times New Roman"/>
            <w:sz w:val="24"/>
            <w:szCs w:val="24"/>
          </w:rPr>
          <w:t xml:space="preserve"> </w:t>
        </w:r>
      </w:ins>
    </w:p>
    <w:p w14:paraId="058C5DD2" w14:textId="74F7F55C" w:rsidR="00BF3141" w:rsidRDefault="00BF3141" w:rsidP="00BF3141">
      <w:pPr>
        <w:spacing w:after="10" w:line="480" w:lineRule="auto"/>
        <w:ind w:left="-5" w:right="15" w:firstLine="725"/>
        <w:rPr>
          <w:ins w:id="1439" w:author="Britt Collins" w:date="2021-10-01T18:59:00Z"/>
          <w:rFonts w:ascii="Times New Roman" w:hAnsi="Times New Roman"/>
          <w:sz w:val="24"/>
          <w:szCs w:val="24"/>
        </w:rPr>
      </w:pPr>
    </w:p>
    <w:p w14:paraId="678CD3D7" w14:textId="20A7BE0B" w:rsidR="00BF3141" w:rsidRDefault="00BF3141" w:rsidP="00BF3141">
      <w:pPr>
        <w:spacing w:after="10" w:line="480" w:lineRule="auto"/>
        <w:ind w:left="-5" w:right="15" w:firstLine="725"/>
        <w:rPr>
          <w:ins w:id="1440" w:author="Britt Collins" w:date="2021-10-01T18:59:00Z"/>
          <w:rFonts w:ascii="Times New Roman" w:hAnsi="Times New Roman"/>
          <w:sz w:val="24"/>
          <w:szCs w:val="24"/>
        </w:rPr>
      </w:pPr>
    </w:p>
    <w:p w14:paraId="5E3264CA" w14:textId="4E518D72" w:rsidR="00BF3141" w:rsidRDefault="00BF3141" w:rsidP="00BF3141">
      <w:pPr>
        <w:spacing w:after="10" w:line="480" w:lineRule="auto"/>
        <w:ind w:left="-5" w:right="15" w:firstLine="725"/>
        <w:rPr>
          <w:ins w:id="1441" w:author="Britt Collins" w:date="2021-10-01T18:59:00Z"/>
          <w:rFonts w:ascii="Times New Roman" w:hAnsi="Times New Roman"/>
          <w:sz w:val="24"/>
          <w:szCs w:val="24"/>
        </w:rPr>
      </w:pPr>
    </w:p>
    <w:p w14:paraId="29AC361E" w14:textId="4EA4DF5C" w:rsidR="00BF3141" w:rsidRDefault="00BF3141" w:rsidP="00BF3141">
      <w:pPr>
        <w:spacing w:after="10" w:line="480" w:lineRule="auto"/>
        <w:ind w:left="-5" w:right="15" w:firstLine="725"/>
        <w:rPr>
          <w:ins w:id="1442" w:author="Britt Collins" w:date="2021-10-01T18:59:00Z"/>
          <w:rFonts w:ascii="Times New Roman" w:hAnsi="Times New Roman"/>
          <w:sz w:val="24"/>
          <w:szCs w:val="24"/>
        </w:rPr>
      </w:pPr>
    </w:p>
    <w:p w14:paraId="2619AAAF" w14:textId="41B5C262" w:rsidR="00BF3141" w:rsidRDefault="00BF3141" w:rsidP="00BF3141">
      <w:pPr>
        <w:spacing w:after="10" w:line="480" w:lineRule="auto"/>
        <w:ind w:left="-5" w:right="15" w:firstLine="725"/>
        <w:rPr>
          <w:ins w:id="1443" w:author="Britt Collins" w:date="2021-10-01T18:59:00Z"/>
          <w:rFonts w:ascii="Times New Roman" w:hAnsi="Times New Roman"/>
          <w:sz w:val="24"/>
          <w:szCs w:val="24"/>
        </w:rPr>
      </w:pPr>
    </w:p>
    <w:p w14:paraId="74EEF607" w14:textId="0E614EE0" w:rsidR="00BF3141" w:rsidRDefault="00BF3141" w:rsidP="00BF3141">
      <w:pPr>
        <w:spacing w:after="10" w:line="480" w:lineRule="auto"/>
        <w:ind w:left="-5" w:right="15" w:firstLine="725"/>
        <w:rPr>
          <w:ins w:id="1444" w:author="Britt Collins" w:date="2021-10-01T18:59:00Z"/>
          <w:rFonts w:ascii="Times New Roman" w:hAnsi="Times New Roman"/>
          <w:sz w:val="24"/>
          <w:szCs w:val="24"/>
        </w:rPr>
      </w:pPr>
    </w:p>
    <w:p w14:paraId="461BA33E" w14:textId="2D526062" w:rsidR="00BF3141" w:rsidRDefault="00BF3141" w:rsidP="00BF3141">
      <w:pPr>
        <w:spacing w:after="10" w:line="480" w:lineRule="auto"/>
        <w:ind w:left="-5" w:right="15" w:firstLine="725"/>
        <w:rPr>
          <w:ins w:id="1445" w:author="Britt Collins" w:date="2021-10-01T18:59:00Z"/>
          <w:rFonts w:ascii="Times New Roman" w:hAnsi="Times New Roman"/>
          <w:sz w:val="24"/>
          <w:szCs w:val="24"/>
        </w:rPr>
      </w:pPr>
    </w:p>
    <w:p w14:paraId="4C4867CB" w14:textId="10C2A892" w:rsidR="00BF3141" w:rsidRDefault="00BF3141" w:rsidP="00BF3141">
      <w:pPr>
        <w:spacing w:after="10" w:line="480" w:lineRule="auto"/>
        <w:ind w:left="-5" w:right="15" w:firstLine="725"/>
        <w:rPr>
          <w:ins w:id="1446" w:author="Britt Collins" w:date="2021-10-01T18:59:00Z"/>
          <w:rFonts w:ascii="Times New Roman" w:hAnsi="Times New Roman"/>
          <w:sz w:val="24"/>
          <w:szCs w:val="24"/>
        </w:rPr>
      </w:pPr>
    </w:p>
    <w:p w14:paraId="16C9AA01" w14:textId="518BAE58" w:rsidR="00BF3141" w:rsidRDefault="00BF3141" w:rsidP="00BF3141">
      <w:pPr>
        <w:spacing w:after="10" w:line="480" w:lineRule="auto"/>
        <w:ind w:left="-5" w:right="15" w:firstLine="725"/>
        <w:rPr>
          <w:ins w:id="1447" w:author="Britt Collins" w:date="2021-10-01T18:59:00Z"/>
          <w:rFonts w:ascii="Times New Roman" w:hAnsi="Times New Roman"/>
          <w:sz w:val="24"/>
          <w:szCs w:val="24"/>
        </w:rPr>
      </w:pPr>
    </w:p>
    <w:p w14:paraId="76AC58D5" w14:textId="4CD8CEAD" w:rsidR="00BF3141" w:rsidRDefault="00BF3141" w:rsidP="00BF3141">
      <w:pPr>
        <w:spacing w:after="10" w:line="480" w:lineRule="auto"/>
        <w:ind w:left="-5" w:right="15" w:firstLine="725"/>
        <w:rPr>
          <w:ins w:id="1448" w:author="Britt Collins" w:date="2021-10-01T18:59:00Z"/>
          <w:rFonts w:ascii="Times New Roman" w:hAnsi="Times New Roman"/>
          <w:sz w:val="24"/>
          <w:szCs w:val="24"/>
        </w:rPr>
      </w:pPr>
    </w:p>
    <w:p w14:paraId="347DA0E2" w14:textId="5291D65E" w:rsidR="00BF3141" w:rsidRDefault="00BF3141" w:rsidP="00BF3141">
      <w:pPr>
        <w:spacing w:after="10" w:line="480" w:lineRule="auto"/>
        <w:ind w:left="-5" w:right="15" w:firstLine="725"/>
        <w:rPr>
          <w:ins w:id="1449" w:author="Britt Collins" w:date="2021-10-01T18:59:00Z"/>
          <w:rFonts w:ascii="Times New Roman" w:hAnsi="Times New Roman"/>
          <w:sz w:val="24"/>
          <w:szCs w:val="24"/>
        </w:rPr>
      </w:pPr>
    </w:p>
    <w:p w14:paraId="3FD9ACF0" w14:textId="1CCC5665" w:rsidR="00BF3141" w:rsidRDefault="00BF3141" w:rsidP="00BF3141">
      <w:pPr>
        <w:spacing w:after="10" w:line="480" w:lineRule="auto"/>
        <w:ind w:left="-5" w:right="15" w:firstLine="725"/>
        <w:rPr>
          <w:ins w:id="1450" w:author="Britt Collins" w:date="2021-10-01T18:59:00Z"/>
          <w:rFonts w:ascii="Times New Roman" w:hAnsi="Times New Roman"/>
          <w:sz w:val="24"/>
          <w:szCs w:val="24"/>
        </w:rPr>
      </w:pPr>
    </w:p>
    <w:p w14:paraId="661B270C" w14:textId="3AB5E6B4" w:rsidR="00BF3141" w:rsidRDefault="00BF3141" w:rsidP="00BF3141">
      <w:pPr>
        <w:spacing w:after="10" w:line="480" w:lineRule="auto"/>
        <w:ind w:left="-5" w:right="15" w:firstLine="725"/>
        <w:rPr>
          <w:ins w:id="1451" w:author="Britt Collins" w:date="2021-10-01T18:59:00Z"/>
          <w:rFonts w:ascii="Times New Roman" w:hAnsi="Times New Roman"/>
          <w:sz w:val="24"/>
          <w:szCs w:val="24"/>
        </w:rPr>
      </w:pPr>
    </w:p>
    <w:p w14:paraId="6F605E15" w14:textId="5F062B89" w:rsidR="00BF3141" w:rsidRDefault="00BF3141" w:rsidP="00BF3141">
      <w:pPr>
        <w:spacing w:after="10" w:line="480" w:lineRule="auto"/>
        <w:ind w:left="-5" w:right="15" w:firstLine="725"/>
        <w:rPr>
          <w:ins w:id="1452" w:author="Britt Collins" w:date="2021-10-01T18:59:00Z"/>
          <w:rFonts w:ascii="Times New Roman" w:hAnsi="Times New Roman"/>
          <w:sz w:val="24"/>
          <w:szCs w:val="24"/>
        </w:rPr>
      </w:pPr>
    </w:p>
    <w:p w14:paraId="0AC113CB" w14:textId="2C21113D" w:rsidR="00BF3141" w:rsidRDefault="00BF3141" w:rsidP="00BF3141">
      <w:pPr>
        <w:spacing w:after="10" w:line="480" w:lineRule="auto"/>
        <w:ind w:left="-5" w:right="15" w:firstLine="725"/>
        <w:rPr>
          <w:ins w:id="1453" w:author="Britt Collins" w:date="2021-10-01T18:59:00Z"/>
          <w:rFonts w:ascii="Times New Roman" w:hAnsi="Times New Roman"/>
          <w:sz w:val="24"/>
          <w:szCs w:val="24"/>
        </w:rPr>
      </w:pPr>
    </w:p>
    <w:p w14:paraId="0B9F175F" w14:textId="77777777" w:rsidR="00BF3141" w:rsidRPr="000B0CC8" w:rsidRDefault="00BF3141">
      <w:pPr>
        <w:spacing w:after="10" w:line="480" w:lineRule="auto"/>
        <w:ind w:left="-5" w:right="15" w:firstLine="725"/>
        <w:rPr>
          <w:ins w:id="1454" w:author="Britt Collins" w:date="2021-09-30T14:58:00Z"/>
          <w:rFonts w:ascii="Times New Roman" w:hAnsi="Times New Roman"/>
          <w:sz w:val="24"/>
          <w:szCs w:val="24"/>
        </w:rPr>
        <w:pPrChange w:id="1455" w:author="Britt Collins" w:date="2021-10-01T18:58:00Z">
          <w:pPr>
            <w:spacing w:after="325"/>
            <w:ind w:left="-5" w:right="15"/>
          </w:pPr>
        </w:pPrChange>
      </w:pPr>
    </w:p>
    <w:p w14:paraId="317BF085" w14:textId="77777777" w:rsidR="00BF3141" w:rsidRDefault="00BF3141">
      <w:pPr>
        <w:pStyle w:val="Heading1"/>
        <w:spacing w:line="480" w:lineRule="auto"/>
        <w:ind w:left="-6" w:hanging="11"/>
        <w:jc w:val="center"/>
        <w:rPr>
          <w:ins w:id="1456" w:author="Britt Collins" w:date="2021-10-01T18:59:00Z"/>
          <w:rFonts w:ascii="Times New Roman" w:hAnsi="Times New Roman"/>
          <w:sz w:val="24"/>
          <w:szCs w:val="24"/>
        </w:rPr>
        <w:pPrChange w:id="1457" w:author="Britt Collins" w:date="2021-10-01T19:01:00Z">
          <w:pPr>
            <w:pStyle w:val="Heading1"/>
            <w:spacing w:line="480" w:lineRule="auto"/>
            <w:ind w:left="-5"/>
          </w:pPr>
        </w:pPrChange>
      </w:pPr>
    </w:p>
    <w:p w14:paraId="77E7644E" w14:textId="1E48237B" w:rsidR="006F31F6" w:rsidRPr="00BF3141" w:rsidRDefault="00290110">
      <w:pPr>
        <w:pStyle w:val="Heading1"/>
        <w:spacing w:line="480" w:lineRule="auto"/>
        <w:ind w:left="-6" w:hanging="11"/>
        <w:jc w:val="center"/>
        <w:rPr>
          <w:ins w:id="1458" w:author="Britt Collins" w:date="2021-09-30T14:58:00Z"/>
          <w:rFonts w:ascii="Times New Roman" w:hAnsi="Times New Roman"/>
          <w:b/>
          <w:sz w:val="24"/>
          <w:szCs w:val="24"/>
          <w:rPrChange w:id="1459" w:author="Britt Collins" w:date="2021-10-01T18:59:00Z">
            <w:rPr>
              <w:ins w:id="1460" w:author="Britt Collins" w:date="2021-09-30T14:58:00Z"/>
              <w:rFonts w:ascii="Times New Roman" w:hAnsi="Times New Roman"/>
              <w:sz w:val="24"/>
              <w:szCs w:val="24"/>
            </w:rPr>
          </w:rPrChange>
        </w:rPr>
        <w:pPrChange w:id="1461" w:author="Britt Collins" w:date="2021-10-01T19:01:00Z">
          <w:pPr>
            <w:pStyle w:val="Heading1"/>
            <w:ind w:left="-5"/>
          </w:pPr>
        </w:pPrChange>
      </w:pPr>
      <w:ins w:id="1462" w:author="Britt Collins" w:date="2021-10-05T15:36:00Z">
        <w:r>
          <w:rPr>
            <w:rFonts w:ascii="Times New Roman" w:hAnsi="Times New Roman"/>
            <w:b/>
            <w:sz w:val="24"/>
            <w:szCs w:val="24"/>
          </w:rPr>
          <w:br/>
        </w:r>
      </w:ins>
      <w:ins w:id="1463" w:author="Britt Collins" w:date="2021-09-30T14:58:00Z">
        <w:r w:rsidR="006F31F6" w:rsidRPr="00BF3141">
          <w:rPr>
            <w:rFonts w:ascii="Times New Roman" w:hAnsi="Times New Roman"/>
            <w:b/>
            <w:sz w:val="24"/>
            <w:szCs w:val="24"/>
            <w:rPrChange w:id="1464" w:author="Britt Collins" w:date="2021-10-01T18:59:00Z">
              <w:rPr>
                <w:rFonts w:ascii="Times New Roman" w:hAnsi="Times New Roman"/>
                <w:sz w:val="24"/>
                <w:szCs w:val="24"/>
              </w:rPr>
            </w:rPrChange>
          </w:rPr>
          <w:t>6</w:t>
        </w:r>
      </w:ins>
    </w:p>
    <w:p w14:paraId="02FFF029" w14:textId="77777777" w:rsidR="006F31F6" w:rsidRPr="00BF3141" w:rsidRDefault="006F31F6">
      <w:pPr>
        <w:pStyle w:val="Heading2"/>
        <w:spacing w:line="480" w:lineRule="auto"/>
        <w:ind w:left="-6" w:hanging="11"/>
        <w:jc w:val="center"/>
        <w:rPr>
          <w:ins w:id="1465" w:author="Britt Collins" w:date="2021-09-30T14:58:00Z"/>
          <w:rFonts w:ascii="Times New Roman" w:hAnsi="Times New Roman"/>
          <w:b/>
          <w:sz w:val="24"/>
          <w:szCs w:val="24"/>
          <w:rPrChange w:id="1466" w:author="Britt Collins" w:date="2021-10-01T18:59:00Z">
            <w:rPr>
              <w:ins w:id="1467" w:author="Britt Collins" w:date="2021-09-30T14:58:00Z"/>
              <w:rFonts w:ascii="Times New Roman" w:hAnsi="Times New Roman"/>
              <w:sz w:val="24"/>
              <w:szCs w:val="24"/>
            </w:rPr>
          </w:rPrChange>
        </w:rPr>
        <w:pPrChange w:id="1468" w:author="Britt Collins" w:date="2021-10-01T19:01:00Z">
          <w:pPr>
            <w:pStyle w:val="Heading2"/>
            <w:ind w:left="-5"/>
          </w:pPr>
        </w:pPrChange>
      </w:pPr>
      <w:ins w:id="1469" w:author="Britt Collins" w:date="2021-09-30T14:58:00Z">
        <w:r w:rsidRPr="00BF3141">
          <w:rPr>
            <w:rFonts w:ascii="Times New Roman" w:hAnsi="Times New Roman"/>
            <w:b/>
            <w:sz w:val="24"/>
            <w:szCs w:val="24"/>
            <w:rPrChange w:id="1470" w:author="Britt Collins" w:date="2021-10-01T18:59:00Z">
              <w:rPr>
                <w:rFonts w:ascii="Times New Roman" w:hAnsi="Times New Roman"/>
                <w:sz w:val="24"/>
                <w:szCs w:val="24"/>
              </w:rPr>
            </w:rPrChange>
          </w:rPr>
          <w:t>Another Day in Paradise</w:t>
        </w:r>
      </w:ins>
    </w:p>
    <w:p w14:paraId="3F804819" w14:textId="08030A82" w:rsidR="0018357E" w:rsidRDefault="00BF3141">
      <w:pPr>
        <w:spacing w:line="480" w:lineRule="auto"/>
        <w:ind w:left="-5" w:right="15"/>
        <w:rPr>
          <w:ins w:id="1471" w:author="Britt Collins" w:date="2021-10-01T19:08:00Z"/>
          <w:rFonts w:ascii="Times New Roman" w:hAnsi="Times New Roman"/>
          <w:sz w:val="24"/>
          <w:szCs w:val="24"/>
        </w:rPr>
      </w:pPr>
      <w:ins w:id="1472" w:author="Britt Collins" w:date="2021-10-01T19:02:00Z">
        <w:r>
          <w:rPr>
            <w:rFonts w:ascii="Times New Roman" w:hAnsi="Times New Roman"/>
            <w:sz w:val="24"/>
            <w:szCs w:val="24"/>
          </w:rPr>
          <w:br/>
        </w:r>
        <w:r w:rsidRPr="00BF3141">
          <w:rPr>
            <w:rFonts w:ascii="Times New Roman" w:hAnsi="Times New Roman"/>
            <w:b/>
            <w:sz w:val="24"/>
            <w:szCs w:val="24"/>
            <w:rPrChange w:id="1473" w:author="Britt Collins" w:date="2021-10-01T19:02:00Z">
              <w:rPr>
                <w:rFonts w:ascii="Times New Roman" w:hAnsi="Times New Roman"/>
                <w:sz w:val="24"/>
                <w:szCs w:val="24"/>
              </w:rPr>
            </w:rPrChange>
          </w:rPr>
          <w:t>ADD MORE COLOUR TO THIS OPENER, MAYBE SOMETHING INTROSPECTIVE OF YOUR NEW LIFE</w:t>
        </w:r>
      </w:ins>
      <w:ins w:id="1474" w:author="Britt Collins" w:date="2021-10-01T19:03:00Z">
        <w:r>
          <w:rPr>
            <w:rFonts w:ascii="Times New Roman" w:hAnsi="Times New Roman"/>
            <w:b/>
            <w:sz w:val="24"/>
            <w:szCs w:val="24"/>
          </w:rPr>
          <w:t>, BEING UNSETTLED</w:t>
        </w:r>
      </w:ins>
      <w:ins w:id="1475" w:author="Britt Collins" w:date="2021-10-01T19:04:00Z">
        <w:r>
          <w:rPr>
            <w:rFonts w:ascii="Times New Roman" w:hAnsi="Times New Roman"/>
            <w:b/>
            <w:sz w:val="24"/>
            <w:szCs w:val="24"/>
          </w:rPr>
          <w:t xml:space="preserve">, </w:t>
        </w:r>
      </w:ins>
      <w:ins w:id="1476" w:author="Britt Collins" w:date="2021-10-01T19:03:00Z">
        <w:r w:rsidRPr="00BF3141">
          <w:rPr>
            <w:rFonts w:ascii="Times New Roman" w:hAnsi="Times New Roman"/>
            <w:b/>
            <w:sz w:val="24"/>
            <w:szCs w:val="24"/>
            <w:rPrChange w:id="1477" w:author="Britt Collins" w:date="2021-10-01T19:03:00Z">
              <w:rPr>
                <w:rFonts w:ascii="Times New Roman" w:hAnsi="Times New Roman"/>
                <w:sz w:val="24"/>
                <w:szCs w:val="24"/>
              </w:rPr>
            </w:rPrChange>
          </w:rPr>
          <w:t>THE CONSTANT WORRY</w:t>
        </w:r>
      </w:ins>
      <w:ins w:id="1478" w:author="Britt Collins" w:date="2021-10-01T19:08:00Z">
        <w:r w:rsidR="0018357E">
          <w:rPr>
            <w:rFonts w:ascii="Times New Roman" w:hAnsi="Times New Roman"/>
            <w:b/>
            <w:sz w:val="24"/>
            <w:szCs w:val="24"/>
          </w:rPr>
          <w:t>. Something like:</w:t>
        </w:r>
      </w:ins>
      <w:ins w:id="1479" w:author="Britt Collins" w:date="2021-10-01T19:03:00Z">
        <w:r>
          <w:rPr>
            <w:rFonts w:ascii="Times New Roman" w:hAnsi="Times New Roman"/>
            <w:sz w:val="24"/>
            <w:szCs w:val="24"/>
          </w:rPr>
          <w:t xml:space="preserve"> </w:t>
        </w:r>
      </w:ins>
    </w:p>
    <w:p w14:paraId="2EDF2B24" w14:textId="48CE7141" w:rsidR="0018357E" w:rsidRDefault="0018357E">
      <w:pPr>
        <w:spacing w:line="480" w:lineRule="auto"/>
        <w:ind w:left="-5" w:right="15"/>
        <w:rPr>
          <w:ins w:id="1480" w:author="Britt Collins" w:date="2021-10-01T19:15:00Z"/>
          <w:rFonts w:ascii="Times New Roman" w:hAnsi="Times New Roman"/>
          <w:sz w:val="24"/>
          <w:szCs w:val="24"/>
        </w:rPr>
      </w:pPr>
      <w:ins w:id="1481" w:author="Britt Collins" w:date="2021-10-01T19:08:00Z">
        <w:r w:rsidRPr="0018357E">
          <w:rPr>
            <w:rFonts w:ascii="Times New Roman" w:hAnsi="Times New Roman"/>
            <w:b/>
            <w:sz w:val="24"/>
            <w:szCs w:val="24"/>
            <w:rPrChange w:id="1482" w:author="Britt Collins" w:date="2021-10-01T19:09:00Z">
              <w:rPr>
                <w:rFonts w:ascii="Times New Roman" w:hAnsi="Times New Roman"/>
                <w:sz w:val="24"/>
                <w:szCs w:val="24"/>
              </w:rPr>
            </w:rPrChange>
          </w:rPr>
          <w:t xml:space="preserve">After weeks </w:t>
        </w:r>
      </w:ins>
      <w:ins w:id="1483" w:author="Britt Collins" w:date="2021-10-01T19:09:00Z">
        <w:r>
          <w:rPr>
            <w:rFonts w:ascii="Times New Roman" w:hAnsi="Times New Roman"/>
            <w:b/>
            <w:sz w:val="24"/>
            <w:szCs w:val="24"/>
          </w:rPr>
          <w:t xml:space="preserve">of </w:t>
        </w:r>
      </w:ins>
      <w:ins w:id="1484" w:author="Britt Collins" w:date="2021-10-01T19:08:00Z">
        <w:r w:rsidRPr="0018357E">
          <w:rPr>
            <w:rFonts w:ascii="Times New Roman" w:hAnsi="Times New Roman"/>
            <w:b/>
            <w:sz w:val="24"/>
            <w:szCs w:val="24"/>
            <w:rPrChange w:id="1485" w:author="Britt Collins" w:date="2021-10-01T19:09:00Z">
              <w:rPr>
                <w:rFonts w:ascii="Times New Roman" w:hAnsi="Times New Roman"/>
                <w:sz w:val="24"/>
                <w:szCs w:val="24"/>
              </w:rPr>
            </w:rPrChange>
          </w:rPr>
          <w:t>still not having a place to live</w:t>
        </w:r>
      </w:ins>
      <w:ins w:id="1486" w:author="Britt Collins" w:date="2021-10-01T19:09:00Z">
        <w:r w:rsidRPr="0018357E">
          <w:rPr>
            <w:rFonts w:ascii="Times New Roman" w:hAnsi="Times New Roman"/>
            <w:b/>
            <w:sz w:val="24"/>
            <w:szCs w:val="24"/>
            <w:rPrChange w:id="1487" w:author="Britt Collins" w:date="2021-10-01T19:09:00Z">
              <w:rPr>
                <w:rFonts w:ascii="Times New Roman" w:hAnsi="Times New Roman"/>
                <w:sz w:val="24"/>
                <w:szCs w:val="24"/>
              </w:rPr>
            </w:rPrChange>
          </w:rPr>
          <w:t xml:space="preserve"> and drifting from place to place, I felt at sea</w:t>
        </w:r>
        <w:r>
          <w:rPr>
            <w:rFonts w:ascii="Times New Roman" w:hAnsi="Times New Roman"/>
            <w:b/>
            <w:sz w:val="24"/>
            <w:szCs w:val="24"/>
          </w:rPr>
          <w:t xml:space="preserve"> and </w:t>
        </w:r>
      </w:ins>
      <w:ins w:id="1488" w:author="Britt Collins" w:date="2021-10-01T19:10:00Z">
        <w:r>
          <w:rPr>
            <w:rFonts w:ascii="Times New Roman" w:hAnsi="Times New Roman"/>
            <w:b/>
            <w:sz w:val="24"/>
            <w:szCs w:val="24"/>
          </w:rPr>
          <w:t>grasping at any comfort to shore me up.</w:t>
        </w:r>
      </w:ins>
      <w:ins w:id="1489" w:author="Britt Collins" w:date="2021-10-01T19:08:00Z">
        <w:r>
          <w:rPr>
            <w:rFonts w:ascii="Times New Roman" w:hAnsi="Times New Roman"/>
            <w:sz w:val="24"/>
            <w:szCs w:val="24"/>
          </w:rPr>
          <w:t xml:space="preserve"> </w:t>
        </w:r>
      </w:ins>
      <w:ins w:id="1490" w:author="Britt Collins" w:date="2021-10-04T09:41:00Z">
        <w:r w:rsidR="00AC5D65" w:rsidRPr="00AC5D65">
          <w:rPr>
            <w:rFonts w:ascii="Times New Roman" w:hAnsi="Times New Roman"/>
            <w:b/>
            <w:sz w:val="24"/>
            <w:szCs w:val="24"/>
            <w:rPrChange w:id="1491" w:author="Britt Collins" w:date="2021-10-04T09:42:00Z">
              <w:rPr>
                <w:rFonts w:ascii="Times New Roman" w:hAnsi="Times New Roman"/>
                <w:sz w:val="24"/>
                <w:szCs w:val="24"/>
              </w:rPr>
            </w:rPrChange>
          </w:rPr>
          <w:t xml:space="preserve">THEN </w:t>
        </w:r>
      </w:ins>
      <w:ins w:id="1492" w:author="Britt Collins" w:date="2021-10-04T09:42:00Z">
        <w:r w:rsidR="00AC5D65" w:rsidRPr="00AC5D65">
          <w:rPr>
            <w:rFonts w:ascii="Times New Roman" w:hAnsi="Times New Roman"/>
            <w:b/>
            <w:sz w:val="24"/>
            <w:szCs w:val="24"/>
            <w:rPrChange w:id="1493" w:author="Britt Collins" w:date="2021-10-04T09:42:00Z">
              <w:rPr>
                <w:rFonts w:ascii="Times New Roman" w:hAnsi="Times New Roman"/>
                <w:sz w:val="24"/>
                <w:szCs w:val="24"/>
              </w:rPr>
            </w:rPrChange>
          </w:rPr>
          <w:t xml:space="preserve">BRIEFLY BUT VIVIDLY </w:t>
        </w:r>
      </w:ins>
      <w:ins w:id="1494" w:author="Britt Collins" w:date="2021-10-04T09:41:00Z">
        <w:r w:rsidR="00AC5D65" w:rsidRPr="00AC5D65">
          <w:rPr>
            <w:rFonts w:ascii="Times New Roman" w:hAnsi="Times New Roman"/>
            <w:b/>
            <w:sz w:val="24"/>
            <w:szCs w:val="24"/>
            <w:rPrChange w:id="1495" w:author="Britt Collins" w:date="2021-10-04T09:42:00Z">
              <w:rPr>
                <w:rFonts w:ascii="Times New Roman" w:hAnsi="Times New Roman"/>
                <w:sz w:val="24"/>
                <w:szCs w:val="24"/>
              </w:rPr>
            </w:rPrChange>
          </w:rPr>
          <w:t xml:space="preserve">DESCRIBE YOUR EMOTIONS A LITTLE HERE. </w:t>
        </w:r>
      </w:ins>
      <w:ins w:id="1496" w:author="Britt Collins" w:date="2021-09-30T14:58:00Z">
        <w:r w:rsidR="006F31F6" w:rsidRPr="000B0CC8">
          <w:rPr>
            <w:rFonts w:ascii="Times New Roman" w:hAnsi="Times New Roman"/>
            <w:sz w:val="24"/>
            <w:szCs w:val="24"/>
          </w:rPr>
          <w:t>Everyone I had met so far was very accommodating, Bruce was by far the most generous. Knowing I was having difficulty finding a place to rent</w:t>
        </w:r>
      </w:ins>
      <w:ins w:id="1497" w:author="Britt Collins" w:date="2021-10-01T19:11:00Z">
        <w:r>
          <w:rPr>
            <w:rFonts w:ascii="Times New Roman" w:hAnsi="Times New Roman"/>
            <w:sz w:val="24"/>
            <w:szCs w:val="24"/>
          </w:rPr>
          <w:t>,</w:t>
        </w:r>
      </w:ins>
      <w:ins w:id="1498" w:author="Britt Collins" w:date="2021-09-30T14:58:00Z">
        <w:r w:rsidR="006F31F6" w:rsidRPr="000B0CC8">
          <w:rPr>
            <w:rFonts w:ascii="Times New Roman" w:hAnsi="Times New Roman"/>
            <w:sz w:val="24"/>
            <w:szCs w:val="24"/>
          </w:rPr>
          <w:t xml:space="preserve"> he got me in touch with Stifler, aka Glenn. </w:t>
        </w:r>
      </w:ins>
      <w:ins w:id="1499" w:author="Britt Collins" w:date="2021-10-01T19:12:00Z">
        <w:r>
          <w:rPr>
            <w:rFonts w:ascii="Times New Roman" w:hAnsi="Times New Roman"/>
            <w:sz w:val="24"/>
            <w:szCs w:val="24"/>
          </w:rPr>
          <w:t xml:space="preserve">We met </w:t>
        </w:r>
      </w:ins>
      <w:ins w:id="1500" w:author="Britt Collins" w:date="2021-09-30T14:58:00Z">
        <w:r w:rsidR="006F31F6" w:rsidRPr="000B0CC8">
          <w:rPr>
            <w:rFonts w:ascii="Times New Roman" w:hAnsi="Times New Roman"/>
            <w:sz w:val="24"/>
            <w:szCs w:val="24"/>
          </w:rPr>
          <w:t>one lunchtime in the city on a hot summer</w:t>
        </w:r>
      </w:ins>
      <w:ins w:id="1501" w:author="Britt Collins" w:date="2021-10-01T19:12:00Z">
        <w:r>
          <w:rPr>
            <w:rFonts w:ascii="Times New Roman" w:hAnsi="Times New Roman"/>
            <w:sz w:val="24"/>
            <w:szCs w:val="24"/>
          </w:rPr>
          <w:t>’</w:t>
        </w:r>
      </w:ins>
      <w:ins w:id="1502" w:author="Britt Collins" w:date="2021-09-30T14:58:00Z">
        <w:r w:rsidR="006F31F6" w:rsidRPr="000B0CC8">
          <w:rPr>
            <w:rFonts w:ascii="Times New Roman" w:hAnsi="Times New Roman"/>
            <w:sz w:val="24"/>
            <w:szCs w:val="24"/>
          </w:rPr>
          <w:t>s day. I walked in and barely noticed Glenn</w:t>
        </w:r>
      </w:ins>
      <w:ins w:id="1503" w:author="Britt Collins" w:date="2021-10-01T19:31:00Z">
        <w:r w:rsidR="004E6499">
          <w:rPr>
            <w:rFonts w:ascii="Times New Roman" w:hAnsi="Times New Roman"/>
            <w:sz w:val="24"/>
            <w:szCs w:val="24"/>
          </w:rPr>
          <w:t>, with his immaculate suit,</w:t>
        </w:r>
      </w:ins>
      <w:ins w:id="1504" w:author="Britt Collins" w:date="2021-10-01T19:12:00Z">
        <w:r>
          <w:rPr>
            <w:rFonts w:ascii="Times New Roman" w:hAnsi="Times New Roman"/>
            <w:sz w:val="24"/>
            <w:szCs w:val="24"/>
          </w:rPr>
          <w:t xml:space="preserve"> sitting</w:t>
        </w:r>
      </w:ins>
      <w:ins w:id="1505" w:author="Britt Collins" w:date="2021-09-30T14:58:00Z">
        <w:r w:rsidR="006F31F6" w:rsidRPr="000B0CC8">
          <w:rPr>
            <w:rFonts w:ascii="Times New Roman" w:hAnsi="Times New Roman"/>
            <w:sz w:val="24"/>
            <w:szCs w:val="24"/>
          </w:rPr>
          <w:t xml:space="preserve"> in a booth, </w:t>
        </w:r>
      </w:ins>
      <w:ins w:id="1506" w:author="Britt Collins" w:date="2021-10-01T19:13:00Z">
        <w:r>
          <w:rPr>
            <w:rFonts w:ascii="Times New Roman" w:hAnsi="Times New Roman"/>
            <w:sz w:val="24"/>
            <w:szCs w:val="24"/>
          </w:rPr>
          <w:t>beside</w:t>
        </w:r>
      </w:ins>
      <w:ins w:id="1507" w:author="Britt Collins" w:date="2021-09-30T14:58:00Z">
        <w:r w:rsidR="006F31F6" w:rsidRPr="000B0CC8">
          <w:rPr>
            <w:rFonts w:ascii="Times New Roman" w:hAnsi="Times New Roman"/>
            <w:sz w:val="24"/>
            <w:szCs w:val="24"/>
          </w:rPr>
          <w:t xml:space="preserve"> an equally dapper</w:t>
        </w:r>
      </w:ins>
      <w:ins w:id="1508" w:author="Britt Collins" w:date="2021-10-01T19:13:00Z">
        <w:r>
          <w:rPr>
            <w:rFonts w:ascii="Times New Roman" w:hAnsi="Times New Roman"/>
            <w:sz w:val="24"/>
            <w:szCs w:val="24"/>
          </w:rPr>
          <w:t>-</w:t>
        </w:r>
      </w:ins>
      <w:ins w:id="1509" w:author="Britt Collins" w:date="2021-09-30T14:58:00Z">
        <w:r w:rsidR="006F31F6" w:rsidRPr="000B0CC8">
          <w:rPr>
            <w:rFonts w:ascii="Times New Roman" w:hAnsi="Times New Roman"/>
            <w:sz w:val="24"/>
            <w:szCs w:val="24"/>
          </w:rPr>
          <w:t xml:space="preserve">looking colleague. </w:t>
        </w:r>
      </w:ins>
      <w:ins w:id="1510" w:author="Britt Collins" w:date="2021-10-01T19:13:00Z">
        <w:r>
          <w:rPr>
            <w:rFonts w:ascii="Times New Roman" w:hAnsi="Times New Roman"/>
            <w:sz w:val="24"/>
            <w:szCs w:val="24"/>
          </w:rPr>
          <w:t>He</w:t>
        </w:r>
      </w:ins>
      <w:ins w:id="1511" w:author="Britt Collins" w:date="2021-09-30T14:58:00Z">
        <w:r w:rsidR="006F31F6" w:rsidRPr="000B0CC8">
          <w:rPr>
            <w:rFonts w:ascii="Times New Roman" w:hAnsi="Times New Roman"/>
            <w:sz w:val="24"/>
            <w:szCs w:val="24"/>
          </w:rPr>
          <w:t xml:space="preserve"> stood up, his face was expressionless. </w:t>
        </w:r>
      </w:ins>
      <w:ins w:id="1512" w:author="Britt Collins" w:date="2021-10-01T19:13:00Z">
        <w:r w:rsidRPr="0018357E">
          <w:rPr>
            <w:rFonts w:ascii="Times New Roman" w:hAnsi="Times New Roman"/>
            <w:b/>
            <w:sz w:val="24"/>
            <w:szCs w:val="24"/>
            <w:rPrChange w:id="1513" w:author="Britt Collins" w:date="2021-10-01T19:14:00Z">
              <w:rPr>
                <w:rFonts w:ascii="Times New Roman" w:hAnsi="Times New Roman"/>
                <w:sz w:val="24"/>
                <w:szCs w:val="24"/>
              </w:rPr>
            </w:rPrChange>
          </w:rPr>
          <w:t>THERE’S TOO MUCH</w:t>
        </w:r>
      </w:ins>
      <w:ins w:id="1514" w:author="Britt Collins" w:date="2021-10-01T19:14:00Z">
        <w:r w:rsidRPr="0018357E">
          <w:rPr>
            <w:rFonts w:ascii="Times New Roman" w:hAnsi="Times New Roman"/>
            <w:b/>
            <w:sz w:val="24"/>
            <w:szCs w:val="24"/>
            <w:rPrChange w:id="1515" w:author="Britt Collins" w:date="2021-10-01T19:14:00Z">
              <w:rPr>
                <w:rFonts w:ascii="Times New Roman" w:hAnsi="Times New Roman"/>
                <w:sz w:val="24"/>
                <w:szCs w:val="24"/>
              </w:rPr>
            </w:rPrChange>
          </w:rPr>
          <w:t xml:space="preserve"> IRRELEVANT DETAIL HERE, GET RID OF ALL THE GREETING AND INTRODUCTIONS, IT JUST BLOATS THE STORY</w:t>
        </w:r>
        <w:r>
          <w:rPr>
            <w:rFonts w:ascii="Times New Roman" w:hAnsi="Times New Roman"/>
            <w:sz w:val="24"/>
            <w:szCs w:val="24"/>
          </w:rPr>
          <w:t xml:space="preserve"> </w:t>
        </w:r>
      </w:ins>
    </w:p>
    <w:p w14:paraId="2FAD170F" w14:textId="32DBA79A" w:rsidR="006F31F6" w:rsidRPr="000B0CC8" w:rsidRDefault="006F31F6">
      <w:pPr>
        <w:spacing w:line="480" w:lineRule="auto"/>
        <w:ind w:left="-5" w:right="15" w:firstLine="725"/>
        <w:rPr>
          <w:ins w:id="1516" w:author="Britt Collins" w:date="2021-09-30T14:58:00Z"/>
          <w:rFonts w:ascii="Times New Roman" w:hAnsi="Times New Roman"/>
          <w:sz w:val="24"/>
          <w:szCs w:val="24"/>
        </w:rPr>
        <w:pPrChange w:id="1517" w:author="Britt Collins" w:date="2021-10-01T19:15:00Z">
          <w:pPr>
            <w:ind w:left="-5" w:right="15"/>
          </w:pPr>
        </w:pPrChange>
      </w:pPr>
      <w:ins w:id="1518" w:author="Britt Collins" w:date="2021-09-30T14:58:00Z">
        <w:r w:rsidRPr="000B0CC8">
          <w:rPr>
            <w:rFonts w:ascii="Times New Roman" w:hAnsi="Times New Roman"/>
            <w:sz w:val="24"/>
            <w:szCs w:val="24"/>
          </w:rPr>
          <w:t xml:space="preserve">The expression on my face suddenly changed, from one of a relaxed, whimsical joy, to one of fear. </w:t>
        </w:r>
        <w:r w:rsidRPr="004E6499">
          <w:rPr>
            <w:rFonts w:ascii="Times New Roman" w:hAnsi="Times New Roman"/>
            <w:i/>
            <w:sz w:val="24"/>
            <w:szCs w:val="24"/>
            <w:rPrChange w:id="1519" w:author="Britt Collins" w:date="2021-10-01T19:32:00Z">
              <w:rPr>
                <w:rFonts w:ascii="Times New Roman" w:hAnsi="Times New Roman"/>
                <w:sz w:val="24"/>
                <w:szCs w:val="24"/>
              </w:rPr>
            </w:rPrChange>
          </w:rPr>
          <w:t>Was I about to be interviewed?</w:t>
        </w:r>
        <w:r w:rsidRPr="000B0CC8">
          <w:rPr>
            <w:rFonts w:ascii="Times New Roman" w:hAnsi="Times New Roman"/>
            <w:sz w:val="24"/>
            <w:szCs w:val="24"/>
          </w:rPr>
          <w:t xml:space="preserve"> Glenn looked me up and down like a notice on a parking meter. The interrogation began</w:t>
        </w:r>
      </w:ins>
      <w:ins w:id="1520" w:author="Britt Collins" w:date="2021-10-01T19:32:00Z">
        <w:r w:rsidR="004E6499">
          <w:rPr>
            <w:rFonts w:ascii="Times New Roman" w:hAnsi="Times New Roman"/>
            <w:sz w:val="24"/>
            <w:szCs w:val="24"/>
          </w:rPr>
          <w:t>:</w:t>
        </w:r>
      </w:ins>
      <w:ins w:id="1521" w:author="Britt Collins" w:date="2021-09-30T14:58:00Z">
        <w:r w:rsidRPr="000B0CC8">
          <w:rPr>
            <w:rFonts w:ascii="Times New Roman" w:hAnsi="Times New Roman"/>
            <w:sz w:val="24"/>
            <w:szCs w:val="24"/>
          </w:rPr>
          <w:t xml:space="preserve"> </w:t>
        </w:r>
      </w:ins>
      <w:ins w:id="1522" w:author="Britt Collins" w:date="2021-10-01T19:32:00Z">
        <w:r w:rsidR="004E6499">
          <w:rPr>
            <w:rFonts w:ascii="Times New Roman" w:hAnsi="Times New Roman"/>
            <w:sz w:val="24"/>
            <w:szCs w:val="24"/>
          </w:rPr>
          <w:t>“</w:t>
        </w:r>
      </w:ins>
      <w:ins w:id="1523" w:author="Britt Collins" w:date="2021-09-30T14:58:00Z">
        <w:r w:rsidRPr="000B0CC8">
          <w:rPr>
            <w:rFonts w:ascii="Times New Roman" w:hAnsi="Times New Roman"/>
            <w:sz w:val="24"/>
            <w:szCs w:val="24"/>
          </w:rPr>
          <w:t>What is your name? Where are you from?</w:t>
        </w:r>
      </w:ins>
      <w:ins w:id="1524" w:author="Britt Collins" w:date="2021-10-01T19:33:00Z">
        <w:r w:rsidR="004E6499">
          <w:rPr>
            <w:rFonts w:ascii="Times New Roman" w:hAnsi="Times New Roman"/>
            <w:sz w:val="24"/>
            <w:szCs w:val="24"/>
          </w:rPr>
          <w:t>”</w:t>
        </w:r>
      </w:ins>
      <w:ins w:id="1525" w:author="Britt Collins" w:date="2021-09-30T14:58:00Z">
        <w:r w:rsidRPr="000B0CC8">
          <w:rPr>
            <w:rFonts w:ascii="Times New Roman" w:hAnsi="Times New Roman"/>
            <w:sz w:val="24"/>
            <w:szCs w:val="24"/>
          </w:rPr>
          <w:t xml:space="preserve"> His stare was intense</w:t>
        </w:r>
      </w:ins>
      <w:ins w:id="1526" w:author="Britt Collins" w:date="2021-10-01T19:33:00Z">
        <w:r w:rsidR="004E6499">
          <w:rPr>
            <w:rFonts w:ascii="Times New Roman" w:hAnsi="Times New Roman"/>
            <w:sz w:val="24"/>
            <w:szCs w:val="24"/>
          </w:rPr>
          <w:t xml:space="preserve"> and intimidating</w:t>
        </w:r>
      </w:ins>
      <w:ins w:id="1527" w:author="Britt Collins" w:date="2021-09-30T14:58:00Z">
        <w:r w:rsidRPr="000B0CC8">
          <w:rPr>
            <w:rFonts w:ascii="Times New Roman" w:hAnsi="Times New Roman"/>
            <w:sz w:val="24"/>
            <w:szCs w:val="24"/>
          </w:rPr>
          <w:t xml:space="preserve">. If I had looked away, he probably would have slapped me across the face with a leather glove. </w:t>
        </w:r>
      </w:ins>
      <w:ins w:id="1528" w:author="Britt Collins" w:date="2021-10-01T19:34:00Z">
        <w:r w:rsidR="004E6499">
          <w:rPr>
            <w:rFonts w:ascii="Times New Roman" w:hAnsi="Times New Roman"/>
            <w:sz w:val="24"/>
            <w:szCs w:val="24"/>
          </w:rPr>
          <w:t xml:space="preserve">In a blink, he went </w:t>
        </w:r>
      </w:ins>
      <w:ins w:id="1529" w:author="Britt Collins" w:date="2021-09-30T14:58:00Z">
        <w:r w:rsidRPr="000B0CC8">
          <w:rPr>
            <w:rFonts w:ascii="Times New Roman" w:hAnsi="Times New Roman"/>
            <w:sz w:val="24"/>
            <w:szCs w:val="24"/>
          </w:rPr>
          <w:t xml:space="preserve">from questioning to dictating the </w:t>
        </w:r>
      </w:ins>
      <w:ins w:id="1530" w:author="Britt Collins" w:date="2021-10-01T19:33:00Z">
        <w:r w:rsidR="004E6499">
          <w:rPr>
            <w:rFonts w:ascii="Times New Roman" w:hAnsi="Times New Roman"/>
            <w:sz w:val="24"/>
            <w:szCs w:val="24"/>
          </w:rPr>
          <w:t>‘</w:t>
        </w:r>
      </w:ins>
      <w:ins w:id="1531" w:author="Britt Collins" w:date="2021-09-30T14:58:00Z">
        <w:r w:rsidRPr="000B0CC8">
          <w:rPr>
            <w:rFonts w:ascii="Times New Roman" w:hAnsi="Times New Roman"/>
            <w:sz w:val="24"/>
            <w:szCs w:val="24"/>
          </w:rPr>
          <w:t>apartment rules</w:t>
        </w:r>
      </w:ins>
      <w:ins w:id="1532" w:author="Britt Collins" w:date="2021-10-01T19:33:00Z">
        <w:r w:rsidR="004E6499">
          <w:rPr>
            <w:rFonts w:ascii="Times New Roman" w:hAnsi="Times New Roman"/>
            <w:sz w:val="24"/>
            <w:szCs w:val="24"/>
          </w:rPr>
          <w:t>’</w:t>
        </w:r>
      </w:ins>
      <w:ins w:id="1533" w:author="Britt Collins" w:date="2021-09-30T14:58:00Z">
        <w:r w:rsidRPr="000B0CC8">
          <w:rPr>
            <w:rFonts w:ascii="Times New Roman" w:hAnsi="Times New Roman"/>
            <w:sz w:val="24"/>
            <w:szCs w:val="24"/>
          </w:rPr>
          <w:t xml:space="preserve">. It was like listening to </w:t>
        </w:r>
      </w:ins>
      <w:ins w:id="1534" w:author="Britt Collins" w:date="2021-10-01T19:34:00Z">
        <w:r w:rsidR="004E6499" w:rsidRPr="000B0CC8">
          <w:rPr>
            <w:rFonts w:ascii="Times New Roman" w:hAnsi="Times New Roman"/>
            <w:sz w:val="24"/>
            <w:szCs w:val="24"/>
          </w:rPr>
          <w:t xml:space="preserve">Brad Pitt and Edward Norton </w:t>
        </w:r>
        <w:r w:rsidR="004E6499">
          <w:rPr>
            <w:rFonts w:ascii="Times New Roman" w:hAnsi="Times New Roman"/>
            <w:sz w:val="24"/>
            <w:szCs w:val="24"/>
          </w:rPr>
          <w:t xml:space="preserve">talking about </w:t>
        </w:r>
      </w:ins>
      <w:ins w:id="1535" w:author="Britt Collins" w:date="2021-09-30T14:58:00Z">
        <w:r w:rsidRPr="000B0CC8">
          <w:rPr>
            <w:rFonts w:ascii="Times New Roman" w:hAnsi="Times New Roman"/>
            <w:sz w:val="24"/>
            <w:szCs w:val="24"/>
          </w:rPr>
          <w:t xml:space="preserve">the </w:t>
        </w:r>
      </w:ins>
      <w:ins w:id="1536" w:author="Britt Collins" w:date="2021-10-01T19:33:00Z">
        <w:r w:rsidR="004E6499">
          <w:rPr>
            <w:rFonts w:ascii="Times New Roman" w:hAnsi="Times New Roman"/>
            <w:sz w:val="24"/>
            <w:szCs w:val="24"/>
          </w:rPr>
          <w:t>rule</w:t>
        </w:r>
      </w:ins>
      <w:ins w:id="1537" w:author="Britt Collins" w:date="2021-09-30T14:58:00Z">
        <w:r w:rsidRPr="000B0CC8">
          <w:rPr>
            <w:rFonts w:ascii="Times New Roman" w:hAnsi="Times New Roman"/>
            <w:sz w:val="24"/>
            <w:szCs w:val="24"/>
          </w:rPr>
          <w:t xml:space="preserve">s </w:t>
        </w:r>
      </w:ins>
      <w:ins w:id="1538" w:author="Britt Collins" w:date="2021-10-01T19:35:00Z">
        <w:r w:rsidR="004E6499">
          <w:rPr>
            <w:rFonts w:ascii="Times New Roman" w:hAnsi="Times New Roman"/>
            <w:sz w:val="24"/>
            <w:szCs w:val="24"/>
          </w:rPr>
          <w:t>in</w:t>
        </w:r>
      </w:ins>
      <w:ins w:id="1539" w:author="Britt Collins" w:date="2021-09-30T14:58:00Z">
        <w:r w:rsidRPr="000B0CC8">
          <w:rPr>
            <w:rFonts w:ascii="Times New Roman" w:hAnsi="Times New Roman"/>
            <w:sz w:val="24"/>
            <w:szCs w:val="24"/>
          </w:rPr>
          <w:t xml:space="preserve"> </w:t>
        </w:r>
        <w:r w:rsidRPr="004E6499">
          <w:rPr>
            <w:rFonts w:ascii="Times New Roman" w:hAnsi="Times New Roman"/>
            <w:i/>
            <w:sz w:val="24"/>
            <w:szCs w:val="24"/>
            <w:rPrChange w:id="1540" w:author="Britt Collins" w:date="2021-10-01T19:33:00Z">
              <w:rPr>
                <w:rFonts w:ascii="Times New Roman" w:hAnsi="Times New Roman"/>
                <w:sz w:val="24"/>
                <w:szCs w:val="24"/>
              </w:rPr>
            </w:rPrChange>
          </w:rPr>
          <w:t>Fight Club</w:t>
        </w:r>
        <w:r w:rsidRPr="000B0CC8">
          <w:rPr>
            <w:rFonts w:ascii="Times New Roman" w:hAnsi="Times New Roman"/>
            <w:sz w:val="24"/>
            <w:szCs w:val="24"/>
          </w:rPr>
          <w:t>. Thankfully he didn't say "The first rule of the apartment is... there is no apartment." He did say I could move into his Queenscliff apartment next week, the second week of December. I should vacate one week before Christmas. Everything was verbally agreed, nothing to sign, sweet.</w:t>
        </w:r>
      </w:ins>
    </w:p>
    <w:p w14:paraId="1E5A5CD7" w14:textId="0245890F" w:rsidR="006F31F6" w:rsidRPr="000B0CC8" w:rsidRDefault="006F31F6">
      <w:pPr>
        <w:spacing w:line="480" w:lineRule="auto"/>
        <w:ind w:left="-5" w:right="15" w:firstLine="725"/>
        <w:rPr>
          <w:ins w:id="1541" w:author="Britt Collins" w:date="2021-09-30T14:58:00Z"/>
          <w:rFonts w:ascii="Times New Roman" w:hAnsi="Times New Roman"/>
          <w:sz w:val="24"/>
          <w:szCs w:val="24"/>
        </w:rPr>
        <w:pPrChange w:id="1542" w:author="Britt Collins" w:date="2021-10-01T19:35:00Z">
          <w:pPr>
            <w:ind w:left="-5" w:right="15"/>
          </w:pPr>
        </w:pPrChange>
      </w:pPr>
      <w:ins w:id="1543" w:author="Britt Collins" w:date="2021-09-30T14:58:00Z">
        <w:r w:rsidRPr="000B0CC8">
          <w:rPr>
            <w:rFonts w:ascii="Times New Roman" w:hAnsi="Times New Roman"/>
            <w:sz w:val="24"/>
            <w:szCs w:val="24"/>
          </w:rPr>
          <w:t>The second week of December came along. I was all smiles, happy to know I would have one place to call home for a couple of weeks</w:t>
        </w:r>
      </w:ins>
      <w:ins w:id="1544" w:author="Britt Collins" w:date="2021-10-01T19:35:00Z">
        <w:r w:rsidR="004E6499">
          <w:rPr>
            <w:rFonts w:ascii="Times New Roman" w:hAnsi="Times New Roman"/>
            <w:sz w:val="24"/>
            <w:szCs w:val="24"/>
          </w:rPr>
          <w:t xml:space="preserve"> at least</w:t>
        </w:r>
      </w:ins>
      <w:ins w:id="1545" w:author="Britt Collins" w:date="2021-09-30T14:58:00Z">
        <w:r w:rsidRPr="000B0CC8">
          <w:rPr>
            <w:rFonts w:ascii="Times New Roman" w:hAnsi="Times New Roman"/>
            <w:sz w:val="24"/>
            <w:szCs w:val="24"/>
          </w:rPr>
          <w:t xml:space="preserve">. One early evening I made my way to Glenn’s apartment. </w:t>
        </w:r>
        <w:r w:rsidRPr="000B0CC8">
          <w:rPr>
            <w:rFonts w:ascii="Times New Roman" w:hAnsi="Times New Roman"/>
            <w:sz w:val="24"/>
            <w:szCs w:val="24"/>
          </w:rPr>
          <w:lastRenderedPageBreak/>
          <w:t xml:space="preserve">It was baking hot day in Sydney. I walked along the sidewalk of Manly Beach with all my luggage and a long </w:t>
        </w:r>
      </w:ins>
      <w:ins w:id="1546" w:author="Britt Collins" w:date="2021-10-01T19:36:00Z">
        <w:r w:rsidR="004E6499">
          <w:rPr>
            <w:rFonts w:ascii="Times New Roman" w:hAnsi="Times New Roman"/>
            <w:sz w:val="24"/>
            <w:szCs w:val="24"/>
          </w:rPr>
          <w:t>winter</w:t>
        </w:r>
      </w:ins>
      <w:ins w:id="1547" w:author="Britt Collins" w:date="2021-09-30T14:58:00Z">
        <w:r w:rsidRPr="000B0CC8">
          <w:rPr>
            <w:rFonts w:ascii="Times New Roman" w:hAnsi="Times New Roman"/>
            <w:sz w:val="24"/>
            <w:szCs w:val="24"/>
          </w:rPr>
          <w:t xml:space="preserve"> jacket on my back. </w:t>
        </w:r>
      </w:ins>
      <w:ins w:id="1548" w:author="Britt Collins" w:date="2021-10-01T19:37:00Z">
        <w:r w:rsidR="004E6499" w:rsidRPr="004E6499">
          <w:rPr>
            <w:rFonts w:ascii="Times New Roman" w:hAnsi="Times New Roman"/>
            <w:b/>
            <w:sz w:val="24"/>
            <w:szCs w:val="24"/>
            <w:rPrChange w:id="1549" w:author="Britt Collins" w:date="2021-10-01T19:37:00Z">
              <w:rPr>
                <w:rFonts w:ascii="Times New Roman" w:hAnsi="Times New Roman"/>
                <w:sz w:val="24"/>
                <w:szCs w:val="24"/>
              </w:rPr>
            </w:rPrChange>
          </w:rPr>
          <w:t>Trudg</w:t>
        </w:r>
      </w:ins>
      <w:ins w:id="1550" w:author="Britt Collins" w:date="2021-09-30T14:58:00Z">
        <w:r w:rsidRPr="004E6499">
          <w:rPr>
            <w:rFonts w:ascii="Times New Roman" w:hAnsi="Times New Roman"/>
            <w:b/>
            <w:sz w:val="24"/>
            <w:szCs w:val="24"/>
            <w:rPrChange w:id="1551" w:author="Britt Collins" w:date="2021-10-01T19:37:00Z">
              <w:rPr>
                <w:rFonts w:ascii="Times New Roman" w:hAnsi="Times New Roman"/>
                <w:sz w:val="24"/>
                <w:szCs w:val="24"/>
              </w:rPr>
            </w:rPrChange>
          </w:rPr>
          <w:t>ing up the hill</w:t>
        </w:r>
      </w:ins>
      <w:ins w:id="1552" w:author="Britt Collins" w:date="2021-10-01T19:37:00Z">
        <w:r w:rsidR="004E6499" w:rsidRPr="004E6499">
          <w:rPr>
            <w:rFonts w:ascii="Times New Roman" w:hAnsi="Times New Roman"/>
            <w:b/>
            <w:sz w:val="24"/>
            <w:szCs w:val="24"/>
            <w:rPrChange w:id="1553" w:author="Britt Collins" w:date="2021-10-01T19:37:00Z">
              <w:rPr>
                <w:rFonts w:ascii="Times New Roman" w:hAnsi="Times New Roman"/>
                <w:sz w:val="24"/>
                <w:szCs w:val="24"/>
              </w:rPr>
            </w:rPrChange>
          </w:rPr>
          <w:t>,</w:t>
        </w:r>
      </w:ins>
      <w:ins w:id="1554" w:author="Britt Collins" w:date="2021-09-30T14:58:00Z">
        <w:r w:rsidRPr="004E6499">
          <w:rPr>
            <w:rFonts w:ascii="Times New Roman" w:hAnsi="Times New Roman"/>
            <w:b/>
            <w:sz w:val="24"/>
            <w:szCs w:val="24"/>
            <w:rPrChange w:id="1555" w:author="Britt Collins" w:date="2021-10-01T19:37:00Z">
              <w:rPr>
                <w:rFonts w:ascii="Times New Roman" w:hAnsi="Times New Roman"/>
                <w:sz w:val="24"/>
                <w:szCs w:val="24"/>
              </w:rPr>
            </w:rPrChange>
          </w:rPr>
          <w:t xml:space="preserve"> </w:t>
        </w:r>
      </w:ins>
      <w:ins w:id="1556" w:author="Britt Collins" w:date="2021-10-01T19:37:00Z">
        <w:r w:rsidR="004E6499" w:rsidRPr="004E6499">
          <w:rPr>
            <w:rFonts w:ascii="Times New Roman" w:hAnsi="Times New Roman"/>
            <w:b/>
            <w:sz w:val="24"/>
            <w:szCs w:val="24"/>
            <w:rPrChange w:id="1557" w:author="Britt Collins" w:date="2021-10-01T19:37:00Z">
              <w:rPr>
                <w:rFonts w:ascii="Times New Roman" w:hAnsi="Times New Roman"/>
                <w:sz w:val="24"/>
                <w:szCs w:val="24"/>
              </w:rPr>
            </w:rPrChange>
          </w:rPr>
          <w:t>by the time I</w:t>
        </w:r>
      </w:ins>
      <w:ins w:id="1558" w:author="Britt Collins" w:date="2021-09-30T14:58:00Z">
        <w:r w:rsidRPr="004E6499">
          <w:rPr>
            <w:rFonts w:ascii="Times New Roman" w:hAnsi="Times New Roman"/>
            <w:b/>
            <w:sz w:val="24"/>
            <w:szCs w:val="24"/>
            <w:rPrChange w:id="1559" w:author="Britt Collins" w:date="2021-10-01T19:37:00Z">
              <w:rPr>
                <w:rFonts w:ascii="Times New Roman" w:hAnsi="Times New Roman"/>
                <w:sz w:val="24"/>
                <w:szCs w:val="24"/>
              </w:rPr>
            </w:rPrChange>
          </w:rPr>
          <w:t xml:space="preserve"> reach</w:t>
        </w:r>
      </w:ins>
      <w:ins w:id="1560" w:author="Britt Collins" w:date="2021-10-01T19:37:00Z">
        <w:r w:rsidR="004E6499" w:rsidRPr="004E6499">
          <w:rPr>
            <w:rFonts w:ascii="Times New Roman" w:hAnsi="Times New Roman"/>
            <w:b/>
            <w:sz w:val="24"/>
            <w:szCs w:val="24"/>
            <w:rPrChange w:id="1561" w:author="Britt Collins" w:date="2021-10-01T19:37:00Z">
              <w:rPr>
                <w:rFonts w:ascii="Times New Roman" w:hAnsi="Times New Roman"/>
                <w:sz w:val="24"/>
                <w:szCs w:val="24"/>
              </w:rPr>
            </w:rPrChange>
          </w:rPr>
          <w:t>ed</w:t>
        </w:r>
      </w:ins>
      <w:ins w:id="1562" w:author="Britt Collins" w:date="2021-09-30T14:58:00Z">
        <w:r w:rsidRPr="004E6499">
          <w:rPr>
            <w:rFonts w:ascii="Times New Roman" w:hAnsi="Times New Roman"/>
            <w:b/>
            <w:sz w:val="24"/>
            <w:szCs w:val="24"/>
            <w:rPrChange w:id="1563" w:author="Britt Collins" w:date="2021-10-01T19:37:00Z">
              <w:rPr>
                <w:rFonts w:ascii="Times New Roman" w:hAnsi="Times New Roman"/>
                <w:sz w:val="24"/>
                <w:szCs w:val="24"/>
              </w:rPr>
            </w:rPrChange>
          </w:rPr>
          <w:t xml:space="preserve"> the ground floor of the apartment</w:t>
        </w:r>
      </w:ins>
      <w:ins w:id="1564" w:author="Britt Collins" w:date="2021-10-01T19:37:00Z">
        <w:r w:rsidR="004E6499" w:rsidRPr="004E6499">
          <w:rPr>
            <w:rFonts w:ascii="Times New Roman" w:hAnsi="Times New Roman"/>
            <w:b/>
            <w:sz w:val="24"/>
            <w:szCs w:val="24"/>
            <w:rPrChange w:id="1565" w:author="Britt Collins" w:date="2021-10-01T19:37:00Z">
              <w:rPr>
                <w:rFonts w:ascii="Times New Roman" w:hAnsi="Times New Roman"/>
                <w:sz w:val="24"/>
                <w:szCs w:val="24"/>
              </w:rPr>
            </w:rPrChange>
          </w:rPr>
          <w:t>, m</w:t>
        </w:r>
      </w:ins>
      <w:ins w:id="1566" w:author="Britt Collins" w:date="2021-09-30T14:58:00Z">
        <w:r w:rsidRPr="004E6499">
          <w:rPr>
            <w:rFonts w:ascii="Times New Roman" w:hAnsi="Times New Roman"/>
            <w:b/>
            <w:sz w:val="24"/>
            <w:szCs w:val="24"/>
            <w:rPrChange w:id="1567" w:author="Britt Collins" w:date="2021-10-01T19:37:00Z">
              <w:rPr>
                <w:rFonts w:ascii="Times New Roman" w:hAnsi="Times New Roman"/>
                <w:sz w:val="24"/>
                <w:szCs w:val="24"/>
              </w:rPr>
            </w:rPrChange>
          </w:rPr>
          <w:t>y clothes were soaking with sweat</w:t>
        </w:r>
        <w:r w:rsidRPr="000B0CC8">
          <w:rPr>
            <w:rFonts w:ascii="Times New Roman" w:hAnsi="Times New Roman"/>
            <w:sz w:val="24"/>
            <w:szCs w:val="24"/>
          </w:rPr>
          <w: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w:t>
        </w:r>
      </w:ins>
      <w:ins w:id="1568" w:author="Britt Collins" w:date="2021-10-01T19:38:00Z">
        <w:r w:rsidR="004E6499">
          <w:rPr>
            <w:rFonts w:ascii="Times New Roman" w:hAnsi="Times New Roman"/>
            <w:sz w:val="24"/>
            <w:szCs w:val="24"/>
          </w:rPr>
          <w:t>? After doing a more</w:t>
        </w:r>
      </w:ins>
      <w:ins w:id="1569" w:author="Britt Collins" w:date="2021-09-30T14:58:00Z">
        <w:r w:rsidRPr="000B0CC8">
          <w:rPr>
            <w:rFonts w:ascii="Times New Roman" w:hAnsi="Times New Roman"/>
            <w:sz w:val="24"/>
            <w:szCs w:val="24"/>
          </w:rPr>
          <w:t xml:space="preserve"> thorough search, the keys were where Glenn said they were. I got to my feet and held the keys aloft. It was like a scene out of an old video game.</w:t>
        </w:r>
      </w:ins>
    </w:p>
    <w:p w14:paraId="0BA86C0A" w14:textId="39D8C25C" w:rsidR="006F31F6" w:rsidRPr="000B0CC8" w:rsidRDefault="006F31F6">
      <w:pPr>
        <w:spacing w:line="480" w:lineRule="auto"/>
        <w:ind w:left="-5" w:right="15" w:firstLine="725"/>
        <w:rPr>
          <w:ins w:id="1570" w:author="Britt Collins" w:date="2021-09-30T14:58:00Z"/>
          <w:rFonts w:ascii="Times New Roman" w:hAnsi="Times New Roman"/>
          <w:sz w:val="24"/>
          <w:szCs w:val="24"/>
        </w:rPr>
        <w:pPrChange w:id="1571" w:author="Britt Collins" w:date="2021-10-01T19:39:00Z">
          <w:pPr>
            <w:ind w:left="-5" w:right="15"/>
          </w:pPr>
        </w:pPrChange>
      </w:pPr>
      <w:ins w:id="1572" w:author="Britt Collins" w:date="2021-09-30T14:58:00Z">
        <w:r w:rsidRPr="000B0CC8">
          <w:rPr>
            <w:rFonts w:ascii="Times New Roman" w:hAnsi="Times New Roman"/>
            <w:sz w:val="24"/>
            <w:szCs w:val="24"/>
          </w:rPr>
          <w:t>I approached the lift on the ground floor and hit the call button. As the sardine can of a lift opened, I was happy to see no one inside. The lift moved slowly. Its doors opened revealing a plushily carpeted floor. The door in front was white, modern and inviting. I tried the keys, a turn to the left</w:t>
        </w:r>
      </w:ins>
      <w:ins w:id="1573" w:author="Britt Collins" w:date="2021-10-01T19:43:00Z">
        <w:r w:rsidR="00592522">
          <w:rPr>
            <w:rFonts w:ascii="Times New Roman" w:hAnsi="Times New Roman"/>
            <w:sz w:val="24"/>
            <w:szCs w:val="24"/>
          </w:rPr>
          <w:t>,</w:t>
        </w:r>
      </w:ins>
      <w:ins w:id="1574" w:author="Britt Collins" w:date="2021-09-30T14:58:00Z">
        <w:r w:rsidRPr="000B0CC8">
          <w:rPr>
            <w:rFonts w:ascii="Times New Roman" w:hAnsi="Times New Roman"/>
            <w:sz w:val="24"/>
            <w:szCs w:val="24"/>
          </w:rPr>
          <w:t xml:space="preserve"> </w:t>
        </w:r>
      </w:ins>
      <w:ins w:id="1575" w:author="Britt Collins" w:date="2021-10-01T19:43:00Z">
        <w:r w:rsidR="00592522">
          <w:rPr>
            <w:rFonts w:ascii="Times New Roman" w:hAnsi="Times New Roman"/>
            <w:sz w:val="24"/>
            <w:szCs w:val="24"/>
          </w:rPr>
          <w:t xml:space="preserve">the </w:t>
        </w:r>
      </w:ins>
      <w:ins w:id="1576" w:author="Britt Collins" w:date="2021-09-30T14:58:00Z">
        <w:r w:rsidRPr="000B0CC8">
          <w:rPr>
            <w:rFonts w:ascii="Times New Roman" w:hAnsi="Times New Roman"/>
            <w:sz w:val="24"/>
            <w:szCs w:val="24"/>
          </w:rPr>
          <w:t xml:space="preserve">door slowly opened revealing a </w:t>
        </w:r>
      </w:ins>
      <w:ins w:id="1577" w:author="Britt Collins" w:date="2021-10-01T19:44:00Z">
        <w:r w:rsidR="00592522">
          <w:rPr>
            <w:rFonts w:ascii="Times New Roman" w:hAnsi="Times New Roman"/>
            <w:sz w:val="24"/>
            <w:szCs w:val="24"/>
          </w:rPr>
          <w:t xml:space="preserve">spacious, light-filled </w:t>
        </w:r>
      </w:ins>
      <w:ins w:id="1578" w:author="Britt Collins" w:date="2021-09-30T14:58:00Z">
        <w:r w:rsidRPr="000B0CC8">
          <w:rPr>
            <w:rFonts w:ascii="Times New Roman" w:hAnsi="Times New Roman"/>
            <w:sz w:val="24"/>
            <w:szCs w:val="24"/>
          </w:rPr>
          <w:t xml:space="preserve">space </w:t>
        </w:r>
      </w:ins>
      <w:ins w:id="1579" w:author="Britt Collins" w:date="2021-10-01T19:44:00Z">
        <w:r w:rsidR="00592522">
          <w:rPr>
            <w:rFonts w:ascii="Times New Roman" w:hAnsi="Times New Roman"/>
            <w:sz w:val="24"/>
            <w:szCs w:val="24"/>
          </w:rPr>
          <w:t xml:space="preserve">with </w:t>
        </w:r>
      </w:ins>
      <w:ins w:id="1580" w:author="Britt Collins" w:date="2021-09-30T14:58:00Z">
        <w:r w:rsidRPr="000B0CC8">
          <w:rPr>
            <w:rFonts w:ascii="Times New Roman" w:hAnsi="Times New Roman"/>
            <w:sz w:val="24"/>
            <w:szCs w:val="24"/>
          </w:rPr>
          <w:t>huge windows. The centre piece of the apartment was a 50</w:t>
        </w:r>
      </w:ins>
      <w:ins w:id="1581" w:author="Britt Collins" w:date="2021-10-01T19:44:00Z">
        <w:r w:rsidR="00592522">
          <w:rPr>
            <w:rFonts w:ascii="Times New Roman" w:hAnsi="Times New Roman"/>
            <w:sz w:val="24"/>
            <w:szCs w:val="24"/>
          </w:rPr>
          <w:t>-inch</w:t>
        </w:r>
      </w:ins>
      <w:ins w:id="1582" w:author="Britt Collins" w:date="2021-09-30T14:58:00Z">
        <w:r w:rsidRPr="000B0CC8">
          <w:rPr>
            <w:rFonts w:ascii="Times New Roman" w:hAnsi="Times New Roman"/>
            <w:sz w:val="24"/>
            <w:szCs w:val="24"/>
          </w:rPr>
          <w:t xml:space="preserve"> flat</w:t>
        </w:r>
      </w:ins>
      <w:ins w:id="1583" w:author="Britt Collins" w:date="2021-10-01T19:44:00Z">
        <w:r w:rsidR="00592522">
          <w:rPr>
            <w:rFonts w:ascii="Times New Roman" w:hAnsi="Times New Roman"/>
            <w:sz w:val="24"/>
            <w:szCs w:val="24"/>
          </w:rPr>
          <w:t>-</w:t>
        </w:r>
      </w:ins>
      <w:ins w:id="1584" w:author="Britt Collins" w:date="2021-09-30T14:58:00Z">
        <w:r w:rsidRPr="000B0CC8">
          <w:rPr>
            <w:rFonts w:ascii="Times New Roman" w:hAnsi="Times New Roman"/>
            <w:sz w:val="24"/>
            <w:szCs w:val="24"/>
          </w:rPr>
          <w:t>screen TV placed the perfect distance from the sofa. My heart raced knowing I would one day get to indulge in this audio-visual showpiece.</w:t>
        </w:r>
      </w:ins>
    </w:p>
    <w:p w14:paraId="694DFA18" w14:textId="77777777" w:rsidR="00592522" w:rsidRDefault="006F31F6" w:rsidP="00592522">
      <w:pPr>
        <w:spacing w:line="480" w:lineRule="auto"/>
        <w:ind w:left="-5" w:right="15" w:firstLine="725"/>
        <w:rPr>
          <w:ins w:id="1585" w:author="Britt Collins" w:date="2021-10-01T19:48:00Z"/>
          <w:rFonts w:ascii="Times New Roman" w:hAnsi="Times New Roman"/>
          <w:sz w:val="24"/>
          <w:szCs w:val="24"/>
        </w:rPr>
      </w:pPr>
      <w:ins w:id="1586" w:author="Britt Collins" w:date="2021-09-30T14:58:00Z">
        <w:r w:rsidRPr="000B0CC8">
          <w:rPr>
            <w:rFonts w:ascii="Times New Roman" w:hAnsi="Times New Roman"/>
            <w:sz w:val="24"/>
            <w:szCs w:val="24"/>
          </w:rPr>
          <w:t>A text appeared on my phone</w:t>
        </w:r>
      </w:ins>
      <w:ins w:id="1587" w:author="Britt Collins" w:date="2021-10-01T19:45:00Z">
        <w:r w:rsidR="00592522">
          <w:rPr>
            <w:rFonts w:ascii="Times New Roman" w:hAnsi="Times New Roman"/>
            <w:sz w:val="24"/>
            <w:szCs w:val="24"/>
          </w:rPr>
          <w:t xml:space="preserve"> from Glenn:</w:t>
        </w:r>
      </w:ins>
      <w:ins w:id="1588" w:author="Britt Collins" w:date="2021-09-30T14:58:00Z">
        <w:r w:rsidRPr="000B0CC8">
          <w:rPr>
            <w:rFonts w:ascii="Times New Roman" w:hAnsi="Times New Roman"/>
            <w:sz w:val="24"/>
            <w:szCs w:val="24"/>
          </w:rPr>
          <w:t xml:space="preserve"> </w:t>
        </w:r>
        <w:r w:rsidRPr="00592522">
          <w:rPr>
            <w:rFonts w:ascii="Times New Roman" w:hAnsi="Times New Roman"/>
            <w:i/>
            <w:sz w:val="24"/>
            <w:szCs w:val="24"/>
            <w:rPrChange w:id="1589" w:author="Britt Collins" w:date="2021-10-01T19:45:00Z">
              <w:rPr>
                <w:rFonts w:ascii="Times New Roman" w:hAnsi="Times New Roman"/>
                <w:sz w:val="24"/>
                <w:szCs w:val="24"/>
              </w:rPr>
            </w:rPrChange>
          </w:rPr>
          <w:t xml:space="preserve">I hope you found your way into the apartment. Andy is on her way. She’ll be happy to show you round. </w:t>
        </w:r>
        <w:r w:rsidRPr="000B0CC8">
          <w:rPr>
            <w:rFonts w:ascii="Times New Roman" w:hAnsi="Times New Roman"/>
            <w:sz w:val="24"/>
            <w:szCs w:val="24"/>
          </w:rPr>
          <w:t xml:space="preserve">I perched on the edge of the sofa and proceeded to melt into the cushions. The thought </w:t>
        </w:r>
      </w:ins>
      <w:ins w:id="1590" w:author="Britt Collins" w:date="2021-10-01T19:46:00Z">
        <w:r w:rsidR="00592522">
          <w:rPr>
            <w:rFonts w:ascii="Times New Roman" w:hAnsi="Times New Roman"/>
            <w:sz w:val="24"/>
            <w:szCs w:val="24"/>
          </w:rPr>
          <w:t>‘</w:t>
        </w:r>
      </w:ins>
      <w:ins w:id="1591" w:author="Britt Collins" w:date="2021-09-30T14:58:00Z">
        <w:r w:rsidRPr="000B0CC8">
          <w:rPr>
            <w:rFonts w:ascii="Times New Roman" w:hAnsi="Times New Roman"/>
            <w:sz w:val="24"/>
            <w:szCs w:val="24"/>
          </w:rPr>
          <w:t>could life be any better than this moment right now?</w:t>
        </w:r>
      </w:ins>
      <w:ins w:id="1592" w:author="Britt Collins" w:date="2021-10-01T19:46:00Z">
        <w:r w:rsidR="00592522">
          <w:rPr>
            <w:rFonts w:ascii="Times New Roman" w:hAnsi="Times New Roman"/>
            <w:sz w:val="24"/>
            <w:szCs w:val="24"/>
          </w:rPr>
          <w:t>’</w:t>
        </w:r>
      </w:ins>
      <w:ins w:id="1593" w:author="Britt Collins" w:date="2021-09-30T14:58:00Z">
        <w:r w:rsidRPr="000B0CC8">
          <w:rPr>
            <w:rFonts w:ascii="Times New Roman" w:hAnsi="Times New Roman"/>
            <w:sz w:val="24"/>
            <w:szCs w:val="24"/>
          </w:rPr>
          <w:t xml:space="preserve"> entered my head. Andy opened the door, shopping bags in hand</w:t>
        </w:r>
      </w:ins>
      <w:ins w:id="1594" w:author="Britt Collins" w:date="2021-10-01T19:46:00Z">
        <w:r w:rsidR="00592522">
          <w:rPr>
            <w:rFonts w:ascii="Times New Roman" w:hAnsi="Times New Roman"/>
            <w:sz w:val="24"/>
            <w:szCs w:val="24"/>
          </w:rPr>
          <w:t>, with</w:t>
        </w:r>
      </w:ins>
      <w:ins w:id="1595" w:author="Britt Collins" w:date="2021-09-30T14:58:00Z">
        <w:r w:rsidRPr="000B0CC8">
          <w:rPr>
            <w:rFonts w:ascii="Times New Roman" w:hAnsi="Times New Roman"/>
            <w:sz w:val="24"/>
            <w:szCs w:val="24"/>
          </w:rPr>
          <w:t xml:space="preserve"> a </w:t>
        </w:r>
      </w:ins>
      <w:ins w:id="1596" w:author="Britt Collins" w:date="2021-10-01T19:46:00Z">
        <w:r w:rsidR="00592522">
          <w:rPr>
            <w:rFonts w:ascii="Times New Roman" w:hAnsi="Times New Roman"/>
            <w:sz w:val="24"/>
            <w:szCs w:val="24"/>
          </w:rPr>
          <w:t>“</w:t>
        </w:r>
      </w:ins>
      <w:ins w:id="1597" w:author="Britt Collins" w:date="2021-09-30T14:58:00Z">
        <w:r w:rsidRPr="000B0CC8">
          <w:rPr>
            <w:rFonts w:ascii="Times New Roman" w:hAnsi="Times New Roman"/>
            <w:sz w:val="24"/>
            <w:szCs w:val="24"/>
          </w:rPr>
          <w:t>hey</w:t>
        </w:r>
      </w:ins>
      <w:ins w:id="1598" w:author="Britt Collins" w:date="2021-10-01T19:46:00Z">
        <w:r w:rsidR="00592522">
          <w:rPr>
            <w:rFonts w:ascii="Times New Roman" w:hAnsi="Times New Roman"/>
            <w:sz w:val="24"/>
            <w:szCs w:val="24"/>
          </w:rPr>
          <w:t>”</w:t>
        </w:r>
      </w:ins>
      <w:ins w:id="1599" w:author="Britt Collins" w:date="2021-09-30T14:58:00Z">
        <w:r w:rsidRPr="000B0CC8">
          <w:rPr>
            <w:rFonts w:ascii="Times New Roman" w:hAnsi="Times New Roman"/>
            <w:sz w:val="24"/>
            <w:szCs w:val="24"/>
          </w:rPr>
          <w:t xml:space="preserve"> before </w:t>
        </w:r>
      </w:ins>
      <w:ins w:id="1600" w:author="Britt Collins" w:date="2021-10-01T19:46:00Z">
        <w:r w:rsidR="00592522">
          <w:rPr>
            <w:rFonts w:ascii="Times New Roman" w:hAnsi="Times New Roman"/>
            <w:sz w:val="24"/>
            <w:szCs w:val="24"/>
          </w:rPr>
          <w:t>call</w:t>
        </w:r>
      </w:ins>
      <w:ins w:id="1601" w:author="Britt Collins" w:date="2021-09-30T14:58:00Z">
        <w:r w:rsidRPr="000B0CC8">
          <w:rPr>
            <w:rFonts w:ascii="Times New Roman" w:hAnsi="Times New Roman"/>
            <w:sz w:val="24"/>
            <w:szCs w:val="24"/>
          </w:rPr>
          <w:t xml:space="preserve">ing the cats to the kitchen. She was </w:t>
        </w:r>
      </w:ins>
      <w:ins w:id="1602" w:author="Britt Collins" w:date="2021-10-01T19:47:00Z">
        <w:r w:rsidR="00592522">
          <w:rPr>
            <w:rFonts w:ascii="Times New Roman" w:hAnsi="Times New Roman"/>
            <w:sz w:val="24"/>
            <w:szCs w:val="24"/>
          </w:rPr>
          <w:t>good-looking</w:t>
        </w:r>
      </w:ins>
      <w:ins w:id="1603" w:author="Britt Collins" w:date="2021-09-30T14:58:00Z">
        <w:r w:rsidRPr="000B0CC8">
          <w:rPr>
            <w:rFonts w:ascii="Times New Roman" w:hAnsi="Times New Roman"/>
            <w:sz w:val="24"/>
            <w:szCs w:val="24"/>
          </w:rPr>
          <w:t xml:space="preserve">, </w:t>
        </w:r>
      </w:ins>
      <w:ins w:id="1604" w:author="Britt Collins" w:date="2021-10-01T19:47:00Z">
        <w:r w:rsidR="00592522">
          <w:rPr>
            <w:rFonts w:ascii="Times New Roman" w:hAnsi="Times New Roman"/>
            <w:sz w:val="24"/>
            <w:szCs w:val="24"/>
          </w:rPr>
          <w:t>five-foot-nine</w:t>
        </w:r>
      </w:ins>
      <w:ins w:id="1605" w:author="Britt Collins" w:date="2021-09-30T14:58:00Z">
        <w:r w:rsidRPr="000B0CC8">
          <w:rPr>
            <w:rFonts w:ascii="Times New Roman" w:hAnsi="Times New Roman"/>
            <w:sz w:val="24"/>
            <w:szCs w:val="24"/>
          </w:rPr>
          <w:t>, tanned</w:t>
        </w:r>
      </w:ins>
      <w:ins w:id="1606" w:author="Britt Collins" w:date="2021-10-01T19:47:00Z">
        <w:r w:rsidR="00592522">
          <w:rPr>
            <w:rFonts w:ascii="Times New Roman" w:hAnsi="Times New Roman"/>
            <w:sz w:val="24"/>
            <w:szCs w:val="24"/>
          </w:rPr>
          <w:t xml:space="preserve"> and </w:t>
        </w:r>
      </w:ins>
      <w:ins w:id="1607" w:author="Britt Collins" w:date="2021-09-30T14:58:00Z">
        <w:r w:rsidRPr="000B0CC8">
          <w:rPr>
            <w:rFonts w:ascii="Times New Roman" w:hAnsi="Times New Roman"/>
            <w:sz w:val="24"/>
            <w:szCs w:val="24"/>
          </w:rPr>
          <w:t xml:space="preserve">toned, with piercing blue eyes. After putting </w:t>
        </w:r>
      </w:ins>
      <w:ins w:id="1608" w:author="Britt Collins" w:date="2021-10-01T19:47:00Z">
        <w:r w:rsidR="00592522">
          <w:rPr>
            <w:rFonts w:ascii="Times New Roman" w:hAnsi="Times New Roman"/>
            <w:sz w:val="24"/>
            <w:szCs w:val="24"/>
          </w:rPr>
          <w:t xml:space="preserve">the groceries </w:t>
        </w:r>
      </w:ins>
      <w:ins w:id="1609" w:author="Britt Collins" w:date="2021-09-30T14:58:00Z">
        <w:r w:rsidRPr="000B0CC8">
          <w:rPr>
            <w:rFonts w:ascii="Times New Roman" w:hAnsi="Times New Roman"/>
            <w:sz w:val="24"/>
            <w:szCs w:val="24"/>
          </w:rPr>
          <w:t>into the fridge and dinner in the cats’ dishes</w:t>
        </w:r>
      </w:ins>
      <w:ins w:id="1610" w:author="Britt Collins" w:date="2021-10-01T19:47:00Z">
        <w:r w:rsidR="00592522">
          <w:rPr>
            <w:rFonts w:ascii="Times New Roman" w:hAnsi="Times New Roman"/>
            <w:sz w:val="24"/>
            <w:szCs w:val="24"/>
          </w:rPr>
          <w:t>,</w:t>
        </w:r>
      </w:ins>
      <w:ins w:id="1611" w:author="Britt Collins" w:date="2021-09-30T14:58:00Z">
        <w:r w:rsidRPr="000B0CC8">
          <w:rPr>
            <w:rFonts w:ascii="Times New Roman" w:hAnsi="Times New Roman"/>
            <w:sz w:val="24"/>
            <w:szCs w:val="24"/>
          </w:rPr>
          <w:t xml:space="preserve"> she turned her attentions to me. </w:t>
        </w:r>
      </w:ins>
    </w:p>
    <w:p w14:paraId="57457D7E" w14:textId="342090BA" w:rsidR="006F31F6" w:rsidRPr="000B0CC8" w:rsidRDefault="006F31F6">
      <w:pPr>
        <w:spacing w:line="480" w:lineRule="auto"/>
        <w:ind w:left="-5" w:right="15" w:firstLine="725"/>
        <w:rPr>
          <w:ins w:id="1612" w:author="Britt Collins" w:date="2021-09-30T14:58:00Z"/>
          <w:rFonts w:ascii="Times New Roman" w:hAnsi="Times New Roman"/>
          <w:sz w:val="24"/>
          <w:szCs w:val="24"/>
        </w:rPr>
        <w:pPrChange w:id="1613" w:author="Britt Collins" w:date="2021-10-01T19:44:00Z">
          <w:pPr>
            <w:ind w:left="-5" w:right="15"/>
          </w:pPr>
        </w:pPrChange>
      </w:pPr>
      <w:ins w:id="1614" w:author="Britt Collins" w:date="2021-09-30T14:58:00Z">
        <w:r w:rsidRPr="000B0CC8">
          <w:rPr>
            <w:rFonts w:ascii="Times New Roman" w:hAnsi="Times New Roman"/>
            <w:sz w:val="24"/>
            <w:szCs w:val="24"/>
          </w:rPr>
          <w:t xml:space="preserve"> </w:t>
        </w:r>
      </w:ins>
      <w:ins w:id="1615" w:author="Britt Collins" w:date="2021-10-01T19:48:00Z">
        <w:r w:rsidR="00592522">
          <w:rPr>
            <w:rFonts w:ascii="Times New Roman" w:hAnsi="Times New Roman"/>
            <w:sz w:val="24"/>
            <w:szCs w:val="24"/>
          </w:rPr>
          <w:t>“</w:t>
        </w:r>
      </w:ins>
      <w:ins w:id="1616" w:author="Britt Collins" w:date="2021-09-30T14:58:00Z">
        <w:r w:rsidRPr="000B0CC8">
          <w:rPr>
            <w:rFonts w:ascii="Times New Roman" w:hAnsi="Times New Roman"/>
            <w:sz w:val="24"/>
            <w:szCs w:val="24"/>
          </w:rPr>
          <w:t>David</w:t>
        </w:r>
      </w:ins>
      <w:ins w:id="1617" w:author="Britt Collins" w:date="2021-10-01T19:48:00Z">
        <w:r w:rsidR="00592522">
          <w:rPr>
            <w:rFonts w:ascii="Times New Roman" w:hAnsi="Times New Roman"/>
            <w:sz w:val="24"/>
            <w:szCs w:val="24"/>
          </w:rPr>
          <w:t>,</w:t>
        </w:r>
      </w:ins>
      <w:ins w:id="1618" w:author="Britt Collins" w:date="2021-09-30T14:58:00Z">
        <w:r w:rsidRPr="000B0CC8">
          <w:rPr>
            <w:rFonts w:ascii="Times New Roman" w:hAnsi="Times New Roman"/>
            <w:sz w:val="24"/>
            <w:szCs w:val="24"/>
          </w:rPr>
          <w:t xml:space="preserve"> is it? I’m Andy, Glenn’s partner. I’m not sure if Glenn has showed you around</w:t>
        </w:r>
      </w:ins>
      <w:ins w:id="1619" w:author="Britt Collins" w:date="2021-10-01T19:49:00Z">
        <w:r w:rsidR="00592522">
          <w:rPr>
            <w:rFonts w:ascii="Times New Roman" w:hAnsi="Times New Roman"/>
            <w:sz w:val="24"/>
            <w:szCs w:val="24"/>
          </w:rPr>
          <w:t>,” she said i</w:t>
        </w:r>
        <w:r w:rsidR="00592522" w:rsidRPr="000B0CC8">
          <w:rPr>
            <w:rFonts w:ascii="Times New Roman" w:hAnsi="Times New Roman"/>
            <w:sz w:val="24"/>
            <w:szCs w:val="24"/>
          </w:rPr>
          <w:t>n a soft New Zealander accent</w:t>
        </w:r>
        <w:r w:rsidR="00592522">
          <w:rPr>
            <w:rFonts w:ascii="Times New Roman" w:hAnsi="Times New Roman"/>
            <w:sz w:val="24"/>
            <w:szCs w:val="24"/>
          </w:rPr>
          <w:t xml:space="preserve"> and</w:t>
        </w:r>
      </w:ins>
      <w:ins w:id="1620" w:author="Britt Collins" w:date="2021-09-30T14:58:00Z">
        <w:r w:rsidRPr="000B0CC8">
          <w:rPr>
            <w:rFonts w:ascii="Times New Roman" w:hAnsi="Times New Roman"/>
            <w:sz w:val="24"/>
            <w:szCs w:val="24"/>
          </w:rPr>
          <w:t xml:space="preserve"> began describing the apartments contents including the spare bedroom and balcony. The bedroom was enormous and included an en</w:t>
        </w:r>
      </w:ins>
      <w:ins w:id="1621" w:author="Britt Collins" w:date="2021-10-01T19:50:00Z">
        <w:r w:rsidR="00592522">
          <w:rPr>
            <w:rFonts w:ascii="Times New Roman" w:hAnsi="Times New Roman"/>
            <w:sz w:val="24"/>
            <w:szCs w:val="24"/>
          </w:rPr>
          <w:t>-</w:t>
        </w:r>
      </w:ins>
      <w:ins w:id="1622" w:author="Britt Collins" w:date="2021-09-30T14:58:00Z">
        <w:r w:rsidRPr="000B0CC8">
          <w:rPr>
            <w:rFonts w:ascii="Times New Roman" w:hAnsi="Times New Roman"/>
            <w:sz w:val="24"/>
            <w:szCs w:val="24"/>
          </w:rPr>
          <w:t>suite. I plonked my belongings down and continued following Andy back to the kitchen. Andy offered me a beer labelled VB. I was parched</w:t>
        </w:r>
      </w:ins>
      <w:ins w:id="1623" w:author="Britt Collins" w:date="2021-10-01T19:50:00Z">
        <w:r w:rsidR="00B55FCC">
          <w:rPr>
            <w:rFonts w:ascii="Times New Roman" w:hAnsi="Times New Roman"/>
            <w:sz w:val="24"/>
            <w:szCs w:val="24"/>
          </w:rPr>
          <w:t xml:space="preserve"> and </w:t>
        </w:r>
        <w:r w:rsidR="00B55FCC" w:rsidRPr="000B0CC8">
          <w:rPr>
            <w:rFonts w:ascii="Times New Roman" w:hAnsi="Times New Roman"/>
            <w:sz w:val="24"/>
            <w:szCs w:val="24"/>
          </w:rPr>
          <w:t>happily accepted</w:t>
        </w:r>
      </w:ins>
      <w:ins w:id="1624" w:author="Britt Collins" w:date="2021-09-30T14:58:00Z">
        <w:r w:rsidRPr="000B0CC8">
          <w:rPr>
            <w:rFonts w:ascii="Times New Roman" w:hAnsi="Times New Roman"/>
            <w:sz w:val="24"/>
            <w:szCs w:val="24"/>
          </w:rPr>
          <w:t>. The bottle was screw top and handed to me in a neoprene holder</w:t>
        </w:r>
      </w:ins>
      <w:ins w:id="1625" w:author="Britt Collins" w:date="2021-10-01T19:50:00Z">
        <w:r w:rsidR="00B55FCC">
          <w:rPr>
            <w:rFonts w:ascii="Times New Roman" w:hAnsi="Times New Roman"/>
            <w:sz w:val="24"/>
            <w:szCs w:val="24"/>
          </w:rPr>
          <w:t>, what</w:t>
        </w:r>
      </w:ins>
      <w:ins w:id="1626" w:author="Britt Collins" w:date="2021-09-30T14:58:00Z">
        <w:r w:rsidRPr="000B0CC8">
          <w:rPr>
            <w:rFonts w:ascii="Times New Roman" w:hAnsi="Times New Roman"/>
            <w:sz w:val="24"/>
            <w:szCs w:val="24"/>
          </w:rPr>
          <w:t xml:space="preserve"> </w:t>
        </w:r>
      </w:ins>
      <w:ins w:id="1627" w:author="Britt Collins" w:date="2021-10-01T19:50:00Z">
        <w:r w:rsidR="00B55FCC">
          <w:rPr>
            <w:rFonts w:ascii="Times New Roman" w:hAnsi="Times New Roman"/>
            <w:sz w:val="24"/>
            <w:szCs w:val="24"/>
          </w:rPr>
          <w:t>t</w:t>
        </w:r>
      </w:ins>
      <w:ins w:id="1628" w:author="Britt Collins" w:date="2021-09-30T14:58:00Z">
        <w:r w:rsidRPr="000B0CC8">
          <w:rPr>
            <w:rFonts w:ascii="Times New Roman" w:hAnsi="Times New Roman"/>
            <w:sz w:val="24"/>
            <w:szCs w:val="24"/>
          </w:rPr>
          <w:t xml:space="preserve">he </w:t>
        </w:r>
        <w:r w:rsidRPr="000B0CC8">
          <w:rPr>
            <w:rFonts w:ascii="Times New Roman" w:hAnsi="Times New Roman"/>
            <w:sz w:val="24"/>
            <w:szCs w:val="24"/>
          </w:rPr>
          <w:lastRenderedPageBreak/>
          <w:t>Aussies called it a stubby holder. The neoprene kept the bottle cold. Aussies joked about British warm beer. Australians prided themselves on drinking it ice cold.</w:t>
        </w:r>
      </w:ins>
    </w:p>
    <w:p w14:paraId="13F68FF7" w14:textId="04CD6C15" w:rsidR="006F31F6" w:rsidRPr="000B0CC8" w:rsidRDefault="006F31F6">
      <w:pPr>
        <w:spacing w:line="480" w:lineRule="auto"/>
        <w:ind w:left="-5" w:right="15"/>
        <w:rPr>
          <w:ins w:id="1629" w:author="Britt Collins" w:date="2021-09-30T14:58:00Z"/>
          <w:rFonts w:ascii="Times New Roman" w:hAnsi="Times New Roman"/>
          <w:sz w:val="24"/>
          <w:szCs w:val="24"/>
        </w:rPr>
        <w:pPrChange w:id="1630" w:author="Britt Collins" w:date="2021-10-01T19:52:00Z">
          <w:pPr>
            <w:numPr>
              <w:numId w:val="4"/>
            </w:numPr>
            <w:ind w:left="600" w:right="15" w:hanging="210"/>
          </w:pPr>
        </w:pPrChange>
      </w:pPr>
      <w:ins w:id="1631" w:author="Britt Collins" w:date="2021-09-30T14:58:00Z">
        <w:r w:rsidRPr="000B0CC8">
          <w:rPr>
            <w:rFonts w:ascii="Times New Roman" w:hAnsi="Times New Roman"/>
            <w:sz w:val="24"/>
            <w:szCs w:val="24"/>
          </w:rPr>
          <w:t>Andy began talking about the finer details of the new living arrangements:</w:t>
        </w:r>
      </w:ins>
      <w:ins w:id="1632" w:author="Britt Collins" w:date="2021-10-01T19:51:00Z">
        <w:r w:rsidR="00B55FCC">
          <w:rPr>
            <w:rFonts w:ascii="Times New Roman" w:hAnsi="Times New Roman"/>
            <w:sz w:val="24"/>
            <w:szCs w:val="24"/>
          </w:rPr>
          <w:t xml:space="preserve"> </w:t>
        </w:r>
      </w:ins>
      <w:ins w:id="1633" w:author="Britt Collins" w:date="2021-09-30T14:58:00Z">
        <w:r w:rsidRPr="000B0CC8">
          <w:rPr>
            <w:rFonts w:ascii="Times New Roman" w:hAnsi="Times New Roman"/>
            <w:sz w:val="24"/>
            <w:szCs w:val="24"/>
          </w:rPr>
          <w:t>Be quiet if arriving back to the apartment late at night</w:t>
        </w:r>
      </w:ins>
      <w:ins w:id="1634" w:author="Britt Collins" w:date="2021-10-01T19:51:00Z">
        <w:r w:rsidR="00B55FCC">
          <w:rPr>
            <w:rFonts w:ascii="Times New Roman" w:hAnsi="Times New Roman"/>
            <w:sz w:val="24"/>
            <w:szCs w:val="24"/>
          </w:rPr>
          <w:t>; k</w:t>
        </w:r>
      </w:ins>
      <w:ins w:id="1635" w:author="Britt Collins" w:date="2021-09-30T14:58:00Z">
        <w:r w:rsidRPr="000B0CC8">
          <w:rPr>
            <w:rFonts w:ascii="Times New Roman" w:hAnsi="Times New Roman"/>
            <w:sz w:val="24"/>
            <w:szCs w:val="24"/>
          </w:rPr>
          <w:t>eep the apartment clean</w:t>
        </w:r>
      </w:ins>
      <w:ins w:id="1636" w:author="Britt Collins" w:date="2021-10-01T19:51:00Z">
        <w:r w:rsidR="00B55FCC">
          <w:rPr>
            <w:rFonts w:ascii="Times New Roman" w:hAnsi="Times New Roman"/>
            <w:sz w:val="24"/>
            <w:szCs w:val="24"/>
          </w:rPr>
          <w:t>; k</w:t>
        </w:r>
      </w:ins>
      <w:ins w:id="1637" w:author="Britt Collins" w:date="2021-09-30T14:58:00Z">
        <w:r w:rsidRPr="000B0CC8">
          <w:rPr>
            <w:rFonts w:ascii="Times New Roman" w:hAnsi="Times New Roman"/>
            <w:sz w:val="24"/>
            <w:szCs w:val="24"/>
          </w:rPr>
          <w:t>eep this door closed because the cats could get out and injure themselves</w:t>
        </w:r>
      </w:ins>
      <w:ins w:id="1638" w:author="Britt Collins" w:date="2021-10-01T19:52:00Z">
        <w:r w:rsidR="00B55FCC">
          <w:rPr>
            <w:rFonts w:ascii="Times New Roman" w:hAnsi="Times New Roman"/>
            <w:sz w:val="24"/>
            <w:szCs w:val="24"/>
          </w:rPr>
          <w:t>; r</w:t>
        </w:r>
      </w:ins>
      <w:ins w:id="1639" w:author="Britt Collins" w:date="2021-09-30T14:58:00Z">
        <w:r w:rsidRPr="000B0CC8">
          <w:rPr>
            <w:rFonts w:ascii="Times New Roman" w:hAnsi="Times New Roman"/>
            <w:sz w:val="24"/>
            <w:szCs w:val="24"/>
          </w:rPr>
          <w:t>ent is AU$300 per week.</w:t>
        </w:r>
      </w:ins>
    </w:p>
    <w:p w14:paraId="4D700E93" w14:textId="77777777" w:rsidR="00B55FCC" w:rsidRDefault="00B55FCC">
      <w:pPr>
        <w:spacing w:line="480" w:lineRule="auto"/>
        <w:ind w:left="-5" w:right="15"/>
        <w:rPr>
          <w:ins w:id="1640" w:author="Britt Collins" w:date="2021-10-01T19:52:00Z"/>
          <w:rFonts w:ascii="Times New Roman" w:hAnsi="Times New Roman"/>
          <w:sz w:val="24"/>
          <w:szCs w:val="24"/>
        </w:rPr>
      </w:pPr>
    </w:p>
    <w:p w14:paraId="45AD9FF0" w14:textId="06301531" w:rsidR="006F31F6" w:rsidRPr="000B0CC8" w:rsidRDefault="006F31F6">
      <w:pPr>
        <w:spacing w:line="480" w:lineRule="auto"/>
        <w:ind w:left="-5" w:right="15"/>
        <w:rPr>
          <w:ins w:id="1641" w:author="Britt Collins" w:date="2021-09-30T14:58:00Z"/>
          <w:rFonts w:ascii="Times New Roman" w:hAnsi="Times New Roman"/>
          <w:sz w:val="24"/>
          <w:szCs w:val="24"/>
        </w:rPr>
        <w:pPrChange w:id="1642" w:author="Britt Collins" w:date="2021-10-01T19:53:00Z">
          <w:pPr>
            <w:ind w:left="-5" w:right="15"/>
          </w:pPr>
        </w:pPrChange>
      </w:pPr>
      <w:ins w:id="1643" w:author="Britt Collins" w:date="2021-09-30T14:58:00Z">
        <w:r w:rsidRPr="000B0CC8">
          <w:rPr>
            <w:rFonts w:ascii="Times New Roman" w:hAnsi="Times New Roman"/>
            <w:sz w:val="24"/>
            <w:szCs w:val="24"/>
          </w:rPr>
          <w:t>As the night drew in I looked outside my bedroom window. The bright lights of Manly reflected off the liquorice like sea. I took a final sip of beer and made my way into the lounge.</w:t>
        </w:r>
      </w:ins>
      <w:ins w:id="1644" w:author="Britt Collins" w:date="2021-10-01T19:53:00Z">
        <w:r w:rsidR="00B55FCC">
          <w:rPr>
            <w:rFonts w:ascii="Times New Roman" w:hAnsi="Times New Roman"/>
            <w:sz w:val="24"/>
            <w:szCs w:val="24"/>
          </w:rPr>
          <w:t xml:space="preserve"> </w:t>
        </w:r>
      </w:ins>
      <w:ins w:id="1645" w:author="Britt Collins" w:date="2021-09-30T14:58:00Z">
        <w:r w:rsidRPr="000B0CC8">
          <w:rPr>
            <w:rFonts w:ascii="Times New Roman" w:hAnsi="Times New Roman"/>
            <w:sz w:val="24"/>
            <w:szCs w:val="24"/>
          </w:rPr>
          <w:t xml:space="preserve">My eyes opened at the crack of dawn as the first beams of the sunlight enveloped the bedroom. In a light sleep I pictured an orchestra of harp playing angels. The soft, angelic sound faded out, replaced by the soft melody of Phil Collins </w:t>
        </w:r>
        <w:r w:rsidRPr="00B55FCC">
          <w:rPr>
            <w:rFonts w:ascii="Times New Roman" w:hAnsi="Times New Roman"/>
            <w:i/>
            <w:sz w:val="24"/>
            <w:szCs w:val="24"/>
            <w:rPrChange w:id="1646" w:author="Britt Collins" w:date="2021-10-01T19:53:00Z">
              <w:rPr>
                <w:rFonts w:ascii="Times New Roman" w:hAnsi="Times New Roman"/>
                <w:sz w:val="24"/>
                <w:szCs w:val="24"/>
              </w:rPr>
            </w:rPrChange>
          </w:rPr>
          <w:t>Another Day in Paradise</w:t>
        </w:r>
        <w:r w:rsidRPr="000B0CC8">
          <w:rPr>
            <w:rFonts w:ascii="Times New Roman" w:hAnsi="Times New Roman"/>
            <w:sz w:val="24"/>
            <w:szCs w:val="24"/>
          </w:rPr>
          <w:t xml:space="preserve">. I gazed at the </w:t>
        </w:r>
      </w:ins>
      <w:ins w:id="1647" w:author="Britt Collins" w:date="2021-10-07T11:50:00Z">
        <w:r w:rsidR="00656212">
          <w:rPr>
            <w:rFonts w:ascii="Times New Roman" w:hAnsi="Times New Roman"/>
            <w:sz w:val="24"/>
            <w:szCs w:val="24"/>
          </w:rPr>
          <w:t>outside, my</w:t>
        </w:r>
      </w:ins>
      <w:ins w:id="1648" w:author="Britt Collins" w:date="2021-09-30T14:58:00Z">
        <w:r w:rsidRPr="000B0CC8">
          <w:rPr>
            <w:rFonts w:ascii="Times New Roman" w:hAnsi="Times New Roman"/>
            <w:sz w:val="24"/>
            <w:szCs w:val="24"/>
          </w:rPr>
          <w:t xml:space="preserve"> body levitated towards the light and out onto the balcony.</w:t>
        </w:r>
      </w:ins>
    </w:p>
    <w:p w14:paraId="30DD9E38" w14:textId="2DFBAD24" w:rsidR="006F31F6" w:rsidRPr="000B0CC8" w:rsidRDefault="006F31F6">
      <w:pPr>
        <w:spacing w:line="480" w:lineRule="auto"/>
        <w:ind w:left="-5" w:right="15" w:firstLine="725"/>
        <w:rPr>
          <w:ins w:id="1649" w:author="Britt Collins" w:date="2021-09-30T14:58:00Z"/>
          <w:rFonts w:ascii="Times New Roman" w:hAnsi="Times New Roman"/>
          <w:sz w:val="24"/>
          <w:szCs w:val="24"/>
        </w:rPr>
        <w:pPrChange w:id="1650" w:author="Britt Collins" w:date="2021-10-01T19:53:00Z">
          <w:pPr>
            <w:ind w:left="-5" w:right="15"/>
          </w:pPr>
        </w:pPrChange>
      </w:pPr>
      <w:ins w:id="1651" w:author="Britt Collins" w:date="2021-09-30T14:58:00Z">
        <w:r w:rsidRPr="000B0CC8">
          <w:rPr>
            <w:rFonts w:ascii="Times New Roman" w:hAnsi="Times New Roman"/>
            <w:sz w:val="24"/>
            <w:szCs w:val="24"/>
          </w:rPr>
          <w:t xml:space="preserve">I looked to my right, noticing </w:t>
        </w:r>
      </w:ins>
      <w:ins w:id="1652" w:author="Britt Collins" w:date="2021-10-01T19:53:00Z">
        <w:r w:rsidR="00B55FCC">
          <w:rPr>
            <w:rFonts w:ascii="Times New Roman" w:hAnsi="Times New Roman"/>
            <w:sz w:val="24"/>
            <w:szCs w:val="24"/>
          </w:rPr>
          <w:t>the</w:t>
        </w:r>
      </w:ins>
      <w:ins w:id="1653" w:author="Britt Collins" w:date="2021-09-30T14:58:00Z">
        <w:r w:rsidRPr="000B0CC8">
          <w:rPr>
            <w:rFonts w:ascii="Times New Roman" w:hAnsi="Times New Roman"/>
            <w:sz w:val="24"/>
            <w:szCs w:val="24"/>
          </w:rPr>
          <w:t xml:space="preserve"> outdoor essentials including: A gas BBQ and a well-worn wet suit. The air temperature was already 20 Degrees C, with a cool breeze </w:t>
        </w:r>
      </w:ins>
      <w:ins w:id="1654" w:author="Britt Collins" w:date="2021-10-01T19:54:00Z">
        <w:r w:rsidR="00B55FCC">
          <w:rPr>
            <w:rFonts w:ascii="Times New Roman" w:hAnsi="Times New Roman"/>
            <w:sz w:val="24"/>
            <w:szCs w:val="24"/>
          </w:rPr>
          <w:t>blow</w:t>
        </w:r>
      </w:ins>
      <w:ins w:id="1655" w:author="Britt Collins" w:date="2021-09-30T14:58:00Z">
        <w:r w:rsidRPr="000B0CC8">
          <w:rPr>
            <w:rFonts w:ascii="Times New Roman" w:hAnsi="Times New Roman"/>
            <w:sz w:val="24"/>
            <w:szCs w:val="24"/>
          </w:rPr>
          <w:t>ing off Queenscliff Beach. I walked to the corner of the balcony, posturing for the best view of the beach below. It was the weekend. The beach was packed with kids being drilled in life</w:t>
        </w:r>
      </w:ins>
      <w:ins w:id="1656" w:author="Britt Collins" w:date="2021-10-01T19:54:00Z">
        <w:r w:rsidR="00B55FCC">
          <w:rPr>
            <w:rFonts w:ascii="Times New Roman" w:hAnsi="Times New Roman"/>
            <w:sz w:val="24"/>
            <w:szCs w:val="24"/>
          </w:rPr>
          <w:t>-</w:t>
        </w:r>
      </w:ins>
      <w:ins w:id="1657" w:author="Britt Collins" w:date="2021-09-30T14:58:00Z">
        <w:r w:rsidRPr="000B0CC8">
          <w:rPr>
            <w:rFonts w:ascii="Times New Roman" w:hAnsi="Times New Roman"/>
            <w:sz w:val="24"/>
            <w:szCs w:val="24"/>
          </w:rPr>
          <w:t>saver activities. In the sea a colony of surfers were waiting to catch the next wave in. I looked further into the distance to admire the glow of the sun behind Shelley Beach. I took a deep breath, the salty sea air tingled the back of my throat. ‘Could life get any better than this moment right now?’ I thought yet again. I headed slowly back inside to the lounge.</w:t>
        </w:r>
      </w:ins>
    </w:p>
    <w:p w14:paraId="410B90A0" w14:textId="352E2141" w:rsidR="006F31F6" w:rsidRPr="000B0CC8" w:rsidRDefault="006F31F6">
      <w:pPr>
        <w:spacing w:line="480" w:lineRule="auto"/>
        <w:ind w:left="-5" w:right="15" w:firstLine="725"/>
        <w:rPr>
          <w:ins w:id="1658" w:author="Britt Collins" w:date="2021-09-30T14:58:00Z"/>
          <w:rFonts w:ascii="Times New Roman" w:hAnsi="Times New Roman"/>
          <w:sz w:val="24"/>
          <w:szCs w:val="24"/>
        </w:rPr>
        <w:pPrChange w:id="1659" w:author="Britt Collins" w:date="2021-10-01T19:54:00Z">
          <w:pPr>
            <w:ind w:left="-5" w:right="15"/>
          </w:pPr>
        </w:pPrChange>
      </w:pPr>
      <w:ins w:id="1660" w:author="Britt Collins" w:date="2021-09-30T14:58:00Z">
        <w:r w:rsidRPr="000B0CC8">
          <w:rPr>
            <w:rFonts w:ascii="Times New Roman" w:hAnsi="Times New Roman"/>
            <w:sz w:val="24"/>
            <w:szCs w:val="24"/>
          </w:rPr>
          <w:t xml:space="preserve">The huge TV seemed to stare at me blankly. I broke eye contact and </w:t>
        </w:r>
      </w:ins>
      <w:ins w:id="1661" w:author="Britt Collins" w:date="2021-10-01T19:55:00Z">
        <w:r w:rsidR="00B55FCC">
          <w:rPr>
            <w:rFonts w:ascii="Times New Roman" w:hAnsi="Times New Roman"/>
            <w:sz w:val="24"/>
            <w:szCs w:val="24"/>
          </w:rPr>
          <w:t>wander</w:t>
        </w:r>
      </w:ins>
      <w:ins w:id="1662" w:author="Britt Collins" w:date="2021-09-30T14:58:00Z">
        <w:r w:rsidRPr="000B0CC8">
          <w:rPr>
            <w:rFonts w:ascii="Times New Roman" w:hAnsi="Times New Roman"/>
            <w:sz w:val="24"/>
            <w:szCs w:val="24"/>
          </w:rPr>
          <w:t xml:space="preserve">ed </w:t>
        </w:r>
      </w:ins>
      <w:ins w:id="1663" w:author="Britt Collins" w:date="2021-10-01T19:55:00Z">
        <w:r w:rsidR="00B55FCC">
          <w:rPr>
            <w:rFonts w:ascii="Times New Roman" w:hAnsi="Times New Roman"/>
            <w:sz w:val="24"/>
            <w:szCs w:val="24"/>
          </w:rPr>
          <w:t xml:space="preserve">to </w:t>
        </w:r>
      </w:ins>
      <w:ins w:id="1664" w:author="Britt Collins" w:date="2021-09-30T14:58:00Z">
        <w:r w:rsidRPr="000B0CC8">
          <w:rPr>
            <w:rFonts w:ascii="Times New Roman" w:hAnsi="Times New Roman"/>
            <w:sz w:val="24"/>
            <w:szCs w:val="24"/>
          </w:rPr>
          <w:t>the kitchen. I took out a box of Weetabix, an Australian cereal I found in the local Coles supermarket. Weetabix was not simply a misspelt Weeta-bix (the British branded) copy. Australia's Weetbix was superior</w:t>
        </w:r>
      </w:ins>
      <w:ins w:id="1665" w:author="Britt Collins" w:date="2021-10-01T19:55:00Z">
        <w:r w:rsidR="00B55FCC">
          <w:rPr>
            <w:rFonts w:ascii="Times New Roman" w:hAnsi="Times New Roman"/>
            <w:sz w:val="24"/>
            <w:szCs w:val="24"/>
          </w:rPr>
          <w:t>, with richer</w:t>
        </w:r>
      </w:ins>
    </w:p>
    <w:p w14:paraId="7C76334F" w14:textId="18C39DA4" w:rsidR="006F31F6" w:rsidRPr="000B0CC8" w:rsidRDefault="006F31F6">
      <w:pPr>
        <w:spacing w:line="480" w:lineRule="auto"/>
        <w:ind w:left="0" w:right="5787" w:firstLine="0"/>
        <w:rPr>
          <w:ins w:id="1666" w:author="Britt Collins" w:date="2021-09-30T14:58:00Z"/>
          <w:rFonts w:ascii="Times New Roman" w:hAnsi="Times New Roman"/>
          <w:sz w:val="24"/>
          <w:szCs w:val="24"/>
        </w:rPr>
        <w:pPrChange w:id="1667" w:author="Britt Collins" w:date="2021-10-01T19:55:00Z">
          <w:pPr>
            <w:ind w:left="355" w:right="5787"/>
          </w:pPr>
        </w:pPrChange>
      </w:pPr>
      <w:ins w:id="1668" w:author="Britt Collins" w:date="2021-09-30T14:58:00Z">
        <w:r w:rsidRPr="000B0CC8">
          <w:rPr>
            <w:rFonts w:ascii="Times New Roman" w:hAnsi="Times New Roman"/>
            <w:sz w:val="24"/>
            <w:szCs w:val="24"/>
          </w:rPr>
          <w:t>wheat-like flavour and crumblier biscuits.</w:t>
        </w:r>
      </w:ins>
    </w:p>
    <w:p w14:paraId="5D9B6398" w14:textId="5904C559" w:rsidR="006F31F6" w:rsidRPr="000B0CC8" w:rsidRDefault="00B9516D">
      <w:pPr>
        <w:spacing w:line="480" w:lineRule="auto"/>
        <w:ind w:left="-5" w:right="15" w:firstLine="725"/>
        <w:rPr>
          <w:ins w:id="1669" w:author="Britt Collins" w:date="2021-09-30T14:58:00Z"/>
          <w:rFonts w:ascii="Times New Roman" w:hAnsi="Times New Roman"/>
          <w:sz w:val="24"/>
          <w:szCs w:val="24"/>
        </w:rPr>
        <w:pPrChange w:id="1670" w:author="Britt Collins" w:date="2021-10-01T19:56:00Z">
          <w:pPr>
            <w:ind w:left="-5" w:right="15"/>
          </w:pPr>
        </w:pPrChange>
      </w:pPr>
      <w:ins w:id="1671" w:author="Britt Collins" w:date="2021-10-02T12:07:00Z">
        <w:r w:rsidRPr="00B9516D">
          <w:rPr>
            <w:rFonts w:ascii="Times New Roman" w:hAnsi="Times New Roman"/>
            <w:b/>
            <w:sz w:val="24"/>
            <w:szCs w:val="24"/>
            <w:rPrChange w:id="1672" w:author="Britt Collins" w:date="2021-10-02T12:07:00Z">
              <w:rPr>
                <w:rFonts w:ascii="Times New Roman" w:hAnsi="Times New Roman"/>
                <w:sz w:val="24"/>
                <w:szCs w:val="24"/>
              </w:rPr>
            </w:rPrChange>
          </w:rPr>
          <w:t>THIS DETAILED FOOD SECTION CAN BE STREAMLINED</w:t>
        </w:r>
        <w:r>
          <w:rPr>
            <w:rFonts w:ascii="Times New Roman" w:hAnsi="Times New Roman"/>
            <w:sz w:val="24"/>
            <w:szCs w:val="24"/>
          </w:rPr>
          <w:t xml:space="preserve"> </w:t>
        </w:r>
      </w:ins>
      <w:ins w:id="1673" w:author="Britt Collins" w:date="2021-09-30T14:58:00Z">
        <w:r w:rsidR="006F31F6" w:rsidRPr="000B0CC8">
          <w:rPr>
            <w:rFonts w:ascii="Times New Roman" w:hAnsi="Times New Roman"/>
            <w:sz w:val="24"/>
            <w:szCs w:val="24"/>
          </w:rPr>
          <w:t xml:space="preserve">Australia offered </w:t>
        </w:r>
      </w:ins>
      <w:ins w:id="1674" w:author="Britt Collins" w:date="2021-10-01T19:56:00Z">
        <w:r w:rsidR="00B55FCC">
          <w:rPr>
            <w:rFonts w:ascii="Times New Roman" w:hAnsi="Times New Roman"/>
            <w:sz w:val="24"/>
            <w:szCs w:val="24"/>
          </w:rPr>
          <w:t xml:space="preserve">so </w:t>
        </w:r>
      </w:ins>
      <w:ins w:id="1675" w:author="Britt Collins" w:date="2021-09-30T14:58:00Z">
        <w:r w:rsidR="006F31F6" w:rsidRPr="000B0CC8">
          <w:rPr>
            <w:rFonts w:ascii="Times New Roman" w:hAnsi="Times New Roman"/>
            <w:sz w:val="24"/>
            <w:szCs w:val="24"/>
          </w:rPr>
          <w:t xml:space="preserve">many new taste sensations. I didn’t know it at the time, but it was mango season. Fresh mango from </w:t>
        </w:r>
        <w:r w:rsidR="006F31F6" w:rsidRPr="000B0CC8">
          <w:rPr>
            <w:rFonts w:ascii="Times New Roman" w:hAnsi="Times New Roman"/>
            <w:sz w:val="24"/>
            <w:szCs w:val="24"/>
          </w:rPr>
          <w:lastRenderedPageBreak/>
          <w:t>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coffeeshop coffees were always beautiful. It was prepared to a high standard and sourced, in some cases from, you guessed it, Queensland.</w:t>
        </w:r>
      </w:ins>
    </w:p>
    <w:p w14:paraId="62602988" w14:textId="7ACBAF5B" w:rsidR="006F31F6" w:rsidRPr="000B0CC8" w:rsidRDefault="006F31F6">
      <w:pPr>
        <w:spacing w:line="480" w:lineRule="auto"/>
        <w:ind w:left="-5" w:right="15" w:firstLine="725"/>
        <w:rPr>
          <w:ins w:id="1676" w:author="Britt Collins" w:date="2021-09-30T14:58:00Z"/>
          <w:rFonts w:ascii="Times New Roman" w:hAnsi="Times New Roman"/>
          <w:sz w:val="24"/>
          <w:szCs w:val="24"/>
        </w:rPr>
        <w:pPrChange w:id="1677" w:author="Britt Collins" w:date="2021-10-04T09:43:00Z">
          <w:pPr>
            <w:ind w:left="-5" w:right="15"/>
          </w:pPr>
        </w:pPrChange>
      </w:pPr>
      <w:ins w:id="1678" w:author="Britt Collins" w:date="2021-09-30T14:58:00Z">
        <w:r w:rsidRPr="000B0CC8">
          <w:rPr>
            <w:rFonts w:ascii="Times New Roman" w:hAnsi="Times New Roman"/>
            <w:sz w:val="24"/>
            <w:szCs w:val="24"/>
          </w:rPr>
          <w:t>A type of cuisine that was spawning a new type of restaurant was the gourmet burger. Manly, arguably had the best gourmet burger eatery in the world. Benbry Burger offered huge value for money. It was packed with customers most nights. Most were penny</w:t>
        </w:r>
      </w:ins>
      <w:ins w:id="1679" w:author="Britt Collins" w:date="2021-10-01T19:57:00Z">
        <w:r w:rsidR="00B55FCC">
          <w:rPr>
            <w:rFonts w:ascii="Times New Roman" w:hAnsi="Times New Roman"/>
            <w:sz w:val="24"/>
            <w:szCs w:val="24"/>
          </w:rPr>
          <w:t>-</w:t>
        </w:r>
      </w:ins>
      <w:ins w:id="1680" w:author="Britt Collins" w:date="2021-09-30T14:58:00Z">
        <w:r w:rsidRPr="000B0CC8">
          <w:rPr>
            <w:rFonts w:ascii="Times New Roman" w:hAnsi="Times New Roman"/>
            <w:sz w:val="24"/>
            <w:szCs w:val="24"/>
          </w:rPr>
          <w:t>pinching travellers from the nearby hostel. Who could blame their meagre money stretching? For AU$9 you got a succulent, Aussie example of a premium beef pate and fries. For a smidgeon more you could upsize and add a drink, increasing the cost to AU$10.</w:t>
        </w:r>
      </w:ins>
      <w:ins w:id="1681" w:author="Britt Collins" w:date="2021-10-04T09:43:00Z">
        <w:r w:rsidR="00AC5D65">
          <w:rPr>
            <w:rFonts w:ascii="Times New Roman" w:hAnsi="Times New Roman"/>
            <w:sz w:val="24"/>
            <w:szCs w:val="24"/>
          </w:rPr>
          <w:t xml:space="preserve"> </w:t>
        </w:r>
      </w:ins>
      <w:ins w:id="1682" w:author="Britt Collins" w:date="2021-09-30T14:58:00Z">
        <w:r w:rsidRPr="000B0CC8">
          <w:rPr>
            <w:rFonts w:ascii="Times New Roman" w:hAnsi="Times New Roman"/>
            <w:sz w:val="24"/>
            <w:szCs w:val="24"/>
          </w:rPr>
          <w:t>It wasn’t all about American</w:t>
        </w:r>
      </w:ins>
      <w:ins w:id="1683" w:author="Britt Collins" w:date="2021-10-01T19:57:00Z">
        <w:r w:rsidR="00B55FCC">
          <w:rPr>
            <w:rFonts w:ascii="Times New Roman" w:hAnsi="Times New Roman"/>
            <w:sz w:val="24"/>
            <w:szCs w:val="24"/>
          </w:rPr>
          <w:t>-</w:t>
        </w:r>
      </w:ins>
      <w:ins w:id="1684" w:author="Britt Collins" w:date="2021-09-30T14:58:00Z">
        <w:r w:rsidRPr="000B0CC8">
          <w:rPr>
            <w:rFonts w:ascii="Times New Roman" w:hAnsi="Times New Roman"/>
            <w:sz w:val="24"/>
            <w:szCs w:val="24"/>
          </w:rPr>
          <w:t xml:space="preserve">style food. The British had put their mark on Australian food culture from the time the first European fleet had landed. Granted, </w:t>
        </w:r>
      </w:ins>
      <w:ins w:id="1685" w:author="Britt Collins" w:date="2021-10-01T19:57:00Z">
        <w:r w:rsidR="00B55FCC">
          <w:rPr>
            <w:rFonts w:ascii="Times New Roman" w:hAnsi="Times New Roman"/>
            <w:sz w:val="24"/>
            <w:szCs w:val="24"/>
          </w:rPr>
          <w:t>f</w:t>
        </w:r>
      </w:ins>
      <w:ins w:id="1686" w:author="Britt Collins" w:date="2021-09-30T14:58:00Z">
        <w:r w:rsidRPr="000B0CC8">
          <w:rPr>
            <w:rFonts w:ascii="Times New Roman" w:hAnsi="Times New Roman"/>
            <w:sz w:val="24"/>
            <w:szCs w:val="24"/>
          </w:rPr>
          <w:t>ish and chips weren't around in 1788, but they did arrive soon after. Fish</w:t>
        </w:r>
      </w:ins>
      <w:ins w:id="1687" w:author="Britt Collins" w:date="2021-10-01T19:58:00Z">
        <w:r w:rsidR="00B55FCC">
          <w:rPr>
            <w:rFonts w:ascii="Times New Roman" w:hAnsi="Times New Roman"/>
            <w:sz w:val="24"/>
            <w:szCs w:val="24"/>
          </w:rPr>
          <w:t>-</w:t>
        </w:r>
      </w:ins>
      <w:ins w:id="1688" w:author="Britt Collins" w:date="2021-09-30T14:58:00Z">
        <w:r w:rsidRPr="000B0CC8">
          <w:rPr>
            <w:rFonts w:ascii="Times New Roman" w:hAnsi="Times New Roman"/>
            <w:sz w:val="24"/>
            <w:szCs w:val="24"/>
          </w:rPr>
          <w:t>and</w:t>
        </w:r>
      </w:ins>
      <w:ins w:id="1689" w:author="Britt Collins" w:date="2021-10-01T19:58:00Z">
        <w:r w:rsidR="00B55FCC">
          <w:rPr>
            <w:rFonts w:ascii="Times New Roman" w:hAnsi="Times New Roman"/>
            <w:sz w:val="24"/>
            <w:szCs w:val="24"/>
          </w:rPr>
          <w:t>-</w:t>
        </w:r>
      </w:ins>
      <w:ins w:id="1690" w:author="Britt Collins" w:date="2021-09-30T14:58:00Z">
        <w:r w:rsidRPr="000B0CC8">
          <w:rPr>
            <w:rFonts w:ascii="Times New Roman" w:hAnsi="Times New Roman"/>
            <w:sz w:val="24"/>
            <w:szCs w:val="24"/>
          </w:rPr>
          <w:t xml:space="preserve">chip shops </w:t>
        </w:r>
      </w:ins>
      <w:ins w:id="1691" w:author="Britt Collins" w:date="2021-10-01T19:58:00Z">
        <w:r w:rsidR="00B55FCC">
          <w:rPr>
            <w:rFonts w:ascii="Times New Roman" w:hAnsi="Times New Roman"/>
            <w:sz w:val="24"/>
            <w:szCs w:val="24"/>
          </w:rPr>
          <w:t>dotted</w:t>
        </w:r>
      </w:ins>
      <w:ins w:id="1692" w:author="Britt Collins" w:date="2021-09-30T14:58:00Z">
        <w:r w:rsidRPr="000B0CC8">
          <w:rPr>
            <w:rFonts w:ascii="Times New Roman" w:hAnsi="Times New Roman"/>
            <w:sz w:val="24"/>
            <w:szCs w:val="24"/>
          </w:rPr>
          <w:t xml:space="preserve"> Australian suburbs. Most were run by</w:t>
        </w:r>
      </w:ins>
      <w:ins w:id="1693" w:author="Britt Collins" w:date="2021-10-01T19:57:00Z">
        <w:r w:rsidR="00B55FCC">
          <w:rPr>
            <w:rFonts w:ascii="Times New Roman" w:hAnsi="Times New Roman"/>
            <w:sz w:val="24"/>
            <w:szCs w:val="24"/>
          </w:rPr>
          <w:t xml:space="preserve"> </w:t>
        </w:r>
      </w:ins>
      <w:ins w:id="1694" w:author="Britt Collins" w:date="2021-09-30T14:58:00Z">
        <w:r w:rsidRPr="000B0CC8">
          <w:rPr>
            <w:rFonts w:ascii="Times New Roman" w:hAnsi="Times New Roman"/>
            <w:sz w:val="24"/>
            <w:szCs w:val="24"/>
          </w:rPr>
          <w:t>Asians</w:t>
        </w:r>
      </w:ins>
      <w:ins w:id="1695" w:author="Britt Collins" w:date="2021-10-01T19:58:00Z">
        <w:r w:rsidR="00B55FCC">
          <w:rPr>
            <w:rFonts w:ascii="Times New Roman" w:hAnsi="Times New Roman"/>
            <w:sz w:val="24"/>
            <w:szCs w:val="24"/>
          </w:rPr>
          <w:t xml:space="preserve">, </w:t>
        </w:r>
      </w:ins>
      <w:ins w:id="1696" w:author="Britt Collins" w:date="2021-09-30T14:58:00Z">
        <w:r w:rsidRPr="000B0CC8">
          <w:rPr>
            <w:rFonts w:ascii="Times New Roman" w:hAnsi="Times New Roman"/>
            <w:sz w:val="24"/>
            <w:szCs w:val="24"/>
          </w:rPr>
          <w:t xml:space="preserve">a term the Australians applied to anyone of </w:t>
        </w:r>
      </w:ins>
      <w:ins w:id="1697" w:author="Britt Collins" w:date="2021-10-01T19:58:00Z">
        <w:r w:rsidR="00B55FCC">
          <w:rPr>
            <w:rFonts w:ascii="Times New Roman" w:hAnsi="Times New Roman"/>
            <w:sz w:val="24"/>
            <w:szCs w:val="24"/>
          </w:rPr>
          <w:t>F</w:t>
        </w:r>
      </w:ins>
      <w:ins w:id="1698" w:author="Britt Collins" w:date="2021-09-30T14:58:00Z">
        <w:r w:rsidRPr="000B0CC8">
          <w:rPr>
            <w:rFonts w:ascii="Times New Roman" w:hAnsi="Times New Roman"/>
            <w:sz w:val="24"/>
            <w:szCs w:val="24"/>
          </w:rPr>
          <w:t>ar</w:t>
        </w:r>
      </w:ins>
      <w:ins w:id="1699" w:author="Britt Collins" w:date="2021-10-01T19:59:00Z">
        <w:r w:rsidR="00B55FCC">
          <w:rPr>
            <w:rFonts w:ascii="Times New Roman" w:hAnsi="Times New Roman"/>
            <w:sz w:val="24"/>
            <w:szCs w:val="24"/>
          </w:rPr>
          <w:t xml:space="preserve"> E</w:t>
        </w:r>
      </w:ins>
      <w:ins w:id="1700" w:author="Britt Collins" w:date="2021-09-30T14:58:00Z">
        <w:r w:rsidRPr="000B0CC8">
          <w:rPr>
            <w:rFonts w:ascii="Times New Roman" w:hAnsi="Times New Roman"/>
            <w:sz w:val="24"/>
            <w:szCs w:val="24"/>
          </w:rPr>
          <w:t>astern decent. The layout of the Australian chipper was the same as that found in the UK. The main difference between them were the menus. Haddock and cod was replaced with shark and red snapper. I had to admit it, the fish in Australia tasted better, but the Brits had better quality chips.</w:t>
        </w:r>
      </w:ins>
      <w:ins w:id="1701" w:author="Britt Collins" w:date="2021-10-01T20:00:00Z">
        <w:r w:rsidR="00B55FCC">
          <w:rPr>
            <w:rFonts w:ascii="Times New Roman" w:hAnsi="Times New Roman"/>
            <w:sz w:val="24"/>
            <w:szCs w:val="24"/>
          </w:rPr>
          <w:t xml:space="preserve"> </w:t>
        </w:r>
      </w:ins>
      <w:ins w:id="1702" w:author="Britt Collins" w:date="2021-09-30T14:58:00Z">
        <w:r w:rsidRPr="000B0CC8">
          <w:rPr>
            <w:rFonts w:ascii="Times New Roman" w:hAnsi="Times New Roman"/>
            <w:sz w:val="24"/>
            <w:szCs w:val="24"/>
          </w:rPr>
          <w:t>Another British staple that the Australians made their own was the hearty pie. Freshly baked examples could be bought at the Corso Bake House, in Manly. They were hand-sized, contained a variety of fillings, topped with puff-pastry and served in a silver pie tray. As was tradition in Australia, a sachet of tomato ketchup was thrown in for free. Menu favourites included curried chicken and beef and mushroom.</w:t>
        </w:r>
      </w:ins>
    </w:p>
    <w:p w14:paraId="1E263C1F" w14:textId="4C09823D" w:rsidR="006F31F6" w:rsidRPr="000B0CC8" w:rsidRDefault="006F31F6">
      <w:pPr>
        <w:spacing w:line="480" w:lineRule="auto"/>
        <w:ind w:left="-5" w:right="15" w:firstLine="725"/>
        <w:rPr>
          <w:ins w:id="1703" w:author="Britt Collins" w:date="2021-09-30T14:58:00Z"/>
          <w:rFonts w:ascii="Times New Roman" w:hAnsi="Times New Roman"/>
          <w:sz w:val="24"/>
          <w:szCs w:val="24"/>
        </w:rPr>
        <w:pPrChange w:id="1704" w:author="Britt Collins" w:date="2021-10-01T20:00:00Z">
          <w:pPr>
            <w:ind w:left="-5" w:right="15"/>
          </w:pPr>
        </w:pPrChange>
      </w:pPr>
      <w:ins w:id="1705" w:author="Britt Collins" w:date="2021-09-30T14:58:00Z">
        <w:r w:rsidRPr="000B0CC8">
          <w:rPr>
            <w:rFonts w:ascii="Times New Roman" w:hAnsi="Times New Roman"/>
            <w:sz w:val="24"/>
            <w:szCs w:val="24"/>
          </w:rPr>
          <w:t xml:space="preserve">I quickly ate my </w:t>
        </w:r>
      </w:ins>
      <w:ins w:id="1706" w:author="Britt Collins" w:date="2021-10-01T20:00:00Z">
        <w:r w:rsidR="00B55FCC">
          <w:rPr>
            <w:rFonts w:ascii="Times New Roman" w:hAnsi="Times New Roman"/>
            <w:sz w:val="24"/>
            <w:szCs w:val="24"/>
          </w:rPr>
          <w:t>three</w:t>
        </w:r>
      </w:ins>
      <w:ins w:id="1707" w:author="Britt Collins" w:date="2021-09-30T14:58:00Z">
        <w:r w:rsidRPr="000B0CC8">
          <w:rPr>
            <w:rFonts w:ascii="Times New Roman" w:hAnsi="Times New Roman"/>
            <w:sz w:val="24"/>
            <w:szCs w:val="24"/>
          </w:rPr>
          <w:t xml:space="preserve"> Weetbix breakfast before stepping onto the warm and bright Manly Corso. I was relieved to see Bruce turn up with a spare wetsuit at Manly Beach. I wasn’t going to explore Manly to Shelley Beach Cove in sub</w:t>
        </w:r>
      </w:ins>
      <w:ins w:id="1708" w:author="Britt Collins" w:date="2021-10-01T20:00:00Z">
        <w:r w:rsidR="00B55FCC">
          <w:rPr>
            <w:rFonts w:ascii="Times New Roman" w:hAnsi="Times New Roman"/>
            <w:sz w:val="24"/>
            <w:szCs w:val="24"/>
          </w:rPr>
          <w:t>-</w:t>
        </w:r>
      </w:ins>
      <w:ins w:id="1709" w:author="Britt Collins" w:date="2021-09-30T14:58:00Z">
        <w:r w:rsidRPr="000B0CC8">
          <w:rPr>
            <w:rFonts w:ascii="Times New Roman" w:hAnsi="Times New Roman"/>
            <w:sz w:val="24"/>
            <w:szCs w:val="24"/>
          </w:rPr>
          <w:t xml:space="preserve">20-degree C temperatures without one! I was excited to be using my snorkelling equipment for the first time. In the corner of Manly Beach there was a calm spot where Bruce and I waded into deeper water. Bruce went off ahead and I followed. He decided not to wear fins because </w:t>
        </w:r>
        <w:r w:rsidRPr="000B0CC8">
          <w:rPr>
            <w:rFonts w:ascii="Times New Roman" w:hAnsi="Times New Roman"/>
            <w:sz w:val="24"/>
            <w:szCs w:val="24"/>
          </w:rPr>
          <w:lastRenderedPageBreak/>
          <w:t xml:space="preserve">it agitated his bad leg. For a person that wasn’t wearing fins, he swam incredibly quickly. Even with my large fins, I </w:t>
        </w:r>
      </w:ins>
      <w:ins w:id="1710" w:author="Britt Collins" w:date="2021-10-01T20:00:00Z">
        <w:r w:rsidR="00B55FCC">
          <w:rPr>
            <w:rFonts w:ascii="Times New Roman" w:hAnsi="Times New Roman"/>
            <w:sz w:val="24"/>
            <w:szCs w:val="24"/>
          </w:rPr>
          <w:t>struggled</w:t>
        </w:r>
      </w:ins>
      <w:ins w:id="1711" w:author="Britt Collins" w:date="2021-09-30T14:58:00Z">
        <w:r w:rsidRPr="000B0CC8">
          <w:rPr>
            <w:rFonts w:ascii="Times New Roman" w:hAnsi="Times New Roman"/>
            <w:sz w:val="24"/>
            <w:szCs w:val="24"/>
          </w:rPr>
          <w:t xml:space="preserve"> to keep up.</w:t>
        </w:r>
      </w:ins>
    </w:p>
    <w:p w14:paraId="3BDD3273" w14:textId="6CD0226D" w:rsidR="006F31F6" w:rsidRPr="000B0CC8" w:rsidRDefault="006F31F6">
      <w:pPr>
        <w:spacing w:line="480" w:lineRule="auto"/>
        <w:ind w:left="-5" w:right="15" w:firstLine="725"/>
        <w:rPr>
          <w:ins w:id="1712" w:author="Britt Collins" w:date="2021-09-30T14:58:00Z"/>
          <w:rFonts w:ascii="Times New Roman" w:hAnsi="Times New Roman"/>
          <w:sz w:val="24"/>
          <w:szCs w:val="24"/>
        </w:rPr>
        <w:pPrChange w:id="1713" w:author="Britt Collins" w:date="2021-10-01T20:00:00Z">
          <w:pPr>
            <w:ind w:left="-5" w:right="15"/>
          </w:pPr>
        </w:pPrChange>
      </w:pPr>
      <w:ins w:id="1714" w:author="Britt Collins" w:date="2021-09-30T14:58:00Z">
        <w:r w:rsidRPr="000B0CC8">
          <w:rPr>
            <w:rFonts w:ascii="Times New Roman" w:hAnsi="Times New Roman"/>
            <w:sz w:val="24"/>
            <w:szCs w:val="24"/>
          </w:rPr>
          <w:t>The water appeared murky. It often did after a night of rainy conditions. During our swim I frequently had to lift my head out the water to catch a glimpse of Bruce</w:t>
        </w:r>
      </w:ins>
      <w:ins w:id="1715" w:author="Britt Collins" w:date="2021-10-01T20:01:00Z">
        <w:r w:rsidR="00B55FCC">
          <w:rPr>
            <w:rFonts w:ascii="Times New Roman" w:hAnsi="Times New Roman"/>
            <w:sz w:val="24"/>
            <w:szCs w:val="24"/>
          </w:rPr>
          <w:t>’</w:t>
        </w:r>
      </w:ins>
      <w:ins w:id="1716" w:author="Britt Collins" w:date="2021-09-30T14:58:00Z">
        <w:r w:rsidRPr="000B0CC8">
          <w:rPr>
            <w:rFonts w:ascii="Times New Roman" w:hAnsi="Times New Roman"/>
            <w:sz w:val="24"/>
            <w:szCs w:val="24"/>
          </w:rPr>
          <w:t>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Bruce dove down to inspect the underside of a rocky lip. I, with a sense of trepidation, took a deep breath and descended. Not having dove so rapidly in prior sea swims, it came as a surprise to me how quickly the pressure changed. My hearing was the first of my senses to feel the effects. This was quickly followed by my smell, more specifically, I could smell blood. The pressure on my goggles caused my nose to bleed.</w:t>
        </w:r>
      </w:ins>
    </w:p>
    <w:p w14:paraId="2FE540AB" w14:textId="04F3681C" w:rsidR="006F31F6" w:rsidRPr="000B0CC8" w:rsidRDefault="006F31F6">
      <w:pPr>
        <w:spacing w:after="325" w:line="480" w:lineRule="auto"/>
        <w:ind w:left="-5" w:right="15" w:firstLine="725"/>
        <w:rPr>
          <w:ins w:id="1717" w:author="Britt Collins" w:date="2021-09-30T14:58:00Z"/>
          <w:rFonts w:ascii="Times New Roman" w:hAnsi="Times New Roman"/>
          <w:sz w:val="24"/>
          <w:szCs w:val="24"/>
        </w:rPr>
        <w:pPrChange w:id="1718" w:author="Britt Collins" w:date="2021-10-01T20:02:00Z">
          <w:pPr>
            <w:spacing w:after="325"/>
            <w:ind w:left="-5" w:right="15"/>
          </w:pPr>
        </w:pPrChange>
      </w:pPr>
      <w:ins w:id="1719" w:author="Britt Collins" w:date="2021-09-30T14:58:00Z">
        <w:r w:rsidRPr="000B0CC8">
          <w:rPr>
            <w:rFonts w:ascii="Times New Roman" w:hAnsi="Times New Roman"/>
            <w:sz w:val="24"/>
            <w:szCs w:val="24"/>
          </w:rPr>
          <w:t xml:space="preserve">Bruce indicated heading back to the safety of Manly Beach. Off he blasted in a froth of sea foam, leaving me for dead. When I eventually reached shore, I saw Bruce take off his wet suit with difficulty. Thank goodness he was around to assist me. </w:t>
        </w:r>
      </w:ins>
      <w:ins w:id="1720" w:author="Britt Collins" w:date="2021-10-01T20:02:00Z">
        <w:r w:rsidR="00B55FCC">
          <w:rPr>
            <w:rFonts w:ascii="Times New Roman" w:hAnsi="Times New Roman"/>
            <w:sz w:val="24"/>
            <w:szCs w:val="24"/>
          </w:rPr>
          <w:t>He</w:t>
        </w:r>
      </w:ins>
      <w:ins w:id="1721" w:author="Britt Collins" w:date="2021-09-30T14:58:00Z">
        <w:r w:rsidRPr="000B0CC8">
          <w:rPr>
            <w:rFonts w:ascii="Times New Roman" w:hAnsi="Times New Roman"/>
            <w:sz w:val="24"/>
            <w:szCs w:val="24"/>
          </w:rPr>
          <w:t xml:space="preserve"> spoke enthusiastically about his sea life observations during the swim. On his list was a turtle, a shark and a giant cuttlefish. I didn't manage to see of any of those. I did see a parrotfish which Bruce informed me are ten to the dozen. For an Englishman used to seeing the murky outline of grey colour lake fish, a parrotfish was an exciting prospect. The swim was immersive, so peaceful and colourful. The clarity and temperature of the water enhanced the experience.</w:t>
        </w:r>
      </w:ins>
    </w:p>
    <w:p w14:paraId="18817CCB" w14:textId="39A7954D" w:rsidR="00AC5D65" w:rsidRDefault="00AC5D65">
      <w:pPr>
        <w:pStyle w:val="Heading1"/>
        <w:spacing w:line="480" w:lineRule="auto"/>
        <w:ind w:left="-6" w:hanging="11"/>
        <w:jc w:val="center"/>
        <w:rPr>
          <w:ins w:id="1722" w:author="Britt Collins" w:date="2021-10-04T09:44:00Z"/>
          <w:rFonts w:ascii="Times New Roman" w:hAnsi="Times New Roman"/>
          <w:b/>
          <w:sz w:val="24"/>
          <w:szCs w:val="24"/>
        </w:rPr>
      </w:pPr>
    </w:p>
    <w:p w14:paraId="6D177406" w14:textId="37CB0E34" w:rsidR="00AC5D65" w:rsidRDefault="00AC5D65" w:rsidP="00AC5D65">
      <w:pPr>
        <w:rPr>
          <w:ins w:id="1723" w:author="Britt Collins" w:date="2021-10-04T09:44:00Z"/>
        </w:rPr>
      </w:pPr>
    </w:p>
    <w:p w14:paraId="03ECBCD5" w14:textId="2C14E5FC" w:rsidR="00AC5D65" w:rsidRDefault="00AC5D65" w:rsidP="00AC5D65">
      <w:pPr>
        <w:rPr>
          <w:ins w:id="1724" w:author="Britt Collins" w:date="2021-10-04T09:44:00Z"/>
        </w:rPr>
      </w:pPr>
    </w:p>
    <w:p w14:paraId="38C7CDA3" w14:textId="6428BEEE" w:rsidR="00AC5D65" w:rsidRDefault="00AC5D65" w:rsidP="00AC5D65">
      <w:pPr>
        <w:rPr>
          <w:ins w:id="1725" w:author="Britt Collins" w:date="2021-10-04T09:44:00Z"/>
        </w:rPr>
      </w:pPr>
    </w:p>
    <w:p w14:paraId="0A318CB4" w14:textId="77777777" w:rsidR="00AC5D65" w:rsidRPr="00AC5D65" w:rsidRDefault="00AC5D65">
      <w:pPr>
        <w:rPr>
          <w:ins w:id="1726" w:author="Britt Collins" w:date="2021-10-04T09:44:00Z"/>
          <w:rPrChange w:id="1727" w:author="Britt Collins" w:date="2021-10-04T09:44:00Z">
            <w:rPr>
              <w:ins w:id="1728" w:author="Britt Collins" w:date="2021-10-04T09:44:00Z"/>
              <w:rFonts w:ascii="Times New Roman" w:hAnsi="Times New Roman"/>
              <w:b/>
              <w:sz w:val="24"/>
              <w:szCs w:val="24"/>
            </w:rPr>
          </w:rPrChange>
        </w:rPr>
        <w:pPrChange w:id="1729" w:author="Britt Collins" w:date="2021-10-04T09:44:00Z">
          <w:pPr>
            <w:pStyle w:val="Heading1"/>
            <w:spacing w:line="480" w:lineRule="auto"/>
            <w:ind w:left="-6" w:hanging="11"/>
            <w:jc w:val="center"/>
          </w:pPr>
        </w:pPrChange>
      </w:pPr>
    </w:p>
    <w:p w14:paraId="08EEA043" w14:textId="3DC056A7" w:rsidR="006F31F6" w:rsidRPr="00B55FCC" w:rsidRDefault="00AC5D65">
      <w:pPr>
        <w:pStyle w:val="Heading1"/>
        <w:spacing w:line="480" w:lineRule="auto"/>
        <w:ind w:left="-6" w:hanging="11"/>
        <w:jc w:val="center"/>
        <w:rPr>
          <w:ins w:id="1730" w:author="Britt Collins" w:date="2021-09-30T14:58:00Z"/>
          <w:rFonts w:ascii="Times New Roman" w:hAnsi="Times New Roman"/>
          <w:b/>
          <w:sz w:val="24"/>
          <w:szCs w:val="24"/>
          <w:rPrChange w:id="1731" w:author="Britt Collins" w:date="2021-10-01T20:03:00Z">
            <w:rPr>
              <w:ins w:id="1732" w:author="Britt Collins" w:date="2021-09-30T14:58:00Z"/>
              <w:rFonts w:ascii="Times New Roman" w:hAnsi="Times New Roman"/>
              <w:sz w:val="24"/>
              <w:szCs w:val="24"/>
            </w:rPr>
          </w:rPrChange>
        </w:rPr>
        <w:pPrChange w:id="1733" w:author="Britt Collins" w:date="2021-10-01T20:04:00Z">
          <w:pPr>
            <w:pStyle w:val="Heading1"/>
            <w:ind w:left="-5"/>
          </w:pPr>
        </w:pPrChange>
      </w:pPr>
      <w:ins w:id="1734" w:author="Britt Collins" w:date="2021-10-04T09:44:00Z">
        <w:r>
          <w:rPr>
            <w:rFonts w:ascii="Times New Roman" w:hAnsi="Times New Roman"/>
            <w:b/>
            <w:sz w:val="24"/>
            <w:szCs w:val="24"/>
          </w:rPr>
          <w:lastRenderedPageBreak/>
          <w:br/>
        </w:r>
      </w:ins>
      <w:ins w:id="1735" w:author="Britt Collins" w:date="2021-10-01T20:04:00Z">
        <w:r w:rsidR="00B55FCC">
          <w:rPr>
            <w:rFonts w:ascii="Times New Roman" w:hAnsi="Times New Roman"/>
            <w:b/>
            <w:sz w:val="24"/>
            <w:szCs w:val="24"/>
          </w:rPr>
          <w:br/>
        </w:r>
      </w:ins>
      <w:ins w:id="1736" w:author="Britt Collins" w:date="2021-09-30T14:58:00Z">
        <w:r w:rsidR="006F31F6" w:rsidRPr="00B55FCC">
          <w:rPr>
            <w:rFonts w:ascii="Times New Roman" w:hAnsi="Times New Roman"/>
            <w:b/>
            <w:sz w:val="24"/>
            <w:szCs w:val="24"/>
            <w:rPrChange w:id="1737" w:author="Britt Collins" w:date="2021-10-01T20:03:00Z">
              <w:rPr>
                <w:rFonts w:ascii="Times New Roman" w:hAnsi="Times New Roman"/>
                <w:sz w:val="24"/>
                <w:szCs w:val="24"/>
              </w:rPr>
            </w:rPrChange>
          </w:rPr>
          <w:t>7</w:t>
        </w:r>
      </w:ins>
    </w:p>
    <w:p w14:paraId="4586F066" w14:textId="77777777" w:rsidR="006F31F6" w:rsidRPr="00B55FCC" w:rsidRDefault="006F31F6">
      <w:pPr>
        <w:pStyle w:val="Heading2"/>
        <w:spacing w:line="480" w:lineRule="auto"/>
        <w:ind w:left="-6" w:hanging="11"/>
        <w:jc w:val="center"/>
        <w:rPr>
          <w:ins w:id="1738" w:author="Britt Collins" w:date="2021-09-30T14:58:00Z"/>
          <w:rFonts w:ascii="Times New Roman" w:hAnsi="Times New Roman"/>
          <w:b/>
          <w:sz w:val="24"/>
          <w:szCs w:val="24"/>
          <w:rPrChange w:id="1739" w:author="Britt Collins" w:date="2021-10-01T20:03:00Z">
            <w:rPr>
              <w:ins w:id="1740" w:author="Britt Collins" w:date="2021-09-30T14:58:00Z"/>
              <w:rFonts w:ascii="Times New Roman" w:hAnsi="Times New Roman"/>
              <w:sz w:val="24"/>
              <w:szCs w:val="24"/>
            </w:rPr>
          </w:rPrChange>
        </w:rPr>
        <w:pPrChange w:id="1741" w:author="Britt Collins" w:date="2021-10-01T20:04:00Z">
          <w:pPr>
            <w:pStyle w:val="Heading2"/>
            <w:ind w:left="-5"/>
          </w:pPr>
        </w:pPrChange>
      </w:pPr>
      <w:ins w:id="1742" w:author="Britt Collins" w:date="2021-09-30T14:58:00Z">
        <w:r w:rsidRPr="00B55FCC">
          <w:rPr>
            <w:rFonts w:ascii="Times New Roman" w:hAnsi="Times New Roman"/>
            <w:b/>
            <w:sz w:val="24"/>
            <w:szCs w:val="24"/>
            <w:rPrChange w:id="1743" w:author="Britt Collins" w:date="2021-10-01T20:03:00Z">
              <w:rPr>
                <w:rFonts w:ascii="Times New Roman" w:hAnsi="Times New Roman"/>
                <w:sz w:val="24"/>
                <w:szCs w:val="24"/>
              </w:rPr>
            </w:rPrChange>
          </w:rPr>
          <w:t>Lady of My Life</w:t>
        </w:r>
      </w:ins>
    </w:p>
    <w:p w14:paraId="393046CC" w14:textId="77777777" w:rsidR="00B55FCC" w:rsidRDefault="00B55FCC">
      <w:pPr>
        <w:spacing w:line="480" w:lineRule="auto"/>
        <w:ind w:left="-5" w:right="15"/>
        <w:rPr>
          <w:ins w:id="1744" w:author="Britt Collins" w:date="2021-10-01T20:04:00Z"/>
          <w:rFonts w:ascii="Times New Roman" w:hAnsi="Times New Roman"/>
          <w:sz w:val="24"/>
          <w:szCs w:val="24"/>
        </w:rPr>
      </w:pPr>
    </w:p>
    <w:p w14:paraId="64C14C86" w14:textId="79DC90C6" w:rsidR="006F31F6" w:rsidRPr="000B0CC8" w:rsidRDefault="00B9516D">
      <w:pPr>
        <w:spacing w:line="480" w:lineRule="auto"/>
        <w:ind w:left="-5" w:right="15"/>
        <w:rPr>
          <w:ins w:id="1745" w:author="Britt Collins" w:date="2021-09-30T14:58:00Z"/>
          <w:rFonts w:ascii="Times New Roman" w:hAnsi="Times New Roman"/>
          <w:sz w:val="24"/>
          <w:szCs w:val="24"/>
        </w:rPr>
        <w:pPrChange w:id="1746" w:author="Britt Collins" w:date="2021-09-30T15:06:00Z">
          <w:pPr>
            <w:ind w:left="-5" w:right="15"/>
          </w:pPr>
        </w:pPrChange>
      </w:pPr>
      <w:ins w:id="1747" w:author="Britt Collins" w:date="2021-10-02T12:13:00Z">
        <w:r w:rsidRPr="00B9516D">
          <w:rPr>
            <w:rFonts w:ascii="Times New Roman" w:hAnsi="Times New Roman"/>
            <w:b/>
            <w:sz w:val="24"/>
            <w:szCs w:val="24"/>
            <w:rPrChange w:id="1748" w:author="Britt Collins" w:date="2021-10-02T12:15:00Z">
              <w:rPr>
                <w:rFonts w:ascii="Times New Roman" w:hAnsi="Times New Roman"/>
                <w:sz w:val="24"/>
                <w:szCs w:val="24"/>
              </w:rPr>
            </w:rPrChange>
          </w:rPr>
          <w:t xml:space="preserve">Weeks passed by in a </w:t>
        </w:r>
      </w:ins>
      <w:ins w:id="1749" w:author="Britt Collins" w:date="2021-10-02T12:14:00Z">
        <w:r w:rsidRPr="00B9516D">
          <w:rPr>
            <w:rFonts w:ascii="Times New Roman" w:hAnsi="Times New Roman"/>
            <w:b/>
            <w:sz w:val="24"/>
            <w:szCs w:val="24"/>
            <w:rPrChange w:id="1750" w:author="Britt Collins" w:date="2021-10-02T12:15:00Z">
              <w:rPr>
                <w:rFonts w:ascii="Times New Roman" w:hAnsi="Times New Roman"/>
                <w:sz w:val="24"/>
                <w:szCs w:val="24"/>
              </w:rPr>
            </w:rPrChange>
          </w:rPr>
          <w:t xml:space="preserve">blur and suddenly </w:t>
        </w:r>
      </w:ins>
      <w:ins w:id="1751" w:author="Britt Collins" w:date="2021-09-30T14:58:00Z">
        <w:r w:rsidR="006F31F6" w:rsidRPr="00B9516D">
          <w:rPr>
            <w:rFonts w:ascii="Times New Roman" w:hAnsi="Times New Roman"/>
            <w:b/>
            <w:sz w:val="24"/>
            <w:szCs w:val="24"/>
            <w:rPrChange w:id="1752" w:author="Britt Collins" w:date="2021-10-02T12:15:00Z">
              <w:rPr>
                <w:rFonts w:ascii="Times New Roman" w:hAnsi="Times New Roman"/>
                <w:sz w:val="24"/>
                <w:szCs w:val="24"/>
              </w:rPr>
            </w:rPrChange>
          </w:rPr>
          <w:t>Christmas</w:t>
        </w:r>
      </w:ins>
      <w:ins w:id="1753" w:author="Britt Collins" w:date="2021-10-02T12:14:00Z">
        <w:r w:rsidRPr="00B9516D">
          <w:rPr>
            <w:rFonts w:ascii="Times New Roman" w:hAnsi="Times New Roman"/>
            <w:b/>
            <w:sz w:val="24"/>
            <w:szCs w:val="24"/>
            <w:rPrChange w:id="1754" w:author="Britt Collins" w:date="2021-10-02T12:15:00Z">
              <w:rPr>
                <w:rFonts w:ascii="Times New Roman" w:hAnsi="Times New Roman"/>
                <w:sz w:val="24"/>
                <w:szCs w:val="24"/>
              </w:rPr>
            </w:rPrChange>
          </w:rPr>
          <w:t xml:space="preserve"> was approaching</w:t>
        </w:r>
      </w:ins>
      <w:ins w:id="1755" w:author="Britt Collins" w:date="2021-09-30T14:58:00Z">
        <w:r w:rsidR="006F31F6" w:rsidRPr="00B9516D">
          <w:rPr>
            <w:rFonts w:ascii="Times New Roman" w:hAnsi="Times New Roman"/>
            <w:b/>
            <w:sz w:val="24"/>
            <w:szCs w:val="24"/>
            <w:rPrChange w:id="1756" w:author="Britt Collins" w:date="2021-10-02T12:15:00Z">
              <w:rPr>
                <w:rFonts w:ascii="Times New Roman" w:hAnsi="Times New Roman"/>
                <w:sz w:val="24"/>
                <w:szCs w:val="24"/>
              </w:rPr>
            </w:rPrChange>
          </w:rPr>
          <w:t>.</w:t>
        </w:r>
        <w:r w:rsidR="006F31F6" w:rsidRPr="000B0CC8">
          <w:rPr>
            <w:rFonts w:ascii="Times New Roman" w:hAnsi="Times New Roman"/>
            <w:sz w:val="24"/>
            <w:szCs w:val="24"/>
          </w:rPr>
          <w:t xml:space="preserve"> Apart from working too many hours at the </w:t>
        </w:r>
      </w:ins>
      <w:ins w:id="1757" w:author="Britt Collins" w:date="2021-10-02T12:09:00Z">
        <w:r>
          <w:rPr>
            <w:rFonts w:ascii="Times New Roman" w:hAnsi="Times New Roman"/>
            <w:sz w:val="24"/>
            <w:szCs w:val="24"/>
          </w:rPr>
          <w:t>consultancy</w:t>
        </w:r>
      </w:ins>
      <w:ins w:id="1758" w:author="Britt Collins" w:date="2021-09-30T14:58:00Z">
        <w:r w:rsidR="006F31F6" w:rsidRPr="000B0CC8">
          <w:rPr>
            <w:rFonts w:ascii="Times New Roman" w:hAnsi="Times New Roman"/>
            <w:sz w:val="24"/>
            <w:szCs w:val="24"/>
          </w:rPr>
          <w:t xml:space="preserve">, what other excessive work activities happened around that time of year? Of course, the work Christmas party. This year the consultancy's "do" was to be held in early December. What I loved most about </w:t>
        </w:r>
      </w:ins>
      <w:ins w:id="1759" w:author="Britt Collins" w:date="2021-10-02T12:42:00Z">
        <w:r w:rsidR="003519E4">
          <w:rPr>
            <w:rFonts w:ascii="Times New Roman" w:hAnsi="Times New Roman"/>
            <w:sz w:val="24"/>
            <w:szCs w:val="24"/>
          </w:rPr>
          <w:t>office</w:t>
        </w:r>
      </w:ins>
      <w:ins w:id="1760" w:author="Britt Collins" w:date="2021-09-30T14:58:00Z">
        <w:r w:rsidR="006F31F6" w:rsidRPr="000B0CC8">
          <w:rPr>
            <w:rFonts w:ascii="Times New Roman" w:hAnsi="Times New Roman"/>
            <w:sz w:val="24"/>
            <w:szCs w:val="24"/>
          </w:rPr>
          <w:t xml:space="preserve"> parties were their potential to not go to plan. The path of a Christmas party is controlled by </w:t>
        </w:r>
      </w:ins>
      <w:ins w:id="1761" w:author="Britt Collins" w:date="2021-10-01T20:05:00Z">
        <w:r w:rsidR="00B55FCC">
          <w:rPr>
            <w:rFonts w:ascii="Times New Roman" w:hAnsi="Times New Roman"/>
            <w:sz w:val="24"/>
            <w:szCs w:val="24"/>
          </w:rPr>
          <w:t>two</w:t>
        </w:r>
      </w:ins>
      <w:ins w:id="1762" w:author="Britt Collins" w:date="2021-09-30T14:58:00Z">
        <w:r w:rsidR="006F31F6" w:rsidRPr="000B0CC8">
          <w:rPr>
            <w:rFonts w:ascii="Times New Roman" w:hAnsi="Times New Roman"/>
            <w:sz w:val="24"/>
            <w:szCs w:val="24"/>
          </w:rPr>
          <w:t xml:space="preserve"> factors, money </w:t>
        </w:r>
      </w:ins>
      <w:ins w:id="1763" w:author="Britt Collins" w:date="2021-10-01T20:05:00Z">
        <w:r w:rsidR="00B55FCC">
          <w:rPr>
            <w:rFonts w:ascii="Times New Roman" w:hAnsi="Times New Roman"/>
            <w:sz w:val="24"/>
            <w:szCs w:val="24"/>
          </w:rPr>
          <w:t>and</w:t>
        </w:r>
      </w:ins>
      <w:ins w:id="1764" w:author="Britt Collins" w:date="2021-09-30T14:58:00Z">
        <w:r w:rsidR="006F31F6" w:rsidRPr="000B0CC8">
          <w:rPr>
            <w:rFonts w:ascii="Times New Roman" w:hAnsi="Times New Roman"/>
            <w:sz w:val="24"/>
            <w:szCs w:val="24"/>
          </w:rPr>
          <w:t xml:space="preserve"> ambition. Mark, the COO, made the journey to Sydney from his home in Brisbane purely for this occasion. It was to be his and my first consultancy Christmas Party. Mark had direct access to the company’s expenses. Funding for the Christmas party wasn't going to be a problem. How ambitious were our intentions going to be?</w:t>
        </w:r>
      </w:ins>
    </w:p>
    <w:p w14:paraId="66A197DB" w14:textId="09B5C41A" w:rsidR="006F31F6" w:rsidRPr="000B0CC8" w:rsidRDefault="00745711">
      <w:pPr>
        <w:spacing w:line="480" w:lineRule="auto"/>
        <w:ind w:left="-5" w:right="15" w:firstLine="725"/>
        <w:rPr>
          <w:ins w:id="1765" w:author="Britt Collins" w:date="2021-09-30T14:58:00Z"/>
          <w:rFonts w:ascii="Times New Roman" w:hAnsi="Times New Roman"/>
          <w:sz w:val="24"/>
          <w:szCs w:val="24"/>
        </w:rPr>
        <w:pPrChange w:id="1766" w:author="Britt Collins" w:date="2021-10-01T20:05:00Z">
          <w:pPr>
            <w:ind w:left="-5" w:right="15"/>
          </w:pPr>
        </w:pPrChange>
      </w:pPr>
      <w:ins w:id="1767" w:author="Britt Collins" w:date="2021-10-01T20:10:00Z">
        <w:r>
          <w:rPr>
            <w:rFonts w:ascii="Times New Roman" w:hAnsi="Times New Roman"/>
            <w:sz w:val="24"/>
            <w:szCs w:val="24"/>
          </w:rPr>
          <w:t>On an</w:t>
        </w:r>
      </w:ins>
      <w:ins w:id="1768" w:author="Britt Collins" w:date="2021-09-30T14:58:00Z">
        <w:r w:rsidR="006F31F6" w:rsidRPr="000B0CC8">
          <w:rPr>
            <w:rFonts w:ascii="Times New Roman" w:hAnsi="Times New Roman"/>
            <w:sz w:val="24"/>
            <w:szCs w:val="24"/>
          </w:rPr>
          <w:t xml:space="preserve"> early Friday afternoon, the day of the Christmas party, Mr Bradford and I were making party preparations</w:t>
        </w:r>
      </w:ins>
      <w:ins w:id="1769" w:author="Britt Collins" w:date="2021-10-01T20:10:00Z">
        <w:r>
          <w:rPr>
            <w:rFonts w:ascii="Times New Roman" w:hAnsi="Times New Roman"/>
            <w:sz w:val="24"/>
            <w:szCs w:val="24"/>
          </w:rPr>
          <w:t xml:space="preserve"> in the office</w:t>
        </w:r>
      </w:ins>
      <w:ins w:id="1770" w:author="Britt Collins" w:date="2021-09-30T14:58:00Z">
        <w:r w:rsidR="006F31F6" w:rsidRPr="000B0CC8">
          <w:rPr>
            <w:rFonts w:ascii="Times New Roman" w:hAnsi="Times New Roman"/>
            <w:sz w:val="24"/>
            <w:szCs w:val="24"/>
          </w:rPr>
          <w:t>.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ins>
    </w:p>
    <w:p w14:paraId="604B8AF7" w14:textId="59AAB97B" w:rsidR="006F31F6" w:rsidRPr="000B0CC8" w:rsidRDefault="006F31F6">
      <w:pPr>
        <w:spacing w:line="480" w:lineRule="auto"/>
        <w:ind w:left="-5" w:right="15" w:firstLine="725"/>
        <w:rPr>
          <w:ins w:id="1771" w:author="Britt Collins" w:date="2021-09-30T14:58:00Z"/>
          <w:rFonts w:ascii="Times New Roman" w:hAnsi="Times New Roman"/>
          <w:sz w:val="24"/>
          <w:szCs w:val="24"/>
        </w:rPr>
        <w:pPrChange w:id="1772" w:author="Britt Collins" w:date="2021-10-01T20:11:00Z">
          <w:pPr>
            <w:ind w:left="-5" w:right="15"/>
          </w:pPr>
        </w:pPrChange>
      </w:pPr>
      <w:ins w:id="1773" w:author="Britt Collins" w:date="2021-09-30T14:58:00Z">
        <w:r w:rsidRPr="000B0CC8">
          <w:rPr>
            <w:rFonts w:ascii="Times New Roman" w:hAnsi="Times New Roman"/>
            <w:sz w:val="24"/>
            <w:szCs w:val="24"/>
          </w:rPr>
          <w:t>The Sydney Fish Market excited the senses. The seafood was so colourful. The prawns in particular were huge</w:t>
        </w:r>
      </w:ins>
      <w:ins w:id="1774" w:author="Britt Collins" w:date="2021-10-01T20:11:00Z">
        <w:r w:rsidR="00745711">
          <w:rPr>
            <w:rFonts w:ascii="Times New Roman" w:hAnsi="Times New Roman"/>
            <w:sz w:val="24"/>
            <w:szCs w:val="24"/>
          </w:rPr>
          <w:t>,</w:t>
        </w:r>
      </w:ins>
      <w:ins w:id="1775" w:author="Britt Collins" w:date="2021-09-30T14:58:00Z">
        <w:r w:rsidRPr="000B0CC8">
          <w:rPr>
            <w:rFonts w:ascii="Times New Roman" w:hAnsi="Times New Roman"/>
            <w:sz w:val="24"/>
            <w:szCs w:val="24"/>
          </w:rPr>
          <w:t xml:space="preserve"> Bruce didn’t take long to grab the attention of the fishmonger and land a huge order. With an ochre "hereya", the aromatic bags of Moreton Bay Bugs and Prawns were passed to me. The next stop on our travels was the bottle-o (off</w:t>
        </w:r>
      </w:ins>
      <w:ins w:id="1776" w:author="Britt Collins" w:date="2021-10-01T20:11:00Z">
        <w:r w:rsidR="00745711">
          <w:rPr>
            <w:rFonts w:ascii="Times New Roman" w:hAnsi="Times New Roman"/>
            <w:sz w:val="24"/>
            <w:szCs w:val="24"/>
          </w:rPr>
          <w:t>-</w:t>
        </w:r>
      </w:ins>
      <w:ins w:id="1777" w:author="Britt Collins" w:date="2021-09-30T14:58:00Z">
        <w:r w:rsidRPr="000B0CC8">
          <w:rPr>
            <w:rFonts w:ascii="Times New Roman" w:hAnsi="Times New Roman"/>
            <w:sz w:val="24"/>
            <w:szCs w:val="24"/>
          </w:rPr>
          <w:t>licence or liquor store). We had plenty of beer already, but Bruce assured we weren’t going to run out of drinks this side of Christmas.</w:t>
        </w:r>
      </w:ins>
    </w:p>
    <w:p w14:paraId="4D1F20D6" w14:textId="71AB31BC" w:rsidR="006F31F6" w:rsidRPr="000B0CC8" w:rsidRDefault="006F31F6">
      <w:pPr>
        <w:spacing w:line="480" w:lineRule="auto"/>
        <w:ind w:left="-5" w:right="15" w:firstLine="725"/>
        <w:rPr>
          <w:ins w:id="1778" w:author="Britt Collins" w:date="2021-09-30T14:58:00Z"/>
          <w:rFonts w:ascii="Times New Roman" w:hAnsi="Times New Roman"/>
          <w:sz w:val="24"/>
          <w:szCs w:val="24"/>
        </w:rPr>
        <w:pPrChange w:id="1779" w:author="Britt Collins" w:date="2021-10-01T20:12:00Z">
          <w:pPr>
            <w:ind w:left="-5" w:right="15"/>
          </w:pPr>
        </w:pPrChange>
      </w:pPr>
      <w:ins w:id="1780" w:author="Britt Collins" w:date="2021-09-30T14:58:00Z">
        <w:r w:rsidRPr="000B0CC8">
          <w:rPr>
            <w:rFonts w:ascii="Times New Roman" w:hAnsi="Times New Roman"/>
            <w:sz w:val="24"/>
            <w:szCs w:val="24"/>
          </w:rPr>
          <w:t>It was good I popped along. I was given permission to choose whichever types of beer I so desired. Bruce was a huge admirer of the Becks bottled beer. Being a man of distinction, the Becks image suited his social standing. I</w:t>
        </w:r>
      </w:ins>
      <w:ins w:id="1781" w:author="Britt Collins" w:date="2021-10-01T20:12:00Z">
        <w:r w:rsidR="00745711">
          <w:rPr>
            <w:rFonts w:ascii="Times New Roman" w:hAnsi="Times New Roman"/>
            <w:sz w:val="24"/>
            <w:szCs w:val="24"/>
          </w:rPr>
          <w:t>,</w:t>
        </w:r>
      </w:ins>
      <w:ins w:id="1782" w:author="Britt Collins" w:date="2021-09-30T14:58:00Z">
        <w:r w:rsidRPr="000B0CC8">
          <w:rPr>
            <w:rFonts w:ascii="Times New Roman" w:hAnsi="Times New Roman"/>
            <w:sz w:val="24"/>
            <w:szCs w:val="24"/>
          </w:rPr>
          <w:t xml:space="preserve"> on the other ha</w:t>
        </w:r>
      </w:ins>
      <w:ins w:id="1783" w:author="Britt Collins" w:date="2021-10-01T20:12:00Z">
        <w:r w:rsidR="00745711">
          <w:rPr>
            <w:rFonts w:ascii="Times New Roman" w:hAnsi="Times New Roman"/>
            <w:sz w:val="24"/>
            <w:szCs w:val="24"/>
          </w:rPr>
          <w:t>n</w:t>
        </w:r>
      </w:ins>
      <w:ins w:id="1784" w:author="Britt Collins" w:date="2021-09-30T14:58:00Z">
        <w:r w:rsidRPr="000B0CC8">
          <w:rPr>
            <w:rFonts w:ascii="Times New Roman" w:hAnsi="Times New Roman"/>
            <w:sz w:val="24"/>
            <w:szCs w:val="24"/>
          </w:rPr>
          <w:t>d</w:t>
        </w:r>
      </w:ins>
      <w:ins w:id="1785" w:author="Britt Collins" w:date="2021-10-01T20:12:00Z">
        <w:r w:rsidR="00745711">
          <w:rPr>
            <w:rFonts w:ascii="Times New Roman" w:hAnsi="Times New Roman"/>
            <w:sz w:val="24"/>
            <w:szCs w:val="24"/>
          </w:rPr>
          <w:t>,</w:t>
        </w:r>
      </w:ins>
      <w:ins w:id="1786" w:author="Britt Collins" w:date="2021-09-30T14:58:00Z">
        <w:r w:rsidRPr="000B0CC8">
          <w:rPr>
            <w:rFonts w:ascii="Times New Roman" w:hAnsi="Times New Roman"/>
            <w:sz w:val="24"/>
            <w:szCs w:val="24"/>
          </w:rPr>
          <w:t xml:space="preserve"> was an admirer of the Australian beers that imitated dark </w:t>
        </w:r>
        <w:r w:rsidRPr="000B0CC8">
          <w:rPr>
            <w:rFonts w:ascii="Times New Roman" w:hAnsi="Times New Roman"/>
            <w:sz w:val="24"/>
            <w:szCs w:val="24"/>
          </w:rPr>
          <w:lastRenderedPageBreak/>
          <w:t>English beers. None came better than a brace of beverage beauties, Toohey’s Old and Coppers Stout. I asked Bruce to grab several of both, forgetting that the rest of the staff were unlikely to drink these speciality beers.</w:t>
        </w:r>
      </w:ins>
    </w:p>
    <w:p w14:paraId="4C0D8131" w14:textId="77777777" w:rsidR="00745711" w:rsidRDefault="006F31F6" w:rsidP="00745711">
      <w:pPr>
        <w:spacing w:line="480" w:lineRule="auto"/>
        <w:ind w:left="-5" w:right="15" w:firstLine="725"/>
        <w:rPr>
          <w:ins w:id="1787" w:author="Britt Collins" w:date="2021-10-01T20:14:00Z"/>
          <w:rFonts w:ascii="Times New Roman" w:hAnsi="Times New Roman"/>
          <w:sz w:val="24"/>
          <w:szCs w:val="24"/>
        </w:rPr>
      </w:pPr>
      <w:ins w:id="1788" w:author="Britt Collins" w:date="2021-09-30T14:58:00Z">
        <w:r w:rsidRPr="000B0CC8">
          <w:rPr>
            <w:rFonts w:ascii="Times New Roman" w:hAnsi="Times New Roman"/>
            <w:sz w:val="24"/>
            <w:szCs w:val="24"/>
          </w:rPr>
          <w:t>With a fully stocked car consisting of fish and booze, we headed back to the office. Bruce had the smart idea to buy ice from the bottle-o.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wheelie case in tow. He had an excellent posture for an ex-programmer. He was nimble, given his rotund figure. Suited and well groomed, he strode through the office towards Bruce</w:t>
        </w:r>
      </w:ins>
      <w:ins w:id="1789" w:author="Britt Collins" w:date="2021-10-01T20:13:00Z">
        <w:r w:rsidR="00745711">
          <w:rPr>
            <w:rFonts w:ascii="Times New Roman" w:hAnsi="Times New Roman"/>
            <w:sz w:val="24"/>
            <w:szCs w:val="24"/>
          </w:rPr>
          <w:t>’</w:t>
        </w:r>
      </w:ins>
      <w:ins w:id="1790" w:author="Britt Collins" w:date="2021-09-30T14:58:00Z">
        <w:r w:rsidRPr="000B0CC8">
          <w:rPr>
            <w:rFonts w:ascii="Times New Roman" w:hAnsi="Times New Roman"/>
            <w:sz w:val="24"/>
            <w:szCs w:val="24"/>
          </w:rPr>
          <w:t>s meeting room.</w:t>
        </w:r>
      </w:ins>
    </w:p>
    <w:p w14:paraId="3E3B9C4A" w14:textId="1DD255F8" w:rsidR="006F31F6" w:rsidRPr="000B0CC8" w:rsidRDefault="00745711">
      <w:pPr>
        <w:spacing w:line="480" w:lineRule="auto"/>
        <w:ind w:left="-5" w:right="15" w:firstLine="725"/>
        <w:rPr>
          <w:ins w:id="1791" w:author="Britt Collins" w:date="2021-09-30T14:58:00Z"/>
          <w:rFonts w:ascii="Times New Roman" w:hAnsi="Times New Roman"/>
          <w:sz w:val="24"/>
          <w:szCs w:val="24"/>
        </w:rPr>
        <w:pPrChange w:id="1792" w:author="Britt Collins" w:date="2021-10-01T20:12:00Z">
          <w:pPr>
            <w:ind w:left="-5" w:right="15"/>
          </w:pPr>
        </w:pPrChange>
      </w:pPr>
      <w:ins w:id="1793" w:author="Britt Collins" w:date="2021-10-01T20:14:00Z">
        <w:r>
          <w:rPr>
            <w:rFonts w:ascii="Times New Roman" w:hAnsi="Times New Roman"/>
            <w:sz w:val="24"/>
            <w:szCs w:val="24"/>
          </w:rPr>
          <w:t>“</w:t>
        </w:r>
      </w:ins>
      <w:ins w:id="1794" w:author="Britt Collins" w:date="2021-09-30T14:58:00Z">
        <w:r w:rsidR="006F31F6" w:rsidRPr="000B0CC8">
          <w:rPr>
            <w:rFonts w:ascii="Times New Roman" w:hAnsi="Times New Roman"/>
            <w:sz w:val="24"/>
            <w:szCs w:val="24"/>
          </w:rPr>
          <w:t>Hi guys, Bruce, did you look into those new opportunities?</w:t>
        </w:r>
      </w:ins>
      <w:ins w:id="1795" w:author="Britt Collins" w:date="2021-10-01T20:14:00Z">
        <w:r>
          <w:rPr>
            <w:rFonts w:ascii="Times New Roman" w:hAnsi="Times New Roman"/>
            <w:sz w:val="24"/>
            <w:szCs w:val="24"/>
          </w:rPr>
          <w:t>”</w:t>
        </w:r>
      </w:ins>
      <w:ins w:id="1796" w:author="Britt Collins" w:date="2021-09-30T14:58:00Z">
        <w:r w:rsidR="006F31F6" w:rsidRPr="000B0CC8">
          <w:rPr>
            <w:rFonts w:ascii="Times New Roman" w:hAnsi="Times New Roman"/>
            <w:sz w:val="24"/>
            <w:szCs w:val="24"/>
          </w:rPr>
          <w:t xml:space="preserve"> he quipped. Bruce blatantly ignored Mark’s question. He tried to distract everyone's attention. He took out the fresh smelling bags of seafood and said, </w:t>
        </w:r>
      </w:ins>
      <w:ins w:id="1797" w:author="Britt Collins" w:date="2021-10-01T20:14:00Z">
        <w:r>
          <w:rPr>
            <w:rFonts w:ascii="Times New Roman" w:hAnsi="Times New Roman"/>
            <w:sz w:val="24"/>
            <w:szCs w:val="24"/>
          </w:rPr>
          <w:t>“T</w:t>
        </w:r>
      </w:ins>
      <w:ins w:id="1798" w:author="Britt Collins" w:date="2021-09-30T14:58:00Z">
        <w:r w:rsidR="006F31F6" w:rsidRPr="000B0CC8">
          <w:rPr>
            <w:rFonts w:ascii="Times New Roman" w:hAnsi="Times New Roman"/>
            <w:sz w:val="24"/>
            <w:szCs w:val="24"/>
          </w:rPr>
          <w:t>uck in everyone</w:t>
        </w:r>
      </w:ins>
      <w:ins w:id="1799" w:author="Britt Collins" w:date="2021-10-01T20:14:00Z">
        <w:r>
          <w:rPr>
            <w:rFonts w:ascii="Times New Roman" w:hAnsi="Times New Roman"/>
            <w:sz w:val="24"/>
            <w:szCs w:val="24"/>
          </w:rPr>
          <w:t>.”</w:t>
        </w:r>
      </w:ins>
    </w:p>
    <w:p w14:paraId="0FE7A7F7" w14:textId="67E19FC1" w:rsidR="006F31F6" w:rsidRPr="000B0CC8" w:rsidRDefault="006F31F6">
      <w:pPr>
        <w:spacing w:line="480" w:lineRule="auto"/>
        <w:ind w:left="-5" w:right="15" w:firstLine="725"/>
        <w:rPr>
          <w:ins w:id="1800" w:author="Britt Collins" w:date="2021-09-30T14:58:00Z"/>
          <w:rFonts w:ascii="Times New Roman" w:hAnsi="Times New Roman"/>
          <w:sz w:val="24"/>
          <w:szCs w:val="24"/>
        </w:rPr>
        <w:pPrChange w:id="1801" w:author="Britt Collins" w:date="2021-10-01T20:14:00Z">
          <w:pPr>
            <w:ind w:left="-5" w:right="15"/>
          </w:pPr>
        </w:pPrChange>
      </w:pPr>
      <w:ins w:id="1802" w:author="Britt Collins" w:date="2021-09-30T14:58:00Z">
        <w:r w:rsidRPr="000B0CC8">
          <w:rPr>
            <w:rFonts w:ascii="Times New Roman" w:hAnsi="Times New Roman"/>
            <w:sz w:val="24"/>
            <w:szCs w:val="24"/>
          </w:rPr>
          <w:t>Mark saw me struggling to peel the jumbo prawns. He had eaten prawns all his life</w:t>
        </w:r>
      </w:ins>
      <w:ins w:id="1803" w:author="Britt Collins" w:date="2021-10-01T20:15:00Z">
        <w:r w:rsidR="00745711">
          <w:rPr>
            <w:rFonts w:ascii="Times New Roman" w:hAnsi="Times New Roman"/>
            <w:sz w:val="24"/>
            <w:szCs w:val="24"/>
          </w:rPr>
          <w:t xml:space="preserve"> and</w:t>
        </w:r>
      </w:ins>
      <w:ins w:id="1804" w:author="Britt Collins" w:date="2021-09-30T14:58:00Z">
        <w:r w:rsidRPr="000B0CC8">
          <w:rPr>
            <w:rFonts w:ascii="Times New Roman" w:hAnsi="Times New Roman"/>
            <w:sz w:val="24"/>
            <w:szCs w:val="24"/>
          </w:rPr>
          <w:t xml:space="preserve"> demonstrate</w:t>
        </w:r>
      </w:ins>
      <w:ins w:id="1805" w:author="Britt Collins" w:date="2021-10-01T20:15:00Z">
        <w:r w:rsidR="00745711">
          <w:rPr>
            <w:rFonts w:ascii="Times New Roman" w:hAnsi="Times New Roman"/>
            <w:sz w:val="24"/>
            <w:szCs w:val="24"/>
          </w:rPr>
          <w:t>d</w:t>
        </w:r>
      </w:ins>
      <w:ins w:id="1806" w:author="Britt Collins" w:date="2021-09-30T14:58:00Z">
        <w:r w:rsidRPr="000B0CC8">
          <w:rPr>
            <w:rFonts w:ascii="Times New Roman" w:hAnsi="Times New Roman"/>
            <w:sz w:val="24"/>
            <w:szCs w:val="24"/>
          </w:rPr>
          <w:t xml:space="preserve"> the prawn</w:t>
        </w:r>
      </w:ins>
      <w:ins w:id="1807" w:author="Britt Collins" w:date="2021-10-01T20:14:00Z">
        <w:r w:rsidR="00745711">
          <w:rPr>
            <w:rFonts w:ascii="Times New Roman" w:hAnsi="Times New Roman"/>
            <w:sz w:val="24"/>
            <w:szCs w:val="24"/>
          </w:rPr>
          <w:t>-</w:t>
        </w:r>
      </w:ins>
      <w:ins w:id="1808" w:author="Britt Collins" w:date="2021-09-30T14:58:00Z">
        <w:r w:rsidRPr="000B0CC8">
          <w:rPr>
            <w:rFonts w:ascii="Times New Roman" w:hAnsi="Times New Roman"/>
            <w:sz w:val="24"/>
            <w:szCs w:val="24"/>
          </w:rPr>
          <w:t xml:space="preserve">peeling process. It took him seconds to peel and consume a prawn. </w:t>
        </w:r>
      </w:ins>
      <w:ins w:id="1809" w:author="Britt Collins" w:date="2021-10-01T20:15:00Z">
        <w:r w:rsidR="00745711">
          <w:rPr>
            <w:rFonts w:ascii="Times New Roman" w:hAnsi="Times New Roman"/>
            <w:sz w:val="24"/>
            <w:szCs w:val="24"/>
          </w:rPr>
          <w:t>“</w:t>
        </w:r>
      </w:ins>
      <w:ins w:id="1810" w:author="Britt Collins" w:date="2021-09-30T14:58:00Z">
        <w:r w:rsidRPr="000B0CC8">
          <w:rPr>
            <w:rFonts w:ascii="Times New Roman" w:hAnsi="Times New Roman"/>
            <w:sz w:val="24"/>
            <w:szCs w:val="24"/>
          </w:rPr>
          <w:t>It’s all in the snapping of the head</w:t>
        </w:r>
      </w:ins>
      <w:ins w:id="1811" w:author="Britt Collins" w:date="2021-10-01T20:15:00Z">
        <w:r w:rsidR="00745711">
          <w:rPr>
            <w:rFonts w:ascii="Times New Roman" w:hAnsi="Times New Roman"/>
            <w:sz w:val="24"/>
            <w:szCs w:val="24"/>
          </w:rPr>
          <w:t>,”</w:t>
        </w:r>
      </w:ins>
      <w:ins w:id="1812" w:author="Britt Collins" w:date="2021-09-30T14:58:00Z">
        <w:r w:rsidRPr="000B0CC8">
          <w:rPr>
            <w:rFonts w:ascii="Times New Roman" w:hAnsi="Times New Roman"/>
            <w:sz w:val="24"/>
            <w:szCs w:val="24"/>
          </w:rPr>
          <w:t xml:space="preserve"> he said. The technique is awesome. I tried unsuccessfully to imitate it. I got better, still my technique lacked the fluidity the Aussies displayed. We got through a hefty amount of Moreton </w:t>
        </w:r>
      </w:ins>
      <w:ins w:id="1813" w:author="Britt Collins" w:date="2021-10-01T20:15:00Z">
        <w:r w:rsidR="00745711">
          <w:rPr>
            <w:rFonts w:ascii="Times New Roman" w:hAnsi="Times New Roman"/>
            <w:sz w:val="24"/>
            <w:szCs w:val="24"/>
          </w:rPr>
          <w:t>b</w:t>
        </w:r>
      </w:ins>
      <w:ins w:id="1814" w:author="Britt Collins" w:date="2021-09-30T14:58:00Z">
        <w:r w:rsidRPr="000B0CC8">
          <w:rPr>
            <w:rFonts w:ascii="Times New Roman" w:hAnsi="Times New Roman"/>
            <w:sz w:val="24"/>
            <w:szCs w:val="24"/>
          </w:rPr>
          <w:t xml:space="preserve">ay </w:t>
        </w:r>
      </w:ins>
      <w:ins w:id="1815" w:author="Britt Collins" w:date="2021-10-01T20:15:00Z">
        <w:r w:rsidR="00745711">
          <w:rPr>
            <w:rFonts w:ascii="Times New Roman" w:hAnsi="Times New Roman"/>
            <w:sz w:val="24"/>
            <w:szCs w:val="24"/>
          </w:rPr>
          <w:t>b</w:t>
        </w:r>
      </w:ins>
      <w:ins w:id="1816" w:author="Britt Collins" w:date="2021-09-30T14:58:00Z">
        <w:r w:rsidRPr="000B0CC8">
          <w:rPr>
            <w:rFonts w:ascii="Times New Roman" w:hAnsi="Times New Roman"/>
            <w:sz w:val="24"/>
            <w:szCs w:val="24"/>
          </w:rPr>
          <w:t xml:space="preserve">ugs and </w:t>
        </w:r>
      </w:ins>
      <w:ins w:id="1817" w:author="Britt Collins" w:date="2021-10-01T20:15:00Z">
        <w:r w:rsidR="00745711">
          <w:rPr>
            <w:rFonts w:ascii="Times New Roman" w:hAnsi="Times New Roman"/>
            <w:sz w:val="24"/>
            <w:szCs w:val="24"/>
          </w:rPr>
          <w:t>p</w:t>
        </w:r>
      </w:ins>
      <w:ins w:id="1818" w:author="Britt Collins" w:date="2021-09-30T14:58:00Z">
        <w:r w:rsidRPr="000B0CC8">
          <w:rPr>
            <w:rFonts w:ascii="Times New Roman" w:hAnsi="Times New Roman"/>
            <w:sz w:val="24"/>
            <w:szCs w:val="24"/>
          </w:rPr>
          <w:t>rawns. Soon the bins were filling up with shells. The fishy aroma mixed with spilt beer filled the office air. Admittedly, it did not bother us enough to leave the premises.</w:t>
        </w:r>
      </w:ins>
    </w:p>
    <w:p w14:paraId="4523637B" w14:textId="06221D68" w:rsidR="006F31F6" w:rsidRPr="000B0CC8" w:rsidRDefault="006F31F6">
      <w:pPr>
        <w:spacing w:line="480" w:lineRule="auto"/>
        <w:ind w:left="-5" w:right="15" w:firstLine="725"/>
        <w:rPr>
          <w:ins w:id="1819" w:author="Britt Collins" w:date="2021-09-30T14:58:00Z"/>
          <w:rFonts w:ascii="Times New Roman" w:hAnsi="Times New Roman"/>
          <w:sz w:val="24"/>
          <w:szCs w:val="24"/>
        </w:rPr>
        <w:pPrChange w:id="1820" w:author="Britt Collins" w:date="2021-10-01T20:16:00Z">
          <w:pPr>
            <w:ind w:left="-5" w:right="15"/>
          </w:pPr>
        </w:pPrChange>
      </w:pPr>
      <w:ins w:id="1821" w:author="Britt Collins" w:date="2021-09-30T14:58:00Z">
        <w:r w:rsidRPr="000B0CC8">
          <w:rPr>
            <w:rFonts w:ascii="Times New Roman" w:hAnsi="Times New Roman"/>
            <w:sz w:val="24"/>
            <w:szCs w:val="24"/>
          </w:rPr>
          <w:t xml:space="preserve">Bruce, the man with a plan, proposed a game of poker in his meeting room. He asked Mr Bradford, the man with the company laptop, to play a selection of dance music to get us in the mood for later. The party was just kicking off when Elliot and Joel </w:t>
        </w:r>
      </w:ins>
      <w:ins w:id="1822" w:author="Britt Collins" w:date="2021-10-01T20:16:00Z">
        <w:r w:rsidR="00745711">
          <w:rPr>
            <w:rFonts w:ascii="Times New Roman" w:hAnsi="Times New Roman"/>
            <w:sz w:val="24"/>
            <w:szCs w:val="24"/>
          </w:rPr>
          <w:t>walked in</w:t>
        </w:r>
      </w:ins>
      <w:ins w:id="1823" w:author="Britt Collins" w:date="2021-09-30T14:58:00Z">
        <w:r w:rsidRPr="000B0CC8">
          <w:rPr>
            <w:rFonts w:ascii="Times New Roman" w:hAnsi="Times New Roman"/>
            <w:sz w:val="24"/>
            <w:szCs w:val="24"/>
          </w:rPr>
          <w:t>.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beginners' luck, I won!</w:t>
        </w:r>
      </w:ins>
    </w:p>
    <w:p w14:paraId="47BE9E2B" w14:textId="77777777" w:rsidR="00745711" w:rsidRDefault="00745711">
      <w:pPr>
        <w:spacing w:after="10" w:line="480" w:lineRule="auto"/>
        <w:ind w:left="-5" w:right="15"/>
        <w:rPr>
          <w:ins w:id="1824" w:author="Britt Collins" w:date="2021-10-01T20:16:00Z"/>
          <w:rFonts w:ascii="Times New Roman" w:hAnsi="Times New Roman"/>
          <w:sz w:val="24"/>
          <w:szCs w:val="24"/>
        </w:rPr>
      </w:pPr>
    </w:p>
    <w:p w14:paraId="5F55D1A0" w14:textId="3E4474FB" w:rsidR="006F31F6" w:rsidRPr="000B0CC8" w:rsidRDefault="006F31F6">
      <w:pPr>
        <w:spacing w:after="10" w:line="480" w:lineRule="auto"/>
        <w:ind w:left="-5" w:right="15"/>
        <w:rPr>
          <w:ins w:id="1825" w:author="Britt Collins" w:date="2021-09-30T14:58:00Z"/>
          <w:rFonts w:ascii="Times New Roman" w:hAnsi="Times New Roman"/>
          <w:sz w:val="24"/>
          <w:szCs w:val="24"/>
        </w:rPr>
        <w:pPrChange w:id="1826" w:author="Britt Collins" w:date="2021-10-02T12:43:00Z">
          <w:pPr>
            <w:ind w:left="-5" w:right="15"/>
          </w:pPr>
        </w:pPrChange>
      </w:pPr>
      <w:ins w:id="1827" w:author="Britt Collins" w:date="2021-09-30T14:58:00Z">
        <w:r w:rsidRPr="000B0CC8">
          <w:rPr>
            <w:rFonts w:ascii="Times New Roman" w:hAnsi="Times New Roman"/>
            <w:sz w:val="24"/>
            <w:szCs w:val="24"/>
          </w:rPr>
          <w:lastRenderedPageBreak/>
          <w:t>It was time to hit the town and leave the ripe smell of the office behind us. With Bruce as our guide, we hit the bars of Circular Quay. With the imminent turn of midnight, it was time to settle for a night club. Bruce knew exactly where we should be, The Argyle. I couldn’t believe I made it past the bouncers without falling over.</w:t>
        </w:r>
      </w:ins>
      <w:ins w:id="1828" w:author="Britt Collins" w:date="2021-10-02T12:43:00Z">
        <w:r w:rsidR="009110E2">
          <w:rPr>
            <w:rFonts w:ascii="Times New Roman" w:hAnsi="Times New Roman"/>
            <w:sz w:val="24"/>
            <w:szCs w:val="24"/>
          </w:rPr>
          <w:t xml:space="preserve"> </w:t>
        </w:r>
      </w:ins>
      <w:ins w:id="1829" w:author="Britt Collins" w:date="2021-09-30T14:58:00Z">
        <w:r w:rsidRPr="000B0CC8">
          <w:rPr>
            <w:rFonts w:ascii="Times New Roman" w:hAnsi="Times New Roman"/>
            <w:sz w:val="24"/>
            <w:szCs w:val="24"/>
          </w:rPr>
          <w:t>Focus was key to balance.</w:t>
        </w:r>
      </w:ins>
    </w:p>
    <w:p w14:paraId="7A57E23B" w14:textId="157C0AED" w:rsidR="006F31F6" w:rsidRPr="009110E2" w:rsidRDefault="006F31F6">
      <w:pPr>
        <w:spacing w:line="480" w:lineRule="auto"/>
        <w:ind w:left="-5" w:right="15" w:firstLine="350"/>
        <w:rPr>
          <w:ins w:id="1830" w:author="Britt Collins" w:date="2021-09-30T14:58:00Z"/>
          <w:rFonts w:ascii="Times New Roman" w:hAnsi="Times New Roman"/>
          <w:b/>
          <w:sz w:val="24"/>
          <w:szCs w:val="24"/>
          <w:rPrChange w:id="1831" w:author="Britt Collins" w:date="2021-10-02T12:44:00Z">
            <w:rPr>
              <w:ins w:id="1832" w:author="Britt Collins" w:date="2021-09-30T14:58:00Z"/>
              <w:rFonts w:ascii="Times New Roman" w:hAnsi="Times New Roman"/>
              <w:sz w:val="24"/>
              <w:szCs w:val="24"/>
            </w:rPr>
          </w:rPrChange>
        </w:rPr>
        <w:pPrChange w:id="1833" w:author="Britt Collins" w:date="2021-10-02T12:43:00Z">
          <w:pPr>
            <w:ind w:left="-5" w:right="15"/>
          </w:pPr>
        </w:pPrChange>
      </w:pPr>
      <w:ins w:id="1834" w:author="Britt Collins" w:date="2021-09-30T14:58:00Z">
        <w:r w:rsidRPr="000B0CC8">
          <w:rPr>
            <w:rFonts w:ascii="Times New Roman" w:hAnsi="Times New Roman"/>
            <w:sz w:val="24"/>
            <w:szCs w:val="24"/>
          </w:rPr>
          <w:t>The venue was dark, brash and loud. Memories of the night became snapshots</w:t>
        </w:r>
      </w:ins>
      <w:ins w:id="1835" w:author="Britt Collins" w:date="2021-10-02T12:43:00Z">
        <w:r w:rsidR="009110E2">
          <w:rPr>
            <w:rFonts w:ascii="Times New Roman" w:hAnsi="Times New Roman"/>
            <w:sz w:val="24"/>
            <w:szCs w:val="24"/>
          </w:rPr>
          <w:t xml:space="preserve">. </w:t>
        </w:r>
        <w:r w:rsidR="009110E2" w:rsidRPr="009110E2">
          <w:rPr>
            <w:rFonts w:ascii="Times New Roman" w:hAnsi="Times New Roman"/>
            <w:b/>
            <w:sz w:val="24"/>
            <w:szCs w:val="24"/>
            <w:rPrChange w:id="1836" w:author="Britt Collins" w:date="2021-10-02T12:44:00Z">
              <w:rPr>
                <w:rFonts w:ascii="Times New Roman" w:hAnsi="Times New Roman"/>
                <w:sz w:val="24"/>
                <w:szCs w:val="24"/>
              </w:rPr>
            </w:rPrChange>
          </w:rPr>
          <w:t>YOU CAN MAKE THIS SNAPP</w:t>
        </w:r>
      </w:ins>
      <w:ins w:id="1837" w:author="Britt Collins" w:date="2021-10-02T12:44:00Z">
        <w:r w:rsidR="009110E2" w:rsidRPr="009110E2">
          <w:rPr>
            <w:rFonts w:ascii="Times New Roman" w:hAnsi="Times New Roman"/>
            <w:b/>
            <w:sz w:val="24"/>
            <w:szCs w:val="24"/>
            <w:rPrChange w:id="1838" w:author="Britt Collins" w:date="2021-10-02T12:44:00Z">
              <w:rPr>
                <w:rFonts w:ascii="Times New Roman" w:hAnsi="Times New Roman"/>
                <w:sz w:val="24"/>
                <w:szCs w:val="24"/>
              </w:rPr>
            </w:rPrChange>
          </w:rPr>
          <w:t>IER OR MORE IMPACTFUL IN THREE SENTENCES.</w:t>
        </w:r>
      </w:ins>
    </w:p>
    <w:p w14:paraId="188EDBFC" w14:textId="77777777" w:rsidR="006F31F6" w:rsidRPr="000B0CC8" w:rsidRDefault="006F31F6">
      <w:pPr>
        <w:spacing w:after="17" w:line="480" w:lineRule="auto"/>
        <w:ind w:left="0" w:right="15" w:firstLine="0"/>
        <w:rPr>
          <w:ins w:id="1839" w:author="Britt Collins" w:date="2021-09-30T14:58:00Z"/>
          <w:rFonts w:ascii="Times New Roman" w:hAnsi="Times New Roman"/>
          <w:sz w:val="24"/>
          <w:szCs w:val="24"/>
        </w:rPr>
        <w:pPrChange w:id="1840" w:author="Britt Collins" w:date="2021-10-02T12:43:00Z">
          <w:pPr>
            <w:spacing w:after="17"/>
            <w:ind w:left="355" w:right="15"/>
          </w:pPr>
        </w:pPrChange>
      </w:pPr>
      <w:ins w:id="1841" w:author="Britt Collins" w:date="2021-09-30T14:58:00Z">
        <w:r w:rsidRPr="00C425A9">
          <w:rPr>
            <w:rFonts w:ascii="Times New Roman" w:eastAsia="Calibri" w:hAnsi="Times New Roman" w:cs="Calibri"/>
            <w:noProof/>
            <w:sz w:val="24"/>
            <w:szCs w:val="24"/>
          </w:rPr>
          <mc:AlternateContent>
            <mc:Choice Requires="wpg">
              <w:drawing>
                <wp:anchor distT="0" distB="0" distL="114300" distR="114300" simplePos="0" relativeHeight="251662336" behindDoc="0" locked="0" layoutInCell="1" allowOverlap="1" wp14:anchorId="510B1124" wp14:editId="4D49D65A">
                  <wp:simplePos x="0" y="0"/>
                  <wp:positionH relativeFrom="column">
                    <wp:posOffset>219075</wp:posOffset>
                  </wp:positionH>
                  <wp:positionV relativeFrom="paragraph">
                    <wp:posOffset>20910</wp:posOffset>
                  </wp:positionV>
                  <wp:extent cx="47625" cy="257175"/>
                  <wp:effectExtent l="0" t="0" r="0" b="0"/>
                  <wp:wrapSquare wrapText="bothSides"/>
                  <wp:docPr id="66695" name="Group 66695"/>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1280" name="Shape 1280"/>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 name="Shape 1282"/>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A46C21" id="Group 66695" o:spid="_x0000_s1026" style="position:absolute;margin-left:17.25pt;margin-top:1.65pt;width:3.75pt;height:20.25pt;z-index:251662336" coordsize="476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">
                  <v:shape id="Shape 128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" path="m23813,v3157,,6195,595,9112,1811c35842,3026,38418,4738,40650,6970v2233,2233,3954,4787,5162,7714c47021,17611,47625,20638,47625,23813v,3150,-604,6176,-1813,9103c44604,35843,42883,38398,40650,40630v-2232,2208,-4808,3944,-7725,5159c30008,47005,26970,47600,23813,47625v-3158,-25,-6196,-620,-9113,-1836c11782,44574,9207,42838,6975,40630,4742,38398,3021,35843,1813,32916,604,29989,,26963,,23813,,20638,604,17611,1813,14684,3021,11757,4742,9203,6975,6970,9207,4738,11782,3026,14700,1811,17617,595,20655,,23813,xe" fillcolor="black" stroked="f" strokeweight="0">
                    <v:stroke miterlimit="83231f" joinstyle="miter"/>
                    <v:path arrowok="t" textboxrect="0,0,47625,47625"/>
                  </v:shape>
                  <v:shape id="Shape 1282"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" path="m23813,v3157,,6195,595,9112,1786c35842,3001,38418,4713,40650,6970v2233,2208,3954,4763,5162,7690c47021,17587,47625,20638,47625,23813v,3150,-604,6151,-1813,9078c44604,35818,42883,38373,40650,40630v-2232,2233,-4808,3969,-7725,5184c30008,47005,26970,47600,23813,47625v-3158,-25,-6196,-620,-9113,-1811c11782,44599,9207,42863,6975,40630,4742,38373,3021,35818,1813,32891,604,29964,,26963,,23813,,20638,604,17587,1813,14660,3021,11733,4742,9178,6975,6970,9207,4713,11782,3001,14700,1786,17617,595,20655,,23813,xe" fillcolor="black" stroked="f" strokeweight="0">
                    <v:stroke miterlimit="83231f" joinstyle="miter"/>
                    <v:path arrowok="t" textboxrect="0,0,47625,47625"/>
                  </v:shape>
                  <w10:wrap type="square"/>
                </v:group>
              </w:pict>
            </mc:Fallback>
          </mc:AlternateContent>
        </w:r>
        <w:r w:rsidRPr="000B0CC8">
          <w:rPr>
            <w:rFonts w:ascii="Times New Roman" w:hAnsi="Times New Roman"/>
            <w:sz w:val="24"/>
            <w:szCs w:val="24"/>
          </w:rPr>
          <w:t>The bar area, it was the last location I remember seeing Mark and Joel.</w:t>
        </w:r>
      </w:ins>
    </w:p>
    <w:p w14:paraId="3B9A116A" w14:textId="241685CD" w:rsidR="006F31F6" w:rsidRPr="000B0CC8" w:rsidRDefault="006F31F6">
      <w:pPr>
        <w:spacing w:after="10" w:line="480" w:lineRule="auto"/>
        <w:ind w:right="15" w:firstLine="335"/>
        <w:rPr>
          <w:ins w:id="1842" w:author="Britt Collins" w:date="2021-09-30T14:58:00Z"/>
          <w:rFonts w:ascii="Times New Roman" w:hAnsi="Times New Roman"/>
          <w:sz w:val="24"/>
          <w:szCs w:val="24"/>
        </w:rPr>
        <w:pPrChange w:id="1843" w:author="Britt Collins" w:date="2021-10-04T09:44:00Z">
          <w:pPr>
            <w:spacing w:after="10"/>
            <w:ind w:left="355" w:right="15"/>
          </w:pPr>
        </w:pPrChange>
      </w:pPr>
      <w:ins w:id="1844" w:author="Britt Collins" w:date="2021-09-30T14:58:00Z">
        <w:r w:rsidRPr="000B0CC8">
          <w:rPr>
            <w:rFonts w:ascii="Times New Roman" w:hAnsi="Times New Roman"/>
            <w:sz w:val="24"/>
            <w:szCs w:val="24"/>
          </w:rPr>
          <w:t>Bruce, the man with the grimace like smile</w:t>
        </w:r>
      </w:ins>
      <w:ins w:id="1845" w:author="Britt Collins" w:date="2021-10-04T09:44:00Z">
        <w:r w:rsidR="00AC5D65">
          <w:rPr>
            <w:rFonts w:ascii="Times New Roman" w:hAnsi="Times New Roman"/>
            <w:sz w:val="24"/>
            <w:szCs w:val="24"/>
          </w:rPr>
          <w:t>,</w:t>
        </w:r>
      </w:ins>
      <w:ins w:id="1846" w:author="Britt Collins" w:date="2021-09-30T14:58:00Z">
        <w:r w:rsidRPr="000B0CC8">
          <w:rPr>
            <w:rFonts w:ascii="Times New Roman" w:hAnsi="Times New Roman"/>
            <w:sz w:val="24"/>
            <w:szCs w:val="24"/>
          </w:rPr>
          <w:t xml:space="preserve"> had free reign of the company expenses</w:t>
        </w:r>
      </w:ins>
      <w:ins w:id="1847" w:author="Britt Collins" w:date="2021-10-04T09:45:00Z">
        <w:r w:rsidR="00E703A1">
          <w:rPr>
            <w:rFonts w:ascii="Times New Roman" w:hAnsi="Times New Roman"/>
            <w:sz w:val="24"/>
            <w:szCs w:val="24"/>
          </w:rPr>
          <w:t xml:space="preserve"> and</w:t>
        </w:r>
      </w:ins>
      <w:ins w:id="1848" w:author="Britt Collins" w:date="2021-09-30T14:58:00Z">
        <w:r w:rsidRPr="000B0CC8">
          <w:rPr>
            <w:rFonts w:ascii="Times New Roman" w:hAnsi="Times New Roman"/>
            <w:sz w:val="24"/>
            <w:szCs w:val="24"/>
          </w:rPr>
          <w:t xml:space="preserve"> started conversations with every group of women in the club. His excuse for chatting to the ladies was “this is my mate Dave</w:t>
        </w:r>
      </w:ins>
      <w:ins w:id="1849" w:author="Britt Collins" w:date="2021-10-04T09:45:00Z">
        <w:r w:rsidR="00E703A1">
          <w:rPr>
            <w:rFonts w:ascii="Times New Roman" w:hAnsi="Times New Roman"/>
            <w:sz w:val="24"/>
            <w:szCs w:val="24"/>
          </w:rPr>
          <w:t>. H</w:t>
        </w:r>
      </w:ins>
      <w:ins w:id="1850" w:author="Britt Collins" w:date="2021-09-30T14:58:00Z">
        <w:r w:rsidRPr="000B0CC8">
          <w:rPr>
            <w:rFonts w:ascii="Times New Roman" w:hAnsi="Times New Roman"/>
            <w:sz w:val="24"/>
            <w:szCs w:val="24"/>
          </w:rPr>
          <w:t>e’s just come over from England and is looking to get fucked”. His plan worked. I managed to get a young lady</w:t>
        </w:r>
      </w:ins>
      <w:ins w:id="1851" w:author="Britt Collins" w:date="2021-10-04T09:45:00Z">
        <w:r w:rsidR="00E703A1">
          <w:rPr>
            <w:rFonts w:ascii="Times New Roman" w:hAnsi="Times New Roman"/>
            <w:sz w:val="24"/>
            <w:szCs w:val="24"/>
          </w:rPr>
          <w:t>’</w:t>
        </w:r>
      </w:ins>
      <w:ins w:id="1852" w:author="Britt Collins" w:date="2021-09-30T14:58:00Z">
        <w:r w:rsidRPr="000B0CC8">
          <w:rPr>
            <w:rFonts w:ascii="Times New Roman" w:hAnsi="Times New Roman"/>
            <w:sz w:val="24"/>
            <w:szCs w:val="24"/>
          </w:rPr>
          <w:t>s phone number.</w:t>
        </w:r>
      </w:ins>
    </w:p>
    <w:p w14:paraId="209AD232" w14:textId="77777777" w:rsidR="006F31F6" w:rsidRPr="000B0CC8" w:rsidRDefault="006F31F6">
      <w:pPr>
        <w:spacing w:after="17" w:line="480" w:lineRule="auto"/>
        <w:ind w:left="355" w:right="15"/>
        <w:rPr>
          <w:ins w:id="1853" w:author="Britt Collins" w:date="2021-09-30T14:58:00Z"/>
          <w:rFonts w:ascii="Times New Roman" w:hAnsi="Times New Roman"/>
          <w:sz w:val="24"/>
          <w:szCs w:val="24"/>
        </w:rPr>
        <w:pPrChange w:id="1854" w:author="Britt Collins" w:date="2021-09-30T15:06:00Z">
          <w:pPr>
            <w:spacing w:after="17"/>
            <w:ind w:left="355" w:right="15"/>
          </w:pPr>
        </w:pPrChange>
      </w:pPr>
      <w:ins w:id="1855" w:author="Britt Collins" w:date="2021-09-30T14:58:00Z">
        <w:r w:rsidRPr="00C425A9">
          <w:rPr>
            <w:rFonts w:ascii="Times New Roman" w:eastAsia="Calibri" w:hAnsi="Times New Roman" w:cs="Calibri"/>
            <w:noProof/>
            <w:sz w:val="24"/>
            <w:szCs w:val="24"/>
          </w:rPr>
          <mc:AlternateContent>
            <mc:Choice Requires="wpg">
              <w:drawing>
                <wp:anchor distT="0" distB="0" distL="114300" distR="114300" simplePos="0" relativeHeight="251663360" behindDoc="0" locked="0" layoutInCell="1" allowOverlap="1" wp14:anchorId="239238EA" wp14:editId="24B1186F">
                  <wp:simplePos x="0" y="0"/>
                  <wp:positionH relativeFrom="column">
                    <wp:posOffset>219075</wp:posOffset>
                  </wp:positionH>
                  <wp:positionV relativeFrom="paragraph">
                    <wp:posOffset>20910</wp:posOffset>
                  </wp:positionV>
                  <wp:extent cx="47625" cy="676275"/>
                  <wp:effectExtent l="0" t="0" r="0" b="0"/>
                  <wp:wrapSquare wrapText="bothSides"/>
                  <wp:docPr id="66696" name="Group 6669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289" name="Shape 128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82"/>
                                    <a:pt x="45812" y="14709"/>
                                  </a:cubicBezTo>
                                  <a:cubicBezTo>
                                    <a:pt x="47021" y="17611"/>
                                    <a:pt x="47625" y="20662"/>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1" name="Shape 1291"/>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3" name="Shape 1293"/>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0" y="6286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7ECB02" id="Group 66696" o:spid="_x0000_s1026" style="position:absolute;margin-left:17.25pt;margin-top:1.65pt;width:3.75pt;height:53.25pt;z-index:251663360"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">
                  <v:shape id="Shape 128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" path="m23813,v3157,,6195,595,9112,1786c35842,3001,38418,4738,40650,6970v2233,2233,3954,4812,5162,7739c47021,17611,47625,20662,47625,23813v,3150,-604,6151,-1813,9078c44604,35818,42883,38373,40650,40630v-2232,2208,-4808,3919,-7725,5135c30008,46980,26970,47600,23813,47625v-3158,-25,-6196,-645,-9113,-1860c11782,44549,9207,42838,6975,40630,4742,38373,3021,35818,1813,32891,604,29964,,26963,,23813,,20662,604,17611,1813,14709,3021,11782,4742,9203,6975,6970,9207,4738,11782,3001,14700,1786,17617,595,20655,,23813,xe" fillcolor="black" stroked="f" strokeweight="0">
                    <v:stroke miterlimit="83231f" joinstyle="miter"/>
                    <v:path arrowok="t" textboxrect="0,0,47625,47625"/>
                  </v:shape>
                  <v:shape id="Shape 1291"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" path="m23813,v3157,,6195,595,9112,1811c35842,3001,38418,4713,40650,6970v2233,2208,3954,4787,5162,7714c47021,17611,47625,20638,47625,23813v,3150,-604,6176,-1813,9103c44604,35843,42883,38398,40650,40630v-2232,2208,-4808,3944,-7725,5159c30008,47005,26970,47600,23813,47625v-3158,-25,-6196,-620,-9113,-1836c11782,44574,9207,42838,6975,40630,4742,38398,3021,35843,1813,32916,604,29989,,26963,,23813,,20638,604,17611,1813,14709,3021,11757,4742,9178,6975,6970,9207,4713,11782,3001,14700,1786,17617,595,20655,,23813,xe" fillcolor="black" stroked="f" strokeweight="0">
                    <v:stroke miterlimit="83231f" joinstyle="miter"/>
                    <v:path arrowok="t" textboxrect="0,0,47625,47625"/>
                  </v:shape>
                  <v:shape id="Shape 1293"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" path="m23813,v3157,,6195,595,9112,1786c35842,3001,38418,4738,40650,6970v2233,2208,3954,4763,5162,7690c47021,17587,47625,20638,47625,23813v,3150,-604,6176,-1813,9103c44604,35843,42883,38422,40650,40655v-2232,2208,-4808,3944,-7725,5159c30008,47005,26970,47625,23813,47625v-3158,,-6196,-620,-9113,-1811c11782,44599,9207,42863,6975,40655,4742,38422,3021,35843,1813,32916,604,29989,,26963,,23813,,20638,604,17587,1813,14660,3021,11733,4742,9178,6975,6970,9207,4738,11782,3001,14700,1786,17617,595,20655,,23813,xe" fillcolor="black" stroked="f" strokeweight="0">
                    <v:stroke miterlimit="83231f" joinstyle="miter"/>
                    <v:path arrowok="t" textboxrect="0,0,47625,47625"/>
                  </v:shape>
                  <v:shape id="Shape 1295"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" path="m23813,v3157,,6195,595,9112,1811c35842,3001,38418,4713,40650,6970v2233,2208,3954,4787,5162,7714c47021,17611,47625,20638,47625,23813v,3150,-604,6151,-1813,9078c44604,35818,42883,38373,40650,40630v-2232,2208,-4808,3944,-7725,5159c30008,47005,26970,47600,23813,47625v-3158,-25,-6196,-620,-9113,-1836c11782,44574,9207,42838,6975,40630,4742,38373,3021,35818,1813,32891,604,29964,,26963,,23813,,20638,604,17611,1813,14684,3021,11757,4742,9178,6975,6970,9207,4713,11782,3001,14700,1811,17617,595,20655,,23813,xe" fillcolor="black" stroked="f" strokeweight="0">
                    <v:stroke miterlimit="83231f" joinstyle="miter"/>
                    <v:path arrowok="t" textboxrect="0,0,47625,47625"/>
                  </v:shape>
                  <w10:wrap type="square"/>
                </v:group>
              </w:pict>
            </mc:Fallback>
          </mc:AlternateContent>
        </w:r>
        <w:r w:rsidRPr="000B0CC8">
          <w:rPr>
            <w:rFonts w:ascii="Times New Roman" w:hAnsi="Times New Roman"/>
            <w:sz w:val="24"/>
            <w:szCs w:val="24"/>
          </w:rPr>
          <w:t>A woman stole my hat that I somehow procured from some other random person.</w:t>
        </w:r>
      </w:ins>
    </w:p>
    <w:p w14:paraId="6E7E94F7" w14:textId="77777777" w:rsidR="006F31F6" w:rsidRPr="000B0CC8" w:rsidRDefault="006F31F6">
      <w:pPr>
        <w:spacing w:after="17" w:line="480" w:lineRule="auto"/>
        <w:ind w:left="355" w:right="15"/>
        <w:rPr>
          <w:ins w:id="1856" w:author="Britt Collins" w:date="2021-09-30T14:58:00Z"/>
          <w:rFonts w:ascii="Times New Roman" w:hAnsi="Times New Roman"/>
          <w:sz w:val="24"/>
          <w:szCs w:val="24"/>
        </w:rPr>
        <w:pPrChange w:id="1857" w:author="Britt Collins" w:date="2021-09-30T15:06:00Z">
          <w:pPr>
            <w:spacing w:after="17"/>
            <w:ind w:left="355" w:right="15"/>
          </w:pPr>
        </w:pPrChange>
      </w:pPr>
      <w:ins w:id="1858" w:author="Britt Collins" w:date="2021-09-30T14:58:00Z">
        <w:r w:rsidRPr="000B0CC8">
          <w:rPr>
            <w:rFonts w:ascii="Times New Roman" w:hAnsi="Times New Roman"/>
            <w:sz w:val="24"/>
            <w:szCs w:val="24"/>
          </w:rPr>
          <w:t>Urinating in the unusual men’s room where the urinals were, from one angle, in view of the whole club.</w:t>
        </w:r>
      </w:ins>
    </w:p>
    <w:p w14:paraId="4A8529EE" w14:textId="3E183112" w:rsidR="009110E2" w:rsidRDefault="006F31F6" w:rsidP="009110E2">
      <w:pPr>
        <w:spacing w:line="480" w:lineRule="auto"/>
        <w:ind w:left="355" w:right="15" w:firstLine="365"/>
        <w:rPr>
          <w:ins w:id="1859" w:author="Britt Collins" w:date="2021-10-02T12:46:00Z"/>
          <w:rFonts w:ascii="Times New Roman" w:hAnsi="Times New Roman"/>
          <w:sz w:val="24"/>
          <w:szCs w:val="24"/>
        </w:rPr>
      </w:pPr>
      <w:ins w:id="1860" w:author="Britt Collins" w:date="2021-09-30T14:58:00Z">
        <w:r w:rsidRPr="000B0CC8">
          <w:rPr>
            <w:rFonts w:ascii="Times New Roman" w:hAnsi="Times New Roman"/>
            <w:sz w:val="24"/>
            <w:szCs w:val="24"/>
          </w:rPr>
          <w:t>Taking great care to open the door to the Queenscliff apartment and locate my bedroom</w:t>
        </w:r>
      </w:ins>
      <w:ins w:id="1861" w:author="Britt Collins" w:date="2021-10-02T12:45:00Z">
        <w:r w:rsidR="009110E2">
          <w:rPr>
            <w:rFonts w:ascii="Times New Roman" w:hAnsi="Times New Roman"/>
            <w:sz w:val="24"/>
            <w:szCs w:val="24"/>
          </w:rPr>
          <w:t xml:space="preserve"> in the darkness</w:t>
        </w:r>
      </w:ins>
      <w:ins w:id="1862" w:author="Britt Collins" w:date="2021-09-30T14:58:00Z">
        <w:r w:rsidRPr="000B0CC8">
          <w:rPr>
            <w:rFonts w:ascii="Times New Roman" w:hAnsi="Times New Roman"/>
            <w:sz w:val="24"/>
            <w:szCs w:val="24"/>
          </w:rPr>
          <w:t>.</w:t>
        </w:r>
      </w:ins>
      <w:ins w:id="1863" w:author="Britt Collins" w:date="2021-10-02T12:44:00Z">
        <w:r w:rsidR="009110E2">
          <w:rPr>
            <w:rFonts w:ascii="Times New Roman" w:hAnsi="Times New Roman"/>
            <w:sz w:val="24"/>
            <w:szCs w:val="24"/>
          </w:rPr>
          <w:t xml:space="preserve"> </w:t>
        </w:r>
      </w:ins>
      <w:ins w:id="1864" w:author="Britt Collins" w:date="2021-09-30T14:58:00Z">
        <w:r w:rsidRPr="000B0CC8">
          <w:rPr>
            <w:rFonts w:ascii="Times New Roman" w:hAnsi="Times New Roman"/>
            <w:sz w:val="24"/>
            <w:szCs w:val="24"/>
          </w:rPr>
          <w:t xml:space="preserve">I somehow had the foresight, prior to the night out, to set my alarm for 9am. As </w:t>
        </w:r>
      </w:ins>
      <w:ins w:id="1865" w:author="Britt Collins" w:date="2021-10-02T12:45:00Z">
        <w:r w:rsidR="009110E2">
          <w:rPr>
            <w:rFonts w:ascii="Times New Roman" w:hAnsi="Times New Roman"/>
            <w:sz w:val="24"/>
            <w:szCs w:val="24"/>
          </w:rPr>
          <w:t>it</w:t>
        </w:r>
      </w:ins>
      <w:ins w:id="1866" w:author="Britt Collins" w:date="2021-09-30T14:58:00Z">
        <w:r w:rsidRPr="000B0CC8">
          <w:rPr>
            <w:rFonts w:ascii="Times New Roman" w:hAnsi="Times New Roman"/>
            <w:sz w:val="24"/>
            <w:szCs w:val="24"/>
          </w:rPr>
          <w:t xml:space="preserve"> rang, I tried to rise </w:t>
        </w:r>
      </w:ins>
      <w:ins w:id="1867" w:author="Britt Collins" w:date="2021-10-02T12:46:00Z">
        <w:r w:rsidR="009110E2">
          <w:rPr>
            <w:rFonts w:ascii="Times New Roman" w:hAnsi="Times New Roman"/>
            <w:sz w:val="24"/>
            <w:szCs w:val="24"/>
          </w:rPr>
          <w:t>wake up</w:t>
        </w:r>
      </w:ins>
      <w:ins w:id="1868" w:author="Britt Collins" w:date="2021-10-02T12:47:00Z">
        <w:r w:rsidR="009110E2">
          <w:rPr>
            <w:rFonts w:ascii="Times New Roman" w:hAnsi="Times New Roman"/>
            <w:sz w:val="24"/>
            <w:szCs w:val="24"/>
          </w:rPr>
          <w:t xml:space="preserve"> and</w:t>
        </w:r>
      </w:ins>
      <w:ins w:id="1869" w:author="Britt Collins" w:date="2021-09-30T14:58:00Z">
        <w:r w:rsidRPr="000B0CC8">
          <w:rPr>
            <w:rFonts w:ascii="Times New Roman" w:hAnsi="Times New Roman"/>
            <w:sz w:val="24"/>
            <w:szCs w:val="24"/>
          </w:rPr>
          <w:t xml:space="preserve"> scrambled to </w:t>
        </w:r>
      </w:ins>
      <w:ins w:id="1870" w:author="Britt Collins" w:date="2021-10-02T12:45:00Z">
        <w:r w:rsidR="009110E2">
          <w:rPr>
            <w:rFonts w:ascii="Times New Roman" w:hAnsi="Times New Roman"/>
            <w:sz w:val="24"/>
            <w:szCs w:val="24"/>
          </w:rPr>
          <w:t>find</w:t>
        </w:r>
      </w:ins>
      <w:ins w:id="1871" w:author="Britt Collins" w:date="2021-09-30T14:58:00Z">
        <w:r w:rsidRPr="000B0CC8">
          <w:rPr>
            <w:rFonts w:ascii="Times New Roman" w:hAnsi="Times New Roman"/>
            <w:sz w:val="24"/>
            <w:szCs w:val="24"/>
          </w:rPr>
          <w:t xml:space="preserve"> my phone. I hit the stop button immediately before going back to sleep. The phone rang out again. This time it wasn't the alarm, it was someone calling me. Dazed and confused, I </w:t>
        </w:r>
      </w:ins>
      <w:ins w:id="1872" w:author="Britt Collins" w:date="2021-10-02T12:46:00Z">
        <w:r w:rsidR="009110E2">
          <w:rPr>
            <w:rFonts w:ascii="Times New Roman" w:hAnsi="Times New Roman"/>
            <w:sz w:val="24"/>
            <w:szCs w:val="24"/>
          </w:rPr>
          <w:t xml:space="preserve">grabbed the phone and in </w:t>
        </w:r>
      </w:ins>
      <w:ins w:id="1873" w:author="Britt Collins" w:date="2021-09-30T14:58:00Z">
        <w:r w:rsidRPr="000B0CC8">
          <w:rPr>
            <w:rFonts w:ascii="Times New Roman" w:hAnsi="Times New Roman"/>
            <w:sz w:val="24"/>
            <w:szCs w:val="24"/>
          </w:rPr>
          <w:t xml:space="preserve">a strained voice said, "hello." </w:t>
        </w:r>
      </w:ins>
    </w:p>
    <w:p w14:paraId="6C1DF25C" w14:textId="77777777" w:rsidR="009110E2" w:rsidRDefault="009110E2" w:rsidP="009110E2">
      <w:pPr>
        <w:spacing w:line="480" w:lineRule="auto"/>
        <w:ind w:left="355" w:right="15" w:firstLine="365"/>
        <w:rPr>
          <w:ins w:id="1874" w:author="Britt Collins" w:date="2021-10-02T12:49:00Z"/>
          <w:rFonts w:ascii="Times New Roman" w:hAnsi="Times New Roman"/>
          <w:sz w:val="24"/>
          <w:szCs w:val="24"/>
        </w:rPr>
      </w:pPr>
      <w:ins w:id="1875" w:author="Britt Collins" w:date="2021-10-02T12:47:00Z">
        <w:r>
          <w:rPr>
            <w:rFonts w:ascii="Times New Roman" w:hAnsi="Times New Roman"/>
            <w:sz w:val="24"/>
            <w:szCs w:val="24"/>
          </w:rPr>
          <w:t>“</w:t>
        </w:r>
      </w:ins>
      <w:ins w:id="1876" w:author="Britt Collins" w:date="2021-09-30T14:58:00Z">
        <w:r w:rsidR="006F31F6" w:rsidRPr="000B0CC8">
          <w:rPr>
            <w:rFonts w:ascii="Times New Roman" w:hAnsi="Times New Roman"/>
            <w:sz w:val="24"/>
            <w:szCs w:val="24"/>
          </w:rPr>
          <w:t>Is this David Clarke?</w:t>
        </w:r>
      </w:ins>
      <w:ins w:id="1877" w:author="Britt Collins" w:date="2021-10-02T12:47:00Z">
        <w:r>
          <w:rPr>
            <w:rFonts w:ascii="Times New Roman" w:hAnsi="Times New Roman"/>
            <w:sz w:val="24"/>
            <w:szCs w:val="24"/>
          </w:rPr>
          <w:t>”</w:t>
        </w:r>
      </w:ins>
      <w:ins w:id="1878" w:author="Britt Collins" w:date="2021-09-30T14:58:00Z">
        <w:r w:rsidR="006F31F6" w:rsidRPr="000B0CC8">
          <w:rPr>
            <w:rFonts w:ascii="Times New Roman" w:hAnsi="Times New Roman"/>
            <w:sz w:val="24"/>
            <w:szCs w:val="24"/>
          </w:rPr>
          <w:t xml:space="preserve"> A cool sounding Australian said</w:t>
        </w:r>
      </w:ins>
      <w:ins w:id="1879" w:author="Britt Collins" w:date="2021-10-02T12:47:00Z">
        <w:r>
          <w:rPr>
            <w:rFonts w:ascii="Times New Roman" w:hAnsi="Times New Roman"/>
            <w:sz w:val="24"/>
            <w:szCs w:val="24"/>
          </w:rPr>
          <w:t>.</w:t>
        </w:r>
      </w:ins>
      <w:ins w:id="1880" w:author="Britt Collins" w:date="2021-09-30T14:58:00Z">
        <w:r w:rsidR="006F31F6" w:rsidRPr="000B0CC8">
          <w:rPr>
            <w:rFonts w:ascii="Times New Roman" w:hAnsi="Times New Roman"/>
            <w:sz w:val="24"/>
            <w:szCs w:val="24"/>
          </w:rPr>
          <w:t xml:space="preserve"> ‘We’re all here waiting for ya.’</w:t>
        </w:r>
      </w:ins>
      <w:ins w:id="1881" w:author="Britt Collins" w:date="2021-10-02T12:48:00Z">
        <w:r>
          <w:rPr>
            <w:rFonts w:ascii="Times New Roman" w:hAnsi="Times New Roman"/>
            <w:sz w:val="24"/>
            <w:szCs w:val="24"/>
          </w:rPr>
          <w:t xml:space="preserve"> </w:t>
        </w:r>
      </w:ins>
      <w:ins w:id="1882" w:author="Britt Collins" w:date="2021-09-30T14:58:00Z">
        <w:r w:rsidR="006F31F6" w:rsidRPr="000B0CC8">
          <w:rPr>
            <w:rFonts w:ascii="Times New Roman" w:hAnsi="Times New Roman"/>
            <w:sz w:val="24"/>
            <w:szCs w:val="24"/>
          </w:rPr>
          <w:t xml:space="preserve">My brain took a few seconds to process the question and response. Ah shit, I thought. I’ve got that surfing lesson this morning!’ </w:t>
        </w:r>
        <w:r w:rsidR="006F31F6" w:rsidRPr="009110E2">
          <w:rPr>
            <w:rFonts w:ascii="Times New Roman" w:hAnsi="Times New Roman"/>
            <w:i/>
            <w:sz w:val="24"/>
            <w:szCs w:val="24"/>
            <w:rPrChange w:id="1883" w:author="Britt Collins" w:date="2021-10-02T12:48:00Z">
              <w:rPr>
                <w:rFonts w:ascii="Times New Roman" w:hAnsi="Times New Roman"/>
                <w:sz w:val="24"/>
                <w:szCs w:val="24"/>
              </w:rPr>
            </w:rPrChange>
          </w:rPr>
          <w:t xml:space="preserve">What do I do? I've paid good money for that surfing lesson. </w:t>
        </w:r>
      </w:ins>
      <w:ins w:id="1884" w:author="Britt Collins" w:date="2021-10-02T12:48:00Z">
        <w:r>
          <w:rPr>
            <w:rFonts w:ascii="Times New Roman" w:hAnsi="Times New Roman"/>
            <w:sz w:val="24"/>
            <w:szCs w:val="24"/>
          </w:rPr>
          <w:t>Glancing</w:t>
        </w:r>
      </w:ins>
      <w:ins w:id="1885" w:author="Britt Collins" w:date="2021-09-30T14:58:00Z">
        <w:r w:rsidR="006F31F6" w:rsidRPr="000B0CC8">
          <w:rPr>
            <w:rFonts w:ascii="Times New Roman" w:hAnsi="Times New Roman"/>
            <w:sz w:val="24"/>
            <w:szCs w:val="24"/>
          </w:rPr>
          <w:t xml:space="preserve"> outside</w:t>
        </w:r>
      </w:ins>
      <w:ins w:id="1886" w:author="Britt Collins" w:date="2021-10-02T12:49:00Z">
        <w:r>
          <w:rPr>
            <w:rFonts w:ascii="Times New Roman" w:hAnsi="Times New Roman"/>
            <w:sz w:val="24"/>
            <w:szCs w:val="24"/>
          </w:rPr>
          <w:t>, i</w:t>
        </w:r>
      </w:ins>
      <w:ins w:id="1887" w:author="Britt Collins" w:date="2021-09-30T14:58:00Z">
        <w:r w:rsidR="006F31F6" w:rsidRPr="000B0CC8">
          <w:rPr>
            <w:rFonts w:ascii="Times New Roman" w:hAnsi="Times New Roman"/>
            <w:sz w:val="24"/>
            <w:szCs w:val="24"/>
          </w:rPr>
          <w:t>t</w:t>
        </w:r>
      </w:ins>
      <w:ins w:id="1888" w:author="Britt Collins" w:date="2021-10-02T12:49:00Z">
        <w:r>
          <w:rPr>
            <w:rFonts w:ascii="Times New Roman" w:hAnsi="Times New Roman"/>
            <w:sz w:val="24"/>
            <w:szCs w:val="24"/>
          </w:rPr>
          <w:t xml:space="preserve"> was</w:t>
        </w:r>
      </w:ins>
      <w:ins w:id="1889" w:author="Britt Collins" w:date="2021-09-30T14:58:00Z">
        <w:r w:rsidR="006F31F6" w:rsidRPr="000B0CC8">
          <w:rPr>
            <w:rFonts w:ascii="Times New Roman" w:hAnsi="Times New Roman"/>
            <w:sz w:val="24"/>
            <w:szCs w:val="24"/>
          </w:rPr>
          <w:t xml:space="preserve"> a beautiful day too. </w:t>
        </w:r>
      </w:ins>
    </w:p>
    <w:p w14:paraId="6B42CBA4" w14:textId="77777777" w:rsidR="009110E2" w:rsidRDefault="006F31F6" w:rsidP="009110E2">
      <w:pPr>
        <w:spacing w:line="480" w:lineRule="auto"/>
        <w:ind w:left="355" w:right="15" w:firstLine="365"/>
        <w:rPr>
          <w:ins w:id="1890" w:author="Britt Collins" w:date="2021-10-02T12:49:00Z"/>
          <w:rFonts w:ascii="Times New Roman" w:hAnsi="Times New Roman"/>
          <w:sz w:val="24"/>
          <w:szCs w:val="24"/>
        </w:rPr>
      </w:pPr>
      <w:ins w:id="1891" w:author="Britt Collins" w:date="2021-09-30T14:58:00Z">
        <w:r w:rsidRPr="000B0CC8">
          <w:rPr>
            <w:rFonts w:ascii="Times New Roman" w:hAnsi="Times New Roman"/>
            <w:sz w:val="24"/>
            <w:szCs w:val="24"/>
          </w:rPr>
          <w:t>I hesitantly demanded</w:t>
        </w:r>
      </w:ins>
      <w:ins w:id="1892" w:author="Britt Collins" w:date="2021-10-02T12:49:00Z">
        <w:r w:rsidR="009110E2">
          <w:rPr>
            <w:rFonts w:ascii="Times New Roman" w:hAnsi="Times New Roman"/>
            <w:sz w:val="24"/>
            <w:szCs w:val="24"/>
          </w:rPr>
          <w:t>,</w:t>
        </w:r>
      </w:ins>
      <w:ins w:id="1893" w:author="Britt Collins" w:date="2021-09-30T14:58:00Z">
        <w:r w:rsidRPr="000B0CC8">
          <w:rPr>
            <w:rFonts w:ascii="Times New Roman" w:hAnsi="Times New Roman"/>
            <w:sz w:val="24"/>
            <w:szCs w:val="24"/>
          </w:rPr>
          <w:t xml:space="preserve"> </w:t>
        </w:r>
      </w:ins>
      <w:ins w:id="1894" w:author="Britt Collins" w:date="2021-10-02T12:49:00Z">
        <w:r w:rsidR="009110E2">
          <w:rPr>
            <w:rFonts w:ascii="Times New Roman" w:hAnsi="Times New Roman"/>
            <w:sz w:val="24"/>
            <w:szCs w:val="24"/>
          </w:rPr>
          <w:t>“</w:t>
        </w:r>
      </w:ins>
      <w:ins w:id="1895" w:author="Britt Collins" w:date="2021-09-30T14:58:00Z">
        <w:r w:rsidRPr="000B0CC8">
          <w:rPr>
            <w:rFonts w:ascii="Times New Roman" w:hAnsi="Times New Roman"/>
            <w:sz w:val="24"/>
            <w:szCs w:val="24"/>
          </w:rPr>
          <w:t>Could you wait half an hour?</w:t>
        </w:r>
      </w:ins>
      <w:ins w:id="1896" w:author="Britt Collins" w:date="2021-10-02T12:49:00Z">
        <w:r w:rsidR="009110E2">
          <w:rPr>
            <w:rFonts w:ascii="Times New Roman" w:hAnsi="Times New Roman"/>
            <w:sz w:val="24"/>
            <w:szCs w:val="24"/>
          </w:rPr>
          <w:t>”</w:t>
        </w:r>
      </w:ins>
      <w:ins w:id="1897" w:author="Britt Collins" w:date="2021-09-30T14:58:00Z">
        <w:r w:rsidRPr="000B0CC8">
          <w:rPr>
            <w:rFonts w:ascii="Times New Roman" w:hAnsi="Times New Roman"/>
            <w:sz w:val="24"/>
            <w:szCs w:val="24"/>
          </w:rPr>
          <w:t xml:space="preserve"> </w:t>
        </w:r>
      </w:ins>
    </w:p>
    <w:p w14:paraId="40658E84" w14:textId="77777777" w:rsidR="009110E2" w:rsidRDefault="006F31F6" w:rsidP="009110E2">
      <w:pPr>
        <w:spacing w:line="480" w:lineRule="auto"/>
        <w:ind w:left="355" w:right="15" w:firstLine="365"/>
        <w:rPr>
          <w:ins w:id="1898" w:author="Britt Collins" w:date="2021-10-02T12:50:00Z"/>
          <w:rFonts w:ascii="Times New Roman" w:hAnsi="Times New Roman"/>
          <w:sz w:val="24"/>
          <w:szCs w:val="24"/>
        </w:rPr>
      </w:pPr>
      <w:ins w:id="1899" w:author="Britt Collins" w:date="2021-09-30T14:58:00Z">
        <w:r w:rsidRPr="000B0CC8">
          <w:rPr>
            <w:rFonts w:ascii="Times New Roman" w:hAnsi="Times New Roman"/>
            <w:sz w:val="24"/>
            <w:szCs w:val="24"/>
          </w:rPr>
          <w:t>The cool</w:t>
        </w:r>
      </w:ins>
      <w:ins w:id="1900" w:author="Britt Collins" w:date="2021-10-02T12:49:00Z">
        <w:r w:rsidR="009110E2">
          <w:rPr>
            <w:rFonts w:ascii="Times New Roman" w:hAnsi="Times New Roman"/>
            <w:sz w:val="24"/>
            <w:szCs w:val="24"/>
          </w:rPr>
          <w:t>-</w:t>
        </w:r>
      </w:ins>
      <w:ins w:id="1901" w:author="Britt Collins" w:date="2021-09-30T14:58:00Z">
        <w:r w:rsidRPr="000B0CC8">
          <w:rPr>
            <w:rFonts w:ascii="Times New Roman" w:hAnsi="Times New Roman"/>
            <w:sz w:val="24"/>
            <w:szCs w:val="24"/>
          </w:rPr>
          <w:t xml:space="preserve">headed Aussie said, "Nah mate, we're ready to go now. Where are ya?". </w:t>
        </w:r>
      </w:ins>
    </w:p>
    <w:p w14:paraId="6283C9EF" w14:textId="549B740E" w:rsidR="009110E2" w:rsidRDefault="009110E2" w:rsidP="009110E2">
      <w:pPr>
        <w:spacing w:line="480" w:lineRule="auto"/>
        <w:ind w:left="355" w:right="15" w:firstLine="365"/>
        <w:rPr>
          <w:ins w:id="1902" w:author="Britt Collins" w:date="2021-10-02T12:50:00Z"/>
          <w:rFonts w:ascii="Times New Roman" w:hAnsi="Times New Roman"/>
          <w:sz w:val="24"/>
          <w:szCs w:val="24"/>
        </w:rPr>
      </w:pPr>
      <w:ins w:id="1903" w:author="Britt Collins" w:date="2021-10-02T12:50:00Z">
        <w:r>
          <w:rPr>
            <w:rFonts w:ascii="Times New Roman" w:hAnsi="Times New Roman"/>
            <w:sz w:val="24"/>
            <w:szCs w:val="24"/>
          </w:rPr>
          <w:t>“</w:t>
        </w:r>
      </w:ins>
      <w:ins w:id="1904" w:author="Britt Collins" w:date="2021-09-30T14:58:00Z">
        <w:r w:rsidR="006F31F6" w:rsidRPr="000B0CC8">
          <w:rPr>
            <w:rFonts w:ascii="Times New Roman" w:hAnsi="Times New Roman"/>
            <w:sz w:val="24"/>
            <w:szCs w:val="24"/>
          </w:rPr>
          <w:t>Queenscliff</w:t>
        </w:r>
      </w:ins>
      <w:ins w:id="1905" w:author="Britt Collins" w:date="2021-10-02T12:50:00Z">
        <w:r>
          <w:rPr>
            <w:rFonts w:ascii="Times New Roman" w:hAnsi="Times New Roman"/>
            <w:sz w:val="24"/>
            <w:szCs w:val="24"/>
          </w:rPr>
          <w:t>.”</w:t>
        </w:r>
      </w:ins>
    </w:p>
    <w:p w14:paraId="422BAA57" w14:textId="75C7CA76" w:rsidR="006F31F6" w:rsidRPr="000B0CC8" w:rsidRDefault="009110E2">
      <w:pPr>
        <w:spacing w:line="480" w:lineRule="auto"/>
        <w:ind w:left="355" w:right="15" w:firstLine="365"/>
        <w:rPr>
          <w:ins w:id="1906" w:author="Britt Collins" w:date="2021-09-30T14:58:00Z"/>
          <w:rFonts w:ascii="Times New Roman" w:hAnsi="Times New Roman"/>
          <w:sz w:val="24"/>
          <w:szCs w:val="24"/>
        </w:rPr>
        <w:pPrChange w:id="1907" w:author="Britt Collins" w:date="2021-10-02T12:44:00Z">
          <w:pPr>
            <w:ind w:left="-5" w:right="15"/>
          </w:pPr>
        </w:pPrChange>
      </w:pPr>
      <w:ins w:id="1908" w:author="Britt Collins" w:date="2021-10-02T12:50:00Z">
        <w:r>
          <w:rPr>
            <w:rFonts w:ascii="Times New Roman" w:hAnsi="Times New Roman"/>
            <w:sz w:val="24"/>
            <w:szCs w:val="24"/>
          </w:rPr>
          <w:lastRenderedPageBreak/>
          <w:t>“</w:t>
        </w:r>
      </w:ins>
      <w:ins w:id="1909" w:author="Britt Collins" w:date="2021-09-30T14:58:00Z">
        <w:r w:rsidR="006F31F6" w:rsidRPr="000B0CC8">
          <w:rPr>
            <w:rFonts w:ascii="Times New Roman" w:hAnsi="Times New Roman"/>
            <w:sz w:val="24"/>
            <w:szCs w:val="24"/>
          </w:rPr>
          <w:t>Be on the corner of Bridge Road and Grey Cliff Street in 5 minutes if you want to be picked up.</w:t>
        </w:r>
      </w:ins>
      <w:ins w:id="1910" w:author="Britt Collins" w:date="2021-10-02T12:50:00Z">
        <w:r>
          <w:rPr>
            <w:rFonts w:ascii="Times New Roman" w:hAnsi="Times New Roman"/>
            <w:sz w:val="24"/>
            <w:szCs w:val="24"/>
          </w:rPr>
          <w:t>”</w:t>
        </w:r>
      </w:ins>
    </w:p>
    <w:p w14:paraId="43E58FA8" w14:textId="77777777" w:rsidR="009110E2" w:rsidRDefault="006F31F6" w:rsidP="009110E2">
      <w:pPr>
        <w:spacing w:line="480" w:lineRule="auto"/>
        <w:ind w:left="-5" w:right="15" w:firstLine="360"/>
        <w:rPr>
          <w:ins w:id="1911" w:author="Britt Collins" w:date="2021-10-02T12:51:00Z"/>
          <w:rFonts w:ascii="Times New Roman" w:hAnsi="Times New Roman"/>
          <w:sz w:val="24"/>
          <w:szCs w:val="24"/>
        </w:rPr>
      </w:pPr>
      <w:ins w:id="1912" w:author="Britt Collins" w:date="2021-09-30T14:58:00Z">
        <w:r w:rsidRPr="000B0CC8">
          <w:rPr>
            <w:rFonts w:ascii="Times New Roman" w:hAnsi="Times New Roman"/>
            <w:sz w:val="24"/>
            <w:szCs w:val="24"/>
          </w:rPr>
          <w:t xml:space="preserve">I scrambled for my clothes, wet suit and keys before running </w:t>
        </w:r>
      </w:ins>
      <w:ins w:id="1913" w:author="Britt Collins" w:date="2021-10-02T12:51:00Z">
        <w:r w:rsidR="009110E2">
          <w:rPr>
            <w:rFonts w:ascii="Times New Roman" w:hAnsi="Times New Roman"/>
            <w:sz w:val="24"/>
            <w:szCs w:val="24"/>
          </w:rPr>
          <w:t>out to</w:t>
        </w:r>
      </w:ins>
      <w:ins w:id="1914" w:author="Britt Collins" w:date="2021-09-30T14:58:00Z">
        <w:r w:rsidRPr="000B0CC8">
          <w:rPr>
            <w:rFonts w:ascii="Times New Roman" w:hAnsi="Times New Roman"/>
            <w:sz w:val="24"/>
            <w:szCs w:val="24"/>
          </w:rPr>
          <w:t xml:space="preserve"> the street corner. I could see a van with a heap of surf boards strapped to the roof. Was this the surf teacher? Sure enough, it stopped. Out jumped a surf dude dressed in board shorts and entertaining thick, white zinc cream on his lower lip. He walked over</w:t>
        </w:r>
      </w:ins>
      <w:ins w:id="1915" w:author="Britt Collins" w:date="2021-10-02T12:51:00Z">
        <w:r w:rsidR="009110E2">
          <w:rPr>
            <w:rFonts w:ascii="Times New Roman" w:hAnsi="Times New Roman"/>
            <w:sz w:val="24"/>
            <w:szCs w:val="24"/>
          </w:rPr>
          <w:t>.</w:t>
        </w:r>
      </w:ins>
      <w:ins w:id="1916" w:author="Britt Collins" w:date="2021-09-30T14:58:00Z">
        <w:r w:rsidRPr="000B0CC8">
          <w:rPr>
            <w:rFonts w:ascii="Times New Roman" w:hAnsi="Times New Roman"/>
            <w:sz w:val="24"/>
            <w:szCs w:val="24"/>
          </w:rPr>
          <w:t xml:space="preserve"> </w:t>
        </w:r>
      </w:ins>
      <w:ins w:id="1917" w:author="Britt Collins" w:date="2021-10-02T12:51:00Z">
        <w:r w:rsidR="009110E2">
          <w:rPr>
            <w:rFonts w:ascii="Times New Roman" w:hAnsi="Times New Roman"/>
            <w:sz w:val="24"/>
            <w:szCs w:val="24"/>
          </w:rPr>
          <w:t>“</w:t>
        </w:r>
      </w:ins>
      <w:ins w:id="1918" w:author="Britt Collins" w:date="2021-09-30T14:58:00Z">
        <w:r w:rsidRPr="000B0CC8">
          <w:rPr>
            <w:rFonts w:ascii="Times New Roman" w:hAnsi="Times New Roman"/>
            <w:sz w:val="24"/>
            <w:szCs w:val="24"/>
          </w:rPr>
          <w:t>Dave?</w:t>
        </w:r>
      </w:ins>
      <w:ins w:id="1919" w:author="Britt Collins" w:date="2021-10-02T12:51:00Z">
        <w:r w:rsidR="009110E2">
          <w:rPr>
            <w:rFonts w:ascii="Times New Roman" w:hAnsi="Times New Roman"/>
            <w:sz w:val="24"/>
            <w:szCs w:val="24"/>
          </w:rPr>
          <w:t>”</w:t>
        </w:r>
      </w:ins>
      <w:ins w:id="1920" w:author="Britt Collins" w:date="2021-09-30T14:58:00Z">
        <w:r w:rsidRPr="000B0CC8">
          <w:rPr>
            <w:rFonts w:ascii="Times New Roman" w:hAnsi="Times New Roman"/>
            <w:sz w:val="24"/>
            <w:szCs w:val="24"/>
          </w:rPr>
          <w:t xml:space="preserve"> </w:t>
        </w:r>
      </w:ins>
    </w:p>
    <w:p w14:paraId="20329650" w14:textId="1CEA61DC" w:rsidR="006F31F6" w:rsidRPr="000B0CC8" w:rsidRDefault="006F31F6">
      <w:pPr>
        <w:spacing w:line="480" w:lineRule="auto"/>
        <w:ind w:left="-5" w:right="15" w:firstLine="360"/>
        <w:rPr>
          <w:ins w:id="1921" w:author="Britt Collins" w:date="2021-09-30T14:58:00Z"/>
          <w:rFonts w:ascii="Times New Roman" w:hAnsi="Times New Roman"/>
          <w:sz w:val="24"/>
          <w:szCs w:val="24"/>
        </w:rPr>
        <w:pPrChange w:id="1922" w:author="Britt Collins" w:date="2021-10-02T12:50:00Z">
          <w:pPr>
            <w:ind w:left="-5" w:right="15"/>
          </w:pPr>
        </w:pPrChange>
      </w:pPr>
      <w:ins w:id="1923" w:author="Britt Collins" w:date="2021-09-30T14:58:00Z">
        <w:r w:rsidRPr="000B0CC8">
          <w:rPr>
            <w:rFonts w:ascii="Times New Roman" w:hAnsi="Times New Roman"/>
            <w:sz w:val="24"/>
            <w:szCs w:val="24"/>
          </w:rPr>
          <w:t>I felt a sense of relief through the haze of grogginess. I felt sorry for the other passengers that had to wait for me, drunken Dave. I opened the van door, sheepishly said hello before squeezing between other learner surfers.</w:t>
        </w:r>
      </w:ins>
    </w:p>
    <w:p w14:paraId="4FBD3236" w14:textId="5016B0C1" w:rsidR="006F31F6" w:rsidRPr="000B0CC8" w:rsidRDefault="006F31F6">
      <w:pPr>
        <w:spacing w:line="480" w:lineRule="auto"/>
        <w:ind w:left="-5" w:right="15" w:firstLine="360"/>
        <w:rPr>
          <w:ins w:id="1924" w:author="Britt Collins" w:date="2021-09-30T14:58:00Z"/>
          <w:rFonts w:ascii="Times New Roman" w:hAnsi="Times New Roman"/>
          <w:sz w:val="24"/>
          <w:szCs w:val="24"/>
        </w:rPr>
        <w:pPrChange w:id="1925" w:author="Britt Collins" w:date="2021-10-02T12:52:00Z">
          <w:pPr>
            <w:ind w:left="-5" w:right="15"/>
          </w:pPr>
        </w:pPrChange>
      </w:pPr>
      <w:ins w:id="1926" w:author="Britt Collins" w:date="2021-09-30T14:58:00Z">
        <w:r w:rsidRPr="000B0CC8">
          <w:rPr>
            <w:rFonts w:ascii="Times New Roman" w:hAnsi="Times New Roman"/>
            <w:sz w:val="24"/>
            <w:szCs w:val="24"/>
          </w:rPr>
          <w:t>We headed a short distance further up the coast to North Curl Curl</w:t>
        </w:r>
      </w:ins>
      <w:ins w:id="1927" w:author="Britt Collins" w:date="2021-10-02T12:56:00Z">
        <w:r w:rsidR="009110E2">
          <w:rPr>
            <w:rFonts w:ascii="Times New Roman" w:hAnsi="Times New Roman"/>
            <w:sz w:val="24"/>
            <w:szCs w:val="24"/>
          </w:rPr>
          <w:t xml:space="preserve"> beaches</w:t>
        </w:r>
      </w:ins>
      <w:ins w:id="1928" w:author="Britt Collins" w:date="2021-10-02T12:55:00Z">
        <w:r w:rsidR="009110E2">
          <w:rPr>
            <w:rFonts w:ascii="Times New Roman" w:hAnsi="Times New Roman"/>
            <w:sz w:val="24"/>
            <w:szCs w:val="24"/>
          </w:rPr>
          <w:t xml:space="preserve">, Sydney’s </w:t>
        </w:r>
      </w:ins>
      <w:ins w:id="1929" w:author="Britt Collins" w:date="2021-10-02T12:56:00Z">
        <w:r w:rsidR="009110E2">
          <w:rPr>
            <w:rFonts w:ascii="Times New Roman" w:hAnsi="Times New Roman"/>
            <w:sz w:val="24"/>
            <w:szCs w:val="24"/>
          </w:rPr>
          <w:t>most spectacular</w:t>
        </w:r>
      </w:ins>
      <w:ins w:id="1930" w:author="Britt Collins" w:date="2021-10-02T12:55:00Z">
        <w:r w:rsidR="009110E2">
          <w:rPr>
            <w:rFonts w:ascii="Times New Roman" w:hAnsi="Times New Roman"/>
            <w:sz w:val="24"/>
            <w:szCs w:val="24"/>
          </w:rPr>
          <w:t xml:space="preserve"> </w:t>
        </w:r>
      </w:ins>
      <w:ins w:id="1931" w:author="Britt Collins" w:date="2021-10-02T12:56:00Z">
        <w:r w:rsidR="009110E2">
          <w:rPr>
            <w:rFonts w:ascii="Times New Roman" w:hAnsi="Times New Roman"/>
            <w:sz w:val="24"/>
            <w:szCs w:val="24"/>
          </w:rPr>
          <w:t>surf</w:t>
        </w:r>
      </w:ins>
      <w:ins w:id="1932" w:author="Britt Collins" w:date="2021-09-30T14:58:00Z">
        <w:r w:rsidRPr="000B0CC8">
          <w:rPr>
            <w:rFonts w:ascii="Times New Roman" w:hAnsi="Times New Roman"/>
            <w:sz w:val="24"/>
            <w:szCs w:val="24"/>
          </w:rPr>
          <w:t>. The powdery sandy beach and calm lapping waters added to a sense of paradise. The conditions were, according to the teacher, perfect for a spot of surfing. Unfortunately, there be dragons. More to the point, there be blue bottles (man-o-war jelly fish) sharing the surf with us.</w:t>
        </w:r>
      </w:ins>
    </w:p>
    <w:p w14:paraId="283C0F78" w14:textId="5F58C9F1" w:rsidR="006F31F6" w:rsidRPr="000B0CC8" w:rsidRDefault="00C04DC1">
      <w:pPr>
        <w:spacing w:line="480" w:lineRule="auto"/>
        <w:ind w:left="-5" w:right="15" w:firstLine="360"/>
        <w:rPr>
          <w:ins w:id="1933" w:author="Britt Collins" w:date="2021-09-30T14:58:00Z"/>
          <w:rFonts w:ascii="Times New Roman" w:hAnsi="Times New Roman"/>
          <w:sz w:val="24"/>
          <w:szCs w:val="24"/>
        </w:rPr>
        <w:pPrChange w:id="1934" w:author="Britt Collins" w:date="2021-10-02T12:53:00Z">
          <w:pPr>
            <w:ind w:left="-5" w:right="15"/>
          </w:pPr>
        </w:pPrChange>
      </w:pPr>
      <w:ins w:id="1935" w:author="Britt Collins" w:date="2021-10-06T19:05:00Z">
        <w:r w:rsidRPr="00C04DC1">
          <w:rPr>
            <w:rFonts w:ascii="Times New Roman" w:hAnsi="Times New Roman"/>
            <w:b/>
            <w:sz w:val="24"/>
            <w:szCs w:val="24"/>
            <w:rPrChange w:id="1936" w:author="Britt Collins" w:date="2021-10-06T19:06:00Z">
              <w:rPr>
                <w:rFonts w:ascii="Times New Roman" w:hAnsi="Times New Roman"/>
                <w:sz w:val="24"/>
                <w:szCs w:val="24"/>
              </w:rPr>
            </w:rPrChange>
          </w:rPr>
          <w:t>THIS IS ODD BULLET-POINTED</w:t>
        </w:r>
      </w:ins>
      <w:ins w:id="1937" w:author="Britt Collins" w:date="2021-10-06T19:06:00Z">
        <w:r>
          <w:rPr>
            <w:rFonts w:ascii="Times New Roman" w:hAnsi="Times New Roman"/>
            <w:b/>
            <w:sz w:val="24"/>
            <w:szCs w:val="24"/>
          </w:rPr>
          <w:t>, DRAGS ON AND</w:t>
        </w:r>
      </w:ins>
      <w:ins w:id="1938" w:author="Britt Collins" w:date="2021-10-06T19:05:00Z">
        <w:r w:rsidRPr="00C04DC1">
          <w:rPr>
            <w:rFonts w:ascii="Times New Roman" w:hAnsi="Times New Roman"/>
            <w:b/>
            <w:sz w:val="24"/>
            <w:szCs w:val="24"/>
            <w:rPrChange w:id="1939" w:author="Britt Collins" w:date="2021-10-06T19:06:00Z">
              <w:rPr>
                <w:rFonts w:ascii="Times New Roman" w:hAnsi="Times New Roman"/>
                <w:sz w:val="24"/>
                <w:szCs w:val="24"/>
              </w:rPr>
            </w:rPrChange>
          </w:rPr>
          <w:t xml:space="preserve"> SHOULD BE CONDENSED INTO NARRAT</w:t>
        </w:r>
      </w:ins>
      <w:ins w:id="1940" w:author="Britt Collins" w:date="2021-10-06T19:06:00Z">
        <w:r w:rsidRPr="00C04DC1">
          <w:rPr>
            <w:rFonts w:ascii="Times New Roman" w:hAnsi="Times New Roman"/>
            <w:b/>
            <w:sz w:val="24"/>
            <w:szCs w:val="24"/>
            <w:rPrChange w:id="1941" w:author="Britt Collins" w:date="2021-10-06T19:06:00Z">
              <w:rPr>
                <w:rFonts w:ascii="Times New Roman" w:hAnsi="Times New Roman"/>
                <w:sz w:val="24"/>
                <w:szCs w:val="24"/>
              </w:rPr>
            </w:rPrChange>
          </w:rPr>
          <w:t>IVE</w:t>
        </w:r>
        <w:r>
          <w:rPr>
            <w:rFonts w:ascii="Times New Roman" w:hAnsi="Times New Roman"/>
            <w:sz w:val="24"/>
            <w:szCs w:val="24"/>
          </w:rPr>
          <w:t xml:space="preserve"> </w:t>
        </w:r>
      </w:ins>
      <w:ins w:id="1942" w:author="Britt Collins" w:date="2021-09-30T14:58:00Z">
        <w:r w:rsidR="006F31F6" w:rsidRPr="000B0CC8">
          <w:rPr>
            <w:rFonts w:ascii="Times New Roman" w:hAnsi="Times New Roman"/>
            <w:sz w:val="24"/>
            <w:szCs w:val="24"/>
          </w:rPr>
          <w:t xml:space="preserve">Before grabbing a board and </w:t>
        </w:r>
      </w:ins>
      <w:ins w:id="1943" w:author="Britt Collins" w:date="2021-10-02T12:53:00Z">
        <w:r w:rsidR="009110E2">
          <w:rPr>
            <w:rFonts w:ascii="Times New Roman" w:hAnsi="Times New Roman"/>
            <w:sz w:val="24"/>
            <w:szCs w:val="24"/>
          </w:rPr>
          <w:t>wad</w:t>
        </w:r>
      </w:ins>
      <w:ins w:id="1944" w:author="Britt Collins" w:date="2021-09-30T14:58:00Z">
        <w:r w:rsidR="006F31F6" w:rsidRPr="000B0CC8">
          <w:rPr>
            <w:rFonts w:ascii="Times New Roman" w:hAnsi="Times New Roman"/>
            <w:sz w:val="24"/>
            <w:szCs w:val="24"/>
          </w:rPr>
          <w:t xml:space="preserve">ing </w:t>
        </w:r>
      </w:ins>
      <w:ins w:id="1945" w:author="Britt Collins" w:date="2021-10-02T12:53:00Z">
        <w:r w:rsidR="009110E2">
          <w:rPr>
            <w:rFonts w:ascii="Times New Roman" w:hAnsi="Times New Roman"/>
            <w:sz w:val="24"/>
            <w:szCs w:val="24"/>
          </w:rPr>
          <w:t xml:space="preserve">into </w:t>
        </w:r>
      </w:ins>
      <w:ins w:id="1946" w:author="Britt Collins" w:date="2021-09-30T14:58:00Z">
        <w:r w:rsidR="006F31F6" w:rsidRPr="000B0CC8">
          <w:rPr>
            <w:rFonts w:ascii="Times New Roman" w:hAnsi="Times New Roman"/>
            <w:sz w:val="24"/>
            <w:szCs w:val="24"/>
          </w:rPr>
          <w:t>the shallows we were shown the basics of surfing on the beach:</w:t>
        </w:r>
      </w:ins>
    </w:p>
    <w:p w14:paraId="232A3DDF" w14:textId="513691DD" w:rsidR="006F31F6" w:rsidRPr="000B0CC8" w:rsidRDefault="006F31F6">
      <w:pPr>
        <w:numPr>
          <w:ilvl w:val="0"/>
          <w:numId w:val="5"/>
        </w:numPr>
        <w:spacing w:after="17" w:line="480" w:lineRule="auto"/>
        <w:ind w:right="15" w:hanging="210"/>
        <w:rPr>
          <w:ins w:id="1947" w:author="Britt Collins" w:date="2021-09-30T14:58:00Z"/>
          <w:rFonts w:ascii="Times New Roman" w:hAnsi="Times New Roman"/>
          <w:sz w:val="24"/>
          <w:szCs w:val="24"/>
        </w:rPr>
        <w:pPrChange w:id="1948" w:author="Britt Collins" w:date="2021-09-30T15:06:00Z">
          <w:pPr>
            <w:numPr>
              <w:numId w:val="5"/>
            </w:numPr>
            <w:spacing w:after="17"/>
            <w:ind w:left="600" w:right="15" w:hanging="210"/>
          </w:pPr>
        </w:pPrChange>
      </w:pPr>
      <w:ins w:id="1949" w:author="Britt Collins" w:date="2021-09-30T14:58:00Z">
        <w:r w:rsidRPr="000B0CC8">
          <w:rPr>
            <w:rFonts w:ascii="Times New Roman" w:hAnsi="Times New Roman"/>
            <w:sz w:val="24"/>
            <w:szCs w:val="24"/>
          </w:rPr>
          <w:t>Swim through the breakers (breaking waves) to get to a calm spot just beyond.</w:t>
        </w:r>
      </w:ins>
    </w:p>
    <w:p w14:paraId="26944E3C" w14:textId="77777777" w:rsidR="006F31F6" w:rsidRPr="000B0CC8" w:rsidRDefault="006F31F6">
      <w:pPr>
        <w:numPr>
          <w:ilvl w:val="0"/>
          <w:numId w:val="5"/>
        </w:numPr>
        <w:spacing w:after="17" w:line="480" w:lineRule="auto"/>
        <w:ind w:right="15" w:hanging="210"/>
        <w:rPr>
          <w:ins w:id="1950" w:author="Britt Collins" w:date="2021-09-30T14:58:00Z"/>
          <w:rFonts w:ascii="Times New Roman" w:hAnsi="Times New Roman"/>
          <w:sz w:val="24"/>
          <w:szCs w:val="24"/>
        </w:rPr>
        <w:pPrChange w:id="1951" w:author="Britt Collins" w:date="2021-09-30T15:06:00Z">
          <w:pPr>
            <w:numPr>
              <w:numId w:val="5"/>
            </w:numPr>
            <w:spacing w:after="17"/>
            <w:ind w:left="600" w:right="15" w:hanging="210"/>
          </w:pPr>
        </w:pPrChange>
      </w:pPr>
      <w:ins w:id="1952" w:author="Britt Collins" w:date="2021-09-30T14:58:00Z">
        <w:r w:rsidRPr="000B0CC8">
          <w:rPr>
            <w:rFonts w:ascii="Times New Roman" w:hAnsi="Times New Roman"/>
            <w:sz w:val="24"/>
            <w:szCs w:val="24"/>
          </w:rPr>
          <w:t>Turn the board so it’s front points towards shore.</w:t>
        </w:r>
      </w:ins>
    </w:p>
    <w:p w14:paraId="228A0C72" w14:textId="77777777" w:rsidR="006F31F6" w:rsidRPr="000B0CC8" w:rsidRDefault="006F31F6">
      <w:pPr>
        <w:numPr>
          <w:ilvl w:val="0"/>
          <w:numId w:val="5"/>
        </w:numPr>
        <w:spacing w:after="17" w:line="480" w:lineRule="auto"/>
        <w:ind w:right="15" w:hanging="210"/>
        <w:rPr>
          <w:ins w:id="1953" w:author="Britt Collins" w:date="2021-09-30T14:58:00Z"/>
          <w:rFonts w:ascii="Times New Roman" w:hAnsi="Times New Roman"/>
          <w:sz w:val="24"/>
          <w:szCs w:val="24"/>
        </w:rPr>
        <w:pPrChange w:id="1954" w:author="Britt Collins" w:date="2021-09-30T15:06:00Z">
          <w:pPr>
            <w:numPr>
              <w:numId w:val="5"/>
            </w:numPr>
            <w:spacing w:after="17"/>
            <w:ind w:left="600" w:right="15" w:hanging="210"/>
          </w:pPr>
        </w:pPrChange>
      </w:pPr>
      <w:ins w:id="1955" w:author="Britt Collins" w:date="2021-09-30T14:58:00Z">
        <w:r w:rsidRPr="000B0CC8">
          <w:rPr>
            <w:rFonts w:ascii="Times New Roman" w:hAnsi="Times New Roman"/>
            <w:sz w:val="24"/>
            <w:szCs w:val="24"/>
          </w:rPr>
          <w:t>Look over your shoulder.</w:t>
        </w:r>
      </w:ins>
    </w:p>
    <w:p w14:paraId="250C312E" w14:textId="35C101D0" w:rsidR="006F31F6" w:rsidRPr="000B0CC8" w:rsidRDefault="006F31F6">
      <w:pPr>
        <w:numPr>
          <w:ilvl w:val="0"/>
          <w:numId w:val="5"/>
        </w:numPr>
        <w:spacing w:line="480" w:lineRule="auto"/>
        <w:ind w:right="15" w:hanging="210"/>
        <w:rPr>
          <w:ins w:id="1956" w:author="Britt Collins" w:date="2021-09-30T14:58:00Z"/>
          <w:rFonts w:ascii="Times New Roman" w:hAnsi="Times New Roman"/>
          <w:sz w:val="24"/>
          <w:szCs w:val="24"/>
        </w:rPr>
        <w:pPrChange w:id="1957" w:author="Britt Collins" w:date="2021-09-30T15:06:00Z">
          <w:pPr>
            <w:numPr>
              <w:numId w:val="5"/>
            </w:numPr>
            <w:ind w:left="600" w:right="15" w:hanging="210"/>
          </w:pPr>
        </w:pPrChange>
      </w:pPr>
      <w:ins w:id="1958" w:author="Britt Collins" w:date="2021-09-30T14:58:00Z">
        <w:r w:rsidRPr="000B0CC8">
          <w:rPr>
            <w:rFonts w:ascii="Times New Roman" w:hAnsi="Times New Roman"/>
            <w:sz w:val="24"/>
            <w:szCs w:val="24"/>
          </w:rPr>
          <w:t xml:space="preserve">When the wave approaching you is </w:t>
        </w:r>
      </w:ins>
      <w:ins w:id="1959" w:author="Britt Collins" w:date="2021-10-02T12:53:00Z">
        <w:r w:rsidR="009110E2">
          <w:rPr>
            <w:rFonts w:ascii="Times New Roman" w:hAnsi="Times New Roman"/>
            <w:sz w:val="24"/>
            <w:szCs w:val="24"/>
          </w:rPr>
          <w:t>five</w:t>
        </w:r>
      </w:ins>
      <w:ins w:id="1960" w:author="Britt Collins" w:date="2021-09-30T14:58:00Z">
        <w:r w:rsidRPr="000B0CC8">
          <w:rPr>
            <w:rFonts w:ascii="Times New Roman" w:hAnsi="Times New Roman"/>
            <w:sz w:val="24"/>
            <w:szCs w:val="24"/>
          </w:rPr>
          <w:t xml:space="preserve"> meters away begin paddling with the hand and arms, don’t stop.</w:t>
        </w:r>
      </w:ins>
    </w:p>
    <w:p w14:paraId="5FC77B4A" w14:textId="77777777" w:rsidR="006F31F6" w:rsidRPr="000B0CC8" w:rsidRDefault="006F31F6">
      <w:pPr>
        <w:numPr>
          <w:ilvl w:val="0"/>
          <w:numId w:val="5"/>
        </w:numPr>
        <w:spacing w:after="10" w:line="480" w:lineRule="auto"/>
        <w:ind w:right="15" w:hanging="210"/>
        <w:rPr>
          <w:ins w:id="1961" w:author="Britt Collins" w:date="2021-09-30T14:58:00Z"/>
          <w:rFonts w:ascii="Times New Roman" w:hAnsi="Times New Roman"/>
          <w:sz w:val="24"/>
          <w:szCs w:val="24"/>
        </w:rPr>
        <w:pPrChange w:id="1962" w:author="Britt Collins" w:date="2021-09-30T15:06:00Z">
          <w:pPr>
            <w:numPr>
              <w:numId w:val="5"/>
            </w:numPr>
            <w:spacing w:after="10"/>
            <w:ind w:left="600" w:right="15" w:hanging="210"/>
          </w:pPr>
        </w:pPrChange>
      </w:pPr>
      <w:ins w:id="1963" w:author="Britt Collins" w:date="2021-09-30T14:58:00Z">
        <w:r w:rsidRPr="000B0CC8">
          <w:rPr>
            <w:rFonts w:ascii="Times New Roman" w:hAnsi="Times New Roman"/>
            <w:sz w:val="24"/>
            <w:szCs w:val="24"/>
          </w:rPr>
          <w:t>If the wave passes underneath the board, hard luck. If you somehow feel the board is continuing to move forwards, you’ve fluked it!</w:t>
        </w:r>
      </w:ins>
    </w:p>
    <w:p w14:paraId="02D1ADF6" w14:textId="77777777" w:rsidR="006F31F6" w:rsidRPr="000B0CC8" w:rsidRDefault="006F31F6">
      <w:pPr>
        <w:numPr>
          <w:ilvl w:val="0"/>
          <w:numId w:val="5"/>
        </w:numPr>
        <w:spacing w:after="10" w:line="480" w:lineRule="auto"/>
        <w:ind w:right="15" w:hanging="210"/>
        <w:rPr>
          <w:ins w:id="1964" w:author="Britt Collins" w:date="2021-09-30T14:58:00Z"/>
          <w:rFonts w:ascii="Times New Roman" w:hAnsi="Times New Roman"/>
          <w:sz w:val="24"/>
          <w:szCs w:val="24"/>
        </w:rPr>
        <w:pPrChange w:id="1965" w:author="Britt Collins" w:date="2021-09-30T15:06:00Z">
          <w:pPr>
            <w:numPr>
              <w:numId w:val="5"/>
            </w:numPr>
            <w:spacing w:after="10"/>
            <w:ind w:left="600" w:right="15" w:hanging="210"/>
          </w:pPr>
        </w:pPrChange>
      </w:pPr>
      <w:ins w:id="1966" w:author="Britt Collins" w:date="2021-09-30T14:58:00Z">
        <w:r w:rsidRPr="000B0CC8">
          <w:rPr>
            <w:rFonts w:ascii="Times New Roman" w:hAnsi="Times New Roman"/>
            <w:sz w:val="24"/>
            <w:szCs w:val="24"/>
          </w:rPr>
          <w:t>Now’s the time to think about getting onto your feet. Adopt a cobra stance then leap to your feet in one swift action.</w:t>
        </w:r>
      </w:ins>
    </w:p>
    <w:p w14:paraId="410B754F" w14:textId="77777777" w:rsidR="006F31F6" w:rsidRPr="000B0CC8" w:rsidRDefault="006F31F6">
      <w:pPr>
        <w:numPr>
          <w:ilvl w:val="0"/>
          <w:numId w:val="5"/>
        </w:numPr>
        <w:spacing w:line="480" w:lineRule="auto"/>
        <w:ind w:right="15" w:hanging="210"/>
        <w:rPr>
          <w:ins w:id="1967" w:author="Britt Collins" w:date="2021-09-30T14:58:00Z"/>
          <w:rFonts w:ascii="Times New Roman" w:hAnsi="Times New Roman"/>
          <w:sz w:val="24"/>
          <w:szCs w:val="24"/>
        </w:rPr>
        <w:pPrChange w:id="1968" w:author="Britt Collins" w:date="2021-09-30T15:06:00Z">
          <w:pPr>
            <w:numPr>
              <w:numId w:val="5"/>
            </w:numPr>
            <w:ind w:left="600" w:right="15" w:hanging="210"/>
          </w:pPr>
        </w:pPrChange>
      </w:pPr>
      <w:ins w:id="1969" w:author="Britt Collins" w:date="2021-09-30T14:58:00Z">
        <w:r w:rsidRPr="000B0CC8">
          <w:rPr>
            <w:rFonts w:ascii="Times New Roman" w:hAnsi="Times New Roman"/>
            <w:sz w:val="24"/>
            <w:szCs w:val="24"/>
          </w:rPr>
          <w:t>Try to look cool. If you can ride the wave all the way to shore, you are bitchin' (good).</w:t>
        </w:r>
      </w:ins>
    </w:p>
    <w:p w14:paraId="6FA0215A" w14:textId="551313A8" w:rsidR="006F31F6" w:rsidRPr="000B0CC8" w:rsidRDefault="006F31F6">
      <w:pPr>
        <w:spacing w:line="480" w:lineRule="auto"/>
        <w:ind w:left="-5" w:right="15" w:firstLine="395"/>
        <w:rPr>
          <w:ins w:id="1970" w:author="Britt Collins" w:date="2021-09-30T14:58:00Z"/>
          <w:rFonts w:ascii="Times New Roman" w:hAnsi="Times New Roman"/>
          <w:sz w:val="24"/>
          <w:szCs w:val="24"/>
        </w:rPr>
        <w:pPrChange w:id="1971" w:author="Britt Collins" w:date="2021-10-02T12:57:00Z">
          <w:pPr>
            <w:ind w:left="-5" w:right="15"/>
          </w:pPr>
        </w:pPrChange>
      </w:pPr>
      <w:ins w:id="1972" w:author="Britt Collins" w:date="2021-09-30T14:58:00Z">
        <w:r w:rsidRPr="000B0CC8">
          <w:rPr>
            <w:rFonts w:ascii="Times New Roman" w:hAnsi="Times New Roman"/>
            <w:sz w:val="24"/>
            <w:szCs w:val="24"/>
          </w:rPr>
          <w:lastRenderedPageBreak/>
          <w:t>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relieved I wasn't stung by a jelly fish and hadn’t wiped out. Having slept on my board for most of the day, there was never a chance of that happening. The only sting I would feel would be the next day, waking up to see my comical sunburnt hands.</w:t>
        </w:r>
      </w:ins>
    </w:p>
    <w:p w14:paraId="6DD033E0" w14:textId="4C20858A" w:rsidR="006F31F6" w:rsidRPr="000B0CC8" w:rsidRDefault="006F31F6">
      <w:pPr>
        <w:spacing w:line="480" w:lineRule="auto"/>
        <w:ind w:left="-5" w:right="15" w:firstLine="395"/>
        <w:rPr>
          <w:ins w:id="1973" w:author="Britt Collins" w:date="2021-09-30T14:58:00Z"/>
          <w:rFonts w:ascii="Times New Roman" w:hAnsi="Times New Roman"/>
          <w:sz w:val="24"/>
          <w:szCs w:val="24"/>
        </w:rPr>
        <w:pPrChange w:id="1974" w:author="Britt Collins" w:date="2021-10-02T12:58:00Z">
          <w:pPr>
            <w:numPr>
              <w:numId w:val="6"/>
            </w:numPr>
            <w:spacing w:after="17"/>
            <w:ind w:left="600" w:right="15" w:hanging="210"/>
          </w:pPr>
        </w:pPrChange>
      </w:pPr>
      <w:ins w:id="1975" w:author="Britt Collins" w:date="2021-09-30T14:58:00Z">
        <w:r w:rsidRPr="000B0CC8">
          <w:rPr>
            <w:rFonts w:ascii="Times New Roman" w:hAnsi="Times New Roman"/>
            <w:sz w:val="24"/>
            <w:szCs w:val="24"/>
          </w:rPr>
          <w:t>I embraced snorkelling. It became the highlight of my recreational life on the weekend. I loved</w:t>
        </w:r>
      </w:ins>
      <w:ins w:id="1976" w:author="Britt Collins" w:date="2021-10-02T12:58:00Z">
        <w:r w:rsidR="000E0C48">
          <w:rPr>
            <w:rFonts w:ascii="Times New Roman" w:hAnsi="Times New Roman"/>
            <w:sz w:val="24"/>
            <w:szCs w:val="24"/>
          </w:rPr>
          <w:t xml:space="preserve"> i</w:t>
        </w:r>
      </w:ins>
      <w:ins w:id="1977" w:author="Britt Collins" w:date="2021-09-30T14:58:00Z">
        <w:r w:rsidRPr="000B0CC8">
          <w:rPr>
            <w:rFonts w:ascii="Times New Roman" w:hAnsi="Times New Roman"/>
            <w:sz w:val="24"/>
            <w:szCs w:val="24"/>
          </w:rPr>
          <w:t>mmersing myself in the warm, clear sea</w:t>
        </w:r>
      </w:ins>
      <w:ins w:id="1978" w:author="Britt Collins" w:date="2021-10-02T12:59:00Z">
        <w:r w:rsidR="000E0C48">
          <w:rPr>
            <w:rFonts w:ascii="Times New Roman" w:hAnsi="Times New Roman"/>
            <w:sz w:val="24"/>
            <w:szCs w:val="24"/>
          </w:rPr>
          <w:t>, t</w:t>
        </w:r>
      </w:ins>
      <w:ins w:id="1979" w:author="Britt Collins" w:date="2021-09-30T14:58:00Z">
        <w:r w:rsidRPr="000B0CC8">
          <w:rPr>
            <w:rFonts w:ascii="Times New Roman" w:hAnsi="Times New Roman"/>
            <w:sz w:val="24"/>
            <w:szCs w:val="24"/>
          </w:rPr>
          <w:t>he serenity</w:t>
        </w:r>
      </w:ins>
      <w:ins w:id="1980" w:author="Britt Collins" w:date="2021-10-02T12:59:00Z">
        <w:r w:rsidR="000E0C48">
          <w:rPr>
            <w:rFonts w:ascii="Times New Roman" w:hAnsi="Times New Roman"/>
            <w:sz w:val="24"/>
            <w:szCs w:val="24"/>
          </w:rPr>
          <w:t xml:space="preserve"> of obs</w:t>
        </w:r>
        <w:r w:rsidR="000E0C48" w:rsidRPr="000B0CC8">
          <w:rPr>
            <w:rFonts w:ascii="Times New Roman" w:hAnsi="Times New Roman"/>
            <w:sz w:val="24"/>
            <w:szCs w:val="24"/>
          </w:rPr>
          <w:t>erving beautiful, colourful wildlife in their natural habitat</w:t>
        </w:r>
      </w:ins>
      <w:ins w:id="1981" w:author="Britt Collins" w:date="2021-09-30T14:58:00Z">
        <w:r w:rsidRPr="000B0CC8">
          <w:rPr>
            <w:rFonts w:ascii="Times New Roman" w:hAnsi="Times New Roman"/>
            <w:sz w:val="24"/>
            <w:szCs w:val="24"/>
          </w:rPr>
          <w:t>. It was somewhere to clear my mind.</w:t>
        </w:r>
      </w:ins>
    </w:p>
    <w:p w14:paraId="5D03B658" w14:textId="1BB229BB" w:rsidR="006F31F6" w:rsidRPr="000B0CC8" w:rsidRDefault="000E0C48">
      <w:pPr>
        <w:spacing w:line="480" w:lineRule="auto"/>
        <w:ind w:left="-5" w:right="15" w:firstLine="395"/>
        <w:rPr>
          <w:ins w:id="1982" w:author="Britt Collins" w:date="2021-09-30T14:58:00Z"/>
          <w:rFonts w:ascii="Times New Roman" w:hAnsi="Times New Roman"/>
          <w:sz w:val="24"/>
          <w:szCs w:val="24"/>
        </w:rPr>
        <w:pPrChange w:id="1983" w:author="Britt Collins" w:date="2021-10-02T12:59:00Z">
          <w:pPr>
            <w:ind w:left="-5" w:right="15"/>
          </w:pPr>
        </w:pPrChange>
      </w:pPr>
      <w:ins w:id="1984" w:author="Britt Collins" w:date="2021-10-02T12:59:00Z">
        <w:r>
          <w:rPr>
            <w:rFonts w:ascii="Times New Roman" w:hAnsi="Times New Roman"/>
            <w:sz w:val="24"/>
            <w:szCs w:val="24"/>
          </w:rPr>
          <w:t>As it</w:t>
        </w:r>
      </w:ins>
      <w:ins w:id="1985" w:author="Britt Collins" w:date="2021-09-30T14:58:00Z">
        <w:r w:rsidR="006F31F6" w:rsidRPr="000B0CC8">
          <w:rPr>
            <w:rFonts w:ascii="Times New Roman" w:hAnsi="Times New Roman"/>
            <w:sz w:val="24"/>
            <w:szCs w:val="24"/>
          </w:rPr>
          <w:t xml:space="preserve"> dr</w:t>
        </w:r>
      </w:ins>
      <w:ins w:id="1986" w:author="Britt Collins" w:date="2021-10-02T12:59:00Z">
        <w:r>
          <w:rPr>
            <w:rFonts w:ascii="Times New Roman" w:hAnsi="Times New Roman"/>
            <w:sz w:val="24"/>
            <w:szCs w:val="24"/>
          </w:rPr>
          <w:t>e</w:t>
        </w:r>
      </w:ins>
      <w:ins w:id="1987" w:author="Britt Collins" w:date="2021-09-30T14:58:00Z">
        <w:r w:rsidR="006F31F6" w:rsidRPr="000B0CC8">
          <w:rPr>
            <w:rFonts w:ascii="Times New Roman" w:hAnsi="Times New Roman"/>
            <w:sz w:val="24"/>
            <w:szCs w:val="24"/>
          </w:rPr>
          <w:t xml:space="preserve">w closer to Christmas and the end of my tenancy at the Queenscliff apartment. My attempts to find a house share were still not going well. Desperation was setting in. Conversation would devolve into my fickle accommodation needs. My fellow colleagues offered reassurance and assistance. Elliot was more than happy to offer his spare room on the lead into the Christmas </w:t>
        </w:r>
      </w:ins>
      <w:ins w:id="1988" w:author="Britt Collins" w:date="2021-10-02T13:00:00Z">
        <w:r>
          <w:rPr>
            <w:rFonts w:ascii="Times New Roman" w:hAnsi="Times New Roman"/>
            <w:sz w:val="24"/>
            <w:szCs w:val="24"/>
          </w:rPr>
          <w:t>b</w:t>
        </w:r>
      </w:ins>
      <w:ins w:id="1989" w:author="Britt Collins" w:date="2021-09-30T14:58:00Z">
        <w:r w:rsidR="006F31F6" w:rsidRPr="000B0CC8">
          <w:rPr>
            <w:rFonts w:ascii="Times New Roman" w:hAnsi="Times New Roman"/>
            <w:sz w:val="24"/>
            <w:szCs w:val="24"/>
          </w:rPr>
          <w:t xml:space="preserve">reak. </w:t>
        </w:r>
      </w:ins>
      <w:ins w:id="1990" w:author="Britt Collins" w:date="2021-10-02T13:00:00Z">
        <w:r>
          <w:rPr>
            <w:rFonts w:ascii="Times New Roman" w:hAnsi="Times New Roman"/>
            <w:sz w:val="24"/>
            <w:szCs w:val="24"/>
          </w:rPr>
          <w:t xml:space="preserve">Since </w:t>
        </w:r>
      </w:ins>
      <w:ins w:id="1991" w:author="Britt Collins" w:date="2021-09-30T14:58:00Z">
        <w:r w:rsidR="006F31F6" w:rsidRPr="000B0CC8">
          <w:rPr>
            <w:rFonts w:ascii="Times New Roman" w:hAnsi="Times New Roman"/>
            <w:sz w:val="24"/>
            <w:szCs w:val="24"/>
          </w:rPr>
          <w:t xml:space="preserve">I had no other options, </w:t>
        </w:r>
      </w:ins>
      <w:ins w:id="1992" w:author="Britt Collins" w:date="2021-10-02T13:00:00Z">
        <w:r>
          <w:rPr>
            <w:rFonts w:ascii="Times New Roman" w:hAnsi="Times New Roman"/>
            <w:sz w:val="24"/>
            <w:szCs w:val="24"/>
          </w:rPr>
          <w:t xml:space="preserve">I </w:t>
        </w:r>
      </w:ins>
      <w:ins w:id="1993" w:author="Britt Collins" w:date="2021-09-30T14:58:00Z">
        <w:r w:rsidR="006F31F6" w:rsidRPr="000B0CC8">
          <w:rPr>
            <w:rFonts w:ascii="Times New Roman" w:hAnsi="Times New Roman"/>
            <w:sz w:val="24"/>
            <w:szCs w:val="24"/>
          </w:rPr>
          <w:t>appreciatively jumped at the chance.</w:t>
        </w:r>
      </w:ins>
    </w:p>
    <w:p w14:paraId="72774135" w14:textId="7285D72A" w:rsidR="006F31F6" w:rsidRPr="000B0CC8" w:rsidRDefault="006F31F6">
      <w:pPr>
        <w:spacing w:line="480" w:lineRule="auto"/>
        <w:ind w:left="-5" w:right="15" w:firstLine="395"/>
        <w:rPr>
          <w:ins w:id="1994" w:author="Britt Collins" w:date="2021-09-30T14:58:00Z"/>
          <w:rFonts w:ascii="Times New Roman" w:hAnsi="Times New Roman"/>
          <w:sz w:val="24"/>
          <w:szCs w:val="24"/>
        </w:rPr>
        <w:pPrChange w:id="1995" w:author="Britt Collins" w:date="2021-10-02T13:02:00Z">
          <w:pPr>
            <w:ind w:left="-5" w:right="15"/>
          </w:pPr>
        </w:pPrChange>
      </w:pPr>
      <w:ins w:id="1996" w:author="Britt Collins" w:date="2021-09-30T14:58:00Z">
        <w:r w:rsidRPr="000B0CC8">
          <w:rPr>
            <w:rFonts w:ascii="Times New Roman" w:hAnsi="Times New Roman"/>
            <w:sz w:val="24"/>
            <w:szCs w:val="24"/>
          </w:rPr>
          <w:t xml:space="preserve">Something else that played on my mind, I had met </w:t>
        </w:r>
      </w:ins>
      <w:ins w:id="1997" w:author="Britt Collins" w:date="2021-10-02T13:04:00Z">
        <w:r w:rsidR="000E0C48">
          <w:rPr>
            <w:rFonts w:ascii="Times New Roman" w:hAnsi="Times New Roman"/>
            <w:sz w:val="24"/>
            <w:szCs w:val="24"/>
          </w:rPr>
          <w:t>an interesting</w:t>
        </w:r>
      </w:ins>
      <w:ins w:id="1998" w:author="Britt Collins" w:date="2021-09-30T14:58:00Z">
        <w:r w:rsidRPr="000B0CC8">
          <w:rPr>
            <w:rFonts w:ascii="Times New Roman" w:hAnsi="Times New Roman"/>
            <w:sz w:val="24"/>
            <w:szCs w:val="24"/>
          </w:rPr>
          <w:t xml:space="preserve"> Aus</w:t>
        </w:r>
      </w:ins>
      <w:ins w:id="1999" w:author="Britt Collins" w:date="2021-10-02T13:01:00Z">
        <w:r w:rsidR="000E0C48">
          <w:rPr>
            <w:rFonts w:ascii="Times New Roman" w:hAnsi="Times New Roman"/>
            <w:sz w:val="24"/>
            <w:szCs w:val="24"/>
          </w:rPr>
          <w:t>sie</w:t>
        </w:r>
      </w:ins>
      <w:ins w:id="2000" w:author="Britt Collins" w:date="2021-09-30T14:58:00Z">
        <w:r w:rsidRPr="000B0CC8">
          <w:rPr>
            <w:rFonts w:ascii="Times New Roman" w:hAnsi="Times New Roman"/>
            <w:sz w:val="24"/>
            <w:szCs w:val="24"/>
          </w:rPr>
          <w:t xml:space="preserve"> lady</w:t>
        </w:r>
      </w:ins>
      <w:ins w:id="2001" w:author="Britt Collins" w:date="2021-10-02T13:01:00Z">
        <w:r w:rsidR="000E0C48">
          <w:rPr>
            <w:rFonts w:ascii="Times New Roman" w:hAnsi="Times New Roman"/>
            <w:sz w:val="24"/>
            <w:szCs w:val="24"/>
          </w:rPr>
          <w:t xml:space="preserve"> at the</w:t>
        </w:r>
        <w:r w:rsidR="000E0C48" w:rsidRPr="000B0CC8">
          <w:rPr>
            <w:rFonts w:ascii="Times New Roman" w:hAnsi="Times New Roman"/>
            <w:sz w:val="24"/>
            <w:szCs w:val="24"/>
          </w:rPr>
          <w:t xml:space="preserve"> </w:t>
        </w:r>
        <w:r w:rsidR="000E0C48">
          <w:rPr>
            <w:rFonts w:ascii="Times New Roman" w:hAnsi="Times New Roman"/>
            <w:sz w:val="24"/>
            <w:szCs w:val="24"/>
          </w:rPr>
          <w:t>w</w:t>
        </w:r>
        <w:r w:rsidR="000E0C48" w:rsidRPr="000B0CC8">
          <w:rPr>
            <w:rFonts w:ascii="Times New Roman" w:hAnsi="Times New Roman"/>
            <w:sz w:val="24"/>
            <w:szCs w:val="24"/>
          </w:rPr>
          <w:t xml:space="preserve">ork Christmas </w:t>
        </w:r>
        <w:r w:rsidR="000E0C48">
          <w:rPr>
            <w:rFonts w:ascii="Times New Roman" w:hAnsi="Times New Roman"/>
            <w:sz w:val="24"/>
            <w:szCs w:val="24"/>
          </w:rPr>
          <w:t>p</w:t>
        </w:r>
        <w:r w:rsidR="000E0C48" w:rsidRPr="000B0CC8">
          <w:rPr>
            <w:rFonts w:ascii="Times New Roman" w:hAnsi="Times New Roman"/>
            <w:sz w:val="24"/>
            <w:szCs w:val="24"/>
          </w:rPr>
          <w:t>arty</w:t>
        </w:r>
      </w:ins>
      <w:ins w:id="2002" w:author="Britt Collins" w:date="2021-09-30T14:58:00Z">
        <w:r w:rsidRPr="000B0CC8">
          <w:rPr>
            <w:rFonts w:ascii="Times New Roman" w:hAnsi="Times New Roman"/>
            <w:sz w:val="24"/>
            <w:szCs w:val="24"/>
          </w:rPr>
          <w:t>. Since I didn</w:t>
        </w:r>
      </w:ins>
      <w:ins w:id="2003" w:author="Britt Collins" w:date="2021-10-02T13:01:00Z">
        <w:r w:rsidR="000E0C48">
          <w:rPr>
            <w:rFonts w:ascii="Times New Roman" w:hAnsi="Times New Roman"/>
            <w:sz w:val="24"/>
            <w:szCs w:val="24"/>
          </w:rPr>
          <w:t>’</w:t>
        </w:r>
      </w:ins>
      <w:ins w:id="2004" w:author="Britt Collins" w:date="2021-09-30T14:58:00Z">
        <w:r w:rsidRPr="000B0CC8">
          <w:rPr>
            <w:rFonts w:ascii="Times New Roman" w:hAnsi="Times New Roman"/>
            <w:sz w:val="24"/>
            <w:szCs w:val="24"/>
          </w:rPr>
          <w:t xml:space="preserve">t have many phone numbers in the contacts section of my new phone, Elle’s stood out. </w:t>
        </w:r>
      </w:ins>
      <w:ins w:id="2005" w:author="Britt Collins" w:date="2021-10-02T13:01:00Z">
        <w:r w:rsidR="000E0C48">
          <w:rPr>
            <w:rFonts w:ascii="Times New Roman" w:hAnsi="Times New Roman"/>
            <w:sz w:val="24"/>
            <w:szCs w:val="24"/>
          </w:rPr>
          <w:t>F</w:t>
        </w:r>
      </w:ins>
      <w:ins w:id="2006" w:author="Britt Collins" w:date="2021-09-30T14:58:00Z">
        <w:r w:rsidRPr="000B0CC8">
          <w:rPr>
            <w:rFonts w:ascii="Times New Roman" w:hAnsi="Times New Roman"/>
            <w:sz w:val="24"/>
            <w:szCs w:val="24"/>
          </w:rPr>
          <w:t xml:space="preserve">or many days, </w:t>
        </w:r>
      </w:ins>
      <w:ins w:id="2007" w:author="Britt Collins" w:date="2021-10-02T13:01:00Z">
        <w:r w:rsidR="000E0C48">
          <w:rPr>
            <w:rFonts w:ascii="Times New Roman" w:hAnsi="Times New Roman"/>
            <w:sz w:val="24"/>
            <w:szCs w:val="24"/>
          </w:rPr>
          <w:t xml:space="preserve">I </w:t>
        </w:r>
      </w:ins>
      <w:ins w:id="2008" w:author="Britt Collins" w:date="2021-10-02T13:02:00Z">
        <w:r w:rsidR="000E0C48">
          <w:rPr>
            <w:rFonts w:ascii="Times New Roman" w:hAnsi="Times New Roman"/>
            <w:sz w:val="24"/>
            <w:szCs w:val="24"/>
          </w:rPr>
          <w:t>tried to steel myself to</w:t>
        </w:r>
      </w:ins>
      <w:ins w:id="2009" w:author="Britt Collins" w:date="2021-10-02T13:01:00Z">
        <w:r w:rsidR="000E0C48">
          <w:rPr>
            <w:rFonts w:ascii="Times New Roman" w:hAnsi="Times New Roman"/>
            <w:sz w:val="24"/>
            <w:szCs w:val="24"/>
          </w:rPr>
          <w:t xml:space="preserve"> </w:t>
        </w:r>
      </w:ins>
      <w:ins w:id="2010" w:author="Britt Collins" w:date="2021-10-02T13:02:00Z">
        <w:r w:rsidR="000E0C48">
          <w:rPr>
            <w:rFonts w:ascii="Times New Roman" w:hAnsi="Times New Roman"/>
            <w:sz w:val="24"/>
            <w:szCs w:val="24"/>
          </w:rPr>
          <w:t>call</w:t>
        </w:r>
      </w:ins>
      <w:ins w:id="2011" w:author="Britt Collins" w:date="2021-09-30T14:58:00Z">
        <w:r w:rsidRPr="000B0CC8">
          <w:rPr>
            <w:rFonts w:ascii="Times New Roman" w:hAnsi="Times New Roman"/>
            <w:sz w:val="24"/>
            <w:szCs w:val="24"/>
          </w:rPr>
          <w:t xml:space="preserve"> her. Every time I looked at my phone and thought about it, I had that fluttery feeling. One day I plucked up the courage to text</w:t>
        </w:r>
      </w:ins>
      <w:ins w:id="2012" w:author="Britt Collins" w:date="2021-10-02T13:03:00Z">
        <w:r w:rsidR="000E0C48">
          <w:rPr>
            <w:rFonts w:ascii="Times New Roman" w:hAnsi="Times New Roman"/>
            <w:sz w:val="24"/>
            <w:szCs w:val="24"/>
          </w:rPr>
          <w:t xml:space="preserve"> her</w:t>
        </w:r>
      </w:ins>
      <w:ins w:id="2013" w:author="Britt Collins" w:date="2021-09-30T14:58:00Z">
        <w:r w:rsidRPr="000B0CC8">
          <w:rPr>
            <w:rFonts w:ascii="Times New Roman" w:hAnsi="Times New Roman"/>
            <w:sz w:val="24"/>
            <w:szCs w:val="24"/>
          </w:rPr>
          <w:t xml:space="preserve">. The language I used was not Shakespearean. It was brief and general, but still, it took me bloody ages to edit it. After hitting send, the anticipation of a response consumed my thoughts. </w:t>
        </w:r>
        <w:r w:rsidRPr="000E0C48">
          <w:rPr>
            <w:rFonts w:ascii="Times New Roman" w:hAnsi="Times New Roman"/>
            <w:i/>
            <w:sz w:val="24"/>
            <w:szCs w:val="24"/>
            <w:rPrChange w:id="2014" w:author="Britt Collins" w:date="2021-10-02T13:03:00Z">
              <w:rPr>
                <w:rFonts w:ascii="Times New Roman" w:hAnsi="Times New Roman"/>
                <w:sz w:val="24"/>
                <w:szCs w:val="24"/>
              </w:rPr>
            </w:rPrChange>
          </w:rPr>
          <w:t>Did I have her correct phone details? I wonder if she remembered me? What was she like? Is she going to reply?</w:t>
        </w:r>
        <w:r w:rsidRPr="000B0CC8">
          <w:rPr>
            <w:rFonts w:ascii="Times New Roman" w:hAnsi="Times New Roman"/>
            <w:sz w:val="24"/>
            <w:szCs w:val="24"/>
          </w:rPr>
          <w:t xml:space="preserve"> </w:t>
        </w:r>
      </w:ins>
      <w:ins w:id="2015" w:author="Britt Collins" w:date="2021-10-02T13:03:00Z">
        <w:r w:rsidR="000E0C48">
          <w:rPr>
            <w:rFonts w:ascii="Times New Roman" w:hAnsi="Times New Roman"/>
            <w:sz w:val="24"/>
            <w:szCs w:val="24"/>
          </w:rPr>
          <w:t>Then she</w:t>
        </w:r>
      </w:ins>
      <w:ins w:id="2016" w:author="Britt Collins" w:date="2021-09-30T14:58:00Z">
        <w:r w:rsidRPr="000B0CC8">
          <w:rPr>
            <w:rFonts w:ascii="Times New Roman" w:hAnsi="Times New Roman"/>
            <w:sz w:val="24"/>
            <w:szCs w:val="24"/>
          </w:rPr>
          <w:t xml:space="preserve"> replied. To my relief, she sent me a text mentioning Bruce's smooth talking and free drinks. Texts went back and forth effortlessly</w:t>
        </w:r>
      </w:ins>
      <w:ins w:id="2017" w:author="Britt Collins" w:date="2021-10-02T13:03:00Z">
        <w:r w:rsidR="000E0C48">
          <w:rPr>
            <w:rFonts w:ascii="Times New Roman" w:hAnsi="Times New Roman"/>
            <w:sz w:val="24"/>
            <w:szCs w:val="24"/>
          </w:rPr>
          <w:t xml:space="preserve"> before w</w:t>
        </w:r>
      </w:ins>
      <w:ins w:id="2018" w:author="Britt Collins" w:date="2021-09-30T14:58:00Z">
        <w:r w:rsidRPr="000B0CC8">
          <w:rPr>
            <w:rFonts w:ascii="Times New Roman" w:hAnsi="Times New Roman"/>
            <w:sz w:val="24"/>
            <w:szCs w:val="24"/>
          </w:rPr>
          <w:t>e agreed to meet up.</w:t>
        </w:r>
      </w:ins>
    </w:p>
    <w:p w14:paraId="06699921" w14:textId="217A2B18" w:rsidR="00CE57AF" w:rsidRDefault="006F31F6">
      <w:pPr>
        <w:spacing w:line="480" w:lineRule="auto"/>
        <w:ind w:left="-5" w:right="15" w:firstLine="395"/>
        <w:rPr>
          <w:ins w:id="2019" w:author="Britt Collins" w:date="2021-10-02T13:19:00Z"/>
          <w:rFonts w:ascii="Times New Roman" w:hAnsi="Times New Roman"/>
          <w:sz w:val="24"/>
          <w:szCs w:val="24"/>
        </w:rPr>
        <w:pPrChange w:id="2020" w:author="Britt Collins" w:date="2021-10-02T13:19:00Z">
          <w:pPr>
            <w:spacing w:line="480" w:lineRule="auto"/>
            <w:ind w:left="-5" w:right="15"/>
          </w:pPr>
        </w:pPrChange>
      </w:pPr>
      <w:ins w:id="2021" w:author="Britt Collins" w:date="2021-09-30T14:58:00Z">
        <w:r w:rsidRPr="000B0CC8">
          <w:rPr>
            <w:rFonts w:ascii="Times New Roman" w:hAnsi="Times New Roman"/>
            <w:sz w:val="24"/>
            <w:szCs w:val="24"/>
          </w:rPr>
          <w:t>I was temporarily located in Elliot</w:t>
        </w:r>
      </w:ins>
      <w:ins w:id="2022" w:author="Britt Collins" w:date="2021-10-02T13:04:00Z">
        <w:r w:rsidR="000E0C48">
          <w:rPr>
            <w:rFonts w:ascii="Times New Roman" w:hAnsi="Times New Roman"/>
            <w:sz w:val="24"/>
            <w:szCs w:val="24"/>
          </w:rPr>
          <w:t>’</w:t>
        </w:r>
      </w:ins>
      <w:ins w:id="2023" w:author="Britt Collins" w:date="2021-09-30T14:58:00Z">
        <w:r w:rsidRPr="000B0CC8">
          <w:rPr>
            <w:rFonts w:ascii="Times New Roman" w:hAnsi="Times New Roman"/>
            <w:sz w:val="24"/>
            <w:szCs w:val="24"/>
          </w:rPr>
          <w:t>s spare room in the suburb of Annandale. Coincidentally, Elle lived in Annandale too. Cool, we arranged a local, evening dinner date. But why should I be extremely nervous about meeting her? Well, I had no memory of Elle. If I was clever, I would</w:t>
        </w:r>
      </w:ins>
      <w:ins w:id="2024" w:author="Britt Collins" w:date="2021-10-02T13:15:00Z">
        <w:r w:rsidR="000E0C48">
          <w:rPr>
            <w:rFonts w:ascii="Times New Roman" w:hAnsi="Times New Roman"/>
            <w:sz w:val="24"/>
            <w:szCs w:val="24"/>
          </w:rPr>
          <w:t>’</w:t>
        </w:r>
      </w:ins>
      <w:ins w:id="2025" w:author="Britt Collins" w:date="2021-09-30T14:58:00Z">
        <w:r w:rsidRPr="000B0CC8">
          <w:rPr>
            <w:rFonts w:ascii="Times New Roman" w:hAnsi="Times New Roman"/>
            <w:sz w:val="24"/>
            <w:szCs w:val="24"/>
          </w:rPr>
          <w:t xml:space="preserve">ve used my new </w:t>
        </w:r>
        <w:r w:rsidRPr="000B0CC8">
          <w:rPr>
            <w:rFonts w:ascii="Times New Roman" w:hAnsi="Times New Roman"/>
            <w:sz w:val="24"/>
            <w:szCs w:val="24"/>
          </w:rPr>
          <w:lastRenderedPageBreak/>
          <w:t>phone to take a photo of her.</w:t>
        </w:r>
      </w:ins>
      <w:ins w:id="2026" w:author="Britt Collins" w:date="2021-10-02T13:16:00Z">
        <w:r w:rsidR="00CE57AF">
          <w:rPr>
            <w:rFonts w:ascii="Times New Roman" w:hAnsi="Times New Roman"/>
            <w:sz w:val="24"/>
            <w:szCs w:val="24"/>
          </w:rPr>
          <w:t xml:space="preserve"> </w:t>
        </w:r>
      </w:ins>
      <w:ins w:id="2027" w:author="Britt Collins" w:date="2021-09-30T14:58:00Z">
        <w:r w:rsidRPr="000B0CC8">
          <w:rPr>
            <w:rFonts w:ascii="Times New Roman" w:hAnsi="Times New Roman"/>
            <w:sz w:val="24"/>
            <w:szCs w:val="24"/>
          </w:rPr>
          <w:t xml:space="preserve">As I </w:t>
        </w:r>
      </w:ins>
      <w:ins w:id="2028" w:author="Britt Collins" w:date="2021-10-02T13:16:00Z">
        <w:r w:rsidR="00CE57AF">
          <w:rPr>
            <w:rFonts w:ascii="Times New Roman" w:hAnsi="Times New Roman"/>
            <w:sz w:val="24"/>
            <w:szCs w:val="24"/>
          </w:rPr>
          <w:t>walk</w:t>
        </w:r>
      </w:ins>
      <w:ins w:id="2029" w:author="Britt Collins" w:date="2021-09-30T14:58:00Z">
        <w:r w:rsidRPr="000B0CC8">
          <w:rPr>
            <w:rFonts w:ascii="Times New Roman" w:hAnsi="Times New Roman"/>
            <w:sz w:val="24"/>
            <w:szCs w:val="24"/>
          </w:rPr>
          <w:t xml:space="preserve">ed, I took a look into all corners of the spacious Mediterranean diner, but couldn't see her. </w:t>
        </w:r>
        <w:r w:rsidRPr="00CE57AF">
          <w:rPr>
            <w:rFonts w:ascii="Times New Roman" w:hAnsi="Times New Roman"/>
            <w:i/>
            <w:sz w:val="24"/>
            <w:szCs w:val="24"/>
            <w:rPrChange w:id="2030" w:author="Britt Collins" w:date="2021-10-02T13:17:00Z">
              <w:rPr>
                <w:rFonts w:ascii="Times New Roman" w:hAnsi="Times New Roman"/>
                <w:sz w:val="24"/>
                <w:szCs w:val="24"/>
              </w:rPr>
            </w:rPrChange>
          </w:rPr>
          <w:t>Was she late? Had I overlooked her? Negative thoughts of 'I’ve been tricked'</w:t>
        </w:r>
        <w:r w:rsidRPr="000B0CC8">
          <w:rPr>
            <w:rFonts w:ascii="Times New Roman" w:hAnsi="Times New Roman"/>
            <w:sz w:val="24"/>
            <w:szCs w:val="24"/>
          </w:rPr>
          <w:t xml:space="preserve"> began to stew in the thoughts. I took a seat</w:t>
        </w:r>
      </w:ins>
      <w:ins w:id="2031" w:author="Britt Collins" w:date="2021-10-02T13:17:00Z">
        <w:r w:rsidR="00CE57AF">
          <w:rPr>
            <w:rFonts w:ascii="Times New Roman" w:hAnsi="Times New Roman"/>
            <w:sz w:val="24"/>
            <w:szCs w:val="24"/>
          </w:rPr>
          <w:t>, thinking</w:t>
        </w:r>
      </w:ins>
      <w:ins w:id="2032" w:author="Britt Collins" w:date="2021-09-30T14:58:00Z">
        <w:r w:rsidRPr="000B0CC8">
          <w:rPr>
            <w:rFonts w:ascii="Times New Roman" w:hAnsi="Times New Roman"/>
            <w:sz w:val="24"/>
            <w:szCs w:val="24"/>
          </w:rPr>
          <w:t xml:space="preserve"> I’ll give her </w:t>
        </w:r>
      </w:ins>
      <w:ins w:id="2033" w:author="Britt Collins" w:date="2021-10-02T13:18:00Z">
        <w:r w:rsidR="00CE57AF">
          <w:rPr>
            <w:rFonts w:ascii="Times New Roman" w:hAnsi="Times New Roman"/>
            <w:sz w:val="24"/>
            <w:szCs w:val="24"/>
          </w:rPr>
          <w:t>ten</w:t>
        </w:r>
      </w:ins>
      <w:ins w:id="2034" w:author="Britt Collins" w:date="2021-09-30T14:58:00Z">
        <w:r w:rsidRPr="000B0CC8">
          <w:rPr>
            <w:rFonts w:ascii="Times New Roman" w:hAnsi="Times New Roman"/>
            <w:sz w:val="24"/>
            <w:szCs w:val="24"/>
          </w:rPr>
          <w:t xml:space="preserve"> minutes, </w:t>
        </w:r>
      </w:ins>
      <w:ins w:id="2035" w:author="Britt Collins" w:date="2021-10-02T13:17:00Z">
        <w:r w:rsidR="00CE57AF">
          <w:rPr>
            <w:rFonts w:ascii="Times New Roman" w:hAnsi="Times New Roman"/>
            <w:sz w:val="24"/>
            <w:szCs w:val="24"/>
          </w:rPr>
          <w:t>while</w:t>
        </w:r>
      </w:ins>
      <w:ins w:id="2036" w:author="Britt Collins" w:date="2021-09-30T14:58:00Z">
        <w:r w:rsidRPr="000B0CC8">
          <w:rPr>
            <w:rFonts w:ascii="Times New Roman" w:hAnsi="Times New Roman"/>
            <w:sz w:val="24"/>
            <w:szCs w:val="24"/>
          </w:rPr>
          <w:t xml:space="preserve"> nurs</w:t>
        </w:r>
      </w:ins>
      <w:ins w:id="2037" w:author="Britt Collins" w:date="2021-10-02T13:17:00Z">
        <w:r w:rsidR="00CE57AF">
          <w:rPr>
            <w:rFonts w:ascii="Times New Roman" w:hAnsi="Times New Roman"/>
            <w:sz w:val="24"/>
            <w:szCs w:val="24"/>
          </w:rPr>
          <w:t>ing</w:t>
        </w:r>
      </w:ins>
      <w:ins w:id="2038" w:author="Britt Collins" w:date="2021-09-30T14:58:00Z">
        <w:r w:rsidRPr="000B0CC8">
          <w:rPr>
            <w:rFonts w:ascii="Times New Roman" w:hAnsi="Times New Roman"/>
            <w:sz w:val="24"/>
            <w:szCs w:val="24"/>
          </w:rPr>
          <w:t xml:space="preserve"> a bottle of beer </w:t>
        </w:r>
      </w:ins>
      <w:ins w:id="2039" w:author="Britt Collins" w:date="2021-10-02T13:17:00Z">
        <w:r w:rsidR="00CE57AF">
          <w:rPr>
            <w:rFonts w:ascii="Times New Roman" w:hAnsi="Times New Roman"/>
            <w:sz w:val="24"/>
            <w:szCs w:val="24"/>
          </w:rPr>
          <w:t xml:space="preserve">and </w:t>
        </w:r>
      </w:ins>
      <w:ins w:id="2040" w:author="Britt Collins" w:date="2021-09-30T14:58:00Z">
        <w:r w:rsidRPr="000B0CC8">
          <w:rPr>
            <w:rFonts w:ascii="Times New Roman" w:hAnsi="Times New Roman"/>
            <w:sz w:val="24"/>
            <w:szCs w:val="24"/>
          </w:rPr>
          <w:t xml:space="preserve">sporadically looking down at my phone. After </w:t>
        </w:r>
      </w:ins>
      <w:ins w:id="2041" w:author="Britt Collins" w:date="2021-10-02T13:18:00Z">
        <w:r w:rsidR="00CE57AF">
          <w:rPr>
            <w:rFonts w:ascii="Times New Roman" w:hAnsi="Times New Roman"/>
            <w:sz w:val="24"/>
            <w:szCs w:val="24"/>
          </w:rPr>
          <w:t>five</w:t>
        </w:r>
      </w:ins>
      <w:ins w:id="2042" w:author="Britt Collins" w:date="2021-09-30T14:58:00Z">
        <w:r w:rsidRPr="000B0CC8">
          <w:rPr>
            <w:rFonts w:ascii="Times New Roman" w:hAnsi="Times New Roman"/>
            <w:sz w:val="24"/>
            <w:szCs w:val="24"/>
          </w:rPr>
          <w:t xml:space="preserve"> minutes I received a text. Elle had arrived and wondered where I was. We must have been in a similar state when we first met in the nightclub. We both had no clue what each other looked like. I again glanced </w:t>
        </w:r>
      </w:ins>
      <w:ins w:id="2043" w:author="Britt Collins" w:date="2021-10-02T13:18:00Z">
        <w:r w:rsidR="00CE57AF">
          <w:rPr>
            <w:rFonts w:ascii="Times New Roman" w:hAnsi="Times New Roman"/>
            <w:sz w:val="24"/>
            <w:szCs w:val="24"/>
          </w:rPr>
          <w:t>around</w:t>
        </w:r>
      </w:ins>
      <w:ins w:id="2044" w:author="Britt Collins" w:date="2021-09-30T14:58:00Z">
        <w:r w:rsidRPr="000B0CC8">
          <w:rPr>
            <w:rFonts w:ascii="Times New Roman" w:hAnsi="Times New Roman"/>
            <w:sz w:val="24"/>
            <w:szCs w:val="24"/>
          </w:rPr>
          <w:t xml:space="preserve"> the restaurant to see which person could be Elle. My eyes locked onto one girl sitting by herself, wearing glasses and reading a book. Could this be her? I stared</w:t>
        </w:r>
      </w:ins>
      <w:ins w:id="2045" w:author="Britt Collins" w:date="2021-10-02T13:18:00Z">
        <w:r w:rsidR="00CE57AF">
          <w:rPr>
            <w:rFonts w:ascii="Times New Roman" w:hAnsi="Times New Roman"/>
            <w:sz w:val="24"/>
            <w:szCs w:val="24"/>
          </w:rPr>
          <w:t xml:space="preserve"> but didn’t</w:t>
        </w:r>
      </w:ins>
      <w:ins w:id="2046" w:author="Britt Collins" w:date="2021-09-30T14:58:00Z">
        <w:r w:rsidRPr="000B0CC8">
          <w:rPr>
            <w:rFonts w:ascii="Times New Roman" w:hAnsi="Times New Roman"/>
            <w:sz w:val="24"/>
            <w:szCs w:val="24"/>
          </w:rPr>
          <w:t xml:space="preserve"> recognise her.</w:t>
        </w:r>
      </w:ins>
      <w:ins w:id="2047" w:author="Britt Collins" w:date="2021-10-02T13:19:00Z">
        <w:r w:rsidR="00CE57AF">
          <w:rPr>
            <w:rFonts w:ascii="Times New Roman" w:hAnsi="Times New Roman"/>
            <w:sz w:val="24"/>
            <w:szCs w:val="24"/>
          </w:rPr>
          <w:t xml:space="preserve"> </w:t>
        </w:r>
      </w:ins>
      <w:ins w:id="2048" w:author="Britt Collins" w:date="2021-09-30T14:58:00Z">
        <w:r w:rsidRPr="000B0CC8">
          <w:rPr>
            <w:rFonts w:ascii="Times New Roman" w:hAnsi="Times New Roman"/>
            <w:sz w:val="24"/>
            <w:szCs w:val="24"/>
          </w:rPr>
          <w:t xml:space="preserve">Yep, she was the only woman on her own. It had to be her. I finished my beer and walked slowly towards </w:t>
        </w:r>
      </w:ins>
      <w:ins w:id="2049" w:author="Britt Collins" w:date="2021-10-02T13:19:00Z">
        <w:r w:rsidR="00CE57AF">
          <w:rPr>
            <w:rFonts w:ascii="Times New Roman" w:hAnsi="Times New Roman"/>
            <w:sz w:val="24"/>
            <w:szCs w:val="24"/>
          </w:rPr>
          <w:t>my</w:t>
        </w:r>
      </w:ins>
      <w:ins w:id="2050" w:author="Britt Collins" w:date="2021-09-30T14:58:00Z">
        <w:r w:rsidRPr="000B0CC8">
          <w:rPr>
            <w:rFonts w:ascii="Times New Roman" w:hAnsi="Times New Roman"/>
            <w:sz w:val="24"/>
            <w:szCs w:val="24"/>
          </w:rPr>
          <w:t xml:space="preserve"> prospective dinner date.</w:t>
        </w:r>
      </w:ins>
      <w:ins w:id="2051" w:author="Britt Collins" w:date="2021-10-02T13:19:00Z">
        <w:r w:rsidR="00CE57AF">
          <w:rPr>
            <w:rFonts w:ascii="Times New Roman" w:hAnsi="Times New Roman"/>
            <w:sz w:val="24"/>
            <w:szCs w:val="24"/>
          </w:rPr>
          <w:t xml:space="preserve"> </w:t>
        </w:r>
      </w:ins>
      <w:ins w:id="2052" w:author="Britt Collins" w:date="2021-10-02T13:20:00Z">
        <w:r w:rsidR="00CE57AF">
          <w:rPr>
            <w:rFonts w:ascii="Times New Roman" w:hAnsi="Times New Roman"/>
            <w:sz w:val="24"/>
            <w:szCs w:val="24"/>
          </w:rPr>
          <w:t>S</w:t>
        </w:r>
      </w:ins>
      <w:ins w:id="2053" w:author="Britt Collins" w:date="2021-09-30T14:58:00Z">
        <w:r w:rsidRPr="000B0CC8">
          <w:rPr>
            <w:rFonts w:ascii="Times New Roman" w:hAnsi="Times New Roman"/>
            <w:sz w:val="24"/>
            <w:szCs w:val="24"/>
          </w:rPr>
          <w:t>he looked up from her book.</w:t>
        </w:r>
      </w:ins>
      <w:ins w:id="2054" w:author="Britt Collins" w:date="2021-10-02T13:20:00Z">
        <w:r w:rsidR="00CE57AF">
          <w:rPr>
            <w:rFonts w:ascii="Times New Roman" w:hAnsi="Times New Roman"/>
            <w:sz w:val="24"/>
            <w:szCs w:val="24"/>
          </w:rPr>
          <w:t xml:space="preserve"> “</w:t>
        </w:r>
      </w:ins>
      <w:ins w:id="2055" w:author="Britt Collins" w:date="2021-09-30T14:58:00Z">
        <w:r w:rsidRPr="000B0CC8">
          <w:rPr>
            <w:rFonts w:ascii="Times New Roman" w:hAnsi="Times New Roman"/>
            <w:sz w:val="24"/>
            <w:szCs w:val="24"/>
          </w:rPr>
          <w:t>Elle?</w:t>
        </w:r>
      </w:ins>
      <w:ins w:id="2056" w:author="Britt Collins" w:date="2021-10-02T13:20:00Z">
        <w:r w:rsidR="00CE57AF">
          <w:rPr>
            <w:rFonts w:ascii="Times New Roman" w:hAnsi="Times New Roman"/>
            <w:sz w:val="24"/>
            <w:szCs w:val="24"/>
          </w:rPr>
          <w:t>”</w:t>
        </w:r>
      </w:ins>
      <w:ins w:id="2057" w:author="Britt Collins" w:date="2021-09-30T14:58:00Z">
        <w:r w:rsidRPr="000B0CC8">
          <w:rPr>
            <w:rFonts w:ascii="Times New Roman" w:hAnsi="Times New Roman"/>
            <w:sz w:val="24"/>
            <w:szCs w:val="24"/>
          </w:rPr>
          <w:t xml:space="preserve"> I said. </w:t>
        </w:r>
      </w:ins>
    </w:p>
    <w:p w14:paraId="2DE8525D" w14:textId="7E036F48" w:rsidR="00CE57AF" w:rsidRDefault="006F31F6" w:rsidP="00CE57AF">
      <w:pPr>
        <w:spacing w:line="480" w:lineRule="auto"/>
        <w:ind w:left="-5" w:right="15" w:firstLine="725"/>
        <w:rPr>
          <w:ins w:id="2058" w:author="Britt Collins" w:date="2021-10-02T13:20:00Z"/>
          <w:rFonts w:ascii="Times New Roman" w:hAnsi="Times New Roman"/>
          <w:sz w:val="24"/>
          <w:szCs w:val="24"/>
        </w:rPr>
      </w:pPr>
      <w:ins w:id="2059" w:author="Britt Collins" w:date="2021-09-30T14:58:00Z">
        <w:r w:rsidRPr="000B0CC8">
          <w:rPr>
            <w:rFonts w:ascii="Times New Roman" w:hAnsi="Times New Roman"/>
            <w:sz w:val="24"/>
            <w:szCs w:val="24"/>
          </w:rPr>
          <w:t>She smiled</w:t>
        </w:r>
      </w:ins>
      <w:ins w:id="2060" w:author="Britt Collins" w:date="2021-10-02T13:20:00Z">
        <w:r w:rsidR="00CE57AF">
          <w:rPr>
            <w:rFonts w:ascii="Times New Roman" w:hAnsi="Times New Roman"/>
            <w:sz w:val="24"/>
            <w:szCs w:val="24"/>
          </w:rPr>
          <w:t xml:space="preserve"> and</w:t>
        </w:r>
      </w:ins>
      <w:ins w:id="2061" w:author="Britt Collins" w:date="2021-09-30T14:58:00Z">
        <w:r w:rsidRPr="000B0CC8">
          <w:rPr>
            <w:rFonts w:ascii="Times New Roman" w:hAnsi="Times New Roman"/>
            <w:sz w:val="24"/>
            <w:szCs w:val="24"/>
          </w:rPr>
          <w:t xml:space="preserve"> stood up </w:t>
        </w:r>
      </w:ins>
      <w:ins w:id="2062" w:author="Britt Collins" w:date="2021-10-02T13:20:00Z">
        <w:r w:rsidR="00CE57AF">
          <w:rPr>
            <w:rFonts w:ascii="Times New Roman" w:hAnsi="Times New Roman"/>
            <w:sz w:val="24"/>
            <w:szCs w:val="24"/>
          </w:rPr>
          <w:t>“</w:t>
        </w:r>
      </w:ins>
      <w:ins w:id="2063" w:author="Britt Collins" w:date="2021-09-30T14:58:00Z">
        <w:r w:rsidRPr="000B0CC8">
          <w:rPr>
            <w:rFonts w:ascii="Times New Roman" w:hAnsi="Times New Roman"/>
            <w:sz w:val="24"/>
            <w:szCs w:val="24"/>
          </w:rPr>
          <w:t>Dave, right?</w:t>
        </w:r>
      </w:ins>
      <w:ins w:id="2064" w:author="Britt Collins" w:date="2021-10-02T13:20:00Z">
        <w:r w:rsidR="00CE57AF">
          <w:rPr>
            <w:rFonts w:ascii="Times New Roman" w:hAnsi="Times New Roman"/>
            <w:sz w:val="24"/>
            <w:szCs w:val="24"/>
          </w:rPr>
          <w:t>”</w:t>
        </w:r>
      </w:ins>
      <w:ins w:id="2065" w:author="Britt Collins" w:date="2021-09-30T14:58:00Z">
        <w:r w:rsidRPr="000B0CC8">
          <w:rPr>
            <w:rFonts w:ascii="Times New Roman" w:hAnsi="Times New Roman"/>
            <w:sz w:val="24"/>
            <w:szCs w:val="24"/>
          </w:rPr>
          <w:t xml:space="preserve"> </w:t>
        </w:r>
      </w:ins>
    </w:p>
    <w:p w14:paraId="0343B3AE" w14:textId="67788513" w:rsidR="006F31F6" w:rsidRPr="000B0CC8" w:rsidRDefault="006F31F6">
      <w:pPr>
        <w:spacing w:line="480" w:lineRule="auto"/>
        <w:ind w:left="-5" w:right="15" w:firstLine="725"/>
        <w:rPr>
          <w:ins w:id="2066" w:author="Britt Collins" w:date="2021-09-30T14:58:00Z"/>
          <w:rFonts w:ascii="Times New Roman" w:hAnsi="Times New Roman"/>
          <w:sz w:val="24"/>
          <w:szCs w:val="24"/>
        </w:rPr>
        <w:pPrChange w:id="2067" w:author="Britt Collins" w:date="2021-10-02T13:19:00Z">
          <w:pPr>
            <w:ind w:left="-5" w:right="15"/>
          </w:pPr>
        </w:pPrChange>
      </w:pPr>
      <w:ins w:id="2068" w:author="Britt Collins" w:date="2021-09-30T14:58:00Z">
        <w:r w:rsidRPr="000B0CC8">
          <w:rPr>
            <w:rFonts w:ascii="Times New Roman" w:hAnsi="Times New Roman"/>
            <w:sz w:val="24"/>
            <w:szCs w:val="24"/>
          </w:rPr>
          <w:t xml:space="preserve">I </w:t>
        </w:r>
      </w:ins>
      <w:ins w:id="2069" w:author="Britt Collins" w:date="2021-10-02T13:20:00Z">
        <w:r w:rsidR="00CE57AF">
          <w:rPr>
            <w:rFonts w:ascii="Times New Roman" w:hAnsi="Times New Roman"/>
            <w:sz w:val="24"/>
            <w:szCs w:val="24"/>
          </w:rPr>
          <w:t>nodd</w:t>
        </w:r>
      </w:ins>
      <w:ins w:id="2070" w:author="Britt Collins" w:date="2021-09-30T14:58:00Z">
        <w:r w:rsidRPr="000B0CC8">
          <w:rPr>
            <w:rFonts w:ascii="Times New Roman" w:hAnsi="Times New Roman"/>
            <w:sz w:val="24"/>
            <w:szCs w:val="24"/>
          </w:rPr>
          <w:t xml:space="preserve">ed and gave her a cursory kiss on the cheek. We both sat down and began chatting about </w:t>
        </w:r>
        <w:r w:rsidRPr="00CE57AF">
          <w:rPr>
            <w:rFonts w:ascii="Times New Roman" w:hAnsi="Times New Roman"/>
            <w:i/>
            <w:sz w:val="24"/>
            <w:szCs w:val="24"/>
            <w:rPrChange w:id="2071" w:author="Britt Collins" w:date="2021-10-02T13:20:00Z">
              <w:rPr>
                <w:rFonts w:ascii="Times New Roman" w:hAnsi="Times New Roman"/>
                <w:sz w:val="24"/>
                <w:szCs w:val="24"/>
              </w:rPr>
            </w:rPrChange>
          </w:rPr>
          <w:t xml:space="preserve">that </w:t>
        </w:r>
        <w:r w:rsidRPr="000B0CC8">
          <w:rPr>
            <w:rFonts w:ascii="Times New Roman" w:hAnsi="Times New Roman"/>
            <w:sz w:val="24"/>
            <w:szCs w:val="24"/>
          </w:rPr>
          <w:t>night. Elle was much younger than I expected. I was 30 years old</w:t>
        </w:r>
      </w:ins>
      <w:ins w:id="2072" w:author="Britt Collins" w:date="2021-10-02T13:21:00Z">
        <w:r w:rsidR="00CE57AF">
          <w:rPr>
            <w:rFonts w:ascii="Times New Roman" w:hAnsi="Times New Roman"/>
            <w:sz w:val="24"/>
            <w:szCs w:val="24"/>
          </w:rPr>
          <w:t xml:space="preserve"> and s</w:t>
        </w:r>
      </w:ins>
      <w:ins w:id="2073" w:author="Britt Collins" w:date="2021-09-30T14:58:00Z">
        <w:r w:rsidRPr="000B0CC8">
          <w:rPr>
            <w:rFonts w:ascii="Times New Roman" w:hAnsi="Times New Roman"/>
            <w:sz w:val="24"/>
            <w:szCs w:val="24"/>
          </w:rPr>
          <w:t xml:space="preserve">he, as I was to find out, was 21. She became the youngest person I had ever dated by a full year. Her skin was immaculate, even by UK standards. Elle was a </w:t>
        </w:r>
      </w:ins>
      <w:ins w:id="2074" w:author="Britt Collins" w:date="2021-10-02T13:21:00Z">
        <w:r w:rsidR="00CE57AF">
          <w:rPr>
            <w:rFonts w:ascii="Times New Roman" w:hAnsi="Times New Roman"/>
            <w:sz w:val="24"/>
            <w:szCs w:val="24"/>
          </w:rPr>
          <w:t>thi</w:t>
        </w:r>
      </w:ins>
      <w:ins w:id="2075" w:author="Britt Collins" w:date="2021-09-30T14:58:00Z">
        <w:r w:rsidRPr="000B0CC8">
          <w:rPr>
            <w:rFonts w:ascii="Times New Roman" w:hAnsi="Times New Roman"/>
            <w:sz w:val="24"/>
            <w:szCs w:val="24"/>
          </w:rPr>
          <w:t xml:space="preserve">rd generation Welsh Australian, voluptuous, a good </w:t>
        </w:r>
      </w:ins>
      <w:ins w:id="2076" w:author="Britt Collins" w:date="2021-10-02T13:21:00Z">
        <w:r w:rsidR="00CE57AF">
          <w:rPr>
            <w:rFonts w:ascii="Times New Roman" w:hAnsi="Times New Roman"/>
            <w:sz w:val="24"/>
            <w:szCs w:val="24"/>
          </w:rPr>
          <w:t>five-foot-seven</w:t>
        </w:r>
      </w:ins>
      <w:ins w:id="2077" w:author="Britt Collins" w:date="2021-09-30T14:58:00Z">
        <w:r w:rsidRPr="000B0CC8">
          <w:rPr>
            <w:rFonts w:ascii="Times New Roman" w:hAnsi="Times New Roman"/>
            <w:sz w:val="24"/>
            <w:szCs w:val="24"/>
          </w:rPr>
          <w:t xml:space="preserve">. She spoke confidently and quickly, indicating her high intellect. We ordered food and chatted. </w:t>
        </w:r>
      </w:ins>
      <w:ins w:id="2078" w:author="Britt Collins" w:date="2021-10-02T13:22:00Z">
        <w:r w:rsidR="00CE57AF">
          <w:rPr>
            <w:rFonts w:ascii="Times New Roman" w:hAnsi="Times New Roman"/>
            <w:sz w:val="24"/>
            <w:szCs w:val="24"/>
          </w:rPr>
          <w:t>T</w:t>
        </w:r>
      </w:ins>
      <w:ins w:id="2079" w:author="Britt Collins" w:date="2021-09-30T14:58:00Z">
        <w:r w:rsidRPr="000B0CC8">
          <w:rPr>
            <w:rFonts w:ascii="Times New Roman" w:hAnsi="Times New Roman"/>
            <w:sz w:val="24"/>
            <w:szCs w:val="24"/>
          </w:rPr>
          <w:t>he conversation flowed somewhat, but the connection wasn</w:t>
        </w:r>
      </w:ins>
      <w:ins w:id="2080" w:author="Britt Collins" w:date="2021-10-02T13:22:00Z">
        <w:r w:rsidR="00CE57AF">
          <w:rPr>
            <w:rFonts w:ascii="Times New Roman" w:hAnsi="Times New Roman"/>
            <w:sz w:val="24"/>
            <w:szCs w:val="24"/>
          </w:rPr>
          <w:t>’</w:t>
        </w:r>
      </w:ins>
      <w:ins w:id="2081" w:author="Britt Collins" w:date="2021-09-30T14:58:00Z">
        <w:r w:rsidRPr="000B0CC8">
          <w:rPr>
            <w:rFonts w:ascii="Times New Roman" w:hAnsi="Times New Roman"/>
            <w:sz w:val="24"/>
            <w:szCs w:val="24"/>
          </w:rPr>
          <w:t>t there. We kissed and left our fleeting relationship at goodbye. I couldn't help but feel disappointed nothing more came of the date.</w:t>
        </w:r>
      </w:ins>
    </w:p>
    <w:p w14:paraId="5750BD20" w14:textId="1971DAB6" w:rsidR="006F31F6" w:rsidRPr="000B0CC8" w:rsidRDefault="006F31F6">
      <w:pPr>
        <w:spacing w:line="480" w:lineRule="auto"/>
        <w:ind w:left="-5" w:right="15" w:firstLine="725"/>
        <w:rPr>
          <w:ins w:id="2082" w:author="Britt Collins" w:date="2021-09-30T14:58:00Z"/>
          <w:rFonts w:ascii="Times New Roman" w:hAnsi="Times New Roman"/>
          <w:sz w:val="24"/>
          <w:szCs w:val="24"/>
        </w:rPr>
        <w:pPrChange w:id="2083" w:author="Britt Collins" w:date="2021-10-02T13:22:00Z">
          <w:pPr>
            <w:ind w:left="-5" w:right="15"/>
          </w:pPr>
        </w:pPrChange>
      </w:pPr>
      <w:ins w:id="2084" w:author="Britt Collins" w:date="2021-09-30T14:58:00Z">
        <w:r w:rsidRPr="000B0CC8">
          <w:rPr>
            <w:rFonts w:ascii="Times New Roman" w:hAnsi="Times New Roman"/>
            <w:sz w:val="24"/>
            <w:szCs w:val="24"/>
          </w:rPr>
          <w:t xml:space="preserve">As Christmas drew closer, I forgot about the date with Elle. I had my sights set on the summer break. As was the case across Australia, every employee was forced to use their holiday allowance over the </w:t>
        </w:r>
      </w:ins>
      <w:ins w:id="2085" w:author="Britt Collins" w:date="2021-10-02T13:22:00Z">
        <w:r w:rsidR="00CE57AF">
          <w:rPr>
            <w:rFonts w:ascii="Times New Roman" w:hAnsi="Times New Roman"/>
            <w:sz w:val="24"/>
            <w:szCs w:val="24"/>
          </w:rPr>
          <w:t>hol</w:t>
        </w:r>
      </w:ins>
      <w:ins w:id="2086" w:author="Britt Collins" w:date="2021-10-02T13:23:00Z">
        <w:r w:rsidR="00CE57AF">
          <w:rPr>
            <w:rFonts w:ascii="Times New Roman" w:hAnsi="Times New Roman"/>
            <w:sz w:val="24"/>
            <w:szCs w:val="24"/>
          </w:rPr>
          <w:t>iday</w:t>
        </w:r>
      </w:ins>
      <w:ins w:id="2087" w:author="Britt Collins" w:date="2021-09-30T14:58:00Z">
        <w:r w:rsidRPr="000B0CC8">
          <w:rPr>
            <w:rFonts w:ascii="Times New Roman" w:hAnsi="Times New Roman"/>
            <w:sz w:val="24"/>
            <w:szCs w:val="24"/>
          </w:rPr>
          <w:t xml:space="preserve"> period. It was a total of </w:t>
        </w:r>
      </w:ins>
      <w:ins w:id="2088" w:author="Britt Collins" w:date="2021-10-02T13:23:00Z">
        <w:r w:rsidR="00CE57AF">
          <w:rPr>
            <w:rFonts w:ascii="Times New Roman" w:hAnsi="Times New Roman"/>
            <w:sz w:val="24"/>
            <w:szCs w:val="24"/>
          </w:rPr>
          <w:t>two</w:t>
        </w:r>
      </w:ins>
      <w:ins w:id="2089" w:author="Britt Collins" w:date="2021-09-30T14:58:00Z">
        <w:r w:rsidRPr="000B0CC8">
          <w:rPr>
            <w:rFonts w:ascii="Times New Roman" w:hAnsi="Times New Roman"/>
            <w:sz w:val="24"/>
            <w:szCs w:val="24"/>
          </w:rPr>
          <w:t xml:space="preserve"> weeks. In most cases people extended it. I had no appetite to extend mine. Every day at work in the office felt like a holiday.</w:t>
        </w:r>
      </w:ins>
    </w:p>
    <w:p w14:paraId="4F746731" w14:textId="0192A93B" w:rsidR="006F31F6" w:rsidRPr="000B0CC8" w:rsidRDefault="006F31F6">
      <w:pPr>
        <w:spacing w:line="480" w:lineRule="auto"/>
        <w:ind w:left="-5" w:right="15" w:firstLine="350"/>
        <w:rPr>
          <w:ins w:id="2090" w:author="Britt Collins" w:date="2021-09-30T14:58:00Z"/>
          <w:rFonts w:ascii="Times New Roman" w:hAnsi="Times New Roman"/>
          <w:sz w:val="24"/>
          <w:szCs w:val="24"/>
        </w:rPr>
        <w:pPrChange w:id="2091" w:author="Britt Collins" w:date="2021-10-02T13:23:00Z">
          <w:pPr>
            <w:ind w:left="-5" w:right="15"/>
          </w:pPr>
        </w:pPrChange>
      </w:pPr>
      <w:ins w:id="2092" w:author="Britt Collins" w:date="2021-09-30T14:58:00Z">
        <w:r w:rsidRPr="000B0CC8">
          <w:rPr>
            <w:rFonts w:ascii="Times New Roman" w:hAnsi="Times New Roman"/>
            <w:sz w:val="24"/>
            <w:szCs w:val="24"/>
          </w:rPr>
          <w:t>I had no idea what my plan was. In the UK I would have been happy staying indoors and away from the wintery weather. I briefly looked into flights out of Sydney</w:t>
        </w:r>
      </w:ins>
      <w:ins w:id="2093" w:author="Britt Collins" w:date="2021-10-02T13:23:00Z">
        <w:r w:rsidR="00CE57AF">
          <w:rPr>
            <w:rFonts w:ascii="Times New Roman" w:hAnsi="Times New Roman"/>
            <w:sz w:val="24"/>
            <w:szCs w:val="24"/>
          </w:rPr>
          <w:t>,</w:t>
        </w:r>
      </w:ins>
      <w:ins w:id="2094" w:author="Britt Collins" w:date="2021-09-30T14:58:00Z">
        <w:r w:rsidRPr="000B0CC8">
          <w:rPr>
            <w:rFonts w:ascii="Times New Roman" w:hAnsi="Times New Roman"/>
            <w:sz w:val="24"/>
            <w:szCs w:val="24"/>
          </w:rPr>
          <w:t xml:space="preserve"> including</w:t>
        </w:r>
      </w:ins>
      <w:ins w:id="2095" w:author="Britt Collins" w:date="2021-10-02T13:24:00Z">
        <w:r w:rsidR="00CE57AF">
          <w:rPr>
            <w:rFonts w:ascii="Times New Roman" w:hAnsi="Times New Roman"/>
            <w:sz w:val="24"/>
            <w:szCs w:val="24"/>
          </w:rPr>
          <w:t xml:space="preserve"> a three-hour flight to New Zealand and a four-plus to Fiji and Asia.</w:t>
        </w:r>
      </w:ins>
    </w:p>
    <w:p w14:paraId="7C140CDD" w14:textId="054EFD4C" w:rsidR="006F31F6" w:rsidRPr="000B0CC8" w:rsidRDefault="006F31F6">
      <w:pPr>
        <w:spacing w:line="480" w:lineRule="auto"/>
        <w:ind w:left="-5" w:right="15" w:firstLine="350"/>
        <w:rPr>
          <w:ins w:id="2096" w:author="Britt Collins" w:date="2021-09-30T14:58:00Z"/>
          <w:rFonts w:ascii="Times New Roman" w:hAnsi="Times New Roman"/>
          <w:sz w:val="24"/>
          <w:szCs w:val="24"/>
        </w:rPr>
        <w:pPrChange w:id="2097" w:author="Britt Collins" w:date="2021-10-02T13:24:00Z">
          <w:pPr>
            <w:ind w:left="-5" w:right="15"/>
          </w:pPr>
        </w:pPrChange>
      </w:pPr>
      <w:ins w:id="2098" w:author="Britt Collins" w:date="2021-09-30T14:58:00Z">
        <w:r w:rsidRPr="000B0CC8">
          <w:rPr>
            <w:rFonts w:ascii="Times New Roman" w:hAnsi="Times New Roman"/>
            <w:sz w:val="24"/>
            <w:szCs w:val="24"/>
          </w:rPr>
          <w:lastRenderedPageBreak/>
          <w:t>Down under it was the start of summer</w:t>
        </w:r>
      </w:ins>
      <w:ins w:id="2099" w:author="Britt Collins" w:date="2021-10-02T13:24:00Z">
        <w:r w:rsidR="00CE57AF">
          <w:rPr>
            <w:rFonts w:ascii="Times New Roman" w:hAnsi="Times New Roman"/>
            <w:sz w:val="24"/>
            <w:szCs w:val="24"/>
          </w:rPr>
          <w:t xml:space="preserve"> and</w:t>
        </w:r>
      </w:ins>
      <w:ins w:id="2100" w:author="Britt Collins" w:date="2021-09-30T14:58:00Z">
        <w:r w:rsidRPr="000B0CC8">
          <w:rPr>
            <w:rFonts w:ascii="Times New Roman" w:hAnsi="Times New Roman"/>
            <w:sz w:val="24"/>
            <w:szCs w:val="24"/>
          </w:rPr>
          <w:t xml:space="preserve"> was </w:t>
        </w:r>
      </w:ins>
      <w:ins w:id="2101" w:author="Britt Collins" w:date="2021-10-02T13:24:00Z">
        <w:r w:rsidR="00CE57AF">
          <w:rPr>
            <w:rFonts w:ascii="Times New Roman" w:hAnsi="Times New Roman"/>
            <w:sz w:val="24"/>
            <w:szCs w:val="24"/>
          </w:rPr>
          <w:t>sizzling</w:t>
        </w:r>
      </w:ins>
      <w:ins w:id="2102" w:author="Britt Collins" w:date="2021-09-30T14:58:00Z">
        <w:r w:rsidRPr="000B0CC8">
          <w:rPr>
            <w:rFonts w:ascii="Times New Roman" w:hAnsi="Times New Roman"/>
            <w:sz w:val="24"/>
            <w:szCs w:val="24"/>
          </w:rPr>
          <w:t xml:space="preserve"> hot most days. I wouldn't be British if I didn't get my top off and make the most of these conditions. Why go to the effort of flying here and not making the most of it? My line of thinking switched. What about a road trip in Australia? I pictured visiting the Great Barrier Reef with nothing but my snorkelling gear. If you had given me a map at the time I wouldn’t have a clue where the Barrier Reef was located. All I knew, from the conversations I had, it was somewhere north of Sydney.</w:t>
        </w:r>
      </w:ins>
    </w:p>
    <w:p w14:paraId="694B8E14" w14:textId="57AAA182" w:rsidR="006F31F6" w:rsidRPr="000B0CC8" w:rsidRDefault="006F31F6">
      <w:pPr>
        <w:spacing w:after="17" w:line="480" w:lineRule="auto"/>
        <w:ind w:left="-5" w:right="15" w:firstLine="350"/>
        <w:rPr>
          <w:ins w:id="2103" w:author="Britt Collins" w:date="2021-09-30T14:58:00Z"/>
          <w:rFonts w:ascii="Times New Roman" w:hAnsi="Times New Roman"/>
          <w:sz w:val="24"/>
          <w:szCs w:val="24"/>
        </w:rPr>
        <w:pPrChange w:id="2104" w:author="Britt Collins" w:date="2021-10-02T13:36:00Z">
          <w:pPr>
            <w:spacing w:after="17"/>
            <w:ind w:left="-5" w:right="15"/>
          </w:pPr>
        </w:pPrChange>
      </w:pPr>
      <w:ins w:id="2105" w:author="Britt Collins" w:date="2021-09-30T14:58:00Z">
        <w:r w:rsidRPr="000B0CC8">
          <w:rPr>
            <w:rFonts w:ascii="Times New Roman" w:hAnsi="Times New Roman"/>
            <w:sz w:val="24"/>
            <w:szCs w:val="24"/>
          </w:rPr>
          <w:t xml:space="preserve">Given my slap-dash holiday plans, I headed to Sydney’s bustling </w:t>
        </w:r>
      </w:ins>
      <w:ins w:id="2106" w:author="Britt Collins" w:date="2021-10-02T13:35:00Z">
        <w:r w:rsidR="00E80509">
          <w:rPr>
            <w:rFonts w:ascii="Times New Roman" w:hAnsi="Times New Roman"/>
            <w:sz w:val="24"/>
            <w:szCs w:val="24"/>
          </w:rPr>
          <w:t>shopping centre</w:t>
        </w:r>
      </w:ins>
      <w:ins w:id="2107" w:author="Britt Collins" w:date="2021-09-30T14:58:00Z">
        <w:r w:rsidRPr="000B0CC8">
          <w:rPr>
            <w:rFonts w:ascii="Times New Roman" w:hAnsi="Times New Roman"/>
            <w:sz w:val="24"/>
            <w:szCs w:val="24"/>
          </w:rPr>
          <w:t xml:space="preserve"> for talks with a travel agent.</w:t>
        </w:r>
      </w:ins>
      <w:ins w:id="2108" w:author="Britt Collins" w:date="2021-10-02T13:36:00Z">
        <w:r w:rsidR="00416F9A">
          <w:rPr>
            <w:rFonts w:ascii="Times New Roman" w:hAnsi="Times New Roman"/>
            <w:sz w:val="24"/>
            <w:szCs w:val="24"/>
          </w:rPr>
          <w:t xml:space="preserve"> </w:t>
        </w:r>
      </w:ins>
      <w:ins w:id="2109" w:author="Britt Collins" w:date="2021-09-30T14:58:00Z">
        <w:r w:rsidRPr="000B0CC8">
          <w:rPr>
            <w:rFonts w:ascii="Times New Roman" w:hAnsi="Times New Roman"/>
            <w:sz w:val="24"/>
            <w:szCs w:val="24"/>
          </w:rPr>
          <w:t>I walked through an arcade near the large department store</w:t>
        </w:r>
      </w:ins>
      <w:ins w:id="2110" w:author="Britt Collins" w:date="2021-10-02T13:36:00Z">
        <w:r w:rsidR="00416F9A">
          <w:rPr>
            <w:rFonts w:ascii="Times New Roman" w:hAnsi="Times New Roman"/>
            <w:sz w:val="24"/>
            <w:szCs w:val="24"/>
          </w:rPr>
          <w:t xml:space="preserve"> towards </w:t>
        </w:r>
      </w:ins>
      <w:ins w:id="2111" w:author="Britt Collins" w:date="2021-09-30T14:58:00Z">
        <w:r w:rsidRPr="000B0CC8">
          <w:rPr>
            <w:rFonts w:ascii="Times New Roman" w:hAnsi="Times New Roman"/>
            <w:sz w:val="24"/>
            <w:szCs w:val="24"/>
          </w:rPr>
          <w:t>STA Travel.</w:t>
        </w:r>
      </w:ins>
    </w:p>
    <w:p w14:paraId="129A0435" w14:textId="564B9C0B" w:rsidR="006F31F6" w:rsidRPr="000B0CC8" w:rsidRDefault="006F31F6">
      <w:pPr>
        <w:spacing w:after="17" w:line="480" w:lineRule="auto"/>
        <w:ind w:left="-5" w:right="15"/>
        <w:rPr>
          <w:ins w:id="2112" w:author="Britt Collins" w:date="2021-09-30T14:58:00Z"/>
          <w:rFonts w:ascii="Times New Roman" w:hAnsi="Times New Roman"/>
          <w:sz w:val="24"/>
          <w:szCs w:val="24"/>
        </w:rPr>
        <w:pPrChange w:id="2113" w:author="Britt Collins" w:date="2021-10-02T13:37:00Z">
          <w:pPr>
            <w:spacing w:after="17"/>
            <w:ind w:left="-5" w:right="15"/>
          </w:pPr>
        </w:pPrChange>
      </w:pPr>
      <w:ins w:id="2114" w:author="Britt Collins" w:date="2021-09-30T14:58:00Z">
        <w:r w:rsidRPr="000B0CC8">
          <w:rPr>
            <w:rFonts w:ascii="Times New Roman" w:hAnsi="Times New Roman"/>
            <w:sz w:val="24"/>
            <w:szCs w:val="24"/>
          </w:rPr>
          <w:t>STA Travel is</w:t>
        </w:r>
      </w:ins>
      <w:ins w:id="2115" w:author="Britt Collins" w:date="2021-10-02T13:37:00Z">
        <w:r w:rsidR="00416F9A" w:rsidRPr="000B0CC8">
          <w:rPr>
            <w:rFonts w:ascii="Times New Roman" w:hAnsi="Times New Roman"/>
            <w:sz w:val="24"/>
            <w:szCs w:val="24"/>
          </w:rPr>
          <w:t xml:space="preserve"> basic and budget friendly </w:t>
        </w:r>
        <w:r w:rsidR="00416F9A">
          <w:rPr>
            <w:rFonts w:ascii="Times New Roman" w:hAnsi="Times New Roman"/>
            <w:sz w:val="24"/>
            <w:szCs w:val="24"/>
          </w:rPr>
          <w:t xml:space="preserve">but </w:t>
        </w:r>
      </w:ins>
      <w:ins w:id="2116" w:author="Britt Collins" w:date="2021-09-30T14:58:00Z">
        <w:r w:rsidRPr="000B0CC8">
          <w:rPr>
            <w:rFonts w:ascii="Times New Roman" w:hAnsi="Times New Roman"/>
            <w:sz w:val="24"/>
            <w:szCs w:val="24"/>
          </w:rPr>
          <w:t>not shabby by any means.</w:t>
        </w:r>
      </w:ins>
      <w:ins w:id="2117" w:author="Britt Collins" w:date="2021-10-02T13:37:00Z">
        <w:r w:rsidR="00416F9A">
          <w:rPr>
            <w:rFonts w:ascii="Times New Roman" w:hAnsi="Times New Roman"/>
            <w:sz w:val="24"/>
            <w:szCs w:val="24"/>
          </w:rPr>
          <w:t xml:space="preserve"> </w:t>
        </w:r>
      </w:ins>
      <w:ins w:id="2118" w:author="Britt Collins" w:date="2021-09-30T14:58:00Z">
        <w:r w:rsidRPr="000B0CC8">
          <w:rPr>
            <w:rFonts w:ascii="Times New Roman" w:hAnsi="Times New Roman"/>
            <w:sz w:val="24"/>
            <w:szCs w:val="24"/>
          </w:rPr>
          <w:t>Perfect for thrifty me.</w:t>
        </w:r>
      </w:ins>
      <w:ins w:id="2119" w:author="Britt Collins" w:date="2021-10-02T13:37:00Z">
        <w:r w:rsidR="00416F9A">
          <w:rPr>
            <w:rFonts w:ascii="Times New Roman" w:hAnsi="Times New Roman"/>
            <w:sz w:val="24"/>
            <w:szCs w:val="24"/>
          </w:rPr>
          <w:t xml:space="preserve"> Stepping</w:t>
        </w:r>
      </w:ins>
      <w:ins w:id="2120" w:author="Britt Collins" w:date="2021-09-30T14:58:00Z">
        <w:r w:rsidRPr="000B0CC8">
          <w:rPr>
            <w:rFonts w:ascii="Times New Roman" w:hAnsi="Times New Roman"/>
            <w:sz w:val="24"/>
            <w:szCs w:val="24"/>
          </w:rPr>
          <w:t xml:space="preserve"> inside at its brightly lit, cosy interior</w:t>
        </w:r>
      </w:ins>
      <w:ins w:id="2121" w:author="Britt Collins" w:date="2021-10-02T13:38:00Z">
        <w:r w:rsidR="00416F9A">
          <w:rPr>
            <w:rFonts w:ascii="Times New Roman" w:hAnsi="Times New Roman"/>
            <w:sz w:val="24"/>
            <w:szCs w:val="24"/>
          </w:rPr>
          <w:t>,</w:t>
        </w:r>
      </w:ins>
      <w:ins w:id="2122" w:author="Britt Collins" w:date="2021-09-30T14:58:00Z">
        <w:r w:rsidRPr="000B0CC8">
          <w:rPr>
            <w:rFonts w:ascii="Times New Roman" w:hAnsi="Times New Roman"/>
            <w:sz w:val="24"/>
            <w:szCs w:val="24"/>
          </w:rPr>
          <w:t xml:space="preserve"> I was captivated by magazines featuring </w:t>
        </w:r>
      </w:ins>
      <w:ins w:id="2123" w:author="Britt Collins" w:date="2021-10-02T13:38:00Z">
        <w:r w:rsidR="00416F9A">
          <w:rPr>
            <w:rFonts w:ascii="Times New Roman" w:hAnsi="Times New Roman"/>
            <w:sz w:val="24"/>
            <w:szCs w:val="24"/>
          </w:rPr>
          <w:t>big, bold</w:t>
        </w:r>
      </w:ins>
      <w:ins w:id="2124" w:author="Britt Collins" w:date="2021-09-30T14:58:00Z">
        <w:r w:rsidRPr="000B0CC8">
          <w:rPr>
            <w:rFonts w:ascii="Times New Roman" w:hAnsi="Times New Roman"/>
            <w:sz w:val="24"/>
            <w:szCs w:val="24"/>
          </w:rPr>
          <w:t xml:space="preserve"> words:</w:t>
        </w:r>
      </w:ins>
    </w:p>
    <w:p w14:paraId="56FCBD59" w14:textId="77777777" w:rsidR="00416F9A" w:rsidRDefault="006F31F6" w:rsidP="00416F9A">
      <w:pPr>
        <w:spacing w:line="480" w:lineRule="auto"/>
        <w:ind w:right="15"/>
        <w:rPr>
          <w:ins w:id="2125" w:author="Britt Collins" w:date="2021-10-02T13:38:00Z"/>
          <w:rFonts w:ascii="Times New Roman" w:hAnsi="Times New Roman"/>
          <w:sz w:val="24"/>
          <w:szCs w:val="24"/>
        </w:rPr>
      </w:pPr>
      <w:ins w:id="2126" w:author="Britt Collins" w:date="2021-09-30T14:58:00Z">
        <w:r w:rsidRPr="000B0CC8">
          <w:rPr>
            <w:rFonts w:ascii="Times New Roman" w:hAnsi="Times New Roman"/>
            <w:sz w:val="24"/>
            <w:szCs w:val="24"/>
          </w:rPr>
          <w:t>EUROPE, ASIA</w:t>
        </w:r>
      </w:ins>
      <w:ins w:id="2127" w:author="Britt Collins" w:date="2021-10-02T13:38:00Z">
        <w:r w:rsidR="00416F9A">
          <w:rPr>
            <w:rFonts w:ascii="Times New Roman" w:hAnsi="Times New Roman"/>
            <w:sz w:val="24"/>
            <w:szCs w:val="24"/>
          </w:rPr>
          <w:t>,</w:t>
        </w:r>
      </w:ins>
      <w:ins w:id="2128" w:author="Britt Collins" w:date="2021-09-30T14:58:00Z">
        <w:r w:rsidRPr="000B0CC8">
          <w:rPr>
            <w:rFonts w:ascii="Times New Roman" w:hAnsi="Times New Roman"/>
            <w:sz w:val="24"/>
            <w:szCs w:val="24"/>
          </w:rPr>
          <w:t xml:space="preserve"> SOUTH AMERICA. </w:t>
        </w:r>
      </w:ins>
      <w:ins w:id="2129" w:author="Britt Collins" w:date="2021-10-02T13:38:00Z">
        <w:r w:rsidR="00416F9A">
          <w:rPr>
            <w:rFonts w:ascii="Times New Roman" w:hAnsi="Times New Roman"/>
            <w:sz w:val="24"/>
            <w:szCs w:val="24"/>
          </w:rPr>
          <w:t>But w</w:t>
        </w:r>
      </w:ins>
      <w:ins w:id="2130" w:author="Britt Collins" w:date="2021-09-30T14:58:00Z">
        <w:r w:rsidRPr="000B0CC8">
          <w:rPr>
            <w:rFonts w:ascii="Times New Roman" w:hAnsi="Times New Roman"/>
            <w:sz w:val="24"/>
            <w:szCs w:val="24"/>
          </w:rPr>
          <w:t xml:space="preserve">here was AUSTRALIA? </w:t>
        </w:r>
      </w:ins>
    </w:p>
    <w:p w14:paraId="68CEF84E" w14:textId="77777777" w:rsidR="00416F9A" w:rsidRDefault="006F31F6" w:rsidP="00416F9A">
      <w:pPr>
        <w:spacing w:line="480" w:lineRule="auto"/>
        <w:ind w:right="15" w:firstLine="710"/>
        <w:rPr>
          <w:ins w:id="2131" w:author="Britt Collins" w:date="2021-10-02T13:39:00Z"/>
          <w:rFonts w:ascii="Times New Roman" w:hAnsi="Times New Roman"/>
          <w:sz w:val="24"/>
          <w:szCs w:val="24"/>
        </w:rPr>
      </w:pPr>
      <w:ins w:id="2132" w:author="Britt Collins" w:date="2021-09-30T14:58:00Z">
        <w:r w:rsidRPr="000B0CC8">
          <w:rPr>
            <w:rFonts w:ascii="Times New Roman" w:hAnsi="Times New Roman"/>
            <w:sz w:val="24"/>
            <w:szCs w:val="24"/>
          </w:rPr>
          <w:t xml:space="preserve">As I turned, I heard a bright, feminine, Australian voice. </w:t>
        </w:r>
      </w:ins>
      <w:ins w:id="2133" w:author="Britt Collins" w:date="2021-10-02T13:39:00Z">
        <w:r w:rsidR="00416F9A">
          <w:rPr>
            <w:rFonts w:ascii="Times New Roman" w:hAnsi="Times New Roman"/>
            <w:sz w:val="24"/>
            <w:szCs w:val="24"/>
          </w:rPr>
          <w:t>“</w:t>
        </w:r>
      </w:ins>
      <w:ins w:id="2134" w:author="Britt Collins" w:date="2021-09-30T14:58:00Z">
        <w:r w:rsidRPr="000B0CC8">
          <w:rPr>
            <w:rFonts w:ascii="Times New Roman" w:hAnsi="Times New Roman"/>
            <w:sz w:val="24"/>
            <w:szCs w:val="24"/>
          </w:rPr>
          <w:t>Can I help?</w:t>
        </w:r>
      </w:ins>
      <w:ins w:id="2135" w:author="Britt Collins" w:date="2021-10-02T13:39:00Z">
        <w:r w:rsidR="00416F9A">
          <w:rPr>
            <w:rFonts w:ascii="Times New Roman" w:hAnsi="Times New Roman"/>
            <w:sz w:val="24"/>
            <w:szCs w:val="24"/>
          </w:rPr>
          <w:t>”</w:t>
        </w:r>
      </w:ins>
      <w:ins w:id="2136" w:author="Britt Collins" w:date="2021-09-30T14:58:00Z">
        <w:r w:rsidRPr="000B0CC8">
          <w:rPr>
            <w:rFonts w:ascii="Times New Roman" w:hAnsi="Times New Roman"/>
            <w:sz w:val="24"/>
            <w:szCs w:val="24"/>
          </w:rPr>
          <w:t xml:space="preserve"> the travel agent said</w:t>
        </w:r>
      </w:ins>
      <w:ins w:id="2137" w:author="Britt Collins" w:date="2021-10-02T13:39:00Z">
        <w:r w:rsidR="00416F9A">
          <w:rPr>
            <w:rFonts w:ascii="Times New Roman" w:hAnsi="Times New Roman"/>
            <w:sz w:val="24"/>
            <w:szCs w:val="24"/>
          </w:rPr>
          <w:t>, motioning</w:t>
        </w:r>
      </w:ins>
      <w:ins w:id="2138" w:author="Britt Collins" w:date="2021-09-30T14:58:00Z">
        <w:r w:rsidRPr="000B0CC8">
          <w:rPr>
            <w:rFonts w:ascii="Times New Roman" w:hAnsi="Times New Roman"/>
            <w:sz w:val="24"/>
            <w:szCs w:val="24"/>
          </w:rPr>
          <w:t xml:space="preserve"> for me to take a seat. I plant</w:t>
        </w:r>
      </w:ins>
      <w:ins w:id="2139" w:author="Britt Collins" w:date="2021-10-02T13:39:00Z">
        <w:r w:rsidR="00416F9A">
          <w:rPr>
            <w:rFonts w:ascii="Times New Roman" w:hAnsi="Times New Roman"/>
            <w:sz w:val="24"/>
            <w:szCs w:val="24"/>
          </w:rPr>
          <w:t>ed</w:t>
        </w:r>
      </w:ins>
      <w:ins w:id="2140" w:author="Britt Collins" w:date="2021-09-30T14:58:00Z">
        <w:r w:rsidRPr="000B0CC8">
          <w:rPr>
            <w:rFonts w:ascii="Times New Roman" w:hAnsi="Times New Roman"/>
            <w:sz w:val="24"/>
            <w:szCs w:val="24"/>
          </w:rPr>
          <w:t xml:space="preserve"> my sweaty backside on the synthetic seat surface. </w:t>
        </w:r>
      </w:ins>
    </w:p>
    <w:p w14:paraId="14150579" w14:textId="77777777" w:rsidR="00416F9A" w:rsidRDefault="00416F9A" w:rsidP="00416F9A">
      <w:pPr>
        <w:spacing w:line="480" w:lineRule="auto"/>
        <w:ind w:right="15" w:firstLine="710"/>
        <w:rPr>
          <w:ins w:id="2141" w:author="Britt Collins" w:date="2021-10-02T13:39:00Z"/>
          <w:rFonts w:ascii="Times New Roman" w:hAnsi="Times New Roman"/>
          <w:sz w:val="24"/>
          <w:szCs w:val="24"/>
        </w:rPr>
      </w:pPr>
      <w:ins w:id="2142" w:author="Britt Collins" w:date="2021-10-02T13:39:00Z">
        <w:r>
          <w:rPr>
            <w:rFonts w:ascii="Times New Roman" w:hAnsi="Times New Roman"/>
            <w:sz w:val="24"/>
            <w:szCs w:val="24"/>
          </w:rPr>
          <w:t>“</w:t>
        </w:r>
      </w:ins>
      <w:ins w:id="2143" w:author="Britt Collins" w:date="2021-09-30T14:58:00Z">
        <w:r w:rsidR="006F31F6" w:rsidRPr="000B0CC8">
          <w:rPr>
            <w:rFonts w:ascii="Times New Roman" w:hAnsi="Times New Roman"/>
            <w:sz w:val="24"/>
            <w:szCs w:val="24"/>
          </w:rPr>
          <w:t>Where were you considering of travelling to? Would you be travelling alone?</w:t>
        </w:r>
      </w:ins>
      <w:ins w:id="2144" w:author="Britt Collins" w:date="2021-10-02T13:39:00Z">
        <w:r>
          <w:rPr>
            <w:rFonts w:ascii="Times New Roman" w:hAnsi="Times New Roman"/>
            <w:sz w:val="24"/>
            <w:szCs w:val="24"/>
          </w:rPr>
          <w:t>”</w:t>
        </w:r>
      </w:ins>
    </w:p>
    <w:p w14:paraId="62CAE0EB" w14:textId="4EB4AAA1" w:rsidR="00416F9A" w:rsidRDefault="00416F9A" w:rsidP="00416F9A">
      <w:pPr>
        <w:spacing w:line="480" w:lineRule="auto"/>
        <w:ind w:right="15" w:firstLine="710"/>
        <w:rPr>
          <w:ins w:id="2145" w:author="Britt Collins" w:date="2021-10-02T13:40:00Z"/>
          <w:rFonts w:ascii="Times New Roman" w:hAnsi="Times New Roman"/>
          <w:sz w:val="24"/>
          <w:szCs w:val="24"/>
        </w:rPr>
      </w:pPr>
      <w:ins w:id="2146" w:author="Britt Collins" w:date="2021-10-02T13:39:00Z">
        <w:r>
          <w:rPr>
            <w:rFonts w:ascii="Times New Roman" w:hAnsi="Times New Roman"/>
            <w:sz w:val="24"/>
            <w:szCs w:val="24"/>
          </w:rPr>
          <w:t>“</w:t>
        </w:r>
      </w:ins>
      <w:ins w:id="2147" w:author="Britt Collins" w:date="2021-09-30T14:58:00Z">
        <w:r w:rsidR="006F31F6" w:rsidRPr="000B0CC8">
          <w:rPr>
            <w:rFonts w:ascii="Times New Roman" w:hAnsi="Times New Roman"/>
            <w:sz w:val="24"/>
            <w:szCs w:val="24"/>
          </w:rPr>
          <w:t>I want to go to the Great Barrier Reef</w:t>
        </w:r>
      </w:ins>
      <w:ins w:id="2148" w:author="Britt Collins" w:date="2021-10-02T13:40:00Z">
        <w:r>
          <w:rPr>
            <w:rFonts w:ascii="Times New Roman" w:hAnsi="Times New Roman"/>
            <w:sz w:val="24"/>
            <w:szCs w:val="24"/>
          </w:rPr>
          <w:t xml:space="preserve"> and, y</w:t>
        </w:r>
      </w:ins>
      <w:ins w:id="2149" w:author="Britt Collins" w:date="2021-09-30T14:58:00Z">
        <w:r w:rsidR="006F31F6" w:rsidRPr="000B0CC8">
          <w:rPr>
            <w:rFonts w:ascii="Times New Roman" w:hAnsi="Times New Roman"/>
            <w:sz w:val="24"/>
            <w:szCs w:val="24"/>
          </w:rPr>
          <w:t>es, alone</w:t>
        </w:r>
      </w:ins>
      <w:ins w:id="2150" w:author="Britt Collins" w:date="2021-10-02T13:40:00Z">
        <w:r>
          <w:rPr>
            <w:rFonts w:ascii="Times New Roman" w:hAnsi="Times New Roman"/>
            <w:sz w:val="24"/>
            <w:szCs w:val="24"/>
          </w:rPr>
          <w:t>.”</w:t>
        </w:r>
      </w:ins>
      <w:ins w:id="2151" w:author="Britt Collins" w:date="2021-09-30T14:58:00Z">
        <w:r w:rsidR="006F31F6" w:rsidRPr="000B0CC8">
          <w:rPr>
            <w:rFonts w:ascii="Times New Roman" w:hAnsi="Times New Roman"/>
            <w:sz w:val="24"/>
            <w:szCs w:val="24"/>
          </w:rPr>
          <w:t xml:space="preserve">. </w:t>
        </w:r>
      </w:ins>
    </w:p>
    <w:p w14:paraId="725DDF2F" w14:textId="77777777" w:rsidR="00416F9A" w:rsidRDefault="006F31F6" w:rsidP="00416F9A">
      <w:pPr>
        <w:spacing w:line="480" w:lineRule="auto"/>
        <w:ind w:right="15" w:firstLine="710"/>
        <w:rPr>
          <w:ins w:id="2152" w:author="Britt Collins" w:date="2021-10-02T13:41:00Z"/>
          <w:rFonts w:ascii="Times New Roman" w:hAnsi="Times New Roman"/>
          <w:sz w:val="24"/>
          <w:szCs w:val="24"/>
        </w:rPr>
      </w:pPr>
      <w:ins w:id="2153" w:author="Britt Collins" w:date="2021-09-30T14:58:00Z">
        <w:r w:rsidRPr="000B0CC8">
          <w:rPr>
            <w:rFonts w:ascii="Times New Roman" w:hAnsi="Times New Roman"/>
            <w:sz w:val="24"/>
            <w:szCs w:val="24"/>
          </w:rPr>
          <w:t xml:space="preserve">She reached for a magazine beneath the desk and placed it delicately in front of me. </w:t>
        </w:r>
      </w:ins>
      <w:ins w:id="2154" w:author="Britt Collins" w:date="2021-10-02T13:40:00Z">
        <w:r w:rsidR="00416F9A">
          <w:rPr>
            <w:rFonts w:ascii="Times New Roman" w:hAnsi="Times New Roman"/>
            <w:sz w:val="24"/>
            <w:szCs w:val="24"/>
          </w:rPr>
          <w:t>“</w:t>
        </w:r>
      </w:ins>
      <w:ins w:id="2155" w:author="Britt Collins" w:date="2021-09-30T14:58:00Z">
        <w:r w:rsidRPr="000B0CC8">
          <w:rPr>
            <w:rFonts w:ascii="Times New Roman" w:hAnsi="Times New Roman"/>
            <w:sz w:val="24"/>
            <w:szCs w:val="24"/>
          </w:rPr>
          <w:t>Do you know of Oz Experience?</w:t>
        </w:r>
      </w:ins>
      <w:ins w:id="2156" w:author="Britt Collins" w:date="2021-10-02T13:40:00Z">
        <w:r w:rsidR="00416F9A">
          <w:rPr>
            <w:rFonts w:ascii="Times New Roman" w:hAnsi="Times New Roman"/>
            <w:sz w:val="24"/>
            <w:szCs w:val="24"/>
          </w:rPr>
          <w:t>”</w:t>
        </w:r>
      </w:ins>
      <w:ins w:id="2157" w:author="Britt Collins" w:date="2021-09-30T14:58:00Z">
        <w:r w:rsidRPr="000B0CC8">
          <w:rPr>
            <w:rFonts w:ascii="Times New Roman" w:hAnsi="Times New Roman"/>
            <w:sz w:val="24"/>
            <w:szCs w:val="24"/>
          </w:rPr>
          <w:t xml:space="preserve"> I looked at her blankly</w:t>
        </w:r>
      </w:ins>
      <w:ins w:id="2158" w:author="Britt Collins" w:date="2021-10-02T13:40:00Z">
        <w:r w:rsidR="00416F9A">
          <w:rPr>
            <w:rFonts w:ascii="Times New Roman" w:hAnsi="Times New Roman"/>
            <w:sz w:val="24"/>
            <w:szCs w:val="24"/>
          </w:rPr>
          <w:t xml:space="preserve"> as s</w:t>
        </w:r>
      </w:ins>
      <w:ins w:id="2159" w:author="Britt Collins" w:date="2021-09-30T14:58:00Z">
        <w:r w:rsidRPr="000B0CC8">
          <w:rPr>
            <w:rFonts w:ascii="Times New Roman" w:hAnsi="Times New Roman"/>
            <w:sz w:val="24"/>
            <w:szCs w:val="24"/>
          </w:rPr>
          <w:t>he continued</w:t>
        </w:r>
      </w:ins>
      <w:ins w:id="2160" w:author="Britt Collins" w:date="2021-10-02T13:40:00Z">
        <w:r w:rsidR="00416F9A">
          <w:rPr>
            <w:rFonts w:ascii="Times New Roman" w:hAnsi="Times New Roman"/>
            <w:sz w:val="24"/>
            <w:szCs w:val="24"/>
          </w:rPr>
          <w:t>,</w:t>
        </w:r>
      </w:ins>
      <w:ins w:id="2161" w:author="Britt Collins" w:date="2021-09-30T14:58:00Z">
        <w:r w:rsidRPr="000B0CC8">
          <w:rPr>
            <w:rFonts w:ascii="Times New Roman" w:hAnsi="Times New Roman"/>
            <w:sz w:val="24"/>
            <w:szCs w:val="24"/>
          </w:rPr>
          <w:t xml:space="preserve"> </w:t>
        </w:r>
      </w:ins>
      <w:ins w:id="2162" w:author="Britt Collins" w:date="2021-10-02T13:40:00Z">
        <w:r w:rsidR="00416F9A">
          <w:rPr>
            <w:rFonts w:ascii="Times New Roman" w:hAnsi="Times New Roman"/>
            <w:sz w:val="24"/>
            <w:szCs w:val="24"/>
          </w:rPr>
          <w:t>“</w:t>
        </w:r>
      </w:ins>
      <w:ins w:id="2163" w:author="Britt Collins" w:date="2021-09-30T14:58:00Z">
        <w:r w:rsidRPr="000B0CC8">
          <w:rPr>
            <w:rFonts w:ascii="Times New Roman" w:hAnsi="Times New Roman"/>
            <w:sz w:val="24"/>
            <w:szCs w:val="24"/>
          </w:rPr>
          <w:t>It’s a bus tour that starts in Cairns and finishes in Sydney and vice versa. At the stop</w:t>
        </w:r>
      </w:ins>
      <w:ins w:id="2164" w:author="Britt Collins" w:date="2021-10-02T13:40:00Z">
        <w:r w:rsidR="00416F9A">
          <w:rPr>
            <w:rFonts w:ascii="Times New Roman" w:hAnsi="Times New Roman"/>
            <w:sz w:val="24"/>
            <w:szCs w:val="24"/>
          </w:rPr>
          <w:t>-</w:t>
        </w:r>
      </w:ins>
      <w:ins w:id="2165" w:author="Britt Collins" w:date="2021-09-30T14:58:00Z">
        <w:r w:rsidRPr="000B0CC8">
          <w:rPr>
            <w:rFonts w:ascii="Times New Roman" w:hAnsi="Times New Roman"/>
            <w:sz w:val="24"/>
            <w:szCs w:val="24"/>
          </w:rPr>
          <w:t>off points, it’s shared accommodation. Some meals are included. You can stay for as long as you desire at any stop</w:t>
        </w:r>
      </w:ins>
      <w:ins w:id="2166" w:author="Britt Collins" w:date="2021-10-02T13:41:00Z">
        <w:r w:rsidR="00416F9A">
          <w:rPr>
            <w:rFonts w:ascii="Times New Roman" w:hAnsi="Times New Roman"/>
            <w:sz w:val="24"/>
            <w:szCs w:val="24"/>
          </w:rPr>
          <w:t>-</w:t>
        </w:r>
      </w:ins>
      <w:ins w:id="2167" w:author="Britt Collins" w:date="2021-09-30T14:58:00Z">
        <w:r w:rsidRPr="000B0CC8">
          <w:rPr>
            <w:rFonts w:ascii="Times New Roman" w:hAnsi="Times New Roman"/>
            <w:sz w:val="24"/>
            <w:szCs w:val="24"/>
          </w:rPr>
          <w:t>off point. Optional excursions are offered. Up to you to get involved.</w:t>
        </w:r>
      </w:ins>
      <w:ins w:id="2168" w:author="Britt Collins" w:date="2021-10-02T13:41:00Z">
        <w:r w:rsidR="00416F9A">
          <w:rPr>
            <w:rFonts w:ascii="Times New Roman" w:hAnsi="Times New Roman"/>
            <w:sz w:val="24"/>
            <w:szCs w:val="24"/>
          </w:rPr>
          <w:t>”</w:t>
        </w:r>
      </w:ins>
    </w:p>
    <w:p w14:paraId="3997A941" w14:textId="220726C5" w:rsidR="00416F9A" w:rsidRDefault="006F31F6" w:rsidP="00416F9A">
      <w:pPr>
        <w:spacing w:line="480" w:lineRule="auto"/>
        <w:ind w:right="15" w:firstLine="710"/>
        <w:rPr>
          <w:ins w:id="2169" w:author="Britt Collins" w:date="2021-10-02T13:41:00Z"/>
          <w:rFonts w:ascii="Times New Roman" w:hAnsi="Times New Roman"/>
          <w:sz w:val="24"/>
          <w:szCs w:val="24"/>
        </w:rPr>
      </w:pPr>
      <w:ins w:id="2170" w:author="Britt Collins" w:date="2021-09-30T14:58:00Z">
        <w:r w:rsidRPr="000B0CC8">
          <w:rPr>
            <w:rFonts w:ascii="Times New Roman" w:hAnsi="Times New Roman"/>
            <w:sz w:val="24"/>
            <w:szCs w:val="24"/>
          </w:rPr>
          <w:t xml:space="preserve">I pictured the holiday. Me, my own boss, cruising the freeway in a bus. Travelling to destination this and that. Having the option to stop off for as long as I want… Freedom. </w:t>
        </w:r>
      </w:ins>
      <w:ins w:id="2171" w:author="Britt Collins" w:date="2021-10-02T13:41:00Z">
        <w:r w:rsidR="00416F9A">
          <w:rPr>
            <w:rFonts w:ascii="Times New Roman" w:hAnsi="Times New Roman"/>
            <w:sz w:val="24"/>
            <w:szCs w:val="24"/>
          </w:rPr>
          <w:t>“</w:t>
        </w:r>
      </w:ins>
      <w:ins w:id="2172" w:author="Britt Collins" w:date="2021-09-30T14:58:00Z">
        <w:r w:rsidRPr="000B0CC8">
          <w:rPr>
            <w:rFonts w:ascii="Times New Roman" w:hAnsi="Times New Roman"/>
            <w:sz w:val="24"/>
            <w:szCs w:val="24"/>
          </w:rPr>
          <w:t>Where do you recommend, I start?</w:t>
        </w:r>
      </w:ins>
      <w:ins w:id="2173" w:author="Britt Collins" w:date="2021-10-02T13:41:00Z">
        <w:r w:rsidR="00416F9A">
          <w:rPr>
            <w:rFonts w:ascii="Times New Roman" w:hAnsi="Times New Roman"/>
            <w:sz w:val="24"/>
            <w:szCs w:val="24"/>
          </w:rPr>
          <w:t xml:space="preserve"> </w:t>
        </w:r>
      </w:ins>
      <w:ins w:id="2174" w:author="Britt Collins" w:date="2021-09-30T14:58:00Z">
        <w:r w:rsidRPr="000B0CC8">
          <w:rPr>
            <w:rFonts w:ascii="Times New Roman" w:hAnsi="Times New Roman"/>
            <w:sz w:val="24"/>
            <w:szCs w:val="24"/>
          </w:rPr>
          <w:t>How long does the bus take to get to the final destination?</w:t>
        </w:r>
      </w:ins>
      <w:ins w:id="2175" w:author="Britt Collins" w:date="2021-10-02T13:41:00Z">
        <w:r w:rsidR="00416F9A">
          <w:rPr>
            <w:rFonts w:ascii="Times New Roman" w:hAnsi="Times New Roman"/>
            <w:sz w:val="24"/>
            <w:szCs w:val="24"/>
          </w:rPr>
          <w:t>”</w:t>
        </w:r>
      </w:ins>
    </w:p>
    <w:p w14:paraId="26EBB1F5" w14:textId="77777777" w:rsidR="00416F9A" w:rsidRDefault="00416F9A" w:rsidP="00416F9A">
      <w:pPr>
        <w:spacing w:line="480" w:lineRule="auto"/>
        <w:ind w:right="15" w:firstLine="710"/>
        <w:rPr>
          <w:ins w:id="2176" w:author="Britt Collins" w:date="2021-10-02T13:42:00Z"/>
          <w:rFonts w:ascii="Times New Roman" w:hAnsi="Times New Roman"/>
          <w:sz w:val="24"/>
          <w:szCs w:val="24"/>
        </w:rPr>
      </w:pPr>
      <w:ins w:id="2177" w:author="Britt Collins" w:date="2021-10-02T13:41:00Z">
        <w:r>
          <w:rPr>
            <w:rFonts w:ascii="Times New Roman" w:hAnsi="Times New Roman"/>
            <w:sz w:val="24"/>
            <w:szCs w:val="24"/>
          </w:rPr>
          <w:t>“</w:t>
        </w:r>
      </w:ins>
      <w:ins w:id="2178" w:author="Britt Collins" w:date="2021-09-30T14:58:00Z">
        <w:r w:rsidR="006F31F6" w:rsidRPr="000B0CC8">
          <w:rPr>
            <w:rFonts w:ascii="Times New Roman" w:hAnsi="Times New Roman"/>
            <w:sz w:val="24"/>
            <w:szCs w:val="24"/>
          </w:rPr>
          <w:t>I recommend starting in Sydney, less busy there. It takes over a week to get to Cairns.</w:t>
        </w:r>
      </w:ins>
      <w:ins w:id="2179" w:author="Britt Collins" w:date="2021-10-02T13:42:00Z">
        <w:r>
          <w:rPr>
            <w:rFonts w:ascii="Times New Roman" w:hAnsi="Times New Roman"/>
            <w:sz w:val="24"/>
            <w:szCs w:val="24"/>
          </w:rPr>
          <w:t xml:space="preserve">” </w:t>
        </w:r>
      </w:ins>
    </w:p>
    <w:p w14:paraId="39A02B50" w14:textId="53398F14" w:rsidR="006F31F6" w:rsidRPr="000B0CC8" w:rsidRDefault="006F31F6">
      <w:pPr>
        <w:spacing w:line="480" w:lineRule="auto"/>
        <w:ind w:right="15" w:firstLine="710"/>
        <w:rPr>
          <w:ins w:id="2180" w:author="Britt Collins" w:date="2021-09-30T14:58:00Z"/>
          <w:rFonts w:ascii="Times New Roman" w:hAnsi="Times New Roman"/>
          <w:sz w:val="24"/>
          <w:szCs w:val="24"/>
        </w:rPr>
        <w:pPrChange w:id="2181" w:author="Britt Collins" w:date="2021-10-02T13:38:00Z">
          <w:pPr>
            <w:ind w:left="-5" w:right="15"/>
          </w:pPr>
        </w:pPrChange>
      </w:pPr>
      <w:ins w:id="2182" w:author="Britt Collins" w:date="2021-09-30T14:58:00Z">
        <w:r w:rsidRPr="00416F9A">
          <w:rPr>
            <w:rFonts w:ascii="Times New Roman" w:hAnsi="Times New Roman"/>
            <w:i/>
            <w:sz w:val="24"/>
            <w:szCs w:val="24"/>
            <w:rPrChange w:id="2183" w:author="Britt Collins" w:date="2021-10-02T13:42:00Z">
              <w:rPr>
                <w:rFonts w:ascii="Times New Roman" w:hAnsi="Times New Roman"/>
                <w:sz w:val="24"/>
                <w:szCs w:val="24"/>
              </w:rPr>
            </w:rPrChange>
          </w:rPr>
          <w:lastRenderedPageBreak/>
          <w:t>Over a bloody week to get to Cairns. Did I hear her right? Where the bloody hell was Cairns on the brochure map.</w:t>
        </w:r>
        <w:r w:rsidRPr="000B0CC8">
          <w:rPr>
            <w:rFonts w:ascii="Times New Roman" w:hAnsi="Times New Roman"/>
            <w:sz w:val="24"/>
            <w:szCs w:val="24"/>
          </w:rPr>
          <w:t xml:space="preserve"> Looking at the small map, the distance looked insignificant. Then I looked at the scale. That's when I realised. To fly from Sydney to Cairns took </w:t>
        </w:r>
      </w:ins>
      <w:ins w:id="2184" w:author="Britt Collins" w:date="2021-10-02T13:43:00Z">
        <w:r w:rsidR="00416F9A">
          <w:rPr>
            <w:rFonts w:ascii="Times New Roman" w:hAnsi="Times New Roman"/>
            <w:sz w:val="24"/>
            <w:szCs w:val="24"/>
          </w:rPr>
          <w:t>four and half</w:t>
        </w:r>
      </w:ins>
      <w:ins w:id="2185" w:author="Britt Collins" w:date="2021-09-30T14:58:00Z">
        <w:r w:rsidRPr="000B0CC8">
          <w:rPr>
            <w:rFonts w:ascii="Times New Roman" w:hAnsi="Times New Roman"/>
            <w:sz w:val="24"/>
            <w:szCs w:val="24"/>
          </w:rPr>
          <w:t xml:space="preserve"> hours. A drive covering the same 1500 miles distance took, yep, a very long time. Put into context, the journey is double the length of the UK.</w:t>
        </w:r>
      </w:ins>
    </w:p>
    <w:p w14:paraId="50AA6F88" w14:textId="23103190" w:rsidR="006F31F6" w:rsidRPr="000B0CC8" w:rsidRDefault="006F31F6">
      <w:pPr>
        <w:spacing w:line="480" w:lineRule="auto"/>
        <w:ind w:left="-5" w:right="15" w:firstLine="725"/>
        <w:rPr>
          <w:ins w:id="2186" w:author="Britt Collins" w:date="2021-09-30T14:58:00Z"/>
          <w:rFonts w:ascii="Times New Roman" w:hAnsi="Times New Roman"/>
          <w:sz w:val="24"/>
          <w:szCs w:val="24"/>
        </w:rPr>
        <w:pPrChange w:id="2187" w:author="Britt Collins" w:date="2021-10-02T13:43:00Z">
          <w:pPr>
            <w:ind w:left="-5" w:right="15"/>
          </w:pPr>
        </w:pPrChange>
      </w:pPr>
      <w:ins w:id="2188" w:author="Britt Collins" w:date="2021-09-30T14:58:00Z">
        <w:r w:rsidRPr="000B0CC8">
          <w:rPr>
            <w:rFonts w:ascii="Times New Roman" w:hAnsi="Times New Roman"/>
            <w:sz w:val="24"/>
            <w:szCs w:val="24"/>
          </w:rPr>
          <w:t xml:space="preserve">With Oz Experience ticket in hand, I was all set for the holidays. More good news had arrived. Doug, Bruce's friend, </w:t>
        </w:r>
      </w:ins>
      <w:ins w:id="2189" w:author="Britt Collins" w:date="2021-10-02T13:43:00Z">
        <w:r w:rsidR="00416F9A">
          <w:rPr>
            <w:rFonts w:ascii="Times New Roman" w:hAnsi="Times New Roman"/>
            <w:sz w:val="24"/>
            <w:szCs w:val="24"/>
          </w:rPr>
          <w:t>tol</w:t>
        </w:r>
      </w:ins>
      <w:ins w:id="2190" w:author="Britt Collins" w:date="2021-09-30T14:58:00Z">
        <w:r w:rsidRPr="000B0CC8">
          <w:rPr>
            <w:rFonts w:ascii="Times New Roman" w:hAnsi="Times New Roman"/>
            <w:sz w:val="24"/>
            <w:szCs w:val="24"/>
          </w:rPr>
          <w:t>d me that a room was available to rent in Manly. Given I had no other room options at that time, I accepted to move in after the Christmas break. I wasn’t going to be an orphan on Christmas Eve either. Elliot had invited me to his girlfriend’s mom’s church gathering.</w:t>
        </w:r>
      </w:ins>
    </w:p>
    <w:p w14:paraId="1834993F" w14:textId="77777777" w:rsidR="00416F9A" w:rsidRDefault="00416F9A">
      <w:pPr>
        <w:spacing w:line="480" w:lineRule="auto"/>
        <w:ind w:left="-5" w:right="15"/>
        <w:rPr>
          <w:ins w:id="2191" w:author="Britt Collins" w:date="2021-10-02T13:44:00Z"/>
          <w:rFonts w:ascii="Times New Roman" w:hAnsi="Times New Roman"/>
          <w:sz w:val="24"/>
          <w:szCs w:val="24"/>
        </w:rPr>
      </w:pPr>
    </w:p>
    <w:p w14:paraId="30505D2D" w14:textId="77777777" w:rsidR="00666CFD" w:rsidRDefault="006F31F6">
      <w:pPr>
        <w:spacing w:line="480" w:lineRule="auto"/>
        <w:ind w:left="-5" w:right="15"/>
        <w:rPr>
          <w:ins w:id="2192" w:author="Britt Collins" w:date="2021-10-02T13:54:00Z"/>
          <w:rFonts w:ascii="Times New Roman" w:hAnsi="Times New Roman"/>
          <w:sz w:val="24"/>
          <w:szCs w:val="24"/>
        </w:rPr>
      </w:pPr>
      <w:ins w:id="2193" w:author="Britt Collins" w:date="2021-09-30T14:58:00Z">
        <w:r w:rsidRPr="000B0CC8">
          <w:rPr>
            <w:rFonts w:ascii="Times New Roman" w:hAnsi="Times New Roman"/>
            <w:sz w:val="24"/>
            <w:szCs w:val="24"/>
          </w:rPr>
          <w:t xml:space="preserve">It was a clear black night, warm, with the feeling of the festive period joviality. </w:t>
        </w:r>
      </w:ins>
      <w:ins w:id="2194" w:author="Britt Collins" w:date="2021-10-02T13:50:00Z">
        <w:r w:rsidR="00416F9A">
          <w:rPr>
            <w:rFonts w:ascii="Times New Roman" w:hAnsi="Times New Roman"/>
            <w:sz w:val="24"/>
            <w:szCs w:val="24"/>
          </w:rPr>
          <w:t>Ten</w:t>
        </w:r>
      </w:ins>
      <w:ins w:id="2195" w:author="Britt Collins" w:date="2021-09-30T14:58:00Z">
        <w:r w:rsidRPr="000B0CC8">
          <w:rPr>
            <w:rFonts w:ascii="Times New Roman" w:hAnsi="Times New Roman"/>
            <w:sz w:val="24"/>
            <w:szCs w:val="24"/>
          </w:rPr>
          <w:t xml:space="preserve"> of us, Christmas </w:t>
        </w:r>
      </w:ins>
      <w:ins w:id="2196" w:author="Britt Collins" w:date="2021-10-02T13:51:00Z">
        <w:r w:rsidR="00416F9A">
          <w:rPr>
            <w:rFonts w:ascii="Times New Roman" w:hAnsi="Times New Roman"/>
            <w:sz w:val="24"/>
            <w:szCs w:val="24"/>
          </w:rPr>
          <w:t>stray</w:t>
        </w:r>
      </w:ins>
      <w:ins w:id="2197" w:author="Britt Collins" w:date="2021-09-30T14:58:00Z">
        <w:r w:rsidRPr="000B0CC8">
          <w:rPr>
            <w:rFonts w:ascii="Times New Roman" w:hAnsi="Times New Roman"/>
            <w:sz w:val="24"/>
            <w:szCs w:val="24"/>
          </w:rPr>
          <w:t xml:space="preserve">s, were shoulder-to shoulder, sat outside, around a long dining table. Elliot's girlfriend's </w:t>
        </w:r>
      </w:ins>
      <w:ins w:id="2198" w:author="Britt Collins" w:date="2021-10-02T13:51:00Z">
        <w:r w:rsidR="00666CFD">
          <w:rPr>
            <w:rFonts w:ascii="Times New Roman" w:hAnsi="Times New Roman"/>
            <w:sz w:val="24"/>
            <w:szCs w:val="24"/>
          </w:rPr>
          <w:t>m</w:t>
        </w:r>
      </w:ins>
      <w:ins w:id="2199" w:author="Britt Collins" w:date="2021-09-30T14:58:00Z">
        <w:r w:rsidRPr="000B0CC8">
          <w:rPr>
            <w:rFonts w:ascii="Times New Roman" w:hAnsi="Times New Roman"/>
            <w:sz w:val="24"/>
            <w:szCs w:val="24"/>
          </w:rPr>
          <w:t>o</w:t>
        </w:r>
      </w:ins>
      <w:ins w:id="2200" w:author="Britt Collins" w:date="2021-10-02T13:53:00Z">
        <w:r w:rsidR="00666CFD">
          <w:rPr>
            <w:rFonts w:ascii="Times New Roman" w:hAnsi="Times New Roman"/>
            <w:sz w:val="24"/>
            <w:szCs w:val="24"/>
          </w:rPr>
          <w:t>ther</w:t>
        </w:r>
      </w:ins>
      <w:ins w:id="2201" w:author="Britt Collins" w:date="2021-09-30T14:58:00Z">
        <w:r w:rsidRPr="000B0CC8">
          <w:rPr>
            <w:rFonts w:ascii="Times New Roman" w:hAnsi="Times New Roman"/>
            <w:sz w:val="24"/>
            <w:szCs w:val="24"/>
          </w:rPr>
          <w:t xml:space="preserve"> played the part of host, tending to our every culinary need. A cornucopia of alcoholic drinks appeared on the dining table. We were told the meal would soon be served. Elliot, his </w:t>
        </w:r>
      </w:ins>
      <w:ins w:id="2202" w:author="Britt Collins" w:date="2021-10-02T13:53:00Z">
        <w:r w:rsidR="00666CFD">
          <w:rPr>
            <w:rFonts w:ascii="Times New Roman" w:hAnsi="Times New Roman"/>
            <w:sz w:val="24"/>
            <w:szCs w:val="24"/>
          </w:rPr>
          <w:t>g</w:t>
        </w:r>
      </w:ins>
      <w:ins w:id="2203" w:author="Britt Collins" w:date="2021-09-30T14:58:00Z">
        <w:r w:rsidRPr="000B0CC8">
          <w:rPr>
            <w:rFonts w:ascii="Times New Roman" w:hAnsi="Times New Roman"/>
            <w:sz w:val="24"/>
            <w:szCs w:val="24"/>
          </w:rPr>
          <w:t xml:space="preserve">irlfriend, </w:t>
        </w:r>
      </w:ins>
      <w:ins w:id="2204" w:author="Britt Collins" w:date="2021-10-02T13:53:00Z">
        <w:r w:rsidR="00666CFD">
          <w:rPr>
            <w:rFonts w:ascii="Times New Roman" w:hAnsi="Times New Roman"/>
            <w:sz w:val="24"/>
            <w:szCs w:val="24"/>
          </w:rPr>
          <w:t>her</w:t>
        </w:r>
      </w:ins>
      <w:ins w:id="2205" w:author="Britt Collins" w:date="2021-09-30T14:58:00Z">
        <w:r w:rsidRPr="000B0CC8">
          <w:rPr>
            <w:rFonts w:ascii="Times New Roman" w:hAnsi="Times New Roman"/>
            <w:sz w:val="24"/>
            <w:szCs w:val="24"/>
          </w:rPr>
          <w:t xml:space="preserve"> </w:t>
        </w:r>
      </w:ins>
      <w:ins w:id="2206" w:author="Britt Collins" w:date="2021-10-02T13:53:00Z">
        <w:r w:rsidR="00666CFD">
          <w:rPr>
            <w:rFonts w:ascii="Times New Roman" w:hAnsi="Times New Roman"/>
            <w:sz w:val="24"/>
            <w:szCs w:val="24"/>
          </w:rPr>
          <w:t>m</w:t>
        </w:r>
      </w:ins>
      <w:ins w:id="2207" w:author="Britt Collins" w:date="2021-09-30T14:58:00Z">
        <w:r w:rsidRPr="000B0CC8">
          <w:rPr>
            <w:rFonts w:ascii="Times New Roman" w:hAnsi="Times New Roman"/>
            <w:sz w:val="24"/>
            <w:szCs w:val="24"/>
          </w:rPr>
          <w:t xml:space="preserve">om and </w:t>
        </w:r>
      </w:ins>
      <w:ins w:id="2208" w:author="Britt Collins" w:date="2021-10-02T13:54:00Z">
        <w:r w:rsidR="00666CFD">
          <w:rPr>
            <w:rFonts w:ascii="Times New Roman" w:hAnsi="Times New Roman"/>
            <w:sz w:val="24"/>
            <w:szCs w:val="24"/>
          </w:rPr>
          <w:t>her mom’s</w:t>
        </w:r>
      </w:ins>
      <w:ins w:id="2209" w:author="Britt Collins" w:date="2021-09-30T14:58:00Z">
        <w:r w:rsidRPr="000B0CC8">
          <w:rPr>
            <w:rFonts w:ascii="Times New Roman" w:hAnsi="Times New Roman"/>
            <w:sz w:val="24"/>
            <w:szCs w:val="24"/>
          </w:rPr>
          <w:t xml:space="preserve"> </w:t>
        </w:r>
      </w:ins>
      <w:ins w:id="2210" w:author="Britt Collins" w:date="2021-10-02T13:54:00Z">
        <w:r w:rsidR="00666CFD">
          <w:rPr>
            <w:rFonts w:ascii="Times New Roman" w:hAnsi="Times New Roman"/>
            <w:sz w:val="24"/>
            <w:szCs w:val="24"/>
          </w:rPr>
          <w:t>p</w:t>
        </w:r>
      </w:ins>
      <w:ins w:id="2211" w:author="Britt Collins" w:date="2021-09-30T14:58:00Z">
        <w:r w:rsidRPr="000B0CC8">
          <w:rPr>
            <w:rFonts w:ascii="Times New Roman" w:hAnsi="Times New Roman"/>
            <w:sz w:val="24"/>
            <w:szCs w:val="24"/>
          </w:rPr>
          <w:t xml:space="preserve">artner were beavering away with food preparations. Out first were the vegetables: a selection of roasted potatoes, boiled carrots and greens. They were set down at the centre of the dining table. There was a brief pause before Elliot’s </w:t>
        </w:r>
      </w:ins>
      <w:ins w:id="2212" w:author="Britt Collins" w:date="2021-10-02T13:54:00Z">
        <w:r w:rsidR="00666CFD">
          <w:rPr>
            <w:rFonts w:ascii="Times New Roman" w:hAnsi="Times New Roman"/>
            <w:sz w:val="24"/>
            <w:szCs w:val="24"/>
          </w:rPr>
          <w:t>g</w:t>
        </w:r>
      </w:ins>
      <w:ins w:id="2213" w:author="Britt Collins" w:date="2021-09-30T14:58:00Z">
        <w:r w:rsidRPr="000B0CC8">
          <w:rPr>
            <w:rFonts w:ascii="Times New Roman" w:hAnsi="Times New Roman"/>
            <w:sz w:val="24"/>
            <w:szCs w:val="24"/>
          </w:rPr>
          <w:t xml:space="preserve">irlfriend’s </w:t>
        </w:r>
      </w:ins>
      <w:ins w:id="2214" w:author="Britt Collins" w:date="2021-10-02T13:54:00Z">
        <w:r w:rsidR="00666CFD">
          <w:rPr>
            <w:rFonts w:ascii="Times New Roman" w:hAnsi="Times New Roman"/>
            <w:sz w:val="24"/>
            <w:szCs w:val="24"/>
          </w:rPr>
          <w:t>mother</w:t>
        </w:r>
      </w:ins>
      <w:ins w:id="2215" w:author="Britt Collins" w:date="2021-09-30T14:58:00Z">
        <w:r w:rsidRPr="000B0CC8">
          <w:rPr>
            <w:rFonts w:ascii="Times New Roman" w:hAnsi="Times New Roman"/>
            <w:sz w:val="24"/>
            <w:szCs w:val="24"/>
          </w:rPr>
          <w:t xml:space="preserve"> returned with a huge silver platter. </w:t>
        </w:r>
      </w:ins>
    </w:p>
    <w:p w14:paraId="7E9E75F6" w14:textId="77777777" w:rsidR="00666CFD" w:rsidRDefault="006F31F6" w:rsidP="00666CFD">
      <w:pPr>
        <w:spacing w:line="480" w:lineRule="auto"/>
        <w:ind w:left="-5" w:right="15" w:firstLine="725"/>
        <w:rPr>
          <w:ins w:id="2216" w:author="Britt Collins" w:date="2021-10-02T13:54:00Z"/>
          <w:rFonts w:ascii="Times New Roman" w:hAnsi="Times New Roman"/>
          <w:sz w:val="24"/>
          <w:szCs w:val="24"/>
        </w:rPr>
      </w:pPr>
      <w:ins w:id="2217" w:author="Britt Collins" w:date="2021-09-30T14:58:00Z">
        <w:r w:rsidRPr="000B0CC8">
          <w:rPr>
            <w:rFonts w:ascii="Times New Roman" w:hAnsi="Times New Roman"/>
            <w:sz w:val="24"/>
            <w:szCs w:val="24"/>
          </w:rPr>
          <w:t xml:space="preserve">I looked at Elliot with dismay and asked what type of meat was being served. </w:t>
        </w:r>
      </w:ins>
    </w:p>
    <w:p w14:paraId="61AE8189" w14:textId="5012C986" w:rsidR="006F31F6" w:rsidRPr="000B0CC8" w:rsidRDefault="006F31F6">
      <w:pPr>
        <w:spacing w:line="480" w:lineRule="auto"/>
        <w:ind w:left="-5" w:right="15" w:firstLine="725"/>
        <w:rPr>
          <w:ins w:id="2218" w:author="Britt Collins" w:date="2021-09-30T14:58:00Z"/>
          <w:rFonts w:ascii="Times New Roman" w:hAnsi="Times New Roman"/>
          <w:sz w:val="24"/>
          <w:szCs w:val="24"/>
        </w:rPr>
        <w:pPrChange w:id="2219" w:author="Britt Collins" w:date="2021-10-02T13:55:00Z">
          <w:pPr>
            <w:ind w:left="-5" w:right="15"/>
          </w:pPr>
        </w:pPrChange>
      </w:pPr>
      <w:ins w:id="2220" w:author="Britt Collins" w:date="2021-09-30T14:58:00Z">
        <w:r w:rsidRPr="000B0CC8">
          <w:rPr>
            <w:rFonts w:ascii="Times New Roman" w:hAnsi="Times New Roman"/>
            <w:sz w:val="24"/>
            <w:szCs w:val="24"/>
          </w:rPr>
          <w:t>“It’s Turducken, a deboned chicken stuffed into a deboned duck, stuffed into a deboned turkey,” he explained, with his lively eyes and charismatic smile. Why someone would want to do this to three, fine feathered animals were beyond me. 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Turducken. Disappointingly, it wasn’t a taste sensation. A wise man once said, "don’t cross the streams". Applying that to Turducken, "don’t stuff many bird into one another". At least I could say I had tried it, but never again.</w:t>
        </w:r>
      </w:ins>
    </w:p>
    <w:p w14:paraId="62BEBBAC" w14:textId="77777777" w:rsidR="00666CFD" w:rsidRDefault="006F31F6" w:rsidP="00666CFD">
      <w:pPr>
        <w:spacing w:line="480" w:lineRule="auto"/>
        <w:ind w:left="-5" w:right="15" w:firstLine="725"/>
        <w:rPr>
          <w:ins w:id="2221" w:author="Britt Collins" w:date="2021-10-02T13:57:00Z"/>
          <w:rFonts w:ascii="Times New Roman" w:hAnsi="Times New Roman"/>
          <w:sz w:val="24"/>
          <w:szCs w:val="24"/>
        </w:rPr>
      </w:pPr>
      <w:ins w:id="2222" w:author="Britt Collins" w:date="2021-09-30T14:58:00Z">
        <w:r w:rsidRPr="000B0CC8">
          <w:rPr>
            <w:rFonts w:ascii="Times New Roman" w:hAnsi="Times New Roman"/>
            <w:sz w:val="24"/>
            <w:szCs w:val="24"/>
          </w:rPr>
          <w:lastRenderedPageBreak/>
          <w:t>More drinks arrived and were quickly consumed. The groups spread out in the four corners of the yard. The social aspect of the night kicked</w:t>
        </w:r>
      </w:ins>
      <w:ins w:id="2223" w:author="Britt Collins" w:date="2021-10-02T13:56:00Z">
        <w:r w:rsidR="00666CFD">
          <w:rPr>
            <w:rFonts w:ascii="Times New Roman" w:hAnsi="Times New Roman"/>
            <w:sz w:val="24"/>
            <w:szCs w:val="24"/>
          </w:rPr>
          <w:t xml:space="preserve"> </w:t>
        </w:r>
      </w:ins>
      <w:ins w:id="2224" w:author="Britt Collins" w:date="2021-09-30T14:58:00Z">
        <w:r w:rsidRPr="000B0CC8">
          <w:rPr>
            <w:rFonts w:ascii="Times New Roman" w:hAnsi="Times New Roman"/>
            <w:sz w:val="24"/>
            <w:szCs w:val="24"/>
          </w:rPr>
          <w:t>off. I hung around Elliot like a shadow, not knowing Jack from John. Elliot began chatting to an athletic, vacant</w:t>
        </w:r>
      </w:ins>
      <w:ins w:id="2225" w:author="Britt Collins" w:date="2021-10-02T13:56:00Z">
        <w:r w:rsidR="00666CFD">
          <w:rPr>
            <w:rFonts w:ascii="Times New Roman" w:hAnsi="Times New Roman"/>
            <w:sz w:val="24"/>
            <w:szCs w:val="24"/>
          </w:rPr>
          <w:t>-</w:t>
        </w:r>
      </w:ins>
      <w:ins w:id="2226" w:author="Britt Collins" w:date="2021-09-30T14:58:00Z">
        <w:r w:rsidRPr="000B0CC8">
          <w:rPr>
            <w:rFonts w:ascii="Times New Roman" w:hAnsi="Times New Roman"/>
            <w:sz w:val="24"/>
            <w:szCs w:val="24"/>
          </w:rPr>
          <w:t xml:space="preserve">looking, middle-aged bloke. As I was listening in, I got the feeling that there was more to this man than met the eye. I could see that he was chewing gum like a cow chewed cud. He slowly looked towards me and introduced himself with a Kiwi droll. </w:t>
        </w:r>
      </w:ins>
      <w:ins w:id="2227" w:author="Britt Collins" w:date="2021-10-02T13:57:00Z">
        <w:r w:rsidR="00666CFD">
          <w:rPr>
            <w:rFonts w:ascii="Times New Roman" w:hAnsi="Times New Roman"/>
            <w:sz w:val="24"/>
            <w:szCs w:val="24"/>
          </w:rPr>
          <w:t>“</w:t>
        </w:r>
      </w:ins>
      <w:ins w:id="2228" w:author="Britt Collins" w:date="2021-09-30T14:58:00Z">
        <w:r w:rsidRPr="000B0CC8">
          <w:rPr>
            <w:rFonts w:ascii="Times New Roman" w:hAnsi="Times New Roman"/>
            <w:sz w:val="24"/>
            <w:szCs w:val="24"/>
          </w:rPr>
          <w:t>Hi, my name is Tom, are you a member of the church?</w:t>
        </w:r>
      </w:ins>
      <w:ins w:id="2229" w:author="Britt Collins" w:date="2021-10-02T13:57:00Z">
        <w:r w:rsidR="00666CFD">
          <w:rPr>
            <w:rFonts w:ascii="Times New Roman" w:hAnsi="Times New Roman"/>
            <w:sz w:val="24"/>
            <w:szCs w:val="24"/>
          </w:rPr>
          <w:t>”</w:t>
        </w:r>
      </w:ins>
    </w:p>
    <w:p w14:paraId="14600A69" w14:textId="77777777" w:rsidR="00666CFD" w:rsidRDefault="006F31F6" w:rsidP="00666CFD">
      <w:pPr>
        <w:spacing w:line="480" w:lineRule="auto"/>
        <w:ind w:left="-5" w:right="15" w:firstLine="725"/>
        <w:rPr>
          <w:ins w:id="2230" w:author="Britt Collins" w:date="2021-10-02T13:57:00Z"/>
          <w:rFonts w:ascii="Times New Roman" w:hAnsi="Times New Roman"/>
          <w:sz w:val="24"/>
          <w:szCs w:val="24"/>
        </w:rPr>
      </w:pPr>
      <w:ins w:id="2231" w:author="Britt Collins" w:date="2021-09-30T14:58:00Z">
        <w:r w:rsidRPr="000B0CC8">
          <w:rPr>
            <w:rFonts w:ascii="Times New Roman" w:hAnsi="Times New Roman"/>
            <w:sz w:val="24"/>
            <w:szCs w:val="24"/>
          </w:rPr>
          <w:t xml:space="preserve">I shook my head. </w:t>
        </w:r>
      </w:ins>
    </w:p>
    <w:p w14:paraId="7EAC5FE0" w14:textId="74CA3718" w:rsidR="006F31F6" w:rsidRPr="000B0CC8" w:rsidRDefault="00666CFD">
      <w:pPr>
        <w:spacing w:line="480" w:lineRule="auto"/>
        <w:ind w:left="-5" w:right="15" w:firstLine="725"/>
        <w:rPr>
          <w:ins w:id="2232" w:author="Britt Collins" w:date="2021-09-30T14:58:00Z"/>
          <w:rFonts w:ascii="Times New Roman" w:hAnsi="Times New Roman"/>
          <w:sz w:val="24"/>
          <w:szCs w:val="24"/>
        </w:rPr>
        <w:pPrChange w:id="2233" w:author="Britt Collins" w:date="2021-10-02T13:57:00Z">
          <w:pPr>
            <w:ind w:left="-5" w:right="15"/>
          </w:pPr>
        </w:pPrChange>
      </w:pPr>
      <w:ins w:id="2234" w:author="Britt Collins" w:date="2021-10-02T13:57:00Z">
        <w:r>
          <w:rPr>
            <w:rFonts w:ascii="Times New Roman" w:hAnsi="Times New Roman"/>
            <w:sz w:val="24"/>
            <w:szCs w:val="24"/>
          </w:rPr>
          <w:t>“</w:t>
        </w:r>
      </w:ins>
      <w:ins w:id="2235" w:author="Britt Collins" w:date="2021-09-30T14:58:00Z">
        <w:r w:rsidR="006F31F6" w:rsidRPr="000B0CC8">
          <w:rPr>
            <w:rFonts w:ascii="Times New Roman" w:hAnsi="Times New Roman"/>
            <w:sz w:val="24"/>
            <w:szCs w:val="24"/>
          </w:rPr>
          <w:t>Ah okay</w:t>
        </w:r>
      </w:ins>
      <w:ins w:id="2236" w:author="Britt Collins" w:date="2021-10-02T13:57:00Z">
        <w:r>
          <w:rPr>
            <w:rFonts w:ascii="Times New Roman" w:hAnsi="Times New Roman"/>
            <w:sz w:val="24"/>
            <w:szCs w:val="24"/>
          </w:rPr>
          <w:t>,</w:t>
        </w:r>
      </w:ins>
      <w:ins w:id="2237" w:author="Britt Collins" w:date="2021-10-02T13:58:00Z">
        <w:r>
          <w:rPr>
            <w:rFonts w:ascii="Times New Roman" w:hAnsi="Times New Roman"/>
            <w:sz w:val="24"/>
            <w:szCs w:val="24"/>
          </w:rPr>
          <w:t>”</w:t>
        </w:r>
      </w:ins>
      <w:ins w:id="2238" w:author="Britt Collins" w:date="2021-09-30T14:58:00Z">
        <w:r w:rsidR="006F31F6" w:rsidRPr="000B0CC8">
          <w:rPr>
            <w:rFonts w:ascii="Times New Roman" w:hAnsi="Times New Roman"/>
            <w:sz w:val="24"/>
            <w:szCs w:val="24"/>
          </w:rPr>
          <w:t xml:space="preserve"> Tom replied. I could see Tom begin to relax, taking an open stance, he relayed the problems he currently faced in his life. </w:t>
        </w:r>
      </w:ins>
      <w:ins w:id="2239" w:author="Britt Collins" w:date="2021-10-02T13:58:00Z">
        <w:r>
          <w:rPr>
            <w:rFonts w:ascii="Times New Roman" w:hAnsi="Times New Roman"/>
            <w:sz w:val="24"/>
            <w:szCs w:val="24"/>
          </w:rPr>
          <w:t>T</w:t>
        </w:r>
      </w:ins>
      <w:ins w:id="2240" w:author="Britt Collins" w:date="2021-09-30T14:58:00Z">
        <w:r w:rsidR="006F31F6" w:rsidRPr="000B0CC8">
          <w:rPr>
            <w:rFonts w:ascii="Times New Roman" w:hAnsi="Times New Roman"/>
            <w:sz w:val="24"/>
            <w:szCs w:val="24"/>
          </w:rPr>
          <w:t>he church was finding Tom to be a difficult nut to crack. Tom had substance abuse issues. The church had tried hard to kick him from this habit, but he continued, nonetheless. He had good intention</w:t>
        </w:r>
      </w:ins>
      <w:ins w:id="2241" w:author="Britt Collins" w:date="2021-10-02T13:58:00Z">
        <w:r>
          <w:rPr>
            <w:rFonts w:ascii="Times New Roman" w:hAnsi="Times New Roman"/>
            <w:sz w:val="24"/>
            <w:szCs w:val="24"/>
          </w:rPr>
          <w:t>s</w:t>
        </w:r>
      </w:ins>
      <w:ins w:id="2242" w:author="Britt Collins" w:date="2021-09-30T14:58:00Z">
        <w:r w:rsidR="006F31F6" w:rsidRPr="000B0CC8">
          <w:rPr>
            <w:rFonts w:ascii="Times New Roman" w:hAnsi="Times New Roman"/>
            <w:sz w:val="24"/>
            <w:szCs w:val="24"/>
          </w:rPr>
          <w:t>. Go to church, say his prayers and stay clean. However, given his extensive history of "mixing with the wrong people" resulted in missed church visits and relapse. The church had mentioned he was on his last warning. Any more antisocial shenanigans, he was gone.</w:t>
        </w:r>
      </w:ins>
    </w:p>
    <w:p w14:paraId="35E6FEED" w14:textId="6E1E766F" w:rsidR="006F31F6" w:rsidRPr="000B0CC8" w:rsidRDefault="006F31F6">
      <w:pPr>
        <w:spacing w:line="480" w:lineRule="auto"/>
        <w:ind w:left="-5" w:right="15" w:firstLine="725"/>
        <w:rPr>
          <w:ins w:id="2243" w:author="Britt Collins" w:date="2021-09-30T14:58:00Z"/>
          <w:rFonts w:ascii="Times New Roman" w:hAnsi="Times New Roman"/>
          <w:sz w:val="24"/>
          <w:szCs w:val="24"/>
        </w:rPr>
        <w:pPrChange w:id="2244" w:author="Britt Collins" w:date="2021-10-02T13:58:00Z">
          <w:pPr>
            <w:ind w:left="-5" w:right="15"/>
          </w:pPr>
        </w:pPrChange>
      </w:pPr>
      <w:ins w:id="2245" w:author="Britt Collins" w:date="2021-09-30T14:58:00Z">
        <w:r w:rsidRPr="000B0CC8">
          <w:rPr>
            <w:rFonts w:ascii="Times New Roman" w:hAnsi="Times New Roman"/>
            <w:sz w:val="24"/>
            <w:szCs w:val="24"/>
          </w:rPr>
          <w:t>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Airport bar. This guy barely standing before me claimed he was the first New Zealand entrant into UFC. The fact he appeared to be punch drunk was testament to his lack of success. He mentioned that he never won an MMA match. Tom continued to describe his failed relationships outside of fighting, with female partners that supposedly physical</w:t>
        </w:r>
      </w:ins>
      <w:ins w:id="2246" w:author="Britt Collins" w:date="2021-10-02T13:59:00Z">
        <w:r w:rsidR="00666CFD">
          <w:rPr>
            <w:rFonts w:ascii="Times New Roman" w:hAnsi="Times New Roman"/>
            <w:sz w:val="24"/>
            <w:szCs w:val="24"/>
          </w:rPr>
          <w:t>ly</w:t>
        </w:r>
      </w:ins>
      <w:ins w:id="2247" w:author="Britt Collins" w:date="2021-09-30T14:58:00Z">
        <w:r w:rsidRPr="000B0CC8">
          <w:rPr>
            <w:rFonts w:ascii="Times New Roman" w:hAnsi="Times New Roman"/>
            <w:sz w:val="24"/>
            <w:szCs w:val="24"/>
          </w:rPr>
          <w:t xml:space="preserve"> abuse</w:t>
        </w:r>
      </w:ins>
      <w:ins w:id="2248" w:author="Britt Collins" w:date="2021-10-02T13:59:00Z">
        <w:r w:rsidR="00666CFD">
          <w:rPr>
            <w:rFonts w:ascii="Times New Roman" w:hAnsi="Times New Roman"/>
            <w:sz w:val="24"/>
            <w:szCs w:val="24"/>
          </w:rPr>
          <w:t>d him</w:t>
        </w:r>
      </w:ins>
      <w:ins w:id="2249" w:author="Britt Collins" w:date="2021-09-30T14:58:00Z">
        <w:r w:rsidRPr="000B0CC8">
          <w:rPr>
            <w:rFonts w:ascii="Times New Roman" w:hAnsi="Times New Roman"/>
            <w:sz w:val="24"/>
            <w:szCs w:val="24"/>
          </w:rPr>
          <w:t xml:space="preserve">. </w:t>
        </w:r>
      </w:ins>
      <w:ins w:id="2250" w:author="Britt Collins" w:date="2021-10-02T14:00:00Z">
        <w:r w:rsidR="00666CFD">
          <w:rPr>
            <w:rFonts w:ascii="Times New Roman" w:hAnsi="Times New Roman"/>
            <w:sz w:val="24"/>
            <w:szCs w:val="24"/>
          </w:rPr>
          <w:t>His</w:t>
        </w:r>
      </w:ins>
      <w:ins w:id="2251" w:author="Britt Collins" w:date="2021-09-30T14:58:00Z">
        <w:r w:rsidRPr="000B0CC8">
          <w:rPr>
            <w:rFonts w:ascii="Times New Roman" w:hAnsi="Times New Roman"/>
            <w:sz w:val="24"/>
            <w:szCs w:val="24"/>
          </w:rPr>
          <w:t xml:space="preserve"> story was one of the most interesting I had ever heard. You never know who you expect to meet on your travels, especially amongst churchgoers.</w:t>
        </w:r>
      </w:ins>
    </w:p>
    <w:p w14:paraId="79CE88F6" w14:textId="7D087366" w:rsidR="006F31F6" w:rsidRPr="000B0CC8" w:rsidRDefault="006F31F6">
      <w:pPr>
        <w:spacing w:line="480" w:lineRule="auto"/>
        <w:ind w:left="-5" w:right="15" w:firstLine="725"/>
        <w:rPr>
          <w:ins w:id="2252" w:author="Britt Collins" w:date="2021-09-30T14:58:00Z"/>
          <w:rFonts w:ascii="Times New Roman" w:hAnsi="Times New Roman"/>
          <w:sz w:val="24"/>
          <w:szCs w:val="24"/>
        </w:rPr>
        <w:pPrChange w:id="2253" w:author="Britt Collins" w:date="2021-10-02T14:00:00Z">
          <w:pPr>
            <w:ind w:left="-5" w:right="15"/>
          </w:pPr>
        </w:pPrChange>
      </w:pPr>
      <w:ins w:id="2254" w:author="Britt Collins" w:date="2021-09-30T14:58:00Z">
        <w:r w:rsidRPr="000B0CC8">
          <w:rPr>
            <w:rFonts w:ascii="Times New Roman" w:hAnsi="Times New Roman"/>
            <w:sz w:val="24"/>
            <w:szCs w:val="24"/>
          </w:rPr>
          <w:t xml:space="preserve">The next morning Elliot was kind enough to drop me off at the South Sydney Hotel. The hotel, located opposite Sydney Central Train Station, was one of the Oz Experience pick up points. I checked in </w:t>
        </w:r>
        <w:r w:rsidRPr="000B0CC8">
          <w:rPr>
            <w:rFonts w:ascii="Times New Roman" w:hAnsi="Times New Roman"/>
            <w:sz w:val="24"/>
            <w:szCs w:val="24"/>
          </w:rPr>
          <w:lastRenderedPageBreak/>
          <w:t>and made my way to the room. I opened the door, saw the large bed and threw myself onto it. It was so nice to have personal space in the relative lap of hotel luxury. I realised I had far too much luggage to take with me on the Oz Experience road trip. I hatched a plan. I was going to take just the essentials and cheekily dump my excess luggage at the Sydney consultancy office. Hopefully, it would still be there when I returned.</w:t>
        </w:r>
      </w:ins>
    </w:p>
    <w:p w14:paraId="03692E6C" w14:textId="4226429D" w:rsidR="006F31F6" w:rsidRPr="000B0CC8" w:rsidRDefault="006F31F6">
      <w:pPr>
        <w:spacing w:line="480" w:lineRule="auto"/>
        <w:ind w:left="-5" w:right="15" w:firstLine="725"/>
        <w:rPr>
          <w:ins w:id="2255" w:author="Britt Collins" w:date="2021-09-30T14:58:00Z"/>
          <w:rFonts w:ascii="Times New Roman" w:hAnsi="Times New Roman"/>
          <w:sz w:val="24"/>
          <w:szCs w:val="24"/>
        </w:rPr>
        <w:pPrChange w:id="2256" w:author="Britt Collins" w:date="2021-10-02T14:01:00Z">
          <w:pPr>
            <w:ind w:left="-5" w:right="15"/>
          </w:pPr>
        </w:pPrChange>
      </w:pPr>
      <w:ins w:id="2257" w:author="Britt Collins" w:date="2021-09-30T14:58:00Z">
        <w:r w:rsidRPr="000B0CC8">
          <w:rPr>
            <w:rFonts w:ascii="Times New Roman" w:hAnsi="Times New Roman"/>
            <w:sz w:val="24"/>
            <w:szCs w:val="24"/>
          </w:rPr>
          <w:t>With luggage dumped, a slim</w:t>
        </w:r>
      </w:ins>
      <w:ins w:id="2258" w:author="Britt Collins" w:date="2021-10-02T14:01:00Z">
        <w:r w:rsidR="00666CFD">
          <w:rPr>
            <w:rFonts w:ascii="Times New Roman" w:hAnsi="Times New Roman"/>
            <w:sz w:val="24"/>
            <w:szCs w:val="24"/>
          </w:rPr>
          <w:t>-</w:t>
        </w:r>
      </w:ins>
      <w:ins w:id="2259" w:author="Britt Collins" w:date="2021-09-30T14:58:00Z">
        <w:r w:rsidRPr="000B0CC8">
          <w:rPr>
            <w:rFonts w:ascii="Times New Roman" w:hAnsi="Times New Roman"/>
            <w:sz w:val="24"/>
            <w:szCs w:val="24"/>
          </w:rPr>
          <w:t>lined and agile packed me was contemplating the finer things in my life. One of those things I considered fine were the hairs atop my head. An unkempt balding appearance is not good in holiday photos. To remedy this, without any hair cutting tools, I decided to use my Gillette razor to see to my hair. What I didn</w:t>
        </w:r>
      </w:ins>
      <w:ins w:id="2260" w:author="Britt Collins" w:date="2021-10-02T14:01:00Z">
        <w:r w:rsidR="00802EC7">
          <w:rPr>
            <w:rFonts w:ascii="Times New Roman" w:hAnsi="Times New Roman"/>
            <w:sz w:val="24"/>
            <w:szCs w:val="24"/>
          </w:rPr>
          <w:t>’</w:t>
        </w:r>
      </w:ins>
      <w:ins w:id="2261" w:author="Britt Collins" w:date="2021-09-30T14:58:00Z">
        <w:r w:rsidRPr="000B0CC8">
          <w:rPr>
            <w:rFonts w:ascii="Times New Roman" w:hAnsi="Times New Roman"/>
            <w:sz w:val="24"/>
            <w:szCs w:val="24"/>
          </w:rPr>
          <w:t xml:space="preserve">t realise was how much effort was going to be involved. The amount of shaving cream and brute force used was literally eyewatering. It got the job done, with a nick here and trickle of blood there. Feeling a freshly </w:t>
        </w:r>
      </w:ins>
      <w:ins w:id="2262" w:author="Britt Collins" w:date="2021-10-02T14:02:00Z">
        <w:r w:rsidR="00802EC7">
          <w:rPr>
            <w:rFonts w:ascii="Times New Roman" w:hAnsi="Times New Roman"/>
            <w:sz w:val="24"/>
            <w:szCs w:val="24"/>
          </w:rPr>
          <w:t>shorn</w:t>
        </w:r>
      </w:ins>
      <w:ins w:id="2263" w:author="Britt Collins" w:date="2021-09-30T14:58:00Z">
        <w:r w:rsidRPr="000B0CC8">
          <w:rPr>
            <w:rFonts w:ascii="Times New Roman" w:hAnsi="Times New Roman"/>
            <w:sz w:val="24"/>
            <w:szCs w:val="24"/>
          </w:rPr>
          <w:t xml:space="preserve"> head is an unusual sensation. A bald baby’s head feels soft, but the feel of a razor blade shaved head is like clasping a frog. The skinhead look does have its good side. It is a symbol of rebellion and liberalism, a stance I leant towards. The bad side, it is associated with mindless violence, which contradicts the way I perceive myself. Hopefully people would see past its edginess and love the big softie beneath.</w:t>
        </w:r>
      </w:ins>
    </w:p>
    <w:p w14:paraId="75268BD2" w14:textId="463EDB4A" w:rsidR="006F31F6" w:rsidRPr="000B0CC8" w:rsidRDefault="006F31F6">
      <w:pPr>
        <w:spacing w:line="480" w:lineRule="auto"/>
        <w:ind w:left="-5" w:right="15" w:firstLine="725"/>
        <w:rPr>
          <w:ins w:id="2264" w:author="Britt Collins" w:date="2021-09-30T14:58:00Z"/>
          <w:rFonts w:ascii="Times New Roman" w:hAnsi="Times New Roman"/>
          <w:sz w:val="24"/>
          <w:szCs w:val="24"/>
        </w:rPr>
        <w:pPrChange w:id="2265" w:author="Britt Collins" w:date="2021-10-02T14:03:00Z">
          <w:pPr>
            <w:ind w:left="-5" w:right="15"/>
          </w:pPr>
        </w:pPrChange>
      </w:pPr>
      <w:ins w:id="2266" w:author="Britt Collins" w:date="2021-09-30T14:58:00Z">
        <w:r w:rsidRPr="000B0CC8">
          <w:rPr>
            <w:rFonts w:ascii="Times New Roman" w:hAnsi="Times New Roman"/>
            <w:sz w:val="24"/>
            <w:szCs w:val="24"/>
          </w:rPr>
          <w:t>First thing in the morning I walked out the front door of the hotel to see the large, white Oz Experience bus. A tall, thin Dutch</w:t>
        </w:r>
      </w:ins>
      <w:ins w:id="2267" w:author="Britt Collins" w:date="2021-10-02T14:03:00Z">
        <w:r w:rsidR="00802EC7">
          <w:rPr>
            <w:rFonts w:ascii="Times New Roman" w:hAnsi="Times New Roman"/>
            <w:sz w:val="24"/>
            <w:szCs w:val="24"/>
          </w:rPr>
          <w:t>-</w:t>
        </w:r>
      </w:ins>
      <w:ins w:id="2268" w:author="Britt Collins" w:date="2021-09-30T14:58:00Z">
        <w:r w:rsidRPr="000B0CC8">
          <w:rPr>
            <w:rFonts w:ascii="Times New Roman" w:hAnsi="Times New Roman"/>
            <w:sz w:val="24"/>
            <w:szCs w:val="24"/>
          </w:rPr>
          <w:t>looking man made his presence known as he walked towards me. He shouted out my name in a stereotypical Aus</w:t>
        </w:r>
      </w:ins>
      <w:ins w:id="2269" w:author="Britt Collins" w:date="2021-10-02T14:04:00Z">
        <w:r w:rsidR="00802EC7">
          <w:rPr>
            <w:rFonts w:ascii="Times New Roman" w:hAnsi="Times New Roman"/>
            <w:sz w:val="24"/>
            <w:szCs w:val="24"/>
          </w:rPr>
          <w:t>sie</w:t>
        </w:r>
      </w:ins>
      <w:ins w:id="2270" w:author="Britt Collins" w:date="2021-09-30T14:58:00Z">
        <w:r w:rsidRPr="000B0CC8">
          <w:rPr>
            <w:rFonts w:ascii="Times New Roman" w:hAnsi="Times New Roman"/>
            <w:sz w:val="24"/>
            <w:szCs w:val="24"/>
          </w:rPr>
          <w:t xml:space="preserve"> accent. </w:t>
        </w:r>
      </w:ins>
    </w:p>
    <w:p w14:paraId="62CEE608" w14:textId="442170D1" w:rsidR="006F31F6" w:rsidRPr="000B0CC8" w:rsidRDefault="006F31F6">
      <w:pPr>
        <w:spacing w:line="480" w:lineRule="auto"/>
        <w:ind w:left="-5" w:right="15" w:firstLine="725"/>
        <w:rPr>
          <w:ins w:id="2271" w:author="Britt Collins" w:date="2021-09-30T14:58:00Z"/>
          <w:rFonts w:ascii="Times New Roman" w:hAnsi="Times New Roman"/>
          <w:sz w:val="24"/>
          <w:szCs w:val="24"/>
        </w:rPr>
        <w:pPrChange w:id="2272" w:author="Britt Collins" w:date="2021-10-02T14:04:00Z">
          <w:pPr>
            <w:ind w:left="-5" w:right="15"/>
          </w:pPr>
        </w:pPrChange>
      </w:pPr>
      <w:ins w:id="2273" w:author="Britt Collins" w:date="2021-09-30T14:58:00Z">
        <w:r w:rsidRPr="000B0CC8">
          <w:rPr>
            <w:rFonts w:ascii="Times New Roman" w:hAnsi="Times New Roman"/>
            <w:sz w:val="24"/>
            <w:szCs w:val="24"/>
          </w:rPr>
          <w:t>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w:t>
        </w:r>
      </w:ins>
      <w:ins w:id="2274" w:author="Britt Collins" w:date="2021-10-02T14:05:00Z">
        <w:r w:rsidR="00802EC7">
          <w:rPr>
            <w:rFonts w:ascii="Times New Roman" w:hAnsi="Times New Roman"/>
            <w:sz w:val="24"/>
            <w:szCs w:val="24"/>
          </w:rPr>
          <w:t xml:space="preserve"> with pale </w:t>
        </w:r>
        <w:r w:rsidR="00802EC7" w:rsidRPr="000B0CC8">
          <w:rPr>
            <w:rFonts w:ascii="Times New Roman" w:hAnsi="Times New Roman"/>
            <w:sz w:val="24"/>
            <w:szCs w:val="24"/>
          </w:rPr>
          <w:t>Northern European skin</w:t>
        </w:r>
      </w:ins>
      <w:ins w:id="2275" w:author="Britt Collins" w:date="2021-09-30T14:58:00Z">
        <w:r w:rsidRPr="000B0CC8">
          <w:rPr>
            <w:rFonts w:ascii="Times New Roman" w:hAnsi="Times New Roman"/>
            <w:sz w:val="24"/>
            <w:szCs w:val="24"/>
          </w:rPr>
          <w:t xml:space="preserve">. They were from England, Germany, and Denmark respectively. </w:t>
        </w:r>
      </w:ins>
    </w:p>
    <w:p w14:paraId="0C2844B6" w14:textId="2DB7E5EC" w:rsidR="00802EC7" w:rsidRDefault="006F31F6" w:rsidP="00802EC7">
      <w:pPr>
        <w:spacing w:line="480" w:lineRule="auto"/>
        <w:ind w:left="-5" w:right="15" w:firstLine="350"/>
        <w:rPr>
          <w:ins w:id="2276" w:author="Britt Collins" w:date="2021-10-02T14:06:00Z"/>
          <w:rFonts w:ascii="Times New Roman" w:hAnsi="Times New Roman"/>
          <w:sz w:val="24"/>
          <w:szCs w:val="24"/>
        </w:rPr>
      </w:pPr>
      <w:ins w:id="2277" w:author="Britt Collins" w:date="2021-09-30T14:58:00Z">
        <w:r w:rsidRPr="000B0CC8">
          <w:rPr>
            <w:rFonts w:ascii="Times New Roman" w:hAnsi="Times New Roman"/>
            <w:sz w:val="24"/>
            <w:szCs w:val="24"/>
          </w:rPr>
          <w:t xml:space="preserve">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w:t>
        </w:r>
        <w:r w:rsidRPr="000B0CC8">
          <w:rPr>
            <w:rFonts w:ascii="Times New Roman" w:hAnsi="Times New Roman"/>
            <w:sz w:val="24"/>
            <w:szCs w:val="24"/>
          </w:rPr>
          <w:lastRenderedPageBreak/>
          <w:t xml:space="preserve">bus made its way towards Sydney Harbour Bridge. As we navigated Circular Quay, a noticeable crackling sound was heard over the bus’s speaker system. The sound was followed by a base-y explosion as Jeff, our coach driver and guide, began adjusting his headset. </w:t>
        </w:r>
      </w:ins>
      <w:ins w:id="2278" w:author="Britt Collins" w:date="2021-10-02T14:06:00Z">
        <w:r w:rsidR="00802EC7">
          <w:rPr>
            <w:rFonts w:ascii="Times New Roman" w:hAnsi="Times New Roman"/>
            <w:sz w:val="24"/>
            <w:szCs w:val="24"/>
          </w:rPr>
          <w:t>“</w:t>
        </w:r>
      </w:ins>
      <w:ins w:id="2279" w:author="Britt Collins" w:date="2021-09-30T14:58:00Z">
        <w:r w:rsidRPr="000B0CC8">
          <w:rPr>
            <w:rFonts w:ascii="Times New Roman" w:hAnsi="Times New Roman"/>
            <w:sz w:val="24"/>
            <w:szCs w:val="24"/>
          </w:rPr>
          <w:t>G’day</w:t>
        </w:r>
      </w:ins>
      <w:ins w:id="2280" w:author="Britt Collins" w:date="2021-10-02T14:06:00Z">
        <w:r w:rsidR="00802EC7">
          <w:rPr>
            <w:rFonts w:ascii="Times New Roman" w:hAnsi="Times New Roman"/>
            <w:sz w:val="24"/>
            <w:szCs w:val="24"/>
          </w:rPr>
          <w:t>,”</w:t>
        </w:r>
      </w:ins>
      <w:ins w:id="2281" w:author="Britt Collins" w:date="2021-09-30T14:58:00Z">
        <w:r w:rsidRPr="000B0CC8">
          <w:rPr>
            <w:rFonts w:ascii="Times New Roman" w:hAnsi="Times New Roman"/>
            <w:sz w:val="24"/>
            <w:szCs w:val="24"/>
          </w:rPr>
          <w:t xml:space="preserve"> he said. Jeff had one volume level, loud. I felt sorry for the coach’s speaker system. </w:t>
        </w:r>
      </w:ins>
      <w:ins w:id="2282" w:author="Britt Collins" w:date="2021-10-02T14:06:00Z">
        <w:r w:rsidR="00802EC7">
          <w:rPr>
            <w:rFonts w:ascii="Times New Roman" w:hAnsi="Times New Roman"/>
            <w:sz w:val="24"/>
            <w:szCs w:val="24"/>
          </w:rPr>
          <w:t>“</w:t>
        </w:r>
      </w:ins>
      <w:ins w:id="2283" w:author="Britt Collins" w:date="2021-09-30T14:58:00Z">
        <w:r w:rsidRPr="000B0CC8">
          <w:rPr>
            <w:rFonts w:ascii="Times New Roman" w:hAnsi="Times New Roman"/>
            <w:sz w:val="24"/>
            <w:szCs w:val="24"/>
          </w:rPr>
          <w:t>How are you guys? Looking forward to the journey ahead?</w:t>
        </w:r>
      </w:ins>
      <w:ins w:id="2284" w:author="Britt Collins" w:date="2021-10-02T14:07:00Z">
        <w:r w:rsidR="00802EC7">
          <w:rPr>
            <w:rFonts w:ascii="Times New Roman" w:hAnsi="Times New Roman"/>
            <w:sz w:val="24"/>
            <w:szCs w:val="24"/>
          </w:rPr>
          <w:t>”</w:t>
        </w:r>
      </w:ins>
    </w:p>
    <w:p w14:paraId="70C59F43" w14:textId="3FB7C111" w:rsidR="006F31F6" w:rsidRPr="000B0CC8" w:rsidRDefault="00802EC7">
      <w:pPr>
        <w:spacing w:line="480" w:lineRule="auto"/>
        <w:ind w:left="-5" w:right="15" w:firstLine="350"/>
        <w:rPr>
          <w:ins w:id="2285" w:author="Britt Collins" w:date="2021-09-30T14:58:00Z"/>
          <w:rFonts w:ascii="Times New Roman" w:hAnsi="Times New Roman"/>
          <w:sz w:val="24"/>
          <w:szCs w:val="24"/>
        </w:rPr>
        <w:pPrChange w:id="2286" w:author="Britt Collins" w:date="2021-10-02T14:07:00Z">
          <w:pPr>
            <w:ind w:left="-5" w:right="15"/>
          </w:pPr>
        </w:pPrChange>
      </w:pPr>
      <w:ins w:id="2287" w:author="Britt Collins" w:date="2021-10-02T14:06:00Z">
        <w:r>
          <w:rPr>
            <w:rFonts w:ascii="Times New Roman" w:hAnsi="Times New Roman"/>
            <w:sz w:val="24"/>
            <w:szCs w:val="24"/>
          </w:rPr>
          <w:t>Everyone</w:t>
        </w:r>
      </w:ins>
      <w:ins w:id="2288" w:author="Britt Collins" w:date="2021-09-30T14:58:00Z">
        <w:r w:rsidR="006F31F6" w:rsidRPr="000B0CC8">
          <w:rPr>
            <w:rFonts w:ascii="Times New Roman" w:hAnsi="Times New Roman"/>
            <w:sz w:val="24"/>
            <w:szCs w:val="24"/>
          </w:rPr>
          <w:t xml:space="preserve"> shouted a loud and resounding </w:t>
        </w:r>
      </w:ins>
      <w:ins w:id="2289" w:author="Britt Collins" w:date="2021-10-02T14:07:00Z">
        <w:r>
          <w:rPr>
            <w:rFonts w:ascii="Times New Roman" w:hAnsi="Times New Roman"/>
            <w:sz w:val="24"/>
            <w:szCs w:val="24"/>
          </w:rPr>
          <w:t>‘</w:t>
        </w:r>
      </w:ins>
      <w:ins w:id="2290" w:author="Britt Collins" w:date="2021-09-30T14:58:00Z">
        <w:r w:rsidR="006F31F6" w:rsidRPr="000B0CC8">
          <w:rPr>
            <w:rFonts w:ascii="Times New Roman" w:hAnsi="Times New Roman"/>
            <w:sz w:val="24"/>
            <w:szCs w:val="24"/>
          </w:rPr>
          <w:t>yes</w:t>
        </w:r>
      </w:ins>
      <w:ins w:id="2291" w:author="Britt Collins" w:date="2021-10-02T14:07:00Z">
        <w:r>
          <w:rPr>
            <w:rFonts w:ascii="Times New Roman" w:hAnsi="Times New Roman"/>
            <w:sz w:val="24"/>
            <w:szCs w:val="24"/>
          </w:rPr>
          <w:t>’</w:t>
        </w:r>
      </w:ins>
      <w:ins w:id="2292" w:author="Britt Collins" w:date="2021-09-30T14:58:00Z">
        <w:r w:rsidR="006F31F6" w:rsidRPr="000B0CC8">
          <w:rPr>
            <w:rFonts w:ascii="Times New Roman" w:hAnsi="Times New Roman"/>
            <w:sz w:val="24"/>
            <w:szCs w:val="24"/>
          </w:rPr>
          <w:t xml:space="preserve">. Jeff, being at the other end of the bus, could just about hear our reply. He down-played how half-hearted our response was. We repeated, but this time with even more vigour. Jeff indicated he was not impressed with our efforts and continued. His dry, terse Aussie sense of humour came through as he described the Oz Experience. </w:t>
        </w:r>
      </w:ins>
      <w:ins w:id="2293" w:author="Britt Collins" w:date="2021-10-02T14:07:00Z">
        <w:r>
          <w:rPr>
            <w:rFonts w:ascii="Times New Roman" w:hAnsi="Times New Roman"/>
            <w:sz w:val="24"/>
            <w:szCs w:val="24"/>
          </w:rPr>
          <w:t>He ra</w:t>
        </w:r>
      </w:ins>
      <w:ins w:id="2294" w:author="Britt Collins" w:date="2021-10-02T14:08:00Z">
        <w:r>
          <w:rPr>
            <w:rFonts w:ascii="Times New Roman" w:hAnsi="Times New Roman"/>
            <w:sz w:val="24"/>
            <w:szCs w:val="24"/>
          </w:rPr>
          <w:t xml:space="preserve">ttled off </w:t>
        </w:r>
      </w:ins>
      <w:ins w:id="2295" w:author="Britt Collins" w:date="2021-09-30T14:58:00Z">
        <w:r w:rsidR="006F31F6" w:rsidRPr="000B0CC8">
          <w:rPr>
            <w:rFonts w:ascii="Times New Roman" w:hAnsi="Times New Roman"/>
            <w:sz w:val="24"/>
            <w:szCs w:val="24"/>
          </w:rPr>
          <w:t xml:space="preserve">the optional trips in the itinerary, </w:t>
        </w:r>
      </w:ins>
      <w:ins w:id="2296" w:author="Britt Collins" w:date="2021-10-02T14:08:00Z">
        <w:r>
          <w:rPr>
            <w:rFonts w:ascii="Times New Roman" w:hAnsi="Times New Roman"/>
            <w:sz w:val="24"/>
            <w:szCs w:val="24"/>
          </w:rPr>
          <w:t xml:space="preserve">from Byron Bay and Fraser Island to a Whitsunday Sailing tour and Magnetic Island </w:t>
        </w:r>
      </w:ins>
      <w:ins w:id="2297" w:author="Britt Collins" w:date="2021-10-02T14:09:00Z">
        <w:r>
          <w:rPr>
            <w:rFonts w:ascii="Times New Roman" w:hAnsi="Times New Roman"/>
            <w:sz w:val="24"/>
            <w:szCs w:val="24"/>
          </w:rPr>
          <w:t>night stopover.</w:t>
        </w:r>
      </w:ins>
    </w:p>
    <w:p w14:paraId="18528ECC" w14:textId="517D77A9" w:rsidR="006F31F6" w:rsidRPr="000B0CC8" w:rsidRDefault="00802EC7">
      <w:pPr>
        <w:spacing w:line="480" w:lineRule="auto"/>
        <w:ind w:left="-5" w:right="15" w:firstLine="350"/>
        <w:rPr>
          <w:ins w:id="2298" w:author="Britt Collins" w:date="2021-09-30T14:58:00Z"/>
          <w:rFonts w:ascii="Times New Roman" w:hAnsi="Times New Roman"/>
          <w:sz w:val="24"/>
          <w:szCs w:val="24"/>
        </w:rPr>
        <w:pPrChange w:id="2299" w:author="Britt Collins" w:date="2021-10-02T14:09:00Z">
          <w:pPr>
            <w:ind w:left="-5" w:right="15"/>
          </w:pPr>
        </w:pPrChange>
      </w:pPr>
      <w:ins w:id="2300" w:author="Britt Collins" w:date="2021-10-02T14:09:00Z">
        <w:r>
          <w:rPr>
            <w:rFonts w:ascii="Times New Roman" w:hAnsi="Times New Roman"/>
            <w:sz w:val="24"/>
            <w:szCs w:val="24"/>
          </w:rPr>
          <w:t>As we hit the road,</w:t>
        </w:r>
      </w:ins>
      <w:ins w:id="2301" w:author="Britt Collins" w:date="2021-09-30T14:58:00Z">
        <w:r w:rsidR="006F31F6" w:rsidRPr="000B0CC8">
          <w:rPr>
            <w:rFonts w:ascii="Times New Roman" w:hAnsi="Times New Roman"/>
            <w:sz w:val="24"/>
            <w:szCs w:val="24"/>
          </w:rPr>
          <w:t xml:space="preserve"> Jeff played a </w:t>
        </w:r>
      </w:ins>
      <w:ins w:id="2302" w:author="Britt Collins" w:date="2021-10-02T14:09:00Z">
        <w:r>
          <w:rPr>
            <w:rFonts w:ascii="Times New Roman" w:hAnsi="Times New Roman"/>
            <w:sz w:val="24"/>
            <w:szCs w:val="24"/>
          </w:rPr>
          <w:t>selection of</w:t>
        </w:r>
      </w:ins>
      <w:ins w:id="2303" w:author="Britt Collins" w:date="2021-09-30T14:58:00Z">
        <w:r w:rsidR="006F31F6" w:rsidRPr="000B0CC8">
          <w:rPr>
            <w:rFonts w:ascii="Times New Roman" w:hAnsi="Times New Roman"/>
            <w:sz w:val="24"/>
            <w:szCs w:val="24"/>
          </w:rPr>
          <w:t xml:space="preserve"> Aussie songs during the trip including one entitled </w:t>
        </w:r>
        <w:r w:rsidR="006F31F6" w:rsidRPr="00802EC7">
          <w:rPr>
            <w:rFonts w:ascii="Times New Roman" w:hAnsi="Times New Roman"/>
            <w:i/>
            <w:sz w:val="24"/>
            <w:szCs w:val="24"/>
            <w:rPrChange w:id="2304" w:author="Britt Collins" w:date="2021-10-02T14:10:00Z">
              <w:rPr>
                <w:rFonts w:ascii="Times New Roman" w:hAnsi="Times New Roman"/>
                <w:sz w:val="24"/>
                <w:szCs w:val="24"/>
              </w:rPr>
            </w:rPrChange>
          </w:rPr>
          <w:t>Come to Australia</w:t>
        </w:r>
        <w:r w:rsidR="006F31F6" w:rsidRPr="000B0CC8">
          <w:rPr>
            <w:rFonts w:ascii="Times New Roman" w:hAnsi="Times New Roman"/>
            <w:sz w:val="24"/>
            <w:szCs w:val="24"/>
          </w:rPr>
          <w:t xml:space="preserve">, which summed up all the fears that tourists faced when visiting. Basically, be warned, you might accidently get killed by spiders, snakes, crocs, sharks and box jelly fish. </w:t>
        </w:r>
      </w:ins>
      <w:ins w:id="2305" w:author="Britt Collins" w:date="2021-10-02T14:10:00Z">
        <w:r>
          <w:rPr>
            <w:rFonts w:ascii="Times New Roman" w:hAnsi="Times New Roman"/>
            <w:sz w:val="24"/>
            <w:szCs w:val="24"/>
          </w:rPr>
          <w:t>He</w:t>
        </w:r>
      </w:ins>
      <w:ins w:id="2306" w:author="Britt Collins" w:date="2021-09-30T14:58:00Z">
        <w:r w:rsidR="006F31F6" w:rsidRPr="000B0CC8">
          <w:rPr>
            <w:rFonts w:ascii="Times New Roman" w:hAnsi="Times New Roman"/>
            <w:sz w:val="24"/>
            <w:szCs w:val="24"/>
          </w:rPr>
          <w:t xml:space="preserve"> used the gamut of Aussie phrases to ensure we were all well versed in the </w:t>
        </w:r>
      </w:ins>
      <w:ins w:id="2307" w:author="Britt Collins" w:date="2021-10-02T14:10:00Z">
        <w:r>
          <w:rPr>
            <w:rFonts w:ascii="Times New Roman" w:hAnsi="Times New Roman"/>
            <w:sz w:val="24"/>
            <w:szCs w:val="24"/>
          </w:rPr>
          <w:t>“n</w:t>
        </w:r>
      </w:ins>
      <w:ins w:id="2308" w:author="Britt Collins" w:date="2021-09-30T14:58:00Z">
        <w:r w:rsidR="006F31F6" w:rsidRPr="000B0CC8">
          <w:rPr>
            <w:rFonts w:ascii="Times New Roman" w:hAnsi="Times New Roman"/>
            <w:sz w:val="24"/>
            <w:szCs w:val="24"/>
          </w:rPr>
          <w:t>o worries, no dramas, too easy</w:t>
        </w:r>
      </w:ins>
      <w:ins w:id="2309" w:author="Britt Collins" w:date="2021-10-02T14:10:00Z">
        <w:r>
          <w:rPr>
            <w:rFonts w:ascii="Times New Roman" w:hAnsi="Times New Roman"/>
            <w:sz w:val="24"/>
            <w:szCs w:val="24"/>
          </w:rPr>
          <w:t>”</w:t>
        </w:r>
      </w:ins>
      <w:ins w:id="2310" w:author="Britt Collins" w:date="2021-09-30T14:58:00Z">
        <w:r w:rsidR="006F31F6" w:rsidRPr="000B0CC8">
          <w:rPr>
            <w:rFonts w:ascii="Times New Roman" w:hAnsi="Times New Roman"/>
            <w:sz w:val="24"/>
            <w:szCs w:val="24"/>
          </w:rPr>
          <w:t xml:space="preserve"> culture that </w:t>
        </w:r>
      </w:ins>
      <w:ins w:id="2311" w:author="Britt Collins" w:date="2021-10-02T14:11:00Z">
        <w:r>
          <w:rPr>
            <w:rFonts w:ascii="Times New Roman" w:hAnsi="Times New Roman"/>
            <w:sz w:val="24"/>
            <w:szCs w:val="24"/>
          </w:rPr>
          <w:t xml:space="preserve">the country </w:t>
        </w:r>
      </w:ins>
      <w:ins w:id="2312" w:author="Britt Collins" w:date="2021-09-30T14:58:00Z">
        <w:r w:rsidR="006F31F6" w:rsidRPr="000B0CC8">
          <w:rPr>
            <w:rFonts w:ascii="Times New Roman" w:hAnsi="Times New Roman"/>
            <w:sz w:val="24"/>
            <w:szCs w:val="24"/>
          </w:rPr>
          <w:t>presented.</w:t>
        </w:r>
      </w:ins>
    </w:p>
    <w:p w14:paraId="323CF24A" w14:textId="5E30BE7D" w:rsidR="006F31F6" w:rsidRPr="000B0CC8" w:rsidRDefault="006F31F6">
      <w:pPr>
        <w:spacing w:line="480" w:lineRule="auto"/>
        <w:ind w:left="-5" w:right="15" w:firstLine="350"/>
        <w:rPr>
          <w:ins w:id="2313" w:author="Britt Collins" w:date="2021-09-30T14:58:00Z"/>
          <w:rFonts w:ascii="Times New Roman" w:hAnsi="Times New Roman"/>
          <w:sz w:val="24"/>
          <w:szCs w:val="24"/>
        </w:rPr>
        <w:pPrChange w:id="2314" w:author="Britt Collins" w:date="2021-10-02T14:13:00Z">
          <w:pPr>
            <w:ind w:left="-5" w:right="15"/>
          </w:pPr>
        </w:pPrChange>
      </w:pPr>
      <w:ins w:id="2315" w:author="Britt Collins" w:date="2021-09-30T14:58:00Z">
        <w:r w:rsidRPr="000B0CC8">
          <w:rPr>
            <w:rFonts w:ascii="Times New Roman" w:hAnsi="Times New Roman"/>
            <w:sz w:val="24"/>
            <w:szCs w:val="24"/>
          </w:rPr>
          <w:t xml:space="preserve">This trip was special, my first experience of Australia outside the big city. The highlight was the Whitsunday Sailing Tour. Being surrounded by the clear, warm, calming waters of the tropics took relaxation to a new level. </w:t>
        </w:r>
      </w:ins>
      <w:ins w:id="2316" w:author="Britt Collins" w:date="2021-10-02T14:28:00Z">
        <w:r w:rsidR="00615575" w:rsidRPr="007F3300">
          <w:rPr>
            <w:rFonts w:ascii="Times New Roman" w:hAnsi="Times New Roman"/>
            <w:b/>
            <w:sz w:val="24"/>
            <w:szCs w:val="24"/>
          </w:rPr>
          <w:t>SHOW, DON’T TELL.</w:t>
        </w:r>
        <w:r w:rsidR="00615575">
          <w:rPr>
            <w:rFonts w:ascii="Times New Roman" w:hAnsi="Times New Roman"/>
            <w:b/>
            <w:sz w:val="24"/>
            <w:szCs w:val="24"/>
          </w:rPr>
          <w:t xml:space="preserve"> WHY WAS IT THE HIGHLIGHT? </w:t>
        </w:r>
      </w:ins>
      <w:ins w:id="2317" w:author="Britt Collins" w:date="2021-09-30T14:58:00Z">
        <w:r w:rsidRPr="000B0CC8">
          <w:rPr>
            <w:rFonts w:ascii="Times New Roman" w:hAnsi="Times New Roman"/>
            <w:sz w:val="24"/>
            <w:szCs w:val="24"/>
          </w:rPr>
          <w:t>I was united with many other European travellers on the trip</w:t>
        </w:r>
      </w:ins>
      <w:ins w:id="2318" w:author="Britt Collins" w:date="2021-10-02T14:14:00Z">
        <w:r w:rsidR="004B09A2">
          <w:rPr>
            <w:rFonts w:ascii="Times New Roman" w:hAnsi="Times New Roman"/>
            <w:sz w:val="24"/>
            <w:szCs w:val="24"/>
          </w:rPr>
          <w:t>,</w:t>
        </w:r>
      </w:ins>
      <w:ins w:id="2319" w:author="Britt Collins" w:date="2021-09-30T14:58:00Z">
        <w:r w:rsidRPr="000B0CC8">
          <w:rPr>
            <w:rFonts w:ascii="Times New Roman" w:hAnsi="Times New Roman"/>
            <w:sz w:val="24"/>
            <w:szCs w:val="24"/>
          </w:rPr>
          <w:t xml:space="preserve"> </w:t>
        </w:r>
      </w:ins>
      <w:ins w:id="2320" w:author="Britt Collins" w:date="2021-10-02T14:14:00Z">
        <w:r w:rsidR="004B09A2">
          <w:rPr>
            <w:rFonts w:ascii="Times New Roman" w:hAnsi="Times New Roman"/>
            <w:sz w:val="24"/>
            <w:szCs w:val="24"/>
          </w:rPr>
          <w:t>m</w:t>
        </w:r>
      </w:ins>
      <w:ins w:id="2321" w:author="Britt Collins" w:date="2021-09-30T14:58:00Z">
        <w:r w:rsidRPr="000B0CC8">
          <w:rPr>
            <w:rFonts w:ascii="Times New Roman" w:hAnsi="Times New Roman"/>
            <w:sz w:val="24"/>
            <w:szCs w:val="24"/>
          </w:rPr>
          <w:t>ost were from Austria. We were united by drinking, which is a big part of the Australian social scene. The Australians have made it their own. Taking what the British have, adding better weather, more refreshing beer and a stubby holder.</w:t>
        </w:r>
      </w:ins>
    </w:p>
    <w:p w14:paraId="6727D3FA" w14:textId="197F0EFF" w:rsidR="006F31F6" w:rsidRPr="000B0CC8" w:rsidRDefault="006F31F6">
      <w:pPr>
        <w:spacing w:line="480" w:lineRule="auto"/>
        <w:ind w:left="-5" w:right="15" w:firstLine="350"/>
        <w:rPr>
          <w:ins w:id="2322" w:author="Britt Collins" w:date="2021-09-30T14:58:00Z"/>
          <w:rFonts w:ascii="Times New Roman" w:hAnsi="Times New Roman"/>
          <w:sz w:val="24"/>
          <w:szCs w:val="24"/>
        </w:rPr>
        <w:pPrChange w:id="2323" w:author="Britt Collins" w:date="2021-10-02T14:14:00Z">
          <w:pPr>
            <w:ind w:left="-5" w:right="15"/>
          </w:pPr>
        </w:pPrChange>
      </w:pPr>
      <w:ins w:id="2324" w:author="Britt Collins" w:date="2021-09-30T14:58:00Z">
        <w:r w:rsidRPr="000B0CC8">
          <w:rPr>
            <w:rFonts w:ascii="Times New Roman" w:hAnsi="Times New Roman"/>
            <w:sz w:val="24"/>
            <w:szCs w:val="24"/>
          </w:rPr>
          <w:t xml:space="preserve">The day </w:t>
        </w:r>
      </w:ins>
      <w:ins w:id="2325" w:author="Britt Collins" w:date="2021-10-02T14:14:00Z">
        <w:r w:rsidR="004B09A2">
          <w:rPr>
            <w:rFonts w:ascii="Times New Roman" w:hAnsi="Times New Roman"/>
            <w:sz w:val="24"/>
            <w:szCs w:val="24"/>
          </w:rPr>
          <w:t>before</w:t>
        </w:r>
      </w:ins>
      <w:ins w:id="2326" w:author="Britt Collins" w:date="2021-09-30T14:58:00Z">
        <w:r w:rsidRPr="000B0CC8">
          <w:rPr>
            <w:rFonts w:ascii="Times New Roman" w:hAnsi="Times New Roman"/>
            <w:sz w:val="24"/>
            <w:szCs w:val="24"/>
          </w:rPr>
          <w:t xml:space="preserve"> </w:t>
        </w:r>
      </w:ins>
      <w:ins w:id="2327" w:author="Britt Collins" w:date="2021-10-02T14:15:00Z">
        <w:r w:rsidR="004B09A2">
          <w:rPr>
            <w:rFonts w:ascii="Times New Roman" w:hAnsi="Times New Roman"/>
            <w:sz w:val="24"/>
            <w:szCs w:val="24"/>
          </w:rPr>
          <w:t>the</w:t>
        </w:r>
      </w:ins>
      <w:ins w:id="2328" w:author="Britt Collins" w:date="2021-09-30T14:58:00Z">
        <w:r w:rsidRPr="000B0CC8">
          <w:rPr>
            <w:rFonts w:ascii="Times New Roman" w:hAnsi="Times New Roman"/>
            <w:sz w:val="24"/>
            <w:szCs w:val="24"/>
          </w:rPr>
          <w:t xml:space="preserve"> trip, I visited Manly. I arrived at the entrance to a house just off the </w:t>
        </w:r>
      </w:ins>
      <w:ins w:id="2329" w:author="Britt Collins" w:date="2021-10-02T14:15:00Z">
        <w:r w:rsidR="004B09A2">
          <w:rPr>
            <w:rFonts w:ascii="Times New Roman" w:hAnsi="Times New Roman"/>
            <w:sz w:val="24"/>
            <w:szCs w:val="24"/>
          </w:rPr>
          <w:t xml:space="preserve">main </w:t>
        </w:r>
      </w:ins>
      <w:ins w:id="2330" w:author="Britt Collins" w:date="2021-09-30T14:58:00Z">
        <w:r w:rsidRPr="000B0CC8">
          <w:rPr>
            <w:rFonts w:ascii="Times New Roman" w:hAnsi="Times New Roman"/>
            <w:sz w:val="24"/>
            <w:szCs w:val="24"/>
          </w:rPr>
          <w:t xml:space="preserve">boulevard. </w:t>
        </w:r>
      </w:ins>
      <w:ins w:id="2331" w:author="Britt Collins" w:date="2021-10-04T09:55:00Z">
        <w:r w:rsidR="00E703A1" w:rsidRPr="00707754">
          <w:rPr>
            <w:rFonts w:ascii="Times New Roman" w:hAnsi="Times New Roman"/>
            <w:b/>
            <w:sz w:val="24"/>
            <w:szCs w:val="24"/>
            <w:rPrChange w:id="2332" w:author="Britt Collins" w:date="2021-10-04T10:01:00Z">
              <w:rPr>
                <w:rFonts w:ascii="Times New Roman" w:hAnsi="Times New Roman"/>
                <w:sz w:val="24"/>
                <w:szCs w:val="24"/>
              </w:rPr>
            </w:rPrChange>
          </w:rPr>
          <w:t>DESCRIBE, THE HOUSE, THE, STREET, THE NEIGHBOURHOOD</w:t>
        </w:r>
        <w:r w:rsidR="00707754" w:rsidRPr="00707754">
          <w:rPr>
            <w:rFonts w:ascii="Times New Roman" w:hAnsi="Times New Roman"/>
            <w:b/>
            <w:sz w:val="24"/>
            <w:szCs w:val="24"/>
            <w:rPrChange w:id="2333" w:author="Britt Collins" w:date="2021-10-04T10:01:00Z">
              <w:rPr>
                <w:rFonts w:ascii="Times New Roman" w:hAnsi="Times New Roman"/>
                <w:sz w:val="24"/>
                <w:szCs w:val="24"/>
              </w:rPr>
            </w:rPrChange>
          </w:rPr>
          <w:t xml:space="preserve">. FOR EXAMPLE: </w:t>
        </w:r>
      </w:ins>
      <w:ins w:id="2334" w:author="Britt Collins" w:date="2021-10-02T14:15:00Z">
        <w:r w:rsidR="004B09A2" w:rsidRPr="00707754">
          <w:rPr>
            <w:rFonts w:ascii="Times New Roman" w:hAnsi="Times New Roman"/>
            <w:b/>
            <w:sz w:val="24"/>
            <w:szCs w:val="24"/>
            <w:rPrChange w:id="2335" w:author="Britt Collins" w:date="2021-10-04T10:01:00Z">
              <w:rPr>
                <w:rFonts w:ascii="Times New Roman" w:hAnsi="Times New Roman"/>
                <w:sz w:val="24"/>
                <w:szCs w:val="24"/>
              </w:rPr>
            </w:rPrChange>
          </w:rPr>
          <w:t>A</w:t>
        </w:r>
      </w:ins>
      <w:ins w:id="2336" w:author="Britt Collins" w:date="2021-10-04T09:59:00Z">
        <w:r w:rsidR="00707754" w:rsidRPr="00707754">
          <w:rPr>
            <w:rFonts w:ascii="Times New Roman" w:hAnsi="Times New Roman"/>
            <w:b/>
            <w:sz w:val="24"/>
            <w:szCs w:val="24"/>
            <w:rPrChange w:id="2337" w:author="Britt Collins" w:date="2021-10-04T10:01:00Z">
              <w:rPr>
                <w:rFonts w:ascii="Times New Roman" w:hAnsi="Times New Roman"/>
                <w:sz w:val="24"/>
                <w:szCs w:val="24"/>
              </w:rPr>
            </w:rPrChange>
          </w:rPr>
          <w:t xml:space="preserve"> sleepy, palm-lined</w:t>
        </w:r>
      </w:ins>
      <w:ins w:id="2338" w:author="Britt Collins" w:date="2021-10-04T10:00:00Z">
        <w:r w:rsidR="00707754" w:rsidRPr="00707754">
          <w:rPr>
            <w:rFonts w:ascii="Times New Roman" w:hAnsi="Times New Roman"/>
            <w:b/>
            <w:sz w:val="24"/>
            <w:szCs w:val="24"/>
            <w:rPrChange w:id="2339" w:author="Britt Collins" w:date="2021-10-04T10:01:00Z">
              <w:rPr>
                <w:rFonts w:ascii="Times New Roman" w:hAnsi="Times New Roman"/>
                <w:sz w:val="24"/>
                <w:szCs w:val="24"/>
              </w:rPr>
            </w:rPrChange>
          </w:rPr>
          <w:t xml:space="preserve"> </w:t>
        </w:r>
      </w:ins>
      <w:ins w:id="2340" w:author="Britt Collins" w:date="2021-10-04T10:11:00Z">
        <w:r w:rsidR="00EB588F">
          <w:rPr>
            <w:rFonts w:ascii="Times New Roman" w:hAnsi="Times New Roman"/>
            <w:b/>
            <w:sz w:val="24"/>
            <w:szCs w:val="24"/>
          </w:rPr>
          <w:t>beach</w:t>
        </w:r>
      </w:ins>
      <w:ins w:id="2341" w:author="Britt Collins" w:date="2021-10-04T18:13:00Z">
        <w:r w:rsidR="00B91E52">
          <w:rPr>
            <w:rFonts w:ascii="Times New Roman" w:hAnsi="Times New Roman"/>
            <w:b/>
            <w:sz w:val="24"/>
            <w:szCs w:val="24"/>
          </w:rPr>
          <w:t>y suburb</w:t>
        </w:r>
      </w:ins>
      <w:ins w:id="2342" w:author="Britt Collins" w:date="2021-10-04T10:11:00Z">
        <w:r w:rsidR="00EB588F">
          <w:rPr>
            <w:rFonts w:ascii="Times New Roman" w:hAnsi="Times New Roman"/>
            <w:b/>
            <w:sz w:val="24"/>
            <w:szCs w:val="24"/>
          </w:rPr>
          <w:t xml:space="preserve"> </w:t>
        </w:r>
      </w:ins>
      <w:ins w:id="2343" w:author="Britt Collins" w:date="2021-10-04T18:13:00Z">
        <w:r w:rsidR="00B91E52">
          <w:rPr>
            <w:rFonts w:ascii="Times New Roman" w:hAnsi="Times New Roman"/>
            <w:b/>
            <w:sz w:val="24"/>
            <w:szCs w:val="24"/>
          </w:rPr>
          <w:t xml:space="preserve">on the southern end of the city’s </w:t>
        </w:r>
      </w:ins>
      <w:ins w:id="2344" w:author="Britt Collins" w:date="2021-10-04T18:14:00Z">
        <w:r w:rsidR="00B91E52">
          <w:rPr>
            <w:rFonts w:ascii="Times New Roman" w:hAnsi="Times New Roman"/>
            <w:b/>
            <w:sz w:val="24"/>
            <w:szCs w:val="24"/>
          </w:rPr>
          <w:t xml:space="preserve">Northern Beaches </w:t>
        </w:r>
      </w:ins>
      <w:ins w:id="2345" w:author="Britt Collins" w:date="2021-10-04T10:01:00Z">
        <w:r w:rsidR="00707754" w:rsidRPr="00707754">
          <w:rPr>
            <w:rFonts w:ascii="Times New Roman" w:hAnsi="Times New Roman"/>
            <w:b/>
            <w:sz w:val="24"/>
            <w:szCs w:val="24"/>
            <w:rPrChange w:id="2346" w:author="Britt Collins" w:date="2021-10-04T10:01:00Z">
              <w:rPr>
                <w:rFonts w:ascii="Times New Roman" w:hAnsi="Times New Roman"/>
                <w:sz w:val="24"/>
                <w:szCs w:val="24"/>
              </w:rPr>
            </w:rPrChange>
          </w:rPr>
          <w:t>with tumbledown Victorian houses</w:t>
        </w:r>
      </w:ins>
      <w:ins w:id="2347" w:author="Britt Collins" w:date="2021-10-04T10:00:00Z">
        <w:r w:rsidR="00707754" w:rsidRPr="00707754">
          <w:rPr>
            <w:rFonts w:ascii="Times New Roman" w:hAnsi="Times New Roman"/>
            <w:b/>
            <w:sz w:val="24"/>
            <w:szCs w:val="24"/>
            <w:rPrChange w:id="2348" w:author="Britt Collins" w:date="2021-10-04T10:01:00Z">
              <w:rPr>
                <w:rFonts w:ascii="Times New Roman" w:hAnsi="Times New Roman"/>
                <w:sz w:val="24"/>
                <w:szCs w:val="24"/>
              </w:rPr>
            </w:rPrChange>
          </w:rPr>
          <w:t xml:space="preserve"> </w:t>
        </w:r>
      </w:ins>
      <w:ins w:id="2349" w:author="Britt Collins" w:date="2021-10-04T10:08:00Z">
        <w:r w:rsidR="00EB588F">
          <w:rPr>
            <w:rFonts w:ascii="Times New Roman" w:hAnsi="Times New Roman"/>
            <w:b/>
            <w:sz w:val="24"/>
            <w:szCs w:val="24"/>
          </w:rPr>
          <w:t>spilling wit</w:t>
        </w:r>
      </w:ins>
      <w:ins w:id="2350" w:author="Britt Collins" w:date="2021-10-04T10:09:00Z">
        <w:r w:rsidR="00EB588F">
          <w:rPr>
            <w:rFonts w:ascii="Times New Roman" w:hAnsi="Times New Roman"/>
            <w:b/>
            <w:sz w:val="24"/>
            <w:szCs w:val="24"/>
          </w:rPr>
          <w:t xml:space="preserve">h flowering vines jasmine and wisteria. </w:t>
        </w:r>
        <w:r w:rsidR="00EB588F" w:rsidRPr="00EB588F">
          <w:rPr>
            <w:rFonts w:eastAsia="Arial Unicode MS" w:cs="Arial Unicode MS"/>
            <w:b/>
            <w:sz w:val="22"/>
            <w:rPrChange w:id="2351" w:author="Britt Collins" w:date="2021-10-04T10:10:00Z">
              <w:rPr>
                <w:rFonts w:eastAsia="Arial Unicode MS" w:cs="Arial Unicode MS"/>
                <w:sz w:val="22"/>
              </w:rPr>
            </w:rPrChange>
          </w:rPr>
          <w:t xml:space="preserve">Only </w:t>
        </w:r>
        <w:r w:rsidR="00EB588F" w:rsidRPr="00EB588F">
          <w:rPr>
            <w:rFonts w:eastAsia="Arial Unicode MS" w:cs="Arial Unicode MS"/>
            <w:b/>
            <w:sz w:val="22"/>
            <w:rPrChange w:id="2352" w:author="Britt Collins" w:date="2021-10-04T10:10:00Z">
              <w:rPr>
                <w:rFonts w:eastAsia="Arial Unicode MS" w:cs="Arial Unicode MS"/>
                <w:sz w:val="22"/>
              </w:rPr>
            </w:rPrChange>
          </w:rPr>
          <w:lastRenderedPageBreak/>
          <w:t>a short</w:t>
        </w:r>
      </w:ins>
      <w:ins w:id="2353" w:author="Britt Collins" w:date="2021-10-04T10:12:00Z">
        <w:r w:rsidR="00EB588F">
          <w:rPr>
            <w:rFonts w:eastAsia="Arial Unicode MS" w:cs="Arial Unicode MS"/>
            <w:b/>
            <w:sz w:val="22"/>
          </w:rPr>
          <w:t xml:space="preserve"> walk to Manly Beach and</w:t>
        </w:r>
      </w:ins>
      <w:ins w:id="2354" w:author="Britt Collins" w:date="2021-10-04T10:09:00Z">
        <w:r w:rsidR="00EB588F" w:rsidRPr="00EB588F">
          <w:rPr>
            <w:rFonts w:eastAsia="Arial Unicode MS" w:cs="Arial Unicode MS"/>
            <w:b/>
            <w:sz w:val="22"/>
            <w:rPrChange w:id="2355" w:author="Britt Collins" w:date="2021-10-04T10:10:00Z">
              <w:rPr>
                <w:rFonts w:eastAsia="Arial Unicode MS" w:cs="Arial Unicode MS"/>
                <w:sz w:val="22"/>
              </w:rPr>
            </w:rPrChange>
          </w:rPr>
          <w:t xml:space="preserve"> </w:t>
        </w:r>
      </w:ins>
      <w:ins w:id="2356" w:author="Britt Collins" w:date="2021-10-04T10:12:00Z">
        <w:r w:rsidR="00EB588F">
          <w:rPr>
            <w:rFonts w:eastAsia="Arial Unicode MS" w:cs="Arial Unicode MS"/>
            <w:b/>
            <w:sz w:val="22"/>
          </w:rPr>
          <w:t>close to</w:t>
        </w:r>
      </w:ins>
      <w:ins w:id="2357" w:author="Britt Collins" w:date="2021-10-04T10:10:00Z">
        <w:r w:rsidR="00EB588F" w:rsidRPr="00EB588F">
          <w:rPr>
            <w:rFonts w:eastAsia="Arial Unicode MS" w:cs="Arial Unicode MS"/>
            <w:b/>
            <w:sz w:val="22"/>
            <w:rPrChange w:id="2358" w:author="Britt Collins" w:date="2021-10-04T10:10:00Z">
              <w:rPr>
                <w:rFonts w:eastAsia="Arial Unicode MS" w:cs="Arial Unicode MS"/>
                <w:sz w:val="22"/>
              </w:rPr>
            </w:rPrChange>
          </w:rPr>
          <w:t xml:space="preserve"> work, it seemed like the perfect base etc.</w:t>
        </w:r>
        <w:r w:rsidR="00EB588F">
          <w:rPr>
            <w:rFonts w:eastAsia="Arial Unicode MS" w:cs="Arial Unicode MS"/>
            <w:sz w:val="22"/>
          </w:rPr>
          <w:t xml:space="preserve"> </w:t>
        </w:r>
      </w:ins>
      <w:ins w:id="2359" w:author="Britt Collins" w:date="2021-10-04T10:01:00Z">
        <w:r w:rsidR="00707754">
          <w:rPr>
            <w:rFonts w:ascii="Times New Roman" w:hAnsi="Times New Roman"/>
            <w:sz w:val="24"/>
            <w:szCs w:val="24"/>
          </w:rPr>
          <w:t>A d</w:t>
        </w:r>
      </w:ins>
      <w:ins w:id="2360" w:author="Britt Collins" w:date="2021-09-30T14:58:00Z">
        <w:r w:rsidRPr="000B0CC8">
          <w:rPr>
            <w:rFonts w:ascii="Times New Roman" w:hAnsi="Times New Roman"/>
            <w:sz w:val="24"/>
            <w:szCs w:val="24"/>
          </w:rPr>
          <w:t xml:space="preserve">ishevelled </w:t>
        </w:r>
      </w:ins>
      <w:ins w:id="2361" w:author="Britt Collins" w:date="2021-10-02T14:16:00Z">
        <w:r w:rsidR="004B09A2">
          <w:rPr>
            <w:rFonts w:ascii="Times New Roman" w:hAnsi="Times New Roman"/>
            <w:sz w:val="24"/>
            <w:szCs w:val="24"/>
          </w:rPr>
          <w:t xml:space="preserve">middle-aged </w:t>
        </w:r>
      </w:ins>
      <w:ins w:id="2362" w:author="Britt Collins" w:date="2021-09-30T14:58:00Z">
        <w:r w:rsidRPr="000B0CC8">
          <w:rPr>
            <w:rFonts w:ascii="Times New Roman" w:hAnsi="Times New Roman"/>
            <w:sz w:val="24"/>
            <w:szCs w:val="24"/>
          </w:rPr>
          <w:t xml:space="preserve">woman with black curly hair and a loose-fitting dress appeared at the door. She spoke with a gravelly French accent, </w:t>
        </w:r>
      </w:ins>
      <w:ins w:id="2363" w:author="Britt Collins" w:date="2021-10-02T14:15:00Z">
        <w:r w:rsidR="004B09A2">
          <w:rPr>
            <w:rFonts w:ascii="Times New Roman" w:hAnsi="Times New Roman"/>
            <w:sz w:val="24"/>
            <w:szCs w:val="24"/>
          </w:rPr>
          <w:t>ting</w:t>
        </w:r>
      </w:ins>
      <w:ins w:id="2364" w:author="Britt Collins" w:date="2021-09-30T14:58:00Z">
        <w:r w:rsidRPr="000B0CC8">
          <w:rPr>
            <w:rFonts w:ascii="Times New Roman" w:hAnsi="Times New Roman"/>
            <w:sz w:val="24"/>
            <w:szCs w:val="24"/>
          </w:rPr>
          <w:t xml:space="preserve">ed </w:t>
        </w:r>
      </w:ins>
      <w:ins w:id="2365" w:author="Britt Collins" w:date="2021-10-02T14:15:00Z">
        <w:r w:rsidR="004B09A2">
          <w:rPr>
            <w:rFonts w:ascii="Times New Roman" w:hAnsi="Times New Roman"/>
            <w:sz w:val="24"/>
            <w:szCs w:val="24"/>
          </w:rPr>
          <w:t xml:space="preserve">by </w:t>
        </w:r>
      </w:ins>
      <w:ins w:id="2366" w:author="Britt Collins" w:date="2021-09-30T14:58:00Z">
        <w:r w:rsidRPr="000B0CC8">
          <w:rPr>
            <w:rFonts w:ascii="Times New Roman" w:hAnsi="Times New Roman"/>
            <w:sz w:val="24"/>
            <w:szCs w:val="24"/>
          </w:rPr>
          <w:t>heav</w:t>
        </w:r>
      </w:ins>
      <w:ins w:id="2367" w:author="Britt Collins" w:date="2021-10-02T14:16:00Z">
        <w:r w:rsidR="004B09A2">
          <w:rPr>
            <w:rFonts w:ascii="Times New Roman" w:hAnsi="Times New Roman"/>
            <w:sz w:val="24"/>
            <w:szCs w:val="24"/>
          </w:rPr>
          <w:t>y</w:t>
        </w:r>
      </w:ins>
      <w:ins w:id="2368" w:author="Britt Collins" w:date="2021-09-30T14:58:00Z">
        <w:r w:rsidRPr="000B0CC8">
          <w:rPr>
            <w:rFonts w:ascii="Times New Roman" w:hAnsi="Times New Roman"/>
            <w:sz w:val="24"/>
            <w:szCs w:val="24"/>
          </w:rPr>
          <w:t xml:space="preserve"> smoking. Flo was her name and as her name implied, I had to go with her to check out the room for rent. As I walked through the large, open living space, I saw the room for rent. First impressions were positive, it had</w:t>
        </w:r>
      </w:ins>
      <w:ins w:id="2369" w:author="Britt Collins" w:date="2021-10-02T14:16:00Z">
        <w:r w:rsidR="004B09A2">
          <w:rPr>
            <w:rFonts w:ascii="Times New Roman" w:hAnsi="Times New Roman"/>
            <w:sz w:val="24"/>
            <w:szCs w:val="24"/>
          </w:rPr>
          <w:t xml:space="preserve"> a high ceiling, free bed and an en-suite bathroom.</w:t>
        </w:r>
      </w:ins>
    </w:p>
    <w:p w14:paraId="17F57766" w14:textId="36B65424" w:rsidR="006F31F6" w:rsidRPr="000B0CC8" w:rsidRDefault="006F31F6">
      <w:pPr>
        <w:spacing w:line="480" w:lineRule="auto"/>
        <w:ind w:left="-5" w:right="15" w:firstLine="350"/>
        <w:rPr>
          <w:ins w:id="2370" w:author="Britt Collins" w:date="2021-09-30T14:58:00Z"/>
          <w:rFonts w:ascii="Times New Roman" w:hAnsi="Times New Roman"/>
          <w:sz w:val="24"/>
          <w:szCs w:val="24"/>
        </w:rPr>
        <w:pPrChange w:id="2371" w:author="Britt Collins" w:date="2021-10-02T14:17:00Z">
          <w:pPr>
            <w:ind w:left="-5" w:right="15"/>
          </w:pPr>
        </w:pPrChange>
      </w:pPr>
      <w:ins w:id="2372" w:author="Britt Collins" w:date="2021-09-30T14:58:00Z">
        <w:r w:rsidRPr="000B0CC8">
          <w:rPr>
            <w:rFonts w:ascii="Times New Roman" w:hAnsi="Times New Roman"/>
            <w:sz w:val="24"/>
            <w:szCs w:val="24"/>
          </w:rPr>
          <w:t xml:space="preserve">The whole apartment looked dilapidated, but it had character. </w:t>
        </w:r>
      </w:ins>
      <w:ins w:id="2373" w:author="Britt Collins" w:date="2021-10-02T14:21:00Z">
        <w:r w:rsidR="004B09A2" w:rsidRPr="004B09A2">
          <w:rPr>
            <w:rFonts w:ascii="Times New Roman" w:hAnsi="Times New Roman"/>
            <w:b/>
            <w:sz w:val="24"/>
            <w:szCs w:val="24"/>
            <w:rPrChange w:id="2374" w:author="Britt Collins" w:date="2021-10-02T14:22:00Z">
              <w:rPr>
                <w:rFonts w:ascii="Times New Roman" w:hAnsi="Times New Roman"/>
                <w:sz w:val="24"/>
                <w:szCs w:val="24"/>
              </w:rPr>
            </w:rPrChange>
          </w:rPr>
          <w:t>DESCRIBE IT</w:t>
        </w:r>
      </w:ins>
      <w:ins w:id="2375" w:author="Britt Collins" w:date="2021-10-02T14:22:00Z">
        <w:r w:rsidR="004B09A2" w:rsidRPr="004B09A2">
          <w:rPr>
            <w:rFonts w:ascii="Times New Roman" w:hAnsi="Times New Roman"/>
            <w:b/>
            <w:sz w:val="24"/>
            <w:szCs w:val="24"/>
            <w:rPrChange w:id="2376" w:author="Britt Collins" w:date="2021-10-02T14:22:00Z">
              <w:rPr>
                <w:rFonts w:ascii="Times New Roman" w:hAnsi="Times New Roman"/>
                <w:sz w:val="24"/>
                <w:szCs w:val="24"/>
              </w:rPr>
            </w:rPrChange>
          </w:rPr>
          <w:t>, AVOID GENERIC TERMS LIKE DILAPIDATED, CHARACTER.</w:t>
        </w:r>
        <w:r w:rsidR="004B09A2">
          <w:rPr>
            <w:rFonts w:ascii="Times New Roman" w:hAnsi="Times New Roman"/>
            <w:b/>
            <w:sz w:val="24"/>
            <w:szCs w:val="24"/>
          </w:rPr>
          <w:t xml:space="preserve"> </w:t>
        </w:r>
      </w:ins>
      <w:ins w:id="2377" w:author="Britt Collins" w:date="2021-09-30T14:58:00Z">
        <w:r w:rsidRPr="000B0CC8">
          <w:rPr>
            <w:rFonts w:ascii="Times New Roman" w:hAnsi="Times New Roman"/>
            <w:sz w:val="24"/>
            <w:szCs w:val="24"/>
          </w:rPr>
          <w:t xml:space="preserve">Anyway, it was better than the alternative </w:t>
        </w:r>
      </w:ins>
      <w:ins w:id="2378" w:author="Britt Collins" w:date="2021-10-02T14:17:00Z">
        <w:r w:rsidR="004B09A2">
          <w:rPr>
            <w:rFonts w:ascii="Times New Roman" w:hAnsi="Times New Roman"/>
            <w:sz w:val="24"/>
            <w:szCs w:val="24"/>
          </w:rPr>
          <w:t>of</w:t>
        </w:r>
      </w:ins>
      <w:ins w:id="2379" w:author="Britt Collins" w:date="2021-09-30T14:58:00Z">
        <w:r w:rsidRPr="000B0CC8">
          <w:rPr>
            <w:rFonts w:ascii="Times New Roman" w:hAnsi="Times New Roman"/>
            <w:sz w:val="24"/>
            <w:szCs w:val="24"/>
          </w:rPr>
          <w:t xml:space="preserve"> moving from pillar to post across Sydney. I could tell Flo wasn't a salesperson. To try and seal the deal, she mentioned that she liked me. As if the thought of being liked by a person I didn't find attractive would sway my decision. She asked me what I thought</w:t>
        </w:r>
      </w:ins>
      <w:ins w:id="2380" w:author="Britt Collins" w:date="2021-10-02T14:17:00Z">
        <w:r w:rsidR="004B09A2">
          <w:rPr>
            <w:rFonts w:ascii="Times New Roman" w:hAnsi="Times New Roman"/>
            <w:sz w:val="24"/>
            <w:szCs w:val="24"/>
          </w:rPr>
          <w:t xml:space="preserve"> and</w:t>
        </w:r>
      </w:ins>
      <w:ins w:id="2381" w:author="Britt Collins" w:date="2021-09-30T14:58:00Z">
        <w:r w:rsidRPr="000B0CC8">
          <w:rPr>
            <w:rFonts w:ascii="Times New Roman" w:hAnsi="Times New Roman"/>
            <w:sz w:val="24"/>
            <w:szCs w:val="24"/>
          </w:rPr>
          <w:t xml:space="preserve"> I </w:t>
        </w:r>
      </w:ins>
      <w:ins w:id="2382" w:author="Britt Collins" w:date="2021-10-02T14:17:00Z">
        <w:r w:rsidR="004B09A2">
          <w:rPr>
            <w:rFonts w:ascii="Times New Roman" w:hAnsi="Times New Roman"/>
            <w:sz w:val="24"/>
            <w:szCs w:val="24"/>
          </w:rPr>
          <w:t xml:space="preserve">told her </w:t>
        </w:r>
      </w:ins>
      <w:ins w:id="2383" w:author="Britt Collins" w:date="2021-10-02T14:18:00Z">
        <w:r w:rsidR="004B09A2">
          <w:rPr>
            <w:rFonts w:ascii="Times New Roman" w:hAnsi="Times New Roman"/>
            <w:sz w:val="24"/>
            <w:szCs w:val="24"/>
          </w:rPr>
          <w:t xml:space="preserve">I </w:t>
        </w:r>
      </w:ins>
      <w:ins w:id="2384" w:author="Britt Collins" w:date="2021-09-30T14:58:00Z">
        <w:r w:rsidRPr="000B0CC8">
          <w:rPr>
            <w:rFonts w:ascii="Times New Roman" w:hAnsi="Times New Roman"/>
            <w:sz w:val="24"/>
            <w:szCs w:val="24"/>
          </w:rPr>
          <w:t>would be happy to move in if she was happy.</w:t>
        </w:r>
      </w:ins>
    </w:p>
    <w:p w14:paraId="06812094" w14:textId="77777777" w:rsidR="004B09A2" w:rsidRDefault="004B09A2" w:rsidP="004B09A2">
      <w:pPr>
        <w:spacing w:line="480" w:lineRule="auto"/>
        <w:ind w:left="-5" w:right="15" w:firstLine="0"/>
        <w:rPr>
          <w:ins w:id="2385" w:author="Britt Collins" w:date="2021-10-02T14:18:00Z"/>
          <w:rFonts w:ascii="Times New Roman" w:hAnsi="Times New Roman"/>
          <w:sz w:val="24"/>
          <w:szCs w:val="24"/>
        </w:rPr>
      </w:pPr>
    </w:p>
    <w:p w14:paraId="6367E388" w14:textId="77777777" w:rsidR="00E703A1" w:rsidRDefault="004B09A2">
      <w:pPr>
        <w:spacing w:line="480" w:lineRule="auto"/>
        <w:ind w:left="-5" w:right="15" w:firstLine="0"/>
        <w:rPr>
          <w:ins w:id="2386" w:author="Britt Collins" w:date="2021-10-04T09:49:00Z"/>
          <w:rFonts w:ascii="Times New Roman" w:hAnsi="Times New Roman"/>
          <w:b/>
          <w:sz w:val="24"/>
          <w:szCs w:val="24"/>
        </w:rPr>
      </w:pPr>
      <w:ins w:id="2387" w:author="Britt Collins" w:date="2021-10-02T14:18:00Z">
        <w:r w:rsidRPr="004B09A2">
          <w:rPr>
            <w:rFonts w:ascii="Times New Roman" w:hAnsi="Times New Roman"/>
            <w:b/>
            <w:sz w:val="24"/>
            <w:szCs w:val="24"/>
            <w:rPrChange w:id="2388" w:author="Britt Collins" w:date="2021-10-02T14:19:00Z">
              <w:rPr>
                <w:rFonts w:ascii="Times New Roman" w:hAnsi="Times New Roman"/>
                <w:sz w:val="24"/>
                <w:szCs w:val="24"/>
              </w:rPr>
            </w:rPrChange>
          </w:rPr>
          <w:t>SHOW, DON’T TELL. WHAT HAPPENED ON THE TRIP</w:t>
        </w:r>
      </w:ins>
      <w:ins w:id="2389" w:author="Britt Collins" w:date="2021-10-02T14:19:00Z">
        <w:r w:rsidRPr="004B09A2">
          <w:rPr>
            <w:rFonts w:ascii="Times New Roman" w:hAnsi="Times New Roman"/>
            <w:b/>
            <w:sz w:val="24"/>
            <w:szCs w:val="24"/>
            <w:rPrChange w:id="2390" w:author="Britt Collins" w:date="2021-10-02T14:19:00Z">
              <w:rPr>
                <w:rFonts w:ascii="Times New Roman" w:hAnsi="Times New Roman"/>
                <w:sz w:val="24"/>
                <w:szCs w:val="24"/>
              </w:rPr>
            </w:rPrChange>
          </w:rPr>
          <w:t>, ANY COLOUR, DRAMA, ADVENTURES</w:t>
        </w:r>
      </w:ins>
      <w:ins w:id="2391" w:author="Britt Collins" w:date="2021-10-02T14:20:00Z">
        <w:r>
          <w:rPr>
            <w:rFonts w:ascii="Times New Roman" w:hAnsi="Times New Roman"/>
            <w:b/>
            <w:sz w:val="24"/>
            <w:szCs w:val="24"/>
          </w:rPr>
          <w:t xml:space="preserve">: </w:t>
        </w:r>
      </w:ins>
      <w:ins w:id="2392" w:author="Britt Collins" w:date="2021-10-02T14:19:00Z">
        <w:r w:rsidRPr="004B09A2">
          <w:rPr>
            <w:rFonts w:ascii="Times New Roman" w:hAnsi="Times New Roman"/>
            <w:b/>
            <w:sz w:val="24"/>
            <w:szCs w:val="24"/>
            <w:rPrChange w:id="2393" w:author="Britt Collins" w:date="2021-10-02T14:19:00Z">
              <w:rPr>
                <w:rFonts w:ascii="Times New Roman" w:hAnsi="Times New Roman"/>
                <w:sz w:val="24"/>
                <w:szCs w:val="24"/>
              </w:rPr>
            </w:rPrChange>
          </w:rPr>
          <w:t>DID YOU SWIM WITH LEMON SHARKS, SURF MONSTER SWELLS, HOOK UP WITH A GIRL</w:t>
        </w:r>
      </w:ins>
      <w:ins w:id="2394" w:author="Britt Collins" w:date="2021-10-02T14:27:00Z">
        <w:r w:rsidR="00615575">
          <w:rPr>
            <w:rFonts w:ascii="Times New Roman" w:hAnsi="Times New Roman"/>
            <w:b/>
            <w:sz w:val="24"/>
            <w:szCs w:val="24"/>
          </w:rPr>
          <w:t>, WHAT WERE THE ISLANDS LIKE, THE SAILING</w:t>
        </w:r>
      </w:ins>
      <w:ins w:id="2395" w:author="Britt Collins" w:date="2021-10-04T09:47:00Z">
        <w:r w:rsidR="00E703A1">
          <w:rPr>
            <w:rFonts w:ascii="Times New Roman" w:hAnsi="Times New Roman"/>
            <w:b/>
            <w:sz w:val="24"/>
            <w:szCs w:val="24"/>
          </w:rPr>
          <w:t>, WILDLIFE ENCOUNTERS… ANY AMUSING OR ENTERTAING MOMENTS THAT YOU CAN CREATE SCENES OUT OF</w:t>
        </w:r>
      </w:ins>
      <w:ins w:id="2396" w:author="Britt Collins" w:date="2021-10-02T14:19:00Z">
        <w:r w:rsidRPr="004B09A2">
          <w:rPr>
            <w:rFonts w:ascii="Times New Roman" w:hAnsi="Times New Roman"/>
            <w:b/>
            <w:sz w:val="24"/>
            <w:szCs w:val="24"/>
            <w:rPrChange w:id="2397" w:author="Britt Collins" w:date="2021-10-02T14:19:00Z">
              <w:rPr>
                <w:rFonts w:ascii="Times New Roman" w:hAnsi="Times New Roman"/>
                <w:sz w:val="24"/>
                <w:szCs w:val="24"/>
              </w:rPr>
            </w:rPrChange>
          </w:rPr>
          <w:t>?</w:t>
        </w:r>
        <w:r>
          <w:rPr>
            <w:rFonts w:ascii="Times New Roman" w:hAnsi="Times New Roman"/>
            <w:sz w:val="24"/>
            <w:szCs w:val="24"/>
          </w:rPr>
          <w:t xml:space="preserve"> </w:t>
        </w:r>
      </w:ins>
      <w:ins w:id="2398" w:author="Britt Collins" w:date="2021-09-30T14:58:00Z">
        <w:r w:rsidR="006F31F6" w:rsidRPr="000B0CC8">
          <w:rPr>
            <w:rFonts w:ascii="Times New Roman" w:hAnsi="Times New Roman"/>
            <w:sz w:val="24"/>
            <w:szCs w:val="24"/>
          </w:rPr>
          <w:t xml:space="preserve">After an amazing Oz Experience, I returned to Manly. </w:t>
        </w:r>
      </w:ins>
      <w:ins w:id="2399" w:author="Britt Collins" w:date="2021-10-04T09:48:00Z">
        <w:r w:rsidR="00E703A1">
          <w:rPr>
            <w:rFonts w:ascii="Times New Roman" w:hAnsi="Times New Roman"/>
            <w:b/>
            <w:sz w:val="24"/>
            <w:szCs w:val="24"/>
          </w:rPr>
          <w:t xml:space="preserve">AGAIN, WHAT WAS AMAZING ABOUT THE ROAD TRIP, YOU HAVE TO SPELL IT OUT FOR READERS, OTHERWISE IS MEANINGLESS </w:t>
        </w:r>
      </w:ins>
    </w:p>
    <w:p w14:paraId="3EF23296" w14:textId="4D7878D9" w:rsidR="006F31F6" w:rsidRPr="000B0CC8" w:rsidRDefault="006F31F6">
      <w:pPr>
        <w:spacing w:line="480" w:lineRule="auto"/>
        <w:ind w:left="-5" w:right="15" w:firstLine="725"/>
        <w:rPr>
          <w:ins w:id="2400" w:author="Britt Collins" w:date="2021-09-30T14:58:00Z"/>
          <w:rFonts w:ascii="Times New Roman" w:hAnsi="Times New Roman"/>
          <w:sz w:val="24"/>
          <w:szCs w:val="24"/>
        </w:rPr>
        <w:pPrChange w:id="2401" w:author="Britt Collins" w:date="2021-10-04T09:49:00Z">
          <w:pPr>
            <w:ind w:left="-5" w:right="15"/>
          </w:pPr>
        </w:pPrChange>
      </w:pPr>
      <w:ins w:id="2402" w:author="Britt Collins" w:date="2021-09-30T14:58:00Z">
        <w:r w:rsidRPr="000B0CC8">
          <w:rPr>
            <w:rFonts w:ascii="Times New Roman" w:hAnsi="Times New Roman"/>
            <w:sz w:val="24"/>
            <w:szCs w:val="24"/>
          </w:rPr>
          <w:t xml:space="preserve">This time I had all my possessions, most of which I had retrieved from the Sydney work office. Flo, the acting landlady, was there to let me in and showed me around. She was late for work, apologised and left me in the empty apartment. I walked into my room and sat down on the bed shouldering my luggage. </w:t>
        </w:r>
      </w:ins>
      <w:ins w:id="2403" w:author="Britt Collins" w:date="2021-10-02T14:20:00Z">
        <w:r w:rsidR="004B09A2">
          <w:rPr>
            <w:rFonts w:ascii="Times New Roman" w:hAnsi="Times New Roman"/>
            <w:sz w:val="24"/>
            <w:szCs w:val="24"/>
          </w:rPr>
          <w:t>T</w:t>
        </w:r>
      </w:ins>
      <w:ins w:id="2404" w:author="Britt Collins" w:date="2021-09-30T14:58:00Z">
        <w:r w:rsidRPr="000B0CC8">
          <w:rPr>
            <w:rFonts w:ascii="Times New Roman" w:hAnsi="Times New Roman"/>
            <w:sz w:val="24"/>
            <w:szCs w:val="24"/>
          </w:rPr>
          <w:t xml:space="preserve">he bed </w:t>
        </w:r>
      </w:ins>
      <w:ins w:id="2405" w:author="Britt Collins" w:date="2021-10-02T14:21:00Z">
        <w:r w:rsidR="004B09A2">
          <w:rPr>
            <w:rFonts w:ascii="Times New Roman" w:hAnsi="Times New Roman"/>
            <w:sz w:val="24"/>
            <w:szCs w:val="24"/>
          </w:rPr>
          <w:t>turned out to</w:t>
        </w:r>
      </w:ins>
      <w:ins w:id="2406" w:author="Britt Collins" w:date="2021-09-30T14:58:00Z">
        <w:r w:rsidRPr="000B0CC8">
          <w:rPr>
            <w:rFonts w:ascii="Times New Roman" w:hAnsi="Times New Roman"/>
            <w:sz w:val="24"/>
            <w:szCs w:val="24"/>
          </w:rPr>
          <w:t xml:space="preserve"> </w:t>
        </w:r>
      </w:ins>
      <w:ins w:id="2407" w:author="Britt Collins" w:date="2021-10-02T14:21:00Z">
        <w:r w:rsidR="004B09A2">
          <w:rPr>
            <w:rFonts w:ascii="Times New Roman" w:hAnsi="Times New Roman"/>
            <w:sz w:val="24"/>
            <w:szCs w:val="24"/>
          </w:rPr>
          <w:t xml:space="preserve">be </w:t>
        </w:r>
      </w:ins>
      <w:ins w:id="2408" w:author="Britt Collins" w:date="2021-09-30T14:58:00Z">
        <w:r w:rsidRPr="000B0CC8">
          <w:rPr>
            <w:rFonts w:ascii="Times New Roman" w:hAnsi="Times New Roman"/>
            <w:sz w:val="24"/>
            <w:szCs w:val="24"/>
          </w:rPr>
          <w:t>as dilapidated as the apartment. The mattress and my bottom comically fell through the beams in the bed frame. I gathered myself back to my feet. I placed my items down slowly and looked under the bed.</w:t>
        </w:r>
      </w:ins>
    </w:p>
    <w:p w14:paraId="6C8B769C" w14:textId="3E9900E1" w:rsidR="006F31F6" w:rsidRPr="000B0CC8" w:rsidRDefault="006F31F6">
      <w:pPr>
        <w:spacing w:line="480" w:lineRule="auto"/>
        <w:ind w:left="-5" w:right="15" w:firstLine="725"/>
        <w:rPr>
          <w:ins w:id="2409" w:author="Britt Collins" w:date="2021-09-30T14:58:00Z"/>
          <w:rFonts w:ascii="Times New Roman" w:hAnsi="Times New Roman"/>
          <w:sz w:val="24"/>
          <w:szCs w:val="24"/>
        </w:rPr>
        <w:pPrChange w:id="2410" w:author="Britt Collins" w:date="2021-10-02T14:21:00Z">
          <w:pPr>
            <w:ind w:left="-5" w:right="15"/>
          </w:pPr>
        </w:pPrChange>
      </w:pPr>
      <w:ins w:id="2411" w:author="Britt Collins" w:date="2021-09-30T14:58:00Z">
        <w:r w:rsidRPr="000B0CC8">
          <w:rPr>
            <w:rFonts w:ascii="Times New Roman" w:hAnsi="Times New Roman"/>
            <w:sz w:val="24"/>
            <w:szCs w:val="24"/>
          </w:rPr>
          <w:lastRenderedPageBreak/>
          <w:t xml:space="preserve">I could see the problem. Originally there had been at least </w:t>
        </w:r>
      </w:ins>
      <w:ins w:id="2412" w:author="Britt Collins" w:date="2021-10-02T14:21:00Z">
        <w:r w:rsidR="004B09A2">
          <w:rPr>
            <w:rFonts w:ascii="Times New Roman" w:hAnsi="Times New Roman"/>
            <w:sz w:val="24"/>
            <w:szCs w:val="24"/>
          </w:rPr>
          <w:t>ten</w:t>
        </w:r>
      </w:ins>
      <w:ins w:id="2413" w:author="Britt Collins" w:date="2021-09-30T14:58:00Z">
        <w:r w:rsidRPr="000B0CC8">
          <w:rPr>
            <w:rFonts w:ascii="Times New Roman" w:hAnsi="Times New Roman"/>
            <w:sz w:val="24"/>
            <w:szCs w:val="24"/>
          </w:rPr>
          <w:t xml:space="preserve"> wooden beams supporting the frame</w:t>
        </w:r>
      </w:ins>
      <w:ins w:id="2414" w:author="Britt Collins" w:date="2021-10-02T14:21:00Z">
        <w:r w:rsidR="004B09A2">
          <w:rPr>
            <w:rFonts w:ascii="Times New Roman" w:hAnsi="Times New Roman"/>
            <w:sz w:val="24"/>
            <w:szCs w:val="24"/>
          </w:rPr>
          <w:t xml:space="preserve">, now </w:t>
        </w:r>
      </w:ins>
      <w:ins w:id="2415" w:author="Britt Collins" w:date="2021-09-30T14:58:00Z">
        <w:r w:rsidRPr="000B0CC8">
          <w:rPr>
            <w:rFonts w:ascii="Times New Roman" w:hAnsi="Times New Roman"/>
            <w:sz w:val="24"/>
            <w:szCs w:val="24"/>
          </w:rPr>
          <w:t xml:space="preserve">here were </w:t>
        </w:r>
      </w:ins>
      <w:ins w:id="2416" w:author="Britt Collins" w:date="2021-10-02T14:21:00Z">
        <w:r w:rsidR="004B09A2">
          <w:rPr>
            <w:rFonts w:ascii="Times New Roman" w:hAnsi="Times New Roman"/>
            <w:sz w:val="24"/>
            <w:szCs w:val="24"/>
          </w:rPr>
          <w:t>seven</w:t>
        </w:r>
      </w:ins>
      <w:ins w:id="2417" w:author="Britt Collins" w:date="2021-09-30T14:58:00Z">
        <w:r w:rsidRPr="000B0CC8">
          <w:rPr>
            <w:rFonts w:ascii="Times New Roman" w:hAnsi="Times New Roman"/>
            <w:sz w:val="24"/>
            <w:szCs w:val="24"/>
          </w:rPr>
          <w:t>. If I wanted the bed to support my weight, I now knew where to place my body. Before arriving in Australia,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ins>
    </w:p>
    <w:p w14:paraId="3D5241DF" w14:textId="4F7D12FA" w:rsidR="006F31F6" w:rsidRPr="000B0CC8" w:rsidRDefault="006F31F6">
      <w:pPr>
        <w:spacing w:line="480" w:lineRule="auto"/>
        <w:ind w:left="-5" w:right="15" w:firstLine="725"/>
        <w:rPr>
          <w:ins w:id="2418" w:author="Britt Collins" w:date="2021-09-30T14:58:00Z"/>
          <w:rFonts w:ascii="Times New Roman" w:hAnsi="Times New Roman"/>
          <w:sz w:val="24"/>
          <w:szCs w:val="24"/>
        </w:rPr>
        <w:pPrChange w:id="2419" w:author="Britt Collins" w:date="2021-10-02T14:29:00Z">
          <w:pPr>
            <w:ind w:left="-5" w:right="15"/>
          </w:pPr>
        </w:pPrChange>
      </w:pPr>
      <w:ins w:id="2420" w:author="Britt Collins" w:date="2021-09-30T14:58:00Z">
        <w:r w:rsidRPr="000B0CC8">
          <w:rPr>
            <w:rFonts w:ascii="Times New Roman" w:hAnsi="Times New Roman"/>
            <w:sz w:val="24"/>
            <w:szCs w:val="24"/>
          </w:rPr>
          <w:t xml:space="preserve">The shared space could be best described as </w:t>
        </w:r>
      </w:ins>
      <w:ins w:id="2421" w:author="Britt Collins" w:date="2021-10-02T14:29:00Z">
        <w:r w:rsidR="00615575">
          <w:rPr>
            <w:rFonts w:ascii="Times New Roman" w:hAnsi="Times New Roman"/>
            <w:sz w:val="24"/>
            <w:szCs w:val="24"/>
          </w:rPr>
          <w:t>“</w:t>
        </w:r>
      </w:ins>
      <w:ins w:id="2422" w:author="Britt Collins" w:date="2021-09-30T14:58:00Z">
        <w:r w:rsidRPr="000B0CC8">
          <w:rPr>
            <w:rFonts w:ascii="Times New Roman" w:hAnsi="Times New Roman"/>
            <w:sz w:val="24"/>
            <w:szCs w:val="24"/>
          </w:rPr>
          <w:t>dishevelled Australian fused with a French flamboyance</w:t>
        </w:r>
      </w:ins>
      <w:ins w:id="2423" w:author="Britt Collins" w:date="2021-10-02T14:29:00Z">
        <w:r w:rsidR="00615575">
          <w:rPr>
            <w:rFonts w:ascii="Times New Roman" w:hAnsi="Times New Roman"/>
            <w:sz w:val="24"/>
            <w:szCs w:val="24"/>
          </w:rPr>
          <w:t>”</w:t>
        </w:r>
      </w:ins>
      <w:ins w:id="2424" w:author="Britt Collins" w:date="2021-09-30T14:58:00Z">
        <w:r w:rsidRPr="000B0CC8">
          <w:rPr>
            <w:rFonts w:ascii="Times New Roman" w:hAnsi="Times New Roman"/>
            <w:sz w:val="24"/>
            <w:szCs w:val="24"/>
          </w:rPr>
          <w:t>. It was hugely influenced by Flo</w:t>
        </w:r>
      </w:ins>
      <w:ins w:id="2425" w:author="Britt Collins" w:date="2021-10-02T14:29:00Z">
        <w:r w:rsidR="00615575">
          <w:rPr>
            <w:rFonts w:ascii="Times New Roman" w:hAnsi="Times New Roman"/>
            <w:sz w:val="24"/>
            <w:szCs w:val="24"/>
          </w:rPr>
          <w:t>, who</w:t>
        </w:r>
      </w:ins>
      <w:ins w:id="2426" w:author="Britt Collins" w:date="2021-09-30T14:58:00Z">
        <w:r w:rsidRPr="000B0CC8">
          <w:rPr>
            <w:rFonts w:ascii="Times New Roman" w:hAnsi="Times New Roman"/>
            <w:sz w:val="24"/>
            <w:szCs w:val="24"/>
          </w:rPr>
          <w:t xml:space="preserve"> was originally from France. She worked as a cook at the bar located across the Corso, The Ivanhoe Hotel Manly. If Flo were a cheese, she would be a Bleu d’Auvergne, strong in flavour, but nothing to look at. Her shoulder</w:t>
        </w:r>
      </w:ins>
      <w:ins w:id="2427" w:author="Britt Collins" w:date="2021-10-02T14:29:00Z">
        <w:r w:rsidR="00615575">
          <w:rPr>
            <w:rFonts w:ascii="Times New Roman" w:hAnsi="Times New Roman"/>
            <w:sz w:val="24"/>
            <w:szCs w:val="24"/>
          </w:rPr>
          <w:t>-</w:t>
        </w:r>
      </w:ins>
      <w:ins w:id="2428" w:author="Britt Collins" w:date="2021-09-30T14:58:00Z">
        <w:r w:rsidRPr="000B0CC8">
          <w:rPr>
            <w:rFonts w:ascii="Times New Roman" w:hAnsi="Times New Roman"/>
            <w:sz w:val="24"/>
            <w:szCs w:val="24"/>
          </w:rPr>
          <w:t xml:space="preserve">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w:t>
        </w:r>
      </w:ins>
      <w:ins w:id="2429" w:author="Britt Collins" w:date="2021-10-02T14:36:00Z">
        <w:r w:rsidR="00744EF4">
          <w:rPr>
            <w:rFonts w:ascii="Times New Roman" w:hAnsi="Times New Roman"/>
            <w:b/>
            <w:sz w:val="24"/>
            <w:szCs w:val="24"/>
          </w:rPr>
          <w:t xml:space="preserve">AGAIN AVOID OVERUSED CLICHES. </w:t>
        </w:r>
      </w:ins>
      <w:ins w:id="2430" w:author="Britt Collins" w:date="2021-09-30T14:58:00Z">
        <w:r w:rsidRPr="000B0CC8">
          <w:rPr>
            <w:rFonts w:ascii="Times New Roman" w:hAnsi="Times New Roman"/>
            <w:sz w:val="24"/>
            <w:szCs w:val="24"/>
          </w:rPr>
          <w:t xml:space="preserve">The cats did what they wanted, which suited Flo’s libertarian rational. They pooed wherever they pleased. When they weren't eating their </w:t>
        </w:r>
      </w:ins>
      <w:ins w:id="2431" w:author="Britt Collins" w:date="2021-10-02T14:30:00Z">
        <w:r w:rsidR="00615575">
          <w:rPr>
            <w:rFonts w:ascii="Times New Roman" w:hAnsi="Times New Roman"/>
            <w:sz w:val="24"/>
            <w:szCs w:val="24"/>
          </w:rPr>
          <w:t>meat-</w:t>
        </w:r>
      </w:ins>
      <w:ins w:id="2432" w:author="Britt Collins" w:date="2021-09-30T14:58:00Z">
        <w:r w:rsidRPr="000B0CC8">
          <w:rPr>
            <w:rFonts w:ascii="Times New Roman" w:hAnsi="Times New Roman"/>
            <w:sz w:val="24"/>
            <w:szCs w:val="24"/>
          </w:rPr>
          <w:t>rich diet and relieving themselves, they slept. The place the cats frequented when "seeing to their business" was the shower in the shared bathroom. Flo would usually clean up before Tom</w:t>
        </w:r>
      </w:ins>
      <w:ins w:id="2433" w:author="Britt Collins" w:date="2021-10-02T14:31:00Z">
        <w:r w:rsidR="00615575">
          <w:rPr>
            <w:rFonts w:ascii="Times New Roman" w:hAnsi="Times New Roman"/>
            <w:sz w:val="24"/>
            <w:szCs w:val="24"/>
          </w:rPr>
          <w:t>, our</w:t>
        </w:r>
      </w:ins>
      <w:ins w:id="2434" w:author="Britt Collins" w:date="2021-09-30T14:58:00Z">
        <w:r w:rsidRPr="000B0CC8">
          <w:rPr>
            <w:rFonts w:ascii="Times New Roman" w:hAnsi="Times New Roman"/>
            <w:sz w:val="24"/>
            <w:szCs w:val="24"/>
          </w:rPr>
          <w:t xml:space="preserve"> other flatmate</w:t>
        </w:r>
      </w:ins>
      <w:ins w:id="2435" w:author="Britt Collins" w:date="2021-10-02T14:31:00Z">
        <w:r w:rsidR="00615575">
          <w:rPr>
            <w:rFonts w:ascii="Times New Roman" w:hAnsi="Times New Roman"/>
            <w:sz w:val="24"/>
            <w:szCs w:val="24"/>
          </w:rPr>
          <w:t>,</w:t>
        </w:r>
      </w:ins>
      <w:ins w:id="2436" w:author="Britt Collins" w:date="2021-09-30T14:58:00Z">
        <w:r w:rsidRPr="000B0CC8">
          <w:rPr>
            <w:rFonts w:ascii="Times New Roman" w:hAnsi="Times New Roman"/>
            <w:sz w:val="24"/>
            <w:szCs w:val="24"/>
          </w:rPr>
          <w:t xml:space="preserve"> used the bathroom each day. There were several occasions when Flo didn't. Tom, on entering the bathroom, would let Flo and the household know by shouting at the top of his lungs.</w:t>
        </w:r>
      </w:ins>
    </w:p>
    <w:p w14:paraId="17B5E3F4" w14:textId="20AFB1F0" w:rsidR="006F31F6" w:rsidRPr="000B0CC8" w:rsidRDefault="00615575">
      <w:pPr>
        <w:spacing w:line="480" w:lineRule="auto"/>
        <w:ind w:left="-5" w:right="15" w:firstLine="725"/>
        <w:rPr>
          <w:ins w:id="2437" w:author="Britt Collins" w:date="2021-09-30T14:58:00Z"/>
          <w:rFonts w:ascii="Times New Roman" w:hAnsi="Times New Roman"/>
          <w:sz w:val="24"/>
          <w:szCs w:val="24"/>
        </w:rPr>
        <w:pPrChange w:id="2438" w:author="Britt Collins" w:date="2021-10-02T14:31:00Z">
          <w:pPr>
            <w:ind w:left="-5" w:right="15"/>
          </w:pPr>
        </w:pPrChange>
      </w:pPr>
      <w:ins w:id="2439" w:author="Britt Collins" w:date="2021-10-02T14:32:00Z">
        <w:r w:rsidRPr="00615575">
          <w:rPr>
            <w:rFonts w:ascii="Times New Roman" w:hAnsi="Times New Roman"/>
            <w:b/>
            <w:sz w:val="24"/>
            <w:szCs w:val="24"/>
            <w:rPrChange w:id="2440" w:author="Britt Collins" w:date="2021-10-02T14:33:00Z">
              <w:rPr>
                <w:rFonts w:ascii="Times New Roman" w:hAnsi="Times New Roman"/>
                <w:sz w:val="24"/>
                <w:szCs w:val="24"/>
              </w:rPr>
            </w:rPrChange>
          </w:rPr>
          <w:t>AVOID CONSTANTLY USING THE SAME ADJECTIVES, I</w:t>
        </w:r>
      </w:ins>
      <w:ins w:id="2441" w:author="Britt Collins" w:date="2021-10-04T09:50:00Z">
        <w:r w:rsidR="00E703A1">
          <w:rPr>
            <w:rFonts w:ascii="Times New Roman" w:hAnsi="Times New Roman"/>
            <w:b/>
            <w:sz w:val="24"/>
            <w:szCs w:val="24"/>
          </w:rPr>
          <w:t>.</w:t>
        </w:r>
      </w:ins>
      <w:ins w:id="2442" w:author="Britt Collins" w:date="2021-10-02T14:32:00Z">
        <w:r w:rsidRPr="00615575">
          <w:rPr>
            <w:rFonts w:ascii="Times New Roman" w:hAnsi="Times New Roman"/>
            <w:b/>
            <w:sz w:val="24"/>
            <w:szCs w:val="24"/>
            <w:rPrChange w:id="2443" w:author="Britt Collins" w:date="2021-10-02T14:33:00Z">
              <w:rPr>
                <w:rFonts w:ascii="Times New Roman" w:hAnsi="Times New Roman"/>
                <w:sz w:val="24"/>
                <w:szCs w:val="24"/>
              </w:rPr>
            </w:rPrChange>
          </w:rPr>
          <w:t>E</w:t>
        </w:r>
      </w:ins>
      <w:ins w:id="2444" w:author="Britt Collins" w:date="2021-10-04T09:50:00Z">
        <w:r w:rsidR="00E703A1">
          <w:rPr>
            <w:rFonts w:ascii="Times New Roman" w:hAnsi="Times New Roman"/>
            <w:b/>
            <w:sz w:val="24"/>
            <w:szCs w:val="24"/>
          </w:rPr>
          <w:t>.</w:t>
        </w:r>
      </w:ins>
      <w:ins w:id="2445" w:author="Britt Collins" w:date="2021-10-02T14:32:00Z">
        <w:r w:rsidRPr="00615575">
          <w:rPr>
            <w:rFonts w:ascii="Times New Roman" w:hAnsi="Times New Roman"/>
            <w:b/>
            <w:sz w:val="24"/>
            <w:szCs w:val="24"/>
            <w:rPrChange w:id="2446" w:author="Britt Collins" w:date="2021-10-02T14:33:00Z">
              <w:rPr>
                <w:rFonts w:ascii="Times New Roman" w:hAnsi="Times New Roman"/>
                <w:sz w:val="24"/>
                <w:szCs w:val="24"/>
              </w:rPr>
            </w:rPrChange>
          </w:rPr>
          <w:t xml:space="preserve"> DI</w:t>
        </w:r>
      </w:ins>
      <w:ins w:id="2447" w:author="Britt Collins" w:date="2021-10-02T14:33:00Z">
        <w:r w:rsidRPr="00615575">
          <w:rPr>
            <w:rFonts w:ascii="Times New Roman" w:hAnsi="Times New Roman"/>
            <w:b/>
            <w:sz w:val="24"/>
            <w:szCs w:val="24"/>
            <w:rPrChange w:id="2448" w:author="Britt Collins" w:date="2021-10-02T14:33:00Z">
              <w:rPr>
                <w:rFonts w:ascii="Times New Roman" w:hAnsi="Times New Roman"/>
                <w:sz w:val="24"/>
                <w:szCs w:val="24"/>
              </w:rPr>
            </w:rPrChange>
          </w:rPr>
          <w:t>SHEVELLED.</w:t>
        </w:r>
        <w:r>
          <w:rPr>
            <w:rFonts w:ascii="Times New Roman" w:hAnsi="Times New Roman"/>
            <w:sz w:val="24"/>
            <w:szCs w:val="24"/>
          </w:rPr>
          <w:t xml:space="preserve"> </w:t>
        </w:r>
      </w:ins>
      <w:ins w:id="2449" w:author="Britt Collins" w:date="2021-09-30T14:58:00Z">
        <w:r w:rsidR="006F31F6" w:rsidRPr="000B0CC8">
          <w:rPr>
            <w:rFonts w:ascii="Times New Roman" w:hAnsi="Times New Roman"/>
            <w:sz w:val="24"/>
            <w:szCs w:val="24"/>
          </w:rPr>
          <w:t>Tom</w:t>
        </w:r>
      </w:ins>
      <w:ins w:id="2450" w:author="Britt Collins" w:date="2021-10-02T14:31:00Z">
        <w:r>
          <w:rPr>
            <w:rFonts w:ascii="Times New Roman" w:hAnsi="Times New Roman"/>
            <w:sz w:val="24"/>
            <w:szCs w:val="24"/>
          </w:rPr>
          <w:t>,</w:t>
        </w:r>
      </w:ins>
      <w:ins w:id="2451" w:author="Britt Collins" w:date="2021-09-30T14:58:00Z">
        <w:r w:rsidR="006F31F6" w:rsidRPr="000B0CC8">
          <w:rPr>
            <w:rFonts w:ascii="Times New Roman" w:hAnsi="Times New Roman"/>
            <w:sz w:val="24"/>
            <w:szCs w:val="24"/>
          </w:rPr>
          <w:t xml:space="preserve"> in his late</w:t>
        </w:r>
      </w:ins>
      <w:ins w:id="2452" w:author="Britt Collins" w:date="2021-10-02T14:31:00Z">
        <w:r>
          <w:rPr>
            <w:rFonts w:ascii="Times New Roman" w:hAnsi="Times New Roman"/>
            <w:sz w:val="24"/>
            <w:szCs w:val="24"/>
          </w:rPr>
          <w:t>-</w:t>
        </w:r>
      </w:ins>
      <w:ins w:id="2453" w:author="Britt Collins" w:date="2021-09-30T14:58:00Z">
        <w:r w:rsidR="006F31F6" w:rsidRPr="000B0CC8">
          <w:rPr>
            <w:rFonts w:ascii="Times New Roman" w:hAnsi="Times New Roman"/>
            <w:sz w:val="24"/>
            <w:szCs w:val="24"/>
          </w:rPr>
          <w:t>20s</w:t>
        </w:r>
      </w:ins>
      <w:ins w:id="2454" w:author="Britt Collins" w:date="2021-10-02T14:31:00Z">
        <w:r>
          <w:rPr>
            <w:rFonts w:ascii="Times New Roman" w:hAnsi="Times New Roman"/>
            <w:sz w:val="24"/>
            <w:szCs w:val="24"/>
          </w:rPr>
          <w:t>, looked</w:t>
        </w:r>
      </w:ins>
      <w:ins w:id="2455" w:author="Britt Collins" w:date="2021-10-02T14:32:00Z">
        <w:r>
          <w:rPr>
            <w:rFonts w:ascii="Times New Roman" w:hAnsi="Times New Roman"/>
            <w:sz w:val="24"/>
            <w:szCs w:val="24"/>
          </w:rPr>
          <w:t xml:space="preserve"> like a</w:t>
        </w:r>
      </w:ins>
      <w:ins w:id="2456" w:author="Britt Collins" w:date="2021-09-30T14:58:00Z">
        <w:r w:rsidR="006F31F6" w:rsidRPr="000B0CC8">
          <w:rPr>
            <w:rFonts w:ascii="Times New Roman" w:hAnsi="Times New Roman"/>
            <w:sz w:val="24"/>
            <w:szCs w:val="24"/>
          </w:rPr>
          <w:t xml:space="preserve"> </w:t>
        </w:r>
      </w:ins>
      <w:ins w:id="2457" w:author="Britt Collins" w:date="2021-10-02T14:33:00Z">
        <w:r>
          <w:rPr>
            <w:rFonts w:ascii="Times New Roman" w:hAnsi="Times New Roman"/>
            <w:sz w:val="24"/>
            <w:szCs w:val="24"/>
          </w:rPr>
          <w:t>scruffy</w:t>
        </w:r>
      </w:ins>
      <w:ins w:id="2458" w:author="Britt Collins" w:date="2021-09-30T14:58:00Z">
        <w:r w:rsidR="006F31F6" w:rsidRPr="000B0CC8">
          <w:rPr>
            <w:rFonts w:ascii="Times New Roman" w:hAnsi="Times New Roman"/>
            <w:sz w:val="24"/>
            <w:szCs w:val="24"/>
          </w:rPr>
          <w:t xml:space="preserve"> music</w:t>
        </w:r>
      </w:ins>
      <w:ins w:id="2459" w:author="Britt Collins" w:date="2021-10-02T14:33:00Z">
        <w:r>
          <w:rPr>
            <w:rFonts w:ascii="Times New Roman" w:hAnsi="Times New Roman"/>
            <w:sz w:val="24"/>
            <w:szCs w:val="24"/>
          </w:rPr>
          <w:t>-</w:t>
        </w:r>
      </w:ins>
      <w:ins w:id="2460" w:author="Britt Collins" w:date="2021-09-30T14:58:00Z">
        <w:r w:rsidR="006F31F6" w:rsidRPr="000B0CC8">
          <w:rPr>
            <w:rFonts w:ascii="Times New Roman" w:hAnsi="Times New Roman"/>
            <w:sz w:val="24"/>
            <w:szCs w:val="24"/>
          </w:rPr>
          <w:t>festival goer, hailing from the North of England. When he was not finding cat shit in the bathroom, he was out drinking or in his room smok</w:t>
        </w:r>
      </w:ins>
      <w:ins w:id="2461" w:author="Britt Collins" w:date="2021-10-02T14:34:00Z">
        <w:r w:rsidR="00744EF4">
          <w:rPr>
            <w:rFonts w:ascii="Times New Roman" w:hAnsi="Times New Roman"/>
            <w:sz w:val="24"/>
            <w:szCs w:val="24"/>
          </w:rPr>
          <w:t>ing</w:t>
        </w:r>
      </w:ins>
      <w:ins w:id="2462" w:author="Britt Collins" w:date="2021-09-30T14:58:00Z">
        <w:r w:rsidR="006F31F6" w:rsidRPr="000B0CC8">
          <w:rPr>
            <w:rFonts w:ascii="Times New Roman" w:hAnsi="Times New Roman"/>
            <w:sz w:val="24"/>
            <w:szCs w:val="24"/>
          </w:rPr>
          <w:t xml:space="preserve"> marijuana and </w:t>
        </w:r>
      </w:ins>
      <w:ins w:id="2463" w:author="Britt Collins" w:date="2021-10-02T14:34:00Z">
        <w:r w:rsidR="00744EF4">
          <w:rPr>
            <w:rFonts w:ascii="Times New Roman" w:hAnsi="Times New Roman"/>
            <w:sz w:val="24"/>
            <w:szCs w:val="24"/>
          </w:rPr>
          <w:t>sw</w:t>
        </w:r>
      </w:ins>
      <w:ins w:id="2464" w:author="Britt Collins" w:date="2021-10-04T09:51:00Z">
        <w:r w:rsidR="00E703A1">
          <w:rPr>
            <w:rFonts w:ascii="Times New Roman" w:hAnsi="Times New Roman"/>
            <w:sz w:val="24"/>
            <w:szCs w:val="24"/>
          </w:rPr>
          <w:t>ill</w:t>
        </w:r>
      </w:ins>
      <w:ins w:id="2465" w:author="Britt Collins" w:date="2021-10-02T14:34:00Z">
        <w:r w:rsidR="00744EF4">
          <w:rPr>
            <w:rFonts w:ascii="Times New Roman" w:hAnsi="Times New Roman"/>
            <w:sz w:val="24"/>
            <w:szCs w:val="24"/>
          </w:rPr>
          <w:t>ing</w:t>
        </w:r>
      </w:ins>
      <w:ins w:id="2466" w:author="Britt Collins" w:date="2021-09-30T14:58:00Z">
        <w:r w:rsidR="006F31F6" w:rsidRPr="000B0CC8">
          <w:rPr>
            <w:rFonts w:ascii="Times New Roman" w:hAnsi="Times New Roman"/>
            <w:sz w:val="24"/>
            <w:szCs w:val="24"/>
          </w:rPr>
          <w:t xml:space="preserve"> Toohey’s New from his </w:t>
        </w:r>
      </w:ins>
      <w:ins w:id="2467" w:author="Britt Collins" w:date="2021-10-02T14:34:00Z">
        <w:r w:rsidR="00744EF4">
          <w:rPr>
            <w:rFonts w:ascii="Times New Roman" w:hAnsi="Times New Roman"/>
            <w:sz w:val="24"/>
            <w:szCs w:val="24"/>
          </w:rPr>
          <w:t>“</w:t>
        </w:r>
      </w:ins>
      <w:ins w:id="2468" w:author="Britt Collins" w:date="2021-09-30T14:58:00Z">
        <w:r w:rsidR="006F31F6" w:rsidRPr="000B0CC8">
          <w:rPr>
            <w:rFonts w:ascii="Times New Roman" w:hAnsi="Times New Roman"/>
            <w:sz w:val="24"/>
            <w:szCs w:val="24"/>
          </w:rPr>
          <w:t>beauty is in the eye of the beer holder</w:t>
        </w:r>
      </w:ins>
      <w:ins w:id="2469" w:author="Britt Collins" w:date="2021-10-02T14:34:00Z">
        <w:r w:rsidR="00744EF4">
          <w:rPr>
            <w:rFonts w:ascii="Times New Roman" w:hAnsi="Times New Roman"/>
            <w:sz w:val="24"/>
            <w:szCs w:val="24"/>
          </w:rPr>
          <w:t>”</w:t>
        </w:r>
      </w:ins>
      <w:ins w:id="2470" w:author="Britt Collins" w:date="2021-09-30T14:58:00Z">
        <w:r w:rsidR="006F31F6" w:rsidRPr="000B0CC8">
          <w:rPr>
            <w:rFonts w:ascii="Times New Roman" w:hAnsi="Times New Roman"/>
            <w:sz w:val="24"/>
            <w:szCs w:val="24"/>
          </w:rPr>
          <w:t xml:space="preserve"> stubby holder. He spoke eloquen</w:t>
        </w:r>
      </w:ins>
      <w:ins w:id="2471" w:author="Britt Collins" w:date="2021-10-02T14:34:00Z">
        <w:r w:rsidR="00744EF4">
          <w:rPr>
            <w:rFonts w:ascii="Times New Roman" w:hAnsi="Times New Roman"/>
            <w:sz w:val="24"/>
            <w:szCs w:val="24"/>
          </w:rPr>
          <w:t xml:space="preserve">tly, </w:t>
        </w:r>
      </w:ins>
      <w:ins w:id="2472" w:author="Britt Collins" w:date="2021-09-30T14:58:00Z">
        <w:r w:rsidR="006F31F6" w:rsidRPr="000B0CC8">
          <w:rPr>
            <w:rFonts w:ascii="Times New Roman" w:hAnsi="Times New Roman"/>
            <w:sz w:val="24"/>
            <w:szCs w:val="24"/>
          </w:rPr>
          <w:t>contradict</w:t>
        </w:r>
      </w:ins>
      <w:ins w:id="2473" w:author="Britt Collins" w:date="2021-10-02T14:35:00Z">
        <w:r w:rsidR="00744EF4">
          <w:rPr>
            <w:rFonts w:ascii="Times New Roman" w:hAnsi="Times New Roman"/>
            <w:sz w:val="24"/>
            <w:szCs w:val="24"/>
          </w:rPr>
          <w:t>ing</w:t>
        </w:r>
      </w:ins>
      <w:ins w:id="2474" w:author="Britt Collins" w:date="2021-09-30T14:58:00Z">
        <w:r w:rsidR="006F31F6" w:rsidRPr="000B0CC8">
          <w:rPr>
            <w:rFonts w:ascii="Times New Roman" w:hAnsi="Times New Roman"/>
            <w:sz w:val="24"/>
            <w:szCs w:val="24"/>
          </w:rPr>
          <w:t xml:space="preserve"> his outward appearance. Tom was well</w:t>
        </w:r>
      </w:ins>
      <w:ins w:id="2475" w:author="Britt Collins" w:date="2021-10-02T14:35:00Z">
        <w:r w:rsidR="00744EF4">
          <w:rPr>
            <w:rFonts w:ascii="Times New Roman" w:hAnsi="Times New Roman"/>
            <w:sz w:val="24"/>
            <w:szCs w:val="24"/>
          </w:rPr>
          <w:t>-</w:t>
        </w:r>
      </w:ins>
      <w:ins w:id="2476" w:author="Britt Collins" w:date="2021-09-30T14:58:00Z">
        <w:r w:rsidR="006F31F6" w:rsidRPr="000B0CC8">
          <w:rPr>
            <w:rFonts w:ascii="Times New Roman" w:hAnsi="Times New Roman"/>
            <w:sz w:val="24"/>
            <w:szCs w:val="24"/>
          </w:rPr>
          <w:t xml:space="preserve">educated and a seasoned traveller. We bonded over our love for </w:t>
        </w:r>
        <w:r w:rsidR="006F31F6" w:rsidRPr="00744EF4">
          <w:rPr>
            <w:rFonts w:ascii="Times New Roman" w:hAnsi="Times New Roman"/>
            <w:i/>
            <w:sz w:val="24"/>
            <w:szCs w:val="24"/>
            <w:rPrChange w:id="2477" w:author="Britt Collins" w:date="2021-10-02T14:35:00Z">
              <w:rPr>
                <w:rFonts w:ascii="Times New Roman" w:hAnsi="Times New Roman"/>
                <w:sz w:val="24"/>
                <w:szCs w:val="24"/>
              </w:rPr>
            </w:rPrChange>
          </w:rPr>
          <w:t>Top Gear</w:t>
        </w:r>
        <w:r w:rsidR="006F31F6" w:rsidRPr="000B0CC8">
          <w:rPr>
            <w:rFonts w:ascii="Times New Roman" w:hAnsi="Times New Roman"/>
            <w:sz w:val="24"/>
            <w:szCs w:val="24"/>
          </w:rPr>
          <w:t>, beer and England. Our conversations would be about the awful state of the apartment and Flo</w:t>
        </w:r>
      </w:ins>
      <w:ins w:id="2478" w:author="Britt Collins" w:date="2021-10-02T14:36:00Z">
        <w:r w:rsidR="00744EF4">
          <w:rPr>
            <w:rFonts w:ascii="Times New Roman" w:hAnsi="Times New Roman"/>
            <w:sz w:val="24"/>
            <w:szCs w:val="24"/>
          </w:rPr>
          <w:t>’</w:t>
        </w:r>
      </w:ins>
      <w:ins w:id="2479" w:author="Britt Collins" w:date="2021-09-30T14:58:00Z">
        <w:r w:rsidR="006F31F6" w:rsidRPr="000B0CC8">
          <w:rPr>
            <w:rFonts w:ascii="Times New Roman" w:hAnsi="Times New Roman"/>
            <w:sz w:val="24"/>
            <w:szCs w:val="24"/>
          </w:rPr>
          <w:t xml:space="preserve">s liberal cats. He had no job and no real direction in life. He was behind on his rental </w:t>
        </w:r>
        <w:r w:rsidR="006F31F6" w:rsidRPr="000B0CC8">
          <w:rPr>
            <w:rFonts w:ascii="Times New Roman" w:hAnsi="Times New Roman"/>
            <w:sz w:val="24"/>
            <w:szCs w:val="24"/>
          </w:rPr>
          <w:lastRenderedPageBreak/>
          <w:t xml:space="preserve">payments and constantly talked about leaving. I had no issues with Tom, I respected his point of view. </w:t>
        </w:r>
      </w:ins>
      <w:ins w:id="2480" w:author="Britt Collins" w:date="2021-10-04T09:52:00Z">
        <w:r w:rsidR="00E703A1">
          <w:rPr>
            <w:rFonts w:ascii="Times New Roman" w:hAnsi="Times New Roman"/>
            <w:sz w:val="24"/>
            <w:szCs w:val="24"/>
          </w:rPr>
          <w:t>But h</w:t>
        </w:r>
      </w:ins>
      <w:ins w:id="2481" w:author="Britt Collins" w:date="2021-09-30T14:58:00Z">
        <w:r w:rsidR="006F31F6" w:rsidRPr="000B0CC8">
          <w:rPr>
            <w:rFonts w:ascii="Times New Roman" w:hAnsi="Times New Roman"/>
            <w:sz w:val="24"/>
            <w:szCs w:val="24"/>
          </w:rPr>
          <w:t>e and Flo didn</w:t>
        </w:r>
      </w:ins>
      <w:ins w:id="2482" w:author="Britt Collins" w:date="2021-10-02T14:37:00Z">
        <w:r w:rsidR="00744EF4">
          <w:rPr>
            <w:rFonts w:ascii="Times New Roman" w:hAnsi="Times New Roman"/>
            <w:sz w:val="24"/>
            <w:szCs w:val="24"/>
          </w:rPr>
          <w:t>’</w:t>
        </w:r>
      </w:ins>
      <w:ins w:id="2483" w:author="Britt Collins" w:date="2021-09-30T14:58:00Z">
        <w:r w:rsidR="006F31F6" w:rsidRPr="000B0CC8">
          <w:rPr>
            <w:rFonts w:ascii="Times New Roman" w:hAnsi="Times New Roman"/>
            <w:sz w:val="24"/>
            <w:szCs w:val="24"/>
          </w:rPr>
          <w:t>t agree on much.</w:t>
        </w:r>
      </w:ins>
    </w:p>
    <w:p w14:paraId="37F6B63F" w14:textId="540AF576" w:rsidR="006F31F6" w:rsidRPr="000B0CC8" w:rsidRDefault="006F31F6">
      <w:pPr>
        <w:spacing w:line="480" w:lineRule="auto"/>
        <w:ind w:left="-5" w:right="15" w:firstLine="725"/>
        <w:rPr>
          <w:ins w:id="2484" w:author="Britt Collins" w:date="2021-09-30T14:58:00Z"/>
          <w:rFonts w:ascii="Times New Roman" w:hAnsi="Times New Roman"/>
          <w:sz w:val="24"/>
          <w:szCs w:val="24"/>
        </w:rPr>
        <w:pPrChange w:id="2485" w:author="Britt Collins" w:date="2021-10-02T14:37:00Z">
          <w:pPr>
            <w:ind w:left="-5" w:right="15"/>
          </w:pPr>
        </w:pPrChange>
      </w:pPr>
      <w:ins w:id="2486" w:author="Britt Collins" w:date="2021-09-30T14:58:00Z">
        <w:r w:rsidRPr="000B0CC8">
          <w:rPr>
            <w:rFonts w:ascii="Times New Roman" w:hAnsi="Times New Roman"/>
            <w:sz w:val="24"/>
            <w:szCs w:val="24"/>
          </w:rPr>
          <w:t xml:space="preserve">Flo, as I </w:t>
        </w:r>
      </w:ins>
      <w:ins w:id="2487" w:author="Britt Collins" w:date="2021-10-02T14:37:00Z">
        <w:r w:rsidR="00744EF4">
          <w:rPr>
            <w:rFonts w:ascii="Times New Roman" w:hAnsi="Times New Roman"/>
            <w:sz w:val="24"/>
            <w:szCs w:val="24"/>
          </w:rPr>
          <w:t>would soon</w:t>
        </w:r>
      </w:ins>
      <w:ins w:id="2488" w:author="Britt Collins" w:date="2021-09-30T14:58:00Z">
        <w:r w:rsidRPr="000B0CC8">
          <w:rPr>
            <w:rFonts w:ascii="Times New Roman" w:hAnsi="Times New Roman"/>
            <w:sz w:val="24"/>
            <w:szCs w:val="24"/>
          </w:rPr>
          <w:t xml:space="preserve"> find out, was going to be the bane of my life too. The only reason she talked to me was to complain. She </w:t>
        </w:r>
      </w:ins>
      <w:ins w:id="2489" w:author="Britt Collins" w:date="2021-10-02T14:37:00Z">
        <w:r w:rsidR="00744EF4">
          <w:rPr>
            <w:rFonts w:ascii="Times New Roman" w:hAnsi="Times New Roman"/>
            <w:sz w:val="24"/>
            <w:szCs w:val="24"/>
          </w:rPr>
          <w:t>moa</w:t>
        </w:r>
      </w:ins>
      <w:ins w:id="2490" w:author="Britt Collins" w:date="2021-09-30T14:58:00Z">
        <w:r w:rsidRPr="000B0CC8">
          <w:rPr>
            <w:rFonts w:ascii="Times New Roman" w:hAnsi="Times New Roman"/>
            <w:sz w:val="24"/>
            <w:szCs w:val="24"/>
          </w:rPr>
          <w:t xml:space="preserve">ned that I did little around the house and that I should contribute more to chores. I worked on the principle of what I use, I clean. What we share, the landlady takes care of. This did not lend itself well to the whole house-sharing concept. </w:t>
        </w:r>
      </w:ins>
      <w:ins w:id="2491" w:author="Britt Collins" w:date="2021-10-04T09:52:00Z">
        <w:r w:rsidR="00E703A1">
          <w:rPr>
            <w:rFonts w:ascii="Times New Roman" w:hAnsi="Times New Roman"/>
            <w:sz w:val="24"/>
            <w:szCs w:val="24"/>
          </w:rPr>
          <w:t xml:space="preserve">But </w:t>
        </w:r>
      </w:ins>
      <w:ins w:id="2492" w:author="Britt Collins" w:date="2021-09-30T14:58:00Z">
        <w:r w:rsidRPr="000B0CC8">
          <w:rPr>
            <w:rFonts w:ascii="Times New Roman" w:hAnsi="Times New Roman"/>
            <w:sz w:val="24"/>
            <w:szCs w:val="24"/>
          </w:rPr>
          <w:t>I hated confronting her.</w:t>
        </w:r>
      </w:ins>
    </w:p>
    <w:p w14:paraId="2033BA8A" w14:textId="773CADD8" w:rsidR="006F31F6" w:rsidRPr="000B0CC8" w:rsidRDefault="006F31F6">
      <w:pPr>
        <w:spacing w:line="480" w:lineRule="auto"/>
        <w:ind w:left="-5" w:right="15" w:firstLine="725"/>
        <w:rPr>
          <w:ins w:id="2493" w:author="Britt Collins" w:date="2021-09-30T14:58:00Z"/>
          <w:rFonts w:ascii="Times New Roman" w:hAnsi="Times New Roman"/>
          <w:sz w:val="24"/>
          <w:szCs w:val="24"/>
        </w:rPr>
        <w:pPrChange w:id="2494" w:author="Britt Collins" w:date="2021-10-02T14:39:00Z">
          <w:pPr>
            <w:ind w:left="-5" w:right="15"/>
          </w:pPr>
        </w:pPrChange>
      </w:pPr>
      <w:ins w:id="2495" w:author="Britt Collins" w:date="2021-09-30T14:58:00Z">
        <w:r w:rsidRPr="000B0CC8">
          <w:rPr>
            <w:rFonts w:ascii="Times New Roman" w:hAnsi="Times New Roman"/>
            <w:sz w:val="24"/>
            <w:szCs w:val="24"/>
          </w:rPr>
          <w:t xml:space="preserve">The flat was </w:t>
        </w:r>
      </w:ins>
      <w:ins w:id="2496" w:author="Britt Collins" w:date="2021-10-04T09:52:00Z">
        <w:r w:rsidR="00E703A1">
          <w:rPr>
            <w:rFonts w:ascii="Times New Roman" w:hAnsi="Times New Roman"/>
            <w:sz w:val="24"/>
            <w:szCs w:val="24"/>
          </w:rPr>
          <w:t>empty</w:t>
        </w:r>
      </w:ins>
      <w:ins w:id="2497" w:author="Britt Collins" w:date="2021-09-30T14:58:00Z">
        <w:r w:rsidRPr="000B0CC8">
          <w:rPr>
            <w:rFonts w:ascii="Times New Roman" w:hAnsi="Times New Roman"/>
            <w:sz w:val="24"/>
            <w:szCs w:val="24"/>
          </w:rPr>
          <w:t xml:space="preserve"> most of the time. Flo was busy working and Tom was busy drinking. It was strange, given Tom had no job, he could afford a social drinking lifestyle. His assigned shelf in the fridge was always fully stocked with beers. A regular at a local pub once said </w:t>
        </w:r>
      </w:ins>
      <w:ins w:id="2498" w:author="Britt Collins" w:date="2021-10-02T14:38:00Z">
        <w:r w:rsidR="00744EF4">
          <w:rPr>
            <w:rFonts w:ascii="Times New Roman" w:hAnsi="Times New Roman"/>
            <w:sz w:val="24"/>
            <w:szCs w:val="24"/>
          </w:rPr>
          <w:t>“</w:t>
        </w:r>
      </w:ins>
      <w:ins w:id="2499" w:author="Britt Collins" w:date="2021-09-30T14:58:00Z">
        <w:r w:rsidRPr="000B0CC8">
          <w:rPr>
            <w:rFonts w:ascii="Times New Roman" w:hAnsi="Times New Roman"/>
            <w:sz w:val="24"/>
            <w:szCs w:val="24"/>
          </w:rPr>
          <w:t>man can live on beer alone</w:t>
        </w:r>
      </w:ins>
      <w:ins w:id="2500" w:author="Britt Collins" w:date="2021-10-02T14:38:00Z">
        <w:r w:rsidR="00744EF4">
          <w:rPr>
            <w:rFonts w:ascii="Times New Roman" w:hAnsi="Times New Roman"/>
            <w:sz w:val="24"/>
            <w:szCs w:val="24"/>
          </w:rPr>
          <w:t>”</w:t>
        </w:r>
      </w:ins>
      <w:ins w:id="2501" w:author="Britt Collins" w:date="2021-09-30T14:58:00Z">
        <w:r w:rsidRPr="000B0CC8">
          <w:rPr>
            <w:rFonts w:ascii="Times New Roman" w:hAnsi="Times New Roman"/>
            <w:sz w:val="24"/>
            <w:szCs w:val="24"/>
          </w:rPr>
          <w:t>. Tom was testament to this. I did not keep much in the fridge</w:t>
        </w:r>
      </w:ins>
      <w:ins w:id="2502" w:author="Britt Collins" w:date="2021-10-04T09:53:00Z">
        <w:r w:rsidR="00E703A1">
          <w:rPr>
            <w:rFonts w:ascii="Times New Roman" w:hAnsi="Times New Roman"/>
            <w:sz w:val="24"/>
            <w:szCs w:val="24"/>
          </w:rPr>
          <w:t>,</w:t>
        </w:r>
      </w:ins>
      <w:ins w:id="2503" w:author="Britt Collins" w:date="2021-09-30T14:58:00Z">
        <w:r w:rsidRPr="000B0CC8">
          <w:rPr>
            <w:rFonts w:ascii="Times New Roman" w:hAnsi="Times New Roman"/>
            <w:sz w:val="24"/>
            <w:szCs w:val="24"/>
          </w:rPr>
          <w:t xml:space="preserve"> preferr</w:t>
        </w:r>
      </w:ins>
      <w:ins w:id="2504" w:author="Britt Collins" w:date="2021-10-04T09:53:00Z">
        <w:r w:rsidR="00E703A1">
          <w:rPr>
            <w:rFonts w:ascii="Times New Roman" w:hAnsi="Times New Roman"/>
            <w:sz w:val="24"/>
            <w:szCs w:val="24"/>
          </w:rPr>
          <w:t>ing</w:t>
        </w:r>
      </w:ins>
      <w:ins w:id="2505" w:author="Britt Collins" w:date="2021-09-30T14:58:00Z">
        <w:r w:rsidRPr="000B0CC8">
          <w:rPr>
            <w:rFonts w:ascii="Times New Roman" w:hAnsi="Times New Roman"/>
            <w:sz w:val="24"/>
            <w:szCs w:val="24"/>
          </w:rPr>
          <w:t xml:space="preserve"> to </w:t>
        </w:r>
      </w:ins>
      <w:ins w:id="2506" w:author="Britt Collins" w:date="2021-10-02T14:38:00Z">
        <w:r w:rsidR="00744EF4">
          <w:rPr>
            <w:rFonts w:ascii="Times New Roman" w:hAnsi="Times New Roman"/>
            <w:sz w:val="24"/>
            <w:szCs w:val="24"/>
          </w:rPr>
          <w:t xml:space="preserve">buy </w:t>
        </w:r>
      </w:ins>
      <w:ins w:id="2507" w:author="Britt Collins" w:date="2021-09-30T14:58:00Z">
        <w:r w:rsidRPr="000B0CC8">
          <w:rPr>
            <w:rFonts w:ascii="Times New Roman" w:hAnsi="Times New Roman"/>
            <w:sz w:val="24"/>
            <w:szCs w:val="24"/>
          </w:rPr>
          <w:t>my food from the local supermarket and eat</w:t>
        </w:r>
      </w:ins>
      <w:ins w:id="2508" w:author="Britt Collins" w:date="2021-10-04T09:53:00Z">
        <w:r w:rsidR="00E703A1">
          <w:rPr>
            <w:rFonts w:ascii="Times New Roman" w:hAnsi="Times New Roman"/>
            <w:sz w:val="24"/>
            <w:szCs w:val="24"/>
          </w:rPr>
          <w:t>ing</w:t>
        </w:r>
      </w:ins>
      <w:ins w:id="2509" w:author="Britt Collins" w:date="2021-09-30T14:58:00Z">
        <w:r w:rsidRPr="000B0CC8">
          <w:rPr>
            <w:rFonts w:ascii="Times New Roman" w:hAnsi="Times New Roman"/>
            <w:sz w:val="24"/>
            <w:szCs w:val="24"/>
          </w:rPr>
          <w:t xml:space="preserve"> it when I got home.</w:t>
        </w:r>
      </w:ins>
      <w:ins w:id="2510" w:author="Britt Collins" w:date="2021-10-02T14:39:00Z">
        <w:r w:rsidR="00744EF4">
          <w:rPr>
            <w:rFonts w:ascii="Times New Roman" w:hAnsi="Times New Roman"/>
            <w:sz w:val="24"/>
            <w:szCs w:val="24"/>
          </w:rPr>
          <w:t xml:space="preserve"> </w:t>
        </w:r>
      </w:ins>
      <w:ins w:id="2511" w:author="Britt Collins" w:date="2021-09-30T14:58:00Z">
        <w:r w:rsidRPr="000B0CC8">
          <w:rPr>
            <w:rFonts w:ascii="Times New Roman" w:hAnsi="Times New Roman"/>
            <w:sz w:val="24"/>
            <w:szCs w:val="24"/>
          </w:rPr>
          <w:t>My post meal-time timetable was well structured:</w:t>
        </w:r>
      </w:ins>
    </w:p>
    <w:p w14:paraId="7B87F601" w14:textId="77777777" w:rsidR="006F31F6" w:rsidRPr="000B0CC8" w:rsidRDefault="006F31F6">
      <w:pPr>
        <w:numPr>
          <w:ilvl w:val="0"/>
          <w:numId w:val="7"/>
        </w:numPr>
        <w:spacing w:after="17" w:line="480" w:lineRule="auto"/>
        <w:ind w:right="15" w:hanging="210"/>
        <w:rPr>
          <w:ins w:id="2512" w:author="Britt Collins" w:date="2021-09-30T14:58:00Z"/>
          <w:rFonts w:ascii="Times New Roman" w:hAnsi="Times New Roman"/>
          <w:sz w:val="24"/>
          <w:szCs w:val="24"/>
        </w:rPr>
        <w:pPrChange w:id="2513" w:author="Britt Collins" w:date="2021-09-30T15:06:00Z">
          <w:pPr>
            <w:numPr>
              <w:numId w:val="7"/>
            </w:numPr>
            <w:spacing w:after="17"/>
            <w:ind w:left="600" w:right="15" w:hanging="210"/>
          </w:pPr>
        </w:pPrChange>
      </w:pPr>
      <w:ins w:id="2514" w:author="Britt Collins" w:date="2021-09-30T14:58:00Z">
        <w:r w:rsidRPr="000B0CC8">
          <w:rPr>
            <w:rFonts w:ascii="Times New Roman" w:hAnsi="Times New Roman"/>
            <w:sz w:val="24"/>
            <w:szCs w:val="24"/>
          </w:rPr>
          <w:t>Walk from the kitchen to my bedroom.</w:t>
        </w:r>
      </w:ins>
    </w:p>
    <w:p w14:paraId="29F57535" w14:textId="77777777" w:rsidR="006F31F6" w:rsidRPr="000B0CC8" w:rsidRDefault="006F31F6">
      <w:pPr>
        <w:numPr>
          <w:ilvl w:val="0"/>
          <w:numId w:val="7"/>
        </w:numPr>
        <w:spacing w:after="17" w:line="480" w:lineRule="auto"/>
        <w:ind w:right="15" w:hanging="210"/>
        <w:rPr>
          <w:ins w:id="2515" w:author="Britt Collins" w:date="2021-09-30T14:58:00Z"/>
          <w:rFonts w:ascii="Times New Roman" w:hAnsi="Times New Roman"/>
          <w:sz w:val="24"/>
          <w:szCs w:val="24"/>
        </w:rPr>
        <w:pPrChange w:id="2516" w:author="Britt Collins" w:date="2021-09-30T15:06:00Z">
          <w:pPr>
            <w:numPr>
              <w:numId w:val="7"/>
            </w:numPr>
            <w:spacing w:after="17"/>
            <w:ind w:left="600" w:right="15" w:hanging="210"/>
          </w:pPr>
        </w:pPrChange>
      </w:pPr>
      <w:ins w:id="2517" w:author="Britt Collins" w:date="2021-09-30T14:58:00Z">
        <w:r w:rsidRPr="000B0CC8">
          <w:rPr>
            <w:rFonts w:ascii="Times New Roman" w:hAnsi="Times New Roman"/>
            <w:sz w:val="24"/>
            <w:szCs w:val="24"/>
          </w:rPr>
          <w:t>Carefully lie on bed.</w:t>
        </w:r>
      </w:ins>
    </w:p>
    <w:p w14:paraId="489E3B02" w14:textId="77777777" w:rsidR="006F31F6" w:rsidRPr="000B0CC8" w:rsidRDefault="006F31F6">
      <w:pPr>
        <w:numPr>
          <w:ilvl w:val="0"/>
          <w:numId w:val="7"/>
        </w:numPr>
        <w:spacing w:after="17" w:line="480" w:lineRule="auto"/>
        <w:ind w:right="15" w:hanging="210"/>
        <w:rPr>
          <w:ins w:id="2518" w:author="Britt Collins" w:date="2021-09-30T14:58:00Z"/>
          <w:rFonts w:ascii="Times New Roman" w:hAnsi="Times New Roman"/>
          <w:sz w:val="24"/>
          <w:szCs w:val="24"/>
        </w:rPr>
        <w:pPrChange w:id="2519" w:author="Britt Collins" w:date="2021-09-30T15:06:00Z">
          <w:pPr>
            <w:numPr>
              <w:numId w:val="7"/>
            </w:numPr>
            <w:spacing w:after="17"/>
            <w:ind w:left="600" w:right="15" w:hanging="210"/>
          </w:pPr>
        </w:pPrChange>
      </w:pPr>
      <w:ins w:id="2520" w:author="Britt Collins" w:date="2021-09-30T14:58:00Z">
        <w:r w:rsidRPr="000B0CC8">
          <w:rPr>
            <w:rFonts w:ascii="Times New Roman" w:hAnsi="Times New Roman"/>
            <w:sz w:val="24"/>
            <w:szCs w:val="24"/>
          </w:rPr>
          <w:t>Turn on the work laptop.</w:t>
        </w:r>
      </w:ins>
    </w:p>
    <w:p w14:paraId="794AA3E0" w14:textId="77777777" w:rsidR="006F31F6" w:rsidRPr="000B0CC8" w:rsidRDefault="006F31F6">
      <w:pPr>
        <w:numPr>
          <w:ilvl w:val="0"/>
          <w:numId w:val="7"/>
        </w:numPr>
        <w:spacing w:after="17" w:line="480" w:lineRule="auto"/>
        <w:ind w:right="15" w:hanging="210"/>
        <w:rPr>
          <w:ins w:id="2521" w:author="Britt Collins" w:date="2021-09-30T14:58:00Z"/>
          <w:rFonts w:ascii="Times New Roman" w:hAnsi="Times New Roman"/>
          <w:sz w:val="24"/>
          <w:szCs w:val="24"/>
        </w:rPr>
        <w:pPrChange w:id="2522" w:author="Britt Collins" w:date="2021-09-30T15:06:00Z">
          <w:pPr>
            <w:numPr>
              <w:numId w:val="7"/>
            </w:numPr>
            <w:spacing w:after="17"/>
            <w:ind w:left="600" w:right="15" w:hanging="210"/>
          </w:pPr>
        </w:pPrChange>
      </w:pPr>
      <w:ins w:id="2523" w:author="Britt Collins" w:date="2021-09-30T14:58:00Z">
        <w:r w:rsidRPr="000B0CC8">
          <w:rPr>
            <w:rFonts w:ascii="Times New Roman" w:hAnsi="Times New Roman"/>
            <w:sz w:val="24"/>
            <w:szCs w:val="24"/>
          </w:rPr>
          <w:t>Plug in USB drive.</w:t>
        </w:r>
      </w:ins>
    </w:p>
    <w:p w14:paraId="3F7DB4A6" w14:textId="0354A2DE" w:rsidR="006F31F6" w:rsidRPr="000B0CC8" w:rsidRDefault="006F31F6">
      <w:pPr>
        <w:numPr>
          <w:ilvl w:val="0"/>
          <w:numId w:val="7"/>
        </w:numPr>
        <w:spacing w:line="480" w:lineRule="auto"/>
        <w:ind w:right="15" w:hanging="210"/>
        <w:rPr>
          <w:ins w:id="2524" w:author="Britt Collins" w:date="2021-09-30T14:58:00Z"/>
          <w:rFonts w:ascii="Times New Roman" w:hAnsi="Times New Roman"/>
          <w:sz w:val="24"/>
          <w:szCs w:val="24"/>
        </w:rPr>
        <w:pPrChange w:id="2525" w:author="Britt Collins" w:date="2021-09-30T15:06:00Z">
          <w:pPr>
            <w:numPr>
              <w:numId w:val="7"/>
            </w:numPr>
            <w:ind w:left="600" w:right="15" w:hanging="210"/>
          </w:pPr>
        </w:pPrChange>
      </w:pPr>
      <w:ins w:id="2526" w:author="Britt Collins" w:date="2021-09-30T14:58:00Z">
        <w:r w:rsidRPr="000B0CC8">
          <w:rPr>
            <w:rFonts w:ascii="Times New Roman" w:hAnsi="Times New Roman"/>
            <w:sz w:val="24"/>
            <w:szCs w:val="24"/>
          </w:rPr>
          <w:t>Binge</w:t>
        </w:r>
      </w:ins>
      <w:ins w:id="2527" w:author="Britt Collins" w:date="2021-10-02T14:39:00Z">
        <w:r w:rsidR="00744EF4">
          <w:rPr>
            <w:rFonts w:ascii="Times New Roman" w:hAnsi="Times New Roman"/>
            <w:sz w:val="24"/>
            <w:szCs w:val="24"/>
          </w:rPr>
          <w:t>-</w:t>
        </w:r>
      </w:ins>
      <w:ins w:id="2528" w:author="Britt Collins" w:date="2021-09-30T14:58:00Z">
        <w:r w:rsidRPr="000B0CC8">
          <w:rPr>
            <w:rFonts w:ascii="Times New Roman" w:hAnsi="Times New Roman"/>
            <w:sz w:val="24"/>
            <w:szCs w:val="24"/>
          </w:rPr>
          <w:t>watch American TV series.</w:t>
        </w:r>
      </w:ins>
    </w:p>
    <w:p w14:paraId="548809EA" w14:textId="4053DEDB" w:rsidR="006F31F6" w:rsidRPr="000B0CC8" w:rsidRDefault="006F31F6">
      <w:pPr>
        <w:spacing w:line="480" w:lineRule="auto"/>
        <w:ind w:left="-5" w:right="15" w:firstLine="395"/>
        <w:rPr>
          <w:ins w:id="2529" w:author="Britt Collins" w:date="2021-09-30T14:58:00Z"/>
          <w:rFonts w:ascii="Times New Roman" w:hAnsi="Times New Roman"/>
          <w:sz w:val="24"/>
          <w:szCs w:val="24"/>
        </w:rPr>
        <w:pPrChange w:id="2530" w:author="Britt Collins" w:date="2021-10-02T14:39:00Z">
          <w:pPr>
            <w:ind w:left="-5" w:right="15"/>
          </w:pPr>
        </w:pPrChange>
      </w:pPr>
      <w:ins w:id="2531" w:author="Britt Collins" w:date="2021-09-30T14:58:00Z">
        <w:r w:rsidRPr="000B0CC8">
          <w:rPr>
            <w:rFonts w:ascii="Times New Roman" w:hAnsi="Times New Roman"/>
            <w:sz w:val="24"/>
            <w:szCs w:val="24"/>
          </w:rPr>
          <w:t xml:space="preserve">The </w:t>
        </w:r>
      </w:ins>
      <w:ins w:id="2532" w:author="Britt Collins" w:date="2021-10-02T14:39:00Z">
        <w:r w:rsidR="00744EF4" w:rsidRPr="000B0CC8">
          <w:rPr>
            <w:rFonts w:ascii="Times New Roman" w:hAnsi="Times New Roman"/>
            <w:sz w:val="24"/>
            <w:szCs w:val="24"/>
          </w:rPr>
          <w:t xml:space="preserve">high-ceilinged </w:t>
        </w:r>
      </w:ins>
      <w:ins w:id="2533" w:author="Britt Collins" w:date="2021-09-30T14:58:00Z">
        <w:r w:rsidRPr="000B0CC8">
          <w:rPr>
            <w:rFonts w:ascii="Times New Roman" w:hAnsi="Times New Roman"/>
            <w:sz w:val="24"/>
            <w:szCs w:val="24"/>
          </w:rPr>
          <w:t xml:space="preserve">bedroom was </w:t>
        </w:r>
      </w:ins>
      <w:ins w:id="2534" w:author="Britt Collins" w:date="2021-10-02T14:39:00Z">
        <w:r w:rsidR="00744EF4">
          <w:rPr>
            <w:rFonts w:ascii="Times New Roman" w:hAnsi="Times New Roman"/>
            <w:sz w:val="24"/>
            <w:szCs w:val="24"/>
          </w:rPr>
          <w:t xml:space="preserve">bright and </w:t>
        </w:r>
      </w:ins>
      <w:ins w:id="2535" w:author="Britt Collins" w:date="2021-10-02T14:40:00Z">
        <w:r w:rsidR="00744EF4">
          <w:rPr>
            <w:rFonts w:ascii="Times New Roman" w:hAnsi="Times New Roman"/>
            <w:sz w:val="24"/>
            <w:szCs w:val="24"/>
          </w:rPr>
          <w:t>spacious</w:t>
        </w:r>
      </w:ins>
      <w:ins w:id="2536" w:author="Britt Collins" w:date="2021-09-30T14:58:00Z">
        <w:r w:rsidRPr="000B0CC8">
          <w:rPr>
            <w:rFonts w:ascii="Times New Roman" w:hAnsi="Times New Roman"/>
            <w:sz w:val="24"/>
            <w:szCs w:val="24"/>
          </w:rPr>
          <w:t xml:space="preserve">, with little furniture. The bed and chest of drawers were left by the previous occupants. A large walk-in-wardrobe was accessible as well as a shared bathroom. </w:t>
        </w:r>
      </w:ins>
      <w:ins w:id="2537" w:author="Britt Collins" w:date="2021-10-02T14:39:00Z">
        <w:r w:rsidR="00744EF4">
          <w:rPr>
            <w:rFonts w:ascii="Times New Roman" w:hAnsi="Times New Roman"/>
            <w:sz w:val="24"/>
            <w:szCs w:val="24"/>
          </w:rPr>
          <w:t xml:space="preserve">But </w:t>
        </w:r>
      </w:ins>
      <w:ins w:id="2538" w:author="Britt Collins" w:date="2021-09-30T14:58:00Z">
        <w:r w:rsidRPr="000B0CC8">
          <w:rPr>
            <w:rFonts w:ascii="Times New Roman" w:hAnsi="Times New Roman"/>
            <w:sz w:val="24"/>
            <w:szCs w:val="24"/>
          </w:rPr>
          <w:t>with little TLC applied, it was left in a state fit for stoners, junkies and people desperate for a house</w:t>
        </w:r>
      </w:ins>
      <w:ins w:id="2539" w:author="Britt Collins" w:date="2021-10-02T14:40:00Z">
        <w:r w:rsidR="00744EF4">
          <w:rPr>
            <w:rFonts w:ascii="Times New Roman" w:hAnsi="Times New Roman"/>
            <w:sz w:val="24"/>
            <w:szCs w:val="24"/>
          </w:rPr>
          <w:t>-</w:t>
        </w:r>
      </w:ins>
      <w:ins w:id="2540" w:author="Britt Collins" w:date="2021-09-30T14:58:00Z">
        <w:r w:rsidRPr="000B0CC8">
          <w:rPr>
            <w:rFonts w:ascii="Times New Roman" w:hAnsi="Times New Roman"/>
            <w:sz w:val="24"/>
            <w:szCs w:val="24"/>
          </w:rPr>
          <w:t>share. The view from my room was surprisingly lacking given its proximity to Manly Beach. The only seafront feature I could make out were the tops of fern trees. Directly below my bedroom window were many industrial</w:t>
        </w:r>
      </w:ins>
      <w:ins w:id="2541" w:author="Britt Collins" w:date="2021-10-02T14:40:00Z">
        <w:r w:rsidR="00744EF4">
          <w:rPr>
            <w:rFonts w:ascii="Times New Roman" w:hAnsi="Times New Roman"/>
            <w:sz w:val="24"/>
            <w:szCs w:val="24"/>
          </w:rPr>
          <w:t>-</w:t>
        </w:r>
      </w:ins>
      <w:ins w:id="2542" w:author="Britt Collins" w:date="2021-09-30T14:58:00Z">
        <w:r w:rsidRPr="000B0CC8">
          <w:rPr>
            <w:rFonts w:ascii="Times New Roman" w:hAnsi="Times New Roman"/>
            <w:sz w:val="24"/>
            <w:szCs w:val="24"/>
          </w:rPr>
          <w:t>sized garbage bins.</w:t>
        </w:r>
      </w:ins>
    </w:p>
    <w:p w14:paraId="01F12609" w14:textId="579CA8E9" w:rsidR="006F31F6" w:rsidRPr="000B0CC8" w:rsidRDefault="006F31F6">
      <w:pPr>
        <w:spacing w:line="480" w:lineRule="auto"/>
        <w:ind w:left="-5" w:right="15" w:firstLine="395"/>
        <w:rPr>
          <w:ins w:id="2543" w:author="Britt Collins" w:date="2021-09-30T14:58:00Z"/>
          <w:rFonts w:ascii="Times New Roman" w:hAnsi="Times New Roman"/>
          <w:sz w:val="24"/>
          <w:szCs w:val="24"/>
        </w:rPr>
        <w:pPrChange w:id="2544" w:author="Britt Collins" w:date="2021-10-02T14:40:00Z">
          <w:pPr>
            <w:ind w:left="-5" w:right="15"/>
          </w:pPr>
        </w:pPrChange>
      </w:pPr>
      <w:ins w:id="2545" w:author="Britt Collins" w:date="2021-09-30T14:58:00Z">
        <w:r w:rsidRPr="000B0CC8">
          <w:rPr>
            <w:rFonts w:ascii="Times New Roman" w:hAnsi="Times New Roman"/>
            <w:sz w:val="24"/>
            <w:szCs w:val="24"/>
          </w:rPr>
          <w:t>It was the height of summer. With the bedroom lacking adequate air</w:t>
        </w:r>
      </w:ins>
      <w:ins w:id="2546" w:author="Britt Collins" w:date="2021-10-02T14:40:00Z">
        <w:r w:rsidR="00744EF4">
          <w:rPr>
            <w:rFonts w:ascii="Times New Roman" w:hAnsi="Times New Roman"/>
            <w:sz w:val="24"/>
            <w:szCs w:val="24"/>
          </w:rPr>
          <w:t>-</w:t>
        </w:r>
      </w:ins>
      <w:ins w:id="2547" w:author="Britt Collins" w:date="2021-09-30T14:58:00Z">
        <w:r w:rsidRPr="000B0CC8">
          <w:rPr>
            <w:rFonts w:ascii="Times New Roman" w:hAnsi="Times New Roman"/>
            <w:sz w:val="24"/>
            <w:szCs w:val="24"/>
          </w:rPr>
          <w:t xml:space="preserve">conditioning, the window needed to be opened. If the </w:t>
        </w:r>
      </w:ins>
      <w:ins w:id="2548" w:author="Britt Collins" w:date="2021-10-02T14:41:00Z">
        <w:r w:rsidR="00744EF4">
          <w:rPr>
            <w:rFonts w:ascii="Times New Roman" w:hAnsi="Times New Roman"/>
            <w:sz w:val="24"/>
            <w:szCs w:val="24"/>
          </w:rPr>
          <w:t>putrid</w:t>
        </w:r>
      </w:ins>
      <w:ins w:id="2549" w:author="Britt Collins" w:date="2021-09-30T14:58:00Z">
        <w:r w:rsidRPr="000B0CC8">
          <w:rPr>
            <w:rFonts w:ascii="Times New Roman" w:hAnsi="Times New Roman"/>
            <w:sz w:val="24"/>
            <w:szCs w:val="24"/>
          </w:rPr>
          <w:t xml:space="preserve"> smell </w:t>
        </w:r>
      </w:ins>
      <w:ins w:id="2550" w:author="Britt Collins" w:date="2021-10-04T10:13:00Z">
        <w:r w:rsidR="00EB588F" w:rsidRPr="00EB588F">
          <w:rPr>
            <w:rFonts w:ascii="Times New Roman" w:hAnsi="Times New Roman"/>
            <w:b/>
            <w:sz w:val="24"/>
            <w:szCs w:val="24"/>
            <w:rPrChange w:id="2551" w:author="Britt Collins" w:date="2021-10-04T10:13:00Z">
              <w:rPr>
                <w:rFonts w:ascii="Times New Roman" w:hAnsi="Times New Roman"/>
                <w:sz w:val="24"/>
                <w:szCs w:val="24"/>
              </w:rPr>
            </w:rPrChange>
          </w:rPr>
          <w:t>drifting from the back</w:t>
        </w:r>
      </w:ins>
      <w:ins w:id="2552" w:author="Britt Collins" w:date="2021-10-05T15:37:00Z">
        <w:r w:rsidR="00290110">
          <w:rPr>
            <w:rFonts w:ascii="Times New Roman" w:hAnsi="Times New Roman"/>
            <w:b/>
            <w:sz w:val="24"/>
            <w:szCs w:val="24"/>
          </w:rPr>
          <w:t>-</w:t>
        </w:r>
      </w:ins>
      <w:ins w:id="2553" w:author="Britt Collins" w:date="2021-10-04T10:13:00Z">
        <w:r w:rsidR="00EB588F" w:rsidRPr="00EB588F">
          <w:rPr>
            <w:rFonts w:ascii="Times New Roman" w:hAnsi="Times New Roman"/>
            <w:b/>
            <w:sz w:val="24"/>
            <w:szCs w:val="24"/>
            <w:rPrChange w:id="2554" w:author="Britt Collins" w:date="2021-10-04T10:13:00Z">
              <w:rPr>
                <w:rFonts w:ascii="Times New Roman" w:hAnsi="Times New Roman"/>
                <w:sz w:val="24"/>
                <w:szCs w:val="24"/>
              </w:rPr>
            </w:rPrChange>
          </w:rPr>
          <w:t>alley bins</w:t>
        </w:r>
        <w:r w:rsidR="00EB588F">
          <w:rPr>
            <w:rFonts w:ascii="Times New Roman" w:hAnsi="Times New Roman"/>
            <w:sz w:val="24"/>
            <w:szCs w:val="24"/>
          </w:rPr>
          <w:t xml:space="preserve"> </w:t>
        </w:r>
      </w:ins>
      <w:ins w:id="2555" w:author="Britt Collins" w:date="2021-09-30T14:58:00Z">
        <w:r w:rsidRPr="000B0CC8">
          <w:rPr>
            <w:rFonts w:ascii="Times New Roman" w:hAnsi="Times New Roman"/>
            <w:sz w:val="24"/>
            <w:szCs w:val="24"/>
          </w:rPr>
          <w:t xml:space="preserve">didn't agitate me, the cockroaches would. </w:t>
        </w:r>
      </w:ins>
      <w:ins w:id="2556" w:author="Britt Collins" w:date="2021-10-02T14:41:00Z">
        <w:r w:rsidR="00744EF4">
          <w:rPr>
            <w:rFonts w:ascii="Times New Roman" w:hAnsi="Times New Roman"/>
            <w:sz w:val="24"/>
            <w:szCs w:val="24"/>
          </w:rPr>
          <w:t>M</w:t>
        </w:r>
      </w:ins>
      <w:ins w:id="2557" w:author="Britt Collins" w:date="2021-09-30T14:58:00Z">
        <w:r w:rsidRPr="000B0CC8">
          <w:rPr>
            <w:rFonts w:ascii="Times New Roman" w:hAnsi="Times New Roman"/>
            <w:sz w:val="24"/>
            <w:szCs w:val="24"/>
          </w:rPr>
          <w:t xml:space="preserve">y experience of large creepy crawlies was minimal. One particularly humid night I was asleep with bedroom windows wide open. </w:t>
        </w:r>
      </w:ins>
      <w:ins w:id="2558" w:author="Britt Collins" w:date="2021-10-04T10:14:00Z">
        <w:r w:rsidR="00EB588F" w:rsidRPr="00EB588F">
          <w:rPr>
            <w:rFonts w:ascii="Times New Roman" w:hAnsi="Times New Roman"/>
            <w:b/>
            <w:sz w:val="24"/>
            <w:szCs w:val="24"/>
            <w:rPrChange w:id="2559" w:author="Britt Collins" w:date="2021-10-04T10:14:00Z">
              <w:rPr>
                <w:rFonts w:ascii="Times New Roman" w:hAnsi="Times New Roman"/>
                <w:sz w:val="24"/>
                <w:szCs w:val="24"/>
              </w:rPr>
            </w:rPrChange>
          </w:rPr>
          <w:t>T</w:t>
        </w:r>
      </w:ins>
      <w:ins w:id="2560" w:author="Britt Collins" w:date="2021-09-30T14:58:00Z">
        <w:r w:rsidRPr="00EB588F">
          <w:rPr>
            <w:rFonts w:ascii="Times New Roman" w:hAnsi="Times New Roman"/>
            <w:b/>
            <w:sz w:val="24"/>
            <w:szCs w:val="24"/>
            <w:rPrChange w:id="2561" w:author="Britt Collins" w:date="2021-10-04T10:14:00Z">
              <w:rPr>
                <w:rFonts w:ascii="Times New Roman" w:hAnsi="Times New Roman"/>
                <w:sz w:val="24"/>
                <w:szCs w:val="24"/>
              </w:rPr>
            </w:rPrChange>
          </w:rPr>
          <w:t>he humidity was discomforting</w:t>
        </w:r>
      </w:ins>
      <w:ins w:id="2562" w:author="Britt Collins" w:date="2021-10-04T10:14:00Z">
        <w:r w:rsidR="00EB588F" w:rsidRPr="00EB588F">
          <w:rPr>
            <w:rFonts w:ascii="Times New Roman" w:hAnsi="Times New Roman"/>
            <w:b/>
            <w:sz w:val="24"/>
            <w:szCs w:val="24"/>
            <w:rPrChange w:id="2563" w:author="Britt Collins" w:date="2021-10-04T10:14:00Z">
              <w:rPr>
                <w:rFonts w:ascii="Times New Roman" w:hAnsi="Times New Roman"/>
                <w:sz w:val="24"/>
                <w:szCs w:val="24"/>
              </w:rPr>
            </w:rPrChange>
          </w:rPr>
          <w:t xml:space="preserve"> and I tossed and </w:t>
        </w:r>
        <w:r w:rsidR="00EB588F" w:rsidRPr="00EB588F">
          <w:rPr>
            <w:rFonts w:ascii="Times New Roman" w:hAnsi="Times New Roman"/>
            <w:b/>
            <w:sz w:val="24"/>
            <w:szCs w:val="24"/>
            <w:rPrChange w:id="2564" w:author="Britt Collins" w:date="2021-10-04T10:14:00Z">
              <w:rPr>
                <w:rFonts w:ascii="Times New Roman" w:hAnsi="Times New Roman"/>
                <w:sz w:val="24"/>
                <w:szCs w:val="24"/>
              </w:rPr>
            </w:rPrChange>
          </w:rPr>
          <w:lastRenderedPageBreak/>
          <w:t>turned for much of the night</w:t>
        </w:r>
      </w:ins>
      <w:ins w:id="2565" w:author="Britt Collins" w:date="2021-09-30T14:58:00Z">
        <w:r w:rsidRPr="00EB588F">
          <w:rPr>
            <w:rFonts w:ascii="Times New Roman" w:hAnsi="Times New Roman"/>
            <w:b/>
            <w:sz w:val="24"/>
            <w:szCs w:val="24"/>
            <w:rPrChange w:id="2566" w:author="Britt Collins" w:date="2021-10-04T10:14:00Z">
              <w:rPr>
                <w:rFonts w:ascii="Times New Roman" w:hAnsi="Times New Roman"/>
                <w:sz w:val="24"/>
                <w:szCs w:val="24"/>
              </w:rPr>
            </w:rPrChange>
          </w:rPr>
          <w:t xml:space="preserve">. </w:t>
        </w:r>
        <w:r w:rsidRPr="000B0CC8">
          <w:rPr>
            <w:rFonts w:ascii="Times New Roman" w:hAnsi="Times New Roman"/>
            <w:sz w:val="24"/>
            <w:szCs w:val="24"/>
          </w:rPr>
          <w:t xml:space="preserve">As I lay there in a foetal position, I felt something scurry across my feet. I was tired </w:t>
        </w:r>
      </w:ins>
      <w:ins w:id="2567" w:author="Britt Collins" w:date="2021-10-02T14:42:00Z">
        <w:r w:rsidR="00744EF4">
          <w:rPr>
            <w:rFonts w:ascii="Times New Roman" w:hAnsi="Times New Roman"/>
            <w:sz w:val="24"/>
            <w:szCs w:val="24"/>
          </w:rPr>
          <w:t>and</w:t>
        </w:r>
      </w:ins>
      <w:ins w:id="2568" w:author="Britt Collins" w:date="2021-09-30T14:58:00Z">
        <w:r w:rsidRPr="000B0CC8">
          <w:rPr>
            <w:rFonts w:ascii="Times New Roman" w:hAnsi="Times New Roman"/>
            <w:sz w:val="24"/>
            <w:szCs w:val="24"/>
          </w:rPr>
          <w:t xml:space="preserve"> ignored the sensation. Whatever it was, hopefully the encounter was a fleeting one. I quickly settled back into a light sleep. A few seconds passed</w:t>
        </w:r>
      </w:ins>
      <w:ins w:id="2569" w:author="Britt Collins" w:date="2021-10-04T10:32:00Z">
        <w:r w:rsidR="00EB588F">
          <w:rPr>
            <w:rFonts w:ascii="Times New Roman" w:hAnsi="Times New Roman"/>
            <w:sz w:val="24"/>
            <w:szCs w:val="24"/>
          </w:rPr>
          <w:t>, t</w:t>
        </w:r>
      </w:ins>
      <w:ins w:id="2570" w:author="Britt Collins" w:date="2021-09-30T14:58:00Z">
        <w:r w:rsidRPr="000B0CC8">
          <w:rPr>
            <w:rFonts w:ascii="Times New Roman" w:hAnsi="Times New Roman"/>
            <w:sz w:val="24"/>
            <w:szCs w:val="24"/>
          </w:rPr>
          <w:t>he sensation of something crawling up my leg caused me to kick out. My heart raced</w:t>
        </w:r>
      </w:ins>
      <w:ins w:id="2571" w:author="Britt Collins" w:date="2021-10-04T10:33:00Z">
        <w:r w:rsidR="00F17486">
          <w:rPr>
            <w:rFonts w:ascii="Times New Roman" w:hAnsi="Times New Roman"/>
            <w:sz w:val="24"/>
            <w:szCs w:val="24"/>
          </w:rPr>
          <w:t xml:space="preserve">. </w:t>
        </w:r>
      </w:ins>
      <w:ins w:id="2572" w:author="Britt Collins" w:date="2021-09-30T14:58:00Z">
        <w:r w:rsidRPr="00F17486">
          <w:rPr>
            <w:rFonts w:ascii="Times New Roman" w:hAnsi="Times New Roman"/>
            <w:b/>
            <w:sz w:val="24"/>
            <w:szCs w:val="24"/>
            <w:rPrChange w:id="2573" w:author="Britt Collins" w:date="2021-10-04T10:33:00Z">
              <w:rPr>
                <w:rFonts w:ascii="Times New Roman" w:hAnsi="Times New Roman"/>
                <w:sz w:val="24"/>
                <w:szCs w:val="24"/>
              </w:rPr>
            </w:rPrChange>
          </w:rPr>
          <w:t xml:space="preserve">I </w:t>
        </w:r>
      </w:ins>
      <w:ins w:id="2574" w:author="Britt Collins" w:date="2021-10-04T10:33:00Z">
        <w:r w:rsidR="00F17486" w:rsidRPr="00F17486">
          <w:rPr>
            <w:rFonts w:ascii="Times New Roman" w:hAnsi="Times New Roman"/>
            <w:b/>
            <w:sz w:val="24"/>
            <w:szCs w:val="24"/>
            <w:rPrChange w:id="2575" w:author="Britt Collins" w:date="2021-10-04T10:33:00Z">
              <w:rPr>
                <w:rFonts w:ascii="Times New Roman" w:hAnsi="Times New Roman"/>
                <w:sz w:val="24"/>
                <w:szCs w:val="24"/>
              </w:rPr>
            </w:rPrChange>
          </w:rPr>
          <w:t>ripped the sheet off and</w:t>
        </w:r>
        <w:r w:rsidR="00F17486">
          <w:rPr>
            <w:rFonts w:ascii="Times New Roman" w:hAnsi="Times New Roman"/>
            <w:sz w:val="24"/>
            <w:szCs w:val="24"/>
          </w:rPr>
          <w:t xml:space="preserve"> </w:t>
        </w:r>
      </w:ins>
      <w:ins w:id="2576" w:author="Britt Collins" w:date="2021-09-30T14:58:00Z">
        <w:r w:rsidRPr="000B0CC8">
          <w:rPr>
            <w:rFonts w:ascii="Times New Roman" w:hAnsi="Times New Roman"/>
            <w:sz w:val="24"/>
            <w:szCs w:val="24"/>
          </w:rPr>
          <w:t>sat bolt upright</w:t>
        </w:r>
      </w:ins>
      <w:ins w:id="2577" w:author="Britt Collins" w:date="2021-10-04T10:33:00Z">
        <w:r w:rsidR="00F17486">
          <w:rPr>
            <w:rFonts w:ascii="Times New Roman" w:hAnsi="Times New Roman"/>
            <w:sz w:val="24"/>
            <w:szCs w:val="24"/>
          </w:rPr>
          <w:t>,</w:t>
        </w:r>
      </w:ins>
      <w:ins w:id="2578" w:author="Britt Collins" w:date="2021-09-30T14:58:00Z">
        <w:r w:rsidRPr="000B0CC8">
          <w:rPr>
            <w:rFonts w:ascii="Times New Roman" w:hAnsi="Times New Roman"/>
            <w:sz w:val="24"/>
            <w:szCs w:val="24"/>
          </w:rPr>
          <w:t xml:space="preserve"> </w:t>
        </w:r>
      </w:ins>
      <w:ins w:id="2579" w:author="Britt Collins" w:date="2021-10-04T10:33:00Z">
        <w:r w:rsidR="00F17486">
          <w:rPr>
            <w:rFonts w:ascii="Times New Roman" w:hAnsi="Times New Roman"/>
            <w:sz w:val="24"/>
            <w:szCs w:val="24"/>
          </w:rPr>
          <w:t xml:space="preserve">and </w:t>
        </w:r>
      </w:ins>
      <w:ins w:id="2580" w:author="Britt Collins" w:date="2021-09-30T14:58:00Z">
        <w:r w:rsidRPr="000B0CC8">
          <w:rPr>
            <w:rFonts w:ascii="Times New Roman" w:hAnsi="Times New Roman"/>
            <w:sz w:val="24"/>
            <w:szCs w:val="24"/>
          </w:rPr>
          <w:t>reached for the bedside light switch.</w:t>
        </w:r>
      </w:ins>
      <w:ins w:id="2581" w:author="Britt Collins" w:date="2021-10-04T10:14:00Z">
        <w:r w:rsidR="00EB588F">
          <w:rPr>
            <w:rFonts w:ascii="Times New Roman" w:hAnsi="Times New Roman"/>
            <w:sz w:val="24"/>
            <w:szCs w:val="24"/>
          </w:rPr>
          <w:t xml:space="preserve"> </w:t>
        </w:r>
        <w:r w:rsidR="00EB588F" w:rsidRPr="00EB588F">
          <w:rPr>
            <w:rFonts w:ascii="Times New Roman" w:hAnsi="Times New Roman"/>
            <w:b/>
            <w:sz w:val="24"/>
            <w:szCs w:val="24"/>
            <w:rPrChange w:id="2582" w:author="Britt Collins" w:date="2021-10-04T10:15:00Z">
              <w:rPr>
                <w:rFonts w:ascii="Times New Roman" w:hAnsi="Times New Roman"/>
                <w:sz w:val="24"/>
                <w:szCs w:val="24"/>
              </w:rPr>
            </w:rPrChange>
          </w:rPr>
          <w:t>THERE A</w:t>
        </w:r>
      </w:ins>
      <w:ins w:id="2583" w:author="Britt Collins" w:date="2021-10-05T15:37:00Z">
        <w:r w:rsidR="00290110">
          <w:rPr>
            <w:rFonts w:ascii="Times New Roman" w:hAnsi="Times New Roman"/>
            <w:b/>
            <w:sz w:val="24"/>
            <w:szCs w:val="24"/>
          </w:rPr>
          <w:t>RE</w:t>
        </w:r>
      </w:ins>
      <w:ins w:id="2584" w:author="Britt Collins" w:date="2021-10-04T10:14:00Z">
        <w:r w:rsidR="00EB588F" w:rsidRPr="00EB588F">
          <w:rPr>
            <w:rFonts w:ascii="Times New Roman" w:hAnsi="Times New Roman"/>
            <w:b/>
            <w:sz w:val="24"/>
            <w:szCs w:val="24"/>
            <w:rPrChange w:id="2585" w:author="Britt Collins" w:date="2021-10-04T10:15:00Z">
              <w:rPr>
                <w:rFonts w:ascii="Times New Roman" w:hAnsi="Times New Roman"/>
                <w:sz w:val="24"/>
                <w:szCs w:val="24"/>
              </w:rPr>
            </w:rPrChange>
          </w:rPr>
          <w:t xml:space="preserve"> NICE DESCRIPTIVE PASSAGES HERE… IF YOU CAN DO THE SAM</w:t>
        </w:r>
      </w:ins>
      <w:ins w:id="2586" w:author="Britt Collins" w:date="2021-10-04T10:15:00Z">
        <w:r w:rsidR="00EB588F" w:rsidRPr="00EB588F">
          <w:rPr>
            <w:rFonts w:ascii="Times New Roman" w:hAnsi="Times New Roman"/>
            <w:b/>
            <w:sz w:val="24"/>
            <w:szCs w:val="24"/>
            <w:rPrChange w:id="2587" w:author="Britt Collins" w:date="2021-10-04T10:15:00Z">
              <w:rPr>
                <w:rFonts w:ascii="Times New Roman" w:hAnsi="Times New Roman"/>
                <w:sz w:val="24"/>
                <w:szCs w:val="24"/>
              </w:rPr>
            </w:rPrChange>
          </w:rPr>
          <w:t xml:space="preserve">E FOR THE REST OF THE BOOK IT WILL MAKE IT MUCH MORE </w:t>
        </w:r>
      </w:ins>
      <w:ins w:id="2588" w:author="Britt Collins" w:date="2021-10-05T15:37:00Z">
        <w:r w:rsidR="00290110">
          <w:rPr>
            <w:rFonts w:ascii="Times New Roman" w:hAnsi="Times New Roman"/>
            <w:b/>
            <w:sz w:val="24"/>
            <w:szCs w:val="24"/>
          </w:rPr>
          <w:t>COMPELL</w:t>
        </w:r>
      </w:ins>
      <w:ins w:id="2589" w:author="Britt Collins" w:date="2021-10-04T10:15:00Z">
        <w:r w:rsidR="00EB588F" w:rsidRPr="00EB588F">
          <w:rPr>
            <w:rFonts w:ascii="Times New Roman" w:hAnsi="Times New Roman"/>
            <w:b/>
            <w:sz w:val="24"/>
            <w:szCs w:val="24"/>
            <w:rPrChange w:id="2590" w:author="Britt Collins" w:date="2021-10-04T10:15:00Z">
              <w:rPr>
                <w:rFonts w:ascii="Times New Roman" w:hAnsi="Times New Roman"/>
                <w:sz w:val="24"/>
                <w:szCs w:val="24"/>
              </w:rPr>
            </w:rPrChange>
          </w:rPr>
          <w:t>ING.</w:t>
        </w:r>
      </w:ins>
    </w:p>
    <w:p w14:paraId="1B4CDA73" w14:textId="394B6C1C" w:rsidR="006F31F6" w:rsidRPr="000B0CC8" w:rsidRDefault="00F17486">
      <w:pPr>
        <w:spacing w:line="480" w:lineRule="auto"/>
        <w:ind w:left="-5" w:right="15" w:firstLine="395"/>
        <w:rPr>
          <w:ins w:id="2591" w:author="Britt Collins" w:date="2021-09-30T14:58:00Z"/>
          <w:rFonts w:ascii="Times New Roman" w:hAnsi="Times New Roman"/>
          <w:sz w:val="24"/>
          <w:szCs w:val="24"/>
        </w:rPr>
        <w:pPrChange w:id="2592" w:author="Britt Collins" w:date="2021-10-02T14:42:00Z">
          <w:pPr>
            <w:ind w:left="-5" w:right="15"/>
          </w:pPr>
        </w:pPrChange>
      </w:pPr>
      <w:ins w:id="2593" w:author="Britt Collins" w:date="2021-10-04T10:34:00Z">
        <w:r w:rsidRPr="00F17486">
          <w:rPr>
            <w:rFonts w:ascii="Times New Roman" w:hAnsi="Times New Roman"/>
            <w:b/>
            <w:sz w:val="24"/>
            <w:szCs w:val="24"/>
            <w:rPrChange w:id="2594" w:author="Britt Collins" w:date="2021-10-04T10:34:00Z">
              <w:rPr>
                <w:rFonts w:ascii="Times New Roman" w:hAnsi="Times New Roman"/>
                <w:sz w:val="24"/>
                <w:szCs w:val="24"/>
              </w:rPr>
            </w:rPrChange>
          </w:rPr>
          <w:t>I saw something a shadow of something scurrying</w:t>
        </w:r>
        <w:r>
          <w:rPr>
            <w:rFonts w:ascii="Times New Roman" w:hAnsi="Times New Roman"/>
            <w:sz w:val="24"/>
            <w:szCs w:val="24"/>
          </w:rPr>
          <w:t xml:space="preserve"> across</w:t>
        </w:r>
      </w:ins>
      <w:ins w:id="2595" w:author="Britt Collins" w:date="2021-09-30T14:58:00Z">
        <w:r w:rsidR="006F31F6" w:rsidRPr="000B0CC8">
          <w:rPr>
            <w:rFonts w:ascii="Times New Roman" w:hAnsi="Times New Roman"/>
            <w:sz w:val="24"/>
            <w:szCs w:val="24"/>
          </w:rPr>
          <w:t xml:space="preserve"> the wall, and it saw me. The cockroach, a creature that could survive a nuclear bomb blast, was lying in wait for my next move. Given its size, it had a lot of life experience. I could sense it was beckoning me to make the next move. I stood there, clad only in boxer shorts</w:t>
        </w:r>
      </w:ins>
      <w:ins w:id="2596" w:author="Britt Collins" w:date="2021-10-02T14:42:00Z">
        <w:r w:rsidR="00744EF4">
          <w:rPr>
            <w:rFonts w:ascii="Times New Roman" w:hAnsi="Times New Roman"/>
            <w:sz w:val="24"/>
            <w:szCs w:val="24"/>
          </w:rPr>
          <w:t xml:space="preserve"> and</w:t>
        </w:r>
      </w:ins>
      <w:ins w:id="2597" w:author="Britt Collins" w:date="2021-09-30T14:58:00Z">
        <w:r w:rsidR="006F31F6" w:rsidRPr="000B0CC8">
          <w:rPr>
            <w:rFonts w:ascii="Times New Roman" w:hAnsi="Times New Roman"/>
            <w:sz w:val="24"/>
            <w:szCs w:val="24"/>
          </w:rPr>
          <w:t xml:space="preserve"> reached for my bedside flip-flop ready to give the beast a t</w:t>
        </w:r>
      </w:ins>
      <w:ins w:id="2598" w:author="David Clarke" w:date="2021-10-13T19:27:00Z">
        <w:r w:rsidR="0028005C">
          <w:rPr>
            <w:rFonts w:ascii="Times New Roman" w:hAnsi="Times New Roman"/>
            <w:sz w:val="24"/>
            <w:szCs w:val="24"/>
          </w:rPr>
          <w:t>h</w:t>
        </w:r>
      </w:ins>
      <w:ins w:id="2599" w:author="Britt Collins" w:date="2021-09-30T14:58:00Z">
        <w:r w:rsidR="006F31F6" w:rsidRPr="000B0CC8">
          <w:rPr>
            <w:rFonts w:ascii="Times New Roman" w:hAnsi="Times New Roman"/>
            <w:sz w:val="24"/>
            <w:szCs w:val="24"/>
          </w:rPr>
          <w:t>rashing. I ran towards the wall and swung my flip</w:t>
        </w:r>
      </w:ins>
      <w:ins w:id="2600" w:author="Britt Collins" w:date="2021-10-02T14:43:00Z">
        <w:r w:rsidR="00744EF4">
          <w:rPr>
            <w:rFonts w:ascii="Times New Roman" w:hAnsi="Times New Roman"/>
            <w:sz w:val="24"/>
            <w:szCs w:val="24"/>
          </w:rPr>
          <w:t>-</w:t>
        </w:r>
      </w:ins>
      <w:ins w:id="2601" w:author="Britt Collins" w:date="2021-09-30T14:58:00Z">
        <w:r w:rsidR="006F31F6" w:rsidRPr="000B0CC8">
          <w:rPr>
            <w:rFonts w:ascii="Times New Roman" w:hAnsi="Times New Roman"/>
            <w:sz w:val="24"/>
            <w:szCs w:val="24"/>
          </w:rPr>
          <w:t>flop into an empty</w:t>
        </w:r>
      </w:ins>
      <w:ins w:id="2602" w:author="Britt Collins" w:date="2021-10-02T14:43:00Z">
        <w:r w:rsidR="00744EF4">
          <w:rPr>
            <w:rFonts w:ascii="Times New Roman" w:hAnsi="Times New Roman"/>
            <w:sz w:val="24"/>
            <w:szCs w:val="24"/>
          </w:rPr>
          <w:t xml:space="preserve"> </w:t>
        </w:r>
        <w:del w:id="2603" w:author="David Clarke" w:date="2021-10-13T19:28:00Z">
          <w:r w:rsidR="00744EF4" w:rsidDel="0028005C">
            <w:rPr>
              <w:rFonts w:ascii="Times New Roman" w:hAnsi="Times New Roman"/>
              <w:sz w:val="24"/>
              <w:szCs w:val="24"/>
            </w:rPr>
            <w:delText>wall</w:delText>
          </w:r>
        </w:del>
      </w:ins>
      <w:ins w:id="2604" w:author="David Clarke" w:date="2021-10-13T19:28:00Z">
        <w:r w:rsidR="0028005C">
          <w:rPr>
            <w:rFonts w:ascii="Times New Roman" w:hAnsi="Times New Roman"/>
            <w:sz w:val="24"/>
            <w:szCs w:val="24"/>
          </w:rPr>
          <w:t>space</w:t>
        </w:r>
      </w:ins>
      <w:ins w:id="2605" w:author="Britt Collins" w:date="2021-09-30T14:58:00Z">
        <w:r w:rsidR="006F31F6" w:rsidRPr="000B0CC8">
          <w:rPr>
            <w:rFonts w:ascii="Times New Roman" w:hAnsi="Times New Roman"/>
            <w:sz w:val="24"/>
            <w:szCs w:val="24"/>
          </w:rPr>
          <w:t xml:space="preserve">, once occupied by the cockroach. The new space it occupied was a good </w:t>
        </w:r>
      </w:ins>
      <w:ins w:id="2606" w:author="Britt Collins" w:date="2021-10-02T14:43:00Z">
        <w:r w:rsidR="00744EF4">
          <w:rPr>
            <w:rFonts w:ascii="Times New Roman" w:hAnsi="Times New Roman"/>
            <w:sz w:val="24"/>
            <w:szCs w:val="24"/>
          </w:rPr>
          <w:t>five</w:t>
        </w:r>
      </w:ins>
      <w:ins w:id="2607" w:author="Britt Collins" w:date="2021-09-30T14:58:00Z">
        <w:r w:rsidR="006F31F6" w:rsidRPr="000B0CC8">
          <w:rPr>
            <w:rFonts w:ascii="Times New Roman" w:hAnsi="Times New Roman"/>
            <w:sz w:val="24"/>
            <w:szCs w:val="24"/>
          </w:rPr>
          <w:t xml:space="preserve"> metres away. I again ran and slapped an empty space. This continued for </w:t>
        </w:r>
      </w:ins>
      <w:ins w:id="2608" w:author="Britt Collins" w:date="2021-10-02T14:43:00Z">
        <w:r w:rsidR="00744EF4">
          <w:rPr>
            <w:rFonts w:ascii="Times New Roman" w:hAnsi="Times New Roman"/>
            <w:sz w:val="24"/>
            <w:szCs w:val="24"/>
          </w:rPr>
          <w:t>five</w:t>
        </w:r>
      </w:ins>
      <w:ins w:id="2609" w:author="Britt Collins" w:date="2021-09-30T14:58:00Z">
        <w:r w:rsidR="006F31F6" w:rsidRPr="000B0CC8">
          <w:rPr>
            <w:rFonts w:ascii="Times New Roman" w:hAnsi="Times New Roman"/>
            <w:sz w:val="24"/>
            <w:szCs w:val="24"/>
          </w:rPr>
          <w:t xml:space="preserve"> minutes. I placed my hands on my hips, breathing laboured, with flip-flop clasped loosely in my right hand. I shook my head. My plan of attack needed adjusting. I waited for a moment of inspiration. As I began accepting defeat, the deft cockroach got bored and buggered off back out the window. My sweaty body slumped back into bed. I tried to sleep with one eye open, gripping my pillow tight.</w:t>
        </w:r>
      </w:ins>
    </w:p>
    <w:p w14:paraId="44C5AC21" w14:textId="77777777" w:rsidR="002237E0" w:rsidRDefault="002237E0">
      <w:pPr>
        <w:spacing w:line="480" w:lineRule="auto"/>
        <w:ind w:left="-5" w:right="15"/>
        <w:rPr>
          <w:ins w:id="2610" w:author="Britt Collins" w:date="2021-10-02T14:44:00Z"/>
          <w:rFonts w:ascii="Times New Roman" w:hAnsi="Times New Roman"/>
          <w:sz w:val="24"/>
          <w:szCs w:val="24"/>
        </w:rPr>
      </w:pPr>
    </w:p>
    <w:p w14:paraId="6E652393" w14:textId="2D97B5A6" w:rsidR="006F31F6" w:rsidRPr="000B0CC8" w:rsidRDefault="006F31F6">
      <w:pPr>
        <w:spacing w:line="480" w:lineRule="auto"/>
        <w:ind w:left="-5" w:right="15"/>
        <w:rPr>
          <w:ins w:id="2611" w:author="Britt Collins" w:date="2021-09-30T14:58:00Z"/>
          <w:rFonts w:ascii="Times New Roman" w:hAnsi="Times New Roman"/>
          <w:sz w:val="24"/>
          <w:szCs w:val="24"/>
        </w:rPr>
        <w:pPrChange w:id="2612" w:author="Britt Collins" w:date="2021-09-30T15:06:00Z">
          <w:pPr>
            <w:ind w:left="-5" w:right="15"/>
          </w:pPr>
        </w:pPrChange>
      </w:pPr>
      <w:ins w:id="2613" w:author="Britt Collins" w:date="2021-09-30T14:58:00Z">
        <w:r w:rsidRPr="000B0CC8">
          <w:rPr>
            <w:rFonts w:ascii="Times New Roman" w:hAnsi="Times New Roman"/>
            <w:sz w:val="24"/>
            <w:szCs w:val="24"/>
          </w:rPr>
          <w:t xml:space="preserve">When I woke on the weekends, usually hungover, I would often walk from my room into the kitchen. Enjoying breakfast was a simple matter of grabbing a bowl, spoon, </w:t>
        </w:r>
      </w:ins>
      <w:ins w:id="2614" w:author="Britt Collins" w:date="2021-10-02T14:44:00Z">
        <w:r w:rsidR="002237E0">
          <w:rPr>
            <w:rFonts w:ascii="Times New Roman" w:hAnsi="Times New Roman"/>
            <w:sz w:val="24"/>
            <w:szCs w:val="24"/>
          </w:rPr>
          <w:t>two</w:t>
        </w:r>
      </w:ins>
      <w:ins w:id="2615" w:author="Britt Collins" w:date="2021-09-30T14:58:00Z">
        <w:r w:rsidRPr="000B0CC8">
          <w:rPr>
            <w:rFonts w:ascii="Times New Roman" w:hAnsi="Times New Roman"/>
            <w:sz w:val="24"/>
            <w:szCs w:val="24"/>
          </w:rPr>
          <w:t xml:space="preserve"> Weetbix biscuits, milk and a spot at the breakfast table. For variety I would sometimes eat on the shared balcony space </w:t>
        </w:r>
      </w:ins>
      <w:ins w:id="2616" w:author="Britt Collins" w:date="2021-10-02T14:45:00Z">
        <w:r w:rsidR="002237E0">
          <w:rPr>
            <w:rFonts w:ascii="Times New Roman" w:hAnsi="Times New Roman"/>
            <w:sz w:val="24"/>
            <w:szCs w:val="24"/>
          </w:rPr>
          <w:t>on</w:t>
        </w:r>
      </w:ins>
      <w:ins w:id="2617" w:author="Britt Collins" w:date="2021-09-30T14:58:00Z">
        <w:r w:rsidRPr="000B0CC8">
          <w:rPr>
            <w:rFonts w:ascii="Times New Roman" w:hAnsi="Times New Roman"/>
            <w:sz w:val="24"/>
            <w:szCs w:val="24"/>
          </w:rPr>
          <w:t xml:space="preserve"> the other side of the living room. The balcony faced the side street below. Its concrete floor was awash with cigarette</w:t>
        </w:r>
      </w:ins>
      <w:ins w:id="2618" w:author="Britt Collins" w:date="2021-10-02T14:45:00Z">
        <w:r w:rsidR="002237E0">
          <w:rPr>
            <w:rFonts w:ascii="Times New Roman" w:hAnsi="Times New Roman"/>
            <w:sz w:val="24"/>
            <w:szCs w:val="24"/>
          </w:rPr>
          <w:t xml:space="preserve"> butt</w:t>
        </w:r>
      </w:ins>
      <w:ins w:id="2619" w:author="Britt Collins" w:date="2021-09-30T14:58:00Z">
        <w:r w:rsidRPr="000B0CC8">
          <w:rPr>
            <w:rFonts w:ascii="Times New Roman" w:hAnsi="Times New Roman"/>
            <w:sz w:val="24"/>
            <w:szCs w:val="24"/>
          </w:rPr>
          <w:t>s and pots of sand. It was most</w:t>
        </w:r>
      </w:ins>
      <w:ins w:id="2620" w:author="Britt Collins" w:date="2021-10-02T14:45:00Z">
        <w:r w:rsidR="002237E0">
          <w:rPr>
            <w:rFonts w:ascii="Times New Roman" w:hAnsi="Times New Roman"/>
            <w:sz w:val="24"/>
            <w:szCs w:val="24"/>
          </w:rPr>
          <w:t xml:space="preserve">ly </w:t>
        </w:r>
      </w:ins>
      <w:ins w:id="2621" w:author="Britt Collins" w:date="2021-09-30T14:58:00Z">
        <w:r w:rsidRPr="000B0CC8">
          <w:rPr>
            <w:rFonts w:ascii="Times New Roman" w:hAnsi="Times New Roman"/>
            <w:sz w:val="24"/>
            <w:szCs w:val="24"/>
          </w:rPr>
          <w:t xml:space="preserve">Flo’s cheeky smoking nest. Unfortunately, </w:t>
        </w:r>
      </w:ins>
      <w:ins w:id="2622" w:author="Britt Collins" w:date="2021-10-02T14:45:00Z">
        <w:r w:rsidR="002237E0">
          <w:rPr>
            <w:rFonts w:ascii="Times New Roman" w:hAnsi="Times New Roman"/>
            <w:sz w:val="24"/>
            <w:szCs w:val="24"/>
          </w:rPr>
          <w:t xml:space="preserve">the </w:t>
        </w:r>
      </w:ins>
      <w:ins w:id="2623" w:author="Britt Collins" w:date="2021-09-30T14:58:00Z">
        <w:r w:rsidRPr="000B0CC8">
          <w:rPr>
            <w:rFonts w:ascii="Times New Roman" w:hAnsi="Times New Roman"/>
            <w:sz w:val="24"/>
            <w:szCs w:val="24"/>
          </w:rPr>
          <w:t xml:space="preserve">cigarette smoke would carry in through the connecting door and into the lounge. The </w:t>
        </w:r>
      </w:ins>
      <w:ins w:id="2624" w:author="Britt Collins" w:date="2021-10-02T14:46:00Z">
        <w:r w:rsidR="002237E0">
          <w:rPr>
            <w:rFonts w:ascii="Times New Roman" w:hAnsi="Times New Roman"/>
            <w:sz w:val="24"/>
            <w:szCs w:val="24"/>
          </w:rPr>
          <w:t xml:space="preserve">whole </w:t>
        </w:r>
      </w:ins>
      <w:ins w:id="2625" w:author="Britt Collins" w:date="2021-09-30T14:58:00Z">
        <w:r w:rsidRPr="000B0CC8">
          <w:rPr>
            <w:rFonts w:ascii="Times New Roman" w:hAnsi="Times New Roman"/>
            <w:sz w:val="24"/>
            <w:szCs w:val="24"/>
          </w:rPr>
          <w:t>apartment</w:t>
        </w:r>
      </w:ins>
      <w:ins w:id="2626" w:author="Britt Collins" w:date="2021-10-02T14:46:00Z">
        <w:r w:rsidR="002237E0">
          <w:rPr>
            <w:rFonts w:ascii="Times New Roman" w:hAnsi="Times New Roman"/>
            <w:sz w:val="24"/>
            <w:szCs w:val="24"/>
          </w:rPr>
          <w:t xml:space="preserve"> reeked of </w:t>
        </w:r>
        <w:r w:rsidR="002237E0" w:rsidRPr="000B0CC8">
          <w:rPr>
            <w:rFonts w:ascii="Times New Roman" w:hAnsi="Times New Roman"/>
            <w:sz w:val="24"/>
            <w:szCs w:val="24"/>
          </w:rPr>
          <w:t>stale tobacco</w:t>
        </w:r>
      </w:ins>
      <w:ins w:id="2627" w:author="Britt Collins" w:date="2021-09-30T14:58:00Z">
        <w:r w:rsidRPr="000B0CC8">
          <w:rPr>
            <w:rFonts w:ascii="Times New Roman" w:hAnsi="Times New Roman"/>
            <w:sz w:val="24"/>
            <w:szCs w:val="24"/>
          </w:rPr>
          <w:t>.</w:t>
        </w:r>
      </w:ins>
    </w:p>
    <w:p w14:paraId="57C756C5" w14:textId="6282EBCE" w:rsidR="006F31F6" w:rsidRPr="002237E0" w:rsidRDefault="006F31F6">
      <w:pPr>
        <w:spacing w:line="480" w:lineRule="auto"/>
        <w:ind w:left="-5" w:right="15" w:firstLine="725"/>
        <w:rPr>
          <w:ins w:id="2628" w:author="Britt Collins" w:date="2021-09-30T14:58:00Z"/>
          <w:rFonts w:ascii="Times New Roman" w:hAnsi="Times New Roman"/>
          <w:sz w:val="24"/>
          <w:szCs w:val="24"/>
          <w:rPrChange w:id="2629" w:author="Britt Collins" w:date="2021-10-02T14:48:00Z">
            <w:rPr>
              <w:ins w:id="2630" w:author="Britt Collins" w:date="2021-09-30T14:58:00Z"/>
            </w:rPr>
          </w:rPrChange>
        </w:rPr>
        <w:pPrChange w:id="2631" w:author="Britt Collins" w:date="2021-10-02T14:49:00Z">
          <w:pPr>
            <w:numPr>
              <w:ilvl w:val="1"/>
              <w:numId w:val="8"/>
            </w:numPr>
            <w:ind w:left="1200" w:right="15" w:hanging="210"/>
          </w:pPr>
        </w:pPrChange>
      </w:pPr>
      <w:ins w:id="2632" w:author="Britt Collins" w:date="2021-09-30T14:58:00Z">
        <w:r w:rsidRPr="000B0CC8">
          <w:rPr>
            <w:rFonts w:ascii="Times New Roman" w:hAnsi="Times New Roman"/>
            <w:sz w:val="24"/>
            <w:szCs w:val="24"/>
          </w:rPr>
          <w:lastRenderedPageBreak/>
          <w:t xml:space="preserve">I would sometimes take my breakfast over to the lounge sofa and turn on the TV. It was there that one day, wearing only my boxer shorts, I felt something crawling on my skin. It was a subtle sensation, but it stopped me in my tracks. I looked closer. Initially I couldn’t see it. I studied my leg acutely. The only carpeted room in the house was the lounge. My brain began to piece together the puzzle. </w:t>
        </w:r>
        <w:r w:rsidRPr="002237E0">
          <w:rPr>
            <w:rFonts w:ascii="Times New Roman" w:hAnsi="Times New Roman"/>
            <w:i/>
            <w:sz w:val="24"/>
            <w:szCs w:val="24"/>
            <w:rPrChange w:id="2633" w:author="Britt Collins" w:date="2021-10-02T14:47:00Z">
              <w:rPr>
                <w:rFonts w:ascii="Times New Roman" w:hAnsi="Times New Roman"/>
                <w:sz w:val="24"/>
                <w:szCs w:val="24"/>
              </w:rPr>
            </w:rPrChange>
          </w:rPr>
          <w:t>Where did Flo’s collection of cats often sleep? Yep, the lounge. What was on my leg? A flea circus.</w:t>
        </w:r>
      </w:ins>
      <w:ins w:id="2634" w:author="Britt Collins" w:date="2021-10-02T14:47:00Z">
        <w:r w:rsidR="002237E0" w:rsidRPr="002237E0">
          <w:rPr>
            <w:rFonts w:ascii="Times New Roman" w:hAnsi="Times New Roman"/>
            <w:i/>
            <w:sz w:val="24"/>
            <w:szCs w:val="24"/>
            <w:rPrChange w:id="2635" w:author="Britt Collins" w:date="2021-10-02T14:47:00Z">
              <w:rPr>
                <w:rFonts w:ascii="Times New Roman" w:hAnsi="Times New Roman"/>
                <w:sz w:val="24"/>
                <w:szCs w:val="24"/>
              </w:rPr>
            </w:rPrChange>
          </w:rPr>
          <w:t xml:space="preserve"> </w:t>
        </w:r>
      </w:ins>
      <w:ins w:id="2636" w:author="Britt Collins" w:date="2021-09-30T14:58:00Z">
        <w:r w:rsidRPr="000B0CC8">
          <w:rPr>
            <w:rFonts w:ascii="Times New Roman" w:hAnsi="Times New Roman"/>
            <w:sz w:val="24"/>
            <w:szCs w:val="24"/>
          </w:rPr>
          <w:t xml:space="preserve">I made a mental note to ask more questions to the landlady </w:t>
        </w:r>
      </w:ins>
      <w:ins w:id="2637" w:author="Britt Collins" w:date="2021-10-02T14:47:00Z">
        <w:r w:rsidR="002237E0">
          <w:rPr>
            <w:rFonts w:ascii="Times New Roman" w:hAnsi="Times New Roman"/>
            <w:sz w:val="24"/>
            <w:szCs w:val="24"/>
          </w:rPr>
          <w:t>before</w:t>
        </w:r>
      </w:ins>
      <w:ins w:id="2638" w:author="Britt Collins" w:date="2021-09-30T14:58:00Z">
        <w:r w:rsidRPr="000B0CC8">
          <w:rPr>
            <w:rFonts w:ascii="Times New Roman" w:hAnsi="Times New Roman"/>
            <w:sz w:val="24"/>
            <w:szCs w:val="24"/>
          </w:rPr>
          <w:t xml:space="preserve"> accepting a house</w:t>
        </w:r>
      </w:ins>
      <w:ins w:id="2639" w:author="Britt Collins" w:date="2021-10-02T14:47:00Z">
        <w:r w:rsidR="002237E0">
          <w:rPr>
            <w:rFonts w:ascii="Times New Roman" w:hAnsi="Times New Roman"/>
            <w:sz w:val="24"/>
            <w:szCs w:val="24"/>
          </w:rPr>
          <w:t>-</w:t>
        </w:r>
      </w:ins>
      <w:ins w:id="2640" w:author="Britt Collins" w:date="2021-09-30T14:58:00Z">
        <w:r w:rsidRPr="000B0CC8">
          <w:rPr>
            <w:rFonts w:ascii="Times New Roman" w:hAnsi="Times New Roman"/>
            <w:sz w:val="24"/>
            <w:szCs w:val="24"/>
          </w:rPr>
          <w:t>share:</w:t>
        </w:r>
      </w:ins>
      <w:ins w:id="2641" w:author="Britt Collins" w:date="2021-10-02T14:48:00Z">
        <w:r w:rsidR="002237E0">
          <w:rPr>
            <w:rFonts w:ascii="Times New Roman" w:hAnsi="Times New Roman"/>
            <w:sz w:val="24"/>
            <w:szCs w:val="24"/>
          </w:rPr>
          <w:t xml:space="preserve"> </w:t>
        </w:r>
      </w:ins>
      <w:ins w:id="2642" w:author="Britt Collins" w:date="2021-09-30T14:58:00Z">
        <w:r w:rsidRPr="000B0CC8">
          <w:rPr>
            <w:rFonts w:ascii="Times New Roman" w:hAnsi="Times New Roman"/>
            <w:sz w:val="24"/>
            <w:szCs w:val="24"/>
          </w:rPr>
          <w:t xml:space="preserve">How many cats do you have? If the landlady replies with a number greater than </w:t>
        </w:r>
      </w:ins>
      <w:ins w:id="2643" w:author="Britt Collins" w:date="2021-10-02T14:47:00Z">
        <w:r w:rsidR="002237E0">
          <w:rPr>
            <w:rFonts w:ascii="Times New Roman" w:hAnsi="Times New Roman"/>
            <w:sz w:val="24"/>
            <w:szCs w:val="24"/>
          </w:rPr>
          <w:t>one</w:t>
        </w:r>
      </w:ins>
      <w:ins w:id="2644" w:author="Britt Collins" w:date="2021-09-30T14:58:00Z">
        <w:r w:rsidRPr="000B0CC8">
          <w:rPr>
            <w:rFonts w:ascii="Times New Roman" w:hAnsi="Times New Roman"/>
            <w:sz w:val="24"/>
            <w:szCs w:val="24"/>
          </w:rPr>
          <w:t>. Leave.</w:t>
        </w:r>
      </w:ins>
      <w:ins w:id="2645" w:author="Britt Collins" w:date="2021-10-02T14:48:00Z">
        <w:r w:rsidR="002237E0">
          <w:rPr>
            <w:rFonts w:ascii="Times New Roman" w:hAnsi="Times New Roman"/>
            <w:sz w:val="24"/>
            <w:szCs w:val="24"/>
          </w:rPr>
          <w:t xml:space="preserve"> </w:t>
        </w:r>
      </w:ins>
      <w:ins w:id="2646" w:author="Britt Collins" w:date="2021-09-30T14:58:00Z">
        <w:r w:rsidRPr="000B0CC8">
          <w:rPr>
            <w:rFonts w:ascii="Times New Roman" w:hAnsi="Times New Roman"/>
            <w:sz w:val="24"/>
            <w:szCs w:val="24"/>
          </w:rPr>
          <w:t xml:space="preserve">You're happy more than </w:t>
        </w:r>
      </w:ins>
      <w:ins w:id="2647" w:author="Britt Collins" w:date="2021-10-02T14:47:00Z">
        <w:r w:rsidR="002237E0">
          <w:rPr>
            <w:rFonts w:ascii="Times New Roman" w:hAnsi="Times New Roman"/>
            <w:sz w:val="24"/>
            <w:szCs w:val="24"/>
          </w:rPr>
          <w:t>one</w:t>
        </w:r>
      </w:ins>
      <w:ins w:id="2648" w:author="Britt Collins" w:date="2021-09-30T14:58:00Z">
        <w:r w:rsidRPr="000B0CC8">
          <w:rPr>
            <w:rFonts w:ascii="Times New Roman" w:hAnsi="Times New Roman"/>
            <w:sz w:val="24"/>
            <w:szCs w:val="24"/>
          </w:rPr>
          <w:t xml:space="preserve"> cat lives in the house</w:t>
        </w:r>
      </w:ins>
      <w:ins w:id="2649" w:author="Britt Collins" w:date="2021-10-02T14:47:00Z">
        <w:r w:rsidR="002237E0">
          <w:rPr>
            <w:rFonts w:ascii="Times New Roman" w:hAnsi="Times New Roman"/>
            <w:sz w:val="24"/>
            <w:szCs w:val="24"/>
          </w:rPr>
          <w:t>-</w:t>
        </w:r>
      </w:ins>
      <w:ins w:id="2650" w:author="Britt Collins" w:date="2021-09-30T14:58:00Z">
        <w:r w:rsidRPr="000B0CC8">
          <w:rPr>
            <w:rFonts w:ascii="Times New Roman" w:hAnsi="Times New Roman"/>
            <w:sz w:val="24"/>
            <w:szCs w:val="24"/>
          </w:rPr>
          <w:t>share. You ask the next question. Where do your cats go to the toilet? If the answer is not</w:t>
        </w:r>
      </w:ins>
      <w:ins w:id="2651" w:author="Britt Collins" w:date="2021-10-02T14:48:00Z">
        <w:r w:rsidR="002237E0">
          <w:rPr>
            <w:rFonts w:ascii="Times New Roman" w:hAnsi="Times New Roman"/>
            <w:sz w:val="24"/>
            <w:szCs w:val="24"/>
          </w:rPr>
          <w:t xml:space="preserve"> “outside”. Leave.</w:t>
        </w:r>
      </w:ins>
      <w:ins w:id="2652" w:author="Britt Collins" w:date="2021-10-02T14:49:00Z">
        <w:r w:rsidR="002237E0">
          <w:rPr>
            <w:rFonts w:ascii="Times New Roman" w:hAnsi="Times New Roman"/>
            <w:sz w:val="24"/>
            <w:szCs w:val="24"/>
          </w:rPr>
          <w:t xml:space="preserve"> </w:t>
        </w:r>
      </w:ins>
      <w:ins w:id="2653" w:author="Britt Collins" w:date="2021-09-30T14:58:00Z">
        <w:r w:rsidRPr="002237E0">
          <w:rPr>
            <w:rFonts w:ascii="Times New Roman" w:hAnsi="Times New Roman"/>
            <w:sz w:val="24"/>
            <w:szCs w:val="24"/>
            <w:rPrChange w:id="2654" w:author="Britt Collins" w:date="2021-10-02T14:48:00Z">
              <w:rPr/>
            </w:rPrChange>
          </w:rPr>
          <w:t>You're happy the many cats poo in the shared loo. You ask the next question. Do carpet fleas trouble you? If you</w:t>
        </w:r>
      </w:ins>
      <w:ins w:id="2655" w:author="Britt Collins" w:date="2021-10-02T14:49:00Z">
        <w:r w:rsidR="002237E0">
          <w:rPr>
            <w:rFonts w:ascii="Times New Roman" w:hAnsi="Times New Roman"/>
            <w:sz w:val="24"/>
            <w:szCs w:val="24"/>
          </w:rPr>
          <w:t>’</w:t>
        </w:r>
      </w:ins>
      <w:ins w:id="2656" w:author="Britt Collins" w:date="2021-09-30T14:58:00Z">
        <w:r w:rsidRPr="002237E0">
          <w:rPr>
            <w:rFonts w:ascii="Times New Roman" w:hAnsi="Times New Roman"/>
            <w:sz w:val="24"/>
            <w:szCs w:val="24"/>
            <w:rPrChange w:id="2657" w:author="Britt Collins" w:date="2021-10-02T14:48:00Z">
              <w:rPr/>
            </w:rPrChange>
          </w:rPr>
          <w:t>re happy the answer is no. You</w:t>
        </w:r>
      </w:ins>
      <w:ins w:id="2658" w:author="Britt Collins" w:date="2021-10-02T14:49:00Z">
        <w:r w:rsidR="002237E0">
          <w:rPr>
            <w:rFonts w:ascii="Times New Roman" w:hAnsi="Times New Roman"/>
            <w:sz w:val="24"/>
            <w:szCs w:val="24"/>
          </w:rPr>
          <w:t>’</w:t>
        </w:r>
      </w:ins>
      <w:ins w:id="2659" w:author="Britt Collins" w:date="2021-09-30T14:58:00Z">
        <w:r w:rsidRPr="002237E0">
          <w:rPr>
            <w:rFonts w:ascii="Times New Roman" w:hAnsi="Times New Roman"/>
            <w:sz w:val="24"/>
            <w:szCs w:val="24"/>
            <w:rPrChange w:id="2660" w:author="Britt Collins" w:date="2021-10-02T14:48:00Z">
              <w:rPr/>
            </w:rPrChange>
          </w:rPr>
          <w:t xml:space="preserve">re a more liberal </w:t>
        </w:r>
      </w:ins>
      <w:ins w:id="2661" w:author="Britt Collins" w:date="2021-10-02T14:49:00Z">
        <w:r w:rsidR="002237E0">
          <w:rPr>
            <w:rFonts w:ascii="Times New Roman" w:hAnsi="Times New Roman"/>
            <w:sz w:val="24"/>
            <w:szCs w:val="24"/>
          </w:rPr>
          <w:t xml:space="preserve">person </w:t>
        </w:r>
      </w:ins>
      <w:ins w:id="2662" w:author="Britt Collins" w:date="2021-09-30T14:58:00Z">
        <w:r w:rsidRPr="002237E0">
          <w:rPr>
            <w:rFonts w:ascii="Times New Roman" w:hAnsi="Times New Roman"/>
            <w:sz w:val="24"/>
            <w:szCs w:val="24"/>
            <w:rPrChange w:id="2663" w:author="Britt Collins" w:date="2021-10-02T14:48:00Z">
              <w:rPr/>
            </w:rPrChange>
          </w:rPr>
          <w:t>than me.</w:t>
        </w:r>
      </w:ins>
    </w:p>
    <w:p w14:paraId="1558B995" w14:textId="42CA156B" w:rsidR="006F31F6" w:rsidRPr="000B0CC8" w:rsidRDefault="006F31F6">
      <w:pPr>
        <w:spacing w:line="480" w:lineRule="auto"/>
        <w:ind w:left="-5" w:right="15" w:firstLine="725"/>
        <w:rPr>
          <w:ins w:id="2664" w:author="Britt Collins" w:date="2021-09-30T14:58:00Z"/>
          <w:rFonts w:ascii="Times New Roman" w:hAnsi="Times New Roman"/>
          <w:sz w:val="24"/>
          <w:szCs w:val="24"/>
        </w:rPr>
        <w:pPrChange w:id="2665" w:author="Britt Collins" w:date="2021-10-02T14:49:00Z">
          <w:pPr>
            <w:ind w:left="-5" w:right="15"/>
          </w:pPr>
        </w:pPrChange>
      </w:pPr>
      <w:ins w:id="2666" w:author="Britt Collins" w:date="2021-09-30T14:58:00Z">
        <w:r w:rsidRPr="000B0CC8">
          <w:rPr>
            <w:rFonts w:ascii="Times New Roman" w:hAnsi="Times New Roman"/>
            <w:sz w:val="24"/>
            <w:szCs w:val="24"/>
          </w:rPr>
          <w:t xml:space="preserve">I could now see a </w:t>
        </w:r>
        <w:r w:rsidRPr="00F17486">
          <w:rPr>
            <w:rFonts w:ascii="Times New Roman" w:hAnsi="Times New Roman"/>
            <w:b/>
            <w:sz w:val="24"/>
            <w:szCs w:val="24"/>
            <w:rPrChange w:id="2667" w:author="Britt Collins" w:date="2021-10-04T10:35:00Z">
              <w:rPr>
                <w:rFonts w:ascii="Times New Roman" w:hAnsi="Times New Roman"/>
                <w:sz w:val="24"/>
                <w:szCs w:val="24"/>
              </w:rPr>
            </w:rPrChange>
          </w:rPr>
          <w:t>haze</w:t>
        </w:r>
      </w:ins>
      <w:ins w:id="2668" w:author="Britt Collins" w:date="2021-10-04T10:35:00Z">
        <w:r w:rsidR="00F17486" w:rsidRPr="00F17486">
          <w:rPr>
            <w:rFonts w:ascii="Times New Roman" w:hAnsi="Times New Roman"/>
            <w:b/>
            <w:sz w:val="24"/>
            <w:szCs w:val="24"/>
            <w:rPrChange w:id="2669" w:author="Britt Collins" w:date="2021-10-04T10:35:00Z">
              <w:rPr>
                <w:rFonts w:ascii="Times New Roman" w:hAnsi="Times New Roman"/>
                <w:sz w:val="24"/>
                <w:szCs w:val="24"/>
              </w:rPr>
            </w:rPrChange>
          </w:rPr>
          <w:t xml:space="preserve"> shimmering</w:t>
        </w:r>
      </w:ins>
      <w:ins w:id="2670" w:author="Britt Collins" w:date="2021-10-04T10:36:00Z">
        <w:r w:rsidR="00F17486">
          <w:rPr>
            <w:rFonts w:ascii="Times New Roman" w:hAnsi="Times New Roman"/>
            <w:b/>
            <w:sz w:val="24"/>
            <w:szCs w:val="24"/>
          </w:rPr>
          <w:t xml:space="preserve"> like dust</w:t>
        </w:r>
      </w:ins>
      <w:ins w:id="2671" w:author="Britt Collins" w:date="2021-10-04T10:35:00Z">
        <w:r w:rsidR="00F17486" w:rsidRPr="00F17486">
          <w:rPr>
            <w:rFonts w:ascii="Times New Roman" w:hAnsi="Times New Roman"/>
            <w:b/>
            <w:sz w:val="24"/>
            <w:szCs w:val="24"/>
            <w:rPrChange w:id="2672" w:author="Britt Collins" w:date="2021-10-04T10:35:00Z">
              <w:rPr>
                <w:rFonts w:ascii="Times New Roman" w:hAnsi="Times New Roman"/>
                <w:sz w:val="24"/>
                <w:szCs w:val="24"/>
              </w:rPr>
            </w:rPrChange>
          </w:rPr>
          <w:t xml:space="preserve"> in the </w:t>
        </w:r>
      </w:ins>
      <w:ins w:id="2673" w:author="Britt Collins" w:date="2021-10-04T10:36:00Z">
        <w:r w:rsidR="00F17486">
          <w:rPr>
            <w:rFonts w:ascii="Times New Roman" w:hAnsi="Times New Roman"/>
            <w:b/>
            <w:sz w:val="24"/>
            <w:szCs w:val="24"/>
          </w:rPr>
          <w:t>sun</w:t>
        </w:r>
      </w:ins>
      <w:ins w:id="2674" w:author="Britt Collins" w:date="2021-10-04T10:35:00Z">
        <w:r w:rsidR="00F17486" w:rsidRPr="00F17486">
          <w:rPr>
            <w:rFonts w:ascii="Times New Roman" w:hAnsi="Times New Roman"/>
            <w:b/>
            <w:sz w:val="24"/>
            <w:szCs w:val="24"/>
            <w:rPrChange w:id="2675" w:author="Britt Collins" w:date="2021-10-04T10:35:00Z">
              <w:rPr>
                <w:rFonts w:ascii="Times New Roman" w:hAnsi="Times New Roman"/>
                <w:sz w:val="24"/>
                <w:szCs w:val="24"/>
              </w:rPr>
            </w:rPrChange>
          </w:rPr>
          <w:t>light</w:t>
        </w:r>
      </w:ins>
      <w:ins w:id="2676" w:author="Britt Collins" w:date="2021-09-30T14:58:00Z">
        <w:r w:rsidRPr="00F17486">
          <w:rPr>
            <w:rFonts w:ascii="Times New Roman" w:hAnsi="Times New Roman"/>
            <w:b/>
            <w:sz w:val="24"/>
            <w:szCs w:val="24"/>
            <w:rPrChange w:id="2677" w:author="Britt Collins" w:date="2021-10-04T10:35:00Z">
              <w:rPr>
                <w:rFonts w:ascii="Times New Roman" w:hAnsi="Times New Roman"/>
                <w:sz w:val="24"/>
                <w:szCs w:val="24"/>
              </w:rPr>
            </w:rPrChange>
          </w:rPr>
          <w:t xml:space="preserve"> </w:t>
        </w:r>
        <w:r w:rsidRPr="000B0CC8">
          <w:rPr>
            <w:rFonts w:ascii="Times New Roman" w:hAnsi="Times New Roman"/>
            <w:sz w:val="24"/>
            <w:szCs w:val="24"/>
          </w:rPr>
          <w:t>in the lounge, a haze of fleas. The only respite from the swarm was on top of the furniture. I felt terrified. I had to get away from the carpeted area and back to my wooden</w:t>
        </w:r>
      </w:ins>
      <w:ins w:id="2678" w:author="Britt Collins" w:date="2021-10-02T14:49:00Z">
        <w:r w:rsidR="002237E0">
          <w:rPr>
            <w:rFonts w:ascii="Times New Roman" w:hAnsi="Times New Roman"/>
            <w:sz w:val="24"/>
            <w:szCs w:val="24"/>
          </w:rPr>
          <w:t>-</w:t>
        </w:r>
      </w:ins>
      <w:ins w:id="2679" w:author="Britt Collins" w:date="2021-09-30T14:58:00Z">
        <w:r w:rsidRPr="000B0CC8">
          <w:rPr>
            <w:rFonts w:ascii="Times New Roman" w:hAnsi="Times New Roman"/>
            <w:sz w:val="24"/>
            <w:szCs w:val="24"/>
          </w:rPr>
          <w:t>floored room. I did so quickly using the triple jump technique: A hop, skip and jump. I sat carefully on my bed and contemplated what to do next. I, like Tom, wanted to move out</w:t>
        </w:r>
      </w:ins>
      <w:ins w:id="2680" w:author="Britt Collins" w:date="2021-10-02T14:50:00Z">
        <w:r w:rsidR="002237E0">
          <w:rPr>
            <w:rFonts w:ascii="Times New Roman" w:hAnsi="Times New Roman"/>
            <w:sz w:val="24"/>
            <w:szCs w:val="24"/>
          </w:rPr>
          <w:t>, but</w:t>
        </w:r>
      </w:ins>
      <w:ins w:id="2681" w:author="Britt Collins" w:date="2021-09-30T14:58:00Z">
        <w:r w:rsidRPr="000B0CC8">
          <w:rPr>
            <w:rFonts w:ascii="Times New Roman" w:hAnsi="Times New Roman"/>
            <w:sz w:val="24"/>
            <w:szCs w:val="24"/>
          </w:rPr>
          <w:t xml:space="preserve"> I needed to find a new place.</w:t>
        </w:r>
      </w:ins>
    </w:p>
    <w:p w14:paraId="07D43FD5" w14:textId="385808F4" w:rsidR="006F31F6" w:rsidRPr="000B0CC8" w:rsidRDefault="006F31F6">
      <w:pPr>
        <w:spacing w:line="480" w:lineRule="auto"/>
        <w:ind w:left="-5" w:right="15"/>
        <w:rPr>
          <w:ins w:id="2682" w:author="Britt Collins" w:date="2021-09-30T14:58:00Z"/>
          <w:rFonts w:ascii="Times New Roman" w:hAnsi="Times New Roman"/>
          <w:sz w:val="24"/>
          <w:szCs w:val="24"/>
        </w:rPr>
        <w:pPrChange w:id="2683" w:author="Britt Collins" w:date="2021-09-30T15:06:00Z">
          <w:pPr>
            <w:ind w:left="-5" w:right="15"/>
          </w:pPr>
        </w:pPrChange>
      </w:pPr>
      <w:ins w:id="2684" w:author="Britt Collins" w:date="2021-09-30T14:58:00Z">
        <w:r w:rsidRPr="000B0CC8">
          <w:rPr>
            <w:rFonts w:ascii="Times New Roman" w:hAnsi="Times New Roman"/>
            <w:sz w:val="24"/>
            <w:szCs w:val="24"/>
          </w:rPr>
          <w:t>As I became more settled in my new home, I realised had few people to socialise with. My best mates were Bruce</w:t>
        </w:r>
      </w:ins>
      <w:ins w:id="2685" w:author="Britt Collins" w:date="2021-10-02T15:24:00Z">
        <w:r w:rsidR="00ED415A">
          <w:rPr>
            <w:rFonts w:ascii="Times New Roman" w:hAnsi="Times New Roman"/>
            <w:sz w:val="24"/>
            <w:szCs w:val="24"/>
          </w:rPr>
          <w:t xml:space="preserve"> and </w:t>
        </w:r>
      </w:ins>
      <w:ins w:id="2686" w:author="Britt Collins" w:date="2021-09-30T14:58:00Z">
        <w:r w:rsidRPr="000B0CC8">
          <w:rPr>
            <w:rFonts w:ascii="Times New Roman" w:hAnsi="Times New Roman"/>
            <w:sz w:val="24"/>
            <w:szCs w:val="24"/>
          </w:rPr>
          <w:t xml:space="preserve">Tom and they were all busy over the Christmas period. I sat in bed and thought about the date I had with Elle </w:t>
        </w:r>
      </w:ins>
      <w:ins w:id="2687" w:author="Britt Collins" w:date="2021-10-02T15:24:00Z">
        <w:r w:rsidR="00ED415A">
          <w:rPr>
            <w:rFonts w:ascii="Times New Roman" w:hAnsi="Times New Roman"/>
            <w:sz w:val="24"/>
            <w:szCs w:val="24"/>
          </w:rPr>
          <w:t>before</w:t>
        </w:r>
      </w:ins>
      <w:ins w:id="2688" w:author="Britt Collins" w:date="2021-09-30T14:58:00Z">
        <w:r w:rsidRPr="000B0CC8">
          <w:rPr>
            <w:rFonts w:ascii="Times New Roman" w:hAnsi="Times New Roman"/>
            <w:sz w:val="24"/>
            <w:szCs w:val="24"/>
          </w:rPr>
          <w:t xml:space="preserve"> Christmas. As uneventful as the encounter was, I felt there was a tiny connection</w:t>
        </w:r>
      </w:ins>
      <w:ins w:id="2689" w:author="Britt Collins" w:date="2021-10-02T15:24:00Z">
        <w:r w:rsidR="00ED415A">
          <w:rPr>
            <w:rFonts w:ascii="Times New Roman" w:hAnsi="Times New Roman"/>
            <w:sz w:val="24"/>
            <w:szCs w:val="24"/>
          </w:rPr>
          <w:t xml:space="preserve"> and</w:t>
        </w:r>
      </w:ins>
      <w:ins w:id="2690" w:author="Britt Collins" w:date="2021-09-30T14:58:00Z">
        <w:r w:rsidRPr="000B0CC8">
          <w:rPr>
            <w:rFonts w:ascii="Times New Roman" w:hAnsi="Times New Roman"/>
            <w:sz w:val="24"/>
            <w:szCs w:val="24"/>
          </w:rPr>
          <w:t xml:space="preserve"> wonder</w:t>
        </w:r>
      </w:ins>
      <w:ins w:id="2691" w:author="Britt Collins" w:date="2021-10-02T15:24:00Z">
        <w:r w:rsidR="00ED415A">
          <w:rPr>
            <w:rFonts w:ascii="Times New Roman" w:hAnsi="Times New Roman"/>
            <w:sz w:val="24"/>
            <w:szCs w:val="24"/>
          </w:rPr>
          <w:t>ed</w:t>
        </w:r>
      </w:ins>
      <w:ins w:id="2692" w:author="Britt Collins" w:date="2021-09-30T14:58:00Z">
        <w:r w:rsidRPr="000B0CC8">
          <w:rPr>
            <w:rFonts w:ascii="Times New Roman" w:hAnsi="Times New Roman"/>
            <w:sz w:val="24"/>
            <w:szCs w:val="24"/>
          </w:rPr>
          <w:t xml:space="preserve"> what she</w:t>
        </w:r>
      </w:ins>
      <w:ins w:id="2693" w:author="Britt Collins" w:date="2021-10-02T15:24:00Z">
        <w:r w:rsidR="00ED415A">
          <w:rPr>
            <w:rFonts w:ascii="Times New Roman" w:hAnsi="Times New Roman"/>
            <w:sz w:val="24"/>
            <w:szCs w:val="24"/>
          </w:rPr>
          <w:t xml:space="preserve"> was</w:t>
        </w:r>
      </w:ins>
      <w:ins w:id="2694" w:author="Britt Collins" w:date="2021-09-30T14:58:00Z">
        <w:r w:rsidRPr="000B0CC8">
          <w:rPr>
            <w:rFonts w:ascii="Times New Roman" w:hAnsi="Times New Roman"/>
            <w:sz w:val="24"/>
            <w:szCs w:val="24"/>
          </w:rPr>
          <w:t xml:space="preserve"> up to</w:t>
        </w:r>
      </w:ins>
      <w:ins w:id="2695" w:author="Britt Collins" w:date="2021-10-02T15:24:00Z">
        <w:r w:rsidR="00ED415A">
          <w:rPr>
            <w:rFonts w:ascii="Times New Roman" w:hAnsi="Times New Roman"/>
            <w:sz w:val="24"/>
            <w:szCs w:val="24"/>
          </w:rPr>
          <w:t>.</w:t>
        </w:r>
      </w:ins>
      <w:ins w:id="2696" w:author="Britt Collins" w:date="2021-09-30T14:58:00Z">
        <w:r w:rsidRPr="000B0CC8">
          <w:rPr>
            <w:rFonts w:ascii="Times New Roman" w:hAnsi="Times New Roman"/>
            <w:sz w:val="24"/>
            <w:szCs w:val="24"/>
          </w:rPr>
          <w:t xml:space="preserve"> </w:t>
        </w:r>
        <w:r w:rsidRPr="00ED415A">
          <w:rPr>
            <w:rFonts w:ascii="Times New Roman" w:hAnsi="Times New Roman"/>
            <w:i/>
            <w:sz w:val="24"/>
            <w:szCs w:val="24"/>
            <w:rPrChange w:id="2697" w:author="Britt Collins" w:date="2021-10-02T15:25:00Z">
              <w:rPr>
                <w:rFonts w:ascii="Times New Roman" w:hAnsi="Times New Roman"/>
                <w:sz w:val="24"/>
                <w:szCs w:val="24"/>
              </w:rPr>
            </w:rPrChange>
          </w:rPr>
          <w:t>Would I be stupid to send her a short text? I’ve got tails of my recent Oz Experience trip to tell.’</w:t>
        </w:r>
        <w:r w:rsidRPr="000B0CC8">
          <w:rPr>
            <w:rFonts w:ascii="Times New Roman" w:hAnsi="Times New Roman"/>
            <w:sz w:val="24"/>
            <w:szCs w:val="24"/>
          </w:rPr>
          <w:t xml:space="preserve"> </w:t>
        </w:r>
      </w:ins>
      <w:ins w:id="2698" w:author="Britt Collins" w:date="2021-10-02T15:25:00Z">
        <w:r w:rsidR="00ED415A">
          <w:rPr>
            <w:rFonts w:ascii="Times New Roman" w:hAnsi="Times New Roman"/>
            <w:sz w:val="24"/>
            <w:szCs w:val="24"/>
          </w:rPr>
          <w:t>My</w:t>
        </w:r>
      </w:ins>
      <w:ins w:id="2699" w:author="Britt Collins" w:date="2021-09-30T14:58:00Z">
        <w:r w:rsidRPr="000B0CC8">
          <w:rPr>
            <w:rFonts w:ascii="Times New Roman" w:hAnsi="Times New Roman"/>
            <w:sz w:val="24"/>
            <w:szCs w:val="24"/>
          </w:rPr>
          <w:t xml:space="preserve"> texting fingers quickly worked their magic, crafting the follow-up text</w:t>
        </w:r>
      </w:ins>
      <w:ins w:id="2700" w:author="Britt Collins" w:date="2021-10-02T15:26:00Z">
        <w:r w:rsidR="00ED415A">
          <w:rPr>
            <w:rFonts w:ascii="Times New Roman" w:hAnsi="Times New Roman"/>
            <w:sz w:val="24"/>
            <w:szCs w:val="24"/>
          </w:rPr>
          <w:t>:</w:t>
        </w:r>
      </w:ins>
      <w:ins w:id="2701" w:author="Britt Collins" w:date="2021-09-30T14:58:00Z">
        <w:r w:rsidRPr="000B0CC8">
          <w:rPr>
            <w:rFonts w:ascii="Times New Roman" w:hAnsi="Times New Roman"/>
            <w:sz w:val="24"/>
            <w:szCs w:val="24"/>
          </w:rPr>
          <w:t xml:space="preserve"> </w:t>
        </w:r>
        <w:r w:rsidRPr="00ED415A">
          <w:rPr>
            <w:rFonts w:ascii="Times New Roman" w:hAnsi="Times New Roman"/>
            <w:i/>
            <w:sz w:val="24"/>
            <w:szCs w:val="24"/>
            <w:rPrChange w:id="2702" w:author="Britt Collins" w:date="2021-10-02T15:26:00Z">
              <w:rPr>
                <w:rFonts w:ascii="Times New Roman" w:hAnsi="Times New Roman"/>
                <w:sz w:val="24"/>
                <w:szCs w:val="24"/>
              </w:rPr>
            </w:rPrChange>
          </w:rPr>
          <w:t xml:space="preserve">Hi Elle, hope you are well? I’ve recently returned from my road trip from Sydney to Cairns. I really enjoyed meeting you before the Christmas </w:t>
        </w:r>
      </w:ins>
      <w:ins w:id="2703" w:author="Britt Collins" w:date="2021-10-02T15:26:00Z">
        <w:r w:rsidR="00ED415A" w:rsidRPr="00ED415A">
          <w:rPr>
            <w:rFonts w:ascii="Times New Roman" w:hAnsi="Times New Roman"/>
            <w:i/>
            <w:sz w:val="24"/>
            <w:szCs w:val="24"/>
            <w:rPrChange w:id="2704" w:author="Britt Collins" w:date="2021-10-02T15:26:00Z">
              <w:rPr>
                <w:rFonts w:ascii="Times New Roman" w:hAnsi="Times New Roman"/>
                <w:sz w:val="24"/>
                <w:szCs w:val="24"/>
              </w:rPr>
            </w:rPrChange>
          </w:rPr>
          <w:t>b</w:t>
        </w:r>
      </w:ins>
      <w:ins w:id="2705" w:author="Britt Collins" w:date="2021-09-30T14:58:00Z">
        <w:r w:rsidRPr="00ED415A">
          <w:rPr>
            <w:rFonts w:ascii="Times New Roman" w:hAnsi="Times New Roman"/>
            <w:i/>
            <w:sz w:val="24"/>
            <w:szCs w:val="24"/>
            <w:rPrChange w:id="2706" w:author="Britt Collins" w:date="2021-10-02T15:26:00Z">
              <w:rPr>
                <w:rFonts w:ascii="Times New Roman" w:hAnsi="Times New Roman"/>
                <w:sz w:val="24"/>
                <w:szCs w:val="24"/>
              </w:rPr>
            </w:rPrChange>
          </w:rPr>
          <w:t>reak. It would be great to see you again. Dave</w:t>
        </w:r>
      </w:ins>
      <w:ins w:id="2707" w:author="Britt Collins" w:date="2021-10-02T15:26:00Z">
        <w:r w:rsidR="00ED415A">
          <w:rPr>
            <w:rFonts w:ascii="Times New Roman" w:hAnsi="Times New Roman"/>
            <w:sz w:val="24"/>
            <w:szCs w:val="24"/>
          </w:rPr>
          <w:t>.</w:t>
        </w:r>
      </w:ins>
      <w:ins w:id="2708" w:author="Britt Collins" w:date="2021-09-30T14:58:00Z">
        <w:r w:rsidRPr="000B0CC8">
          <w:rPr>
            <w:rFonts w:ascii="Times New Roman" w:hAnsi="Times New Roman"/>
            <w:sz w:val="24"/>
            <w:szCs w:val="24"/>
          </w:rPr>
          <w:t xml:space="preserve"> Short, sweet, simple, sent. I waited, like a patient fisherman.</w:t>
        </w:r>
      </w:ins>
    </w:p>
    <w:p w14:paraId="74A1726B" w14:textId="6E01BE8A" w:rsidR="006F31F6" w:rsidRPr="000B0CC8" w:rsidRDefault="006F31F6">
      <w:pPr>
        <w:spacing w:line="480" w:lineRule="auto"/>
        <w:ind w:left="-5" w:right="15" w:firstLine="725"/>
        <w:rPr>
          <w:ins w:id="2709" w:author="Britt Collins" w:date="2021-09-30T14:58:00Z"/>
          <w:rFonts w:ascii="Times New Roman" w:hAnsi="Times New Roman"/>
          <w:sz w:val="24"/>
          <w:szCs w:val="24"/>
        </w:rPr>
        <w:pPrChange w:id="2710" w:author="Britt Collins" w:date="2021-10-02T15:26:00Z">
          <w:pPr>
            <w:ind w:left="-5" w:right="15"/>
          </w:pPr>
        </w:pPrChange>
      </w:pPr>
      <w:ins w:id="2711" w:author="Britt Collins" w:date="2021-09-30T14:58:00Z">
        <w:r w:rsidRPr="000B0CC8">
          <w:rPr>
            <w:rFonts w:ascii="Times New Roman" w:hAnsi="Times New Roman"/>
            <w:sz w:val="24"/>
            <w:szCs w:val="24"/>
          </w:rPr>
          <w:t xml:space="preserve">I lay the phone down and tried to rest. Sleep was light as my heart pounded and thoughts raced. I was ready to pounce at the phone if, by chance, she replied. I waited. And waited. I got restless. I woke </w:t>
        </w:r>
        <w:r w:rsidRPr="000B0CC8">
          <w:rPr>
            <w:rFonts w:ascii="Times New Roman" w:hAnsi="Times New Roman"/>
            <w:sz w:val="24"/>
            <w:szCs w:val="24"/>
          </w:rPr>
          <w:lastRenderedPageBreak/>
          <w:t xml:space="preserve">up, got to my feet and tidied my room. I glanced occasionally at my phone, willing it to make a sweet </w:t>
        </w:r>
      </w:ins>
      <w:ins w:id="2712" w:author="Britt Collins" w:date="2021-10-02T15:27:00Z">
        <w:r w:rsidR="00ED415A">
          <w:rPr>
            <w:rFonts w:ascii="Times New Roman" w:hAnsi="Times New Roman"/>
            <w:sz w:val="24"/>
            <w:szCs w:val="24"/>
          </w:rPr>
          <w:t>ping</w:t>
        </w:r>
      </w:ins>
      <w:ins w:id="2713" w:author="Britt Collins" w:date="2021-09-30T14:58:00Z">
        <w:r w:rsidRPr="000B0CC8">
          <w:rPr>
            <w:rFonts w:ascii="Times New Roman" w:hAnsi="Times New Roman"/>
            <w:sz w:val="24"/>
            <w:szCs w:val="24"/>
          </w:rPr>
          <w:t xml:space="preserve"> sound. I repetitively walked over to check</w:t>
        </w:r>
      </w:ins>
      <w:ins w:id="2714" w:author="Britt Collins" w:date="2021-10-02T15:27:00Z">
        <w:r w:rsidR="00ED415A">
          <w:rPr>
            <w:rFonts w:ascii="Times New Roman" w:hAnsi="Times New Roman"/>
            <w:sz w:val="24"/>
            <w:szCs w:val="24"/>
          </w:rPr>
          <w:t>. N</w:t>
        </w:r>
      </w:ins>
      <w:ins w:id="2715" w:author="Britt Collins" w:date="2021-09-30T14:58:00Z">
        <w:r w:rsidRPr="000B0CC8">
          <w:rPr>
            <w:rFonts w:ascii="Times New Roman" w:hAnsi="Times New Roman"/>
            <w:sz w:val="24"/>
            <w:szCs w:val="24"/>
          </w:rPr>
          <w:t xml:space="preserve">othing. </w:t>
        </w:r>
      </w:ins>
      <w:ins w:id="2716" w:author="Britt Collins" w:date="2021-10-02T15:28:00Z">
        <w:r w:rsidR="00ED415A">
          <w:rPr>
            <w:rFonts w:ascii="Times New Roman" w:hAnsi="Times New Roman"/>
            <w:sz w:val="24"/>
            <w:szCs w:val="24"/>
          </w:rPr>
          <w:t>“</w:t>
        </w:r>
      </w:ins>
      <w:ins w:id="2717" w:author="Britt Collins" w:date="2021-09-30T14:58:00Z">
        <w:r w:rsidRPr="000B0CC8">
          <w:rPr>
            <w:rFonts w:ascii="Times New Roman" w:hAnsi="Times New Roman"/>
            <w:sz w:val="24"/>
            <w:szCs w:val="24"/>
          </w:rPr>
          <w:t>Elle, why? Why don’t you respond?</w:t>
        </w:r>
      </w:ins>
      <w:ins w:id="2718" w:author="Britt Collins" w:date="2021-10-02T15:28:00Z">
        <w:r w:rsidR="00ED415A">
          <w:rPr>
            <w:rFonts w:ascii="Times New Roman" w:hAnsi="Times New Roman"/>
            <w:sz w:val="24"/>
            <w:szCs w:val="24"/>
          </w:rPr>
          <w:t>”</w:t>
        </w:r>
      </w:ins>
      <w:ins w:id="2719" w:author="Britt Collins" w:date="2021-09-30T14:58:00Z">
        <w:r w:rsidRPr="000B0CC8">
          <w:rPr>
            <w:rFonts w:ascii="Times New Roman" w:hAnsi="Times New Roman"/>
            <w:sz w:val="24"/>
            <w:szCs w:val="24"/>
          </w:rPr>
          <w:t xml:space="preserve"> I </w:t>
        </w:r>
      </w:ins>
      <w:ins w:id="2720" w:author="Britt Collins" w:date="2021-10-02T15:28:00Z">
        <w:r w:rsidR="00ED415A">
          <w:rPr>
            <w:rFonts w:ascii="Times New Roman" w:hAnsi="Times New Roman"/>
            <w:sz w:val="24"/>
            <w:szCs w:val="24"/>
          </w:rPr>
          <w:t>murmured</w:t>
        </w:r>
      </w:ins>
      <w:ins w:id="2721" w:author="Britt Collins" w:date="2021-09-30T14:58:00Z">
        <w:r w:rsidRPr="000B0CC8">
          <w:rPr>
            <w:rFonts w:ascii="Times New Roman" w:hAnsi="Times New Roman"/>
            <w:sz w:val="24"/>
            <w:szCs w:val="24"/>
          </w:rPr>
          <w:t xml:space="preserve">. I checked the time. </w:t>
        </w:r>
      </w:ins>
      <w:ins w:id="2722" w:author="Britt Collins" w:date="2021-10-02T15:28:00Z">
        <w:r w:rsidR="00ED415A">
          <w:rPr>
            <w:rFonts w:ascii="Times New Roman" w:hAnsi="Times New Roman"/>
            <w:sz w:val="24"/>
            <w:szCs w:val="24"/>
          </w:rPr>
          <w:t xml:space="preserve">After a few more minutes passed, </w:t>
        </w:r>
      </w:ins>
      <w:ins w:id="2723" w:author="Britt Collins" w:date="2021-09-30T14:58:00Z">
        <w:r w:rsidRPr="000B0CC8">
          <w:rPr>
            <w:rFonts w:ascii="Times New Roman" w:hAnsi="Times New Roman"/>
            <w:sz w:val="24"/>
            <w:szCs w:val="24"/>
          </w:rPr>
          <w:t xml:space="preserve">I felt suicidal. Anger took hold. I began turning the air blue. </w:t>
        </w:r>
      </w:ins>
      <w:ins w:id="2724" w:author="Britt Collins" w:date="2021-10-02T15:28:00Z">
        <w:r w:rsidR="00ED415A">
          <w:rPr>
            <w:rFonts w:ascii="Times New Roman" w:hAnsi="Times New Roman"/>
            <w:sz w:val="24"/>
            <w:szCs w:val="24"/>
          </w:rPr>
          <w:t>“</w:t>
        </w:r>
      </w:ins>
      <w:ins w:id="2725" w:author="Britt Collins" w:date="2021-09-30T14:58:00Z">
        <w:r w:rsidRPr="000B0CC8">
          <w:rPr>
            <w:rFonts w:ascii="Times New Roman" w:hAnsi="Times New Roman"/>
            <w:sz w:val="24"/>
            <w:szCs w:val="24"/>
          </w:rPr>
          <w:t>Fuck it, I didn’t like you anyway</w:t>
        </w:r>
      </w:ins>
      <w:ins w:id="2726" w:author="Britt Collins" w:date="2021-10-02T15:28:00Z">
        <w:r w:rsidR="00ED415A">
          <w:rPr>
            <w:rFonts w:ascii="Times New Roman" w:hAnsi="Times New Roman"/>
            <w:sz w:val="24"/>
            <w:szCs w:val="24"/>
          </w:rPr>
          <w:t>,”</w:t>
        </w:r>
      </w:ins>
      <w:ins w:id="2727" w:author="Britt Collins" w:date="2021-09-30T14:58:00Z">
        <w:r w:rsidRPr="000B0CC8">
          <w:rPr>
            <w:rFonts w:ascii="Times New Roman" w:hAnsi="Times New Roman"/>
            <w:sz w:val="24"/>
            <w:szCs w:val="24"/>
          </w:rPr>
          <w:t xml:space="preserve"> I said loudly. At that moment, the phone buzzed.</w:t>
        </w:r>
      </w:ins>
    </w:p>
    <w:p w14:paraId="78CCDCA8" w14:textId="77777777" w:rsidR="00ED415A" w:rsidRDefault="006F31F6" w:rsidP="00ED415A">
      <w:pPr>
        <w:spacing w:line="480" w:lineRule="auto"/>
        <w:ind w:left="-5" w:right="15" w:firstLine="725"/>
        <w:rPr>
          <w:ins w:id="2728" w:author="Britt Collins" w:date="2021-10-02T15:31:00Z"/>
          <w:rFonts w:ascii="Times New Roman" w:hAnsi="Times New Roman"/>
          <w:sz w:val="24"/>
          <w:szCs w:val="24"/>
        </w:rPr>
      </w:pPr>
      <w:ins w:id="2729" w:author="Britt Collins" w:date="2021-09-30T14:58:00Z">
        <w:r w:rsidRPr="000B0CC8">
          <w:rPr>
            <w:rFonts w:ascii="Times New Roman" w:hAnsi="Times New Roman"/>
            <w:sz w:val="24"/>
            <w:szCs w:val="24"/>
          </w:rPr>
          <w:t xml:space="preserve">I swooped down on </w:t>
        </w:r>
      </w:ins>
      <w:ins w:id="2730" w:author="Britt Collins" w:date="2021-10-02T15:29:00Z">
        <w:r w:rsidR="00ED415A">
          <w:rPr>
            <w:rFonts w:ascii="Times New Roman" w:hAnsi="Times New Roman"/>
            <w:sz w:val="24"/>
            <w:szCs w:val="24"/>
          </w:rPr>
          <w:t>it</w:t>
        </w:r>
      </w:ins>
      <w:ins w:id="2731" w:author="Britt Collins" w:date="2021-09-30T14:58:00Z">
        <w:r w:rsidRPr="000B0CC8">
          <w:rPr>
            <w:rFonts w:ascii="Times New Roman" w:hAnsi="Times New Roman"/>
            <w:sz w:val="24"/>
            <w:szCs w:val="24"/>
          </w:rPr>
          <w:t xml:space="preserve"> like a falcon snatching an un</w:t>
        </w:r>
      </w:ins>
      <w:ins w:id="2732" w:author="Britt Collins" w:date="2021-10-02T15:29:00Z">
        <w:r w:rsidR="00ED415A">
          <w:rPr>
            <w:rFonts w:ascii="Times New Roman" w:hAnsi="Times New Roman"/>
            <w:sz w:val="24"/>
            <w:szCs w:val="24"/>
          </w:rPr>
          <w:t>susp</w:t>
        </w:r>
      </w:ins>
      <w:ins w:id="2733" w:author="Britt Collins" w:date="2021-09-30T14:58:00Z">
        <w:r w:rsidRPr="000B0CC8">
          <w:rPr>
            <w:rFonts w:ascii="Times New Roman" w:hAnsi="Times New Roman"/>
            <w:sz w:val="24"/>
            <w:szCs w:val="24"/>
          </w:rPr>
          <w:t>ecting pigeon. My heart was in my throat. I looked away. It was difficult to bring myself to reading the reply. I tried to second guess what the text could be. I cautiously read the first sentence</w:t>
        </w:r>
      </w:ins>
      <w:ins w:id="2734" w:author="Britt Collins" w:date="2021-10-02T15:30:00Z">
        <w:r w:rsidR="00ED415A">
          <w:rPr>
            <w:rFonts w:ascii="Times New Roman" w:hAnsi="Times New Roman"/>
            <w:sz w:val="24"/>
            <w:szCs w:val="24"/>
          </w:rPr>
          <w:t>:</w:t>
        </w:r>
      </w:ins>
      <w:ins w:id="2735" w:author="Britt Collins" w:date="2021-09-30T14:58:00Z">
        <w:r w:rsidRPr="000B0CC8">
          <w:rPr>
            <w:rFonts w:ascii="Times New Roman" w:hAnsi="Times New Roman"/>
            <w:sz w:val="24"/>
            <w:szCs w:val="24"/>
          </w:rPr>
          <w:t xml:space="preserve"> </w:t>
        </w:r>
        <w:r w:rsidRPr="00ED415A">
          <w:rPr>
            <w:rFonts w:ascii="Times New Roman" w:hAnsi="Times New Roman"/>
            <w:i/>
            <w:sz w:val="24"/>
            <w:szCs w:val="24"/>
            <w:rPrChange w:id="2736" w:author="Britt Collins" w:date="2021-10-02T15:30:00Z">
              <w:rPr>
                <w:rFonts w:ascii="Times New Roman" w:hAnsi="Times New Roman"/>
                <w:sz w:val="24"/>
                <w:szCs w:val="24"/>
              </w:rPr>
            </w:rPrChange>
          </w:rPr>
          <w:t>Hey Dave, it was good to meet you too</w:t>
        </w:r>
        <w:r w:rsidRPr="000B0CC8">
          <w:rPr>
            <w:rFonts w:ascii="Times New Roman" w:hAnsi="Times New Roman"/>
            <w:sz w:val="24"/>
            <w:szCs w:val="24"/>
          </w:rPr>
          <w:t>. It felt like I had passed an extremely difficult exam. I leapt from my bed, punched the air with joy and shouted</w:t>
        </w:r>
      </w:ins>
      <w:ins w:id="2737" w:author="Britt Collins" w:date="2021-10-02T15:30:00Z">
        <w:r w:rsidR="00ED415A">
          <w:rPr>
            <w:rFonts w:ascii="Times New Roman" w:hAnsi="Times New Roman"/>
            <w:sz w:val="24"/>
            <w:szCs w:val="24"/>
          </w:rPr>
          <w:t>,</w:t>
        </w:r>
      </w:ins>
      <w:ins w:id="2738" w:author="Britt Collins" w:date="2021-09-30T14:58:00Z">
        <w:r w:rsidRPr="000B0CC8">
          <w:rPr>
            <w:rFonts w:ascii="Times New Roman" w:hAnsi="Times New Roman"/>
            <w:sz w:val="24"/>
            <w:szCs w:val="24"/>
          </w:rPr>
          <w:t xml:space="preserve"> </w:t>
        </w:r>
      </w:ins>
      <w:ins w:id="2739" w:author="Britt Collins" w:date="2021-10-02T15:30:00Z">
        <w:r w:rsidR="00ED415A">
          <w:rPr>
            <w:rFonts w:ascii="Times New Roman" w:hAnsi="Times New Roman"/>
            <w:sz w:val="24"/>
            <w:szCs w:val="24"/>
          </w:rPr>
          <w:t>“Y</w:t>
        </w:r>
      </w:ins>
      <w:ins w:id="2740" w:author="Britt Collins" w:date="2021-09-30T14:58:00Z">
        <w:r w:rsidRPr="000B0CC8">
          <w:rPr>
            <w:rFonts w:ascii="Times New Roman" w:hAnsi="Times New Roman"/>
            <w:sz w:val="24"/>
            <w:szCs w:val="24"/>
          </w:rPr>
          <w:t>es, yes, yes</w:t>
        </w:r>
      </w:ins>
      <w:ins w:id="2741" w:author="Britt Collins" w:date="2021-10-02T15:30:00Z">
        <w:r w:rsidR="00ED415A">
          <w:rPr>
            <w:rFonts w:ascii="Times New Roman" w:hAnsi="Times New Roman"/>
            <w:sz w:val="24"/>
            <w:szCs w:val="24"/>
          </w:rPr>
          <w:t>.”</w:t>
        </w:r>
      </w:ins>
      <w:ins w:id="2742" w:author="Britt Collins" w:date="2021-09-30T14:58:00Z">
        <w:r w:rsidRPr="000B0CC8">
          <w:rPr>
            <w:rFonts w:ascii="Times New Roman" w:hAnsi="Times New Roman"/>
            <w:sz w:val="24"/>
            <w:szCs w:val="24"/>
          </w:rPr>
          <w:t xml:space="preserve"> I was happy to leave my thoughts there but remembered there were still several sentences to read. I tentatively returned. </w:t>
        </w:r>
        <w:r w:rsidRPr="00ED415A">
          <w:rPr>
            <w:rFonts w:ascii="Times New Roman" w:hAnsi="Times New Roman"/>
            <w:i/>
            <w:sz w:val="24"/>
            <w:szCs w:val="24"/>
            <w:rPrChange w:id="2743" w:author="Britt Collins" w:date="2021-10-02T15:31:00Z">
              <w:rPr>
                <w:rFonts w:ascii="Times New Roman" w:hAnsi="Times New Roman"/>
                <w:sz w:val="24"/>
                <w:szCs w:val="24"/>
              </w:rPr>
            </w:rPrChange>
          </w:rPr>
          <w:t>It would be great to hear more about your trip. I’m busy with studies over the next couple of days. I’m free Saturday evening? Elle</w:t>
        </w:r>
      </w:ins>
      <w:ins w:id="2744" w:author="Britt Collins" w:date="2021-10-02T15:31:00Z">
        <w:r w:rsidR="00ED415A" w:rsidRPr="00ED415A">
          <w:rPr>
            <w:rFonts w:ascii="Times New Roman" w:hAnsi="Times New Roman"/>
            <w:i/>
            <w:sz w:val="24"/>
            <w:szCs w:val="24"/>
            <w:rPrChange w:id="2745" w:author="Britt Collins" w:date="2021-10-02T15:31:00Z">
              <w:rPr>
                <w:rFonts w:ascii="Times New Roman" w:hAnsi="Times New Roman"/>
                <w:sz w:val="24"/>
                <w:szCs w:val="24"/>
              </w:rPr>
            </w:rPrChange>
          </w:rPr>
          <w:t xml:space="preserve"> </w:t>
        </w:r>
      </w:ins>
      <w:ins w:id="2746" w:author="Britt Collins" w:date="2021-09-30T14:58:00Z">
        <w:r w:rsidRPr="00ED415A">
          <w:rPr>
            <w:rFonts w:ascii="Times New Roman" w:hAnsi="Times New Roman"/>
            <w:i/>
            <w:sz w:val="24"/>
            <w:szCs w:val="24"/>
            <w:rPrChange w:id="2747" w:author="Britt Collins" w:date="2021-10-02T15:31:00Z">
              <w:rPr>
                <w:rFonts w:ascii="Times New Roman" w:hAnsi="Times New Roman"/>
                <w:sz w:val="24"/>
                <w:szCs w:val="24"/>
              </w:rPr>
            </w:rPrChange>
          </w:rPr>
          <w:t>x</w:t>
        </w:r>
        <w:r w:rsidRPr="000B0CC8">
          <w:rPr>
            <w:rFonts w:ascii="Times New Roman" w:hAnsi="Times New Roman"/>
            <w:sz w:val="24"/>
            <w:szCs w:val="24"/>
          </w:rPr>
          <w:t xml:space="preserve">. </w:t>
        </w:r>
      </w:ins>
    </w:p>
    <w:p w14:paraId="123DFB59" w14:textId="7537526B" w:rsidR="006F31F6" w:rsidRPr="000B0CC8" w:rsidRDefault="006F31F6">
      <w:pPr>
        <w:spacing w:line="480" w:lineRule="auto"/>
        <w:ind w:left="-5" w:right="15" w:firstLine="725"/>
        <w:rPr>
          <w:ins w:id="2748" w:author="Britt Collins" w:date="2021-09-30T14:58:00Z"/>
          <w:rFonts w:ascii="Times New Roman" w:hAnsi="Times New Roman"/>
          <w:sz w:val="24"/>
          <w:szCs w:val="24"/>
        </w:rPr>
        <w:pPrChange w:id="2749" w:author="Britt Collins" w:date="2021-10-02T15:31:00Z">
          <w:pPr>
            <w:ind w:left="-5" w:right="15"/>
          </w:pPr>
        </w:pPrChange>
      </w:pPr>
      <w:ins w:id="2750" w:author="Britt Collins" w:date="2021-09-30T14:58:00Z">
        <w:r w:rsidRPr="00ED415A">
          <w:rPr>
            <w:rFonts w:ascii="Times New Roman" w:hAnsi="Times New Roman"/>
            <w:i/>
            <w:sz w:val="24"/>
            <w:szCs w:val="24"/>
            <w:rPrChange w:id="2751" w:author="Britt Collins" w:date="2021-10-02T15:30:00Z">
              <w:rPr>
                <w:rFonts w:ascii="Times New Roman" w:hAnsi="Times New Roman"/>
                <w:sz w:val="24"/>
                <w:szCs w:val="24"/>
              </w:rPr>
            </w:rPrChange>
          </w:rPr>
          <w:t>Was that a kiss crafted at the end of the sentence?</w:t>
        </w:r>
        <w:r w:rsidRPr="000B0CC8">
          <w:rPr>
            <w:rFonts w:ascii="Times New Roman" w:hAnsi="Times New Roman"/>
            <w:sz w:val="24"/>
            <w:szCs w:val="24"/>
          </w:rPr>
          <w:t xml:space="preserve"> </w:t>
        </w:r>
        <w:r w:rsidRPr="00ED415A">
          <w:rPr>
            <w:rFonts w:ascii="Times New Roman" w:hAnsi="Times New Roman"/>
            <w:i/>
            <w:sz w:val="24"/>
            <w:szCs w:val="24"/>
            <w:rPrChange w:id="2752" w:author="Britt Collins" w:date="2021-10-02T15:31:00Z">
              <w:rPr>
                <w:rFonts w:ascii="Times New Roman" w:hAnsi="Times New Roman"/>
                <w:sz w:val="24"/>
                <w:szCs w:val="24"/>
              </w:rPr>
            </w:rPrChange>
          </w:rPr>
          <w:t>Bloody hell.</w:t>
        </w:r>
      </w:ins>
      <w:ins w:id="2753" w:author="Britt Collins" w:date="2021-10-02T15:31:00Z">
        <w:r w:rsidR="00ED415A">
          <w:rPr>
            <w:rFonts w:ascii="Times New Roman" w:hAnsi="Times New Roman"/>
            <w:sz w:val="24"/>
            <w:szCs w:val="24"/>
          </w:rPr>
          <w:t xml:space="preserve"> </w:t>
        </w:r>
      </w:ins>
      <w:ins w:id="2754" w:author="Britt Collins" w:date="2021-09-30T14:58:00Z">
        <w:r w:rsidRPr="000B0CC8">
          <w:rPr>
            <w:rFonts w:ascii="Times New Roman" w:hAnsi="Times New Roman"/>
            <w:sz w:val="24"/>
            <w:szCs w:val="24"/>
          </w:rPr>
          <w:t xml:space="preserve">I wanted to reply immediately, but there was a chance she would sense my desperation and ignore me. I had to be cool. Breathe, wait, think, text. I held my desperation for </w:t>
        </w:r>
      </w:ins>
      <w:ins w:id="2755" w:author="Britt Collins" w:date="2021-10-02T15:32:00Z">
        <w:r w:rsidR="00ED415A">
          <w:rPr>
            <w:rFonts w:ascii="Times New Roman" w:hAnsi="Times New Roman"/>
            <w:sz w:val="24"/>
            <w:szCs w:val="24"/>
          </w:rPr>
          <w:t>five</w:t>
        </w:r>
      </w:ins>
      <w:ins w:id="2756" w:author="Britt Collins" w:date="2021-09-30T14:58:00Z">
        <w:r w:rsidRPr="000B0CC8">
          <w:rPr>
            <w:rFonts w:ascii="Times New Roman" w:hAnsi="Times New Roman"/>
            <w:sz w:val="24"/>
            <w:szCs w:val="24"/>
          </w:rPr>
          <w:t xml:space="preserve"> minutes and </w:t>
        </w:r>
      </w:ins>
      <w:ins w:id="2757" w:author="Britt Collins" w:date="2021-10-02T15:32:00Z">
        <w:r w:rsidR="00ED415A">
          <w:rPr>
            <w:rFonts w:ascii="Times New Roman" w:hAnsi="Times New Roman"/>
            <w:sz w:val="24"/>
            <w:szCs w:val="24"/>
          </w:rPr>
          <w:t xml:space="preserve">texted back: </w:t>
        </w:r>
      </w:ins>
      <w:ins w:id="2758" w:author="Britt Collins" w:date="2021-09-30T14:58:00Z">
        <w:r w:rsidRPr="00ED415A">
          <w:rPr>
            <w:rFonts w:ascii="Times New Roman" w:hAnsi="Times New Roman"/>
            <w:i/>
            <w:sz w:val="24"/>
            <w:szCs w:val="24"/>
            <w:rPrChange w:id="2759" w:author="Britt Collins" w:date="2021-10-02T15:32:00Z">
              <w:rPr>
                <w:rFonts w:ascii="Times New Roman" w:hAnsi="Times New Roman"/>
                <w:sz w:val="24"/>
                <w:szCs w:val="24"/>
              </w:rPr>
            </w:rPrChange>
          </w:rPr>
          <w:t>Sounds great. I’m currently living over in Manly. Happy to head your way if its more convenient. Let’s meet at a bar over at Circular Quay. How does 7pm sound?</w:t>
        </w:r>
        <w:r w:rsidRPr="000B0CC8">
          <w:rPr>
            <w:rFonts w:ascii="Times New Roman" w:hAnsi="Times New Roman"/>
            <w:sz w:val="24"/>
            <w:szCs w:val="24"/>
          </w:rPr>
          <w:t xml:space="preserve"> </w:t>
        </w:r>
      </w:ins>
      <w:ins w:id="2760" w:author="Britt Collins" w:date="2021-10-02T15:32:00Z">
        <w:r w:rsidR="00ED415A">
          <w:rPr>
            <w:rFonts w:ascii="Times New Roman" w:hAnsi="Times New Roman"/>
            <w:sz w:val="24"/>
            <w:szCs w:val="24"/>
          </w:rPr>
          <w:t>S</w:t>
        </w:r>
      </w:ins>
      <w:ins w:id="2761" w:author="Britt Collins" w:date="2021-09-30T14:58:00Z">
        <w:r w:rsidRPr="000B0CC8">
          <w:rPr>
            <w:rFonts w:ascii="Times New Roman" w:hAnsi="Times New Roman"/>
            <w:sz w:val="24"/>
            <w:szCs w:val="24"/>
          </w:rPr>
          <w:t xml:space="preserve">ent. It felt like the interview stages of a new job. I had passed the dating stage 1 and was happily progressing to stage </w:t>
        </w:r>
      </w:ins>
      <w:ins w:id="2762" w:author="Britt Collins" w:date="2021-10-02T15:32:00Z">
        <w:r w:rsidR="00ED415A">
          <w:rPr>
            <w:rFonts w:ascii="Times New Roman" w:hAnsi="Times New Roman"/>
            <w:sz w:val="24"/>
            <w:szCs w:val="24"/>
          </w:rPr>
          <w:t>two</w:t>
        </w:r>
      </w:ins>
      <w:ins w:id="2763" w:author="Britt Collins" w:date="2021-10-02T15:33:00Z">
        <w:r w:rsidR="00ED415A">
          <w:rPr>
            <w:rFonts w:ascii="Times New Roman" w:hAnsi="Times New Roman"/>
            <w:sz w:val="24"/>
            <w:szCs w:val="24"/>
          </w:rPr>
          <w:t>, and</w:t>
        </w:r>
      </w:ins>
      <w:ins w:id="2764" w:author="Britt Collins" w:date="2021-09-30T14:58:00Z">
        <w:r w:rsidRPr="000B0CC8">
          <w:rPr>
            <w:rFonts w:ascii="Times New Roman" w:hAnsi="Times New Roman"/>
            <w:sz w:val="24"/>
            <w:szCs w:val="24"/>
          </w:rPr>
          <w:t xml:space="preserve"> pondered my chances of getting to the final stages.</w:t>
        </w:r>
      </w:ins>
    </w:p>
    <w:p w14:paraId="7C149410" w14:textId="580C0030" w:rsidR="006F31F6" w:rsidRPr="000B0CC8" w:rsidRDefault="006F31F6">
      <w:pPr>
        <w:spacing w:after="10" w:line="480" w:lineRule="auto"/>
        <w:ind w:left="-5" w:right="15" w:firstLine="725"/>
        <w:rPr>
          <w:ins w:id="2765" w:author="Britt Collins" w:date="2021-09-30T14:58:00Z"/>
          <w:rFonts w:ascii="Times New Roman" w:hAnsi="Times New Roman"/>
          <w:sz w:val="24"/>
          <w:szCs w:val="24"/>
        </w:rPr>
        <w:pPrChange w:id="2766" w:author="Britt Collins" w:date="2021-10-02T15:33:00Z">
          <w:pPr>
            <w:ind w:left="-5" w:right="15"/>
          </w:pPr>
        </w:pPrChange>
      </w:pPr>
      <w:ins w:id="2767" w:author="Britt Collins" w:date="2021-09-30T14:58:00Z">
        <w:r w:rsidRPr="000B0CC8">
          <w:rPr>
            <w:rFonts w:ascii="Times New Roman" w:hAnsi="Times New Roman"/>
            <w:sz w:val="24"/>
            <w:szCs w:val="24"/>
          </w:rPr>
          <w:t xml:space="preserve">My earliest memories of sex were odd. Before I reached the age of </w:t>
        </w:r>
      </w:ins>
      <w:ins w:id="2768" w:author="Britt Collins" w:date="2021-10-02T15:33:00Z">
        <w:r w:rsidR="00ED415A">
          <w:rPr>
            <w:rFonts w:ascii="Times New Roman" w:hAnsi="Times New Roman"/>
            <w:sz w:val="24"/>
            <w:szCs w:val="24"/>
          </w:rPr>
          <w:t>ten</w:t>
        </w:r>
      </w:ins>
      <w:ins w:id="2769" w:author="Britt Collins" w:date="2021-09-30T14:58:00Z">
        <w:r w:rsidRPr="000B0CC8">
          <w:rPr>
            <w:rFonts w:ascii="Times New Roman" w:hAnsi="Times New Roman"/>
            <w:sz w:val="24"/>
            <w:szCs w:val="24"/>
          </w:rPr>
          <w:t xml:space="preserve">, I got an unexplainable pleasure from sliding up and down metal poles. I remember my first erection. I was watching music TV show </w:t>
        </w:r>
        <w:r w:rsidRPr="00ED415A">
          <w:rPr>
            <w:rFonts w:ascii="Times New Roman" w:hAnsi="Times New Roman"/>
            <w:i/>
            <w:sz w:val="24"/>
            <w:szCs w:val="24"/>
            <w:rPrChange w:id="2770" w:author="Britt Collins" w:date="2021-10-02T15:33:00Z">
              <w:rPr>
                <w:rFonts w:ascii="Times New Roman" w:hAnsi="Times New Roman"/>
                <w:sz w:val="24"/>
                <w:szCs w:val="24"/>
              </w:rPr>
            </w:rPrChange>
          </w:rPr>
          <w:t>Top of the Pops</w:t>
        </w:r>
        <w:r w:rsidRPr="000B0CC8">
          <w:rPr>
            <w:rFonts w:ascii="Times New Roman" w:hAnsi="Times New Roman"/>
            <w:sz w:val="24"/>
            <w:szCs w:val="24"/>
          </w:rPr>
          <w:t>.</w:t>
        </w:r>
      </w:ins>
      <w:ins w:id="2771" w:author="Britt Collins" w:date="2021-10-02T15:33:00Z">
        <w:r w:rsidR="00ED415A">
          <w:rPr>
            <w:rFonts w:ascii="Times New Roman" w:hAnsi="Times New Roman"/>
            <w:sz w:val="24"/>
            <w:szCs w:val="24"/>
          </w:rPr>
          <w:t xml:space="preserve"> </w:t>
        </w:r>
      </w:ins>
      <w:ins w:id="2772" w:author="Britt Collins" w:date="2021-09-30T14:58:00Z">
        <w:r w:rsidRPr="000B0CC8">
          <w:rPr>
            <w:rFonts w:ascii="Times New Roman" w:hAnsi="Times New Roman"/>
            <w:sz w:val="24"/>
            <w:szCs w:val="24"/>
          </w:rPr>
          <w:t>A se</w:t>
        </w:r>
      </w:ins>
      <w:ins w:id="2773" w:author="Britt Collins" w:date="2021-10-02T15:33:00Z">
        <w:r w:rsidR="00ED415A">
          <w:rPr>
            <w:rFonts w:ascii="Times New Roman" w:hAnsi="Times New Roman"/>
            <w:sz w:val="24"/>
            <w:szCs w:val="24"/>
          </w:rPr>
          <w:t>xy</w:t>
        </w:r>
      </w:ins>
      <w:ins w:id="2774" w:author="Britt Collins" w:date="2021-09-30T14:58:00Z">
        <w:r w:rsidRPr="000B0CC8">
          <w:rPr>
            <w:rFonts w:ascii="Times New Roman" w:hAnsi="Times New Roman"/>
            <w:sz w:val="24"/>
            <w:szCs w:val="24"/>
          </w:rPr>
          <w:t xml:space="preserve"> 80s Italian pop star overwhelmed my senses.</w:t>
        </w:r>
      </w:ins>
      <w:ins w:id="2775" w:author="Britt Collins" w:date="2021-10-02T15:33:00Z">
        <w:r w:rsidR="00ED415A">
          <w:rPr>
            <w:rFonts w:ascii="Times New Roman" w:hAnsi="Times New Roman"/>
            <w:sz w:val="24"/>
            <w:szCs w:val="24"/>
          </w:rPr>
          <w:t xml:space="preserve"> </w:t>
        </w:r>
      </w:ins>
      <w:ins w:id="2776" w:author="Britt Collins" w:date="2021-09-30T14:58:00Z">
        <w:r w:rsidRPr="000B0CC8">
          <w:rPr>
            <w:rFonts w:ascii="Times New Roman" w:hAnsi="Times New Roman"/>
            <w:sz w:val="24"/>
            <w:szCs w:val="24"/>
          </w:rPr>
          <w:t>As a young teen going through puberty, I had an erection regularly</w:t>
        </w:r>
      </w:ins>
      <w:ins w:id="2777" w:author="Britt Collins" w:date="2021-10-02T15:34:00Z">
        <w:r w:rsidR="00ED415A">
          <w:rPr>
            <w:rFonts w:ascii="Times New Roman" w:hAnsi="Times New Roman"/>
            <w:sz w:val="24"/>
            <w:szCs w:val="24"/>
          </w:rPr>
          <w:t>,</w:t>
        </w:r>
      </w:ins>
      <w:ins w:id="2778" w:author="Britt Collins" w:date="2021-09-30T14:58:00Z">
        <w:r w:rsidRPr="000B0CC8">
          <w:rPr>
            <w:rFonts w:ascii="Times New Roman" w:hAnsi="Times New Roman"/>
            <w:sz w:val="24"/>
            <w:szCs w:val="24"/>
          </w:rPr>
          <w:t xml:space="preserve"> first thing in the morning, during the car journey to school, during class and on the walk home. I never doubted my sexuality. I was obsessed by women with large breasts, who looked like my mother. But I never thought of my mom as being attractive. Nor a person I respected. I respected strong, masculine figures. My dad and Arnold Schwarzenegger were my idols. I socially distanced myself from women. I was shy, I didn’t understand them and didn’t have the courage to bridge the social gap.</w:t>
        </w:r>
      </w:ins>
    </w:p>
    <w:p w14:paraId="3F52EE83" w14:textId="30F5094A" w:rsidR="006F31F6" w:rsidRPr="000B0CC8" w:rsidRDefault="006F31F6">
      <w:pPr>
        <w:spacing w:after="10" w:line="480" w:lineRule="auto"/>
        <w:ind w:left="-5" w:right="15" w:firstLine="725"/>
        <w:rPr>
          <w:ins w:id="2779" w:author="Britt Collins" w:date="2021-09-30T14:58:00Z"/>
          <w:rFonts w:ascii="Times New Roman" w:hAnsi="Times New Roman"/>
          <w:sz w:val="24"/>
          <w:szCs w:val="24"/>
        </w:rPr>
        <w:pPrChange w:id="2780" w:author="Britt Collins" w:date="2021-10-02T15:35:00Z">
          <w:pPr>
            <w:ind w:left="-5" w:right="15"/>
          </w:pPr>
        </w:pPrChange>
      </w:pPr>
      <w:ins w:id="2781" w:author="Britt Collins" w:date="2021-09-30T14:58:00Z">
        <w:r w:rsidRPr="000B0CC8">
          <w:rPr>
            <w:rFonts w:ascii="Times New Roman" w:hAnsi="Times New Roman"/>
            <w:sz w:val="24"/>
            <w:szCs w:val="24"/>
          </w:rPr>
          <w:lastRenderedPageBreak/>
          <w:t xml:space="preserve">In my high school and college years I masturbated to mental images of sexually mature women from school. It became an obsession. I didn’t realise what impact this was having on my mental health. My interactions with women became healthier on starting my first job as a shop assistant. There were lots of female staff members. My social intelligence improved. Slowly I began </w:t>
        </w:r>
      </w:ins>
      <w:ins w:id="2782" w:author="Britt Collins" w:date="2021-10-02T15:35:00Z">
        <w:r w:rsidR="00ED415A">
          <w:rPr>
            <w:rFonts w:ascii="Times New Roman" w:hAnsi="Times New Roman"/>
            <w:sz w:val="24"/>
            <w:szCs w:val="24"/>
          </w:rPr>
          <w:t xml:space="preserve">to </w:t>
        </w:r>
      </w:ins>
      <w:ins w:id="2783" w:author="Britt Collins" w:date="2021-09-30T14:58:00Z">
        <w:r w:rsidRPr="000B0CC8">
          <w:rPr>
            <w:rFonts w:ascii="Times New Roman" w:hAnsi="Times New Roman"/>
            <w:sz w:val="24"/>
            <w:szCs w:val="24"/>
          </w:rPr>
          <w:t>appreciat</w:t>
        </w:r>
      </w:ins>
      <w:ins w:id="2784" w:author="Britt Collins" w:date="2021-10-02T15:35:00Z">
        <w:r w:rsidR="00ED415A">
          <w:rPr>
            <w:rFonts w:ascii="Times New Roman" w:hAnsi="Times New Roman"/>
            <w:sz w:val="24"/>
            <w:szCs w:val="24"/>
          </w:rPr>
          <w:t>e</w:t>
        </w:r>
      </w:ins>
      <w:ins w:id="2785" w:author="Britt Collins" w:date="2021-09-30T14:58:00Z">
        <w:r w:rsidRPr="000B0CC8">
          <w:rPr>
            <w:rFonts w:ascii="Times New Roman" w:hAnsi="Times New Roman"/>
            <w:sz w:val="24"/>
            <w:szCs w:val="24"/>
          </w:rPr>
          <w:t xml:space="preserve"> women as equals.</w:t>
        </w:r>
      </w:ins>
      <w:ins w:id="2786" w:author="Britt Collins" w:date="2021-10-02T15:35:00Z">
        <w:r w:rsidR="00ED415A">
          <w:rPr>
            <w:rFonts w:ascii="Times New Roman" w:hAnsi="Times New Roman"/>
            <w:sz w:val="24"/>
            <w:szCs w:val="24"/>
          </w:rPr>
          <w:t xml:space="preserve"> </w:t>
        </w:r>
      </w:ins>
      <w:ins w:id="2787" w:author="Britt Collins" w:date="2021-09-30T14:58:00Z">
        <w:r w:rsidRPr="000B0CC8">
          <w:rPr>
            <w:rFonts w:ascii="Times New Roman" w:hAnsi="Times New Roman"/>
            <w:sz w:val="24"/>
            <w:szCs w:val="24"/>
          </w:rPr>
          <w:t>However, my job did little to stop my masturbation habits.</w:t>
        </w:r>
      </w:ins>
    </w:p>
    <w:p w14:paraId="6B94EFDA" w14:textId="11561A17" w:rsidR="006F31F6" w:rsidRPr="000B0CC8" w:rsidRDefault="006F31F6">
      <w:pPr>
        <w:spacing w:line="480" w:lineRule="auto"/>
        <w:ind w:left="-5" w:right="15" w:firstLine="725"/>
        <w:rPr>
          <w:ins w:id="2788" w:author="Britt Collins" w:date="2021-09-30T14:58:00Z"/>
          <w:rFonts w:ascii="Times New Roman" w:hAnsi="Times New Roman"/>
          <w:sz w:val="24"/>
          <w:szCs w:val="24"/>
        </w:rPr>
        <w:pPrChange w:id="2789" w:author="Britt Collins" w:date="2021-10-02T15:35:00Z">
          <w:pPr>
            <w:ind w:left="-5" w:right="15"/>
          </w:pPr>
        </w:pPrChange>
      </w:pPr>
      <w:ins w:id="2790" w:author="Britt Collins" w:date="2021-09-30T14:58:00Z">
        <w:r w:rsidRPr="000B0CC8">
          <w:rPr>
            <w:rFonts w:ascii="Times New Roman" w:hAnsi="Times New Roman"/>
            <w:sz w:val="24"/>
            <w:szCs w:val="24"/>
          </w:rPr>
          <w:t xml:space="preserve">In my 20s I began to mature sexually. I believed I was heterosexual. </w:t>
        </w:r>
        <w:r w:rsidRPr="00ED415A">
          <w:rPr>
            <w:rFonts w:ascii="Times New Roman" w:hAnsi="Times New Roman"/>
            <w:i/>
            <w:sz w:val="24"/>
            <w:szCs w:val="24"/>
            <w:rPrChange w:id="2791" w:author="Britt Collins" w:date="2021-10-02T15:36:00Z">
              <w:rPr>
                <w:rFonts w:ascii="Times New Roman" w:hAnsi="Times New Roman"/>
                <w:sz w:val="24"/>
                <w:szCs w:val="24"/>
              </w:rPr>
            </w:rPrChange>
          </w:rPr>
          <w:t>How could a person who masturbated to images of women not be?</w:t>
        </w:r>
        <w:r w:rsidRPr="000B0CC8">
          <w:rPr>
            <w:rFonts w:ascii="Times New Roman" w:hAnsi="Times New Roman"/>
            <w:sz w:val="24"/>
            <w:szCs w:val="24"/>
          </w:rPr>
          <w:t xml:space="preserve"> However, I felt an attraction to men. I could not deny that feeling. The thought of exploring that desire sexually made me feel uncomfortable. With all men that I got along with and found attractive, I never desired sex. I questioned if I was gay, straight or bi-sexual? Googles answer is great</w:t>
        </w:r>
      </w:ins>
      <w:ins w:id="2792" w:author="Britt Collins" w:date="2021-10-02T15:40:00Z">
        <w:r w:rsidR="008B2DDA">
          <w:rPr>
            <w:rFonts w:ascii="Times New Roman" w:hAnsi="Times New Roman"/>
            <w:sz w:val="24"/>
            <w:szCs w:val="24"/>
          </w:rPr>
          <w:t>:</w:t>
        </w:r>
      </w:ins>
      <w:ins w:id="2793" w:author="Britt Collins" w:date="2021-09-30T14:58:00Z">
        <w:r w:rsidRPr="000B0CC8">
          <w:rPr>
            <w:rFonts w:ascii="Times New Roman" w:hAnsi="Times New Roman"/>
            <w:sz w:val="24"/>
            <w:szCs w:val="24"/>
          </w:rPr>
          <w:t xml:space="preserve"> </w:t>
        </w:r>
      </w:ins>
      <w:ins w:id="2794" w:author="Britt Collins" w:date="2021-10-02T15:36:00Z">
        <w:r w:rsidR="00ED415A">
          <w:rPr>
            <w:rFonts w:ascii="Times New Roman" w:hAnsi="Times New Roman"/>
            <w:sz w:val="24"/>
            <w:szCs w:val="24"/>
          </w:rPr>
          <w:t>“</w:t>
        </w:r>
      </w:ins>
      <w:ins w:id="2795" w:author="Britt Collins" w:date="2021-10-02T15:40:00Z">
        <w:r w:rsidR="008B2DDA">
          <w:rPr>
            <w:rFonts w:ascii="Times New Roman" w:hAnsi="Times New Roman"/>
            <w:sz w:val="24"/>
            <w:szCs w:val="24"/>
          </w:rPr>
          <w:t>Y</w:t>
        </w:r>
      </w:ins>
      <w:ins w:id="2796" w:author="Britt Collins" w:date="2021-09-30T14:58:00Z">
        <w:r w:rsidRPr="000B0CC8">
          <w:rPr>
            <w:rFonts w:ascii="Times New Roman" w:hAnsi="Times New Roman"/>
            <w:sz w:val="24"/>
            <w:szCs w:val="24"/>
          </w:rPr>
          <w:t>ou are not alone in questioning your sexual orientation</w:t>
        </w:r>
      </w:ins>
      <w:ins w:id="2797" w:author="Britt Collins" w:date="2021-10-02T15:40:00Z">
        <w:r w:rsidR="008B2DDA">
          <w:rPr>
            <w:rFonts w:ascii="Times New Roman" w:hAnsi="Times New Roman"/>
            <w:sz w:val="24"/>
            <w:szCs w:val="24"/>
          </w:rPr>
          <w:t>”</w:t>
        </w:r>
      </w:ins>
      <w:ins w:id="2798" w:author="Britt Collins" w:date="2021-09-30T14:58:00Z">
        <w:r w:rsidRPr="000B0CC8">
          <w:rPr>
            <w:rFonts w:ascii="Times New Roman" w:hAnsi="Times New Roman"/>
            <w:sz w:val="24"/>
            <w:szCs w:val="24"/>
          </w:rPr>
          <w:t xml:space="preserve"> i.e., it</w:t>
        </w:r>
      </w:ins>
      <w:ins w:id="2799" w:author="Britt Collins" w:date="2021-10-02T15:40:00Z">
        <w:r w:rsidR="008B2DDA">
          <w:rPr>
            <w:rFonts w:ascii="Times New Roman" w:hAnsi="Times New Roman"/>
            <w:sz w:val="24"/>
            <w:szCs w:val="24"/>
          </w:rPr>
          <w:t>’</w:t>
        </w:r>
      </w:ins>
      <w:ins w:id="2800" w:author="Britt Collins" w:date="2021-09-30T14:58:00Z">
        <w:r w:rsidRPr="000B0CC8">
          <w:rPr>
            <w:rFonts w:ascii="Times New Roman" w:hAnsi="Times New Roman"/>
            <w:sz w:val="24"/>
            <w:szCs w:val="24"/>
          </w:rPr>
          <w:t>s complicated.</w:t>
        </w:r>
      </w:ins>
      <w:ins w:id="2801" w:author="Britt Collins" w:date="2021-10-02T15:40:00Z">
        <w:r w:rsidR="008B2DDA">
          <w:rPr>
            <w:rFonts w:ascii="Times New Roman" w:hAnsi="Times New Roman"/>
            <w:sz w:val="24"/>
            <w:szCs w:val="24"/>
          </w:rPr>
          <w:t>”</w:t>
        </w:r>
      </w:ins>
    </w:p>
    <w:p w14:paraId="4BC27D59" w14:textId="0E801DA8" w:rsidR="006F31F6" w:rsidRPr="000B0CC8" w:rsidRDefault="006F31F6">
      <w:pPr>
        <w:spacing w:line="480" w:lineRule="auto"/>
        <w:ind w:left="-5" w:right="15" w:firstLine="725"/>
        <w:rPr>
          <w:ins w:id="2802" w:author="Britt Collins" w:date="2021-09-30T14:58:00Z"/>
          <w:rFonts w:ascii="Times New Roman" w:hAnsi="Times New Roman"/>
          <w:sz w:val="24"/>
          <w:szCs w:val="24"/>
        </w:rPr>
        <w:pPrChange w:id="2803" w:author="Britt Collins" w:date="2021-10-02T15:40:00Z">
          <w:pPr>
            <w:ind w:left="-5" w:right="15"/>
          </w:pPr>
        </w:pPrChange>
      </w:pPr>
      <w:ins w:id="2804" w:author="Britt Collins" w:date="2021-09-30T14:58:00Z">
        <w:r w:rsidRPr="000B0CC8">
          <w:rPr>
            <w:rFonts w:ascii="Times New Roman" w:hAnsi="Times New Roman"/>
            <w:sz w:val="24"/>
            <w:szCs w:val="24"/>
          </w:rPr>
          <w:t xml:space="preserve">I had no long-term partnership experience </w:t>
        </w:r>
      </w:ins>
      <w:ins w:id="2805" w:author="Britt Collins" w:date="2021-10-02T15:41:00Z">
        <w:r w:rsidR="008B2DDA">
          <w:rPr>
            <w:rFonts w:ascii="Times New Roman" w:hAnsi="Times New Roman"/>
            <w:sz w:val="24"/>
            <w:szCs w:val="24"/>
          </w:rPr>
          <w:t>before</w:t>
        </w:r>
      </w:ins>
      <w:ins w:id="2806" w:author="Britt Collins" w:date="2021-09-30T14:58:00Z">
        <w:r w:rsidRPr="000B0CC8">
          <w:rPr>
            <w:rFonts w:ascii="Times New Roman" w:hAnsi="Times New Roman"/>
            <w:sz w:val="24"/>
            <w:szCs w:val="24"/>
          </w:rPr>
          <w:t xml:space="preserve"> meeting Elle. </w:t>
        </w:r>
      </w:ins>
      <w:ins w:id="2807" w:author="Britt Collins" w:date="2021-10-04T10:37:00Z">
        <w:r w:rsidR="00F17486" w:rsidRPr="00F17486">
          <w:rPr>
            <w:rFonts w:ascii="Times New Roman" w:hAnsi="Times New Roman"/>
            <w:b/>
            <w:sz w:val="24"/>
            <w:szCs w:val="24"/>
            <w:rPrChange w:id="2808" w:author="Britt Collins" w:date="2021-10-04T10:37:00Z">
              <w:rPr>
                <w:rFonts w:ascii="Times New Roman" w:hAnsi="Times New Roman"/>
                <w:sz w:val="24"/>
                <w:szCs w:val="24"/>
              </w:rPr>
            </w:rPrChange>
          </w:rPr>
          <w:t>YOU NEED A LITTLE CLARITY HERE, OFFER A GLIMPSE OF YOUR PAST, MAKE MENTION A FEW OF YOUR GIRLFRIENDS AND WHY THINGS FELL APART ETC.</w:t>
        </w:r>
        <w:r w:rsidR="00F17486">
          <w:rPr>
            <w:rFonts w:ascii="Times New Roman" w:hAnsi="Times New Roman"/>
            <w:sz w:val="24"/>
            <w:szCs w:val="24"/>
          </w:rPr>
          <w:t xml:space="preserve"> </w:t>
        </w:r>
      </w:ins>
      <w:ins w:id="2809" w:author="Britt Collins" w:date="2021-09-30T14:58:00Z">
        <w:r w:rsidRPr="000B0CC8">
          <w:rPr>
            <w:rFonts w:ascii="Times New Roman" w:hAnsi="Times New Roman"/>
            <w:sz w:val="24"/>
            <w:szCs w:val="24"/>
          </w:rPr>
          <w:t xml:space="preserve">I arrived at Circular Quay, having spent the best part of half an hour commuting across the Sydney Harbour Head. As I walked across the square, I felt nervous. </w:t>
        </w:r>
        <w:r w:rsidRPr="00F17486">
          <w:rPr>
            <w:rFonts w:ascii="Times New Roman" w:hAnsi="Times New Roman"/>
            <w:i/>
            <w:sz w:val="24"/>
            <w:szCs w:val="24"/>
            <w:rPrChange w:id="2810" w:author="Britt Collins" w:date="2021-10-04T10:38:00Z">
              <w:rPr>
                <w:rFonts w:ascii="Times New Roman" w:hAnsi="Times New Roman"/>
                <w:sz w:val="24"/>
                <w:szCs w:val="24"/>
              </w:rPr>
            </w:rPrChange>
          </w:rPr>
          <w:t>Should I bail?</w:t>
        </w:r>
      </w:ins>
      <w:ins w:id="2811" w:author="Britt Collins" w:date="2021-10-02T15:41:00Z">
        <w:r w:rsidR="008B2DDA">
          <w:rPr>
            <w:rFonts w:ascii="Times New Roman" w:hAnsi="Times New Roman"/>
            <w:sz w:val="24"/>
            <w:szCs w:val="24"/>
          </w:rPr>
          <w:t xml:space="preserve"> </w:t>
        </w:r>
      </w:ins>
      <w:ins w:id="2812" w:author="Britt Collins" w:date="2021-09-30T14:58:00Z">
        <w:r w:rsidRPr="000B0CC8">
          <w:rPr>
            <w:rFonts w:ascii="Times New Roman" w:hAnsi="Times New Roman"/>
            <w:sz w:val="24"/>
            <w:szCs w:val="24"/>
          </w:rPr>
          <w:t xml:space="preserve">A ridiculous thought given I was showered, smartly dressed and feeling positive. Elle chose the meet up point, a pub with outside seating. Again, I racked my brain </w:t>
        </w:r>
      </w:ins>
      <w:ins w:id="2813" w:author="Britt Collins" w:date="2021-10-02T15:42:00Z">
        <w:r w:rsidR="008B2DDA">
          <w:rPr>
            <w:rFonts w:ascii="Times New Roman" w:hAnsi="Times New Roman"/>
            <w:sz w:val="24"/>
            <w:szCs w:val="24"/>
          </w:rPr>
          <w:t>trying to remember what she looked like.</w:t>
        </w:r>
      </w:ins>
      <w:ins w:id="2814" w:author="Britt Collins" w:date="2021-09-30T14:58:00Z">
        <w:r w:rsidRPr="000B0CC8">
          <w:rPr>
            <w:rFonts w:ascii="Times New Roman" w:hAnsi="Times New Roman"/>
            <w:sz w:val="24"/>
            <w:szCs w:val="24"/>
          </w:rPr>
          <w:t xml:space="preserve"> It had been over a month. The memory of her in the darkened Italian restaurant had faded</w:t>
        </w:r>
        <w:r w:rsidRPr="008B2DDA">
          <w:rPr>
            <w:rFonts w:ascii="Times New Roman" w:hAnsi="Times New Roman"/>
            <w:i/>
            <w:sz w:val="24"/>
            <w:szCs w:val="24"/>
            <w:rPrChange w:id="2815" w:author="Britt Collins" w:date="2021-10-02T15:42:00Z">
              <w:rPr>
                <w:rFonts w:ascii="Times New Roman" w:hAnsi="Times New Roman"/>
                <w:sz w:val="24"/>
                <w:szCs w:val="24"/>
              </w:rPr>
            </w:rPrChange>
          </w:rPr>
          <w:t>. Was she attractive? What did we talk about?</w:t>
        </w:r>
        <w:r w:rsidRPr="000B0CC8">
          <w:rPr>
            <w:rFonts w:ascii="Times New Roman" w:hAnsi="Times New Roman"/>
            <w:sz w:val="24"/>
            <w:szCs w:val="24"/>
          </w:rPr>
          <w:t xml:space="preserve"> I had a social plan of attack. If the chat didn’t flow, I would talk about the Oz Experience. Were my holiday stories going to impress her? I felt optimistic.</w:t>
        </w:r>
      </w:ins>
    </w:p>
    <w:p w14:paraId="1AE2A390" w14:textId="3A9513DC" w:rsidR="008B2DDA" w:rsidRDefault="006F31F6" w:rsidP="008B2DDA">
      <w:pPr>
        <w:spacing w:line="480" w:lineRule="auto"/>
        <w:ind w:left="-5" w:right="15" w:firstLine="725"/>
        <w:rPr>
          <w:ins w:id="2816" w:author="Britt Collins" w:date="2021-10-02T15:45:00Z"/>
          <w:rFonts w:ascii="Times New Roman" w:hAnsi="Times New Roman"/>
          <w:sz w:val="24"/>
          <w:szCs w:val="24"/>
        </w:rPr>
      </w:pPr>
      <w:ins w:id="2817" w:author="Britt Collins" w:date="2021-09-30T14:58:00Z">
        <w:r w:rsidRPr="000B0CC8">
          <w:rPr>
            <w:rFonts w:ascii="Times New Roman" w:hAnsi="Times New Roman"/>
            <w:sz w:val="24"/>
            <w:szCs w:val="24"/>
          </w:rPr>
          <w:t xml:space="preserve">As I approached the pub’s </w:t>
        </w:r>
      </w:ins>
      <w:ins w:id="2818" w:author="Britt Collins" w:date="2021-10-02T15:42:00Z">
        <w:r w:rsidR="008B2DDA">
          <w:rPr>
            <w:rFonts w:ascii="Times New Roman" w:hAnsi="Times New Roman"/>
            <w:sz w:val="24"/>
            <w:szCs w:val="24"/>
          </w:rPr>
          <w:t>pa</w:t>
        </w:r>
      </w:ins>
      <w:ins w:id="2819" w:author="Britt Collins" w:date="2021-10-02T15:43:00Z">
        <w:r w:rsidR="008B2DDA">
          <w:rPr>
            <w:rFonts w:ascii="Times New Roman" w:hAnsi="Times New Roman"/>
            <w:sz w:val="24"/>
            <w:szCs w:val="24"/>
          </w:rPr>
          <w:t>tio</w:t>
        </w:r>
      </w:ins>
      <w:ins w:id="2820" w:author="Britt Collins" w:date="2021-09-30T14:58:00Z">
        <w:r w:rsidRPr="000B0CC8">
          <w:rPr>
            <w:rFonts w:ascii="Times New Roman" w:hAnsi="Times New Roman"/>
            <w:sz w:val="24"/>
            <w:szCs w:val="24"/>
          </w:rPr>
          <w:t>, I instantly recognised her, but she hadn't seen me yet.</w:t>
        </w:r>
      </w:ins>
      <w:ins w:id="2821" w:author="Britt Collins" w:date="2021-10-04T10:38:00Z">
        <w:r w:rsidR="00F17486">
          <w:rPr>
            <w:rFonts w:ascii="Times New Roman" w:hAnsi="Times New Roman"/>
            <w:sz w:val="24"/>
            <w:szCs w:val="24"/>
          </w:rPr>
          <w:t xml:space="preserve"> </w:t>
        </w:r>
      </w:ins>
      <w:ins w:id="2822" w:author="Britt Collins" w:date="2021-09-30T14:58:00Z">
        <w:r w:rsidRPr="000B0CC8">
          <w:rPr>
            <w:rFonts w:ascii="Times New Roman" w:hAnsi="Times New Roman"/>
            <w:sz w:val="24"/>
            <w:szCs w:val="24"/>
          </w:rPr>
          <w:t>Thankfully, she was the only 20-something female</w:t>
        </w:r>
      </w:ins>
      <w:ins w:id="2823" w:author="Britt Collins" w:date="2021-10-02T15:43:00Z">
        <w:r w:rsidR="008B2DDA">
          <w:rPr>
            <w:rFonts w:ascii="Times New Roman" w:hAnsi="Times New Roman"/>
            <w:sz w:val="24"/>
            <w:szCs w:val="24"/>
          </w:rPr>
          <w:t xml:space="preserve"> and</w:t>
        </w:r>
      </w:ins>
      <w:ins w:id="2824" w:author="Britt Collins" w:date="2021-09-30T14:58:00Z">
        <w:r w:rsidRPr="000B0CC8">
          <w:rPr>
            <w:rFonts w:ascii="Times New Roman" w:hAnsi="Times New Roman"/>
            <w:sz w:val="24"/>
            <w:szCs w:val="24"/>
          </w:rPr>
          <w:t xml:space="preserve"> looked prettier than I remembered. I watched her glance to her right, taking a </w:t>
        </w:r>
      </w:ins>
      <w:ins w:id="2825" w:author="Britt Collins" w:date="2021-10-02T15:43:00Z">
        <w:r w:rsidR="008B2DDA">
          <w:rPr>
            <w:rFonts w:ascii="Times New Roman" w:hAnsi="Times New Roman"/>
            <w:sz w:val="24"/>
            <w:szCs w:val="24"/>
          </w:rPr>
          <w:t>dreamy</w:t>
        </w:r>
      </w:ins>
      <w:ins w:id="2826" w:author="Britt Collins" w:date="2021-09-30T14:58:00Z">
        <w:r w:rsidRPr="000B0CC8">
          <w:rPr>
            <w:rFonts w:ascii="Times New Roman" w:hAnsi="Times New Roman"/>
            <w:sz w:val="24"/>
            <w:szCs w:val="24"/>
          </w:rPr>
          <w:t xml:space="preserve"> look into the bright space of the harbour. I nervously approached her table, smiled and tried to get eye contact. She recognised me. Her face lit up, a smile beaming across it. She got out of her seat and gave me a </w:t>
        </w:r>
      </w:ins>
      <w:ins w:id="2827" w:author="Britt Collins" w:date="2021-10-02T15:44:00Z">
        <w:r w:rsidR="008B2DDA">
          <w:rPr>
            <w:rFonts w:ascii="Times New Roman" w:hAnsi="Times New Roman"/>
            <w:sz w:val="24"/>
            <w:szCs w:val="24"/>
          </w:rPr>
          <w:t xml:space="preserve">warm </w:t>
        </w:r>
      </w:ins>
      <w:ins w:id="2828" w:author="Britt Collins" w:date="2021-09-30T14:58:00Z">
        <w:r w:rsidRPr="000B0CC8">
          <w:rPr>
            <w:rFonts w:ascii="Times New Roman" w:hAnsi="Times New Roman"/>
            <w:sz w:val="24"/>
            <w:szCs w:val="24"/>
          </w:rPr>
          <w:t>hug</w:t>
        </w:r>
      </w:ins>
      <w:ins w:id="2829" w:author="Britt Collins" w:date="2021-10-02T15:44:00Z">
        <w:r w:rsidR="008B2DDA">
          <w:rPr>
            <w:rFonts w:ascii="Times New Roman" w:hAnsi="Times New Roman"/>
            <w:sz w:val="24"/>
            <w:szCs w:val="24"/>
          </w:rPr>
          <w:t xml:space="preserve">, </w:t>
        </w:r>
      </w:ins>
      <w:ins w:id="2830" w:author="Britt Collins" w:date="2021-09-30T14:58:00Z">
        <w:r w:rsidRPr="000B0CC8">
          <w:rPr>
            <w:rFonts w:ascii="Times New Roman" w:hAnsi="Times New Roman"/>
            <w:sz w:val="24"/>
            <w:szCs w:val="24"/>
          </w:rPr>
          <w:t xml:space="preserve">one </w:t>
        </w:r>
      </w:ins>
      <w:ins w:id="2831" w:author="Britt Collins" w:date="2021-10-02T15:44:00Z">
        <w:r w:rsidR="008B2DDA">
          <w:rPr>
            <w:rFonts w:ascii="Times New Roman" w:hAnsi="Times New Roman"/>
            <w:sz w:val="24"/>
            <w:szCs w:val="24"/>
          </w:rPr>
          <w:t xml:space="preserve">that you </w:t>
        </w:r>
      </w:ins>
      <w:ins w:id="2832" w:author="Britt Collins" w:date="2021-09-30T14:58:00Z">
        <w:r w:rsidRPr="000B0CC8">
          <w:rPr>
            <w:rFonts w:ascii="Times New Roman" w:hAnsi="Times New Roman"/>
            <w:sz w:val="24"/>
            <w:szCs w:val="24"/>
          </w:rPr>
          <w:t xml:space="preserve">would give to an old acquaintance. I was </w:t>
        </w:r>
        <w:r w:rsidRPr="000B0CC8">
          <w:rPr>
            <w:rFonts w:ascii="Times New Roman" w:hAnsi="Times New Roman"/>
            <w:sz w:val="24"/>
            <w:szCs w:val="24"/>
          </w:rPr>
          <w:lastRenderedPageBreak/>
          <w:t xml:space="preserve">happy and surprised to be greeted in such a fashion. We both sat down at opposite ends of the </w:t>
        </w:r>
      </w:ins>
      <w:ins w:id="2833" w:author="Britt Collins" w:date="2021-10-02T15:45:00Z">
        <w:r w:rsidR="008B2DDA">
          <w:rPr>
            <w:rFonts w:ascii="Times New Roman" w:hAnsi="Times New Roman"/>
            <w:sz w:val="24"/>
            <w:szCs w:val="24"/>
          </w:rPr>
          <w:t>four</w:t>
        </w:r>
      </w:ins>
      <w:ins w:id="2834" w:author="Britt Collins" w:date="2021-09-30T14:58:00Z">
        <w:r w:rsidRPr="000B0CC8">
          <w:rPr>
            <w:rFonts w:ascii="Times New Roman" w:hAnsi="Times New Roman"/>
            <w:sz w:val="24"/>
            <w:szCs w:val="24"/>
          </w:rPr>
          <w:t>-seater, table. I looked at Elle’s half</w:t>
        </w:r>
      </w:ins>
      <w:ins w:id="2835" w:author="Britt Collins" w:date="2021-10-02T15:45:00Z">
        <w:r w:rsidR="008B2DDA">
          <w:rPr>
            <w:rFonts w:ascii="Times New Roman" w:hAnsi="Times New Roman"/>
            <w:sz w:val="24"/>
            <w:szCs w:val="24"/>
          </w:rPr>
          <w:t>-</w:t>
        </w:r>
      </w:ins>
      <w:ins w:id="2836" w:author="Britt Collins" w:date="2021-09-30T14:58:00Z">
        <w:r w:rsidRPr="000B0CC8">
          <w:rPr>
            <w:rFonts w:ascii="Times New Roman" w:hAnsi="Times New Roman"/>
            <w:sz w:val="24"/>
            <w:szCs w:val="24"/>
          </w:rPr>
          <w:t xml:space="preserve">full </w:t>
        </w:r>
      </w:ins>
      <w:ins w:id="2837" w:author="Britt Collins" w:date="2021-10-02T15:45:00Z">
        <w:r w:rsidR="008B2DDA">
          <w:rPr>
            <w:rFonts w:ascii="Times New Roman" w:hAnsi="Times New Roman"/>
            <w:sz w:val="24"/>
            <w:szCs w:val="24"/>
          </w:rPr>
          <w:t>drink</w:t>
        </w:r>
      </w:ins>
      <w:ins w:id="2838" w:author="Britt Collins" w:date="2021-09-30T14:58:00Z">
        <w:r w:rsidRPr="000B0CC8">
          <w:rPr>
            <w:rFonts w:ascii="Times New Roman" w:hAnsi="Times New Roman"/>
            <w:sz w:val="24"/>
            <w:szCs w:val="24"/>
          </w:rPr>
          <w:t xml:space="preserve"> and asked if she wanted another. </w:t>
        </w:r>
      </w:ins>
    </w:p>
    <w:p w14:paraId="723B7553" w14:textId="6F3B254E" w:rsidR="008B2DDA" w:rsidRDefault="006F31F6" w:rsidP="008B2DDA">
      <w:pPr>
        <w:spacing w:line="480" w:lineRule="auto"/>
        <w:ind w:left="-5" w:right="15" w:firstLine="725"/>
        <w:rPr>
          <w:ins w:id="2839" w:author="Britt Collins" w:date="2021-10-02T15:45:00Z"/>
          <w:rFonts w:ascii="Times New Roman" w:hAnsi="Times New Roman"/>
          <w:sz w:val="24"/>
          <w:szCs w:val="24"/>
        </w:rPr>
      </w:pPr>
      <w:ins w:id="2840" w:author="Britt Collins" w:date="2021-09-30T14:58:00Z">
        <w:r w:rsidRPr="000B0CC8">
          <w:rPr>
            <w:rFonts w:ascii="Times New Roman" w:hAnsi="Times New Roman"/>
            <w:sz w:val="24"/>
            <w:szCs w:val="24"/>
          </w:rPr>
          <w:t xml:space="preserve">She took a large sip through the colourful straw. </w:t>
        </w:r>
      </w:ins>
      <w:ins w:id="2841" w:author="Britt Collins" w:date="2021-10-02T15:46:00Z">
        <w:r w:rsidR="008B2DDA">
          <w:rPr>
            <w:rFonts w:ascii="Times New Roman" w:hAnsi="Times New Roman"/>
            <w:sz w:val="24"/>
            <w:szCs w:val="24"/>
          </w:rPr>
          <w:t>“</w:t>
        </w:r>
      </w:ins>
      <w:ins w:id="2842" w:author="Britt Collins" w:date="2021-09-30T14:58:00Z">
        <w:r w:rsidRPr="000B0CC8">
          <w:rPr>
            <w:rFonts w:ascii="Times New Roman" w:hAnsi="Times New Roman"/>
            <w:sz w:val="24"/>
            <w:szCs w:val="24"/>
          </w:rPr>
          <w:t>Yeah, okay, lemon</w:t>
        </w:r>
      </w:ins>
      <w:ins w:id="2843" w:author="Britt Collins" w:date="2021-10-02T15:45:00Z">
        <w:r w:rsidR="008B2DDA">
          <w:rPr>
            <w:rFonts w:ascii="Times New Roman" w:hAnsi="Times New Roman"/>
            <w:sz w:val="24"/>
            <w:szCs w:val="24"/>
          </w:rPr>
          <w:t>-</w:t>
        </w:r>
      </w:ins>
      <w:ins w:id="2844" w:author="Britt Collins" w:date="2021-09-30T14:58:00Z">
        <w:r w:rsidRPr="000B0CC8">
          <w:rPr>
            <w:rFonts w:ascii="Times New Roman" w:hAnsi="Times New Roman"/>
            <w:sz w:val="24"/>
            <w:szCs w:val="24"/>
          </w:rPr>
          <w:t>and</w:t>
        </w:r>
      </w:ins>
      <w:ins w:id="2845" w:author="Britt Collins" w:date="2021-10-02T15:45:00Z">
        <w:r w:rsidR="008B2DDA">
          <w:rPr>
            <w:rFonts w:ascii="Times New Roman" w:hAnsi="Times New Roman"/>
            <w:sz w:val="24"/>
            <w:szCs w:val="24"/>
          </w:rPr>
          <w:t>-</w:t>
        </w:r>
      </w:ins>
      <w:ins w:id="2846" w:author="Britt Collins" w:date="2021-09-30T14:58:00Z">
        <w:r w:rsidRPr="000B0CC8">
          <w:rPr>
            <w:rFonts w:ascii="Times New Roman" w:hAnsi="Times New Roman"/>
            <w:sz w:val="24"/>
            <w:szCs w:val="24"/>
          </w:rPr>
          <w:t>lime cordial please. I need to study all</w:t>
        </w:r>
      </w:ins>
      <w:ins w:id="2847" w:author="Britt Collins" w:date="2021-10-02T15:45:00Z">
        <w:r w:rsidR="008B2DDA">
          <w:rPr>
            <w:rFonts w:ascii="Times New Roman" w:hAnsi="Times New Roman"/>
            <w:sz w:val="24"/>
            <w:szCs w:val="24"/>
          </w:rPr>
          <w:t xml:space="preserve"> </w:t>
        </w:r>
      </w:ins>
      <w:ins w:id="2848" w:author="Britt Collins" w:date="2021-09-30T14:58:00Z">
        <w:r w:rsidRPr="000B0CC8">
          <w:rPr>
            <w:rFonts w:ascii="Times New Roman" w:hAnsi="Times New Roman"/>
            <w:sz w:val="24"/>
            <w:szCs w:val="24"/>
          </w:rPr>
          <w:t>day tomorrow. I can’t drink tonight</w:t>
        </w:r>
      </w:ins>
      <w:ins w:id="2849" w:author="Britt Collins" w:date="2021-10-02T15:46:00Z">
        <w:r w:rsidR="008B2DDA">
          <w:rPr>
            <w:rFonts w:ascii="Times New Roman" w:hAnsi="Times New Roman"/>
            <w:sz w:val="24"/>
            <w:szCs w:val="24"/>
          </w:rPr>
          <w:t>.</w:t>
        </w:r>
      </w:ins>
      <w:ins w:id="2850" w:author="Britt Collins" w:date="2021-09-30T14:58:00Z">
        <w:r w:rsidRPr="000B0CC8">
          <w:rPr>
            <w:rFonts w:ascii="Times New Roman" w:hAnsi="Times New Roman"/>
            <w:sz w:val="24"/>
            <w:szCs w:val="24"/>
          </w:rPr>
          <w:t xml:space="preserve"> </w:t>
        </w:r>
      </w:ins>
    </w:p>
    <w:p w14:paraId="7F4FA29C" w14:textId="6001FCC6" w:rsidR="006F31F6" w:rsidRPr="000B0CC8" w:rsidRDefault="008B2DDA">
      <w:pPr>
        <w:spacing w:line="480" w:lineRule="auto"/>
        <w:ind w:left="-5" w:right="15" w:firstLine="725"/>
        <w:rPr>
          <w:ins w:id="2851" w:author="Britt Collins" w:date="2021-09-30T14:58:00Z"/>
          <w:rFonts w:ascii="Times New Roman" w:hAnsi="Times New Roman"/>
          <w:sz w:val="24"/>
          <w:szCs w:val="24"/>
        </w:rPr>
        <w:pPrChange w:id="2852" w:author="Britt Collins" w:date="2021-10-02T15:42:00Z">
          <w:pPr>
            <w:ind w:left="-5" w:right="15"/>
          </w:pPr>
        </w:pPrChange>
      </w:pPr>
      <w:ins w:id="2853" w:author="Britt Collins" w:date="2021-10-02T15:46:00Z">
        <w:r>
          <w:rPr>
            <w:rFonts w:ascii="Times New Roman" w:hAnsi="Times New Roman"/>
            <w:sz w:val="24"/>
            <w:szCs w:val="24"/>
          </w:rPr>
          <w:t>“</w:t>
        </w:r>
      </w:ins>
      <w:ins w:id="2854" w:author="Britt Collins" w:date="2021-09-30T14:58:00Z">
        <w:r w:rsidR="006F31F6" w:rsidRPr="000B0CC8">
          <w:rPr>
            <w:rFonts w:ascii="Times New Roman" w:hAnsi="Times New Roman"/>
            <w:sz w:val="24"/>
            <w:szCs w:val="24"/>
          </w:rPr>
          <w:t>Right, lemon</w:t>
        </w:r>
      </w:ins>
      <w:ins w:id="2855" w:author="Britt Collins" w:date="2021-10-02T15:46:00Z">
        <w:r>
          <w:rPr>
            <w:rFonts w:ascii="Times New Roman" w:hAnsi="Times New Roman"/>
            <w:sz w:val="24"/>
            <w:szCs w:val="24"/>
          </w:rPr>
          <w:t>-</w:t>
        </w:r>
      </w:ins>
      <w:ins w:id="2856" w:author="Britt Collins" w:date="2021-09-30T14:58:00Z">
        <w:r w:rsidR="006F31F6" w:rsidRPr="000B0CC8">
          <w:rPr>
            <w:rFonts w:ascii="Times New Roman" w:hAnsi="Times New Roman"/>
            <w:sz w:val="24"/>
            <w:szCs w:val="24"/>
          </w:rPr>
          <w:t>and lime cordial it is.</w:t>
        </w:r>
      </w:ins>
      <w:ins w:id="2857" w:author="Britt Collins" w:date="2021-10-02T15:46:00Z">
        <w:r>
          <w:rPr>
            <w:rFonts w:ascii="Times New Roman" w:hAnsi="Times New Roman"/>
            <w:sz w:val="24"/>
            <w:szCs w:val="24"/>
          </w:rPr>
          <w:t>”</w:t>
        </w:r>
      </w:ins>
    </w:p>
    <w:p w14:paraId="79E56AA4" w14:textId="762A7F95" w:rsidR="006F31F6" w:rsidRPr="000B0CC8" w:rsidRDefault="008B2DDA">
      <w:pPr>
        <w:spacing w:after="17" w:line="480" w:lineRule="auto"/>
        <w:ind w:left="-5" w:right="15" w:firstLine="725"/>
        <w:rPr>
          <w:ins w:id="2858" w:author="Britt Collins" w:date="2021-09-30T14:58:00Z"/>
          <w:rFonts w:ascii="Times New Roman" w:hAnsi="Times New Roman"/>
          <w:sz w:val="24"/>
          <w:szCs w:val="24"/>
        </w:rPr>
        <w:pPrChange w:id="2859" w:author="Britt Collins" w:date="2021-10-02T15:46:00Z">
          <w:pPr>
            <w:ind w:left="-5" w:right="15"/>
          </w:pPr>
        </w:pPrChange>
      </w:pPr>
      <w:ins w:id="2860" w:author="Britt Collins" w:date="2021-10-02T15:47:00Z">
        <w:r>
          <w:rPr>
            <w:rFonts w:ascii="Times New Roman" w:hAnsi="Times New Roman"/>
            <w:sz w:val="24"/>
            <w:szCs w:val="24"/>
          </w:rPr>
          <w:t>Inside</w:t>
        </w:r>
      </w:ins>
      <w:ins w:id="2861" w:author="Britt Collins" w:date="2021-09-30T14:58:00Z">
        <w:r w:rsidR="006F31F6" w:rsidRPr="000B0CC8">
          <w:rPr>
            <w:rFonts w:ascii="Times New Roman" w:hAnsi="Times New Roman"/>
            <w:sz w:val="24"/>
            <w:szCs w:val="24"/>
          </w:rPr>
          <w:t xml:space="preserve"> the bar</w:t>
        </w:r>
      </w:ins>
      <w:ins w:id="2862" w:author="Britt Collins" w:date="2021-10-02T15:47:00Z">
        <w:r>
          <w:rPr>
            <w:rFonts w:ascii="Times New Roman" w:hAnsi="Times New Roman"/>
            <w:sz w:val="24"/>
            <w:szCs w:val="24"/>
          </w:rPr>
          <w:t>,</w:t>
        </w:r>
      </w:ins>
      <w:ins w:id="2863" w:author="Britt Collins" w:date="2021-09-30T14:58:00Z">
        <w:r w:rsidR="006F31F6" w:rsidRPr="000B0CC8">
          <w:rPr>
            <w:rFonts w:ascii="Times New Roman" w:hAnsi="Times New Roman"/>
            <w:sz w:val="24"/>
            <w:szCs w:val="24"/>
          </w:rPr>
          <w:t xml:space="preserve"> </w:t>
        </w:r>
      </w:ins>
      <w:ins w:id="2864" w:author="Britt Collins" w:date="2021-10-02T15:47:00Z">
        <w:r>
          <w:rPr>
            <w:rFonts w:ascii="Times New Roman" w:hAnsi="Times New Roman"/>
            <w:sz w:val="24"/>
            <w:szCs w:val="24"/>
          </w:rPr>
          <w:t>I</w:t>
        </w:r>
      </w:ins>
      <w:ins w:id="2865" w:author="Britt Collins" w:date="2021-09-30T14:58:00Z">
        <w:r w:rsidR="006F31F6" w:rsidRPr="000B0CC8">
          <w:rPr>
            <w:rFonts w:ascii="Times New Roman" w:hAnsi="Times New Roman"/>
            <w:sz w:val="24"/>
            <w:szCs w:val="24"/>
          </w:rPr>
          <w:t xml:space="preserve"> looked at the blackboard behind the bar</w:t>
        </w:r>
      </w:ins>
      <w:ins w:id="2866" w:author="Britt Collins" w:date="2021-10-02T15:47:00Z">
        <w:r w:rsidR="001B0021">
          <w:rPr>
            <w:rFonts w:ascii="Times New Roman" w:hAnsi="Times New Roman"/>
            <w:sz w:val="24"/>
            <w:szCs w:val="24"/>
          </w:rPr>
          <w:t>tender</w:t>
        </w:r>
      </w:ins>
      <w:ins w:id="2867" w:author="Britt Collins" w:date="2021-09-30T14:58:00Z">
        <w:r w:rsidR="006F31F6" w:rsidRPr="000B0CC8">
          <w:rPr>
            <w:rFonts w:ascii="Times New Roman" w:hAnsi="Times New Roman"/>
            <w:sz w:val="24"/>
            <w:szCs w:val="24"/>
          </w:rPr>
          <w:t xml:space="preserve">. The sign read </w:t>
        </w:r>
        <w:r w:rsidR="006F31F6" w:rsidRPr="001B0021">
          <w:rPr>
            <w:rFonts w:ascii="Times New Roman" w:hAnsi="Times New Roman"/>
            <w:i/>
            <w:sz w:val="24"/>
            <w:szCs w:val="24"/>
            <w:rPrChange w:id="2868" w:author="Britt Collins" w:date="2021-10-02T15:49:00Z">
              <w:rPr>
                <w:rFonts w:ascii="Times New Roman" w:hAnsi="Times New Roman"/>
                <w:sz w:val="24"/>
                <w:szCs w:val="24"/>
              </w:rPr>
            </w:rPrChange>
          </w:rPr>
          <w:t>Mondays-Thursdays,</w:t>
        </w:r>
      </w:ins>
      <w:ins w:id="2869" w:author="Britt Collins" w:date="2021-10-02T15:46:00Z">
        <w:r w:rsidRPr="001B0021">
          <w:rPr>
            <w:rFonts w:ascii="Times New Roman" w:hAnsi="Times New Roman"/>
            <w:i/>
            <w:sz w:val="24"/>
            <w:szCs w:val="24"/>
            <w:rPrChange w:id="2870" w:author="Britt Collins" w:date="2021-10-02T15:49:00Z">
              <w:rPr>
                <w:rFonts w:ascii="Times New Roman" w:hAnsi="Times New Roman"/>
                <w:sz w:val="24"/>
                <w:szCs w:val="24"/>
              </w:rPr>
            </w:rPrChange>
          </w:rPr>
          <w:t xml:space="preserve"> </w:t>
        </w:r>
      </w:ins>
      <w:ins w:id="2871" w:author="Britt Collins" w:date="2021-09-30T14:58:00Z">
        <w:r w:rsidR="006F31F6" w:rsidRPr="001B0021">
          <w:rPr>
            <w:rFonts w:ascii="Times New Roman" w:hAnsi="Times New Roman"/>
            <w:i/>
            <w:sz w:val="24"/>
            <w:szCs w:val="24"/>
            <w:rPrChange w:id="2872" w:author="Britt Collins" w:date="2021-10-02T15:49:00Z">
              <w:rPr>
                <w:rFonts w:ascii="Times New Roman" w:hAnsi="Times New Roman"/>
                <w:sz w:val="24"/>
                <w:szCs w:val="24"/>
              </w:rPr>
            </w:rPrChange>
          </w:rPr>
          <w:t>6-8pm, $4 schooners of VB</w:t>
        </w:r>
        <w:r w:rsidR="006F31F6" w:rsidRPr="000B0CC8">
          <w:rPr>
            <w:rFonts w:ascii="Times New Roman" w:hAnsi="Times New Roman"/>
            <w:sz w:val="24"/>
            <w:szCs w:val="24"/>
          </w:rPr>
          <w:t>. There was another sign beside that,</w:t>
        </w:r>
      </w:ins>
      <w:ins w:id="2873" w:author="Britt Collins" w:date="2021-10-02T15:49:00Z">
        <w:r w:rsidR="001B0021">
          <w:rPr>
            <w:rFonts w:ascii="Times New Roman" w:hAnsi="Times New Roman"/>
            <w:sz w:val="24"/>
            <w:szCs w:val="24"/>
          </w:rPr>
          <w:t xml:space="preserve"> </w:t>
        </w:r>
      </w:ins>
      <w:ins w:id="2874" w:author="Britt Collins" w:date="2021-09-30T14:58:00Z">
        <w:r w:rsidR="006F31F6" w:rsidRPr="001B0021">
          <w:rPr>
            <w:rFonts w:ascii="Times New Roman" w:hAnsi="Times New Roman"/>
            <w:i/>
            <w:sz w:val="24"/>
            <w:szCs w:val="24"/>
            <w:rPrChange w:id="2875" w:author="Britt Collins" w:date="2021-10-02T15:49:00Z">
              <w:rPr>
                <w:rFonts w:ascii="Times New Roman" w:hAnsi="Times New Roman"/>
                <w:sz w:val="24"/>
                <w:szCs w:val="24"/>
              </w:rPr>
            </w:rPrChange>
          </w:rPr>
          <w:t>Mondays-Thursdays, 6-8pm, Steak and Chips for $10</w:t>
        </w:r>
        <w:r w:rsidR="006F31F6" w:rsidRPr="000B0CC8">
          <w:rPr>
            <w:rFonts w:ascii="Times New Roman" w:hAnsi="Times New Roman"/>
            <w:sz w:val="24"/>
            <w:szCs w:val="24"/>
          </w:rPr>
          <w:t xml:space="preserve">. I made a mental note of the future dinner choice. The drinks offer was one I couldn’t refuse at that moment. Elle chose the venue to suit her student finances. The pub suited my wallet too. Having spent a fortune on my recent holiday. </w:t>
        </w:r>
      </w:ins>
    </w:p>
    <w:p w14:paraId="048E6F81" w14:textId="77777777" w:rsidR="00F17486" w:rsidRDefault="006F31F6" w:rsidP="001B0021">
      <w:pPr>
        <w:spacing w:line="480" w:lineRule="auto"/>
        <w:ind w:left="-5" w:right="15" w:firstLine="350"/>
        <w:rPr>
          <w:ins w:id="2876" w:author="Britt Collins" w:date="2021-10-04T10:38:00Z"/>
          <w:rFonts w:ascii="Times New Roman" w:hAnsi="Times New Roman"/>
          <w:sz w:val="24"/>
          <w:szCs w:val="24"/>
        </w:rPr>
      </w:pPr>
      <w:ins w:id="2877" w:author="Britt Collins" w:date="2021-09-30T14:58:00Z">
        <w:r w:rsidRPr="000B0CC8">
          <w:rPr>
            <w:rFonts w:ascii="Times New Roman" w:hAnsi="Times New Roman"/>
            <w:sz w:val="24"/>
            <w:szCs w:val="24"/>
          </w:rPr>
          <w:t xml:space="preserve">I wondered when I should bring out the holiday stories. Not being a person to drive conversation, it was Ella </w:t>
        </w:r>
      </w:ins>
      <w:ins w:id="2878" w:author="Britt Collins" w:date="2021-10-02T15:50:00Z">
        <w:r w:rsidR="001B0021">
          <w:rPr>
            <w:rFonts w:ascii="Times New Roman" w:hAnsi="Times New Roman"/>
            <w:sz w:val="24"/>
            <w:szCs w:val="24"/>
          </w:rPr>
          <w:t>who</w:t>
        </w:r>
      </w:ins>
      <w:ins w:id="2879" w:author="Britt Collins" w:date="2021-09-30T14:58:00Z">
        <w:r w:rsidRPr="000B0CC8">
          <w:rPr>
            <w:rFonts w:ascii="Times New Roman" w:hAnsi="Times New Roman"/>
            <w:sz w:val="24"/>
            <w:szCs w:val="24"/>
          </w:rPr>
          <w:t xml:space="preserve"> did the talking. </w:t>
        </w:r>
      </w:ins>
    </w:p>
    <w:p w14:paraId="4F166D44" w14:textId="0427C3C8" w:rsidR="00642ACE" w:rsidRDefault="006F31F6" w:rsidP="001B0021">
      <w:pPr>
        <w:spacing w:line="480" w:lineRule="auto"/>
        <w:ind w:left="-5" w:right="15" w:firstLine="350"/>
        <w:rPr>
          <w:ins w:id="2880" w:author="Britt Collins" w:date="2021-10-02T15:51:00Z"/>
          <w:rFonts w:ascii="Times New Roman" w:hAnsi="Times New Roman"/>
          <w:sz w:val="24"/>
          <w:szCs w:val="24"/>
        </w:rPr>
      </w:pPr>
      <w:ins w:id="2881" w:author="Britt Collins" w:date="2021-09-30T14:58:00Z">
        <w:r w:rsidRPr="000B0CC8">
          <w:rPr>
            <w:rFonts w:ascii="Times New Roman" w:hAnsi="Times New Roman"/>
            <w:sz w:val="24"/>
            <w:szCs w:val="24"/>
          </w:rPr>
          <w:t>She asked</w:t>
        </w:r>
      </w:ins>
      <w:ins w:id="2882" w:author="Britt Collins" w:date="2021-10-02T15:50:00Z">
        <w:r w:rsidR="001B0021">
          <w:rPr>
            <w:rFonts w:ascii="Times New Roman" w:hAnsi="Times New Roman"/>
            <w:sz w:val="24"/>
            <w:szCs w:val="24"/>
          </w:rPr>
          <w:t xml:space="preserve"> warmly</w:t>
        </w:r>
      </w:ins>
      <w:ins w:id="2883" w:author="Britt Collins" w:date="2021-09-30T14:58:00Z">
        <w:r w:rsidRPr="000B0CC8">
          <w:rPr>
            <w:rFonts w:ascii="Times New Roman" w:hAnsi="Times New Roman"/>
            <w:sz w:val="24"/>
            <w:szCs w:val="24"/>
          </w:rPr>
          <w:t xml:space="preserve">, </w:t>
        </w:r>
      </w:ins>
      <w:ins w:id="2884" w:author="Britt Collins" w:date="2021-10-02T15:50:00Z">
        <w:r w:rsidR="001B0021">
          <w:rPr>
            <w:rFonts w:ascii="Times New Roman" w:hAnsi="Times New Roman"/>
            <w:sz w:val="24"/>
            <w:szCs w:val="24"/>
          </w:rPr>
          <w:t>“H</w:t>
        </w:r>
      </w:ins>
      <w:ins w:id="2885" w:author="Britt Collins" w:date="2021-09-30T14:58:00Z">
        <w:r w:rsidRPr="000B0CC8">
          <w:rPr>
            <w:rFonts w:ascii="Times New Roman" w:hAnsi="Times New Roman"/>
            <w:sz w:val="24"/>
            <w:szCs w:val="24"/>
          </w:rPr>
          <w:t>ow are you?</w:t>
        </w:r>
      </w:ins>
      <w:ins w:id="2886" w:author="Britt Collins" w:date="2021-10-02T15:50:00Z">
        <w:r w:rsidR="001B0021">
          <w:rPr>
            <w:rFonts w:ascii="Times New Roman" w:hAnsi="Times New Roman"/>
            <w:sz w:val="24"/>
            <w:szCs w:val="24"/>
          </w:rPr>
          <w:t>”</w:t>
        </w:r>
      </w:ins>
      <w:ins w:id="2887" w:author="Britt Collins" w:date="2021-09-30T14:58:00Z">
        <w:r w:rsidRPr="000B0CC8">
          <w:rPr>
            <w:rFonts w:ascii="Times New Roman" w:hAnsi="Times New Roman"/>
            <w:sz w:val="24"/>
            <w:szCs w:val="24"/>
          </w:rPr>
          <w:t xml:space="preserve"> </w:t>
        </w:r>
      </w:ins>
      <w:ins w:id="2888" w:author="Britt Collins" w:date="2021-10-02T15:50:00Z">
        <w:r w:rsidR="001B0021">
          <w:rPr>
            <w:rFonts w:ascii="Times New Roman" w:hAnsi="Times New Roman"/>
            <w:sz w:val="24"/>
            <w:szCs w:val="24"/>
          </w:rPr>
          <w:t>and</w:t>
        </w:r>
      </w:ins>
      <w:ins w:id="2889" w:author="Britt Collins" w:date="2021-09-30T14:58:00Z">
        <w:r w:rsidRPr="000B0CC8">
          <w:rPr>
            <w:rFonts w:ascii="Times New Roman" w:hAnsi="Times New Roman"/>
            <w:sz w:val="24"/>
            <w:szCs w:val="24"/>
          </w:rPr>
          <w:t xml:space="preserve"> excitedly followed the question with, </w:t>
        </w:r>
      </w:ins>
      <w:ins w:id="2890" w:author="Britt Collins" w:date="2021-10-02T15:50:00Z">
        <w:r w:rsidR="001B0021">
          <w:rPr>
            <w:rFonts w:ascii="Times New Roman" w:hAnsi="Times New Roman"/>
            <w:sz w:val="24"/>
            <w:szCs w:val="24"/>
          </w:rPr>
          <w:t>“W</w:t>
        </w:r>
      </w:ins>
      <w:ins w:id="2891" w:author="Britt Collins" w:date="2021-09-30T14:58:00Z">
        <w:r w:rsidRPr="000B0CC8">
          <w:rPr>
            <w:rFonts w:ascii="Times New Roman" w:hAnsi="Times New Roman"/>
            <w:sz w:val="24"/>
            <w:szCs w:val="24"/>
          </w:rPr>
          <w:t>hat was your holiday like?</w:t>
        </w:r>
      </w:ins>
      <w:ins w:id="2892" w:author="Britt Collins" w:date="2021-10-02T15:50:00Z">
        <w:r w:rsidR="001B0021">
          <w:rPr>
            <w:rFonts w:ascii="Times New Roman" w:hAnsi="Times New Roman"/>
            <w:sz w:val="24"/>
            <w:szCs w:val="24"/>
          </w:rPr>
          <w:t>”</w:t>
        </w:r>
      </w:ins>
      <w:ins w:id="2893" w:author="Britt Collins" w:date="2021-09-30T14:58:00Z">
        <w:r w:rsidRPr="000B0CC8">
          <w:rPr>
            <w:rFonts w:ascii="Times New Roman" w:hAnsi="Times New Roman"/>
            <w:sz w:val="24"/>
            <w:szCs w:val="24"/>
          </w:rPr>
          <w:t>.</w:t>
        </w:r>
      </w:ins>
      <w:ins w:id="2894" w:author="Britt Collins" w:date="2021-10-02T15:50:00Z">
        <w:r w:rsidR="001B0021">
          <w:rPr>
            <w:rFonts w:ascii="Times New Roman" w:hAnsi="Times New Roman"/>
            <w:sz w:val="24"/>
            <w:szCs w:val="24"/>
          </w:rPr>
          <w:t xml:space="preserve"> </w:t>
        </w:r>
      </w:ins>
      <w:ins w:id="2895" w:author="Britt Collins" w:date="2021-09-30T14:58:00Z">
        <w:r w:rsidRPr="000B0CC8">
          <w:rPr>
            <w:rFonts w:ascii="Times New Roman" w:hAnsi="Times New Roman"/>
            <w:sz w:val="24"/>
            <w:szCs w:val="24"/>
          </w:rPr>
          <w:t>I</w:t>
        </w:r>
      </w:ins>
      <w:ins w:id="2896" w:author="Britt Collins" w:date="2021-10-02T15:50:00Z">
        <w:r w:rsidR="001B0021">
          <w:rPr>
            <w:rFonts w:ascii="Times New Roman" w:hAnsi="Times New Roman"/>
            <w:sz w:val="24"/>
            <w:szCs w:val="24"/>
          </w:rPr>
          <w:t>’</w:t>
        </w:r>
      </w:ins>
      <w:ins w:id="2897" w:author="Britt Collins" w:date="2021-09-30T14:58:00Z">
        <w:r w:rsidRPr="000B0CC8">
          <w:rPr>
            <w:rFonts w:ascii="Times New Roman" w:hAnsi="Times New Roman"/>
            <w:sz w:val="24"/>
            <w:szCs w:val="24"/>
          </w:rPr>
          <w:t xml:space="preserve">d forgotten I had texted her during my trip. I found Elle’s commanding voice very attractive. I was captivated by her sparkly eyes and cute </w:t>
        </w:r>
      </w:ins>
      <w:ins w:id="2898" w:author="Britt Collins" w:date="2021-10-02T15:51:00Z">
        <w:r w:rsidR="00642ACE">
          <w:rPr>
            <w:rFonts w:ascii="Times New Roman" w:hAnsi="Times New Roman"/>
            <w:sz w:val="24"/>
            <w:szCs w:val="24"/>
          </w:rPr>
          <w:t>turned-up</w:t>
        </w:r>
      </w:ins>
      <w:ins w:id="2899" w:author="Britt Collins" w:date="2021-09-30T14:58:00Z">
        <w:r w:rsidRPr="000B0CC8">
          <w:rPr>
            <w:rFonts w:ascii="Times New Roman" w:hAnsi="Times New Roman"/>
            <w:sz w:val="24"/>
            <w:szCs w:val="24"/>
          </w:rPr>
          <w:t xml:space="preserve"> nose. </w:t>
        </w:r>
      </w:ins>
    </w:p>
    <w:p w14:paraId="4833F183" w14:textId="3A70507A" w:rsidR="00642ACE" w:rsidRDefault="00642ACE" w:rsidP="001B0021">
      <w:pPr>
        <w:spacing w:line="480" w:lineRule="auto"/>
        <w:ind w:left="-5" w:right="15" w:firstLine="350"/>
        <w:rPr>
          <w:ins w:id="2900" w:author="Britt Collins" w:date="2021-10-02T15:51:00Z"/>
          <w:rFonts w:ascii="Times New Roman" w:hAnsi="Times New Roman"/>
          <w:sz w:val="24"/>
          <w:szCs w:val="24"/>
        </w:rPr>
      </w:pPr>
      <w:ins w:id="2901" w:author="Britt Collins" w:date="2021-10-02T15:51:00Z">
        <w:r>
          <w:rPr>
            <w:rFonts w:ascii="Times New Roman" w:hAnsi="Times New Roman"/>
            <w:sz w:val="24"/>
            <w:szCs w:val="24"/>
          </w:rPr>
          <w:t>“</w:t>
        </w:r>
      </w:ins>
      <w:ins w:id="2902" w:author="Britt Collins" w:date="2021-09-30T14:58:00Z">
        <w:r w:rsidR="006F31F6" w:rsidRPr="000B0CC8">
          <w:rPr>
            <w:rFonts w:ascii="Times New Roman" w:hAnsi="Times New Roman"/>
            <w:sz w:val="24"/>
            <w:szCs w:val="24"/>
          </w:rPr>
          <w:t>I’m good. The holiday was brill.</w:t>
        </w:r>
      </w:ins>
      <w:ins w:id="2903" w:author="Britt Collins" w:date="2021-10-02T15:51:00Z">
        <w:r>
          <w:rPr>
            <w:rFonts w:ascii="Times New Roman" w:hAnsi="Times New Roman"/>
            <w:sz w:val="24"/>
            <w:szCs w:val="24"/>
          </w:rPr>
          <w:t>”</w:t>
        </w:r>
      </w:ins>
      <w:ins w:id="2904" w:author="Britt Collins" w:date="2021-09-30T14:58:00Z">
        <w:r w:rsidR="006F31F6" w:rsidRPr="000B0CC8">
          <w:rPr>
            <w:rFonts w:ascii="Times New Roman" w:hAnsi="Times New Roman"/>
            <w:sz w:val="24"/>
            <w:szCs w:val="24"/>
          </w:rPr>
          <w:t xml:space="preserve"> I started with stories of Fraser Island. </w:t>
        </w:r>
      </w:ins>
      <w:ins w:id="2905" w:author="Britt Collins" w:date="2021-10-04T10:39:00Z">
        <w:r w:rsidR="00F17486" w:rsidRPr="00F17486">
          <w:rPr>
            <w:rFonts w:ascii="Times New Roman" w:hAnsi="Times New Roman"/>
            <w:b/>
            <w:sz w:val="24"/>
            <w:szCs w:val="24"/>
            <w:rPrChange w:id="2906" w:author="Britt Collins" w:date="2021-10-04T10:39:00Z">
              <w:rPr>
                <w:rFonts w:ascii="Times New Roman" w:hAnsi="Times New Roman"/>
                <w:sz w:val="24"/>
                <w:szCs w:val="24"/>
              </w:rPr>
            </w:rPrChange>
          </w:rPr>
          <w:t>SHOW, NOT TELL. DESCRIBE A COUPLE OF THE MEMORABLE ADVENTURES BRIEFLY</w:t>
        </w:r>
      </w:ins>
    </w:p>
    <w:p w14:paraId="71391301" w14:textId="07F5E3D2" w:rsidR="006F31F6" w:rsidRPr="000B0CC8" w:rsidRDefault="006F31F6">
      <w:pPr>
        <w:spacing w:line="480" w:lineRule="auto"/>
        <w:ind w:left="-5" w:right="15" w:firstLine="350"/>
        <w:rPr>
          <w:ins w:id="2907" w:author="Britt Collins" w:date="2021-09-30T14:58:00Z"/>
          <w:rFonts w:ascii="Times New Roman" w:hAnsi="Times New Roman"/>
          <w:sz w:val="24"/>
          <w:szCs w:val="24"/>
        </w:rPr>
        <w:pPrChange w:id="2908" w:author="Britt Collins" w:date="2021-10-02T15:49:00Z">
          <w:pPr>
            <w:ind w:left="-5" w:right="15"/>
          </w:pPr>
        </w:pPrChange>
      </w:pPr>
      <w:ins w:id="2909" w:author="Britt Collins" w:date="2021-09-30T14:58:00Z">
        <w:r w:rsidRPr="000B0CC8">
          <w:rPr>
            <w:rFonts w:ascii="Times New Roman" w:hAnsi="Times New Roman"/>
            <w:sz w:val="24"/>
            <w:szCs w:val="24"/>
          </w:rPr>
          <w:t xml:space="preserve">She corrected my phonetics. “It’s Frays-er Island, not Frayz-your island.” Like </w:t>
        </w:r>
      </w:ins>
      <w:ins w:id="2910" w:author="Britt Collins" w:date="2021-10-02T15:52:00Z">
        <w:r w:rsidR="00642ACE">
          <w:rPr>
            <w:rFonts w:ascii="Times New Roman" w:hAnsi="Times New Roman"/>
            <w:sz w:val="24"/>
            <w:szCs w:val="24"/>
          </w:rPr>
          <w:t>a typical</w:t>
        </w:r>
      </w:ins>
      <w:ins w:id="2911" w:author="Britt Collins" w:date="2021-09-30T14:58:00Z">
        <w:r w:rsidRPr="000B0CC8">
          <w:rPr>
            <w:rFonts w:ascii="Times New Roman" w:hAnsi="Times New Roman"/>
            <w:sz w:val="24"/>
            <w:szCs w:val="24"/>
          </w:rPr>
          <w:t xml:space="preserve"> Englishman did, I apologised</w:t>
        </w:r>
      </w:ins>
      <w:ins w:id="2912" w:author="Britt Collins" w:date="2021-10-02T15:52:00Z">
        <w:r w:rsidR="00642ACE">
          <w:rPr>
            <w:rFonts w:ascii="Times New Roman" w:hAnsi="Times New Roman"/>
            <w:sz w:val="24"/>
            <w:szCs w:val="24"/>
          </w:rPr>
          <w:t xml:space="preserve"> and</w:t>
        </w:r>
      </w:ins>
      <w:ins w:id="2913" w:author="Britt Collins" w:date="2021-09-30T14:58:00Z">
        <w:r w:rsidRPr="000B0CC8">
          <w:rPr>
            <w:rFonts w:ascii="Times New Roman" w:hAnsi="Times New Roman"/>
            <w:sz w:val="24"/>
            <w:szCs w:val="24"/>
          </w:rPr>
          <w:t xml:space="preserve"> continued</w:t>
        </w:r>
      </w:ins>
      <w:ins w:id="2914" w:author="Britt Collins" w:date="2021-10-02T15:52:00Z">
        <w:r w:rsidR="004B22A8">
          <w:rPr>
            <w:rFonts w:ascii="Times New Roman" w:hAnsi="Times New Roman"/>
            <w:sz w:val="24"/>
            <w:szCs w:val="24"/>
          </w:rPr>
          <w:t xml:space="preserve"> with snapshots, “It</w:t>
        </w:r>
      </w:ins>
      <w:ins w:id="2915" w:author="Britt Collins" w:date="2021-10-02T15:53:00Z">
        <w:r w:rsidR="004B22A8">
          <w:rPr>
            <w:rFonts w:ascii="Times New Roman" w:hAnsi="Times New Roman"/>
            <w:sz w:val="24"/>
            <w:szCs w:val="24"/>
          </w:rPr>
          <w:t>’s the largest sand island in the world… the bus driver drove this close to the trees... the bi</w:t>
        </w:r>
      </w:ins>
      <w:ins w:id="2916" w:author="Britt Collins" w:date="2021-10-02T15:54:00Z">
        <w:r w:rsidR="004B22A8">
          <w:rPr>
            <w:rFonts w:ascii="Times New Roman" w:hAnsi="Times New Roman"/>
            <w:sz w:val="24"/>
            <w:szCs w:val="24"/>
          </w:rPr>
          <w:t>-plane pilot didn’t even bother looking out the window</w:t>
        </w:r>
      </w:ins>
      <w:ins w:id="2917" w:author="Britt Collins" w:date="2021-10-02T15:53:00Z">
        <w:r w:rsidR="004B22A8">
          <w:rPr>
            <w:rFonts w:ascii="Times New Roman" w:hAnsi="Times New Roman"/>
            <w:sz w:val="24"/>
            <w:szCs w:val="24"/>
          </w:rPr>
          <w:t>.”</w:t>
        </w:r>
      </w:ins>
    </w:p>
    <w:p w14:paraId="6452789F" w14:textId="1FE28003" w:rsidR="006F31F6" w:rsidRPr="000B0CC8" w:rsidRDefault="006F31F6">
      <w:pPr>
        <w:spacing w:line="480" w:lineRule="auto"/>
        <w:ind w:left="-5" w:right="15" w:firstLine="350"/>
        <w:rPr>
          <w:ins w:id="2918" w:author="Britt Collins" w:date="2021-09-30T14:58:00Z"/>
          <w:rFonts w:ascii="Times New Roman" w:hAnsi="Times New Roman"/>
          <w:sz w:val="24"/>
          <w:szCs w:val="24"/>
        </w:rPr>
        <w:pPrChange w:id="2919" w:author="Britt Collins" w:date="2021-10-02T15:54:00Z">
          <w:pPr>
            <w:ind w:left="-5" w:right="15"/>
          </w:pPr>
        </w:pPrChange>
      </w:pPr>
      <w:ins w:id="2920" w:author="Britt Collins" w:date="2021-09-30T14:58:00Z">
        <w:r w:rsidRPr="000B0CC8">
          <w:rPr>
            <w:rFonts w:ascii="Times New Roman" w:hAnsi="Times New Roman"/>
            <w:sz w:val="24"/>
            <w:szCs w:val="24"/>
          </w:rPr>
          <w:t xml:space="preserve">Elle was captivated. Time had flown by. </w:t>
        </w:r>
      </w:ins>
      <w:ins w:id="2921" w:author="Britt Collins" w:date="2021-10-04T10:40:00Z">
        <w:r w:rsidR="00F17486">
          <w:rPr>
            <w:rFonts w:ascii="Times New Roman" w:hAnsi="Times New Roman"/>
            <w:sz w:val="24"/>
            <w:szCs w:val="24"/>
          </w:rPr>
          <w:t>She</w:t>
        </w:r>
      </w:ins>
      <w:ins w:id="2922" w:author="Britt Collins" w:date="2021-09-30T14:58:00Z">
        <w:r w:rsidRPr="000B0CC8">
          <w:rPr>
            <w:rFonts w:ascii="Times New Roman" w:hAnsi="Times New Roman"/>
            <w:sz w:val="24"/>
            <w:szCs w:val="24"/>
          </w:rPr>
          <w:t xml:space="preserve"> was looking at her watch signalling that she had to get back home to finish her studies. I looked at my empty glass of beer and was happily to see an end to proceedings. I kissed her goodnight and began walking back to the Manly ferry. My chest was pushed out and head held high. I felt confident I would see her again.</w:t>
        </w:r>
      </w:ins>
    </w:p>
    <w:p w14:paraId="27593284" w14:textId="77777777" w:rsidR="00F17486" w:rsidRDefault="00F17486">
      <w:pPr>
        <w:spacing w:line="480" w:lineRule="auto"/>
        <w:ind w:left="-5" w:right="15"/>
        <w:rPr>
          <w:ins w:id="2923" w:author="Britt Collins" w:date="2021-10-04T10:40:00Z"/>
          <w:rFonts w:ascii="Times New Roman" w:hAnsi="Times New Roman"/>
          <w:sz w:val="24"/>
          <w:szCs w:val="24"/>
        </w:rPr>
      </w:pPr>
    </w:p>
    <w:p w14:paraId="4AEA5290" w14:textId="1A042DFD" w:rsidR="006F31F6" w:rsidRPr="000B0CC8" w:rsidRDefault="006F31F6">
      <w:pPr>
        <w:spacing w:line="480" w:lineRule="auto"/>
        <w:ind w:left="-5" w:right="15"/>
        <w:rPr>
          <w:ins w:id="2924" w:author="Britt Collins" w:date="2021-09-30T14:58:00Z"/>
          <w:rFonts w:ascii="Times New Roman" w:hAnsi="Times New Roman"/>
          <w:sz w:val="24"/>
          <w:szCs w:val="24"/>
        </w:rPr>
        <w:pPrChange w:id="2925" w:author="Britt Collins" w:date="2021-09-30T15:06:00Z">
          <w:pPr>
            <w:ind w:left="-5" w:right="15"/>
          </w:pPr>
        </w:pPrChange>
      </w:pPr>
      <w:ins w:id="2926" w:author="Britt Collins" w:date="2021-09-30T14:58:00Z">
        <w:r w:rsidRPr="000B0CC8">
          <w:rPr>
            <w:rFonts w:ascii="Times New Roman" w:hAnsi="Times New Roman"/>
            <w:sz w:val="24"/>
            <w:szCs w:val="24"/>
          </w:rPr>
          <w:t xml:space="preserve">Over the next weeks my relationship with Elle began to develop. I texted her constantly. This wasn’t so bad outside of work. I didn’t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w:t>
        </w:r>
      </w:ins>
      <w:ins w:id="2927" w:author="Britt Collins" w:date="2021-10-04T10:41:00Z">
        <w:r w:rsidR="00F17486">
          <w:rPr>
            <w:rFonts w:ascii="Times New Roman" w:hAnsi="Times New Roman"/>
            <w:sz w:val="24"/>
            <w:szCs w:val="24"/>
          </w:rPr>
          <w:t>“</w:t>
        </w:r>
      </w:ins>
      <w:ins w:id="2928" w:author="Britt Collins" w:date="2021-09-30T14:58:00Z">
        <w:r w:rsidRPr="000B0CC8">
          <w:rPr>
            <w:rFonts w:ascii="Times New Roman" w:hAnsi="Times New Roman"/>
            <w:sz w:val="24"/>
            <w:szCs w:val="24"/>
          </w:rPr>
          <w:t>that your lady friend texting you?</w:t>
        </w:r>
      </w:ins>
      <w:ins w:id="2929" w:author="Britt Collins" w:date="2021-10-04T10:41:00Z">
        <w:r w:rsidR="00F17486">
          <w:rPr>
            <w:rFonts w:ascii="Times New Roman" w:hAnsi="Times New Roman"/>
            <w:sz w:val="24"/>
            <w:szCs w:val="24"/>
          </w:rPr>
          <w:t>”</w:t>
        </w:r>
      </w:ins>
      <w:ins w:id="2930" w:author="Britt Collins" w:date="2021-09-30T14:58:00Z">
        <w:r w:rsidRPr="000B0CC8">
          <w:rPr>
            <w:rFonts w:ascii="Times New Roman" w:hAnsi="Times New Roman"/>
            <w:sz w:val="24"/>
            <w:szCs w:val="24"/>
          </w:rPr>
          <w:t xml:space="preserve"> He waited to expose a flaw in your response. He could switch from friend mode to manager mode in a couple of sentences. He often complained to his boss about my lack of productivity. My thoughts at the time were </w:t>
        </w:r>
      </w:ins>
      <w:ins w:id="2931" w:author="Britt Collins" w:date="2021-10-04T10:41:00Z">
        <w:r w:rsidR="00F17486">
          <w:rPr>
            <w:rFonts w:ascii="Times New Roman" w:hAnsi="Times New Roman"/>
            <w:sz w:val="24"/>
            <w:szCs w:val="24"/>
          </w:rPr>
          <w:t>“</w:t>
        </w:r>
      </w:ins>
      <w:ins w:id="2932" w:author="Britt Collins" w:date="2021-09-30T14:58:00Z">
        <w:r w:rsidRPr="000B0CC8">
          <w:rPr>
            <w:rFonts w:ascii="Times New Roman" w:hAnsi="Times New Roman"/>
            <w:sz w:val="24"/>
            <w:szCs w:val="24"/>
          </w:rPr>
          <w:t xml:space="preserve">well, Mr Allam if you stopped flaming distracting me, and if Elle could stop sending me texts every </w:t>
        </w:r>
      </w:ins>
      <w:ins w:id="2933" w:author="Britt Collins" w:date="2021-10-04T10:41:00Z">
        <w:r w:rsidR="00F17486">
          <w:rPr>
            <w:rFonts w:ascii="Times New Roman" w:hAnsi="Times New Roman"/>
            <w:sz w:val="24"/>
            <w:szCs w:val="24"/>
          </w:rPr>
          <w:t>two</w:t>
        </w:r>
      </w:ins>
      <w:ins w:id="2934" w:author="Britt Collins" w:date="2021-09-30T14:58:00Z">
        <w:r w:rsidRPr="000B0CC8">
          <w:rPr>
            <w:rFonts w:ascii="Times New Roman" w:hAnsi="Times New Roman"/>
            <w:sz w:val="24"/>
            <w:szCs w:val="24"/>
          </w:rPr>
          <w:t xml:space="preserve"> minutes, we’d be more likely to meet your deadlines</w:t>
        </w:r>
      </w:ins>
      <w:ins w:id="2935" w:author="Britt Collins" w:date="2021-10-04T10:42:00Z">
        <w:r w:rsidR="00F17486">
          <w:rPr>
            <w:rFonts w:ascii="Times New Roman" w:hAnsi="Times New Roman"/>
            <w:sz w:val="24"/>
            <w:szCs w:val="24"/>
          </w:rPr>
          <w:t>”</w:t>
        </w:r>
      </w:ins>
      <w:ins w:id="2936" w:author="Britt Collins" w:date="2021-09-30T14:58:00Z">
        <w:r w:rsidRPr="000B0CC8">
          <w:rPr>
            <w:rFonts w:ascii="Times New Roman" w:hAnsi="Times New Roman"/>
            <w:sz w:val="24"/>
            <w:szCs w:val="24"/>
          </w:rPr>
          <w:t>.</w:t>
        </w:r>
      </w:ins>
    </w:p>
    <w:p w14:paraId="6348CF14" w14:textId="4D211133" w:rsidR="006F31F6" w:rsidRPr="000B0CC8" w:rsidRDefault="006F31F6">
      <w:pPr>
        <w:spacing w:line="480" w:lineRule="auto"/>
        <w:ind w:left="-5" w:right="15" w:firstLine="725"/>
        <w:rPr>
          <w:ins w:id="2937" w:author="Britt Collins" w:date="2021-09-30T14:58:00Z"/>
          <w:rFonts w:ascii="Times New Roman" w:hAnsi="Times New Roman"/>
          <w:sz w:val="24"/>
          <w:szCs w:val="24"/>
        </w:rPr>
        <w:pPrChange w:id="2938" w:author="Britt Collins" w:date="2021-10-04T10:42:00Z">
          <w:pPr>
            <w:ind w:left="-5" w:right="15"/>
          </w:pPr>
        </w:pPrChange>
      </w:pPr>
      <w:ins w:id="2939" w:author="Britt Collins" w:date="2021-09-30T14:58:00Z">
        <w:r w:rsidRPr="000B0CC8">
          <w:rPr>
            <w:rFonts w:ascii="Times New Roman" w:hAnsi="Times New Roman"/>
            <w:sz w:val="24"/>
            <w:szCs w:val="24"/>
          </w:rPr>
          <w:t>It was easy to befriend Dan</w:t>
        </w:r>
      </w:ins>
      <w:ins w:id="2940" w:author="Britt Collins" w:date="2021-10-04T10:43:00Z">
        <w:r w:rsidR="00F17486">
          <w:rPr>
            <w:rFonts w:ascii="Times New Roman" w:hAnsi="Times New Roman"/>
            <w:sz w:val="24"/>
            <w:szCs w:val="24"/>
          </w:rPr>
          <w:t xml:space="preserve">, who was </w:t>
        </w:r>
        <w:r w:rsidR="00F17486" w:rsidRPr="000B0CC8">
          <w:rPr>
            <w:rFonts w:ascii="Times New Roman" w:hAnsi="Times New Roman"/>
            <w:sz w:val="24"/>
            <w:szCs w:val="24"/>
          </w:rPr>
          <w:t>a rocker in a business suit minus the haircut</w:t>
        </w:r>
      </w:ins>
      <w:ins w:id="2941" w:author="Britt Collins" w:date="2021-09-30T14:58:00Z">
        <w:r w:rsidRPr="000B0CC8">
          <w:rPr>
            <w:rFonts w:ascii="Times New Roman" w:hAnsi="Times New Roman"/>
            <w:sz w:val="24"/>
            <w:szCs w:val="24"/>
          </w:rPr>
          <w:t xml:space="preserve">. </w:t>
        </w:r>
      </w:ins>
      <w:ins w:id="2942" w:author="Britt Collins" w:date="2021-10-04T10:43:00Z">
        <w:r w:rsidR="00F17486">
          <w:rPr>
            <w:rFonts w:ascii="Times New Roman" w:hAnsi="Times New Roman"/>
            <w:sz w:val="24"/>
            <w:szCs w:val="24"/>
          </w:rPr>
          <w:t>Aside from our Englishness, w</w:t>
        </w:r>
      </w:ins>
      <w:ins w:id="2943" w:author="Britt Collins" w:date="2021-09-30T14:58:00Z">
        <w:r w:rsidRPr="000B0CC8">
          <w:rPr>
            <w:rFonts w:ascii="Times New Roman" w:hAnsi="Times New Roman"/>
            <w:sz w:val="24"/>
            <w:szCs w:val="24"/>
          </w:rPr>
          <w:t>e shared many traits</w:t>
        </w:r>
      </w:ins>
      <w:ins w:id="2944" w:author="Britt Collins" w:date="2021-10-04T10:42:00Z">
        <w:r w:rsidR="00F17486">
          <w:rPr>
            <w:rFonts w:ascii="Times New Roman" w:hAnsi="Times New Roman"/>
            <w:sz w:val="24"/>
            <w:szCs w:val="24"/>
          </w:rPr>
          <w:t xml:space="preserve">, sense of humour, love </w:t>
        </w:r>
      </w:ins>
      <w:ins w:id="2945" w:author="Britt Collins" w:date="2021-10-04T10:43:00Z">
        <w:r w:rsidR="00F17486">
          <w:rPr>
            <w:rFonts w:ascii="Times New Roman" w:hAnsi="Times New Roman"/>
            <w:sz w:val="24"/>
            <w:szCs w:val="24"/>
          </w:rPr>
          <w:t xml:space="preserve">heavy metal and the </w:t>
        </w:r>
      </w:ins>
      <w:ins w:id="2946" w:author="Britt Collins" w:date="2021-10-04T10:42:00Z">
        <w:r w:rsidR="00F17486">
          <w:rPr>
            <w:rFonts w:ascii="Times New Roman" w:hAnsi="Times New Roman"/>
            <w:sz w:val="24"/>
            <w:szCs w:val="24"/>
          </w:rPr>
          <w:t xml:space="preserve">outdoors. </w:t>
        </w:r>
      </w:ins>
      <w:ins w:id="2947" w:author="Britt Collins" w:date="2021-09-30T14:58:00Z">
        <w:r w:rsidRPr="000B0CC8">
          <w:rPr>
            <w:rFonts w:ascii="Times New Roman" w:hAnsi="Times New Roman"/>
            <w:sz w:val="24"/>
            <w:szCs w:val="24"/>
          </w:rPr>
          <w:t>He knew Sydney's commercial district well. During lunchtimes, me and Mr Bradford would follow Dan’s lead. He changed up the food courts we visited but kept one place constant</w:t>
        </w:r>
      </w:ins>
      <w:ins w:id="2948" w:author="Britt Collins" w:date="2021-10-04T10:44:00Z">
        <w:r w:rsidR="00F17486">
          <w:rPr>
            <w:rFonts w:ascii="Times New Roman" w:hAnsi="Times New Roman"/>
            <w:sz w:val="24"/>
            <w:szCs w:val="24"/>
          </w:rPr>
          <w:t>,</w:t>
        </w:r>
      </w:ins>
      <w:ins w:id="2949" w:author="Britt Collins" w:date="2021-09-30T14:58:00Z">
        <w:r w:rsidRPr="000B0CC8">
          <w:rPr>
            <w:rFonts w:ascii="Times New Roman" w:hAnsi="Times New Roman"/>
            <w:sz w:val="24"/>
            <w:szCs w:val="24"/>
          </w:rPr>
          <w:t xml:space="preserve"> Allans + Billy Hyde Music, Sydney's largest music store. Dan had a penchant for the handmade, Maton acoustic guitar, Australia's best. I favoured electric guitars, especially the Gibson range. Dan tried his best to find a Maton that wasn’t secured like Fort Knox (they were very expensive musical instruments). After finding one and a free stool, he would begin finger picking a soft medley. He was in a state of ecstasy. His senses focussed solely on the music.</w:t>
        </w:r>
      </w:ins>
    </w:p>
    <w:p w14:paraId="7D05F7E1" w14:textId="6073E1A7" w:rsidR="00F17486" w:rsidRDefault="006F31F6" w:rsidP="00F17486">
      <w:pPr>
        <w:spacing w:line="480" w:lineRule="auto"/>
        <w:ind w:left="-5" w:right="15" w:firstLine="725"/>
        <w:rPr>
          <w:ins w:id="2950" w:author="Britt Collins" w:date="2021-10-04T10:45:00Z"/>
          <w:rFonts w:ascii="Times New Roman" w:hAnsi="Times New Roman"/>
          <w:sz w:val="24"/>
          <w:szCs w:val="24"/>
        </w:rPr>
      </w:pPr>
      <w:ins w:id="2951" w:author="Britt Collins" w:date="2021-09-30T14:58:00Z">
        <w:r w:rsidRPr="000B0CC8">
          <w:rPr>
            <w:rFonts w:ascii="Times New Roman" w:hAnsi="Times New Roman"/>
            <w:sz w:val="24"/>
            <w:szCs w:val="24"/>
          </w:rPr>
          <w:t>When he was in that zen state</w:t>
        </w:r>
      </w:ins>
      <w:ins w:id="2952" w:author="Britt Collins" w:date="2021-10-04T10:44:00Z">
        <w:r w:rsidR="00F17486">
          <w:rPr>
            <w:rFonts w:ascii="Times New Roman" w:hAnsi="Times New Roman"/>
            <w:sz w:val="24"/>
            <w:szCs w:val="24"/>
          </w:rPr>
          <w:t>,</w:t>
        </w:r>
      </w:ins>
      <w:ins w:id="2953" w:author="Britt Collins" w:date="2021-09-30T14:58:00Z">
        <w:r w:rsidRPr="000B0CC8">
          <w:rPr>
            <w:rFonts w:ascii="Times New Roman" w:hAnsi="Times New Roman"/>
            <w:sz w:val="24"/>
            <w:szCs w:val="24"/>
          </w:rPr>
          <w:t xml:space="preserve"> I would find and play an electric Gibson guitar. All the electric's were out of tune. Unfortunately, I did not have the ear to tune the guitar manually. I would always begin by playing The Animals classic </w:t>
        </w:r>
        <w:r w:rsidRPr="00F17486">
          <w:rPr>
            <w:rFonts w:ascii="Times New Roman" w:hAnsi="Times New Roman"/>
            <w:i/>
            <w:sz w:val="24"/>
            <w:szCs w:val="24"/>
            <w:rPrChange w:id="2954" w:author="Britt Collins" w:date="2021-10-04T10:44:00Z">
              <w:rPr>
                <w:rFonts w:ascii="Times New Roman" w:hAnsi="Times New Roman"/>
                <w:sz w:val="24"/>
                <w:szCs w:val="24"/>
              </w:rPr>
            </w:rPrChange>
          </w:rPr>
          <w:t>House of Rising Sun</w:t>
        </w:r>
        <w:r w:rsidRPr="000B0CC8">
          <w:rPr>
            <w:rFonts w:ascii="Times New Roman" w:hAnsi="Times New Roman"/>
            <w:sz w:val="24"/>
            <w:szCs w:val="24"/>
          </w:rPr>
          <w:t xml:space="preserve">. As I continued playing, I tried my hand at a song from the band The Smiths. If the lead guitarist, Johnny Marr, were present I'm sure he would say in a broad Mancunian accent </w:t>
        </w:r>
      </w:ins>
      <w:ins w:id="2955" w:author="Britt Collins" w:date="2021-10-04T10:45:00Z">
        <w:r w:rsidR="00F17486">
          <w:rPr>
            <w:rFonts w:ascii="Times New Roman" w:hAnsi="Times New Roman"/>
            <w:sz w:val="24"/>
            <w:szCs w:val="24"/>
          </w:rPr>
          <w:t>“</w:t>
        </w:r>
      </w:ins>
      <w:ins w:id="2956" w:author="Britt Collins" w:date="2021-09-30T14:58:00Z">
        <w:r w:rsidRPr="000B0CC8">
          <w:rPr>
            <w:rFonts w:ascii="Times New Roman" w:hAnsi="Times New Roman"/>
            <w:sz w:val="24"/>
            <w:szCs w:val="24"/>
          </w:rPr>
          <w:t>put that guitar down, you’ve murdered that tune</w:t>
        </w:r>
      </w:ins>
      <w:ins w:id="2957" w:author="Britt Collins" w:date="2021-10-04T10:45:00Z">
        <w:r w:rsidR="00F17486">
          <w:rPr>
            <w:rFonts w:ascii="Times New Roman" w:hAnsi="Times New Roman"/>
            <w:sz w:val="24"/>
            <w:szCs w:val="24"/>
          </w:rPr>
          <w:t>”</w:t>
        </w:r>
      </w:ins>
      <w:ins w:id="2958" w:author="Britt Collins" w:date="2021-09-30T14:58:00Z">
        <w:r w:rsidRPr="000B0CC8">
          <w:rPr>
            <w:rFonts w:ascii="Times New Roman" w:hAnsi="Times New Roman"/>
            <w:sz w:val="24"/>
            <w:szCs w:val="24"/>
          </w:rPr>
          <w:t xml:space="preserve">. After Dan removed himself from the Maton’s heart strings, he would walk over as I switched to my </w:t>
        </w:r>
      </w:ins>
      <w:ins w:id="2959" w:author="Britt Collins" w:date="2021-10-04T10:45:00Z">
        <w:r w:rsidR="00F17486">
          <w:rPr>
            <w:rFonts w:ascii="Times New Roman" w:hAnsi="Times New Roman"/>
            <w:sz w:val="24"/>
            <w:szCs w:val="24"/>
          </w:rPr>
          <w:t>thi</w:t>
        </w:r>
      </w:ins>
      <w:ins w:id="2960" w:author="Britt Collins" w:date="2021-09-30T14:58:00Z">
        <w:r w:rsidRPr="000B0CC8">
          <w:rPr>
            <w:rFonts w:ascii="Times New Roman" w:hAnsi="Times New Roman"/>
            <w:sz w:val="24"/>
            <w:szCs w:val="24"/>
          </w:rPr>
          <w:t xml:space="preserve">rd and final song on the set </w:t>
        </w:r>
        <w:r w:rsidRPr="000B0CC8">
          <w:rPr>
            <w:rFonts w:ascii="Times New Roman" w:hAnsi="Times New Roman"/>
            <w:sz w:val="24"/>
            <w:szCs w:val="24"/>
          </w:rPr>
          <w:lastRenderedPageBreak/>
          <w:t xml:space="preserve">list, </w:t>
        </w:r>
      </w:ins>
      <w:ins w:id="2961" w:author="Britt Collins" w:date="2021-10-04T10:45:00Z">
        <w:r w:rsidR="00F17486" w:rsidRPr="000B0CC8">
          <w:rPr>
            <w:rFonts w:ascii="Times New Roman" w:hAnsi="Times New Roman"/>
            <w:sz w:val="24"/>
            <w:szCs w:val="24"/>
          </w:rPr>
          <w:t>Dire Straits</w:t>
        </w:r>
        <w:r w:rsidR="00F17486">
          <w:rPr>
            <w:rFonts w:ascii="Times New Roman" w:hAnsi="Times New Roman"/>
            <w:sz w:val="24"/>
            <w:szCs w:val="24"/>
          </w:rPr>
          <w:t xml:space="preserve">’ </w:t>
        </w:r>
        <w:r w:rsidR="00F17486" w:rsidRPr="00F17486">
          <w:rPr>
            <w:rFonts w:ascii="Times New Roman" w:hAnsi="Times New Roman"/>
            <w:i/>
            <w:sz w:val="24"/>
            <w:szCs w:val="24"/>
            <w:rPrChange w:id="2962" w:author="Britt Collins" w:date="2021-10-04T10:46:00Z">
              <w:rPr>
                <w:rFonts w:ascii="Times New Roman" w:hAnsi="Times New Roman"/>
                <w:sz w:val="24"/>
                <w:szCs w:val="24"/>
              </w:rPr>
            </w:rPrChange>
          </w:rPr>
          <w:t xml:space="preserve">The </w:t>
        </w:r>
      </w:ins>
      <w:ins w:id="2963" w:author="Britt Collins" w:date="2021-09-30T14:58:00Z">
        <w:r w:rsidRPr="00F17486">
          <w:rPr>
            <w:rFonts w:ascii="Times New Roman" w:hAnsi="Times New Roman"/>
            <w:i/>
            <w:sz w:val="24"/>
            <w:szCs w:val="24"/>
            <w:rPrChange w:id="2964" w:author="Britt Collins" w:date="2021-10-04T10:46:00Z">
              <w:rPr>
                <w:rFonts w:ascii="Times New Roman" w:hAnsi="Times New Roman"/>
                <w:sz w:val="24"/>
                <w:szCs w:val="24"/>
              </w:rPr>
            </w:rPrChange>
          </w:rPr>
          <w:t>Sultans of Swing</w:t>
        </w:r>
        <w:r w:rsidRPr="000B0CC8">
          <w:rPr>
            <w:rFonts w:ascii="Times New Roman" w:hAnsi="Times New Roman"/>
            <w:sz w:val="24"/>
            <w:szCs w:val="24"/>
          </w:rPr>
          <w:t xml:space="preserve">. My rendition did nothing to doff the cap to the musical artistry of lead guitarist Mark Knopfler. It was more a gentle nod. </w:t>
        </w:r>
      </w:ins>
    </w:p>
    <w:p w14:paraId="7B3D249A" w14:textId="409F9A5A" w:rsidR="006F31F6" w:rsidRPr="000B0CC8" w:rsidRDefault="006F31F6">
      <w:pPr>
        <w:spacing w:line="480" w:lineRule="auto"/>
        <w:ind w:left="-5" w:right="15" w:firstLine="725"/>
        <w:rPr>
          <w:ins w:id="2965" w:author="Britt Collins" w:date="2021-09-30T14:58:00Z"/>
          <w:rFonts w:ascii="Times New Roman" w:hAnsi="Times New Roman"/>
          <w:sz w:val="24"/>
          <w:szCs w:val="24"/>
        </w:rPr>
        <w:pPrChange w:id="2966" w:author="Britt Collins" w:date="2021-10-04T10:44:00Z">
          <w:pPr>
            <w:ind w:left="-5" w:right="15"/>
          </w:pPr>
        </w:pPrChange>
      </w:pPr>
      <w:ins w:id="2967" w:author="Britt Collins" w:date="2021-09-30T14:58:00Z">
        <w:r w:rsidRPr="000B0CC8">
          <w:rPr>
            <w:rFonts w:ascii="Times New Roman" w:hAnsi="Times New Roman"/>
            <w:sz w:val="24"/>
            <w:szCs w:val="24"/>
          </w:rPr>
          <w:t xml:space="preserve">Dan, with his husky, base-y tone would say, "Mr Clarke… and </w:t>
        </w:r>
      </w:ins>
      <w:ins w:id="2968" w:author="Britt Collins" w:date="2021-10-04T10:46:00Z">
        <w:r w:rsidR="00F17486">
          <w:rPr>
            <w:rFonts w:ascii="Times New Roman" w:hAnsi="Times New Roman"/>
            <w:i/>
            <w:sz w:val="24"/>
            <w:szCs w:val="24"/>
          </w:rPr>
          <w:t>T</w:t>
        </w:r>
      </w:ins>
      <w:ins w:id="2969" w:author="Britt Collins" w:date="2021-09-30T14:58:00Z">
        <w:r w:rsidRPr="00F17486">
          <w:rPr>
            <w:rFonts w:ascii="Times New Roman" w:hAnsi="Times New Roman"/>
            <w:i/>
            <w:sz w:val="24"/>
            <w:szCs w:val="24"/>
            <w:rPrChange w:id="2970" w:author="Britt Collins" w:date="2021-10-04T10:45:00Z">
              <w:rPr>
                <w:rFonts w:ascii="Times New Roman" w:hAnsi="Times New Roman"/>
                <w:sz w:val="24"/>
                <w:szCs w:val="24"/>
              </w:rPr>
            </w:rPrChange>
          </w:rPr>
          <w:t>he Sultans of Swing</w:t>
        </w:r>
        <w:r w:rsidRPr="000B0CC8">
          <w:rPr>
            <w:rFonts w:ascii="Times New Roman" w:hAnsi="Times New Roman"/>
            <w:sz w:val="24"/>
            <w:szCs w:val="24"/>
          </w:rPr>
          <w:t>. Lovely." I was happy it received his appreciation.</w:t>
        </w:r>
      </w:ins>
    </w:p>
    <w:p w14:paraId="73B22F30" w14:textId="35E2B3EE" w:rsidR="006F31F6" w:rsidRPr="000B0CC8" w:rsidRDefault="006F31F6">
      <w:pPr>
        <w:spacing w:line="480" w:lineRule="auto"/>
        <w:ind w:left="-5" w:right="15" w:firstLine="725"/>
        <w:rPr>
          <w:ins w:id="2971" w:author="Britt Collins" w:date="2021-09-30T14:58:00Z"/>
          <w:rFonts w:ascii="Times New Roman" w:hAnsi="Times New Roman"/>
          <w:sz w:val="24"/>
          <w:szCs w:val="24"/>
        </w:rPr>
        <w:pPrChange w:id="2972" w:author="Britt Collins" w:date="2021-10-04T10:46:00Z">
          <w:pPr>
            <w:ind w:left="-5" w:right="15"/>
          </w:pPr>
        </w:pPrChange>
      </w:pPr>
      <w:ins w:id="2973" w:author="Britt Collins" w:date="2021-09-30T14:58:00Z">
        <w:r w:rsidRPr="000B0CC8">
          <w:rPr>
            <w:rFonts w:ascii="Times New Roman" w:hAnsi="Times New Roman"/>
            <w:sz w:val="24"/>
            <w:szCs w:val="24"/>
          </w:rPr>
          <w:t>The subject of the texts that Elle and I exchanged ranged from idle chit chat to borderline sex chat. When we weren't sexting</w:t>
        </w:r>
      </w:ins>
      <w:ins w:id="2974" w:author="Britt Collins" w:date="2021-10-04T10:46:00Z">
        <w:r w:rsidR="00F17486">
          <w:rPr>
            <w:rFonts w:ascii="Times New Roman" w:hAnsi="Times New Roman"/>
            <w:sz w:val="24"/>
            <w:szCs w:val="24"/>
          </w:rPr>
          <w:t xml:space="preserve">, </w:t>
        </w:r>
      </w:ins>
      <w:ins w:id="2975" w:author="Britt Collins" w:date="2021-09-30T14:58:00Z">
        <w:r w:rsidRPr="000B0CC8">
          <w:rPr>
            <w:rFonts w:ascii="Times New Roman" w:hAnsi="Times New Roman"/>
            <w:sz w:val="24"/>
            <w:szCs w:val="24"/>
          </w:rPr>
          <w:t xml:space="preserve">we continued dating. Date three was a visit to Hoyts Cinema in Sydney City Centre. 3D was seeing a resurgence on the big screen. The film of the moment </w:t>
        </w:r>
      </w:ins>
      <w:ins w:id="2976" w:author="Britt Collins" w:date="2021-10-04T10:47:00Z">
        <w:r w:rsidR="00F17486">
          <w:rPr>
            <w:rFonts w:ascii="Times New Roman" w:hAnsi="Times New Roman"/>
            <w:sz w:val="24"/>
            <w:szCs w:val="24"/>
          </w:rPr>
          <w:t xml:space="preserve">was </w:t>
        </w:r>
      </w:ins>
      <w:ins w:id="2977" w:author="Britt Collins" w:date="2021-09-30T14:58:00Z">
        <w:r w:rsidRPr="00F17486">
          <w:rPr>
            <w:rFonts w:ascii="Times New Roman" w:hAnsi="Times New Roman"/>
            <w:i/>
            <w:sz w:val="24"/>
            <w:szCs w:val="24"/>
            <w:rPrChange w:id="2978" w:author="Britt Collins" w:date="2021-10-04T10:47:00Z">
              <w:rPr>
                <w:rFonts w:ascii="Times New Roman" w:hAnsi="Times New Roman"/>
                <w:sz w:val="24"/>
                <w:szCs w:val="24"/>
              </w:rPr>
            </w:rPrChange>
          </w:rPr>
          <w:t>Avatar</w:t>
        </w:r>
        <w:r w:rsidRPr="000B0CC8">
          <w:rPr>
            <w:rFonts w:ascii="Times New Roman" w:hAnsi="Times New Roman"/>
            <w:sz w:val="24"/>
            <w:szCs w:val="24"/>
          </w:rPr>
          <w:t xml:space="preserve">. Given it was a 3D film, we </w:t>
        </w:r>
      </w:ins>
      <w:ins w:id="2979" w:author="Britt Collins" w:date="2021-10-04T10:47:00Z">
        <w:r w:rsidR="00F17486">
          <w:rPr>
            <w:rFonts w:ascii="Times New Roman" w:hAnsi="Times New Roman"/>
            <w:sz w:val="24"/>
            <w:szCs w:val="24"/>
          </w:rPr>
          <w:t>had</w:t>
        </w:r>
      </w:ins>
      <w:ins w:id="2980" w:author="Britt Collins" w:date="2021-09-30T14:58:00Z">
        <w:r w:rsidRPr="000B0CC8">
          <w:rPr>
            <w:rFonts w:ascii="Times New Roman" w:hAnsi="Times New Roman"/>
            <w:sz w:val="24"/>
            <w:szCs w:val="24"/>
          </w:rPr>
          <w:t xml:space="preserve"> to wear 3D Glasses. It was doubly frustrating for four-eyed me, who had to wear the 3D glasses over my ordinary specs. It was a great film </w:t>
        </w:r>
      </w:ins>
      <w:ins w:id="2981" w:author="Britt Collins" w:date="2021-10-04T10:47:00Z">
        <w:r w:rsidR="00F17486">
          <w:rPr>
            <w:rFonts w:ascii="Times New Roman" w:hAnsi="Times New Roman"/>
            <w:sz w:val="24"/>
            <w:szCs w:val="24"/>
          </w:rPr>
          <w:t>with</w:t>
        </w:r>
      </w:ins>
      <w:ins w:id="2982" w:author="Britt Collins" w:date="2021-09-30T14:58:00Z">
        <w:r w:rsidRPr="000B0CC8">
          <w:rPr>
            <w:rFonts w:ascii="Times New Roman" w:hAnsi="Times New Roman"/>
            <w:sz w:val="24"/>
            <w:szCs w:val="24"/>
          </w:rPr>
          <w:t xml:space="preserve"> moments of love, sadness and euphoria.</w:t>
        </w:r>
      </w:ins>
    </w:p>
    <w:p w14:paraId="15C93F66" w14:textId="65CFA4AC" w:rsidR="006F31F6" w:rsidRPr="000B0CC8" w:rsidRDefault="006F31F6">
      <w:pPr>
        <w:spacing w:line="480" w:lineRule="auto"/>
        <w:ind w:left="-5" w:right="15" w:firstLine="725"/>
        <w:rPr>
          <w:ins w:id="2983" w:author="Britt Collins" w:date="2021-09-30T14:58:00Z"/>
          <w:rFonts w:ascii="Times New Roman" w:hAnsi="Times New Roman"/>
          <w:sz w:val="24"/>
          <w:szCs w:val="24"/>
        </w:rPr>
        <w:pPrChange w:id="2984" w:author="Britt Collins" w:date="2021-10-04T10:47:00Z">
          <w:pPr>
            <w:ind w:left="-5" w:right="15"/>
          </w:pPr>
        </w:pPrChange>
      </w:pPr>
      <w:ins w:id="2985" w:author="Britt Collins" w:date="2021-09-30T14:58:00Z">
        <w:r w:rsidRPr="000B0CC8">
          <w:rPr>
            <w:rFonts w:ascii="Times New Roman" w:hAnsi="Times New Roman"/>
            <w:sz w:val="24"/>
            <w:szCs w:val="24"/>
          </w:rPr>
          <w:t xml:space="preserve">Elle and I, up until this point, had only kissed each other at the end of the date. Time spent sitting together in the cinema allowed a chance be more affectionate. I slowly reached out and held her hand. I could feel her grip tighten. We turned and tried to kiss each other, but the 3D glasses stopped our lips from meeting. We smiled, removed the glasses and began kissing. Elle enthusiastically asked me to follow her lead. She wanted a reproduction of the 101 Dalmatians kissing moment. We improvised, using popcorn instead of spaghetti. </w:t>
        </w:r>
      </w:ins>
      <w:ins w:id="2986" w:author="Britt Collins" w:date="2021-10-04T10:48:00Z">
        <w:r w:rsidR="00F17486">
          <w:rPr>
            <w:rFonts w:ascii="Times New Roman" w:hAnsi="Times New Roman"/>
            <w:sz w:val="24"/>
            <w:szCs w:val="24"/>
          </w:rPr>
          <w:t>W</w:t>
        </w:r>
      </w:ins>
      <w:ins w:id="2987" w:author="Britt Collins" w:date="2021-09-30T14:58:00Z">
        <w:r w:rsidRPr="000B0CC8">
          <w:rPr>
            <w:rFonts w:ascii="Times New Roman" w:hAnsi="Times New Roman"/>
            <w:sz w:val="24"/>
            <w:szCs w:val="24"/>
          </w:rPr>
          <w:t>e were beginning to feel comfortable in each other's company.</w:t>
        </w:r>
      </w:ins>
    </w:p>
    <w:p w14:paraId="4E3626A4" w14:textId="672C054B" w:rsidR="006F31F6" w:rsidRPr="000B0CC8" w:rsidRDefault="006F31F6">
      <w:pPr>
        <w:spacing w:line="480" w:lineRule="auto"/>
        <w:ind w:left="-5" w:right="15" w:firstLine="350"/>
        <w:rPr>
          <w:ins w:id="2988" w:author="Britt Collins" w:date="2021-09-30T14:58:00Z"/>
          <w:rFonts w:ascii="Times New Roman" w:hAnsi="Times New Roman"/>
          <w:sz w:val="24"/>
          <w:szCs w:val="24"/>
        </w:rPr>
        <w:pPrChange w:id="2989" w:author="Britt Collins" w:date="2021-10-04T10:50:00Z">
          <w:pPr>
            <w:numPr>
              <w:numId w:val="9"/>
            </w:numPr>
            <w:ind w:left="600" w:right="15" w:hanging="210"/>
          </w:pPr>
        </w:pPrChange>
      </w:pPr>
      <w:ins w:id="2990" w:author="Britt Collins" w:date="2021-09-30T14:58:00Z">
        <w:r w:rsidRPr="000B0CC8">
          <w:rPr>
            <w:rFonts w:ascii="Times New Roman" w:hAnsi="Times New Roman"/>
            <w:sz w:val="24"/>
            <w:szCs w:val="24"/>
          </w:rPr>
          <w:t xml:space="preserve">Elle </w:t>
        </w:r>
      </w:ins>
      <w:ins w:id="2991" w:author="Britt Collins" w:date="2021-10-04T10:48:00Z">
        <w:r w:rsidR="00F17486">
          <w:rPr>
            <w:rFonts w:ascii="Times New Roman" w:hAnsi="Times New Roman"/>
            <w:sz w:val="24"/>
            <w:szCs w:val="24"/>
          </w:rPr>
          <w:t>invited</w:t>
        </w:r>
      </w:ins>
      <w:ins w:id="2992" w:author="Britt Collins" w:date="2021-09-30T14:58:00Z">
        <w:r w:rsidRPr="000B0CC8">
          <w:rPr>
            <w:rFonts w:ascii="Times New Roman" w:hAnsi="Times New Roman"/>
            <w:sz w:val="24"/>
            <w:szCs w:val="24"/>
          </w:rPr>
          <w:t xml:space="preserve"> me </w:t>
        </w:r>
      </w:ins>
      <w:ins w:id="2993" w:author="Britt Collins" w:date="2021-10-04T10:48:00Z">
        <w:r w:rsidR="00F17486">
          <w:rPr>
            <w:rFonts w:ascii="Times New Roman" w:hAnsi="Times New Roman"/>
            <w:sz w:val="24"/>
            <w:szCs w:val="24"/>
          </w:rPr>
          <w:t xml:space="preserve">to </w:t>
        </w:r>
      </w:ins>
      <w:ins w:id="2994" w:author="Britt Collins" w:date="2021-09-30T14:58:00Z">
        <w:r w:rsidRPr="000B0CC8">
          <w:rPr>
            <w:rFonts w:ascii="Times New Roman" w:hAnsi="Times New Roman"/>
            <w:sz w:val="24"/>
            <w:szCs w:val="24"/>
          </w:rPr>
          <w:t xml:space="preserve">via text at her student flat in Annandale. I </w:t>
        </w:r>
      </w:ins>
      <w:ins w:id="2995" w:author="Britt Collins" w:date="2021-10-04T10:49:00Z">
        <w:r w:rsidR="00DE3FC2">
          <w:rPr>
            <w:rFonts w:ascii="Times New Roman" w:hAnsi="Times New Roman"/>
            <w:sz w:val="24"/>
            <w:szCs w:val="24"/>
          </w:rPr>
          <w:t>text</w:t>
        </w:r>
      </w:ins>
      <w:ins w:id="2996" w:author="Britt Collins" w:date="2021-09-30T14:58:00Z">
        <w:r w:rsidRPr="000B0CC8">
          <w:rPr>
            <w:rFonts w:ascii="Times New Roman" w:hAnsi="Times New Roman"/>
            <w:sz w:val="24"/>
            <w:szCs w:val="24"/>
          </w:rPr>
          <w:t xml:space="preserve">ed an enthusiastic </w:t>
        </w:r>
      </w:ins>
      <w:ins w:id="2997" w:author="Britt Collins" w:date="2021-10-04T10:49:00Z">
        <w:r w:rsidR="00DE3FC2">
          <w:rPr>
            <w:rFonts w:ascii="Times New Roman" w:hAnsi="Times New Roman"/>
            <w:sz w:val="24"/>
            <w:szCs w:val="24"/>
          </w:rPr>
          <w:t>‘</w:t>
        </w:r>
      </w:ins>
      <w:ins w:id="2998" w:author="Britt Collins" w:date="2021-09-30T14:58:00Z">
        <w:r w:rsidRPr="000B0CC8">
          <w:rPr>
            <w:rFonts w:ascii="Times New Roman" w:hAnsi="Times New Roman"/>
            <w:sz w:val="24"/>
            <w:szCs w:val="24"/>
          </w:rPr>
          <w:t>Yes</w:t>
        </w:r>
      </w:ins>
      <w:ins w:id="2999" w:author="Britt Collins" w:date="2021-10-04T10:49:00Z">
        <w:r w:rsidR="00DE3FC2">
          <w:rPr>
            <w:rFonts w:ascii="Times New Roman" w:hAnsi="Times New Roman"/>
            <w:sz w:val="24"/>
            <w:szCs w:val="24"/>
          </w:rPr>
          <w:t>’</w:t>
        </w:r>
      </w:ins>
      <w:ins w:id="3000" w:author="Britt Collins" w:date="2021-09-30T14:58:00Z">
        <w:r w:rsidRPr="000B0CC8">
          <w:rPr>
            <w:rFonts w:ascii="Times New Roman" w:hAnsi="Times New Roman"/>
            <w:sz w:val="24"/>
            <w:szCs w:val="24"/>
          </w:rPr>
          <w:t>. I felt nervous. This would be the first time visiting a date’s home. When I finished work, I hopped on the bus</w:t>
        </w:r>
      </w:ins>
      <w:ins w:id="3001" w:author="Britt Collins" w:date="2021-10-04T10:49:00Z">
        <w:r w:rsidR="00DE3FC2">
          <w:rPr>
            <w:rFonts w:ascii="Times New Roman" w:hAnsi="Times New Roman"/>
            <w:sz w:val="24"/>
            <w:szCs w:val="24"/>
          </w:rPr>
          <w:t>, wondering what she’d cook and what she expected of me.</w:t>
        </w:r>
      </w:ins>
      <w:ins w:id="3002" w:author="Britt Collins" w:date="2021-09-30T14:58:00Z">
        <w:r w:rsidRPr="000B0CC8">
          <w:rPr>
            <w:rFonts w:ascii="Times New Roman" w:hAnsi="Times New Roman"/>
            <w:sz w:val="24"/>
            <w:szCs w:val="24"/>
          </w:rPr>
          <w:t xml:space="preserve"> Stupidly, I didn't think to find the location of her flat on my map</w:t>
        </w:r>
      </w:ins>
      <w:ins w:id="3003" w:author="Britt Collins" w:date="2021-10-04T10:50:00Z">
        <w:r w:rsidR="00DE3FC2">
          <w:rPr>
            <w:rFonts w:ascii="Times New Roman" w:hAnsi="Times New Roman"/>
            <w:sz w:val="24"/>
            <w:szCs w:val="24"/>
          </w:rPr>
          <w:t xml:space="preserve"> but</w:t>
        </w:r>
      </w:ins>
      <w:ins w:id="3004" w:author="Britt Collins" w:date="2021-09-30T14:58:00Z">
        <w:r w:rsidRPr="000B0CC8">
          <w:rPr>
            <w:rFonts w:ascii="Times New Roman" w:hAnsi="Times New Roman"/>
            <w:sz w:val="24"/>
            <w:szCs w:val="24"/>
          </w:rPr>
          <w:t xml:space="preserve"> </w:t>
        </w:r>
      </w:ins>
      <w:ins w:id="3005" w:author="Britt Collins" w:date="2021-10-04T10:50:00Z">
        <w:r w:rsidR="00DE3FC2">
          <w:rPr>
            <w:rFonts w:ascii="Times New Roman" w:hAnsi="Times New Roman"/>
            <w:sz w:val="24"/>
            <w:szCs w:val="24"/>
          </w:rPr>
          <w:t>she</w:t>
        </w:r>
      </w:ins>
      <w:ins w:id="3006" w:author="Britt Collins" w:date="2021-09-30T14:58:00Z">
        <w:r w:rsidRPr="000B0CC8">
          <w:rPr>
            <w:rFonts w:ascii="Times New Roman" w:hAnsi="Times New Roman"/>
            <w:sz w:val="24"/>
            <w:szCs w:val="24"/>
          </w:rPr>
          <w:t xml:space="preserve"> provided easy</w:t>
        </w:r>
      </w:ins>
      <w:ins w:id="3007" w:author="Britt Collins" w:date="2021-10-04T10:50:00Z">
        <w:r w:rsidR="00DE3FC2">
          <w:rPr>
            <w:rFonts w:ascii="Times New Roman" w:hAnsi="Times New Roman"/>
            <w:sz w:val="24"/>
            <w:szCs w:val="24"/>
          </w:rPr>
          <w:t>-</w:t>
        </w:r>
      </w:ins>
      <w:ins w:id="3008" w:author="Britt Collins" w:date="2021-09-30T14:58:00Z">
        <w:r w:rsidRPr="000B0CC8">
          <w:rPr>
            <w:rFonts w:ascii="Times New Roman" w:hAnsi="Times New Roman"/>
            <w:sz w:val="24"/>
            <w:szCs w:val="24"/>
          </w:rPr>
          <w:t>to</w:t>
        </w:r>
      </w:ins>
      <w:ins w:id="3009" w:author="Britt Collins" w:date="2021-10-04T10:50:00Z">
        <w:r w:rsidR="00DE3FC2">
          <w:rPr>
            <w:rFonts w:ascii="Times New Roman" w:hAnsi="Times New Roman"/>
            <w:sz w:val="24"/>
            <w:szCs w:val="24"/>
          </w:rPr>
          <w:t>-</w:t>
        </w:r>
      </w:ins>
      <w:ins w:id="3010" w:author="Britt Collins" w:date="2021-09-30T14:58:00Z">
        <w:r w:rsidRPr="000B0CC8">
          <w:rPr>
            <w:rFonts w:ascii="Times New Roman" w:hAnsi="Times New Roman"/>
            <w:sz w:val="24"/>
            <w:szCs w:val="24"/>
          </w:rPr>
          <w:t>follow directions in one of her many texts.</w:t>
        </w:r>
      </w:ins>
    </w:p>
    <w:p w14:paraId="71A75D7D" w14:textId="77777777" w:rsidR="00DE3FC2" w:rsidRDefault="006F31F6" w:rsidP="00DE3FC2">
      <w:pPr>
        <w:spacing w:line="480" w:lineRule="auto"/>
        <w:ind w:left="-5" w:right="15" w:firstLine="350"/>
        <w:rPr>
          <w:ins w:id="3011" w:author="Britt Collins" w:date="2021-10-04T10:51:00Z"/>
          <w:rFonts w:ascii="Times New Roman" w:hAnsi="Times New Roman"/>
          <w:sz w:val="24"/>
          <w:szCs w:val="24"/>
        </w:rPr>
      </w:pPr>
      <w:ins w:id="3012" w:author="Britt Collins" w:date="2021-09-30T14:58:00Z">
        <w:r w:rsidRPr="000B0CC8">
          <w:rPr>
            <w:rFonts w:ascii="Times New Roman" w:hAnsi="Times New Roman"/>
            <w:sz w:val="24"/>
            <w:szCs w:val="24"/>
          </w:rPr>
          <w:t xml:space="preserve">I knocked. It took a short time before the door flung open and a welcoming figure appeared. Elle stud there with arms wide open and a smile on her face. </w:t>
        </w:r>
      </w:ins>
      <w:ins w:id="3013" w:author="Britt Collins" w:date="2021-10-04T10:51:00Z">
        <w:r w:rsidR="00DE3FC2">
          <w:rPr>
            <w:rFonts w:ascii="Times New Roman" w:hAnsi="Times New Roman"/>
            <w:sz w:val="24"/>
            <w:szCs w:val="24"/>
          </w:rPr>
          <w:t>“</w:t>
        </w:r>
      </w:ins>
      <w:ins w:id="3014" w:author="Britt Collins" w:date="2021-09-30T14:58:00Z">
        <w:r w:rsidRPr="000B0CC8">
          <w:rPr>
            <w:rFonts w:ascii="Times New Roman" w:hAnsi="Times New Roman"/>
            <w:sz w:val="24"/>
            <w:szCs w:val="24"/>
          </w:rPr>
          <w:t>Dave</w:t>
        </w:r>
      </w:ins>
      <w:ins w:id="3015" w:author="Britt Collins" w:date="2021-10-04T10:51:00Z">
        <w:r w:rsidR="00DE3FC2">
          <w:rPr>
            <w:rFonts w:ascii="Times New Roman" w:hAnsi="Times New Roman"/>
            <w:sz w:val="24"/>
            <w:szCs w:val="24"/>
          </w:rPr>
          <w:t>,”</w:t>
        </w:r>
      </w:ins>
      <w:ins w:id="3016" w:author="Britt Collins" w:date="2021-09-30T14:58:00Z">
        <w:r w:rsidRPr="000B0CC8">
          <w:rPr>
            <w:rFonts w:ascii="Times New Roman" w:hAnsi="Times New Roman"/>
            <w:sz w:val="24"/>
            <w:szCs w:val="24"/>
          </w:rPr>
          <w:t xml:space="preserve"> she </w:t>
        </w:r>
      </w:ins>
      <w:ins w:id="3017" w:author="Britt Collins" w:date="2021-10-04T10:50:00Z">
        <w:r w:rsidR="00DE3FC2">
          <w:rPr>
            <w:rFonts w:ascii="Times New Roman" w:hAnsi="Times New Roman"/>
            <w:sz w:val="24"/>
            <w:szCs w:val="24"/>
          </w:rPr>
          <w:t xml:space="preserve">said, with </w:t>
        </w:r>
      </w:ins>
      <w:ins w:id="3018" w:author="Britt Collins" w:date="2021-09-30T14:58:00Z">
        <w:r w:rsidRPr="000B0CC8">
          <w:rPr>
            <w:rFonts w:ascii="Times New Roman" w:hAnsi="Times New Roman"/>
            <w:sz w:val="24"/>
            <w:szCs w:val="24"/>
          </w:rPr>
          <w:t xml:space="preserve">the same warm embrace I remember from our second date. We kissed. </w:t>
        </w:r>
      </w:ins>
      <w:ins w:id="3019" w:author="Britt Collins" w:date="2021-10-04T10:51:00Z">
        <w:r w:rsidR="00DE3FC2">
          <w:rPr>
            <w:rFonts w:ascii="Times New Roman" w:hAnsi="Times New Roman"/>
            <w:sz w:val="24"/>
            <w:szCs w:val="24"/>
          </w:rPr>
          <w:t xml:space="preserve">Untangling myself from her embrace, </w:t>
        </w:r>
      </w:ins>
      <w:ins w:id="3020" w:author="Britt Collins" w:date="2021-09-30T14:58:00Z">
        <w:r w:rsidRPr="000B0CC8">
          <w:rPr>
            <w:rFonts w:ascii="Times New Roman" w:hAnsi="Times New Roman"/>
            <w:sz w:val="24"/>
            <w:szCs w:val="24"/>
          </w:rPr>
          <w:t xml:space="preserve">she looked disappointed. </w:t>
        </w:r>
      </w:ins>
    </w:p>
    <w:p w14:paraId="5BC426DC" w14:textId="77777777" w:rsidR="00DE3FC2" w:rsidRDefault="006F31F6" w:rsidP="00DE3FC2">
      <w:pPr>
        <w:spacing w:line="480" w:lineRule="auto"/>
        <w:ind w:left="-5" w:right="15" w:firstLine="350"/>
        <w:rPr>
          <w:ins w:id="3021" w:author="Britt Collins" w:date="2021-10-04T10:52:00Z"/>
          <w:rFonts w:ascii="Times New Roman" w:hAnsi="Times New Roman"/>
          <w:sz w:val="24"/>
          <w:szCs w:val="24"/>
        </w:rPr>
      </w:pPr>
      <w:ins w:id="3022" w:author="Britt Collins" w:date="2021-09-30T14:58:00Z">
        <w:r w:rsidRPr="000B0CC8">
          <w:rPr>
            <w:rFonts w:ascii="Times New Roman" w:hAnsi="Times New Roman"/>
            <w:sz w:val="24"/>
            <w:szCs w:val="24"/>
          </w:rPr>
          <w:t>Being a forthcoming person, she said</w:t>
        </w:r>
      </w:ins>
      <w:ins w:id="3023" w:author="Britt Collins" w:date="2021-10-04T10:51:00Z">
        <w:r w:rsidR="00DE3FC2">
          <w:rPr>
            <w:rFonts w:ascii="Times New Roman" w:hAnsi="Times New Roman"/>
            <w:sz w:val="24"/>
            <w:szCs w:val="24"/>
          </w:rPr>
          <w:t>,</w:t>
        </w:r>
      </w:ins>
      <w:ins w:id="3024" w:author="Britt Collins" w:date="2021-09-30T14:58:00Z">
        <w:r w:rsidRPr="000B0CC8">
          <w:rPr>
            <w:rFonts w:ascii="Times New Roman" w:hAnsi="Times New Roman"/>
            <w:sz w:val="24"/>
            <w:szCs w:val="24"/>
          </w:rPr>
          <w:t xml:space="preserve"> </w:t>
        </w:r>
      </w:ins>
      <w:ins w:id="3025" w:author="Britt Collins" w:date="2021-10-04T10:51:00Z">
        <w:r w:rsidR="00DE3FC2">
          <w:rPr>
            <w:rFonts w:ascii="Times New Roman" w:hAnsi="Times New Roman"/>
            <w:sz w:val="24"/>
            <w:szCs w:val="24"/>
          </w:rPr>
          <w:t>“</w:t>
        </w:r>
      </w:ins>
      <w:ins w:id="3026" w:author="Britt Collins" w:date="2021-09-30T14:58:00Z">
        <w:r w:rsidRPr="000B0CC8">
          <w:rPr>
            <w:rFonts w:ascii="Times New Roman" w:hAnsi="Times New Roman"/>
            <w:sz w:val="24"/>
            <w:szCs w:val="24"/>
          </w:rPr>
          <w:t>Where is my gift?</w:t>
        </w:r>
      </w:ins>
      <w:ins w:id="3027" w:author="Britt Collins" w:date="2021-10-04T10:51:00Z">
        <w:r w:rsidR="00DE3FC2">
          <w:rPr>
            <w:rFonts w:ascii="Times New Roman" w:hAnsi="Times New Roman"/>
            <w:sz w:val="24"/>
            <w:szCs w:val="24"/>
          </w:rPr>
          <w:t>”</w:t>
        </w:r>
      </w:ins>
      <w:ins w:id="3028" w:author="Britt Collins" w:date="2021-09-30T14:58:00Z">
        <w:r w:rsidRPr="000B0CC8">
          <w:rPr>
            <w:rFonts w:ascii="Times New Roman" w:hAnsi="Times New Roman"/>
            <w:sz w:val="24"/>
            <w:szCs w:val="24"/>
          </w:rPr>
          <w:t xml:space="preserve"> There was an uncomfortable pause. </w:t>
        </w:r>
      </w:ins>
      <w:ins w:id="3029" w:author="Britt Collins" w:date="2021-10-04T10:52:00Z">
        <w:r w:rsidR="00DE3FC2">
          <w:rPr>
            <w:rFonts w:ascii="Times New Roman" w:hAnsi="Times New Roman"/>
            <w:sz w:val="24"/>
            <w:szCs w:val="24"/>
          </w:rPr>
          <w:t>“</w:t>
        </w:r>
      </w:ins>
      <w:ins w:id="3030" w:author="Britt Collins" w:date="2021-09-30T14:58:00Z">
        <w:r w:rsidRPr="000B0CC8">
          <w:rPr>
            <w:rFonts w:ascii="Times New Roman" w:hAnsi="Times New Roman"/>
            <w:sz w:val="24"/>
            <w:szCs w:val="24"/>
          </w:rPr>
          <w:t xml:space="preserve">You don’t just turn up at someone’s house and not bring </w:t>
        </w:r>
      </w:ins>
      <w:ins w:id="3031" w:author="Britt Collins" w:date="2021-10-04T10:52:00Z">
        <w:r w:rsidR="00DE3FC2">
          <w:rPr>
            <w:rFonts w:ascii="Times New Roman" w:hAnsi="Times New Roman"/>
            <w:sz w:val="24"/>
            <w:szCs w:val="24"/>
          </w:rPr>
          <w:t>wine or anything</w:t>
        </w:r>
      </w:ins>
      <w:ins w:id="3032" w:author="Britt Collins" w:date="2021-09-30T14:58:00Z">
        <w:r w:rsidRPr="000B0CC8">
          <w:rPr>
            <w:rFonts w:ascii="Times New Roman" w:hAnsi="Times New Roman"/>
            <w:sz w:val="24"/>
            <w:szCs w:val="24"/>
          </w:rPr>
          <w:t xml:space="preserve"> for the host.</w:t>
        </w:r>
      </w:ins>
      <w:ins w:id="3033" w:author="Britt Collins" w:date="2021-10-04T10:52:00Z">
        <w:r w:rsidR="00DE3FC2">
          <w:rPr>
            <w:rFonts w:ascii="Times New Roman" w:hAnsi="Times New Roman"/>
            <w:sz w:val="24"/>
            <w:szCs w:val="24"/>
          </w:rPr>
          <w:t xml:space="preserve">” </w:t>
        </w:r>
      </w:ins>
    </w:p>
    <w:p w14:paraId="2774CA88" w14:textId="77777777" w:rsidR="00DE3FC2" w:rsidRDefault="006F31F6" w:rsidP="00DE3FC2">
      <w:pPr>
        <w:spacing w:line="480" w:lineRule="auto"/>
        <w:ind w:left="-5" w:right="15" w:firstLine="350"/>
        <w:rPr>
          <w:ins w:id="3034" w:author="Britt Collins" w:date="2021-10-04T10:52:00Z"/>
          <w:rFonts w:ascii="Times New Roman" w:hAnsi="Times New Roman"/>
          <w:sz w:val="24"/>
          <w:szCs w:val="24"/>
        </w:rPr>
      </w:pPr>
      <w:ins w:id="3035" w:author="Britt Collins" w:date="2021-09-30T14:58:00Z">
        <w:r w:rsidRPr="000B0CC8">
          <w:rPr>
            <w:rFonts w:ascii="Times New Roman" w:hAnsi="Times New Roman"/>
            <w:sz w:val="24"/>
            <w:szCs w:val="24"/>
          </w:rPr>
          <w:lastRenderedPageBreak/>
          <w:t xml:space="preserve">I did what I knew best, humbly apologise and look sheepish. She returned a forgiving glance, smiled, hugged me again before skipping </w:t>
        </w:r>
      </w:ins>
      <w:ins w:id="3036" w:author="Britt Collins" w:date="2021-10-04T10:52:00Z">
        <w:r w:rsidR="00DE3FC2">
          <w:rPr>
            <w:rFonts w:ascii="Times New Roman" w:hAnsi="Times New Roman"/>
            <w:sz w:val="24"/>
            <w:szCs w:val="24"/>
          </w:rPr>
          <w:t>back</w:t>
        </w:r>
      </w:ins>
      <w:ins w:id="3037" w:author="Britt Collins" w:date="2021-09-30T14:58:00Z">
        <w:r w:rsidRPr="000B0CC8">
          <w:rPr>
            <w:rFonts w:ascii="Times New Roman" w:hAnsi="Times New Roman"/>
            <w:sz w:val="24"/>
            <w:szCs w:val="24"/>
          </w:rPr>
          <w:t xml:space="preserve"> into the kitchen. </w:t>
        </w:r>
      </w:ins>
    </w:p>
    <w:p w14:paraId="35E7A250" w14:textId="77777777" w:rsidR="00DE3FC2" w:rsidRDefault="00DE3FC2" w:rsidP="00DE3FC2">
      <w:pPr>
        <w:spacing w:line="480" w:lineRule="auto"/>
        <w:ind w:left="-5" w:right="15" w:firstLine="350"/>
        <w:rPr>
          <w:ins w:id="3038" w:author="Britt Collins" w:date="2021-10-04T10:53:00Z"/>
          <w:rFonts w:ascii="Times New Roman" w:hAnsi="Times New Roman"/>
          <w:sz w:val="24"/>
          <w:szCs w:val="24"/>
        </w:rPr>
      </w:pPr>
      <w:ins w:id="3039" w:author="Britt Collins" w:date="2021-10-04T10:53:00Z">
        <w:r>
          <w:rPr>
            <w:rFonts w:ascii="Times New Roman" w:hAnsi="Times New Roman"/>
            <w:sz w:val="24"/>
            <w:szCs w:val="24"/>
          </w:rPr>
          <w:t>“</w:t>
        </w:r>
      </w:ins>
      <w:ins w:id="3040" w:author="Britt Collins" w:date="2021-09-30T14:58:00Z">
        <w:r w:rsidR="006F31F6" w:rsidRPr="000B0CC8">
          <w:rPr>
            <w:rFonts w:ascii="Times New Roman" w:hAnsi="Times New Roman"/>
            <w:sz w:val="24"/>
            <w:szCs w:val="24"/>
          </w:rPr>
          <w:t>I hope you like pasta, tomato and basil?</w:t>
        </w:r>
      </w:ins>
      <w:ins w:id="3041" w:author="Britt Collins" w:date="2021-10-04T10:53:00Z">
        <w:r>
          <w:rPr>
            <w:rFonts w:ascii="Times New Roman" w:hAnsi="Times New Roman"/>
            <w:sz w:val="24"/>
            <w:szCs w:val="24"/>
          </w:rPr>
          <w:t>”</w:t>
        </w:r>
      </w:ins>
      <w:ins w:id="3042" w:author="Britt Collins" w:date="2021-09-30T14:58:00Z">
        <w:r w:rsidR="006F31F6" w:rsidRPr="000B0CC8">
          <w:rPr>
            <w:rFonts w:ascii="Times New Roman" w:hAnsi="Times New Roman"/>
            <w:sz w:val="24"/>
            <w:szCs w:val="24"/>
          </w:rPr>
          <w:t xml:space="preserve"> she shouted</w:t>
        </w:r>
      </w:ins>
      <w:ins w:id="3043" w:author="Britt Collins" w:date="2021-10-04T10:53:00Z">
        <w:r>
          <w:rPr>
            <w:rFonts w:ascii="Times New Roman" w:hAnsi="Times New Roman"/>
            <w:sz w:val="24"/>
            <w:szCs w:val="24"/>
          </w:rPr>
          <w:t xml:space="preserve"> from the kitchen</w:t>
        </w:r>
      </w:ins>
      <w:ins w:id="3044" w:author="Britt Collins" w:date="2021-09-30T14:58:00Z">
        <w:r w:rsidR="006F31F6" w:rsidRPr="000B0CC8">
          <w:rPr>
            <w:rFonts w:ascii="Times New Roman" w:hAnsi="Times New Roman"/>
            <w:sz w:val="24"/>
            <w:szCs w:val="24"/>
          </w:rPr>
          <w:t xml:space="preserve">. </w:t>
        </w:r>
      </w:ins>
    </w:p>
    <w:p w14:paraId="0E753547" w14:textId="5D4B0747" w:rsidR="006F31F6" w:rsidRPr="000B0CC8" w:rsidRDefault="00DE3FC2">
      <w:pPr>
        <w:spacing w:line="480" w:lineRule="auto"/>
        <w:ind w:left="-5" w:right="15" w:firstLine="350"/>
        <w:rPr>
          <w:ins w:id="3045" w:author="Britt Collins" w:date="2021-09-30T14:58:00Z"/>
          <w:rFonts w:ascii="Times New Roman" w:hAnsi="Times New Roman"/>
          <w:sz w:val="24"/>
          <w:szCs w:val="24"/>
        </w:rPr>
        <w:pPrChange w:id="3046" w:author="Britt Collins" w:date="2021-10-04T10:50:00Z">
          <w:pPr>
            <w:ind w:left="-5" w:right="15"/>
          </w:pPr>
        </w:pPrChange>
      </w:pPr>
      <w:ins w:id="3047" w:author="Britt Collins" w:date="2021-10-04T10:53:00Z">
        <w:r>
          <w:rPr>
            <w:rFonts w:ascii="Times New Roman" w:hAnsi="Times New Roman"/>
            <w:sz w:val="24"/>
            <w:szCs w:val="24"/>
          </w:rPr>
          <w:t>“</w:t>
        </w:r>
      </w:ins>
      <w:ins w:id="3048" w:author="Britt Collins" w:date="2021-09-30T14:58:00Z">
        <w:r w:rsidR="006F31F6" w:rsidRPr="000B0CC8">
          <w:rPr>
            <w:rFonts w:ascii="Times New Roman" w:hAnsi="Times New Roman"/>
            <w:sz w:val="24"/>
            <w:szCs w:val="24"/>
          </w:rPr>
          <w:t>I’m sure whatever you're making will be lovely.</w:t>
        </w:r>
      </w:ins>
      <w:ins w:id="3049" w:author="Britt Collins" w:date="2021-10-04T10:53:00Z">
        <w:r>
          <w:rPr>
            <w:rFonts w:ascii="Times New Roman" w:hAnsi="Times New Roman"/>
            <w:sz w:val="24"/>
            <w:szCs w:val="24"/>
          </w:rPr>
          <w:t xml:space="preserve">” </w:t>
        </w:r>
      </w:ins>
      <w:ins w:id="3050" w:author="Britt Collins" w:date="2021-09-30T14:58:00Z">
        <w:r w:rsidR="006F31F6" w:rsidRPr="000B0CC8">
          <w:rPr>
            <w:rFonts w:ascii="Times New Roman" w:hAnsi="Times New Roman"/>
            <w:sz w:val="24"/>
            <w:szCs w:val="24"/>
          </w:rPr>
          <w:t>I had experienced 25 years of my mother’s poor cooking</w:t>
        </w:r>
      </w:ins>
      <w:ins w:id="3051" w:author="Britt Collins" w:date="2021-10-04T10:53:00Z">
        <w:r>
          <w:rPr>
            <w:rFonts w:ascii="Times New Roman" w:hAnsi="Times New Roman"/>
            <w:sz w:val="24"/>
            <w:szCs w:val="24"/>
          </w:rPr>
          <w:t xml:space="preserve"> and</w:t>
        </w:r>
      </w:ins>
      <w:ins w:id="3052" w:author="Britt Collins" w:date="2021-09-30T14:58:00Z">
        <w:r w:rsidR="006F31F6" w:rsidRPr="000B0CC8">
          <w:rPr>
            <w:rFonts w:ascii="Times New Roman" w:hAnsi="Times New Roman"/>
            <w:sz w:val="24"/>
            <w:szCs w:val="24"/>
          </w:rPr>
          <w:t xml:space="preserve"> was prepared to eat </w:t>
        </w:r>
      </w:ins>
      <w:ins w:id="3053" w:author="Britt Collins" w:date="2021-10-04T10:53:00Z">
        <w:r>
          <w:rPr>
            <w:rFonts w:ascii="Times New Roman" w:hAnsi="Times New Roman"/>
            <w:sz w:val="24"/>
            <w:szCs w:val="24"/>
          </w:rPr>
          <w:t xml:space="preserve">pretty much </w:t>
        </w:r>
      </w:ins>
      <w:ins w:id="3054" w:author="Britt Collins" w:date="2021-09-30T14:58:00Z">
        <w:r w:rsidR="006F31F6" w:rsidRPr="000B0CC8">
          <w:rPr>
            <w:rFonts w:ascii="Times New Roman" w:hAnsi="Times New Roman"/>
            <w:sz w:val="24"/>
            <w:szCs w:val="24"/>
          </w:rPr>
          <w:t>anything.</w:t>
        </w:r>
      </w:ins>
    </w:p>
    <w:p w14:paraId="41899426" w14:textId="7E079703" w:rsidR="006F31F6" w:rsidRPr="000B0CC8" w:rsidRDefault="006F31F6">
      <w:pPr>
        <w:spacing w:line="480" w:lineRule="auto"/>
        <w:ind w:left="-5" w:right="15" w:firstLine="350"/>
        <w:rPr>
          <w:ins w:id="3055" w:author="Britt Collins" w:date="2021-09-30T14:58:00Z"/>
          <w:rFonts w:ascii="Times New Roman" w:hAnsi="Times New Roman"/>
          <w:sz w:val="24"/>
          <w:szCs w:val="24"/>
        </w:rPr>
        <w:pPrChange w:id="3056" w:author="Britt Collins" w:date="2021-10-04T10:54:00Z">
          <w:pPr>
            <w:ind w:left="-5" w:right="15"/>
          </w:pPr>
        </w:pPrChange>
      </w:pPr>
      <w:ins w:id="3057" w:author="Britt Collins" w:date="2021-09-30T14:58:00Z">
        <w:r w:rsidRPr="000B0CC8">
          <w:rPr>
            <w:rFonts w:ascii="Times New Roman" w:hAnsi="Times New Roman"/>
            <w:sz w:val="24"/>
            <w:szCs w:val="24"/>
          </w:rPr>
          <w:t>Elle was a student</w:t>
        </w:r>
      </w:ins>
      <w:ins w:id="3058" w:author="Britt Collins" w:date="2021-10-04T10:54:00Z">
        <w:r w:rsidR="00DE3FC2">
          <w:rPr>
            <w:rFonts w:ascii="Times New Roman" w:hAnsi="Times New Roman"/>
            <w:sz w:val="24"/>
            <w:szCs w:val="24"/>
          </w:rPr>
          <w:t xml:space="preserve"> and seemed to live well b</w:t>
        </w:r>
      </w:ins>
      <w:ins w:id="3059" w:author="Britt Collins" w:date="2021-09-30T14:58:00Z">
        <w:r w:rsidRPr="000B0CC8">
          <w:rPr>
            <w:rFonts w:ascii="Times New Roman" w:hAnsi="Times New Roman"/>
            <w:sz w:val="24"/>
            <w:szCs w:val="24"/>
          </w:rPr>
          <w:t xml:space="preserve">y student’s standards. The apartment was humble but </w:t>
        </w:r>
      </w:ins>
      <w:ins w:id="3060" w:author="Britt Collins" w:date="2021-10-04T10:55:00Z">
        <w:r w:rsidR="00DE3FC2">
          <w:rPr>
            <w:rFonts w:ascii="Times New Roman" w:hAnsi="Times New Roman"/>
            <w:sz w:val="24"/>
            <w:szCs w:val="24"/>
          </w:rPr>
          <w:t xml:space="preserve">it </w:t>
        </w:r>
        <w:r w:rsidR="00DE3FC2" w:rsidRPr="00DE3FC2">
          <w:rPr>
            <w:rFonts w:ascii="Times New Roman" w:hAnsi="Times New Roman"/>
            <w:b/>
            <w:sz w:val="24"/>
            <w:szCs w:val="24"/>
            <w:rPrChange w:id="3061" w:author="Britt Collins" w:date="2021-10-04T10:55:00Z">
              <w:rPr>
                <w:rFonts w:ascii="Times New Roman" w:hAnsi="Times New Roman"/>
                <w:sz w:val="24"/>
                <w:szCs w:val="24"/>
              </w:rPr>
            </w:rPrChange>
          </w:rPr>
          <w:t xml:space="preserve">was filled with light and places to perch and </w:t>
        </w:r>
      </w:ins>
      <w:ins w:id="3062" w:author="Britt Collins" w:date="2021-10-04T10:54:00Z">
        <w:r w:rsidR="00DE3FC2" w:rsidRPr="00DE3FC2">
          <w:rPr>
            <w:rFonts w:ascii="Times New Roman" w:hAnsi="Times New Roman"/>
            <w:b/>
            <w:sz w:val="24"/>
            <w:szCs w:val="24"/>
            <w:rPrChange w:id="3063" w:author="Britt Collins" w:date="2021-10-04T10:55:00Z">
              <w:rPr>
                <w:rFonts w:ascii="Times New Roman" w:hAnsi="Times New Roman"/>
                <w:sz w:val="24"/>
                <w:szCs w:val="24"/>
              </w:rPr>
            </w:rPrChange>
          </w:rPr>
          <w:t>plenty of</w:t>
        </w:r>
      </w:ins>
      <w:ins w:id="3064" w:author="Britt Collins" w:date="2021-09-30T14:58:00Z">
        <w:r w:rsidRPr="00DE3FC2">
          <w:rPr>
            <w:rFonts w:ascii="Times New Roman" w:hAnsi="Times New Roman"/>
            <w:b/>
            <w:sz w:val="24"/>
            <w:szCs w:val="24"/>
            <w:rPrChange w:id="3065" w:author="Britt Collins" w:date="2021-10-04T10:55:00Z">
              <w:rPr>
                <w:rFonts w:ascii="Times New Roman" w:hAnsi="Times New Roman"/>
                <w:sz w:val="24"/>
                <w:szCs w:val="24"/>
              </w:rPr>
            </w:rPrChange>
          </w:rPr>
          <w:t xml:space="preserve"> comfort</w:t>
        </w:r>
      </w:ins>
      <w:ins w:id="3066" w:author="Britt Collins" w:date="2021-10-04T10:54:00Z">
        <w:r w:rsidR="00DE3FC2" w:rsidRPr="00DE3FC2">
          <w:rPr>
            <w:rFonts w:ascii="Times New Roman" w:hAnsi="Times New Roman"/>
            <w:b/>
            <w:sz w:val="24"/>
            <w:szCs w:val="24"/>
            <w:rPrChange w:id="3067" w:author="Britt Collins" w:date="2021-10-04T10:55:00Z">
              <w:rPr>
                <w:rFonts w:ascii="Times New Roman" w:hAnsi="Times New Roman"/>
                <w:sz w:val="24"/>
                <w:szCs w:val="24"/>
              </w:rPr>
            </w:rPrChange>
          </w:rPr>
          <w:t>s</w:t>
        </w:r>
      </w:ins>
      <w:ins w:id="3068" w:author="Britt Collins" w:date="2021-09-30T14:58:00Z">
        <w:r w:rsidRPr="000B0CC8">
          <w:rPr>
            <w:rFonts w:ascii="Times New Roman" w:hAnsi="Times New Roman"/>
            <w:sz w:val="24"/>
            <w:szCs w:val="24"/>
          </w:rPr>
          <w:t xml:space="preserve">. The front door opened into a tiny hallway, which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w:t>
        </w:r>
      </w:ins>
      <w:ins w:id="3069" w:author="Britt Collins" w:date="2021-10-04T10:56:00Z">
        <w:r w:rsidR="00DE3FC2" w:rsidRPr="00DE3FC2">
          <w:rPr>
            <w:rFonts w:ascii="Times New Roman" w:hAnsi="Times New Roman"/>
            <w:b/>
            <w:sz w:val="24"/>
            <w:szCs w:val="24"/>
            <w:rPrChange w:id="3070" w:author="Britt Collins" w:date="2021-10-04T10:56:00Z">
              <w:rPr>
                <w:rFonts w:ascii="Times New Roman" w:hAnsi="Times New Roman"/>
                <w:sz w:val="24"/>
                <w:szCs w:val="24"/>
              </w:rPr>
            </w:rPrChange>
          </w:rPr>
          <w:t>AGAIN AVOID TRIVIAL</w:t>
        </w:r>
        <w:r w:rsidR="00DE3FC2">
          <w:rPr>
            <w:rFonts w:ascii="Times New Roman" w:hAnsi="Times New Roman"/>
            <w:b/>
            <w:sz w:val="24"/>
            <w:szCs w:val="24"/>
          </w:rPr>
          <w:t>, INCONSEQUENTIAL</w:t>
        </w:r>
        <w:r w:rsidR="00DE3FC2" w:rsidRPr="00DE3FC2">
          <w:rPr>
            <w:rFonts w:ascii="Times New Roman" w:hAnsi="Times New Roman"/>
            <w:b/>
            <w:sz w:val="24"/>
            <w:szCs w:val="24"/>
            <w:rPrChange w:id="3071" w:author="Britt Collins" w:date="2021-10-04T10:56:00Z">
              <w:rPr>
                <w:rFonts w:ascii="Times New Roman" w:hAnsi="Times New Roman"/>
                <w:sz w:val="24"/>
                <w:szCs w:val="24"/>
              </w:rPr>
            </w:rPrChange>
          </w:rPr>
          <w:t xml:space="preserve"> DETAILS LIKE THIS. </w:t>
        </w:r>
      </w:ins>
      <w:ins w:id="3072" w:author="Britt Collins" w:date="2021-09-30T14:58:00Z">
        <w:r w:rsidRPr="000B0CC8">
          <w:rPr>
            <w:rFonts w:ascii="Times New Roman" w:hAnsi="Times New Roman"/>
            <w:sz w:val="24"/>
            <w:szCs w:val="24"/>
          </w:rPr>
          <w:t>I was slowly adopting the Australian-ised word for toilet, bathroom. Thankfully, some British English words were still part of the Australian lexicon: mate, jumper, pub. I loved the Australian version of the word duvet, doona. l returned from the bathroom and asked Elle if I could have a look around her home as she prepared food. She happily obliged. It didn’t take long given its small size. One distinctive group of items were her books on politics. I realised that this was the subject she was studying.</w:t>
        </w:r>
      </w:ins>
    </w:p>
    <w:p w14:paraId="612C3F7C" w14:textId="77777777" w:rsidR="00DE3FC2" w:rsidRDefault="006F31F6" w:rsidP="00DE3FC2">
      <w:pPr>
        <w:spacing w:line="480" w:lineRule="auto"/>
        <w:ind w:left="-5" w:right="15" w:firstLine="350"/>
        <w:rPr>
          <w:ins w:id="3073" w:author="Britt Collins" w:date="2021-10-04T10:58:00Z"/>
          <w:rFonts w:ascii="Times New Roman" w:hAnsi="Times New Roman"/>
          <w:sz w:val="24"/>
          <w:szCs w:val="24"/>
        </w:rPr>
      </w:pPr>
      <w:ins w:id="3074" w:author="Britt Collins" w:date="2021-09-30T14:58:00Z">
        <w:r w:rsidRPr="000B0CC8">
          <w:rPr>
            <w:rFonts w:ascii="Times New Roman" w:hAnsi="Times New Roman"/>
            <w:sz w:val="24"/>
            <w:szCs w:val="24"/>
          </w:rPr>
          <w:t xml:space="preserve">Elle began serving the pasta dish. I could tell she loved food given the care put into its presentation. She walked over to her portable digital </w:t>
        </w:r>
      </w:ins>
      <w:ins w:id="3075" w:author="Britt Collins" w:date="2021-10-04T10:57:00Z">
        <w:r w:rsidR="00DE3FC2">
          <w:rPr>
            <w:rFonts w:ascii="Times New Roman" w:hAnsi="Times New Roman"/>
            <w:sz w:val="24"/>
            <w:szCs w:val="24"/>
          </w:rPr>
          <w:t>stereo</w:t>
        </w:r>
      </w:ins>
      <w:ins w:id="3076" w:author="Britt Collins" w:date="2021-09-30T14:58:00Z">
        <w:r w:rsidRPr="000B0CC8">
          <w:rPr>
            <w:rFonts w:ascii="Times New Roman" w:hAnsi="Times New Roman"/>
            <w:sz w:val="24"/>
            <w:szCs w:val="24"/>
          </w:rPr>
          <w:t xml:space="preserve">, pressed play and made a beeline for the bathroom. I was sat there, left to appreciate the first music track. The songs in Elle's playlist were all modern </w:t>
        </w:r>
      </w:ins>
      <w:ins w:id="3077" w:author="Britt Collins" w:date="2021-10-04T10:57:00Z">
        <w:r w:rsidR="00DE3FC2">
          <w:rPr>
            <w:rFonts w:ascii="Times New Roman" w:hAnsi="Times New Roman"/>
            <w:sz w:val="24"/>
            <w:szCs w:val="24"/>
          </w:rPr>
          <w:t>and</w:t>
        </w:r>
      </w:ins>
      <w:ins w:id="3078" w:author="Britt Collins" w:date="2021-09-30T14:58:00Z">
        <w:r w:rsidRPr="000B0CC8">
          <w:rPr>
            <w:rFonts w:ascii="Times New Roman" w:hAnsi="Times New Roman"/>
            <w:sz w:val="24"/>
            <w:szCs w:val="24"/>
          </w:rPr>
          <w:t xml:space="preserve"> melodic, but I didn’t recognise any. </w:t>
        </w:r>
      </w:ins>
      <w:ins w:id="3079" w:author="Britt Collins" w:date="2021-10-04T10:57:00Z">
        <w:r w:rsidR="00DE3FC2">
          <w:rPr>
            <w:rFonts w:ascii="Times New Roman" w:hAnsi="Times New Roman"/>
            <w:sz w:val="24"/>
            <w:szCs w:val="24"/>
          </w:rPr>
          <w:t>When she</w:t>
        </w:r>
      </w:ins>
      <w:ins w:id="3080" w:author="Britt Collins" w:date="2021-09-30T14:58:00Z">
        <w:r w:rsidRPr="000B0CC8">
          <w:rPr>
            <w:rFonts w:ascii="Times New Roman" w:hAnsi="Times New Roman"/>
            <w:sz w:val="24"/>
            <w:szCs w:val="24"/>
          </w:rPr>
          <w:t xml:space="preserve"> returned, I asked which bands were playing? She smiled and said she had created a special playlist just for me. Artists such as: Sneaky Sound System, The Temper Trap, Powder Finger and The Cat Empire were represented. </w:t>
        </w:r>
      </w:ins>
    </w:p>
    <w:p w14:paraId="4225BA52" w14:textId="4CCA8260" w:rsidR="00DE3FC2" w:rsidRDefault="006F31F6" w:rsidP="00DE3FC2">
      <w:pPr>
        <w:spacing w:line="480" w:lineRule="auto"/>
        <w:ind w:left="-5" w:right="15" w:firstLine="350"/>
        <w:rPr>
          <w:ins w:id="3081" w:author="Britt Collins" w:date="2021-10-04T10:58:00Z"/>
          <w:rFonts w:ascii="Times New Roman" w:hAnsi="Times New Roman"/>
          <w:sz w:val="24"/>
          <w:szCs w:val="24"/>
        </w:rPr>
      </w:pPr>
      <w:ins w:id="3082" w:author="Britt Collins" w:date="2021-09-30T14:58:00Z">
        <w:r w:rsidRPr="000B0CC8">
          <w:rPr>
            <w:rFonts w:ascii="Times New Roman" w:hAnsi="Times New Roman"/>
            <w:sz w:val="24"/>
            <w:szCs w:val="24"/>
          </w:rPr>
          <w:t xml:space="preserve">I smiled as I wolfed down the pasta dish. </w:t>
        </w:r>
      </w:ins>
      <w:ins w:id="3083" w:author="Britt Collins" w:date="2021-10-04T10:58:00Z">
        <w:r w:rsidR="00DE3FC2">
          <w:rPr>
            <w:rFonts w:ascii="Times New Roman" w:hAnsi="Times New Roman"/>
            <w:sz w:val="24"/>
            <w:szCs w:val="24"/>
          </w:rPr>
          <w:t>She</w:t>
        </w:r>
      </w:ins>
      <w:ins w:id="3084" w:author="Britt Collins" w:date="2021-09-30T14:58:00Z">
        <w:r w:rsidRPr="000B0CC8">
          <w:rPr>
            <w:rFonts w:ascii="Times New Roman" w:hAnsi="Times New Roman"/>
            <w:sz w:val="24"/>
            <w:szCs w:val="24"/>
          </w:rPr>
          <w:t xml:space="preserve"> ignored my unsophisticated eating habits. With eyes widened, a trivia question arrived on her lips. </w:t>
        </w:r>
      </w:ins>
      <w:ins w:id="3085" w:author="Britt Collins" w:date="2021-10-04T10:58:00Z">
        <w:r w:rsidR="00DE3FC2">
          <w:rPr>
            <w:rFonts w:ascii="Times New Roman" w:hAnsi="Times New Roman"/>
            <w:sz w:val="24"/>
            <w:szCs w:val="24"/>
          </w:rPr>
          <w:t>“</w:t>
        </w:r>
      </w:ins>
      <w:ins w:id="3086" w:author="Britt Collins" w:date="2021-09-30T14:58:00Z">
        <w:r w:rsidRPr="000B0CC8">
          <w:rPr>
            <w:rFonts w:ascii="Times New Roman" w:hAnsi="Times New Roman"/>
            <w:sz w:val="24"/>
            <w:szCs w:val="24"/>
          </w:rPr>
          <w:t>Do you know what the tracks I’ve played have in common?</w:t>
        </w:r>
      </w:ins>
      <w:ins w:id="3087" w:author="Britt Collins" w:date="2021-10-04T10:58:00Z">
        <w:r w:rsidR="00DE3FC2">
          <w:rPr>
            <w:rFonts w:ascii="Times New Roman" w:hAnsi="Times New Roman"/>
            <w:sz w:val="24"/>
            <w:szCs w:val="24"/>
          </w:rPr>
          <w:t>”</w:t>
        </w:r>
      </w:ins>
    </w:p>
    <w:p w14:paraId="4D111812" w14:textId="77777777" w:rsidR="00DE3FC2" w:rsidRDefault="006F31F6" w:rsidP="00DE3FC2">
      <w:pPr>
        <w:spacing w:line="480" w:lineRule="auto"/>
        <w:ind w:left="-5" w:right="15" w:firstLine="350"/>
        <w:rPr>
          <w:ins w:id="3088" w:author="Britt Collins" w:date="2021-10-04T10:59:00Z"/>
          <w:rFonts w:ascii="Times New Roman" w:hAnsi="Times New Roman"/>
          <w:sz w:val="24"/>
          <w:szCs w:val="24"/>
        </w:rPr>
      </w:pPr>
      <w:ins w:id="3089" w:author="Britt Collins" w:date="2021-09-30T14:58:00Z">
        <w:r w:rsidRPr="000B0CC8">
          <w:rPr>
            <w:rFonts w:ascii="Times New Roman" w:hAnsi="Times New Roman"/>
            <w:sz w:val="24"/>
            <w:szCs w:val="24"/>
          </w:rPr>
          <w:lastRenderedPageBreak/>
          <w:t xml:space="preserve">My focus was still on the delicious food as I slurped the remainder of the bolognaise sauce. I shook my head. I knew the modern music scene in the UK well. They weren't on that radar. </w:t>
        </w:r>
      </w:ins>
    </w:p>
    <w:p w14:paraId="0BAB8516" w14:textId="77777777" w:rsidR="00DE3FC2" w:rsidRDefault="006F31F6" w:rsidP="00DE3FC2">
      <w:pPr>
        <w:spacing w:line="480" w:lineRule="auto"/>
        <w:ind w:left="-5" w:right="15" w:firstLine="350"/>
        <w:rPr>
          <w:ins w:id="3090" w:author="Britt Collins" w:date="2021-10-04T10:59:00Z"/>
          <w:rFonts w:ascii="Times New Roman" w:hAnsi="Times New Roman"/>
          <w:sz w:val="24"/>
          <w:szCs w:val="24"/>
        </w:rPr>
      </w:pPr>
      <w:ins w:id="3091" w:author="Britt Collins" w:date="2021-09-30T14:58:00Z">
        <w:r w:rsidRPr="000B0CC8">
          <w:rPr>
            <w:rFonts w:ascii="Times New Roman" w:hAnsi="Times New Roman"/>
            <w:sz w:val="24"/>
            <w:szCs w:val="24"/>
          </w:rPr>
          <w:t xml:space="preserve">Elle bubbled with joy as she blurted out </w:t>
        </w:r>
      </w:ins>
      <w:ins w:id="3092" w:author="Britt Collins" w:date="2021-10-04T10:59:00Z">
        <w:r w:rsidR="00DE3FC2">
          <w:rPr>
            <w:rFonts w:ascii="Times New Roman" w:hAnsi="Times New Roman"/>
            <w:sz w:val="24"/>
            <w:szCs w:val="24"/>
          </w:rPr>
          <w:t>proudly</w:t>
        </w:r>
      </w:ins>
      <w:ins w:id="3093" w:author="Britt Collins" w:date="2021-09-30T14:58:00Z">
        <w:r w:rsidRPr="000B0CC8">
          <w:rPr>
            <w:rFonts w:ascii="Times New Roman" w:hAnsi="Times New Roman"/>
            <w:sz w:val="24"/>
            <w:szCs w:val="24"/>
          </w:rPr>
          <w:t xml:space="preserve">, </w:t>
        </w:r>
      </w:ins>
      <w:ins w:id="3094" w:author="Britt Collins" w:date="2021-10-04T10:59:00Z">
        <w:r w:rsidR="00DE3FC2">
          <w:rPr>
            <w:rFonts w:ascii="Times New Roman" w:hAnsi="Times New Roman"/>
            <w:sz w:val="24"/>
            <w:szCs w:val="24"/>
          </w:rPr>
          <w:t>“</w:t>
        </w:r>
      </w:ins>
      <w:ins w:id="3095" w:author="Britt Collins" w:date="2021-09-30T14:58:00Z">
        <w:r w:rsidRPr="000B0CC8">
          <w:rPr>
            <w:rFonts w:ascii="Times New Roman" w:hAnsi="Times New Roman"/>
            <w:sz w:val="24"/>
            <w:szCs w:val="24"/>
          </w:rPr>
          <w:t>All the bands you’ve heard are Australian!</w:t>
        </w:r>
      </w:ins>
      <w:ins w:id="3096" w:author="Britt Collins" w:date="2021-10-04T10:59:00Z">
        <w:r w:rsidR="00DE3FC2">
          <w:rPr>
            <w:rFonts w:ascii="Times New Roman" w:hAnsi="Times New Roman"/>
            <w:sz w:val="24"/>
            <w:szCs w:val="24"/>
          </w:rPr>
          <w:t>”</w:t>
        </w:r>
      </w:ins>
      <w:ins w:id="3097" w:author="Britt Collins" w:date="2021-09-30T14:58:00Z">
        <w:r w:rsidRPr="000B0CC8">
          <w:rPr>
            <w:rFonts w:ascii="Times New Roman" w:hAnsi="Times New Roman"/>
            <w:sz w:val="24"/>
            <w:szCs w:val="24"/>
          </w:rPr>
          <w:t xml:space="preserve"> </w:t>
        </w:r>
      </w:ins>
    </w:p>
    <w:p w14:paraId="560547DA" w14:textId="5E606388" w:rsidR="006F31F6" w:rsidRPr="000B0CC8" w:rsidRDefault="006F31F6">
      <w:pPr>
        <w:spacing w:line="480" w:lineRule="auto"/>
        <w:ind w:left="-5" w:right="15" w:firstLine="350"/>
        <w:rPr>
          <w:ins w:id="3098" w:author="Britt Collins" w:date="2021-09-30T14:58:00Z"/>
          <w:rFonts w:ascii="Times New Roman" w:hAnsi="Times New Roman"/>
          <w:sz w:val="24"/>
          <w:szCs w:val="24"/>
        </w:rPr>
        <w:pPrChange w:id="3099" w:author="Britt Collins" w:date="2021-10-04T10:57:00Z">
          <w:pPr>
            <w:ind w:left="-5" w:right="15"/>
          </w:pPr>
        </w:pPrChange>
      </w:pPr>
      <w:ins w:id="3100" w:author="Britt Collins" w:date="2021-09-30T14:58:00Z">
        <w:r w:rsidRPr="000B0CC8">
          <w:rPr>
            <w:rFonts w:ascii="Times New Roman" w:hAnsi="Times New Roman"/>
            <w:sz w:val="24"/>
            <w:szCs w:val="24"/>
          </w:rPr>
          <w:t xml:space="preserve">I thought about responding with “good on yak”. </w:t>
        </w:r>
      </w:ins>
      <w:ins w:id="3101" w:author="Britt Collins" w:date="2021-10-04T10:59:00Z">
        <w:r w:rsidR="00DE3FC2">
          <w:rPr>
            <w:rFonts w:ascii="Times New Roman" w:hAnsi="Times New Roman"/>
            <w:sz w:val="24"/>
            <w:szCs w:val="24"/>
          </w:rPr>
          <w:t>T</w:t>
        </w:r>
      </w:ins>
      <w:ins w:id="3102" w:author="Britt Collins" w:date="2021-09-30T14:58:00Z">
        <w:r w:rsidRPr="000B0CC8">
          <w:rPr>
            <w:rFonts w:ascii="Times New Roman" w:hAnsi="Times New Roman"/>
            <w:sz w:val="24"/>
            <w:szCs w:val="24"/>
          </w:rPr>
          <w:t>he sarcasm would have been too subtle.</w:t>
        </w:r>
      </w:ins>
    </w:p>
    <w:p w14:paraId="6B27B334" w14:textId="25B1392B" w:rsidR="00DE3FC2" w:rsidRDefault="006F31F6" w:rsidP="00DE3FC2">
      <w:pPr>
        <w:spacing w:line="480" w:lineRule="auto"/>
        <w:ind w:left="-5" w:right="15" w:firstLine="350"/>
        <w:rPr>
          <w:ins w:id="3103" w:author="Britt Collins" w:date="2021-10-04T11:00:00Z"/>
          <w:rFonts w:ascii="Times New Roman" w:hAnsi="Times New Roman"/>
          <w:sz w:val="24"/>
          <w:szCs w:val="24"/>
        </w:rPr>
      </w:pPr>
      <w:ins w:id="3104" w:author="Britt Collins" w:date="2021-09-30T14:58:00Z">
        <w:r w:rsidRPr="000B0CC8">
          <w:rPr>
            <w:rFonts w:ascii="Times New Roman" w:hAnsi="Times New Roman"/>
            <w:sz w:val="24"/>
            <w:szCs w:val="24"/>
          </w:rPr>
          <w:t xml:space="preserve">She rushed over to the fridge and returned </w:t>
        </w:r>
      </w:ins>
      <w:ins w:id="3105" w:author="Britt Collins" w:date="2021-10-04T11:00:00Z">
        <w:r w:rsidR="00DE3FC2">
          <w:rPr>
            <w:rFonts w:ascii="Times New Roman" w:hAnsi="Times New Roman"/>
            <w:sz w:val="24"/>
            <w:szCs w:val="24"/>
          </w:rPr>
          <w:t xml:space="preserve">desert, </w:t>
        </w:r>
      </w:ins>
      <w:ins w:id="3106" w:author="Britt Collins" w:date="2021-09-30T14:58:00Z">
        <w:r w:rsidRPr="000B0CC8">
          <w:rPr>
            <w:rFonts w:ascii="Times New Roman" w:hAnsi="Times New Roman"/>
            <w:sz w:val="24"/>
            <w:szCs w:val="24"/>
          </w:rPr>
          <w:t xml:space="preserve">a packet of </w:t>
        </w:r>
      </w:ins>
      <w:ins w:id="3107" w:author="Britt Collins" w:date="2021-10-04T11:00:00Z">
        <w:r w:rsidR="00DE3FC2">
          <w:rPr>
            <w:rFonts w:ascii="Times New Roman" w:hAnsi="Times New Roman"/>
            <w:sz w:val="24"/>
            <w:szCs w:val="24"/>
          </w:rPr>
          <w:t>biscuits</w:t>
        </w:r>
      </w:ins>
      <w:ins w:id="3108" w:author="Britt Collins" w:date="2021-09-30T14:58:00Z">
        <w:r w:rsidRPr="000B0CC8">
          <w:rPr>
            <w:rFonts w:ascii="Times New Roman" w:hAnsi="Times New Roman"/>
            <w:sz w:val="24"/>
            <w:szCs w:val="24"/>
          </w:rPr>
          <w:t xml:space="preserve"> that looked somewhat like McVities Penguin chocolates. </w:t>
        </w:r>
      </w:ins>
      <w:ins w:id="3109" w:author="Britt Collins" w:date="2021-10-04T11:00:00Z">
        <w:r w:rsidR="00DE3FC2">
          <w:rPr>
            <w:rFonts w:ascii="Times New Roman" w:hAnsi="Times New Roman"/>
            <w:sz w:val="24"/>
            <w:szCs w:val="24"/>
          </w:rPr>
          <w:t>“</w:t>
        </w:r>
      </w:ins>
      <w:ins w:id="3110" w:author="Britt Collins" w:date="2021-09-30T14:58:00Z">
        <w:r w:rsidRPr="000B0CC8">
          <w:rPr>
            <w:rFonts w:ascii="Times New Roman" w:hAnsi="Times New Roman"/>
            <w:sz w:val="24"/>
            <w:szCs w:val="24"/>
          </w:rPr>
          <w:t>Hey Dave, have you ever tried Tim Tams? More importantly, have you ever tried caramel Tim Tams?</w:t>
        </w:r>
      </w:ins>
      <w:ins w:id="3111" w:author="Britt Collins" w:date="2021-10-04T11:01:00Z">
        <w:r w:rsidR="00DE3FC2">
          <w:rPr>
            <w:rFonts w:ascii="Times New Roman" w:hAnsi="Times New Roman"/>
            <w:sz w:val="24"/>
            <w:szCs w:val="24"/>
          </w:rPr>
          <w:t>”</w:t>
        </w:r>
      </w:ins>
    </w:p>
    <w:p w14:paraId="23A24C11" w14:textId="32BBF34F" w:rsidR="006F31F6" w:rsidRPr="000B0CC8" w:rsidRDefault="006F31F6">
      <w:pPr>
        <w:spacing w:line="480" w:lineRule="auto"/>
        <w:ind w:left="-5" w:right="15" w:firstLine="350"/>
        <w:rPr>
          <w:ins w:id="3112" w:author="Britt Collins" w:date="2021-09-30T14:58:00Z"/>
          <w:rFonts w:ascii="Times New Roman" w:hAnsi="Times New Roman"/>
          <w:sz w:val="24"/>
          <w:szCs w:val="24"/>
        </w:rPr>
        <w:pPrChange w:id="3113" w:author="Britt Collins" w:date="2021-10-04T11:02:00Z">
          <w:pPr>
            <w:ind w:left="-5" w:right="15"/>
          </w:pPr>
        </w:pPrChange>
      </w:pPr>
      <w:ins w:id="3114" w:author="Britt Collins" w:date="2021-09-30T14:58:00Z">
        <w:r w:rsidRPr="000B0CC8">
          <w:rPr>
            <w:rFonts w:ascii="Times New Roman" w:hAnsi="Times New Roman"/>
            <w:sz w:val="24"/>
            <w:szCs w:val="24"/>
          </w:rPr>
          <w:t xml:space="preserve">My </w:t>
        </w:r>
      </w:ins>
      <w:ins w:id="3115" w:author="Britt Collins" w:date="2021-10-04T11:01:00Z">
        <w:r w:rsidR="00DE3FC2">
          <w:rPr>
            <w:rFonts w:ascii="Times New Roman" w:hAnsi="Times New Roman"/>
            <w:sz w:val="24"/>
            <w:szCs w:val="24"/>
          </w:rPr>
          <w:t>confus</w:t>
        </w:r>
      </w:ins>
      <w:ins w:id="3116" w:author="Britt Collins" w:date="2021-09-30T14:58:00Z">
        <w:r w:rsidRPr="000B0CC8">
          <w:rPr>
            <w:rFonts w:ascii="Times New Roman" w:hAnsi="Times New Roman"/>
            <w:sz w:val="24"/>
            <w:szCs w:val="24"/>
          </w:rPr>
          <w:t xml:space="preserve">ed expression answered that question. She handed me the packet. I thought that the creators of Tim Tams had </w:t>
        </w:r>
      </w:ins>
      <w:ins w:id="3117" w:author="Britt Collins" w:date="2021-10-04T11:01:00Z">
        <w:r w:rsidR="00C779A1">
          <w:rPr>
            <w:rFonts w:ascii="Times New Roman" w:hAnsi="Times New Roman"/>
            <w:sz w:val="24"/>
            <w:szCs w:val="24"/>
          </w:rPr>
          <w:t>ripp</w:t>
        </w:r>
      </w:ins>
      <w:ins w:id="3118" w:author="Britt Collins" w:date="2021-09-30T14:58:00Z">
        <w:r w:rsidRPr="000B0CC8">
          <w:rPr>
            <w:rFonts w:ascii="Times New Roman" w:hAnsi="Times New Roman"/>
            <w:sz w:val="24"/>
            <w:szCs w:val="24"/>
          </w:rPr>
          <w:t xml:space="preserve">ed </w:t>
        </w:r>
      </w:ins>
      <w:ins w:id="3119" w:author="Britt Collins" w:date="2021-10-04T11:01:00Z">
        <w:r w:rsidR="00C779A1">
          <w:rPr>
            <w:rFonts w:ascii="Times New Roman" w:hAnsi="Times New Roman"/>
            <w:sz w:val="24"/>
            <w:szCs w:val="24"/>
          </w:rPr>
          <w:t xml:space="preserve">off </w:t>
        </w:r>
      </w:ins>
      <w:ins w:id="3120" w:author="Britt Collins" w:date="2021-09-30T14:58:00Z">
        <w:r w:rsidRPr="000B0CC8">
          <w:rPr>
            <w:rFonts w:ascii="Times New Roman" w:hAnsi="Times New Roman"/>
            <w:sz w:val="24"/>
            <w:szCs w:val="24"/>
          </w:rPr>
          <w:t>McVities Penguin. I unwrapped one and began eating. One consumed crumbly, chocolatey Tim Tam, became two, became three. Elle distracted me from eating a fourth. I put the packet of Tim Tams down slowly as I contemplated the taste sensation.</w:t>
        </w:r>
      </w:ins>
    </w:p>
    <w:p w14:paraId="28986009" w14:textId="77777777" w:rsidR="00C779A1" w:rsidRDefault="006F31F6" w:rsidP="00C779A1">
      <w:pPr>
        <w:spacing w:line="480" w:lineRule="auto"/>
        <w:ind w:left="-5" w:right="15" w:firstLine="350"/>
        <w:rPr>
          <w:ins w:id="3121" w:author="Britt Collins" w:date="2021-10-04T11:03:00Z"/>
          <w:rFonts w:ascii="Times New Roman" w:hAnsi="Times New Roman"/>
          <w:sz w:val="24"/>
          <w:szCs w:val="24"/>
        </w:rPr>
      </w:pPr>
      <w:ins w:id="3122" w:author="Britt Collins" w:date="2021-09-30T14:58:00Z">
        <w:r w:rsidRPr="000B0CC8">
          <w:rPr>
            <w:rFonts w:ascii="Times New Roman" w:hAnsi="Times New Roman"/>
            <w:sz w:val="24"/>
            <w:szCs w:val="24"/>
          </w:rPr>
          <w:t xml:space="preserve">Elle sat on the edge of her high, double bed and </w:t>
        </w:r>
      </w:ins>
      <w:ins w:id="3123" w:author="Britt Collins" w:date="2021-10-04T11:02:00Z">
        <w:r w:rsidR="00C779A1">
          <w:rPr>
            <w:rFonts w:ascii="Times New Roman" w:hAnsi="Times New Roman"/>
            <w:sz w:val="24"/>
            <w:szCs w:val="24"/>
          </w:rPr>
          <w:t>motion</w:t>
        </w:r>
      </w:ins>
      <w:ins w:id="3124" w:author="Britt Collins" w:date="2021-09-30T14:58:00Z">
        <w:r w:rsidRPr="000B0CC8">
          <w:rPr>
            <w:rFonts w:ascii="Times New Roman" w:hAnsi="Times New Roman"/>
            <w:sz w:val="24"/>
            <w:szCs w:val="24"/>
          </w:rPr>
          <w:t xml:space="preserve">ed </w:t>
        </w:r>
      </w:ins>
      <w:ins w:id="3125" w:author="Britt Collins" w:date="2021-10-04T11:02:00Z">
        <w:r w:rsidR="00C779A1">
          <w:rPr>
            <w:rFonts w:ascii="Times New Roman" w:hAnsi="Times New Roman"/>
            <w:sz w:val="24"/>
            <w:szCs w:val="24"/>
          </w:rPr>
          <w:t>for me to</w:t>
        </w:r>
      </w:ins>
      <w:ins w:id="3126" w:author="Britt Collins" w:date="2021-09-30T14:58:00Z">
        <w:r w:rsidRPr="000B0CC8">
          <w:rPr>
            <w:rFonts w:ascii="Times New Roman" w:hAnsi="Times New Roman"/>
            <w:sz w:val="24"/>
            <w:szCs w:val="24"/>
          </w:rPr>
          <w:t xml:space="preserve"> sit </w:t>
        </w:r>
      </w:ins>
      <w:ins w:id="3127" w:author="Britt Collins" w:date="2021-10-04T11:02:00Z">
        <w:r w:rsidR="00C779A1">
          <w:rPr>
            <w:rFonts w:ascii="Times New Roman" w:hAnsi="Times New Roman"/>
            <w:sz w:val="24"/>
            <w:szCs w:val="24"/>
          </w:rPr>
          <w:t>beside</w:t>
        </w:r>
      </w:ins>
      <w:ins w:id="3128" w:author="Britt Collins" w:date="2021-09-30T14:58:00Z">
        <w:r w:rsidRPr="000B0CC8">
          <w:rPr>
            <w:rFonts w:ascii="Times New Roman" w:hAnsi="Times New Roman"/>
            <w:sz w:val="24"/>
            <w:szCs w:val="24"/>
          </w:rPr>
          <w:t xml:space="preserve"> her. She looked at me, </w:t>
        </w:r>
      </w:ins>
      <w:ins w:id="3129" w:author="Britt Collins" w:date="2021-10-04T11:03:00Z">
        <w:r w:rsidR="00C779A1">
          <w:rPr>
            <w:rFonts w:ascii="Times New Roman" w:hAnsi="Times New Roman"/>
            <w:sz w:val="24"/>
            <w:szCs w:val="24"/>
          </w:rPr>
          <w:t xml:space="preserve">smiling, </w:t>
        </w:r>
      </w:ins>
      <w:ins w:id="3130" w:author="Britt Collins" w:date="2021-09-30T14:58:00Z">
        <w:r w:rsidRPr="000B0CC8">
          <w:rPr>
            <w:rFonts w:ascii="Times New Roman" w:hAnsi="Times New Roman"/>
            <w:sz w:val="24"/>
            <w:szCs w:val="24"/>
          </w:rPr>
          <w:t xml:space="preserve">her eyes glistening. She was cute, her skin looked so </w:t>
        </w:r>
      </w:ins>
      <w:ins w:id="3131" w:author="Britt Collins" w:date="2021-10-04T11:03:00Z">
        <w:r w:rsidR="00C779A1">
          <w:rPr>
            <w:rFonts w:ascii="Times New Roman" w:hAnsi="Times New Roman"/>
            <w:sz w:val="24"/>
            <w:szCs w:val="24"/>
          </w:rPr>
          <w:t>soft and dewy</w:t>
        </w:r>
      </w:ins>
      <w:ins w:id="3132" w:author="Britt Collins" w:date="2021-09-30T14:58:00Z">
        <w:r w:rsidRPr="000B0CC8">
          <w:rPr>
            <w:rFonts w:ascii="Times New Roman" w:hAnsi="Times New Roman"/>
            <w:sz w:val="24"/>
            <w:szCs w:val="24"/>
          </w:rPr>
          <w:t xml:space="preserve">. I could see her focus shift from my eyes to my chin as she edged closer. </w:t>
        </w:r>
      </w:ins>
    </w:p>
    <w:p w14:paraId="1B281478" w14:textId="25D80926" w:rsidR="00C779A1" w:rsidRDefault="006F31F6" w:rsidP="00C779A1">
      <w:pPr>
        <w:spacing w:line="480" w:lineRule="auto"/>
        <w:ind w:left="-5" w:right="15" w:firstLine="350"/>
        <w:rPr>
          <w:ins w:id="3133" w:author="Britt Collins" w:date="2021-10-04T11:04:00Z"/>
          <w:rFonts w:ascii="Times New Roman" w:hAnsi="Times New Roman"/>
          <w:sz w:val="24"/>
          <w:szCs w:val="24"/>
        </w:rPr>
      </w:pPr>
      <w:ins w:id="3134" w:author="Britt Collins" w:date="2021-09-30T14:58:00Z">
        <w:r w:rsidRPr="000B0CC8">
          <w:rPr>
            <w:rFonts w:ascii="Times New Roman" w:hAnsi="Times New Roman"/>
            <w:sz w:val="24"/>
            <w:szCs w:val="24"/>
          </w:rPr>
          <w:t>I delicately reached out to feel how soft her face was. Our mouths touched. The kissing became more passionate. My arousal levels began to soar. She instructed me to kiss an area at the back of her left ear</w:t>
        </w:r>
      </w:ins>
      <w:ins w:id="3135" w:author="Britt Collins" w:date="2021-10-04T11:04:00Z">
        <w:r w:rsidR="00C779A1">
          <w:rPr>
            <w:rFonts w:ascii="Times New Roman" w:hAnsi="Times New Roman"/>
            <w:sz w:val="24"/>
            <w:szCs w:val="24"/>
          </w:rPr>
          <w:t xml:space="preserve"> and </w:t>
        </w:r>
      </w:ins>
      <w:ins w:id="3136" w:author="Britt Collins" w:date="2021-09-30T14:58:00Z">
        <w:r w:rsidRPr="000B0CC8">
          <w:rPr>
            <w:rFonts w:ascii="Times New Roman" w:hAnsi="Times New Roman"/>
            <w:sz w:val="24"/>
            <w:szCs w:val="24"/>
          </w:rPr>
          <w:t xml:space="preserve">began to groan with pleasure. The sound was spurring me to continue. After minutes of foreplay, I stopped to catch my breath. We stared at each other </w:t>
        </w:r>
      </w:ins>
      <w:ins w:id="3137" w:author="Britt Collins" w:date="2021-10-04T11:04:00Z">
        <w:r w:rsidR="00C779A1">
          <w:rPr>
            <w:rFonts w:ascii="Times New Roman" w:hAnsi="Times New Roman"/>
            <w:sz w:val="24"/>
            <w:szCs w:val="24"/>
          </w:rPr>
          <w:t>intent</w:t>
        </w:r>
      </w:ins>
      <w:ins w:id="3138" w:author="Britt Collins" w:date="2021-09-30T14:58:00Z">
        <w:r w:rsidRPr="000B0CC8">
          <w:rPr>
            <w:rFonts w:ascii="Times New Roman" w:hAnsi="Times New Roman"/>
            <w:sz w:val="24"/>
            <w:szCs w:val="24"/>
          </w:rPr>
          <w:t xml:space="preserve">ly. </w:t>
        </w:r>
      </w:ins>
    </w:p>
    <w:p w14:paraId="48169F46" w14:textId="77777777" w:rsidR="00C779A1" w:rsidRDefault="006F31F6" w:rsidP="00C779A1">
      <w:pPr>
        <w:spacing w:line="480" w:lineRule="auto"/>
        <w:ind w:left="345" w:right="15" w:firstLine="0"/>
        <w:rPr>
          <w:ins w:id="3139" w:author="Britt Collins" w:date="2021-10-04T11:04:00Z"/>
          <w:rFonts w:ascii="Times New Roman" w:hAnsi="Times New Roman"/>
          <w:sz w:val="24"/>
          <w:szCs w:val="24"/>
        </w:rPr>
      </w:pPr>
      <w:ins w:id="3140" w:author="Britt Collins" w:date="2021-09-30T14:58:00Z">
        <w:r w:rsidRPr="000B0CC8">
          <w:rPr>
            <w:rFonts w:ascii="Times New Roman" w:hAnsi="Times New Roman"/>
            <w:sz w:val="24"/>
            <w:szCs w:val="24"/>
          </w:rPr>
          <w:t>Elle broke the silence</w:t>
        </w:r>
      </w:ins>
      <w:ins w:id="3141" w:author="Britt Collins" w:date="2021-10-04T11:04:00Z">
        <w:r w:rsidR="00C779A1">
          <w:rPr>
            <w:rFonts w:ascii="Times New Roman" w:hAnsi="Times New Roman"/>
            <w:sz w:val="24"/>
            <w:szCs w:val="24"/>
          </w:rPr>
          <w:t>.</w:t>
        </w:r>
      </w:ins>
      <w:ins w:id="3142" w:author="Britt Collins" w:date="2021-09-30T14:58:00Z">
        <w:r w:rsidRPr="000B0CC8">
          <w:rPr>
            <w:rFonts w:ascii="Times New Roman" w:hAnsi="Times New Roman"/>
            <w:sz w:val="24"/>
            <w:szCs w:val="24"/>
          </w:rPr>
          <w:t xml:space="preserve"> "I get really horny when I get kissed on the neck… I will really want to fuck you if you continue to do that.", she said. Elle smiled again. </w:t>
        </w:r>
      </w:ins>
    </w:p>
    <w:p w14:paraId="724CEEDF" w14:textId="3B0B8C53" w:rsidR="00C779A1" w:rsidRDefault="006F31F6" w:rsidP="00C779A1">
      <w:pPr>
        <w:spacing w:line="480" w:lineRule="auto"/>
        <w:ind w:left="345" w:right="15" w:firstLine="375"/>
        <w:rPr>
          <w:ins w:id="3143" w:author="Britt Collins" w:date="2021-10-04T11:06:00Z"/>
          <w:rFonts w:ascii="Times New Roman" w:hAnsi="Times New Roman"/>
          <w:sz w:val="24"/>
          <w:szCs w:val="24"/>
        </w:rPr>
      </w:pPr>
      <w:ins w:id="3144" w:author="Britt Collins" w:date="2021-09-30T14:58:00Z">
        <w:r w:rsidRPr="000B0CC8">
          <w:rPr>
            <w:rFonts w:ascii="Times New Roman" w:hAnsi="Times New Roman"/>
            <w:sz w:val="24"/>
            <w:szCs w:val="24"/>
          </w:rPr>
          <w:t>I looked at her with intense focus</w:t>
        </w:r>
      </w:ins>
      <w:ins w:id="3145" w:author="Britt Collins" w:date="2021-10-04T11:05:00Z">
        <w:r w:rsidR="00C779A1">
          <w:rPr>
            <w:rFonts w:ascii="Times New Roman" w:hAnsi="Times New Roman"/>
            <w:sz w:val="24"/>
            <w:szCs w:val="24"/>
          </w:rPr>
          <w:t>,</w:t>
        </w:r>
      </w:ins>
      <w:ins w:id="3146" w:author="Britt Collins" w:date="2021-09-30T14:58:00Z">
        <w:r w:rsidRPr="000B0CC8">
          <w:rPr>
            <w:rFonts w:ascii="Times New Roman" w:hAnsi="Times New Roman"/>
            <w:sz w:val="24"/>
            <w:szCs w:val="24"/>
          </w:rPr>
          <w:t xml:space="preserve"> leaned in and kissed her on the neck. We began to shed our clothes. I made sure they were well organised as I placed them on floor. I </w:t>
        </w:r>
      </w:ins>
      <w:ins w:id="3147" w:author="Britt Collins" w:date="2021-10-04T11:06:00Z">
        <w:r w:rsidR="00C779A1">
          <w:rPr>
            <w:rFonts w:ascii="Times New Roman" w:hAnsi="Times New Roman"/>
            <w:sz w:val="24"/>
            <w:szCs w:val="24"/>
          </w:rPr>
          <w:t xml:space="preserve">still </w:t>
        </w:r>
      </w:ins>
      <w:ins w:id="3148" w:author="Britt Collins" w:date="2021-09-30T14:58:00Z">
        <w:r w:rsidRPr="000B0CC8">
          <w:rPr>
            <w:rFonts w:ascii="Times New Roman" w:hAnsi="Times New Roman"/>
            <w:sz w:val="24"/>
            <w:szCs w:val="24"/>
          </w:rPr>
          <w:t xml:space="preserve">had to ensure I looked smart for work the next morning. I kissed Elle from neck to toe, spending a lot of time appreciating her breasts. This was the first time I had experienced foreplay without the influence of alcohol. It was </w:t>
        </w:r>
        <w:r w:rsidRPr="000B0CC8">
          <w:rPr>
            <w:rFonts w:ascii="Times New Roman" w:hAnsi="Times New Roman"/>
            <w:sz w:val="24"/>
            <w:szCs w:val="24"/>
          </w:rPr>
          <w:lastRenderedPageBreak/>
          <w:t xml:space="preserve">more stimulating as a result. I continued, kissing her vagina, using my tongue to flick the labia. </w:t>
        </w:r>
      </w:ins>
      <w:ins w:id="3149" w:author="Britt Collins" w:date="2021-10-04T11:08:00Z">
        <w:r w:rsidR="00C779A1">
          <w:rPr>
            <w:rFonts w:ascii="Times New Roman" w:hAnsi="Times New Roman"/>
            <w:b/>
            <w:sz w:val="24"/>
            <w:szCs w:val="24"/>
          </w:rPr>
          <w:t>UNLESS YOU’RE WRITING EROTIC FICTION, IT’S BEST N</w:t>
        </w:r>
      </w:ins>
      <w:ins w:id="3150" w:author="Britt Collins" w:date="2021-10-04T11:07:00Z">
        <w:r w:rsidR="00C779A1" w:rsidRPr="00C779A1">
          <w:rPr>
            <w:rFonts w:ascii="Times New Roman" w:hAnsi="Times New Roman"/>
            <w:b/>
            <w:sz w:val="24"/>
            <w:szCs w:val="24"/>
            <w:rPrChange w:id="3151" w:author="Britt Collins" w:date="2021-10-04T11:08:00Z">
              <w:rPr>
                <w:rFonts w:ascii="Times New Roman" w:hAnsi="Times New Roman"/>
                <w:sz w:val="24"/>
                <w:szCs w:val="24"/>
              </w:rPr>
            </w:rPrChange>
          </w:rPr>
          <w:t>OT WRITE DETAILED SEX SCENE AND ABOUT BODY PARTS, AS IT COMES ACROSS AS QUITE CHEESY</w:t>
        </w:r>
      </w:ins>
      <w:ins w:id="3152" w:author="Britt Collins" w:date="2021-10-04T11:08:00Z">
        <w:r w:rsidR="00C779A1">
          <w:rPr>
            <w:rFonts w:ascii="Times New Roman" w:hAnsi="Times New Roman"/>
            <w:b/>
            <w:sz w:val="24"/>
            <w:szCs w:val="24"/>
          </w:rPr>
          <w:t xml:space="preserve"> AND CRINGY</w:t>
        </w:r>
      </w:ins>
      <w:ins w:id="3153" w:author="Britt Collins" w:date="2021-10-04T11:07:00Z">
        <w:r w:rsidR="00C779A1" w:rsidRPr="00C779A1">
          <w:rPr>
            <w:rFonts w:ascii="Times New Roman" w:hAnsi="Times New Roman"/>
            <w:b/>
            <w:sz w:val="24"/>
            <w:szCs w:val="24"/>
            <w:rPrChange w:id="3154" w:author="Britt Collins" w:date="2021-10-04T11:08:00Z">
              <w:rPr>
                <w:rFonts w:ascii="Times New Roman" w:hAnsi="Times New Roman"/>
                <w:sz w:val="24"/>
                <w:szCs w:val="24"/>
              </w:rPr>
            </w:rPrChange>
          </w:rPr>
          <w:t xml:space="preserve">. THE </w:t>
        </w:r>
      </w:ins>
      <w:ins w:id="3155" w:author="Britt Collins" w:date="2021-10-04T11:08:00Z">
        <w:r w:rsidR="00C779A1">
          <w:rPr>
            <w:rFonts w:ascii="Times New Roman" w:hAnsi="Times New Roman"/>
            <w:b/>
            <w:sz w:val="24"/>
            <w:szCs w:val="24"/>
          </w:rPr>
          <w:t>MOST IMPACTFUL</w:t>
        </w:r>
      </w:ins>
      <w:ins w:id="3156" w:author="Britt Collins" w:date="2021-10-04T11:07:00Z">
        <w:r w:rsidR="00C779A1" w:rsidRPr="00C779A1">
          <w:rPr>
            <w:rFonts w:ascii="Times New Roman" w:hAnsi="Times New Roman"/>
            <w:b/>
            <w:sz w:val="24"/>
            <w:szCs w:val="24"/>
            <w:rPrChange w:id="3157" w:author="Britt Collins" w:date="2021-10-04T11:08:00Z">
              <w:rPr>
                <w:rFonts w:ascii="Times New Roman" w:hAnsi="Times New Roman"/>
                <w:sz w:val="24"/>
                <w:szCs w:val="24"/>
              </w:rPr>
            </w:rPrChange>
          </w:rPr>
          <w:t xml:space="preserve"> WAY TO WRITE ABOUT SEX IS TO HINT AT IT OR WITH HUMOUR.</w:t>
        </w:r>
      </w:ins>
    </w:p>
    <w:p w14:paraId="0B0374B9" w14:textId="77777777" w:rsidR="00C779A1" w:rsidRDefault="006F31F6" w:rsidP="00C779A1">
      <w:pPr>
        <w:spacing w:line="480" w:lineRule="auto"/>
        <w:ind w:left="345" w:right="15" w:firstLine="375"/>
        <w:rPr>
          <w:ins w:id="3158" w:author="Britt Collins" w:date="2021-10-04T11:09:00Z"/>
          <w:rFonts w:ascii="Times New Roman" w:hAnsi="Times New Roman"/>
          <w:sz w:val="24"/>
          <w:szCs w:val="24"/>
        </w:rPr>
      </w:pPr>
      <w:ins w:id="3159" w:author="Britt Collins" w:date="2021-09-30T14:58:00Z">
        <w:r w:rsidRPr="000B0CC8">
          <w:rPr>
            <w:rFonts w:ascii="Times New Roman" w:hAnsi="Times New Roman"/>
            <w:sz w:val="24"/>
            <w:szCs w:val="24"/>
          </w:rPr>
          <w:t xml:space="preserve">Elle’s sounds of pleasure increased in pitch and volume. She shouted, </w:t>
        </w:r>
      </w:ins>
      <w:ins w:id="3160" w:author="Britt Collins" w:date="2021-10-04T11:08:00Z">
        <w:r w:rsidR="00C779A1">
          <w:rPr>
            <w:rFonts w:ascii="Times New Roman" w:hAnsi="Times New Roman"/>
            <w:sz w:val="24"/>
            <w:szCs w:val="24"/>
          </w:rPr>
          <w:t>“</w:t>
        </w:r>
      </w:ins>
      <w:ins w:id="3161" w:author="Britt Collins" w:date="2021-09-30T14:58:00Z">
        <w:r w:rsidRPr="000B0CC8">
          <w:rPr>
            <w:rFonts w:ascii="Times New Roman" w:hAnsi="Times New Roman"/>
            <w:sz w:val="24"/>
            <w:szCs w:val="24"/>
          </w:rPr>
          <w:t>fuck me!</w:t>
        </w:r>
      </w:ins>
      <w:ins w:id="3162" w:author="Britt Collins" w:date="2021-10-04T11:08:00Z">
        <w:r w:rsidR="00C779A1">
          <w:rPr>
            <w:rFonts w:ascii="Times New Roman" w:hAnsi="Times New Roman"/>
            <w:sz w:val="24"/>
            <w:szCs w:val="24"/>
          </w:rPr>
          <w:t>”</w:t>
        </w:r>
      </w:ins>
      <w:ins w:id="3163" w:author="Britt Collins" w:date="2021-09-30T14:58:00Z">
        <w:r w:rsidRPr="000B0CC8">
          <w:rPr>
            <w:rFonts w:ascii="Times New Roman" w:hAnsi="Times New Roman"/>
            <w:sz w:val="24"/>
            <w:szCs w:val="24"/>
          </w:rPr>
          <w:t xml:space="preserve"> </w:t>
        </w:r>
      </w:ins>
    </w:p>
    <w:p w14:paraId="244CE1CC" w14:textId="4722058C" w:rsidR="006F31F6" w:rsidRPr="000B0CC8" w:rsidRDefault="006F31F6">
      <w:pPr>
        <w:spacing w:line="480" w:lineRule="auto"/>
        <w:ind w:left="345" w:right="15" w:firstLine="375"/>
        <w:rPr>
          <w:ins w:id="3164" w:author="Britt Collins" w:date="2021-09-30T14:58:00Z"/>
          <w:rFonts w:ascii="Times New Roman" w:hAnsi="Times New Roman"/>
          <w:sz w:val="24"/>
          <w:szCs w:val="24"/>
        </w:rPr>
        <w:pPrChange w:id="3165" w:author="Britt Collins" w:date="2021-10-04T11:04:00Z">
          <w:pPr>
            <w:ind w:left="-5" w:right="15"/>
          </w:pPr>
        </w:pPrChange>
      </w:pPr>
      <w:ins w:id="3166" w:author="Britt Collins" w:date="2021-09-30T14:58:00Z">
        <w:r w:rsidRPr="000B0CC8">
          <w:rPr>
            <w:rFonts w:ascii="Times New Roman" w:hAnsi="Times New Roman"/>
            <w:sz w:val="24"/>
            <w:szCs w:val="24"/>
          </w:rPr>
          <w:t xml:space="preserve">At that moment I sensed </w:t>
        </w:r>
      </w:ins>
      <w:ins w:id="3167" w:author="Britt Collins" w:date="2021-10-04T11:09:00Z">
        <w:r w:rsidR="00C779A1">
          <w:rPr>
            <w:rFonts w:ascii="Times New Roman" w:hAnsi="Times New Roman"/>
            <w:sz w:val="24"/>
            <w:szCs w:val="24"/>
          </w:rPr>
          <w:t>I couldn’t get a</w:t>
        </w:r>
      </w:ins>
      <w:ins w:id="3168" w:author="Britt Collins" w:date="2021-09-30T14:58:00Z">
        <w:r w:rsidRPr="000B0CC8">
          <w:rPr>
            <w:rFonts w:ascii="Times New Roman" w:hAnsi="Times New Roman"/>
            <w:sz w:val="24"/>
            <w:szCs w:val="24"/>
          </w:rPr>
          <w:t xml:space="preserve"> ful</w:t>
        </w:r>
      </w:ins>
      <w:ins w:id="3169" w:author="Britt Collins" w:date="2021-10-04T11:09:00Z">
        <w:r w:rsidR="00C779A1">
          <w:rPr>
            <w:rFonts w:ascii="Times New Roman" w:hAnsi="Times New Roman"/>
            <w:sz w:val="24"/>
            <w:szCs w:val="24"/>
          </w:rPr>
          <w:t>l</w:t>
        </w:r>
      </w:ins>
      <w:ins w:id="3170" w:author="Britt Collins" w:date="2021-09-30T14:58:00Z">
        <w:r w:rsidRPr="000B0CC8">
          <w:rPr>
            <w:rFonts w:ascii="Times New Roman" w:hAnsi="Times New Roman"/>
            <w:sz w:val="24"/>
            <w:szCs w:val="24"/>
          </w:rPr>
          <w:t xml:space="preserve"> erect</w:t>
        </w:r>
      </w:ins>
      <w:ins w:id="3171" w:author="Britt Collins" w:date="2021-10-04T11:09:00Z">
        <w:r w:rsidR="00C779A1">
          <w:rPr>
            <w:rFonts w:ascii="Times New Roman" w:hAnsi="Times New Roman"/>
            <w:sz w:val="24"/>
            <w:szCs w:val="24"/>
          </w:rPr>
          <w:t>ion</w:t>
        </w:r>
      </w:ins>
      <w:ins w:id="3172" w:author="Britt Collins" w:date="2021-09-30T14:58:00Z">
        <w:r w:rsidRPr="000B0CC8">
          <w:rPr>
            <w:rFonts w:ascii="Times New Roman" w:hAnsi="Times New Roman"/>
            <w:sz w:val="24"/>
            <w:szCs w:val="24"/>
          </w:rPr>
          <w:t xml:space="preserve">. Any amount of self-stimulation was not working. I panicked, improvising, </w:t>
        </w:r>
      </w:ins>
      <w:ins w:id="3173" w:author="Britt Collins" w:date="2021-10-04T11:09:00Z">
        <w:r w:rsidR="00C779A1">
          <w:rPr>
            <w:rFonts w:ascii="Times New Roman" w:hAnsi="Times New Roman"/>
            <w:sz w:val="24"/>
            <w:szCs w:val="24"/>
          </w:rPr>
          <w:t xml:space="preserve">and </w:t>
        </w:r>
      </w:ins>
      <w:ins w:id="3174" w:author="Britt Collins" w:date="2021-09-30T14:58:00Z">
        <w:r w:rsidRPr="000B0CC8">
          <w:rPr>
            <w:rFonts w:ascii="Times New Roman" w:hAnsi="Times New Roman"/>
            <w:sz w:val="24"/>
            <w:szCs w:val="24"/>
          </w:rPr>
          <w:t>Elle screamed with pleasure; it wasn’t long before my right arm began to tire. The left arm was tagged to assist.</w:t>
        </w:r>
      </w:ins>
    </w:p>
    <w:p w14:paraId="347F1CBC" w14:textId="665F059E" w:rsidR="006F31F6" w:rsidRPr="000B0CC8" w:rsidRDefault="00C779A1">
      <w:pPr>
        <w:spacing w:line="480" w:lineRule="auto"/>
        <w:ind w:left="-5" w:right="15" w:firstLine="350"/>
        <w:rPr>
          <w:ins w:id="3175" w:author="Britt Collins" w:date="2021-09-30T14:58:00Z"/>
          <w:rFonts w:ascii="Times New Roman" w:hAnsi="Times New Roman"/>
          <w:sz w:val="24"/>
          <w:szCs w:val="24"/>
        </w:rPr>
        <w:pPrChange w:id="3176" w:author="Britt Collins" w:date="2021-10-04T11:09:00Z">
          <w:pPr>
            <w:ind w:left="-5" w:right="15"/>
          </w:pPr>
        </w:pPrChange>
      </w:pPr>
      <w:ins w:id="3177" w:author="Britt Collins" w:date="2021-10-04T11:10:00Z">
        <w:r w:rsidRPr="00C779A1">
          <w:rPr>
            <w:rFonts w:ascii="Times New Roman" w:hAnsi="Times New Roman"/>
            <w:b/>
            <w:sz w:val="24"/>
            <w:szCs w:val="24"/>
            <w:rPrChange w:id="3178" w:author="Britt Collins" w:date="2021-10-04T11:11:00Z">
              <w:rPr>
                <w:rFonts w:ascii="Times New Roman" w:hAnsi="Times New Roman"/>
                <w:sz w:val="24"/>
                <w:szCs w:val="24"/>
              </w:rPr>
            </w:rPrChange>
          </w:rPr>
          <w:t xml:space="preserve">LOSE THE </w:t>
        </w:r>
      </w:ins>
      <w:ins w:id="3179" w:author="Britt Collins" w:date="2021-10-04T11:11:00Z">
        <w:r w:rsidRPr="00C779A1">
          <w:rPr>
            <w:rFonts w:ascii="Times New Roman" w:hAnsi="Times New Roman"/>
            <w:b/>
            <w:sz w:val="24"/>
            <w:szCs w:val="24"/>
            <w:rPrChange w:id="3180" w:author="Britt Collins" w:date="2021-10-04T11:11:00Z">
              <w:rPr>
                <w:rFonts w:ascii="Times New Roman" w:hAnsi="Times New Roman"/>
                <w:sz w:val="24"/>
                <w:szCs w:val="24"/>
              </w:rPr>
            </w:rPrChange>
          </w:rPr>
          <w:t>GRAPHIC SEX DETIALS</w:t>
        </w:r>
        <w:r>
          <w:rPr>
            <w:rFonts w:ascii="Times New Roman" w:hAnsi="Times New Roman"/>
            <w:sz w:val="24"/>
            <w:szCs w:val="24"/>
          </w:rPr>
          <w:t xml:space="preserve"> </w:t>
        </w:r>
      </w:ins>
      <w:ins w:id="3181" w:author="Britt Collins" w:date="2021-09-30T14:58:00Z">
        <w:r w:rsidR="006F31F6" w:rsidRPr="000B0CC8">
          <w:rPr>
            <w:rFonts w:ascii="Times New Roman" w:hAnsi="Times New Roman"/>
            <w:sz w:val="24"/>
            <w:szCs w:val="24"/>
          </w:rPr>
          <w:t>Given the lack of air conditioning and humid conditions, I was beginning to dehydrate. Elle could sense my frustration. We slowed proceedings. We sat next to each other on the side of the bed.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ins>
    </w:p>
    <w:p w14:paraId="2C29641E" w14:textId="77777777" w:rsidR="00C779A1" w:rsidRDefault="00C779A1">
      <w:pPr>
        <w:spacing w:line="480" w:lineRule="auto"/>
        <w:ind w:left="-5" w:right="15"/>
        <w:rPr>
          <w:ins w:id="3182" w:author="Britt Collins" w:date="2021-10-04T11:10:00Z"/>
          <w:rFonts w:ascii="Times New Roman" w:hAnsi="Times New Roman"/>
          <w:sz w:val="24"/>
          <w:szCs w:val="24"/>
        </w:rPr>
      </w:pPr>
    </w:p>
    <w:p w14:paraId="0B7E3908" w14:textId="455E1439" w:rsidR="006F31F6" w:rsidRPr="000B0CC8" w:rsidRDefault="006F31F6">
      <w:pPr>
        <w:spacing w:line="480" w:lineRule="auto"/>
        <w:ind w:left="-5" w:right="15"/>
        <w:rPr>
          <w:ins w:id="3183" w:author="Britt Collins" w:date="2021-09-30T14:58:00Z"/>
          <w:rFonts w:ascii="Times New Roman" w:hAnsi="Times New Roman"/>
          <w:sz w:val="24"/>
          <w:szCs w:val="24"/>
        </w:rPr>
        <w:pPrChange w:id="3184" w:author="Britt Collins" w:date="2021-09-30T15:06:00Z">
          <w:pPr>
            <w:ind w:left="-5" w:right="15"/>
          </w:pPr>
        </w:pPrChange>
      </w:pPr>
      <w:ins w:id="3185" w:author="Britt Collins" w:date="2021-09-30T14:58:00Z">
        <w:r w:rsidRPr="000B0CC8">
          <w:rPr>
            <w:rFonts w:ascii="Times New Roman" w:hAnsi="Times New Roman"/>
            <w:sz w:val="24"/>
            <w:szCs w:val="24"/>
          </w:rPr>
          <w:t xml:space="preserve">When Elle’s alarm rang first thing in the morning, I couldn’t muster the strength to get up. I turned to watch Elle as she readied herself. She looked completely different with her glasses on. They suited her, they expressed her high intellect. I could see she was focused on going through her morning routine. It took me much effort from releasing my body from Elle's soft mattress. My work clothes were organised but crumpled. They were not at all fashioned for the daily grind at the client. Given how late it was, I had no time to shower. I donned the garments, yawned and looked over at Elle. She looked ready to take on the day. I looked ready to take on more cans of Red Bull. </w:t>
        </w:r>
      </w:ins>
    </w:p>
    <w:p w14:paraId="41A8BA59" w14:textId="37D5E4C2" w:rsidR="00FD3D27" w:rsidRDefault="00FD3D27" w:rsidP="00FD3D27">
      <w:pPr>
        <w:spacing w:line="480" w:lineRule="auto"/>
        <w:ind w:left="-5" w:right="15" w:firstLine="725"/>
        <w:rPr>
          <w:ins w:id="3186" w:author="Britt Collins" w:date="2021-10-04T11:13:00Z"/>
          <w:rFonts w:ascii="Times New Roman" w:hAnsi="Times New Roman"/>
          <w:sz w:val="24"/>
          <w:szCs w:val="24"/>
        </w:rPr>
      </w:pPr>
      <w:ins w:id="3187" w:author="Britt Collins" w:date="2021-10-04T11:12:00Z">
        <w:r>
          <w:rPr>
            <w:rFonts w:ascii="Times New Roman" w:hAnsi="Times New Roman"/>
            <w:sz w:val="24"/>
            <w:szCs w:val="24"/>
          </w:rPr>
          <w:lastRenderedPageBreak/>
          <w:t>Leaving her flat together, s</w:t>
        </w:r>
      </w:ins>
      <w:ins w:id="3188" w:author="Britt Collins" w:date="2021-09-30T14:58:00Z">
        <w:r w:rsidR="006F31F6" w:rsidRPr="000B0CC8">
          <w:rPr>
            <w:rFonts w:ascii="Times New Roman" w:hAnsi="Times New Roman"/>
            <w:sz w:val="24"/>
            <w:szCs w:val="24"/>
          </w:rPr>
          <w:t>he pointed in the direction of her university and pointed</w:t>
        </w:r>
      </w:ins>
      <w:ins w:id="3189" w:author="Britt Collins" w:date="2021-10-04T11:12:00Z">
        <w:r>
          <w:rPr>
            <w:rFonts w:ascii="Times New Roman" w:hAnsi="Times New Roman"/>
            <w:sz w:val="24"/>
            <w:szCs w:val="24"/>
          </w:rPr>
          <w:t xml:space="preserve"> me</w:t>
        </w:r>
      </w:ins>
      <w:ins w:id="3190" w:author="Britt Collins" w:date="2021-09-30T14:58:00Z">
        <w:r w:rsidR="006F31F6" w:rsidRPr="000B0CC8">
          <w:rPr>
            <w:rFonts w:ascii="Times New Roman" w:hAnsi="Times New Roman"/>
            <w:sz w:val="24"/>
            <w:szCs w:val="24"/>
          </w:rPr>
          <w:t xml:space="preserve"> in the direction city. </w:t>
        </w:r>
      </w:ins>
      <w:ins w:id="3191" w:author="Britt Collins" w:date="2021-10-04T11:12:00Z">
        <w:r>
          <w:rPr>
            <w:rFonts w:ascii="Times New Roman" w:hAnsi="Times New Roman"/>
            <w:sz w:val="24"/>
            <w:szCs w:val="24"/>
          </w:rPr>
          <w:t>“</w:t>
        </w:r>
      </w:ins>
      <w:ins w:id="3192" w:author="Britt Collins" w:date="2021-09-30T14:58:00Z">
        <w:r w:rsidR="006F31F6" w:rsidRPr="000B0CC8">
          <w:rPr>
            <w:rFonts w:ascii="Times New Roman" w:hAnsi="Times New Roman"/>
            <w:sz w:val="24"/>
            <w:szCs w:val="24"/>
          </w:rPr>
          <w:t>Dave, you that way, me this way. Catch the 470 bus on this side of the road.</w:t>
        </w:r>
      </w:ins>
      <w:ins w:id="3193" w:author="Britt Collins" w:date="2021-10-04T11:13:00Z">
        <w:r>
          <w:rPr>
            <w:rFonts w:ascii="Times New Roman" w:hAnsi="Times New Roman"/>
            <w:sz w:val="24"/>
            <w:szCs w:val="24"/>
          </w:rPr>
          <w:t xml:space="preserve">” </w:t>
        </w:r>
        <w:r w:rsidRPr="00290110">
          <w:rPr>
            <w:rFonts w:ascii="Times New Roman" w:hAnsi="Times New Roman"/>
            <w:b/>
            <w:sz w:val="24"/>
            <w:szCs w:val="24"/>
            <w:rPrChange w:id="3194" w:author="Britt Collins" w:date="2021-10-05T15:38:00Z">
              <w:rPr>
                <w:rFonts w:ascii="Times New Roman" w:hAnsi="Times New Roman"/>
                <w:sz w:val="24"/>
                <w:szCs w:val="24"/>
              </w:rPr>
            </w:rPrChange>
          </w:rPr>
          <w:t>AVOID</w:t>
        </w:r>
        <w:r>
          <w:rPr>
            <w:rFonts w:ascii="Times New Roman" w:hAnsi="Times New Roman"/>
            <w:sz w:val="24"/>
            <w:szCs w:val="24"/>
          </w:rPr>
          <w:t xml:space="preserve"> </w:t>
        </w:r>
        <w:r w:rsidRPr="00FD3D27">
          <w:rPr>
            <w:rFonts w:ascii="Times New Roman" w:hAnsi="Times New Roman"/>
            <w:b/>
            <w:sz w:val="24"/>
            <w:szCs w:val="24"/>
            <w:rPrChange w:id="3195" w:author="Britt Collins" w:date="2021-10-04T11:13:00Z">
              <w:rPr>
                <w:rFonts w:ascii="Times New Roman" w:hAnsi="Times New Roman"/>
                <w:sz w:val="24"/>
                <w:szCs w:val="24"/>
              </w:rPr>
            </w:rPrChange>
          </w:rPr>
          <w:t xml:space="preserve">THESE LITTLE TRITE DETAILS, </w:t>
        </w:r>
      </w:ins>
      <w:ins w:id="3196" w:author="Britt Collins" w:date="2021-10-05T15:38:00Z">
        <w:r w:rsidR="00290110">
          <w:rPr>
            <w:rFonts w:ascii="Times New Roman" w:hAnsi="Times New Roman"/>
            <w:b/>
            <w:sz w:val="24"/>
            <w:szCs w:val="24"/>
          </w:rPr>
          <w:t xml:space="preserve">OTHERWISE </w:t>
        </w:r>
      </w:ins>
      <w:ins w:id="3197" w:author="Britt Collins" w:date="2021-10-04T11:13:00Z">
        <w:r w:rsidRPr="00FD3D27">
          <w:rPr>
            <w:rFonts w:ascii="Times New Roman" w:hAnsi="Times New Roman"/>
            <w:b/>
            <w:sz w:val="24"/>
            <w:szCs w:val="24"/>
            <w:rPrChange w:id="3198" w:author="Britt Collins" w:date="2021-10-04T11:13:00Z">
              <w:rPr>
                <w:rFonts w:ascii="Times New Roman" w:hAnsi="Times New Roman"/>
                <w:sz w:val="24"/>
                <w:szCs w:val="24"/>
              </w:rPr>
            </w:rPrChange>
          </w:rPr>
          <w:t>YOU WILL LOSE THE READER.</w:t>
        </w:r>
      </w:ins>
    </w:p>
    <w:p w14:paraId="045EAE7E" w14:textId="7409F0B6" w:rsidR="006F31F6" w:rsidRPr="000B0CC8" w:rsidRDefault="006F31F6">
      <w:pPr>
        <w:spacing w:line="480" w:lineRule="auto"/>
        <w:ind w:left="-5" w:right="15" w:firstLine="725"/>
        <w:rPr>
          <w:ins w:id="3199" w:author="Britt Collins" w:date="2021-09-30T14:58:00Z"/>
          <w:rFonts w:ascii="Times New Roman" w:hAnsi="Times New Roman"/>
          <w:sz w:val="24"/>
          <w:szCs w:val="24"/>
        </w:rPr>
        <w:pPrChange w:id="3200" w:author="Britt Collins" w:date="2021-10-04T11:12:00Z">
          <w:pPr>
            <w:ind w:left="-5" w:right="15"/>
          </w:pPr>
        </w:pPrChange>
      </w:pPr>
      <w:ins w:id="3201" w:author="Britt Collins" w:date="2021-09-30T14:58:00Z">
        <w:r w:rsidRPr="000B0CC8">
          <w:rPr>
            <w:rFonts w:ascii="Times New Roman" w:hAnsi="Times New Roman"/>
            <w:sz w:val="24"/>
            <w:szCs w:val="24"/>
          </w:rPr>
          <w:t xml:space="preserve">I lifted my head to give her one last kiss before saying goodbye. As she walked away, I saw the bus approach. I managed to flag it down, hop on board and slump in the first available seat. I felt paranoid. It must have been obvious to other passengers why I looked so dishevelled. I just wanted to sleep. </w:t>
        </w:r>
      </w:ins>
      <w:ins w:id="3202" w:author="Britt Collins" w:date="2021-10-04T11:14:00Z">
        <w:r w:rsidR="00FD3D27" w:rsidRPr="00FD3D27">
          <w:rPr>
            <w:rFonts w:ascii="Times New Roman" w:hAnsi="Times New Roman"/>
            <w:b/>
            <w:sz w:val="24"/>
            <w:szCs w:val="24"/>
            <w:rPrChange w:id="3203" w:author="Britt Collins" w:date="2021-10-04T11:14:00Z">
              <w:rPr>
                <w:rFonts w:ascii="Times New Roman" w:hAnsi="Times New Roman"/>
                <w:sz w:val="24"/>
                <w:szCs w:val="24"/>
              </w:rPr>
            </w:rPrChange>
          </w:rPr>
          <w:t>I felt like a dirty stop-out,</w:t>
        </w:r>
        <w:r w:rsidR="00FD3D27">
          <w:rPr>
            <w:rFonts w:ascii="Times New Roman" w:hAnsi="Times New Roman"/>
            <w:sz w:val="24"/>
            <w:szCs w:val="24"/>
          </w:rPr>
          <w:t xml:space="preserve"> but at least</w:t>
        </w:r>
      </w:ins>
      <w:ins w:id="3204" w:author="Britt Collins" w:date="2021-09-30T14:58:00Z">
        <w:r w:rsidRPr="000B0CC8">
          <w:rPr>
            <w:rFonts w:ascii="Times New Roman" w:hAnsi="Times New Roman"/>
            <w:sz w:val="24"/>
            <w:szCs w:val="24"/>
          </w:rPr>
          <w:t xml:space="preserve"> manage</w:t>
        </w:r>
      </w:ins>
      <w:ins w:id="3205" w:author="Britt Collins" w:date="2021-10-04T11:14:00Z">
        <w:r w:rsidR="00FD3D27">
          <w:rPr>
            <w:rFonts w:ascii="Times New Roman" w:hAnsi="Times New Roman"/>
            <w:sz w:val="24"/>
            <w:szCs w:val="24"/>
          </w:rPr>
          <w:t>d</w:t>
        </w:r>
      </w:ins>
      <w:ins w:id="3206" w:author="Britt Collins" w:date="2021-09-30T14:58:00Z">
        <w:r w:rsidRPr="000B0CC8">
          <w:rPr>
            <w:rFonts w:ascii="Times New Roman" w:hAnsi="Times New Roman"/>
            <w:sz w:val="24"/>
            <w:szCs w:val="24"/>
          </w:rPr>
          <w:t xml:space="preserve"> to use deodorant that morning. The smell hopefully would disguise any whiff of sex on me. I looked out of the window to see my ghostly image </w:t>
        </w:r>
      </w:ins>
      <w:ins w:id="3207" w:author="Britt Collins" w:date="2021-10-04T11:14:00Z">
        <w:r w:rsidR="00FD3D27">
          <w:rPr>
            <w:rFonts w:ascii="Times New Roman" w:hAnsi="Times New Roman"/>
            <w:sz w:val="24"/>
            <w:szCs w:val="24"/>
          </w:rPr>
          <w:t>reflect</w:t>
        </w:r>
      </w:ins>
      <w:ins w:id="3208" w:author="Britt Collins" w:date="2021-09-30T14:58:00Z">
        <w:r w:rsidRPr="000B0CC8">
          <w:rPr>
            <w:rFonts w:ascii="Times New Roman" w:hAnsi="Times New Roman"/>
            <w:sz w:val="24"/>
            <w:szCs w:val="24"/>
          </w:rPr>
          <w:t>ing back at me. I closed my eyes briefly only for my thoughts to be consumed by what the day ahead had in store for me.</w:t>
        </w:r>
      </w:ins>
    </w:p>
    <w:p w14:paraId="3F58CF4C" w14:textId="0D2F01DF" w:rsidR="006F31F6" w:rsidRPr="000B0CC8" w:rsidRDefault="006F31F6">
      <w:pPr>
        <w:spacing w:line="480" w:lineRule="auto"/>
        <w:ind w:left="-5" w:right="15" w:firstLine="725"/>
        <w:rPr>
          <w:ins w:id="3209" w:author="Britt Collins" w:date="2021-09-30T14:58:00Z"/>
          <w:rFonts w:ascii="Times New Roman" w:hAnsi="Times New Roman"/>
          <w:sz w:val="24"/>
          <w:szCs w:val="24"/>
        </w:rPr>
        <w:pPrChange w:id="3210" w:author="Britt Collins" w:date="2021-10-04T11:15:00Z">
          <w:pPr>
            <w:ind w:left="-5" w:right="15"/>
          </w:pPr>
        </w:pPrChange>
      </w:pPr>
      <w:ins w:id="3211" w:author="Britt Collins" w:date="2021-09-30T14:58:00Z">
        <w:r w:rsidRPr="000B0CC8">
          <w:rPr>
            <w:rFonts w:ascii="Times New Roman" w:hAnsi="Times New Roman"/>
            <w:sz w:val="24"/>
            <w:szCs w:val="24"/>
          </w:rPr>
          <w:t>My laptop was my toolkit. It kept me in touch with the consultancy. Much like a Batman symbol shining on the clouds, it gave me access to a crime fighter, well, a test consultant to assist me. I wished a test consultant could have rescued me from the client that day. It was quite an important day. We were giving a presentation to the client</w:t>
        </w:r>
      </w:ins>
      <w:ins w:id="3212" w:author="Britt Collins" w:date="2021-10-04T11:15:00Z">
        <w:r w:rsidR="00FD3D27">
          <w:rPr>
            <w:rFonts w:ascii="Times New Roman" w:hAnsi="Times New Roman"/>
            <w:sz w:val="24"/>
            <w:szCs w:val="24"/>
          </w:rPr>
          <w:t xml:space="preserve"> and I </w:t>
        </w:r>
      </w:ins>
      <w:ins w:id="3213" w:author="Britt Collins" w:date="2021-09-30T14:58:00Z">
        <w:r w:rsidRPr="000B0CC8">
          <w:rPr>
            <w:rFonts w:ascii="Times New Roman" w:hAnsi="Times New Roman"/>
            <w:sz w:val="24"/>
            <w:szCs w:val="24"/>
          </w:rPr>
          <w:t>was one</w:t>
        </w:r>
      </w:ins>
      <w:ins w:id="3214" w:author="Britt Collins" w:date="2021-10-04T11:15:00Z">
        <w:r w:rsidR="00FD3D27">
          <w:rPr>
            <w:rFonts w:ascii="Times New Roman" w:hAnsi="Times New Roman"/>
            <w:sz w:val="24"/>
            <w:szCs w:val="24"/>
          </w:rPr>
          <w:t>-</w:t>
        </w:r>
      </w:ins>
      <w:ins w:id="3215" w:author="Britt Collins" w:date="2021-09-30T14:58:00Z">
        <w:r w:rsidRPr="000B0CC8">
          <w:rPr>
            <w:rFonts w:ascii="Times New Roman" w:hAnsi="Times New Roman"/>
            <w:sz w:val="24"/>
            <w:szCs w:val="24"/>
          </w:rPr>
          <w:t>third of its creative output. This didn’t faze me. What did, was the thought of facing Dan's interrogations. The English joker was going to have a field day as I rolled into work late.</w:t>
        </w:r>
      </w:ins>
    </w:p>
    <w:p w14:paraId="656895CC" w14:textId="069DC5E3" w:rsidR="00FD3D27" w:rsidRDefault="006F31F6" w:rsidP="00FD3D27">
      <w:pPr>
        <w:spacing w:line="480" w:lineRule="auto"/>
        <w:ind w:left="-5" w:right="15" w:firstLine="725"/>
        <w:rPr>
          <w:ins w:id="3216" w:author="Britt Collins" w:date="2021-10-04T11:20:00Z"/>
          <w:rFonts w:ascii="Times New Roman" w:hAnsi="Times New Roman"/>
          <w:sz w:val="24"/>
          <w:szCs w:val="24"/>
        </w:rPr>
      </w:pPr>
      <w:ins w:id="3217" w:author="Britt Collins" w:date="2021-09-30T14:58:00Z">
        <w:r w:rsidRPr="000B0CC8">
          <w:rPr>
            <w:rFonts w:ascii="Times New Roman" w:hAnsi="Times New Roman"/>
            <w:sz w:val="24"/>
            <w:szCs w:val="24"/>
          </w:rPr>
          <w:t>In the tester's lab area I unglued the backpack from my moist, crumpled business shirt and placed it on my chair. I took the laptop out of the bag and set it down on the desk. I could pick out the faint sound of footsteps. Dan popped his head in with a</w:t>
        </w:r>
      </w:ins>
      <w:ins w:id="3218" w:author="Britt Collins" w:date="2021-10-04T11:16:00Z">
        <w:r w:rsidR="00FD3D27">
          <w:rPr>
            <w:rFonts w:ascii="Times New Roman" w:hAnsi="Times New Roman"/>
            <w:sz w:val="24"/>
            <w:szCs w:val="24"/>
          </w:rPr>
          <w:t>n</w:t>
        </w:r>
      </w:ins>
      <w:ins w:id="3219" w:author="Britt Collins" w:date="2021-09-30T14:58:00Z">
        <w:r w:rsidRPr="000B0CC8">
          <w:rPr>
            <w:rFonts w:ascii="Times New Roman" w:hAnsi="Times New Roman"/>
            <w:sz w:val="24"/>
            <w:szCs w:val="24"/>
          </w:rPr>
          <w:t xml:space="preserve"> </w:t>
        </w:r>
      </w:ins>
      <w:ins w:id="3220" w:author="Britt Collins" w:date="2021-10-04T11:16:00Z">
        <w:r w:rsidR="00FD3D27">
          <w:rPr>
            <w:rFonts w:ascii="Times New Roman" w:hAnsi="Times New Roman"/>
            <w:sz w:val="24"/>
            <w:szCs w:val="24"/>
          </w:rPr>
          <w:t>annoyed</w:t>
        </w:r>
      </w:ins>
      <w:ins w:id="3221" w:author="Britt Collins" w:date="2021-09-30T14:58:00Z">
        <w:r w:rsidRPr="000B0CC8">
          <w:rPr>
            <w:rFonts w:ascii="Times New Roman" w:hAnsi="Times New Roman"/>
            <w:sz w:val="24"/>
            <w:szCs w:val="24"/>
          </w:rPr>
          <w:t xml:space="preserve"> look on his face. </w:t>
        </w:r>
        <w:r w:rsidRPr="00FD3D27">
          <w:rPr>
            <w:rFonts w:ascii="Times New Roman" w:hAnsi="Times New Roman"/>
            <w:i/>
            <w:sz w:val="24"/>
            <w:szCs w:val="24"/>
            <w:rPrChange w:id="3222" w:author="Britt Collins" w:date="2021-10-04T11:16:00Z">
              <w:rPr>
                <w:rFonts w:ascii="Times New Roman" w:hAnsi="Times New Roman"/>
                <w:sz w:val="24"/>
                <w:szCs w:val="24"/>
              </w:rPr>
            </w:rPrChange>
          </w:rPr>
          <w:t>Here comes the patronising chat</w:t>
        </w:r>
        <w:r w:rsidRPr="000B0CC8">
          <w:rPr>
            <w:rFonts w:ascii="Times New Roman" w:hAnsi="Times New Roman"/>
            <w:sz w:val="24"/>
            <w:szCs w:val="24"/>
          </w:rPr>
          <w:t xml:space="preserve">, I thought. </w:t>
        </w:r>
      </w:ins>
      <w:ins w:id="3223" w:author="Britt Collins" w:date="2021-10-04T11:16:00Z">
        <w:r w:rsidR="00FD3D27">
          <w:rPr>
            <w:rFonts w:ascii="Times New Roman" w:hAnsi="Times New Roman"/>
            <w:sz w:val="24"/>
            <w:szCs w:val="24"/>
          </w:rPr>
          <w:t>He</w:t>
        </w:r>
      </w:ins>
      <w:ins w:id="3224" w:author="Britt Collins" w:date="2021-09-30T14:58:00Z">
        <w:r w:rsidRPr="000B0CC8">
          <w:rPr>
            <w:rFonts w:ascii="Times New Roman" w:hAnsi="Times New Roman"/>
            <w:sz w:val="24"/>
            <w:szCs w:val="24"/>
          </w:rPr>
          <w:t xml:space="preserve"> took a good look at me</w:t>
        </w:r>
      </w:ins>
      <w:ins w:id="3225" w:author="Britt Collins" w:date="2021-10-04T11:16:00Z">
        <w:r w:rsidR="00FD3D27">
          <w:rPr>
            <w:rFonts w:ascii="Times New Roman" w:hAnsi="Times New Roman"/>
            <w:sz w:val="24"/>
            <w:szCs w:val="24"/>
          </w:rPr>
          <w:t xml:space="preserve"> and h</w:t>
        </w:r>
      </w:ins>
      <w:ins w:id="3226" w:author="Britt Collins" w:date="2021-09-30T14:58:00Z">
        <w:r w:rsidRPr="000B0CC8">
          <w:rPr>
            <w:rFonts w:ascii="Times New Roman" w:hAnsi="Times New Roman"/>
            <w:sz w:val="24"/>
            <w:szCs w:val="24"/>
          </w:rPr>
          <w:t>is seriousness slowly crumbled. It was replaced with a wide beaming smile. His demeanour reflected a fox that had taken all the chickens from the hen house.</w:t>
        </w:r>
      </w:ins>
    </w:p>
    <w:p w14:paraId="6DBD3934" w14:textId="4929C8A4" w:rsidR="00FD3D27" w:rsidRPr="00FD3D27" w:rsidRDefault="00FD3D27" w:rsidP="00FD3D27">
      <w:pPr>
        <w:spacing w:line="480" w:lineRule="auto"/>
        <w:ind w:left="-5" w:right="15" w:firstLine="725"/>
        <w:rPr>
          <w:ins w:id="3227" w:author="Britt Collins" w:date="2021-10-04T11:17:00Z"/>
          <w:rFonts w:ascii="Times New Roman" w:hAnsi="Times New Roman"/>
          <w:b/>
          <w:sz w:val="24"/>
          <w:szCs w:val="24"/>
          <w:rPrChange w:id="3228" w:author="Britt Collins" w:date="2021-10-04T11:21:00Z">
            <w:rPr>
              <w:ins w:id="3229" w:author="Britt Collins" w:date="2021-10-04T11:17:00Z"/>
              <w:rFonts w:ascii="Times New Roman" w:hAnsi="Times New Roman"/>
              <w:sz w:val="24"/>
              <w:szCs w:val="24"/>
            </w:rPr>
          </w:rPrChange>
        </w:rPr>
      </w:pPr>
      <w:ins w:id="3230" w:author="Britt Collins" w:date="2021-10-04T11:20:00Z">
        <w:r w:rsidRPr="00FD3D27">
          <w:rPr>
            <w:rFonts w:ascii="Times New Roman" w:hAnsi="Times New Roman"/>
            <w:b/>
            <w:sz w:val="24"/>
            <w:szCs w:val="24"/>
            <w:rPrChange w:id="3231" w:author="Britt Collins" w:date="2021-10-04T11:21:00Z">
              <w:rPr>
                <w:rFonts w:ascii="Times New Roman" w:hAnsi="Times New Roman"/>
                <w:sz w:val="24"/>
                <w:szCs w:val="24"/>
              </w:rPr>
            </w:rPrChange>
          </w:rPr>
          <w:t>GREAT THAT IS HOW YOU WRITE ABOUT SEX, WITH WIT AND H</w:t>
        </w:r>
      </w:ins>
      <w:ins w:id="3232" w:author="Britt Collins" w:date="2021-10-04T11:21:00Z">
        <w:r w:rsidRPr="00FD3D27">
          <w:rPr>
            <w:rFonts w:ascii="Times New Roman" w:hAnsi="Times New Roman"/>
            <w:b/>
            <w:sz w:val="24"/>
            <w:szCs w:val="24"/>
            <w:rPrChange w:id="3233" w:author="Britt Collins" w:date="2021-10-04T11:21:00Z">
              <w:rPr>
                <w:rFonts w:ascii="Times New Roman" w:hAnsi="Times New Roman"/>
                <w:sz w:val="24"/>
                <w:szCs w:val="24"/>
              </w:rPr>
            </w:rPrChange>
          </w:rPr>
          <w:t>UMOUR.</w:t>
        </w:r>
      </w:ins>
    </w:p>
    <w:p w14:paraId="06CB6D7E" w14:textId="77777777" w:rsidR="00FD3D27" w:rsidRDefault="00FD3D27" w:rsidP="00FD3D27">
      <w:pPr>
        <w:spacing w:line="480" w:lineRule="auto"/>
        <w:ind w:left="-5" w:right="15" w:firstLine="725"/>
        <w:rPr>
          <w:ins w:id="3234" w:author="Britt Collins" w:date="2021-10-04T11:18:00Z"/>
          <w:rFonts w:ascii="Times New Roman" w:hAnsi="Times New Roman"/>
          <w:sz w:val="24"/>
          <w:szCs w:val="24"/>
        </w:rPr>
      </w:pPr>
      <w:ins w:id="3235" w:author="Britt Collins" w:date="2021-10-04T11:17:00Z">
        <w:r>
          <w:rPr>
            <w:rFonts w:ascii="Times New Roman" w:hAnsi="Times New Roman"/>
            <w:sz w:val="24"/>
            <w:szCs w:val="24"/>
          </w:rPr>
          <w:t>“S</w:t>
        </w:r>
      </w:ins>
      <w:ins w:id="3236" w:author="Britt Collins" w:date="2021-09-30T14:58:00Z">
        <w:r w:rsidR="006F31F6" w:rsidRPr="000B0CC8">
          <w:rPr>
            <w:rFonts w:ascii="Times New Roman" w:hAnsi="Times New Roman"/>
            <w:sz w:val="24"/>
            <w:szCs w:val="24"/>
          </w:rPr>
          <w:t>o Mr Clarke, was Mrs Clarke any good last night?</w:t>
        </w:r>
      </w:ins>
      <w:ins w:id="3237" w:author="Britt Collins" w:date="2021-10-04T11:17:00Z">
        <w:r>
          <w:rPr>
            <w:rFonts w:ascii="Times New Roman" w:hAnsi="Times New Roman"/>
            <w:sz w:val="24"/>
            <w:szCs w:val="24"/>
          </w:rPr>
          <w:t>” he asked in a</w:t>
        </w:r>
        <w:r w:rsidRPr="000B0CC8">
          <w:rPr>
            <w:rFonts w:ascii="Times New Roman" w:hAnsi="Times New Roman"/>
            <w:sz w:val="24"/>
            <w:szCs w:val="24"/>
          </w:rPr>
          <w:t xml:space="preserve"> slow, deep</w:t>
        </w:r>
        <w:r>
          <w:rPr>
            <w:rFonts w:ascii="Times New Roman" w:hAnsi="Times New Roman"/>
            <w:sz w:val="24"/>
            <w:szCs w:val="24"/>
          </w:rPr>
          <w:t xml:space="preserve"> voice.</w:t>
        </w:r>
      </w:ins>
      <w:ins w:id="3238" w:author="Britt Collins" w:date="2021-09-30T14:58:00Z">
        <w:r w:rsidR="006F31F6" w:rsidRPr="000B0CC8">
          <w:rPr>
            <w:rFonts w:ascii="Times New Roman" w:hAnsi="Times New Roman"/>
            <w:sz w:val="24"/>
            <w:szCs w:val="24"/>
          </w:rPr>
          <w:t xml:space="preserve"> He opened his mouth, extended his tongue and began simulating licking a lollipop. </w:t>
        </w:r>
      </w:ins>
    </w:p>
    <w:p w14:paraId="0555BE3B" w14:textId="77777777" w:rsidR="00FD3D27" w:rsidRDefault="006F31F6" w:rsidP="00FD3D27">
      <w:pPr>
        <w:spacing w:line="480" w:lineRule="auto"/>
        <w:ind w:left="-5" w:right="15" w:firstLine="725"/>
        <w:rPr>
          <w:ins w:id="3239" w:author="Britt Collins" w:date="2021-10-04T11:18:00Z"/>
          <w:rFonts w:ascii="Times New Roman" w:hAnsi="Times New Roman"/>
          <w:sz w:val="24"/>
          <w:szCs w:val="24"/>
        </w:rPr>
      </w:pPr>
      <w:ins w:id="3240" w:author="Britt Collins" w:date="2021-09-30T14:58:00Z">
        <w:r w:rsidRPr="000B0CC8">
          <w:rPr>
            <w:rFonts w:ascii="Times New Roman" w:hAnsi="Times New Roman"/>
            <w:sz w:val="24"/>
            <w:szCs w:val="24"/>
          </w:rPr>
          <w:lastRenderedPageBreak/>
          <w:t>I looked at him with a smug smile on my face</w:t>
        </w:r>
      </w:ins>
      <w:ins w:id="3241" w:author="Britt Collins" w:date="2021-10-04T11:18:00Z">
        <w:r w:rsidR="00FD3D27">
          <w:rPr>
            <w:rFonts w:ascii="Times New Roman" w:hAnsi="Times New Roman"/>
            <w:sz w:val="24"/>
            <w:szCs w:val="24"/>
          </w:rPr>
          <w:t>.</w:t>
        </w:r>
      </w:ins>
      <w:ins w:id="3242" w:author="Britt Collins" w:date="2021-09-30T14:58:00Z">
        <w:r w:rsidRPr="000B0CC8">
          <w:rPr>
            <w:rFonts w:ascii="Times New Roman" w:hAnsi="Times New Roman"/>
            <w:sz w:val="24"/>
            <w:szCs w:val="24"/>
          </w:rPr>
          <w:t xml:space="preserve"> </w:t>
        </w:r>
      </w:ins>
      <w:ins w:id="3243" w:author="Britt Collins" w:date="2021-10-04T11:18:00Z">
        <w:r w:rsidR="00FD3D27">
          <w:rPr>
            <w:rFonts w:ascii="Times New Roman" w:hAnsi="Times New Roman"/>
            <w:sz w:val="24"/>
            <w:szCs w:val="24"/>
          </w:rPr>
          <w:t>“</w:t>
        </w:r>
      </w:ins>
      <w:ins w:id="3244" w:author="Britt Collins" w:date="2021-09-30T14:58:00Z">
        <w:r w:rsidRPr="000B0CC8">
          <w:rPr>
            <w:rFonts w:ascii="Times New Roman" w:hAnsi="Times New Roman"/>
            <w:sz w:val="24"/>
            <w:szCs w:val="24"/>
          </w:rPr>
          <w:t xml:space="preserve">She was alright. I gave her </w:t>
        </w:r>
      </w:ins>
      <w:ins w:id="3245" w:author="Britt Collins" w:date="2021-10-04T11:18:00Z">
        <w:r w:rsidR="00FD3D27">
          <w:rPr>
            <w:rFonts w:ascii="Times New Roman" w:hAnsi="Times New Roman"/>
            <w:sz w:val="24"/>
            <w:szCs w:val="24"/>
          </w:rPr>
          <w:t>three</w:t>
        </w:r>
      </w:ins>
      <w:ins w:id="3246" w:author="Britt Collins" w:date="2021-09-30T14:58:00Z">
        <w:r w:rsidRPr="000B0CC8">
          <w:rPr>
            <w:rFonts w:ascii="Times New Roman" w:hAnsi="Times New Roman"/>
            <w:sz w:val="24"/>
            <w:szCs w:val="24"/>
          </w:rPr>
          <w:t xml:space="preserve"> inches of oi, oi, saveloy that I’m sure she’ll reorder.</w:t>
        </w:r>
      </w:ins>
      <w:ins w:id="3247" w:author="Britt Collins" w:date="2021-10-04T11:18:00Z">
        <w:r w:rsidR="00FD3D27">
          <w:rPr>
            <w:rFonts w:ascii="Times New Roman" w:hAnsi="Times New Roman"/>
            <w:sz w:val="24"/>
            <w:szCs w:val="24"/>
          </w:rPr>
          <w:t>”</w:t>
        </w:r>
      </w:ins>
    </w:p>
    <w:p w14:paraId="4D1560F0" w14:textId="70E3465A" w:rsidR="006F31F6" w:rsidRPr="000B0CC8" w:rsidRDefault="006F31F6">
      <w:pPr>
        <w:spacing w:line="480" w:lineRule="auto"/>
        <w:ind w:left="-5" w:right="15" w:firstLine="725"/>
        <w:rPr>
          <w:ins w:id="3248" w:author="Britt Collins" w:date="2021-09-30T14:58:00Z"/>
          <w:rFonts w:ascii="Times New Roman" w:hAnsi="Times New Roman"/>
          <w:sz w:val="24"/>
          <w:szCs w:val="24"/>
        </w:rPr>
        <w:pPrChange w:id="3249" w:author="Britt Collins" w:date="2021-10-04T11:15:00Z">
          <w:pPr>
            <w:ind w:left="-5" w:right="15"/>
          </w:pPr>
        </w:pPrChange>
      </w:pPr>
      <w:ins w:id="3250" w:author="Britt Collins" w:date="2021-09-30T14:58:00Z">
        <w:r w:rsidRPr="000B0CC8">
          <w:rPr>
            <w:rFonts w:ascii="Times New Roman" w:hAnsi="Times New Roman"/>
            <w:sz w:val="24"/>
            <w:szCs w:val="24"/>
          </w:rPr>
          <w:t xml:space="preserve">Dan laughed out loud at my audacious claims. </w:t>
        </w:r>
      </w:ins>
      <w:ins w:id="3251" w:author="Britt Collins" w:date="2021-10-04T11:18:00Z">
        <w:r w:rsidR="00FD3D27">
          <w:rPr>
            <w:rFonts w:ascii="Times New Roman" w:hAnsi="Times New Roman"/>
            <w:sz w:val="24"/>
            <w:szCs w:val="24"/>
          </w:rPr>
          <w:t>“</w:t>
        </w:r>
      </w:ins>
      <w:ins w:id="3252" w:author="Britt Collins" w:date="2021-09-30T14:58:00Z">
        <w:r w:rsidRPr="000B0CC8">
          <w:rPr>
            <w:rFonts w:ascii="Times New Roman" w:hAnsi="Times New Roman"/>
            <w:sz w:val="24"/>
            <w:szCs w:val="24"/>
          </w:rPr>
          <w:t>As you were Mr Clarke</w:t>
        </w:r>
      </w:ins>
      <w:ins w:id="3253" w:author="Britt Collins" w:date="2021-10-04T11:19:00Z">
        <w:r w:rsidR="00FD3D27">
          <w:rPr>
            <w:rFonts w:ascii="Times New Roman" w:hAnsi="Times New Roman"/>
            <w:sz w:val="24"/>
            <w:szCs w:val="24"/>
          </w:rPr>
          <w:t>,”</w:t>
        </w:r>
      </w:ins>
      <w:ins w:id="3254" w:author="Britt Collins" w:date="2021-09-30T14:58:00Z">
        <w:r w:rsidRPr="000B0CC8">
          <w:rPr>
            <w:rFonts w:ascii="Times New Roman" w:hAnsi="Times New Roman"/>
            <w:sz w:val="24"/>
            <w:szCs w:val="24"/>
          </w:rPr>
          <w:t xml:space="preserve"> he </w:t>
        </w:r>
      </w:ins>
      <w:ins w:id="3255" w:author="Britt Collins" w:date="2021-10-04T11:19:00Z">
        <w:r w:rsidR="00FD3D27">
          <w:rPr>
            <w:rFonts w:ascii="Times New Roman" w:hAnsi="Times New Roman"/>
            <w:sz w:val="24"/>
            <w:szCs w:val="24"/>
          </w:rPr>
          <w:t>replie</w:t>
        </w:r>
      </w:ins>
      <w:ins w:id="3256" w:author="Britt Collins" w:date="2021-09-30T14:58:00Z">
        <w:r w:rsidRPr="000B0CC8">
          <w:rPr>
            <w:rFonts w:ascii="Times New Roman" w:hAnsi="Times New Roman"/>
            <w:sz w:val="24"/>
            <w:szCs w:val="24"/>
          </w:rPr>
          <w:t>d before skipping to the kitchen.</w:t>
        </w:r>
      </w:ins>
    </w:p>
    <w:p w14:paraId="328260BD" w14:textId="77777777" w:rsidR="00FD3D27" w:rsidRDefault="006F31F6" w:rsidP="00FD3D27">
      <w:pPr>
        <w:spacing w:line="480" w:lineRule="auto"/>
        <w:ind w:left="-5" w:right="15" w:firstLine="725"/>
        <w:rPr>
          <w:ins w:id="3257" w:author="Britt Collins" w:date="2021-10-04T11:20:00Z"/>
          <w:rFonts w:ascii="Times New Roman" w:hAnsi="Times New Roman"/>
          <w:sz w:val="24"/>
          <w:szCs w:val="24"/>
        </w:rPr>
      </w:pPr>
      <w:ins w:id="3258" w:author="Britt Collins" w:date="2021-09-30T14:58:00Z">
        <w:r w:rsidRPr="000B0CC8">
          <w:rPr>
            <w:rFonts w:ascii="Times New Roman" w:hAnsi="Times New Roman"/>
            <w:sz w:val="24"/>
            <w:szCs w:val="24"/>
          </w:rPr>
          <w:t xml:space="preserve">The client's kitchen area </w:t>
        </w:r>
      </w:ins>
      <w:ins w:id="3259" w:author="Britt Collins" w:date="2021-10-04T11:19:00Z">
        <w:r w:rsidR="00FD3D27">
          <w:rPr>
            <w:rFonts w:ascii="Times New Roman" w:hAnsi="Times New Roman"/>
            <w:sz w:val="24"/>
            <w:szCs w:val="24"/>
          </w:rPr>
          <w:t>was kitted out with</w:t>
        </w:r>
      </w:ins>
      <w:ins w:id="3260" w:author="Britt Collins" w:date="2021-09-30T14:58:00Z">
        <w:r w:rsidRPr="000B0CC8">
          <w:rPr>
            <w:rFonts w:ascii="Times New Roman" w:hAnsi="Times New Roman"/>
            <w:sz w:val="24"/>
            <w:szCs w:val="24"/>
          </w:rPr>
          <w:t xml:space="preserve"> the usual conveniences. Dan stored his signature mug and a plunger, ak</w:t>
        </w:r>
      </w:ins>
      <w:ins w:id="3261" w:author="Britt Collins" w:date="2021-10-04T11:19:00Z">
        <w:r w:rsidR="00FD3D27">
          <w:rPr>
            <w:rFonts w:ascii="Times New Roman" w:hAnsi="Times New Roman"/>
            <w:sz w:val="24"/>
            <w:szCs w:val="24"/>
          </w:rPr>
          <w:t>a</w:t>
        </w:r>
      </w:ins>
      <w:ins w:id="3262" w:author="Britt Collins" w:date="2021-09-30T14:58:00Z">
        <w:r w:rsidRPr="000B0CC8">
          <w:rPr>
            <w:rFonts w:ascii="Times New Roman" w:hAnsi="Times New Roman"/>
            <w:sz w:val="24"/>
            <w:szCs w:val="24"/>
          </w:rPr>
          <w:t xml:space="preserve"> cafetière in the cupboards. He stowed his special filter coffee in the locked bottom draw of his desk. His cup of joe was the coffee equivalent of Trebor</w:t>
        </w:r>
      </w:ins>
      <w:ins w:id="3263" w:author="Britt Collins" w:date="2021-10-04T11:20:00Z">
        <w:r w:rsidR="00FD3D27">
          <w:rPr>
            <w:rFonts w:ascii="Times New Roman" w:hAnsi="Times New Roman"/>
            <w:sz w:val="24"/>
            <w:szCs w:val="24"/>
          </w:rPr>
          <w:t>’</w:t>
        </w:r>
      </w:ins>
      <w:ins w:id="3264" w:author="Britt Collins" w:date="2021-09-30T14:58:00Z">
        <w:r w:rsidRPr="000B0CC8">
          <w:rPr>
            <w:rFonts w:ascii="Times New Roman" w:hAnsi="Times New Roman"/>
            <w:sz w:val="24"/>
            <w:szCs w:val="24"/>
          </w:rPr>
          <w:t>s extra strong mints. It was Dan's morning pick</w:t>
        </w:r>
      </w:ins>
      <w:ins w:id="3265" w:author="Britt Collins" w:date="2021-10-04T11:20:00Z">
        <w:r w:rsidR="00FD3D27">
          <w:rPr>
            <w:rFonts w:ascii="Times New Roman" w:hAnsi="Times New Roman"/>
            <w:sz w:val="24"/>
            <w:szCs w:val="24"/>
          </w:rPr>
          <w:t>-</w:t>
        </w:r>
      </w:ins>
      <w:ins w:id="3266" w:author="Britt Collins" w:date="2021-09-30T14:58:00Z">
        <w:r w:rsidRPr="000B0CC8">
          <w:rPr>
            <w:rFonts w:ascii="Times New Roman" w:hAnsi="Times New Roman"/>
            <w:sz w:val="24"/>
            <w:szCs w:val="24"/>
          </w:rPr>
          <w:t>me</w:t>
        </w:r>
      </w:ins>
      <w:ins w:id="3267" w:author="Britt Collins" w:date="2021-10-04T11:20:00Z">
        <w:r w:rsidR="00FD3D27">
          <w:rPr>
            <w:rFonts w:ascii="Times New Roman" w:hAnsi="Times New Roman"/>
            <w:sz w:val="24"/>
            <w:szCs w:val="24"/>
          </w:rPr>
          <w:t>-</w:t>
        </w:r>
      </w:ins>
      <w:ins w:id="3268" w:author="Britt Collins" w:date="2021-09-30T14:58:00Z">
        <w:r w:rsidRPr="000B0CC8">
          <w:rPr>
            <w:rFonts w:ascii="Times New Roman" w:hAnsi="Times New Roman"/>
            <w:sz w:val="24"/>
            <w:szCs w:val="24"/>
          </w:rPr>
          <w:t xml:space="preserve">up and shake down. </w:t>
        </w:r>
      </w:ins>
    </w:p>
    <w:p w14:paraId="6925B2F8" w14:textId="77777777" w:rsidR="00FD3D27" w:rsidRDefault="00FD3D27" w:rsidP="00FD3D27">
      <w:pPr>
        <w:spacing w:line="480" w:lineRule="auto"/>
        <w:ind w:left="-5" w:right="15" w:firstLine="725"/>
        <w:rPr>
          <w:ins w:id="3269" w:author="Britt Collins" w:date="2021-10-04T11:21:00Z"/>
          <w:rFonts w:ascii="Times New Roman" w:hAnsi="Times New Roman"/>
          <w:sz w:val="24"/>
          <w:szCs w:val="24"/>
        </w:rPr>
      </w:pPr>
      <w:ins w:id="3270" w:author="Britt Collins" w:date="2021-10-04T11:20:00Z">
        <w:r>
          <w:rPr>
            <w:rFonts w:ascii="Times New Roman" w:hAnsi="Times New Roman"/>
            <w:sz w:val="24"/>
            <w:szCs w:val="24"/>
          </w:rPr>
          <w:t>“</w:t>
        </w:r>
      </w:ins>
      <w:ins w:id="3271" w:author="Britt Collins" w:date="2021-09-30T14:58:00Z">
        <w:r w:rsidR="006F31F6" w:rsidRPr="000B0CC8">
          <w:rPr>
            <w:rFonts w:ascii="Times New Roman" w:hAnsi="Times New Roman"/>
            <w:sz w:val="24"/>
            <w:szCs w:val="24"/>
          </w:rPr>
          <w:t>Dave, would you like to sample the kick of a mule?</w:t>
        </w:r>
      </w:ins>
      <w:ins w:id="3272" w:author="Britt Collins" w:date="2021-10-04T11:20:00Z">
        <w:r>
          <w:rPr>
            <w:rFonts w:ascii="Times New Roman" w:hAnsi="Times New Roman"/>
            <w:sz w:val="24"/>
            <w:szCs w:val="24"/>
          </w:rPr>
          <w:t>”</w:t>
        </w:r>
      </w:ins>
      <w:ins w:id="3273" w:author="Britt Collins" w:date="2021-09-30T14:58:00Z">
        <w:r w:rsidR="006F31F6" w:rsidRPr="000B0CC8">
          <w:rPr>
            <w:rFonts w:ascii="Times New Roman" w:hAnsi="Times New Roman"/>
            <w:sz w:val="24"/>
            <w:szCs w:val="24"/>
          </w:rPr>
          <w:t xml:space="preserve"> he asked</w:t>
        </w:r>
      </w:ins>
      <w:ins w:id="3274" w:author="Britt Collins" w:date="2021-10-04T11:21:00Z">
        <w:r>
          <w:rPr>
            <w:rFonts w:ascii="Times New Roman" w:hAnsi="Times New Roman"/>
            <w:sz w:val="24"/>
            <w:szCs w:val="24"/>
          </w:rPr>
          <w:t>,</w:t>
        </w:r>
      </w:ins>
      <w:ins w:id="3275" w:author="Britt Collins" w:date="2021-09-30T14:58:00Z">
        <w:r w:rsidR="006F31F6" w:rsidRPr="000B0CC8">
          <w:rPr>
            <w:rFonts w:ascii="Times New Roman" w:hAnsi="Times New Roman"/>
            <w:sz w:val="24"/>
            <w:szCs w:val="24"/>
          </w:rPr>
          <w:t xml:space="preserve"> show</w:t>
        </w:r>
      </w:ins>
      <w:ins w:id="3276" w:author="Britt Collins" w:date="2021-10-04T11:21:00Z">
        <w:r>
          <w:rPr>
            <w:rFonts w:ascii="Times New Roman" w:hAnsi="Times New Roman"/>
            <w:sz w:val="24"/>
            <w:szCs w:val="24"/>
          </w:rPr>
          <w:t>ing</w:t>
        </w:r>
      </w:ins>
      <w:ins w:id="3277" w:author="Britt Collins" w:date="2021-09-30T14:58:00Z">
        <w:r w:rsidR="006F31F6" w:rsidRPr="000B0CC8">
          <w:rPr>
            <w:rFonts w:ascii="Times New Roman" w:hAnsi="Times New Roman"/>
            <w:sz w:val="24"/>
            <w:szCs w:val="24"/>
          </w:rPr>
          <w:t xml:space="preserve"> me the bag of coffee. </w:t>
        </w:r>
      </w:ins>
    </w:p>
    <w:p w14:paraId="4834B838" w14:textId="3E9BB798" w:rsidR="006F31F6" w:rsidRPr="000B0CC8" w:rsidRDefault="006F31F6">
      <w:pPr>
        <w:spacing w:line="480" w:lineRule="auto"/>
        <w:ind w:left="-5" w:right="15" w:firstLine="725"/>
        <w:rPr>
          <w:ins w:id="3278" w:author="Britt Collins" w:date="2021-09-30T14:58:00Z"/>
          <w:rFonts w:ascii="Times New Roman" w:hAnsi="Times New Roman"/>
          <w:sz w:val="24"/>
          <w:szCs w:val="24"/>
        </w:rPr>
        <w:pPrChange w:id="3279" w:author="Britt Collins" w:date="2021-10-04T11:19:00Z">
          <w:pPr>
            <w:ind w:left="-5" w:right="15"/>
          </w:pPr>
        </w:pPrChange>
      </w:pPr>
      <w:ins w:id="3280" w:author="Britt Collins" w:date="2021-09-30T14:58:00Z">
        <w:r w:rsidRPr="000B0CC8">
          <w:rPr>
            <w:rFonts w:ascii="Times New Roman" w:hAnsi="Times New Roman"/>
            <w:sz w:val="24"/>
            <w:szCs w:val="24"/>
          </w:rPr>
          <w:t xml:space="preserve">I liked coffee. </w:t>
        </w:r>
      </w:ins>
      <w:ins w:id="3281" w:author="Britt Collins" w:date="2021-10-04T11:21:00Z">
        <w:r w:rsidR="00FD3D27">
          <w:rPr>
            <w:rFonts w:ascii="Times New Roman" w:hAnsi="Times New Roman"/>
            <w:sz w:val="24"/>
            <w:szCs w:val="24"/>
          </w:rPr>
          <w:t>“Sure, w</w:t>
        </w:r>
      </w:ins>
      <w:ins w:id="3282" w:author="Britt Collins" w:date="2021-09-30T14:58:00Z">
        <w:r w:rsidRPr="000B0CC8">
          <w:rPr>
            <w:rFonts w:ascii="Times New Roman" w:hAnsi="Times New Roman"/>
            <w:sz w:val="24"/>
            <w:szCs w:val="24"/>
          </w:rPr>
          <w:t>hy not</w:t>
        </w:r>
      </w:ins>
      <w:ins w:id="3283" w:author="Britt Collins" w:date="2021-10-04T11:21:00Z">
        <w:r w:rsidR="00FD3D27">
          <w:rPr>
            <w:rFonts w:ascii="Times New Roman" w:hAnsi="Times New Roman"/>
            <w:sz w:val="24"/>
            <w:szCs w:val="24"/>
          </w:rPr>
          <w:t>.”</w:t>
        </w:r>
      </w:ins>
      <w:ins w:id="3284" w:author="Britt Collins" w:date="2021-09-30T14:58:00Z">
        <w:r w:rsidRPr="000B0CC8">
          <w:rPr>
            <w:rFonts w:ascii="Times New Roman" w:hAnsi="Times New Roman"/>
            <w:sz w:val="24"/>
            <w:szCs w:val="24"/>
          </w:rPr>
          <w:t xml:space="preserve"> </w:t>
        </w:r>
      </w:ins>
      <w:ins w:id="3285" w:author="Britt Collins" w:date="2021-10-04T11:22:00Z">
        <w:r w:rsidR="00FD3D27">
          <w:rPr>
            <w:rFonts w:ascii="Times New Roman" w:hAnsi="Times New Roman"/>
            <w:sz w:val="24"/>
            <w:szCs w:val="24"/>
          </w:rPr>
          <w:t>Five</w:t>
        </w:r>
      </w:ins>
      <w:ins w:id="3286" w:author="Britt Collins" w:date="2021-09-30T14:58:00Z">
        <w:r w:rsidRPr="000B0CC8">
          <w:rPr>
            <w:rFonts w:ascii="Times New Roman" w:hAnsi="Times New Roman"/>
            <w:sz w:val="24"/>
            <w:szCs w:val="24"/>
          </w:rPr>
          <w:t xml:space="preserve"> minutes later, the mule</w:t>
        </w:r>
      </w:ins>
      <w:ins w:id="3287" w:author="Britt Collins" w:date="2021-10-04T11:22:00Z">
        <w:r w:rsidR="00FD3D27">
          <w:rPr>
            <w:rFonts w:ascii="Times New Roman" w:hAnsi="Times New Roman"/>
            <w:sz w:val="24"/>
            <w:szCs w:val="24"/>
          </w:rPr>
          <w:t>-</w:t>
        </w:r>
      </w:ins>
      <w:ins w:id="3288" w:author="Britt Collins" w:date="2021-09-30T14:58:00Z">
        <w:r w:rsidRPr="000B0CC8">
          <w:rPr>
            <w:rFonts w:ascii="Times New Roman" w:hAnsi="Times New Roman"/>
            <w:sz w:val="24"/>
            <w:szCs w:val="24"/>
          </w:rPr>
          <w:t>kick brew was prepared and poured. I took a look at Dan's smug face</w:t>
        </w:r>
      </w:ins>
      <w:ins w:id="3289" w:author="Britt Collins" w:date="2021-10-04T11:22:00Z">
        <w:r w:rsidR="00FD3D27">
          <w:rPr>
            <w:rFonts w:ascii="Times New Roman" w:hAnsi="Times New Roman"/>
            <w:sz w:val="24"/>
            <w:szCs w:val="24"/>
          </w:rPr>
          <w:t xml:space="preserve"> and</w:t>
        </w:r>
      </w:ins>
      <w:ins w:id="3290" w:author="Britt Collins" w:date="2021-09-30T14:58:00Z">
        <w:r w:rsidRPr="000B0CC8">
          <w:rPr>
            <w:rFonts w:ascii="Times New Roman" w:hAnsi="Times New Roman"/>
            <w:sz w:val="24"/>
            <w:szCs w:val="24"/>
          </w:rPr>
          <w:t xml:space="preserve"> at my coffee mug. I took a large gulp and slammed the mug down on the work surface. I held on as reality went into warp speed momentarily. I shook my head and looked up at Dan nodding. I was out of breath. </w:t>
        </w:r>
      </w:ins>
      <w:ins w:id="3291" w:author="Britt Collins" w:date="2021-10-04T11:22:00Z">
        <w:r w:rsidR="00FD3D27">
          <w:rPr>
            <w:rFonts w:ascii="Times New Roman" w:hAnsi="Times New Roman"/>
            <w:sz w:val="24"/>
            <w:szCs w:val="24"/>
          </w:rPr>
          <w:t>“</w:t>
        </w:r>
      </w:ins>
      <w:ins w:id="3292" w:author="Britt Collins" w:date="2021-09-30T14:58:00Z">
        <w:r w:rsidRPr="000B0CC8">
          <w:rPr>
            <w:rFonts w:ascii="Times New Roman" w:hAnsi="Times New Roman"/>
            <w:sz w:val="24"/>
            <w:szCs w:val="24"/>
          </w:rPr>
          <w:t>By the beard of Zeus!</w:t>
        </w:r>
      </w:ins>
      <w:ins w:id="3293" w:author="Britt Collins" w:date="2021-10-04T11:22:00Z">
        <w:r w:rsidR="00FD3D27">
          <w:rPr>
            <w:rFonts w:ascii="Times New Roman" w:hAnsi="Times New Roman"/>
            <w:sz w:val="24"/>
            <w:szCs w:val="24"/>
          </w:rPr>
          <w:t>”</w:t>
        </w:r>
      </w:ins>
    </w:p>
    <w:p w14:paraId="298C1ECD" w14:textId="05721EE5" w:rsidR="006F31F6" w:rsidRPr="000B0CC8" w:rsidRDefault="006F31F6">
      <w:pPr>
        <w:spacing w:line="480" w:lineRule="auto"/>
        <w:ind w:left="-5" w:right="15"/>
        <w:rPr>
          <w:ins w:id="3294" w:author="Britt Collins" w:date="2021-09-30T14:58:00Z"/>
          <w:rFonts w:ascii="Times New Roman" w:hAnsi="Times New Roman"/>
          <w:sz w:val="24"/>
          <w:szCs w:val="24"/>
        </w:rPr>
        <w:pPrChange w:id="3295" w:author="Britt Collins" w:date="2021-09-30T15:06:00Z">
          <w:pPr>
            <w:ind w:left="-5" w:right="15"/>
          </w:pPr>
        </w:pPrChange>
      </w:pPr>
      <w:ins w:id="3296" w:author="Britt Collins" w:date="2021-09-30T14:58:00Z">
        <w:r w:rsidRPr="000B0CC8">
          <w:rPr>
            <w:rFonts w:ascii="Times New Roman" w:hAnsi="Times New Roman"/>
            <w:sz w:val="24"/>
            <w:szCs w:val="24"/>
          </w:rPr>
          <w:t>I</w:t>
        </w:r>
      </w:ins>
      <w:ins w:id="3297" w:author="Britt Collins" w:date="2021-10-04T11:22:00Z">
        <w:r w:rsidR="00FD3D27">
          <w:rPr>
            <w:rFonts w:ascii="Times New Roman" w:hAnsi="Times New Roman"/>
            <w:sz w:val="24"/>
            <w:szCs w:val="24"/>
          </w:rPr>
          <w:tab/>
          <w:t>I</w:t>
        </w:r>
      </w:ins>
      <w:ins w:id="3298" w:author="Britt Collins" w:date="2021-09-30T14:58:00Z">
        <w:r w:rsidRPr="000B0CC8">
          <w:rPr>
            <w:rFonts w:ascii="Times New Roman" w:hAnsi="Times New Roman"/>
            <w:sz w:val="24"/>
            <w:szCs w:val="24"/>
          </w:rPr>
          <w:t>t was a memorable day if Elliot was part of it. Today was his first</w:t>
        </w:r>
      </w:ins>
      <w:ins w:id="3299" w:author="Britt Collins" w:date="2021-10-04T11:22:00Z">
        <w:r w:rsidR="00FD3D27">
          <w:rPr>
            <w:rFonts w:ascii="Times New Roman" w:hAnsi="Times New Roman"/>
            <w:sz w:val="24"/>
            <w:szCs w:val="24"/>
          </w:rPr>
          <w:t>-</w:t>
        </w:r>
      </w:ins>
      <w:ins w:id="3300" w:author="Britt Collins" w:date="2021-09-30T14:58:00Z">
        <w:r w:rsidRPr="000B0CC8">
          <w:rPr>
            <w:rFonts w:ascii="Times New Roman" w:hAnsi="Times New Roman"/>
            <w:sz w:val="24"/>
            <w:szCs w:val="24"/>
          </w:rPr>
          <w:t>time visit to the client. His aim was to sell the services of me and Mr Bradford. Elliot had the art of self-presentation mastered</w:t>
        </w:r>
      </w:ins>
      <w:ins w:id="3301" w:author="Britt Collins" w:date="2021-10-04T11:23:00Z">
        <w:r w:rsidR="00FD3D27">
          <w:rPr>
            <w:rFonts w:ascii="Times New Roman" w:hAnsi="Times New Roman"/>
            <w:sz w:val="24"/>
            <w:szCs w:val="24"/>
          </w:rPr>
          <w:t xml:space="preserve">, and </w:t>
        </w:r>
      </w:ins>
      <w:ins w:id="3302" w:author="Britt Collins" w:date="2021-09-30T14:58:00Z">
        <w:r w:rsidRPr="000B0CC8">
          <w:rPr>
            <w:rFonts w:ascii="Times New Roman" w:hAnsi="Times New Roman"/>
            <w:sz w:val="24"/>
            <w:szCs w:val="24"/>
          </w:rPr>
          <w:t xml:space="preserve">always looked the part when arriving on client site. His slim, </w:t>
        </w:r>
      </w:ins>
      <w:ins w:id="3303" w:author="Britt Collins" w:date="2021-10-04T11:23:00Z">
        <w:r w:rsidR="00FD3D27">
          <w:rPr>
            <w:rFonts w:ascii="Times New Roman" w:hAnsi="Times New Roman"/>
            <w:sz w:val="24"/>
            <w:szCs w:val="24"/>
          </w:rPr>
          <w:t xml:space="preserve">six-foot-two </w:t>
        </w:r>
      </w:ins>
      <w:ins w:id="3304" w:author="Britt Collins" w:date="2021-09-30T14:58:00Z">
        <w:r w:rsidRPr="000B0CC8">
          <w:rPr>
            <w:rFonts w:ascii="Times New Roman" w:hAnsi="Times New Roman"/>
            <w:sz w:val="24"/>
            <w:szCs w:val="24"/>
          </w:rPr>
          <w:t>stature</w:t>
        </w:r>
      </w:ins>
      <w:ins w:id="3305" w:author="Britt Collins" w:date="2021-10-04T11:23:00Z">
        <w:r w:rsidR="00FD3D27">
          <w:rPr>
            <w:rFonts w:ascii="Times New Roman" w:hAnsi="Times New Roman"/>
            <w:sz w:val="24"/>
            <w:szCs w:val="24"/>
          </w:rPr>
          <w:t xml:space="preserve"> and</w:t>
        </w:r>
      </w:ins>
      <w:ins w:id="3306" w:author="Britt Collins" w:date="2021-09-30T14:58:00Z">
        <w:r w:rsidRPr="000B0CC8">
          <w:rPr>
            <w:rFonts w:ascii="Times New Roman" w:hAnsi="Times New Roman"/>
            <w:sz w:val="24"/>
            <w:szCs w:val="24"/>
          </w:rPr>
          <w:t xml:space="preserve"> boyish looks purveyed a trustworthy, respectful appearance. He made sure his formal attire was iron</w:t>
        </w:r>
      </w:ins>
      <w:ins w:id="3307" w:author="Britt Collins" w:date="2021-10-04T11:23:00Z">
        <w:r w:rsidR="0043037C">
          <w:rPr>
            <w:rFonts w:ascii="Times New Roman" w:hAnsi="Times New Roman"/>
            <w:sz w:val="24"/>
            <w:szCs w:val="24"/>
          </w:rPr>
          <w:t>-</w:t>
        </w:r>
      </w:ins>
      <w:ins w:id="3308" w:author="Britt Collins" w:date="2021-09-30T14:58:00Z">
        <w:r w:rsidRPr="000B0CC8">
          <w:rPr>
            <w:rFonts w:ascii="Times New Roman" w:hAnsi="Times New Roman"/>
            <w:sz w:val="24"/>
            <w:szCs w:val="24"/>
          </w:rPr>
          <w:t xml:space="preserve">board smooth. The hair was gelled, filo-fax shining and his smile switched-on. Elliot </w:t>
        </w:r>
      </w:ins>
      <w:ins w:id="3309" w:author="Britt Collins" w:date="2021-10-04T11:24:00Z">
        <w:r w:rsidR="0043037C">
          <w:rPr>
            <w:rFonts w:ascii="Times New Roman" w:hAnsi="Times New Roman"/>
            <w:sz w:val="24"/>
            <w:szCs w:val="24"/>
          </w:rPr>
          <w:t>hopped out of</w:t>
        </w:r>
      </w:ins>
      <w:ins w:id="3310" w:author="Britt Collins" w:date="2021-09-30T14:58:00Z">
        <w:r w:rsidRPr="000B0CC8">
          <w:rPr>
            <w:rFonts w:ascii="Times New Roman" w:hAnsi="Times New Roman"/>
            <w:sz w:val="24"/>
            <w:szCs w:val="24"/>
          </w:rPr>
          <w:t xml:space="preserve"> the lift to meet me in the hallway</w:t>
        </w:r>
      </w:ins>
      <w:ins w:id="3311" w:author="Britt Collins" w:date="2021-10-04T11:24:00Z">
        <w:r w:rsidR="0043037C">
          <w:rPr>
            <w:rFonts w:ascii="Times New Roman" w:hAnsi="Times New Roman"/>
            <w:sz w:val="24"/>
            <w:szCs w:val="24"/>
          </w:rPr>
          <w:t>,</w:t>
        </w:r>
      </w:ins>
      <w:ins w:id="3312" w:author="Britt Collins" w:date="2021-09-30T14:58:00Z">
        <w:r w:rsidRPr="000B0CC8">
          <w:rPr>
            <w:rFonts w:ascii="Times New Roman" w:hAnsi="Times New Roman"/>
            <w:sz w:val="24"/>
            <w:szCs w:val="24"/>
          </w:rPr>
          <w:t xml:space="preserve"> shook my hand, smiled and immediately asked for the location of Srikanth’s office. Srikanth, a man of Indian descent and head of IT, was the man in charge of the IT Department's budget.</w:t>
        </w:r>
      </w:ins>
    </w:p>
    <w:p w14:paraId="7F866BDF" w14:textId="1B01154B" w:rsidR="006F31F6" w:rsidRPr="000B0CC8" w:rsidRDefault="0043037C">
      <w:pPr>
        <w:spacing w:line="480" w:lineRule="auto"/>
        <w:ind w:left="-5" w:right="15" w:firstLine="725"/>
        <w:rPr>
          <w:ins w:id="3313" w:author="Britt Collins" w:date="2021-09-30T14:58:00Z"/>
          <w:rFonts w:ascii="Times New Roman" w:hAnsi="Times New Roman"/>
          <w:sz w:val="24"/>
          <w:szCs w:val="24"/>
        </w:rPr>
        <w:pPrChange w:id="3314" w:author="Britt Collins" w:date="2021-10-04T11:24:00Z">
          <w:pPr>
            <w:ind w:left="-5" w:right="15"/>
          </w:pPr>
        </w:pPrChange>
      </w:pPr>
      <w:ins w:id="3315" w:author="Britt Collins" w:date="2021-10-04T11:24:00Z">
        <w:r w:rsidRPr="0043037C">
          <w:rPr>
            <w:rFonts w:ascii="Times New Roman" w:hAnsi="Times New Roman"/>
            <w:b/>
            <w:sz w:val="24"/>
            <w:szCs w:val="24"/>
            <w:rPrChange w:id="3316" w:author="Britt Collins" w:date="2021-10-04T11:25:00Z">
              <w:rPr>
                <w:rFonts w:ascii="Times New Roman" w:hAnsi="Times New Roman"/>
                <w:sz w:val="24"/>
                <w:szCs w:val="24"/>
              </w:rPr>
            </w:rPrChange>
          </w:rPr>
          <w:t>LOSE ALL THESE INTROD</w:t>
        </w:r>
      </w:ins>
      <w:ins w:id="3317" w:author="Britt Collins" w:date="2021-10-04T11:25:00Z">
        <w:r w:rsidRPr="0043037C">
          <w:rPr>
            <w:rFonts w:ascii="Times New Roman" w:hAnsi="Times New Roman"/>
            <w:b/>
            <w:sz w:val="24"/>
            <w:szCs w:val="24"/>
            <w:rPrChange w:id="3318" w:author="Britt Collins" w:date="2021-10-04T11:25:00Z">
              <w:rPr>
                <w:rFonts w:ascii="Times New Roman" w:hAnsi="Times New Roman"/>
                <w:sz w:val="24"/>
                <w:szCs w:val="24"/>
              </w:rPr>
            </w:rPrChange>
          </w:rPr>
          <w:t>UCTIONS, IT CLUTTERS THE STORY, GO STRAIGHT TO THE ACTION</w:t>
        </w:r>
        <w:r>
          <w:rPr>
            <w:rFonts w:ascii="Times New Roman" w:hAnsi="Times New Roman"/>
            <w:sz w:val="24"/>
            <w:szCs w:val="24"/>
          </w:rPr>
          <w:t xml:space="preserve"> </w:t>
        </w:r>
      </w:ins>
      <w:ins w:id="3319" w:author="Britt Collins" w:date="2021-09-30T14:58:00Z">
        <w:r w:rsidR="006F31F6" w:rsidRPr="000B0CC8">
          <w:rPr>
            <w:rFonts w:ascii="Times New Roman" w:hAnsi="Times New Roman"/>
            <w:sz w:val="24"/>
            <w:szCs w:val="24"/>
          </w:rPr>
          <w:t>As Elliot saw Srikanth his smile beamed</w:t>
        </w:r>
      </w:ins>
      <w:ins w:id="3320" w:author="Britt Collins" w:date="2021-10-04T11:24:00Z">
        <w:r>
          <w:rPr>
            <w:rFonts w:ascii="Times New Roman" w:hAnsi="Times New Roman"/>
            <w:sz w:val="24"/>
            <w:szCs w:val="24"/>
          </w:rPr>
          <w:t>.</w:t>
        </w:r>
      </w:ins>
      <w:ins w:id="3321" w:author="Britt Collins" w:date="2021-09-30T14:58:00Z">
        <w:r w:rsidR="006F31F6" w:rsidRPr="000B0CC8">
          <w:rPr>
            <w:rFonts w:ascii="Times New Roman" w:hAnsi="Times New Roman"/>
            <w:sz w:val="24"/>
            <w:szCs w:val="24"/>
          </w:rPr>
          <w:t xml:space="preserve"> "You must be Srikanth, I’m Elliot Caldwell, Consultancy Services", he said. I returned to the lab to look at the presentation template Elliot had sent over last night. It was tainted with generic rubbish "Savings after Test Automation". There was a section named "Test Automation Overview" that me and Mr Bradford contributed to base on work we </w:t>
        </w:r>
        <w:r w:rsidR="006F31F6" w:rsidRPr="000B0CC8">
          <w:rPr>
            <w:rFonts w:ascii="Times New Roman" w:hAnsi="Times New Roman"/>
            <w:sz w:val="24"/>
            <w:szCs w:val="24"/>
          </w:rPr>
          <w:lastRenderedPageBreak/>
          <w:t>had completed. In the short period of time Mr Bradford and I had been there, we had completed nothing substantial. In no way did we fulfil the clients expectations. The plan, during this presentation, was to use smoke and mirrors and the sublime presentation skills of Elliot.</w:t>
        </w:r>
      </w:ins>
    </w:p>
    <w:p w14:paraId="3D7F2652" w14:textId="77777777" w:rsidR="0043037C" w:rsidRDefault="006F31F6" w:rsidP="0043037C">
      <w:pPr>
        <w:spacing w:line="480" w:lineRule="auto"/>
        <w:ind w:left="-5" w:right="15" w:firstLine="725"/>
        <w:rPr>
          <w:ins w:id="3322" w:author="Britt Collins" w:date="2021-10-04T11:26:00Z"/>
          <w:rFonts w:ascii="Times New Roman" w:hAnsi="Times New Roman"/>
          <w:sz w:val="24"/>
          <w:szCs w:val="24"/>
        </w:rPr>
      </w:pPr>
      <w:ins w:id="3323" w:author="Britt Collins" w:date="2021-09-30T14:58:00Z">
        <w:r w:rsidRPr="000B0CC8">
          <w:rPr>
            <w:rFonts w:ascii="Times New Roman" w:hAnsi="Times New Roman"/>
            <w:sz w:val="24"/>
            <w:szCs w:val="24"/>
          </w:rPr>
          <w:t xml:space="preserve">Elliot, having finished his meeting with Srikanth, popped over to see me and Dave Bradford, with Dan in tow. Elliot’s smile still beamed. The glint in his eyes </w:t>
        </w:r>
      </w:ins>
      <w:ins w:id="3324" w:author="Britt Collins" w:date="2021-10-04T11:26:00Z">
        <w:r w:rsidR="0043037C">
          <w:rPr>
            <w:rFonts w:ascii="Times New Roman" w:hAnsi="Times New Roman"/>
            <w:sz w:val="24"/>
            <w:szCs w:val="24"/>
          </w:rPr>
          <w:t>suggest</w:t>
        </w:r>
      </w:ins>
      <w:ins w:id="3325" w:author="Britt Collins" w:date="2021-09-30T14:58:00Z">
        <w:r w:rsidRPr="000B0CC8">
          <w:rPr>
            <w:rFonts w:ascii="Times New Roman" w:hAnsi="Times New Roman"/>
            <w:sz w:val="24"/>
            <w:szCs w:val="24"/>
          </w:rPr>
          <w:t xml:space="preserve">ed either he was going to make love to us or kill us. I was too tired to get screwed again. Dan left me, Elliot and Mr Bradford to the secrecy of the Test Lab. </w:t>
        </w:r>
      </w:ins>
    </w:p>
    <w:p w14:paraId="3DF00CBB" w14:textId="77777777" w:rsidR="0043037C" w:rsidRDefault="006F31F6" w:rsidP="0043037C">
      <w:pPr>
        <w:spacing w:line="480" w:lineRule="auto"/>
        <w:ind w:left="-5" w:right="15" w:firstLine="725"/>
        <w:rPr>
          <w:ins w:id="3326" w:author="Britt Collins" w:date="2021-10-04T11:26:00Z"/>
          <w:rFonts w:ascii="Times New Roman" w:hAnsi="Times New Roman"/>
          <w:sz w:val="24"/>
          <w:szCs w:val="24"/>
        </w:rPr>
      </w:pPr>
      <w:ins w:id="3327" w:author="Britt Collins" w:date="2021-09-30T14:58:00Z">
        <w:r w:rsidRPr="000B0CC8">
          <w:rPr>
            <w:rFonts w:ascii="Times New Roman" w:hAnsi="Times New Roman"/>
            <w:sz w:val="24"/>
            <w:szCs w:val="24"/>
          </w:rPr>
          <w:t xml:space="preserve">Elliot took a good look around. </w:t>
        </w:r>
      </w:ins>
      <w:ins w:id="3328" w:author="Britt Collins" w:date="2021-10-04T11:26:00Z">
        <w:r w:rsidR="0043037C">
          <w:rPr>
            <w:rFonts w:ascii="Times New Roman" w:hAnsi="Times New Roman"/>
            <w:sz w:val="24"/>
            <w:szCs w:val="24"/>
          </w:rPr>
          <w:t>“</w:t>
        </w:r>
      </w:ins>
      <w:ins w:id="3329" w:author="Britt Collins" w:date="2021-09-30T14:58:00Z">
        <w:r w:rsidRPr="000B0CC8">
          <w:rPr>
            <w:rFonts w:ascii="Times New Roman" w:hAnsi="Times New Roman"/>
            <w:sz w:val="24"/>
            <w:szCs w:val="24"/>
          </w:rPr>
          <w:t>Can we talk privately here?</w:t>
        </w:r>
      </w:ins>
      <w:ins w:id="3330" w:author="Britt Collins" w:date="2021-10-04T11:26:00Z">
        <w:r w:rsidR="0043037C">
          <w:rPr>
            <w:rFonts w:ascii="Times New Roman" w:hAnsi="Times New Roman"/>
            <w:sz w:val="24"/>
            <w:szCs w:val="24"/>
          </w:rPr>
          <w:t>”</w:t>
        </w:r>
      </w:ins>
      <w:ins w:id="3331" w:author="Britt Collins" w:date="2021-09-30T14:58:00Z">
        <w:r w:rsidRPr="000B0CC8">
          <w:rPr>
            <w:rFonts w:ascii="Times New Roman" w:hAnsi="Times New Roman"/>
            <w:sz w:val="24"/>
            <w:szCs w:val="24"/>
          </w:rPr>
          <w:t xml:space="preserve"> </w:t>
        </w:r>
      </w:ins>
    </w:p>
    <w:p w14:paraId="5DBC3327" w14:textId="77777777" w:rsidR="0043037C" w:rsidRDefault="0043037C" w:rsidP="0043037C">
      <w:pPr>
        <w:spacing w:line="480" w:lineRule="auto"/>
        <w:ind w:left="-5" w:right="15" w:firstLine="725"/>
        <w:rPr>
          <w:ins w:id="3332" w:author="Britt Collins" w:date="2021-10-04T11:26:00Z"/>
          <w:rFonts w:ascii="Times New Roman" w:hAnsi="Times New Roman"/>
          <w:sz w:val="24"/>
          <w:szCs w:val="24"/>
        </w:rPr>
      </w:pPr>
      <w:ins w:id="3333" w:author="Britt Collins" w:date="2021-10-04T11:26:00Z">
        <w:r>
          <w:rPr>
            <w:rFonts w:ascii="Times New Roman" w:hAnsi="Times New Roman"/>
            <w:sz w:val="24"/>
            <w:szCs w:val="24"/>
          </w:rPr>
          <w:t>“</w:t>
        </w:r>
      </w:ins>
      <w:ins w:id="3334" w:author="Britt Collins" w:date="2021-09-30T14:58:00Z">
        <w:r w:rsidR="006F31F6" w:rsidRPr="000B0CC8">
          <w:rPr>
            <w:rFonts w:ascii="Times New Roman" w:hAnsi="Times New Roman"/>
            <w:sz w:val="24"/>
            <w:szCs w:val="24"/>
          </w:rPr>
          <w:t>Yeah, sure. What do you want to go over?</w:t>
        </w:r>
      </w:ins>
      <w:ins w:id="3335" w:author="Britt Collins" w:date="2021-10-04T11:26:00Z">
        <w:r>
          <w:rPr>
            <w:rFonts w:ascii="Times New Roman" w:hAnsi="Times New Roman"/>
            <w:sz w:val="24"/>
            <w:szCs w:val="24"/>
          </w:rPr>
          <w:t>”</w:t>
        </w:r>
      </w:ins>
      <w:ins w:id="3336" w:author="Britt Collins" w:date="2021-09-30T14:58:00Z">
        <w:r w:rsidR="006F31F6" w:rsidRPr="000B0CC8">
          <w:rPr>
            <w:rFonts w:ascii="Times New Roman" w:hAnsi="Times New Roman"/>
            <w:sz w:val="24"/>
            <w:szCs w:val="24"/>
          </w:rPr>
          <w:t xml:space="preserve"> Mr Bradford asked. </w:t>
        </w:r>
      </w:ins>
    </w:p>
    <w:p w14:paraId="287D672A" w14:textId="2CB5C3F5" w:rsidR="0043037C" w:rsidRDefault="006F31F6" w:rsidP="0043037C">
      <w:pPr>
        <w:spacing w:line="480" w:lineRule="auto"/>
        <w:ind w:left="-5" w:right="15" w:firstLine="725"/>
        <w:rPr>
          <w:ins w:id="3337" w:author="Britt Collins" w:date="2021-10-04T11:26:00Z"/>
          <w:rFonts w:ascii="Times New Roman" w:hAnsi="Times New Roman"/>
          <w:sz w:val="24"/>
          <w:szCs w:val="24"/>
        </w:rPr>
      </w:pPr>
      <w:ins w:id="3338" w:author="Britt Collins" w:date="2021-09-30T14:58:00Z">
        <w:r w:rsidRPr="000B0CC8">
          <w:rPr>
            <w:rFonts w:ascii="Times New Roman" w:hAnsi="Times New Roman"/>
            <w:sz w:val="24"/>
            <w:szCs w:val="24"/>
          </w:rPr>
          <w:t>Elliot quickly looked at me, then Dave Bradford</w:t>
        </w:r>
      </w:ins>
      <w:ins w:id="3339" w:author="Britt Collins" w:date="2021-10-04T11:26:00Z">
        <w:r w:rsidR="0043037C">
          <w:rPr>
            <w:rFonts w:ascii="Times New Roman" w:hAnsi="Times New Roman"/>
            <w:sz w:val="24"/>
            <w:szCs w:val="24"/>
          </w:rPr>
          <w:t>.</w:t>
        </w:r>
      </w:ins>
      <w:ins w:id="3340" w:author="Britt Collins" w:date="2021-09-30T14:58:00Z">
        <w:r w:rsidRPr="000B0CC8">
          <w:rPr>
            <w:rFonts w:ascii="Times New Roman" w:hAnsi="Times New Roman"/>
            <w:sz w:val="24"/>
            <w:szCs w:val="24"/>
          </w:rPr>
          <w:t xml:space="preserve"> </w:t>
        </w:r>
      </w:ins>
      <w:ins w:id="3341" w:author="Britt Collins" w:date="2021-10-04T11:26:00Z">
        <w:r w:rsidR="0043037C">
          <w:rPr>
            <w:rFonts w:ascii="Times New Roman" w:hAnsi="Times New Roman"/>
            <w:sz w:val="24"/>
            <w:szCs w:val="24"/>
          </w:rPr>
          <w:t>“</w:t>
        </w:r>
      </w:ins>
      <w:ins w:id="3342" w:author="Britt Collins" w:date="2021-09-30T14:58:00Z">
        <w:r w:rsidRPr="000B0CC8">
          <w:rPr>
            <w:rFonts w:ascii="Times New Roman" w:hAnsi="Times New Roman"/>
            <w:sz w:val="24"/>
            <w:szCs w:val="24"/>
          </w:rPr>
          <w:t>Did you get to look at the presentation template that I sent over?</w:t>
        </w:r>
      </w:ins>
      <w:ins w:id="3343" w:author="Britt Collins" w:date="2021-10-04T11:27:00Z">
        <w:r w:rsidR="0043037C">
          <w:rPr>
            <w:rFonts w:ascii="Times New Roman" w:hAnsi="Times New Roman"/>
            <w:sz w:val="24"/>
            <w:szCs w:val="24"/>
          </w:rPr>
          <w:t>”</w:t>
        </w:r>
      </w:ins>
      <w:ins w:id="3344" w:author="Britt Collins" w:date="2021-09-30T14:58:00Z">
        <w:r w:rsidRPr="000B0CC8">
          <w:rPr>
            <w:rFonts w:ascii="Times New Roman" w:hAnsi="Times New Roman"/>
            <w:sz w:val="24"/>
            <w:szCs w:val="24"/>
          </w:rPr>
          <w:t xml:space="preserve"> </w:t>
        </w:r>
      </w:ins>
    </w:p>
    <w:p w14:paraId="20A3167D" w14:textId="55708238" w:rsidR="0043037C" w:rsidRDefault="0043037C" w:rsidP="0043037C">
      <w:pPr>
        <w:spacing w:line="480" w:lineRule="auto"/>
        <w:ind w:left="-5" w:right="15" w:firstLine="725"/>
        <w:rPr>
          <w:ins w:id="3345" w:author="Britt Collins" w:date="2021-10-04T11:27:00Z"/>
          <w:rFonts w:ascii="Times New Roman" w:hAnsi="Times New Roman"/>
          <w:sz w:val="24"/>
          <w:szCs w:val="24"/>
        </w:rPr>
      </w:pPr>
      <w:ins w:id="3346" w:author="Britt Collins" w:date="2021-10-04T11:28:00Z">
        <w:r>
          <w:rPr>
            <w:rFonts w:ascii="Times New Roman" w:hAnsi="Times New Roman"/>
            <w:sz w:val="24"/>
            <w:szCs w:val="24"/>
          </w:rPr>
          <w:t>Everyone</w:t>
        </w:r>
      </w:ins>
      <w:ins w:id="3347" w:author="Britt Collins" w:date="2021-10-04T11:27:00Z">
        <w:r>
          <w:rPr>
            <w:rFonts w:ascii="Times New Roman" w:hAnsi="Times New Roman"/>
            <w:sz w:val="24"/>
            <w:szCs w:val="24"/>
          </w:rPr>
          <w:t xml:space="preserve"> </w:t>
        </w:r>
      </w:ins>
      <w:ins w:id="3348" w:author="Britt Collins" w:date="2021-09-30T14:58:00Z">
        <w:r w:rsidR="006F31F6" w:rsidRPr="000B0CC8">
          <w:rPr>
            <w:rFonts w:ascii="Times New Roman" w:hAnsi="Times New Roman"/>
            <w:sz w:val="24"/>
            <w:szCs w:val="24"/>
          </w:rPr>
          <w:t xml:space="preserve">looked at Elliot and </w:t>
        </w:r>
      </w:ins>
      <w:ins w:id="3349" w:author="Britt Collins" w:date="2021-10-04T11:27:00Z">
        <w:r>
          <w:rPr>
            <w:rFonts w:ascii="Times New Roman" w:hAnsi="Times New Roman"/>
            <w:sz w:val="24"/>
            <w:szCs w:val="24"/>
          </w:rPr>
          <w:t>nodded</w:t>
        </w:r>
      </w:ins>
      <w:ins w:id="3350" w:author="Britt Collins" w:date="2021-09-30T14:58:00Z">
        <w:r w:rsidR="006F31F6" w:rsidRPr="000B0CC8">
          <w:rPr>
            <w:rFonts w:ascii="Times New Roman" w:hAnsi="Times New Roman"/>
            <w:sz w:val="24"/>
            <w:szCs w:val="24"/>
          </w:rPr>
          <w:t xml:space="preserve">. </w:t>
        </w:r>
      </w:ins>
    </w:p>
    <w:p w14:paraId="3D9CE5BF" w14:textId="77777777" w:rsidR="0043037C" w:rsidRDefault="0043037C" w:rsidP="0043037C">
      <w:pPr>
        <w:spacing w:line="480" w:lineRule="auto"/>
        <w:ind w:left="-5" w:right="15" w:firstLine="725"/>
        <w:rPr>
          <w:ins w:id="3351" w:author="Britt Collins" w:date="2021-10-04T11:28:00Z"/>
          <w:rFonts w:ascii="Times New Roman" w:hAnsi="Times New Roman"/>
          <w:sz w:val="24"/>
          <w:szCs w:val="24"/>
        </w:rPr>
      </w:pPr>
      <w:ins w:id="3352" w:author="Britt Collins" w:date="2021-10-04T11:27:00Z">
        <w:r>
          <w:rPr>
            <w:rFonts w:ascii="Times New Roman" w:hAnsi="Times New Roman"/>
            <w:sz w:val="24"/>
            <w:szCs w:val="24"/>
          </w:rPr>
          <w:t>“</w:t>
        </w:r>
      </w:ins>
      <w:ins w:id="3353" w:author="Britt Collins" w:date="2021-09-30T14:58:00Z">
        <w:r w:rsidR="006F31F6" w:rsidRPr="000B0CC8">
          <w:rPr>
            <w:rFonts w:ascii="Times New Roman" w:hAnsi="Times New Roman"/>
            <w:sz w:val="24"/>
            <w:szCs w:val="24"/>
          </w:rPr>
          <w:t>Well, can I have a look at it?</w:t>
        </w:r>
      </w:ins>
      <w:ins w:id="3354" w:author="Britt Collins" w:date="2021-10-04T11:27:00Z">
        <w:r>
          <w:rPr>
            <w:rFonts w:ascii="Times New Roman" w:hAnsi="Times New Roman"/>
            <w:sz w:val="24"/>
            <w:szCs w:val="24"/>
          </w:rPr>
          <w:t>”</w:t>
        </w:r>
      </w:ins>
      <w:ins w:id="3355" w:author="Britt Collins" w:date="2021-09-30T14:58:00Z">
        <w:r w:rsidR="006F31F6" w:rsidRPr="000B0CC8">
          <w:rPr>
            <w:rFonts w:ascii="Times New Roman" w:hAnsi="Times New Roman"/>
            <w:sz w:val="24"/>
            <w:szCs w:val="24"/>
          </w:rPr>
          <w:t xml:space="preserve"> he </w:t>
        </w:r>
      </w:ins>
      <w:ins w:id="3356" w:author="Britt Collins" w:date="2021-10-04T11:27:00Z">
        <w:r>
          <w:rPr>
            <w:rFonts w:ascii="Times New Roman" w:hAnsi="Times New Roman"/>
            <w:sz w:val="24"/>
            <w:szCs w:val="24"/>
          </w:rPr>
          <w:t>ask</w:t>
        </w:r>
      </w:ins>
      <w:ins w:id="3357" w:author="Britt Collins" w:date="2021-09-30T14:58:00Z">
        <w:r w:rsidR="006F31F6" w:rsidRPr="000B0CC8">
          <w:rPr>
            <w:rFonts w:ascii="Times New Roman" w:hAnsi="Times New Roman"/>
            <w:sz w:val="24"/>
            <w:szCs w:val="24"/>
          </w:rPr>
          <w:t xml:space="preserve">ed. </w:t>
        </w:r>
      </w:ins>
    </w:p>
    <w:p w14:paraId="62E53C33" w14:textId="640C9381" w:rsidR="006F31F6" w:rsidRPr="000B0CC8" w:rsidRDefault="006F31F6">
      <w:pPr>
        <w:spacing w:line="480" w:lineRule="auto"/>
        <w:ind w:left="-5" w:right="15" w:firstLine="725"/>
        <w:rPr>
          <w:ins w:id="3358" w:author="Britt Collins" w:date="2021-09-30T14:58:00Z"/>
          <w:rFonts w:ascii="Times New Roman" w:hAnsi="Times New Roman"/>
          <w:sz w:val="24"/>
          <w:szCs w:val="24"/>
        </w:rPr>
        <w:pPrChange w:id="3359" w:author="Britt Collins" w:date="2021-10-04T11:25:00Z">
          <w:pPr>
            <w:ind w:left="-5" w:right="15"/>
          </w:pPr>
        </w:pPrChange>
      </w:pPr>
      <w:ins w:id="3360" w:author="Britt Collins" w:date="2021-09-30T14:58:00Z">
        <w:r w:rsidRPr="000B0CC8">
          <w:rPr>
            <w:rFonts w:ascii="Times New Roman" w:hAnsi="Times New Roman"/>
            <w:sz w:val="24"/>
            <w:szCs w:val="24"/>
          </w:rPr>
          <w:t>Elliot</w:t>
        </w:r>
      </w:ins>
      <w:ins w:id="3361" w:author="Britt Collins" w:date="2021-10-04T11:28:00Z">
        <w:r w:rsidR="0043037C">
          <w:rPr>
            <w:rFonts w:ascii="Times New Roman" w:hAnsi="Times New Roman"/>
            <w:sz w:val="24"/>
            <w:szCs w:val="24"/>
          </w:rPr>
          <w:t>,</w:t>
        </w:r>
      </w:ins>
      <w:ins w:id="3362" w:author="Britt Collins" w:date="2021-09-30T14:58:00Z">
        <w:r w:rsidRPr="000B0CC8">
          <w:rPr>
            <w:rFonts w:ascii="Times New Roman" w:hAnsi="Times New Roman"/>
            <w:sz w:val="24"/>
            <w:szCs w:val="24"/>
          </w:rPr>
          <w:t xml:space="preserve"> </w:t>
        </w:r>
      </w:ins>
      <w:ins w:id="3363" w:author="Britt Collins" w:date="2021-10-04T11:28:00Z">
        <w:r w:rsidR="0043037C">
          <w:rPr>
            <w:rFonts w:ascii="Times New Roman" w:hAnsi="Times New Roman"/>
            <w:sz w:val="24"/>
            <w:szCs w:val="24"/>
          </w:rPr>
          <w:t xml:space="preserve">glancing </w:t>
        </w:r>
      </w:ins>
      <w:ins w:id="3364" w:author="Britt Collins" w:date="2021-09-30T14:58:00Z">
        <w:r w:rsidRPr="000B0CC8">
          <w:rPr>
            <w:rFonts w:ascii="Times New Roman" w:hAnsi="Times New Roman"/>
            <w:sz w:val="24"/>
            <w:szCs w:val="24"/>
          </w:rPr>
          <w:t>at his wristwatch</w:t>
        </w:r>
      </w:ins>
      <w:ins w:id="3365" w:author="Britt Collins" w:date="2021-10-04T11:28:00Z">
        <w:r w:rsidR="0043037C">
          <w:rPr>
            <w:rFonts w:ascii="Times New Roman" w:hAnsi="Times New Roman"/>
            <w:sz w:val="24"/>
            <w:szCs w:val="24"/>
          </w:rPr>
          <w:t>,</w:t>
        </w:r>
      </w:ins>
      <w:ins w:id="3366" w:author="Britt Collins" w:date="2021-09-30T14:58:00Z">
        <w:r w:rsidRPr="000B0CC8">
          <w:rPr>
            <w:rFonts w:ascii="Times New Roman" w:hAnsi="Times New Roman"/>
            <w:sz w:val="24"/>
            <w:szCs w:val="24"/>
          </w:rPr>
          <w:t xml:space="preserve"> told us the presentation of our proof of concept had been scheduled for 11</w:t>
        </w:r>
      </w:ins>
      <w:ins w:id="3367" w:author="Britt Collins" w:date="2021-10-04T11:28:00Z">
        <w:r w:rsidR="0043037C">
          <w:rPr>
            <w:rFonts w:ascii="Times New Roman" w:hAnsi="Times New Roman"/>
            <w:sz w:val="24"/>
            <w:szCs w:val="24"/>
          </w:rPr>
          <w:t>am</w:t>
        </w:r>
      </w:ins>
      <w:ins w:id="3368" w:author="Britt Collins" w:date="2021-09-30T14:58:00Z">
        <w:r w:rsidRPr="000B0CC8">
          <w:rPr>
            <w:rFonts w:ascii="Times New Roman" w:hAnsi="Times New Roman"/>
            <w:sz w:val="24"/>
            <w:szCs w:val="24"/>
          </w:rPr>
          <w:t>. The time was now 9:00am. We still had time to edit and rehearse the presentation.</w:t>
        </w:r>
      </w:ins>
    </w:p>
    <w:p w14:paraId="0F4369D7" w14:textId="35F80DC6" w:rsidR="006F31F6" w:rsidRPr="000B0CC8" w:rsidRDefault="006F31F6">
      <w:pPr>
        <w:spacing w:line="480" w:lineRule="auto"/>
        <w:ind w:left="-5" w:right="15" w:firstLine="725"/>
        <w:rPr>
          <w:ins w:id="3369" w:author="Britt Collins" w:date="2021-09-30T14:58:00Z"/>
          <w:rFonts w:ascii="Times New Roman" w:hAnsi="Times New Roman"/>
          <w:sz w:val="24"/>
          <w:szCs w:val="24"/>
        </w:rPr>
        <w:pPrChange w:id="3370" w:author="Britt Collins" w:date="2021-10-04T11:28:00Z">
          <w:pPr>
            <w:ind w:left="-5" w:right="15"/>
          </w:pPr>
        </w:pPrChange>
      </w:pPr>
      <w:ins w:id="3371" w:author="Britt Collins" w:date="2021-09-30T14:58:00Z">
        <w:r w:rsidRPr="000B0CC8">
          <w:rPr>
            <w:rFonts w:ascii="Times New Roman" w:hAnsi="Times New Roman"/>
            <w:sz w:val="24"/>
            <w:szCs w:val="24"/>
          </w:rPr>
          <w:t xml:space="preserve">I opened the presentation for Elliot to look. </w:t>
        </w:r>
      </w:ins>
      <w:ins w:id="3372" w:author="Britt Collins" w:date="2021-10-04T11:28:00Z">
        <w:r w:rsidR="0043037C">
          <w:rPr>
            <w:rFonts w:ascii="Times New Roman" w:hAnsi="Times New Roman"/>
            <w:sz w:val="24"/>
            <w:szCs w:val="24"/>
          </w:rPr>
          <w:t>“</w:t>
        </w:r>
      </w:ins>
      <w:ins w:id="3373" w:author="Britt Collins" w:date="2021-09-30T14:58:00Z">
        <w:r w:rsidRPr="000B0CC8">
          <w:rPr>
            <w:rFonts w:ascii="Times New Roman" w:hAnsi="Times New Roman"/>
            <w:sz w:val="24"/>
            <w:szCs w:val="24"/>
          </w:rPr>
          <w:t>Okay, yep, sales stuff. Okay, this is the section you guys have added. Right</w:t>
        </w:r>
      </w:ins>
      <w:ins w:id="3374" w:author="Britt Collins" w:date="2021-10-04T11:28:00Z">
        <w:r w:rsidR="0043037C">
          <w:rPr>
            <w:rFonts w:ascii="Times New Roman" w:hAnsi="Times New Roman"/>
            <w:sz w:val="24"/>
            <w:szCs w:val="24"/>
          </w:rPr>
          <w:t>?”</w:t>
        </w:r>
      </w:ins>
      <w:ins w:id="3375" w:author="Britt Collins" w:date="2021-09-30T14:58:00Z">
        <w:r w:rsidRPr="000B0CC8">
          <w:rPr>
            <w:rFonts w:ascii="Times New Roman" w:hAnsi="Times New Roman"/>
            <w:sz w:val="24"/>
            <w:szCs w:val="24"/>
          </w:rPr>
          <w:t xml:space="preserve"> </w:t>
        </w:r>
      </w:ins>
      <w:ins w:id="3376" w:author="Britt Collins" w:date="2021-10-04T11:29:00Z">
        <w:r w:rsidR="0043037C">
          <w:rPr>
            <w:rFonts w:ascii="Times New Roman" w:hAnsi="Times New Roman"/>
            <w:sz w:val="24"/>
            <w:szCs w:val="24"/>
          </w:rPr>
          <w:t>He</w:t>
        </w:r>
      </w:ins>
      <w:ins w:id="3377" w:author="Britt Collins" w:date="2021-09-30T14:58:00Z">
        <w:r w:rsidRPr="000B0CC8">
          <w:rPr>
            <w:rFonts w:ascii="Times New Roman" w:hAnsi="Times New Roman"/>
            <w:sz w:val="24"/>
            <w:szCs w:val="24"/>
          </w:rPr>
          <w:t xml:space="preserve"> paused to think. </w:t>
        </w:r>
      </w:ins>
      <w:ins w:id="3378" w:author="Britt Collins" w:date="2021-10-04T11:29:00Z">
        <w:r w:rsidR="0043037C">
          <w:rPr>
            <w:rFonts w:ascii="Times New Roman" w:hAnsi="Times New Roman"/>
            <w:sz w:val="24"/>
            <w:szCs w:val="24"/>
          </w:rPr>
          <w:t>“</w:t>
        </w:r>
      </w:ins>
      <w:ins w:id="3379" w:author="Britt Collins" w:date="2021-09-30T14:58:00Z">
        <w:r w:rsidRPr="000B0CC8">
          <w:rPr>
            <w:rFonts w:ascii="Times New Roman" w:hAnsi="Times New Roman"/>
            <w:sz w:val="24"/>
            <w:szCs w:val="24"/>
          </w:rPr>
          <w:t xml:space="preserve">We need </w:t>
        </w:r>
      </w:ins>
      <w:ins w:id="3380" w:author="Britt Collins" w:date="2021-10-04T11:29:00Z">
        <w:r w:rsidR="0043037C">
          <w:rPr>
            <w:rFonts w:ascii="Times New Roman" w:hAnsi="Times New Roman"/>
            <w:sz w:val="24"/>
            <w:szCs w:val="24"/>
          </w:rPr>
          <w:t>three</w:t>
        </w:r>
      </w:ins>
      <w:ins w:id="3381" w:author="Britt Collins" w:date="2021-09-30T14:58:00Z">
        <w:r w:rsidRPr="000B0CC8">
          <w:rPr>
            <w:rFonts w:ascii="Times New Roman" w:hAnsi="Times New Roman"/>
            <w:sz w:val="24"/>
            <w:szCs w:val="24"/>
          </w:rPr>
          <w:t xml:space="preserve"> slides. One to explain A. A second to explain B and a third that prompts a demo.</w:t>
        </w:r>
      </w:ins>
      <w:ins w:id="3382" w:author="Britt Collins" w:date="2021-10-04T11:29:00Z">
        <w:r w:rsidR="0043037C">
          <w:rPr>
            <w:rFonts w:ascii="Times New Roman" w:hAnsi="Times New Roman"/>
            <w:sz w:val="24"/>
            <w:szCs w:val="24"/>
          </w:rPr>
          <w:t>”</w:t>
        </w:r>
      </w:ins>
      <w:ins w:id="3383" w:author="Britt Collins" w:date="2021-09-30T14:58:00Z">
        <w:r w:rsidRPr="000B0CC8">
          <w:rPr>
            <w:rFonts w:ascii="Times New Roman" w:hAnsi="Times New Roman"/>
            <w:sz w:val="24"/>
            <w:szCs w:val="24"/>
          </w:rPr>
          <w:t xml:space="preserve"> He delegated these tasks to me and Mr Bradford. He added a couple of slides on cost savings. We agreed Elliot would do most of the presenting. Dave and I would step up when it was demo time. We chose the most resilient automated test we had, which had a 50</w:t>
        </w:r>
      </w:ins>
      <w:ins w:id="3384" w:author="Britt Collins" w:date="2021-10-04T11:29:00Z">
        <w:r w:rsidR="0043037C">
          <w:rPr>
            <w:rFonts w:ascii="Times New Roman" w:hAnsi="Times New Roman"/>
            <w:sz w:val="24"/>
            <w:szCs w:val="24"/>
          </w:rPr>
          <w:t xml:space="preserve"> percent</w:t>
        </w:r>
      </w:ins>
      <w:ins w:id="3385" w:author="Britt Collins" w:date="2021-09-30T14:58:00Z">
        <w:r w:rsidRPr="000B0CC8">
          <w:rPr>
            <w:rFonts w:ascii="Times New Roman" w:hAnsi="Times New Roman"/>
            <w:sz w:val="24"/>
            <w:szCs w:val="24"/>
          </w:rPr>
          <w:t xml:space="preserve"> chance of failure.</w:t>
        </w:r>
      </w:ins>
    </w:p>
    <w:p w14:paraId="28401381" w14:textId="27FACCD2" w:rsidR="006F31F6" w:rsidRPr="000B0CC8" w:rsidRDefault="0043037C">
      <w:pPr>
        <w:spacing w:line="480" w:lineRule="auto"/>
        <w:ind w:left="-5" w:right="15" w:firstLine="725"/>
        <w:rPr>
          <w:ins w:id="3386" w:author="Britt Collins" w:date="2021-09-30T14:58:00Z"/>
          <w:rFonts w:ascii="Times New Roman" w:hAnsi="Times New Roman"/>
          <w:sz w:val="24"/>
          <w:szCs w:val="24"/>
        </w:rPr>
        <w:pPrChange w:id="3387" w:author="Britt Collins" w:date="2021-10-04T11:29:00Z">
          <w:pPr>
            <w:ind w:left="-5" w:right="15"/>
          </w:pPr>
        </w:pPrChange>
      </w:pPr>
      <w:ins w:id="3388" w:author="Britt Collins" w:date="2021-10-04T11:29:00Z">
        <w:r>
          <w:rPr>
            <w:rFonts w:ascii="Times New Roman" w:hAnsi="Times New Roman"/>
            <w:sz w:val="24"/>
            <w:szCs w:val="24"/>
          </w:rPr>
          <w:t>By</w:t>
        </w:r>
      </w:ins>
      <w:ins w:id="3389" w:author="Britt Collins" w:date="2021-09-30T14:58:00Z">
        <w:r w:rsidR="006F31F6" w:rsidRPr="000B0CC8">
          <w:rPr>
            <w:rFonts w:ascii="Times New Roman" w:hAnsi="Times New Roman"/>
            <w:sz w:val="24"/>
            <w:szCs w:val="24"/>
          </w:rPr>
          <w:t xml:space="preserve"> 10:45 we were ready. My laptop was under my arm as we approached the meeting room. It felt like we were entering a bar in a </w:t>
        </w:r>
      </w:ins>
      <w:ins w:id="3390" w:author="Britt Collins" w:date="2021-10-04T11:30:00Z">
        <w:r>
          <w:rPr>
            <w:rFonts w:ascii="Times New Roman" w:hAnsi="Times New Roman"/>
            <w:sz w:val="24"/>
            <w:szCs w:val="24"/>
          </w:rPr>
          <w:t>W</w:t>
        </w:r>
      </w:ins>
      <w:ins w:id="3391" w:author="Britt Collins" w:date="2021-09-30T14:58:00Z">
        <w:r w:rsidR="006F31F6" w:rsidRPr="000B0CC8">
          <w:rPr>
            <w:rFonts w:ascii="Times New Roman" w:hAnsi="Times New Roman"/>
            <w:sz w:val="24"/>
            <w:szCs w:val="24"/>
          </w:rPr>
          <w:t xml:space="preserve">ild </w:t>
        </w:r>
      </w:ins>
      <w:ins w:id="3392" w:author="Britt Collins" w:date="2021-10-04T11:30:00Z">
        <w:r>
          <w:rPr>
            <w:rFonts w:ascii="Times New Roman" w:hAnsi="Times New Roman"/>
            <w:sz w:val="24"/>
            <w:szCs w:val="24"/>
          </w:rPr>
          <w:t>W</w:t>
        </w:r>
      </w:ins>
      <w:ins w:id="3393" w:author="Britt Collins" w:date="2021-09-30T14:58:00Z">
        <w:r w:rsidR="006F31F6" w:rsidRPr="000B0CC8">
          <w:rPr>
            <w:rFonts w:ascii="Times New Roman" w:hAnsi="Times New Roman"/>
            <w:sz w:val="24"/>
            <w:szCs w:val="24"/>
          </w:rPr>
          <w:t>est movie. We, the outsiders, were walking into a saloon full of unsavoury</w:t>
        </w:r>
      </w:ins>
      <w:ins w:id="3394" w:author="Britt Collins" w:date="2021-10-04T11:30:00Z">
        <w:r>
          <w:rPr>
            <w:rFonts w:ascii="Times New Roman" w:hAnsi="Times New Roman"/>
            <w:sz w:val="24"/>
            <w:szCs w:val="24"/>
          </w:rPr>
          <w:t>-</w:t>
        </w:r>
      </w:ins>
      <w:ins w:id="3395" w:author="Britt Collins" w:date="2021-09-30T14:58:00Z">
        <w:r w:rsidR="006F31F6" w:rsidRPr="000B0CC8">
          <w:rPr>
            <w:rFonts w:ascii="Times New Roman" w:hAnsi="Times New Roman"/>
            <w:sz w:val="24"/>
            <w:szCs w:val="24"/>
          </w:rPr>
          <w:t xml:space="preserve">looking locals. I flashed the embossed HP laptop logo as we approached the table. There was a </w:t>
        </w:r>
        <w:r w:rsidR="006F31F6" w:rsidRPr="000B0CC8">
          <w:rPr>
            <w:rFonts w:ascii="Times New Roman" w:hAnsi="Times New Roman"/>
            <w:sz w:val="24"/>
            <w:szCs w:val="24"/>
          </w:rPr>
          <w:lastRenderedPageBreak/>
          <w:t>huge audience, much more than we expected. Hopefully no-one was going to take a pot shot at us. Elliot looked at me and Dave nervously. He had high-level knowledge of our role but relied on Mr Bradford and I for the technicalities. The projector took its time to warm up and mirror my laptop screen. I gave Elliot the nod. He took the baton like a well-versed relay runner. He looked up at the audience, walked to the front of the stage, adjusted his tie and beamed.</w:t>
        </w:r>
      </w:ins>
    </w:p>
    <w:p w14:paraId="3D3910C2" w14:textId="3B41F914" w:rsidR="006F31F6" w:rsidRPr="000B0CC8" w:rsidRDefault="006F31F6">
      <w:pPr>
        <w:spacing w:line="480" w:lineRule="auto"/>
        <w:ind w:left="-5" w:right="15" w:firstLine="725"/>
        <w:rPr>
          <w:ins w:id="3396" w:author="Britt Collins" w:date="2021-09-30T14:58:00Z"/>
          <w:rFonts w:ascii="Times New Roman" w:hAnsi="Times New Roman"/>
          <w:sz w:val="24"/>
          <w:szCs w:val="24"/>
        </w:rPr>
        <w:pPrChange w:id="3397" w:author="Britt Collins" w:date="2021-10-04T11:30:00Z">
          <w:pPr>
            <w:ind w:left="-5" w:right="15"/>
          </w:pPr>
        </w:pPrChange>
      </w:pPr>
      <w:ins w:id="3398" w:author="Britt Collins" w:date="2021-09-30T14:58:00Z">
        <w:r w:rsidRPr="000B0CC8">
          <w:rPr>
            <w:rFonts w:ascii="Times New Roman" w:hAnsi="Times New Roman"/>
            <w:sz w:val="24"/>
            <w:szCs w:val="24"/>
          </w:rPr>
          <w:t xml:space="preserve">His stature commanded everyone’s attention. The bustle of the room distilled into silence. </w:t>
        </w:r>
      </w:ins>
      <w:ins w:id="3399" w:author="Britt Collins" w:date="2021-10-04T11:31:00Z">
        <w:r w:rsidR="0043037C">
          <w:rPr>
            <w:rFonts w:ascii="Times New Roman" w:hAnsi="Times New Roman"/>
            <w:sz w:val="24"/>
            <w:szCs w:val="24"/>
          </w:rPr>
          <w:t xml:space="preserve">Elliot </w:t>
        </w:r>
      </w:ins>
      <w:ins w:id="3400" w:author="Britt Collins" w:date="2021-09-30T14:58:00Z">
        <w:r w:rsidRPr="000B0CC8">
          <w:rPr>
            <w:rFonts w:ascii="Times New Roman" w:hAnsi="Times New Roman"/>
            <w:sz w:val="24"/>
            <w:szCs w:val="24"/>
          </w:rPr>
          <w:t xml:space="preserve">looked at me and nodded, indicating he would like to see the first slide. “G’day,” he said. Throughout the presentation </w:t>
        </w:r>
      </w:ins>
      <w:ins w:id="3401" w:author="Britt Collins" w:date="2021-10-04T11:31:00Z">
        <w:r w:rsidR="0043037C">
          <w:rPr>
            <w:rFonts w:ascii="Times New Roman" w:hAnsi="Times New Roman"/>
            <w:sz w:val="24"/>
            <w:szCs w:val="24"/>
          </w:rPr>
          <w:t>he</w:t>
        </w:r>
      </w:ins>
      <w:ins w:id="3402" w:author="Britt Collins" w:date="2021-09-30T14:58:00Z">
        <w:r w:rsidRPr="000B0CC8">
          <w:rPr>
            <w:rFonts w:ascii="Times New Roman" w:hAnsi="Times New Roman"/>
            <w:sz w:val="24"/>
            <w:szCs w:val="24"/>
          </w:rPr>
          <w:t xml:space="preserve"> used succinct phrases. His pitch, volume and pace indicated confidence. As I proceeded clicking through the slides, Elliot’s confidence grew and </w:t>
        </w:r>
      </w:ins>
      <w:ins w:id="3403" w:author="Britt Collins" w:date="2021-10-04T11:31:00Z">
        <w:r w:rsidR="0043037C">
          <w:rPr>
            <w:rFonts w:ascii="Times New Roman" w:hAnsi="Times New Roman"/>
            <w:sz w:val="24"/>
            <w:szCs w:val="24"/>
          </w:rPr>
          <w:t>t</w:t>
        </w:r>
      </w:ins>
      <w:ins w:id="3404" w:author="Britt Collins" w:date="2021-09-30T14:58:00Z">
        <w:r w:rsidRPr="000B0CC8">
          <w:rPr>
            <w:rFonts w:ascii="Times New Roman" w:hAnsi="Times New Roman"/>
            <w:sz w:val="24"/>
            <w:szCs w:val="24"/>
          </w:rPr>
          <w:t>he smile on his face widened when the cost</w:t>
        </w:r>
      </w:ins>
      <w:ins w:id="3405" w:author="Britt Collins" w:date="2021-10-04T11:31:00Z">
        <w:r w:rsidR="0043037C">
          <w:rPr>
            <w:rFonts w:ascii="Times New Roman" w:hAnsi="Times New Roman"/>
            <w:sz w:val="24"/>
            <w:szCs w:val="24"/>
          </w:rPr>
          <w:t>-</w:t>
        </w:r>
      </w:ins>
      <w:ins w:id="3406" w:author="Britt Collins" w:date="2021-09-30T14:58:00Z">
        <w:r w:rsidRPr="000B0CC8">
          <w:rPr>
            <w:rFonts w:ascii="Times New Roman" w:hAnsi="Times New Roman"/>
            <w:sz w:val="24"/>
            <w:szCs w:val="24"/>
          </w:rPr>
          <w:t>savings slide appeared. It was obvious that this slide, his only 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ins>
    </w:p>
    <w:p w14:paraId="5144B499" w14:textId="3CA81EE8" w:rsidR="006F31F6" w:rsidRPr="000B0CC8" w:rsidRDefault="0043037C">
      <w:pPr>
        <w:spacing w:line="480" w:lineRule="auto"/>
        <w:ind w:left="-5" w:right="15" w:firstLine="725"/>
        <w:rPr>
          <w:ins w:id="3407" w:author="Britt Collins" w:date="2021-09-30T14:58:00Z"/>
          <w:rFonts w:ascii="Times New Roman" w:hAnsi="Times New Roman"/>
          <w:sz w:val="24"/>
          <w:szCs w:val="24"/>
        </w:rPr>
        <w:pPrChange w:id="3408" w:author="Britt Collins" w:date="2021-10-04T11:32:00Z">
          <w:pPr>
            <w:ind w:left="-5" w:right="15"/>
          </w:pPr>
        </w:pPrChange>
      </w:pPr>
      <w:ins w:id="3409" w:author="Britt Collins" w:date="2021-10-04T11:32:00Z">
        <w:r w:rsidRPr="0043037C">
          <w:rPr>
            <w:rFonts w:ascii="Times New Roman" w:hAnsi="Times New Roman"/>
            <w:b/>
            <w:sz w:val="24"/>
            <w:szCs w:val="24"/>
            <w:rPrChange w:id="3410" w:author="Britt Collins" w:date="2021-10-04T11:32:00Z">
              <w:rPr>
                <w:rFonts w:ascii="Times New Roman" w:hAnsi="Times New Roman"/>
                <w:sz w:val="24"/>
                <w:szCs w:val="24"/>
              </w:rPr>
            </w:rPrChange>
          </w:rPr>
          <w:t>YOU CAN CUT OUT A LOT OF THIS</w:t>
        </w:r>
        <w:r>
          <w:rPr>
            <w:rFonts w:ascii="Times New Roman" w:hAnsi="Times New Roman"/>
            <w:b/>
            <w:sz w:val="24"/>
            <w:szCs w:val="24"/>
          </w:rPr>
          <w:t xml:space="preserve">; IT’S NOT </w:t>
        </w:r>
      </w:ins>
      <w:ins w:id="3411" w:author="Britt Collins" w:date="2021-10-04T11:36:00Z">
        <w:r w:rsidR="009571BE">
          <w:rPr>
            <w:rFonts w:ascii="Times New Roman" w:hAnsi="Times New Roman"/>
            <w:b/>
            <w:sz w:val="24"/>
            <w:szCs w:val="24"/>
          </w:rPr>
          <w:t>ENGAG</w:t>
        </w:r>
      </w:ins>
      <w:ins w:id="3412" w:author="Britt Collins" w:date="2021-10-04T11:32:00Z">
        <w:r>
          <w:rPr>
            <w:rFonts w:ascii="Times New Roman" w:hAnsi="Times New Roman"/>
            <w:b/>
            <w:sz w:val="24"/>
            <w:szCs w:val="24"/>
          </w:rPr>
          <w:t>ING</w:t>
        </w:r>
      </w:ins>
      <w:ins w:id="3413" w:author="Britt Collins" w:date="2021-10-04T11:33:00Z">
        <w:r>
          <w:rPr>
            <w:rFonts w:ascii="Times New Roman" w:hAnsi="Times New Roman"/>
            <w:b/>
            <w:sz w:val="24"/>
            <w:szCs w:val="24"/>
          </w:rPr>
          <w:t xml:space="preserve"> ENOUGH FOR THE READER</w:t>
        </w:r>
      </w:ins>
      <w:ins w:id="3414" w:author="Britt Collins" w:date="2021-10-04T11:32:00Z">
        <w:r w:rsidRPr="0043037C">
          <w:rPr>
            <w:rFonts w:ascii="Times New Roman" w:hAnsi="Times New Roman"/>
            <w:b/>
            <w:sz w:val="24"/>
            <w:szCs w:val="24"/>
            <w:rPrChange w:id="3415" w:author="Britt Collins" w:date="2021-10-04T11:32:00Z">
              <w:rPr>
                <w:rFonts w:ascii="Times New Roman" w:hAnsi="Times New Roman"/>
                <w:sz w:val="24"/>
                <w:szCs w:val="24"/>
              </w:rPr>
            </w:rPrChange>
          </w:rPr>
          <w:t xml:space="preserve"> </w:t>
        </w:r>
      </w:ins>
      <w:ins w:id="3416" w:author="Britt Collins" w:date="2021-09-30T14:58:00Z">
        <w:r w:rsidR="006F31F6" w:rsidRPr="000B0CC8">
          <w:rPr>
            <w:rFonts w:ascii="Times New Roman" w:hAnsi="Times New Roman"/>
            <w:sz w:val="24"/>
            <w:szCs w:val="24"/>
          </w:rPr>
          <w:t xml:space="preserve">Bruce, </w:t>
        </w:r>
      </w:ins>
      <w:ins w:id="3417" w:author="Britt Collins" w:date="2021-10-04T11:32:00Z">
        <w:r>
          <w:rPr>
            <w:rFonts w:ascii="Times New Roman" w:hAnsi="Times New Roman"/>
            <w:sz w:val="24"/>
            <w:szCs w:val="24"/>
          </w:rPr>
          <w:t>h</w:t>
        </w:r>
      </w:ins>
      <w:ins w:id="3418" w:author="Britt Collins" w:date="2021-09-30T14:58:00Z">
        <w:r w:rsidR="006F31F6" w:rsidRPr="000B0CC8">
          <w:rPr>
            <w:rFonts w:ascii="Times New Roman" w:hAnsi="Times New Roman"/>
            <w:sz w:val="24"/>
            <w:szCs w:val="24"/>
          </w:rPr>
          <w:t xml:space="preserve">ead of Sydney </w:t>
        </w:r>
      </w:ins>
      <w:ins w:id="3419" w:author="Britt Collins" w:date="2021-10-04T11:32:00Z">
        <w:r>
          <w:rPr>
            <w:rFonts w:ascii="Times New Roman" w:hAnsi="Times New Roman"/>
            <w:sz w:val="24"/>
            <w:szCs w:val="24"/>
          </w:rPr>
          <w:t>s</w:t>
        </w:r>
      </w:ins>
      <w:ins w:id="3420" w:author="Britt Collins" w:date="2021-09-30T14:58:00Z">
        <w:r w:rsidR="006F31F6" w:rsidRPr="000B0CC8">
          <w:rPr>
            <w:rFonts w:ascii="Times New Roman" w:hAnsi="Times New Roman"/>
            <w:sz w:val="24"/>
            <w:szCs w:val="24"/>
          </w:rPr>
          <w:t xml:space="preserve">ales and </w:t>
        </w:r>
      </w:ins>
      <w:ins w:id="3421" w:author="Britt Collins" w:date="2021-10-04T11:32:00Z">
        <w:r>
          <w:rPr>
            <w:rFonts w:ascii="Times New Roman" w:hAnsi="Times New Roman"/>
            <w:sz w:val="24"/>
            <w:szCs w:val="24"/>
          </w:rPr>
          <w:t>m</w:t>
        </w:r>
      </w:ins>
      <w:ins w:id="3422" w:author="Britt Collins" w:date="2021-09-30T14:58:00Z">
        <w:r w:rsidR="006F31F6" w:rsidRPr="000B0CC8">
          <w:rPr>
            <w:rFonts w:ascii="Times New Roman" w:hAnsi="Times New Roman"/>
            <w:sz w:val="24"/>
            <w:szCs w:val="24"/>
          </w:rPr>
          <w:t>arketing, wrote the statement of work. It wasn’t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begrudgingly returned to the office bench.</w:t>
        </w:r>
      </w:ins>
    </w:p>
    <w:p w14:paraId="53D12E6B" w14:textId="77777777" w:rsidR="006F31F6" w:rsidRPr="000B0CC8" w:rsidRDefault="006F31F6">
      <w:pPr>
        <w:spacing w:line="480" w:lineRule="auto"/>
        <w:ind w:left="-5" w:right="15" w:firstLine="725"/>
        <w:rPr>
          <w:ins w:id="3423" w:author="Britt Collins" w:date="2021-09-30T14:58:00Z"/>
          <w:rFonts w:ascii="Times New Roman" w:hAnsi="Times New Roman"/>
          <w:sz w:val="24"/>
          <w:szCs w:val="24"/>
        </w:rPr>
        <w:pPrChange w:id="3424" w:author="Britt Collins" w:date="2021-10-04T11:36:00Z">
          <w:pPr>
            <w:ind w:left="-5" w:right="15"/>
          </w:pPr>
        </w:pPrChange>
      </w:pPr>
      <w:ins w:id="3425" w:author="Britt Collins" w:date="2021-09-30T14:58:00Z">
        <w:r w:rsidRPr="000B0CC8">
          <w:rPr>
            <w:rFonts w:ascii="Times New Roman" w:hAnsi="Times New Roman"/>
            <w:sz w:val="24"/>
            <w:szCs w:val="24"/>
          </w:rPr>
          <w:t>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wasn't appearing busy, he would pop his head in to speak to me and Mr Bradford.</w:t>
        </w:r>
      </w:ins>
    </w:p>
    <w:p w14:paraId="4EB2EC4C" w14:textId="6867A38D" w:rsidR="006F31F6" w:rsidRPr="000B0CC8" w:rsidRDefault="006F31F6">
      <w:pPr>
        <w:spacing w:after="10" w:line="480" w:lineRule="auto"/>
        <w:ind w:left="-5" w:right="15" w:firstLine="725"/>
        <w:rPr>
          <w:ins w:id="3426" w:author="Britt Collins" w:date="2021-09-30T14:58:00Z"/>
          <w:rFonts w:ascii="Times New Roman" w:hAnsi="Times New Roman"/>
          <w:sz w:val="24"/>
          <w:szCs w:val="24"/>
        </w:rPr>
        <w:pPrChange w:id="3427" w:author="Britt Collins" w:date="2021-10-04T11:37:00Z">
          <w:pPr>
            <w:ind w:left="-5" w:right="15"/>
          </w:pPr>
        </w:pPrChange>
      </w:pPr>
      <w:ins w:id="3428" w:author="Britt Collins" w:date="2021-09-30T14:58:00Z">
        <w:r w:rsidRPr="000B0CC8">
          <w:rPr>
            <w:rFonts w:ascii="Times New Roman" w:hAnsi="Times New Roman"/>
            <w:sz w:val="24"/>
            <w:szCs w:val="24"/>
          </w:rPr>
          <w:lastRenderedPageBreak/>
          <w:t>Rarely was the conversation work related unless Mark had prompted him to speak to us. When Bruce spoke, he would often emphasise a point by smiling. It didn’t beam like Elliot’s. It was a forced</w:t>
        </w:r>
      </w:ins>
      <w:ins w:id="3429" w:author="Britt Collins" w:date="2021-10-04T11:37:00Z">
        <w:r w:rsidR="009571BE">
          <w:rPr>
            <w:rFonts w:ascii="Times New Roman" w:hAnsi="Times New Roman"/>
            <w:sz w:val="24"/>
            <w:szCs w:val="24"/>
          </w:rPr>
          <w:t xml:space="preserve"> and </w:t>
        </w:r>
      </w:ins>
      <w:ins w:id="3430" w:author="Britt Collins" w:date="2021-09-30T14:58:00Z">
        <w:r w:rsidRPr="000B0CC8">
          <w:rPr>
            <w:rFonts w:ascii="Times New Roman" w:hAnsi="Times New Roman"/>
            <w:sz w:val="24"/>
            <w:szCs w:val="24"/>
          </w:rPr>
          <w:t>almost excruciating looking. It could, in some circles, be described as gurning. Out of all the business deals that Bruce had wined and dined for</w:t>
        </w:r>
      </w:ins>
      <w:ins w:id="3431" w:author="Britt Collins" w:date="2021-10-04T11:37:00Z">
        <w:r w:rsidR="009571BE">
          <w:rPr>
            <w:rFonts w:ascii="Times New Roman" w:hAnsi="Times New Roman"/>
            <w:sz w:val="24"/>
            <w:szCs w:val="24"/>
          </w:rPr>
          <w:t xml:space="preserve">, </w:t>
        </w:r>
      </w:ins>
      <w:ins w:id="3432" w:author="Britt Collins" w:date="2021-09-30T14:58:00Z">
        <w:r w:rsidRPr="000B0CC8">
          <w:rPr>
            <w:rFonts w:ascii="Times New Roman" w:hAnsi="Times New Roman"/>
            <w:sz w:val="24"/>
            <w:szCs w:val="24"/>
          </w:rPr>
          <w:t xml:space="preserve">he contributed to the success of </w:t>
        </w:r>
      </w:ins>
      <w:ins w:id="3433" w:author="Britt Collins" w:date="2021-10-04T11:37:00Z">
        <w:r w:rsidR="009571BE">
          <w:rPr>
            <w:rFonts w:ascii="Times New Roman" w:hAnsi="Times New Roman"/>
            <w:sz w:val="24"/>
            <w:szCs w:val="24"/>
          </w:rPr>
          <w:t>two</w:t>
        </w:r>
      </w:ins>
      <w:ins w:id="3434" w:author="Britt Collins" w:date="2021-09-30T14:58:00Z">
        <w:r w:rsidRPr="000B0CC8">
          <w:rPr>
            <w:rFonts w:ascii="Times New Roman" w:hAnsi="Times New Roman"/>
            <w:sz w:val="24"/>
            <w:szCs w:val="24"/>
          </w:rPr>
          <w:t xml:space="preserve"> tenders</w:t>
        </w:r>
      </w:ins>
      <w:ins w:id="3435" w:author="Britt Collins" w:date="2021-10-04T11:37:00Z">
        <w:r w:rsidR="009571BE">
          <w:rPr>
            <w:rFonts w:ascii="Times New Roman" w:hAnsi="Times New Roman"/>
            <w:sz w:val="24"/>
            <w:szCs w:val="24"/>
          </w:rPr>
          <w:t xml:space="preserve"> i</w:t>
        </w:r>
        <w:r w:rsidR="009571BE" w:rsidRPr="000B0CC8">
          <w:rPr>
            <w:rFonts w:ascii="Times New Roman" w:hAnsi="Times New Roman"/>
            <w:sz w:val="24"/>
            <w:szCs w:val="24"/>
          </w:rPr>
          <w:t xml:space="preserve">n his </w:t>
        </w:r>
        <w:r w:rsidR="009571BE">
          <w:rPr>
            <w:rFonts w:ascii="Times New Roman" w:hAnsi="Times New Roman"/>
            <w:sz w:val="24"/>
            <w:szCs w:val="24"/>
          </w:rPr>
          <w:t>two</w:t>
        </w:r>
        <w:r w:rsidR="009571BE" w:rsidRPr="000B0CC8">
          <w:rPr>
            <w:rFonts w:ascii="Times New Roman" w:hAnsi="Times New Roman"/>
            <w:sz w:val="24"/>
            <w:szCs w:val="24"/>
          </w:rPr>
          <w:t xml:space="preserve"> years at the consultancy</w:t>
        </w:r>
      </w:ins>
      <w:ins w:id="3436" w:author="Britt Collins" w:date="2021-09-30T14:58:00Z">
        <w:r w:rsidRPr="000B0CC8">
          <w:rPr>
            <w:rFonts w:ascii="Times New Roman" w:hAnsi="Times New Roman"/>
            <w:sz w:val="24"/>
            <w:szCs w:val="24"/>
          </w:rPr>
          <w:t>.</w:t>
        </w:r>
      </w:ins>
      <w:ins w:id="3437" w:author="Britt Collins" w:date="2021-10-04T11:37:00Z">
        <w:r w:rsidR="009571BE">
          <w:rPr>
            <w:rFonts w:ascii="Times New Roman" w:hAnsi="Times New Roman"/>
            <w:sz w:val="24"/>
            <w:szCs w:val="24"/>
          </w:rPr>
          <w:t xml:space="preserve"> </w:t>
        </w:r>
      </w:ins>
      <w:ins w:id="3438" w:author="Britt Collins" w:date="2021-09-30T14:58:00Z">
        <w:r w:rsidRPr="000B0CC8">
          <w:rPr>
            <w:rFonts w:ascii="Times New Roman" w:hAnsi="Times New Roman"/>
            <w:sz w:val="24"/>
            <w:szCs w:val="24"/>
          </w:rPr>
          <w:t>All other business deals were signed because of the owner's reputation.</w:t>
        </w:r>
      </w:ins>
    </w:p>
    <w:p w14:paraId="411FFCD2" w14:textId="6CEBEFAF" w:rsidR="006F31F6" w:rsidRPr="000B0CC8" w:rsidRDefault="009571BE">
      <w:pPr>
        <w:spacing w:line="480" w:lineRule="auto"/>
        <w:ind w:left="-5" w:right="15" w:firstLine="725"/>
        <w:rPr>
          <w:ins w:id="3439" w:author="Britt Collins" w:date="2021-09-30T14:58:00Z"/>
          <w:rFonts w:ascii="Times New Roman" w:hAnsi="Times New Roman"/>
          <w:sz w:val="24"/>
          <w:szCs w:val="24"/>
        </w:rPr>
        <w:pPrChange w:id="3440" w:author="Britt Collins" w:date="2021-10-04T11:37:00Z">
          <w:pPr>
            <w:ind w:left="-5" w:right="15"/>
          </w:pPr>
        </w:pPrChange>
      </w:pPr>
      <w:ins w:id="3441" w:author="Britt Collins" w:date="2021-10-04T11:38:00Z">
        <w:r>
          <w:rPr>
            <w:rFonts w:ascii="Times New Roman" w:hAnsi="Times New Roman"/>
            <w:sz w:val="24"/>
            <w:szCs w:val="24"/>
          </w:rPr>
          <w:t>After work that day, i</w:t>
        </w:r>
      </w:ins>
      <w:ins w:id="3442" w:author="Britt Collins" w:date="2021-09-30T14:58:00Z">
        <w:r w:rsidR="006F31F6" w:rsidRPr="000B0CC8">
          <w:rPr>
            <w:rFonts w:ascii="Times New Roman" w:hAnsi="Times New Roman"/>
            <w:sz w:val="24"/>
            <w:szCs w:val="24"/>
          </w:rPr>
          <w:t>t was my turn to play host for the evening. I met up with Elle at Circular Quay</w:t>
        </w:r>
      </w:ins>
      <w:ins w:id="3443" w:author="Britt Collins" w:date="2021-10-04T11:38:00Z">
        <w:r>
          <w:rPr>
            <w:rFonts w:ascii="Times New Roman" w:hAnsi="Times New Roman"/>
            <w:sz w:val="24"/>
            <w:szCs w:val="24"/>
          </w:rPr>
          <w:t>, where w</w:t>
        </w:r>
      </w:ins>
      <w:ins w:id="3444" w:author="Britt Collins" w:date="2021-09-30T14:58:00Z">
        <w:r w:rsidR="006F31F6" w:rsidRPr="000B0CC8">
          <w:rPr>
            <w:rFonts w:ascii="Times New Roman" w:hAnsi="Times New Roman"/>
            <w:sz w:val="24"/>
            <w:szCs w:val="24"/>
          </w:rPr>
          <w:t xml:space="preserve">e enjoyed a relaxing cruise on the Manly Ferry as the sun began to dip. </w:t>
        </w:r>
      </w:ins>
      <w:ins w:id="3445" w:author="Britt Collins" w:date="2021-10-04T11:38:00Z">
        <w:r w:rsidRPr="009571BE">
          <w:rPr>
            <w:rFonts w:ascii="Times New Roman" w:hAnsi="Times New Roman"/>
            <w:b/>
            <w:sz w:val="24"/>
            <w:szCs w:val="24"/>
            <w:rPrChange w:id="3446" w:author="Britt Collins" w:date="2021-10-04T11:38:00Z">
              <w:rPr>
                <w:rFonts w:ascii="Times New Roman" w:hAnsi="Times New Roman"/>
                <w:sz w:val="24"/>
                <w:szCs w:val="24"/>
              </w:rPr>
            </w:rPrChange>
          </w:rPr>
          <w:t xml:space="preserve">DESCRIBE THE SUN SET, </w:t>
        </w:r>
      </w:ins>
      <w:ins w:id="3447" w:author="Britt Collins" w:date="2021-10-04T11:39:00Z">
        <w:r>
          <w:rPr>
            <w:rFonts w:ascii="Times New Roman" w:hAnsi="Times New Roman"/>
            <w:b/>
            <w:sz w:val="24"/>
            <w:szCs w:val="24"/>
          </w:rPr>
          <w:t xml:space="preserve">YOUR MOODS, </w:t>
        </w:r>
      </w:ins>
      <w:ins w:id="3448" w:author="Britt Collins" w:date="2021-10-05T15:38:00Z">
        <w:r w:rsidR="00290110">
          <w:rPr>
            <w:rFonts w:ascii="Times New Roman" w:hAnsi="Times New Roman"/>
            <w:b/>
            <w:sz w:val="24"/>
            <w:szCs w:val="24"/>
          </w:rPr>
          <w:t xml:space="preserve">YOUR THOUGHTS, </w:t>
        </w:r>
      </w:ins>
      <w:ins w:id="3449" w:author="Britt Collins" w:date="2021-10-04T11:38:00Z">
        <w:r w:rsidRPr="009571BE">
          <w:rPr>
            <w:rFonts w:ascii="Times New Roman" w:hAnsi="Times New Roman"/>
            <w:b/>
            <w:sz w:val="24"/>
            <w:szCs w:val="24"/>
            <w:rPrChange w:id="3450" w:author="Britt Collins" w:date="2021-10-04T11:38:00Z">
              <w:rPr>
                <w:rFonts w:ascii="Times New Roman" w:hAnsi="Times New Roman"/>
                <w:sz w:val="24"/>
                <w:szCs w:val="24"/>
              </w:rPr>
            </w:rPrChange>
          </w:rPr>
          <w:t>ADD SOME ATMOSHERE HERE</w:t>
        </w:r>
      </w:ins>
      <w:ins w:id="3451" w:author="Britt Collins" w:date="2021-10-05T15:38:00Z">
        <w:r w:rsidR="00290110">
          <w:rPr>
            <w:rFonts w:ascii="Times New Roman" w:hAnsi="Times New Roman"/>
            <w:b/>
            <w:sz w:val="24"/>
            <w:szCs w:val="24"/>
          </w:rPr>
          <w:t>. THIS IS TOO GENERIC</w:t>
        </w:r>
      </w:ins>
      <w:ins w:id="3452" w:author="Britt Collins" w:date="2021-10-04T11:38:00Z">
        <w:r>
          <w:rPr>
            <w:rFonts w:ascii="Times New Roman" w:hAnsi="Times New Roman"/>
            <w:sz w:val="24"/>
            <w:szCs w:val="24"/>
          </w:rPr>
          <w:t xml:space="preserve"> </w:t>
        </w:r>
      </w:ins>
      <w:ins w:id="3453" w:author="Britt Collins" w:date="2021-09-30T14:58:00Z">
        <w:r w:rsidR="006F31F6" w:rsidRPr="000B0CC8">
          <w:rPr>
            <w:rFonts w:ascii="Times New Roman" w:hAnsi="Times New Roman"/>
            <w:sz w:val="24"/>
            <w:szCs w:val="24"/>
          </w:rPr>
          <w:t xml:space="preserve">We docked at Manly Wharf. I prompted for me and Elle to depart. We held hands and gently strolled onto the pontoon. I had no clue where to eat in Manly. My Manly dining experiences included </w:t>
        </w:r>
      </w:ins>
      <w:ins w:id="3454" w:author="Britt Collins" w:date="2021-10-04T11:39:00Z">
        <w:r>
          <w:rPr>
            <w:rFonts w:ascii="Times New Roman" w:hAnsi="Times New Roman"/>
            <w:sz w:val="24"/>
            <w:szCs w:val="24"/>
          </w:rPr>
          <w:t>f</w:t>
        </w:r>
      </w:ins>
      <w:ins w:id="3455" w:author="Britt Collins" w:date="2021-09-30T14:58:00Z">
        <w:r w:rsidR="006F31F6" w:rsidRPr="000B0CC8">
          <w:rPr>
            <w:rFonts w:ascii="Times New Roman" w:hAnsi="Times New Roman"/>
            <w:sz w:val="24"/>
            <w:szCs w:val="24"/>
          </w:rPr>
          <w:t xml:space="preserve">ish </w:t>
        </w:r>
      </w:ins>
      <w:ins w:id="3456" w:author="Britt Collins" w:date="2021-10-04T11:39:00Z">
        <w:r>
          <w:rPr>
            <w:rFonts w:ascii="Times New Roman" w:hAnsi="Times New Roman"/>
            <w:sz w:val="24"/>
            <w:szCs w:val="24"/>
          </w:rPr>
          <w:t>and</w:t>
        </w:r>
      </w:ins>
      <w:ins w:id="3457" w:author="Britt Collins" w:date="2021-09-30T14:58:00Z">
        <w:r w:rsidR="006F31F6" w:rsidRPr="000B0CC8">
          <w:rPr>
            <w:rFonts w:ascii="Times New Roman" w:hAnsi="Times New Roman"/>
            <w:sz w:val="24"/>
            <w:szCs w:val="24"/>
          </w:rPr>
          <w:t xml:space="preserve"> </w:t>
        </w:r>
      </w:ins>
      <w:ins w:id="3458" w:author="Britt Collins" w:date="2021-10-04T11:39:00Z">
        <w:r>
          <w:rPr>
            <w:rFonts w:ascii="Times New Roman" w:hAnsi="Times New Roman"/>
            <w:sz w:val="24"/>
            <w:szCs w:val="24"/>
          </w:rPr>
          <w:t>c</w:t>
        </w:r>
      </w:ins>
      <w:ins w:id="3459" w:author="Britt Collins" w:date="2021-09-30T14:58:00Z">
        <w:r w:rsidR="006F31F6" w:rsidRPr="000B0CC8">
          <w:rPr>
            <w:rFonts w:ascii="Times New Roman" w:hAnsi="Times New Roman"/>
            <w:sz w:val="24"/>
            <w:szCs w:val="24"/>
          </w:rPr>
          <w:t xml:space="preserve">hips, </w:t>
        </w:r>
      </w:ins>
      <w:ins w:id="3460" w:author="Britt Collins" w:date="2021-10-04T11:39:00Z">
        <w:r>
          <w:rPr>
            <w:rFonts w:ascii="Times New Roman" w:hAnsi="Times New Roman"/>
            <w:sz w:val="24"/>
            <w:szCs w:val="24"/>
          </w:rPr>
          <w:t>b</w:t>
        </w:r>
      </w:ins>
      <w:ins w:id="3461" w:author="Britt Collins" w:date="2021-09-30T14:58:00Z">
        <w:r w:rsidR="006F31F6" w:rsidRPr="000B0CC8">
          <w:rPr>
            <w:rFonts w:ascii="Times New Roman" w:hAnsi="Times New Roman"/>
            <w:sz w:val="24"/>
            <w:szCs w:val="24"/>
          </w:rPr>
          <w:t xml:space="preserve">urgers and </w:t>
        </w:r>
      </w:ins>
      <w:ins w:id="3462" w:author="Britt Collins" w:date="2021-10-04T11:39:00Z">
        <w:r>
          <w:rPr>
            <w:rFonts w:ascii="Times New Roman" w:hAnsi="Times New Roman"/>
            <w:sz w:val="24"/>
            <w:szCs w:val="24"/>
          </w:rPr>
          <w:t>p</w:t>
        </w:r>
      </w:ins>
      <w:ins w:id="3463" w:author="Britt Collins" w:date="2021-09-30T14:58:00Z">
        <w:r w:rsidR="006F31F6" w:rsidRPr="000B0CC8">
          <w:rPr>
            <w:rFonts w:ascii="Times New Roman" w:hAnsi="Times New Roman"/>
            <w:sz w:val="24"/>
            <w:szCs w:val="24"/>
          </w:rPr>
          <w:t>ies. All these choices weren’t, as I saw it, suitable for a romantic meal. Elle was happy to take lead. With a good eye for eateries, she pointed out an Italian restaurant across the road from Manly Wharf. We took a seat outside, to enjoy the fresh, warm seaside air.</w:t>
        </w:r>
      </w:ins>
    </w:p>
    <w:p w14:paraId="0332DCA2" w14:textId="740D91DB" w:rsidR="006F31F6" w:rsidRPr="000B0CC8" w:rsidRDefault="006F31F6">
      <w:pPr>
        <w:spacing w:line="480" w:lineRule="auto"/>
        <w:ind w:left="-5" w:right="15" w:firstLine="725"/>
        <w:rPr>
          <w:ins w:id="3464" w:author="Britt Collins" w:date="2021-09-30T14:58:00Z"/>
          <w:rFonts w:ascii="Times New Roman" w:hAnsi="Times New Roman"/>
          <w:sz w:val="24"/>
          <w:szCs w:val="24"/>
        </w:rPr>
        <w:pPrChange w:id="3465" w:author="Britt Collins" w:date="2021-10-04T11:40:00Z">
          <w:pPr>
            <w:ind w:left="-5" w:right="15"/>
          </w:pPr>
        </w:pPrChange>
      </w:pPr>
      <w:ins w:id="3466" w:author="Britt Collins" w:date="2021-09-30T14:58:00Z">
        <w:r w:rsidRPr="000B0CC8">
          <w:rPr>
            <w:rFonts w:ascii="Times New Roman" w:hAnsi="Times New Roman"/>
            <w:sz w:val="24"/>
            <w:szCs w:val="24"/>
          </w:rPr>
          <w:t xml:space="preserve">Elle and I </w:t>
        </w:r>
      </w:ins>
      <w:ins w:id="3467" w:author="Britt Collins" w:date="2021-10-04T11:40:00Z">
        <w:r w:rsidR="009571BE">
          <w:rPr>
            <w:rFonts w:ascii="Times New Roman" w:hAnsi="Times New Roman"/>
            <w:sz w:val="24"/>
            <w:szCs w:val="24"/>
          </w:rPr>
          <w:t>talked easi</w:t>
        </w:r>
      </w:ins>
      <w:ins w:id="3468" w:author="Britt Collins" w:date="2021-09-30T14:58:00Z">
        <w:r w:rsidRPr="000B0CC8">
          <w:rPr>
            <w:rFonts w:ascii="Times New Roman" w:hAnsi="Times New Roman"/>
            <w:sz w:val="24"/>
            <w:szCs w:val="24"/>
          </w:rPr>
          <w:t>ly through touch</w:t>
        </w:r>
      </w:ins>
      <w:ins w:id="3469" w:author="Britt Collins" w:date="2021-10-04T11:40:00Z">
        <w:r w:rsidR="009571BE">
          <w:rPr>
            <w:rFonts w:ascii="Times New Roman" w:hAnsi="Times New Roman"/>
            <w:sz w:val="24"/>
            <w:szCs w:val="24"/>
          </w:rPr>
          <w:t>,</w:t>
        </w:r>
      </w:ins>
      <w:ins w:id="3470" w:author="Britt Collins" w:date="2021-09-30T14:58:00Z">
        <w:r w:rsidRPr="000B0CC8">
          <w:rPr>
            <w:rFonts w:ascii="Times New Roman" w:hAnsi="Times New Roman"/>
            <w:sz w:val="24"/>
            <w:szCs w:val="24"/>
          </w:rPr>
          <w:t xml:space="preserve"> kissing, handholding and hugging. </w:t>
        </w:r>
      </w:ins>
      <w:ins w:id="3471" w:author="Britt Collins" w:date="2021-10-04T11:40:00Z">
        <w:r w:rsidR="009571BE">
          <w:rPr>
            <w:rFonts w:ascii="Times New Roman" w:hAnsi="Times New Roman"/>
            <w:sz w:val="24"/>
            <w:szCs w:val="24"/>
          </w:rPr>
          <w:t>But our</w:t>
        </w:r>
      </w:ins>
      <w:ins w:id="3472" w:author="Britt Collins" w:date="2021-09-30T14:58:00Z">
        <w:r w:rsidRPr="000B0CC8">
          <w:rPr>
            <w:rFonts w:ascii="Times New Roman" w:hAnsi="Times New Roman"/>
            <w:sz w:val="24"/>
            <w:szCs w:val="24"/>
          </w:rPr>
          <w:t xml:space="preserve"> conversation could be best described as jarring. Elle was much more intelligent than me. She talked rapidly about her political studies. I found it gruelling to engage in her line of questioning. I wasn't interested in politics</w:t>
        </w:r>
      </w:ins>
      <w:ins w:id="3473" w:author="Britt Collins" w:date="2021-10-04T11:41:00Z">
        <w:r w:rsidR="009571BE">
          <w:rPr>
            <w:rFonts w:ascii="Times New Roman" w:hAnsi="Times New Roman"/>
            <w:sz w:val="24"/>
            <w:szCs w:val="24"/>
          </w:rPr>
          <w:t>, but</w:t>
        </w:r>
      </w:ins>
      <w:ins w:id="3474" w:author="Britt Collins" w:date="2021-09-30T14:58:00Z">
        <w:r w:rsidRPr="000B0CC8">
          <w:rPr>
            <w:rFonts w:ascii="Times New Roman" w:hAnsi="Times New Roman"/>
            <w:sz w:val="24"/>
            <w:szCs w:val="24"/>
          </w:rPr>
          <w:t xml:space="preserve"> tried to look </w:t>
        </w:r>
      </w:ins>
      <w:ins w:id="3475" w:author="Britt Collins" w:date="2021-10-04T11:41:00Z">
        <w:r w:rsidR="009571BE">
          <w:rPr>
            <w:rFonts w:ascii="Times New Roman" w:hAnsi="Times New Roman"/>
            <w:sz w:val="24"/>
            <w:szCs w:val="24"/>
          </w:rPr>
          <w:t>interested</w:t>
        </w:r>
      </w:ins>
      <w:ins w:id="3476" w:author="Britt Collins" w:date="2021-09-30T14:58:00Z">
        <w:r w:rsidRPr="000B0CC8">
          <w:rPr>
            <w:rFonts w:ascii="Times New Roman" w:hAnsi="Times New Roman"/>
            <w:sz w:val="24"/>
            <w:szCs w:val="24"/>
          </w:rPr>
          <w:t xml:space="preserve"> and hope</w:t>
        </w:r>
      </w:ins>
      <w:ins w:id="3477" w:author="Britt Collins" w:date="2021-10-04T11:41:00Z">
        <w:r w:rsidR="009571BE">
          <w:rPr>
            <w:rFonts w:ascii="Times New Roman" w:hAnsi="Times New Roman"/>
            <w:sz w:val="24"/>
            <w:szCs w:val="24"/>
          </w:rPr>
          <w:t>d</w:t>
        </w:r>
      </w:ins>
      <w:ins w:id="3478" w:author="Britt Collins" w:date="2021-09-30T14:58:00Z">
        <w:r w:rsidRPr="000B0CC8">
          <w:rPr>
            <w:rFonts w:ascii="Times New Roman" w:hAnsi="Times New Roman"/>
            <w:sz w:val="24"/>
            <w:szCs w:val="24"/>
          </w:rPr>
          <w:t xml:space="preserve"> </w:t>
        </w:r>
      </w:ins>
      <w:ins w:id="3479" w:author="Britt Collins" w:date="2021-10-04T11:41:00Z">
        <w:r w:rsidR="009571BE">
          <w:rPr>
            <w:rFonts w:ascii="Times New Roman" w:hAnsi="Times New Roman"/>
            <w:sz w:val="24"/>
            <w:szCs w:val="24"/>
          </w:rPr>
          <w:t>she</w:t>
        </w:r>
      </w:ins>
      <w:ins w:id="3480" w:author="Britt Collins" w:date="2021-09-30T14:58:00Z">
        <w:r w:rsidRPr="000B0CC8">
          <w:rPr>
            <w:rFonts w:ascii="Times New Roman" w:hAnsi="Times New Roman"/>
            <w:sz w:val="24"/>
            <w:szCs w:val="24"/>
          </w:rPr>
          <w:t>e would change the subject. I could have changed the direction of dinner conversation to a subject closer to my family's heart, the West Midlands car industry. I’m not sure my closed question "did you know that Jaguar Land Rover are owned by Indian motor giant Tata Motors?", would have flowed on nicely from Elle’s "Do you think residents of our state are free to engage in any business they choose?"</w:t>
        </w:r>
      </w:ins>
    </w:p>
    <w:p w14:paraId="6C43283B" w14:textId="77777777" w:rsidR="009571BE" w:rsidRDefault="009571BE" w:rsidP="009571BE">
      <w:pPr>
        <w:spacing w:line="480" w:lineRule="auto"/>
        <w:ind w:left="-5" w:right="15" w:firstLine="350"/>
        <w:rPr>
          <w:ins w:id="3481" w:author="Britt Collins" w:date="2021-10-04T11:43:00Z"/>
          <w:rFonts w:ascii="Times New Roman" w:hAnsi="Times New Roman"/>
          <w:sz w:val="24"/>
          <w:szCs w:val="24"/>
        </w:rPr>
      </w:pPr>
      <w:ins w:id="3482" w:author="Britt Collins" w:date="2021-10-04T11:42:00Z">
        <w:r>
          <w:rPr>
            <w:rFonts w:ascii="Times New Roman" w:hAnsi="Times New Roman"/>
            <w:sz w:val="24"/>
            <w:szCs w:val="24"/>
          </w:rPr>
          <w:t>We sat out on</w:t>
        </w:r>
      </w:ins>
      <w:ins w:id="3483" w:author="Britt Collins" w:date="2021-09-30T14:58:00Z">
        <w:r w:rsidR="006F31F6" w:rsidRPr="000B0CC8">
          <w:rPr>
            <w:rFonts w:ascii="Times New Roman" w:hAnsi="Times New Roman"/>
            <w:sz w:val="24"/>
            <w:szCs w:val="24"/>
          </w:rPr>
          <w:t xml:space="preserve"> the </w:t>
        </w:r>
      </w:ins>
      <w:ins w:id="3484" w:author="Britt Collins" w:date="2021-10-04T11:42:00Z">
        <w:r>
          <w:rPr>
            <w:rFonts w:ascii="Times New Roman" w:hAnsi="Times New Roman"/>
            <w:sz w:val="24"/>
            <w:szCs w:val="24"/>
          </w:rPr>
          <w:t>r</w:t>
        </w:r>
      </w:ins>
      <w:ins w:id="3485" w:author="Britt Collins" w:date="2021-09-30T14:58:00Z">
        <w:r w:rsidR="006F31F6" w:rsidRPr="000B0CC8">
          <w:rPr>
            <w:rFonts w:ascii="Times New Roman" w:hAnsi="Times New Roman"/>
            <w:sz w:val="24"/>
            <w:szCs w:val="24"/>
          </w:rPr>
          <w:t xml:space="preserve">estaurant </w:t>
        </w:r>
      </w:ins>
      <w:ins w:id="3486" w:author="Britt Collins" w:date="2021-10-04T11:42:00Z">
        <w:r>
          <w:rPr>
            <w:rFonts w:ascii="Times New Roman" w:hAnsi="Times New Roman"/>
            <w:sz w:val="24"/>
            <w:szCs w:val="24"/>
          </w:rPr>
          <w:t xml:space="preserve">terrace </w:t>
        </w:r>
      </w:ins>
      <w:ins w:id="3487" w:author="Britt Collins" w:date="2021-09-30T14:58:00Z">
        <w:r w:rsidR="006F31F6" w:rsidRPr="000B0CC8">
          <w:rPr>
            <w:rFonts w:ascii="Times New Roman" w:hAnsi="Times New Roman"/>
            <w:sz w:val="24"/>
            <w:szCs w:val="24"/>
          </w:rPr>
          <w:t xml:space="preserve">as dusk settled. Even though </w:t>
        </w:r>
      </w:ins>
      <w:ins w:id="3488" w:author="Britt Collins" w:date="2021-10-04T11:42:00Z">
        <w:r>
          <w:rPr>
            <w:rFonts w:ascii="Times New Roman" w:hAnsi="Times New Roman"/>
            <w:sz w:val="24"/>
            <w:szCs w:val="24"/>
          </w:rPr>
          <w:t xml:space="preserve">the </w:t>
        </w:r>
      </w:ins>
      <w:ins w:id="3489" w:author="Britt Collins" w:date="2021-09-30T14:58:00Z">
        <w:r w:rsidR="006F31F6" w:rsidRPr="000B0CC8">
          <w:rPr>
            <w:rFonts w:ascii="Times New Roman" w:hAnsi="Times New Roman"/>
            <w:sz w:val="24"/>
            <w:szCs w:val="24"/>
          </w:rPr>
          <w:t xml:space="preserve">conversation didn't flow as I had hoped, we enjoyed each other's company. Elle was adamant we split the cost of the meal. I thought this was admirable of her, given she earnt very little. We walked together towards Manly Corso. Elle enthusiastically asked if she could see my new home, </w:t>
        </w:r>
      </w:ins>
      <w:ins w:id="3490" w:author="Britt Collins" w:date="2021-10-04T11:42:00Z">
        <w:r>
          <w:rPr>
            <w:rFonts w:ascii="Times New Roman" w:hAnsi="Times New Roman"/>
            <w:sz w:val="24"/>
            <w:szCs w:val="24"/>
          </w:rPr>
          <w:t>‘</w:t>
        </w:r>
      </w:ins>
      <w:ins w:id="3491" w:author="Britt Collins" w:date="2021-09-30T14:58:00Z">
        <w:r w:rsidR="006F31F6" w:rsidRPr="000B0CC8">
          <w:rPr>
            <w:rFonts w:ascii="Times New Roman" w:hAnsi="Times New Roman"/>
            <w:sz w:val="24"/>
            <w:szCs w:val="24"/>
          </w:rPr>
          <w:t>Flo</w:t>
        </w:r>
      </w:ins>
      <w:ins w:id="3492" w:author="Britt Collins" w:date="2021-10-04T11:42:00Z">
        <w:r>
          <w:rPr>
            <w:rFonts w:ascii="Times New Roman" w:hAnsi="Times New Roman"/>
            <w:sz w:val="24"/>
            <w:szCs w:val="24"/>
          </w:rPr>
          <w:t>’</w:t>
        </w:r>
      </w:ins>
      <w:ins w:id="3493" w:author="Britt Collins" w:date="2021-09-30T14:58:00Z">
        <w:r w:rsidR="006F31F6" w:rsidRPr="000B0CC8">
          <w:rPr>
            <w:rFonts w:ascii="Times New Roman" w:hAnsi="Times New Roman"/>
            <w:sz w:val="24"/>
            <w:szCs w:val="24"/>
          </w:rPr>
          <w:t>s Apartment</w:t>
        </w:r>
      </w:ins>
      <w:ins w:id="3494" w:author="Britt Collins" w:date="2021-10-04T11:42:00Z">
        <w:r>
          <w:rPr>
            <w:rFonts w:ascii="Times New Roman" w:hAnsi="Times New Roman"/>
            <w:sz w:val="24"/>
            <w:szCs w:val="24"/>
          </w:rPr>
          <w:t>’</w:t>
        </w:r>
      </w:ins>
      <w:ins w:id="3495" w:author="Britt Collins" w:date="2021-09-30T14:58:00Z">
        <w:r w:rsidR="006F31F6" w:rsidRPr="000B0CC8">
          <w:rPr>
            <w:rFonts w:ascii="Times New Roman" w:hAnsi="Times New Roman"/>
            <w:sz w:val="24"/>
            <w:szCs w:val="24"/>
          </w:rPr>
          <w:t xml:space="preserve">. </w:t>
        </w:r>
      </w:ins>
    </w:p>
    <w:p w14:paraId="7A6298D6" w14:textId="10FD1C96" w:rsidR="009571BE" w:rsidRPr="000B0CC8" w:rsidRDefault="009571BE" w:rsidP="009571BE">
      <w:pPr>
        <w:spacing w:after="17" w:line="480" w:lineRule="auto"/>
        <w:ind w:left="355" w:right="15"/>
        <w:rPr>
          <w:ins w:id="3496" w:author="Britt Collins" w:date="2021-10-04T11:43:00Z"/>
          <w:rFonts w:ascii="Times New Roman" w:hAnsi="Times New Roman"/>
          <w:sz w:val="24"/>
          <w:szCs w:val="24"/>
        </w:rPr>
      </w:pPr>
      <w:ins w:id="3497" w:author="Britt Collins" w:date="2021-10-04T11:43:00Z">
        <w:r>
          <w:rPr>
            <w:rFonts w:ascii="Times New Roman" w:hAnsi="Times New Roman"/>
            <w:sz w:val="24"/>
            <w:szCs w:val="24"/>
          </w:rPr>
          <w:lastRenderedPageBreak/>
          <w:t>“</w:t>
        </w:r>
      </w:ins>
      <w:ins w:id="3498" w:author="Britt Collins" w:date="2021-09-30T14:58:00Z">
        <w:r w:rsidR="006F31F6" w:rsidRPr="000B0CC8">
          <w:rPr>
            <w:rFonts w:ascii="Times New Roman" w:hAnsi="Times New Roman"/>
            <w:sz w:val="24"/>
            <w:szCs w:val="24"/>
          </w:rPr>
          <w:t>Yeah, I’</w:t>
        </w:r>
      </w:ins>
      <w:ins w:id="3499" w:author="Britt Collins" w:date="2021-10-04T11:43:00Z">
        <w:r>
          <w:rPr>
            <w:rFonts w:ascii="Times New Roman" w:hAnsi="Times New Roman"/>
            <w:sz w:val="24"/>
            <w:szCs w:val="24"/>
          </w:rPr>
          <w:t>d</w:t>
        </w:r>
      </w:ins>
      <w:ins w:id="3500" w:author="Britt Collins" w:date="2021-09-30T14:58:00Z">
        <w:r w:rsidR="006F31F6" w:rsidRPr="000B0CC8">
          <w:rPr>
            <w:rFonts w:ascii="Times New Roman" w:hAnsi="Times New Roman"/>
            <w:sz w:val="24"/>
            <w:szCs w:val="24"/>
          </w:rPr>
          <w:t xml:space="preserve"> love to show you the place</w:t>
        </w:r>
      </w:ins>
      <w:ins w:id="3501" w:author="Britt Collins" w:date="2021-10-04T11:43:00Z">
        <w:r>
          <w:rPr>
            <w:rFonts w:ascii="Times New Roman" w:hAnsi="Times New Roman"/>
            <w:sz w:val="24"/>
            <w:szCs w:val="24"/>
          </w:rPr>
          <w:t>,”</w:t>
        </w:r>
      </w:ins>
      <w:ins w:id="3502" w:author="Britt Collins" w:date="2021-09-30T14:58:00Z">
        <w:r w:rsidR="006F31F6" w:rsidRPr="000B0CC8">
          <w:rPr>
            <w:rFonts w:ascii="Times New Roman" w:hAnsi="Times New Roman"/>
            <w:sz w:val="24"/>
            <w:szCs w:val="24"/>
          </w:rPr>
          <w:t xml:space="preserve"> I said with subtle sarcasm</w:t>
        </w:r>
      </w:ins>
      <w:ins w:id="3503" w:author="Britt Collins" w:date="2021-10-04T11:43:00Z">
        <w:r>
          <w:rPr>
            <w:rFonts w:ascii="Times New Roman" w:hAnsi="Times New Roman"/>
            <w:sz w:val="24"/>
            <w:szCs w:val="24"/>
          </w:rPr>
          <w:t xml:space="preserve"> and</w:t>
        </w:r>
      </w:ins>
      <w:ins w:id="3504" w:author="Britt Collins" w:date="2021-09-30T14:58:00Z">
        <w:r w:rsidR="006F31F6" w:rsidRPr="000B0CC8">
          <w:rPr>
            <w:rFonts w:ascii="Times New Roman" w:hAnsi="Times New Roman"/>
            <w:sz w:val="24"/>
            <w:szCs w:val="24"/>
          </w:rPr>
          <w:t xml:space="preserve"> imagined several worst-case scenarios involving Elle and the apartment:</w:t>
        </w:r>
      </w:ins>
      <w:ins w:id="3505" w:author="Britt Collins" w:date="2021-10-04T11:43:00Z">
        <w:r>
          <w:rPr>
            <w:rFonts w:ascii="Times New Roman" w:hAnsi="Times New Roman"/>
            <w:sz w:val="24"/>
            <w:szCs w:val="24"/>
          </w:rPr>
          <w:t xml:space="preserve"> she </w:t>
        </w:r>
        <w:r w:rsidRPr="000B0CC8">
          <w:rPr>
            <w:rFonts w:ascii="Times New Roman" w:hAnsi="Times New Roman"/>
            <w:sz w:val="24"/>
            <w:szCs w:val="24"/>
          </w:rPr>
          <w:t>meets a bohemian French lady or stoner from England</w:t>
        </w:r>
      </w:ins>
      <w:ins w:id="3506" w:author="Britt Collins" w:date="2021-10-04T11:44:00Z">
        <w:r>
          <w:rPr>
            <w:rFonts w:ascii="Times New Roman" w:hAnsi="Times New Roman"/>
            <w:sz w:val="24"/>
            <w:szCs w:val="24"/>
          </w:rPr>
          <w:t xml:space="preserve">; </w:t>
        </w:r>
        <w:r w:rsidRPr="000B0CC8">
          <w:rPr>
            <w:rFonts w:ascii="Times New Roman" w:hAnsi="Times New Roman"/>
            <w:sz w:val="24"/>
            <w:szCs w:val="24"/>
          </w:rPr>
          <w:t>treads in cat shit that litters the hallway</w:t>
        </w:r>
        <w:r>
          <w:rPr>
            <w:rFonts w:ascii="Times New Roman" w:hAnsi="Times New Roman"/>
            <w:sz w:val="24"/>
            <w:szCs w:val="24"/>
          </w:rPr>
          <w:t xml:space="preserve"> or gets</w:t>
        </w:r>
        <w:r w:rsidR="00A55ACC">
          <w:rPr>
            <w:rFonts w:ascii="Times New Roman" w:hAnsi="Times New Roman"/>
            <w:sz w:val="24"/>
            <w:szCs w:val="24"/>
          </w:rPr>
          <w:t xml:space="preserve"> riddled by carpet fleas.</w:t>
        </w:r>
      </w:ins>
    </w:p>
    <w:p w14:paraId="698A3403" w14:textId="77777777" w:rsidR="00A55ACC" w:rsidRDefault="00A55ACC" w:rsidP="00A55ACC">
      <w:pPr>
        <w:spacing w:line="480" w:lineRule="auto"/>
        <w:ind w:left="-5" w:right="15" w:firstLine="0"/>
        <w:rPr>
          <w:ins w:id="3507" w:author="Britt Collins" w:date="2021-10-04T11:44:00Z"/>
          <w:rFonts w:ascii="Times New Roman" w:hAnsi="Times New Roman"/>
          <w:sz w:val="24"/>
          <w:szCs w:val="24"/>
        </w:rPr>
      </w:pPr>
    </w:p>
    <w:p w14:paraId="207597DD" w14:textId="503A6AE1" w:rsidR="006F31F6" w:rsidRPr="000B0CC8" w:rsidRDefault="00A55ACC">
      <w:pPr>
        <w:spacing w:line="480" w:lineRule="auto"/>
        <w:ind w:left="-5" w:right="15" w:firstLine="0"/>
        <w:rPr>
          <w:ins w:id="3508" w:author="Britt Collins" w:date="2021-09-30T14:58:00Z"/>
          <w:rFonts w:ascii="Times New Roman" w:hAnsi="Times New Roman"/>
          <w:sz w:val="24"/>
          <w:szCs w:val="24"/>
        </w:rPr>
        <w:pPrChange w:id="3509" w:author="Britt Collins" w:date="2021-10-04T11:44:00Z">
          <w:pPr>
            <w:ind w:left="-5" w:right="15"/>
          </w:pPr>
        </w:pPrChange>
      </w:pPr>
      <w:ins w:id="3510" w:author="Britt Collins" w:date="2021-10-04T11:44:00Z">
        <w:r>
          <w:rPr>
            <w:rFonts w:ascii="Times New Roman" w:hAnsi="Times New Roman"/>
            <w:sz w:val="24"/>
            <w:szCs w:val="24"/>
          </w:rPr>
          <w:t xml:space="preserve">As </w:t>
        </w:r>
      </w:ins>
      <w:ins w:id="3511" w:author="Britt Collins" w:date="2021-09-30T14:58:00Z">
        <w:r w:rsidR="006F31F6" w:rsidRPr="000B0CC8">
          <w:rPr>
            <w:rFonts w:ascii="Times New Roman" w:hAnsi="Times New Roman"/>
            <w:sz w:val="24"/>
            <w:szCs w:val="24"/>
          </w:rPr>
          <w:t xml:space="preserve">Elle and I stood </w:t>
        </w:r>
      </w:ins>
      <w:ins w:id="3512" w:author="Britt Collins" w:date="2021-10-04T11:44:00Z">
        <w:r>
          <w:rPr>
            <w:rFonts w:ascii="Times New Roman" w:hAnsi="Times New Roman"/>
            <w:sz w:val="24"/>
            <w:szCs w:val="24"/>
          </w:rPr>
          <w:t>outside my</w:t>
        </w:r>
      </w:ins>
      <w:ins w:id="3513" w:author="Britt Collins" w:date="2021-10-04T11:45:00Z">
        <w:r>
          <w:rPr>
            <w:rFonts w:ascii="Times New Roman" w:hAnsi="Times New Roman"/>
            <w:sz w:val="24"/>
            <w:szCs w:val="24"/>
          </w:rPr>
          <w:t xml:space="preserve"> place,</w:t>
        </w:r>
      </w:ins>
      <w:ins w:id="3514" w:author="Britt Collins" w:date="2021-09-30T14:58:00Z">
        <w:r w:rsidR="006F31F6" w:rsidRPr="000B0CC8">
          <w:rPr>
            <w:rFonts w:ascii="Times New Roman" w:hAnsi="Times New Roman"/>
            <w:sz w:val="24"/>
            <w:szCs w:val="24"/>
          </w:rPr>
          <w:t xml:space="preserve"> I tentatively inserted the door key and applied my body weight to pri</w:t>
        </w:r>
      </w:ins>
      <w:ins w:id="3515" w:author="Britt Collins" w:date="2021-10-04T11:45:00Z">
        <w:r>
          <w:rPr>
            <w:rFonts w:ascii="Times New Roman" w:hAnsi="Times New Roman"/>
            <w:sz w:val="24"/>
            <w:szCs w:val="24"/>
          </w:rPr>
          <w:t>s</w:t>
        </w:r>
      </w:ins>
      <w:ins w:id="3516" w:author="Britt Collins" w:date="2021-09-30T14:58:00Z">
        <w:r w:rsidR="006F31F6" w:rsidRPr="000B0CC8">
          <w:rPr>
            <w:rFonts w:ascii="Times New Roman" w:hAnsi="Times New Roman"/>
            <w:sz w:val="24"/>
            <w:szCs w:val="24"/>
          </w:rPr>
          <w:t xml:space="preserve">e the door open. I flicked on the hallway light, paused and listened. The flat was deserted. I looked back at Elle, grinning, </w:t>
        </w:r>
      </w:ins>
      <w:ins w:id="3517" w:author="Britt Collins" w:date="2021-10-04T11:45:00Z">
        <w:r>
          <w:rPr>
            <w:rFonts w:ascii="Times New Roman" w:hAnsi="Times New Roman"/>
            <w:sz w:val="24"/>
            <w:szCs w:val="24"/>
          </w:rPr>
          <w:t>and hugely</w:t>
        </w:r>
      </w:ins>
      <w:ins w:id="3518" w:author="Britt Collins" w:date="2021-09-30T14:58:00Z">
        <w:r w:rsidR="006F31F6" w:rsidRPr="000B0CC8">
          <w:rPr>
            <w:rFonts w:ascii="Times New Roman" w:hAnsi="Times New Roman"/>
            <w:sz w:val="24"/>
            <w:szCs w:val="24"/>
          </w:rPr>
          <w:t xml:space="preserve"> relie</w:t>
        </w:r>
      </w:ins>
      <w:ins w:id="3519" w:author="Britt Collins" w:date="2021-10-04T11:45:00Z">
        <w:r>
          <w:rPr>
            <w:rFonts w:ascii="Times New Roman" w:hAnsi="Times New Roman"/>
            <w:sz w:val="24"/>
            <w:szCs w:val="24"/>
          </w:rPr>
          <w:t>ved</w:t>
        </w:r>
      </w:ins>
      <w:ins w:id="3520" w:author="Britt Collins" w:date="2021-09-30T14:58:00Z">
        <w:r w:rsidR="006F31F6" w:rsidRPr="000B0CC8">
          <w:rPr>
            <w:rFonts w:ascii="Times New Roman" w:hAnsi="Times New Roman"/>
            <w:sz w:val="24"/>
            <w:szCs w:val="24"/>
          </w:rPr>
          <w:t>. We walked towards the kitchen. There weren't any signs of cat shit. My last concern wasn't in the end. Our footwear would protect us from potential carpet flea</w:t>
        </w:r>
      </w:ins>
      <w:ins w:id="3521" w:author="Britt Collins" w:date="2021-10-04T11:45:00Z">
        <w:r>
          <w:rPr>
            <w:rFonts w:ascii="Times New Roman" w:hAnsi="Times New Roman"/>
            <w:sz w:val="24"/>
            <w:szCs w:val="24"/>
          </w:rPr>
          <w:t>s</w:t>
        </w:r>
      </w:ins>
      <w:ins w:id="3522" w:author="Britt Collins" w:date="2021-09-30T14:58:00Z">
        <w:r w:rsidR="006F31F6" w:rsidRPr="000B0CC8">
          <w:rPr>
            <w:rFonts w:ascii="Times New Roman" w:hAnsi="Times New Roman"/>
            <w:sz w:val="24"/>
            <w:szCs w:val="24"/>
          </w:rPr>
          <w:t>.</w:t>
        </w:r>
      </w:ins>
    </w:p>
    <w:p w14:paraId="0B9DCF06" w14:textId="77777777" w:rsidR="00A55ACC" w:rsidRDefault="006F31F6" w:rsidP="00A55ACC">
      <w:pPr>
        <w:spacing w:line="480" w:lineRule="auto"/>
        <w:ind w:left="-5" w:right="15" w:firstLine="350"/>
        <w:rPr>
          <w:ins w:id="3523" w:author="Britt Collins" w:date="2021-10-04T11:48:00Z"/>
          <w:rFonts w:ascii="Times New Roman" w:hAnsi="Times New Roman"/>
          <w:sz w:val="24"/>
          <w:szCs w:val="24"/>
        </w:rPr>
      </w:pPr>
      <w:ins w:id="3524" w:author="Britt Collins" w:date="2021-09-30T14:58:00Z">
        <w:r w:rsidRPr="000B0CC8">
          <w:rPr>
            <w:rFonts w:ascii="Times New Roman" w:hAnsi="Times New Roman"/>
            <w:sz w:val="24"/>
            <w:szCs w:val="24"/>
          </w:rPr>
          <w:t>The door to my bedroom required a good dose of WD40. It creaked like a 18</w:t>
        </w:r>
        <w:r w:rsidRPr="00A55ACC">
          <w:rPr>
            <w:rFonts w:ascii="Times New Roman" w:hAnsi="Times New Roman"/>
            <w:sz w:val="24"/>
            <w:szCs w:val="24"/>
            <w:vertAlign w:val="superscript"/>
            <w:rPrChange w:id="3525" w:author="Britt Collins" w:date="2021-10-04T11:46:00Z">
              <w:rPr>
                <w:rFonts w:ascii="Times New Roman" w:hAnsi="Times New Roman"/>
                <w:sz w:val="24"/>
                <w:szCs w:val="24"/>
              </w:rPr>
            </w:rPrChange>
          </w:rPr>
          <w:t>th</w:t>
        </w:r>
      </w:ins>
      <w:ins w:id="3526" w:author="Britt Collins" w:date="2021-10-04T11:46:00Z">
        <w:r w:rsidR="00A55ACC">
          <w:rPr>
            <w:rFonts w:ascii="Times New Roman" w:hAnsi="Times New Roman"/>
            <w:sz w:val="24"/>
            <w:szCs w:val="24"/>
          </w:rPr>
          <w:t>-c</w:t>
        </w:r>
      </w:ins>
      <w:ins w:id="3527" w:author="Britt Collins" w:date="2021-09-30T14:58:00Z">
        <w:r w:rsidRPr="000B0CC8">
          <w:rPr>
            <w:rFonts w:ascii="Times New Roman" w:hAnsi="Times New Roman"/>
            <w:sz w:val="24"/>
            <w:szCs w:val="24"/>
          </w:rPr>
          <w:t xml:space="preserve">entury pirate ship. </w:t>
        </w:r>
      </w:ins>
      <w:ins w:id="3528" w:author="Britt Collins" w:date="2021-10-04T11:46:00Z">
        <w:r w:rsidR="00A55ACC" w:rsidRPr="00A55ACC">
          <w:rPr>
            <w:rFonts w:ascii="Times New Roman" w:hAnsi="Times New Roman"/>
            <w:b/>
            <w:sz w:val="24"/>
            <w:szCs w:val="24"/>
            <w:rPrChange w:id="3529" w:author="Britt Collins" w:date="2021-10-04T11:46:00Z">
              <w:rPr>
                <w:rFonts w:ascii="Times New Roman" w:hAnsi="Times New Roman"/>
                <w:sz w:val="24"/>
                <w:szCs w:val="24"/>
              </w:rPr>
            </w:rPrChange>
          </w:rPr>
          <w:t>GOOD IMAGINATIVE DESCRIPTION, ADD MORE OF THIS ELSEWHERE</w:t>
        </w:r>
        <w:r w:rsidR="00A55ACC">
          <w:rPr>
            <w:rFonts w:ascii="Times New Roman" w:hAnsi="Times New Roman"/>
            <w:sz w:val="24"/>
            <w:szCs w:val="24"/>
          </w:rPr>
          <w:t xml:space="preserve"> </w:t>
        </w:r>
      </w:ins>
      <w:ins w:id="3530" w:author="Britt Collins" w:date="2021-09-30T14:58:00Z">
        <w:r w:rsidRPr="000B0CC8">
          <w:rPr>
            <w:rFonts w:ascii="Times New Roman" w:hAnsi="Times New Roman"/>
            <w:sz w:val="24"/>
            <w:szCs w:val="24"/>
          </w:rPr>
          <w:t>Once inside, with door closed, privacy was ours. I looked at my room in a more judgemental light with Elle by my side. It was barely fit for someone who was accustomed to living without a home, let alone a 30-year-old IT professional. Elle didn</w:t>
        </w:r>
      </w:ins>
      <w:ins w:id="3531" w:author="Britt Collins" w:date="2021-10-04T11:47:00Z">
        <w:r w:rsidR="00A55ACC">
          <w:rPr>
            <w:rFonts w:ascii="Times New Roman" w:hAnsi="Times New Roman"/>
            <w:sz w:val="24"/>
            <w:szCs w:val="24"/>
          </w:rPr>
          <w:t>’</w:t>
        </w:r>
      </w:ins>
      <w:ins w:id="3532" w:author="Britt Collins" w:date="2021-09-30T14:58:00Z">
        <w:r w:rsidRPr="000B0CC8">
          <w:rPr>
            <w:rFonts w:ascii="Times New Roman" w:hAnsi="Times New Roman"/>
            <w:sz w:val="24"/>
            <w:szCs w:val="24"/>
          </w:rPr>
          <w:t xml:space="preserve">t </w:t>
        </w:r>
      </w:ins>
      <w:ins w:id="3533" w:author="Britt Collins" w:date="2021-10-04T11:47:00Z">
        <w:r w:rsidR="00A55ACC">
          <w:rPr>
            <w:rFonts w:ascii="Times New Roman" w:hAnsi="Times New Roman"/>
            <w:sz w:val="24"/>
            <w:szCs w:val="24"/>
          </w:rPr>
          <w:t>seemed too bothered and</w:t>
        </w:r>
      </w:ins>
      <w:ins w:id="3534" w:author="Britt Collins" w:date="2021-09-30T14:58:00Z">
        <w:r w:rsidRPr="000B0CC8">
          <w:rPr>
            <w:rFonts w:ascii="Times New Roman" w:hAnsi="Times New Roman"/>
            <w:sz w:val="24"/>
            <w:szCs w:val="24"/>
          </w:rPr>
          <w:t xml:space="preserve"> confidently walked around the bed, running her fingers on the light bed sheets</w:t>
        </w:r>
      </w:ins>
      <w:ins w:id="3535" w:author="Britt Collins" w:date="2021-10-04T11:47:00Z">
        <w:r w:rsidR="00A55ACC">
          <w:rPr>
            <w:rFonts w:ascii="Times New Roman" w:hAnsi="Times New Roman"/>
            <w:sz w:val="24"/>
            <w:szCs w:val="24"/>
          </w:rPr>
          <w:t>,</w:t>
        </w:r>
      </w:ins>
      <w:ins w:id="3536" w:author="Britt Collins" w:date="2021-09-30T14:58:00Z">
        <w:r w:rsidRPr="000B0CC8">
          <w:rPr>
            <w:rFonts w:ascii="Times New Roman" w:hAnsi="Times New Roman"/>
            <w:sz w:val="24"/>
            <w:szCs w:val="24"/>
          </w:rPr>
          <w:t xml:space="preserve"> </w:t>
        </w:r>
      </w:ins>
      <w:ins w:id="3537" w:author="Britt Collins" w:date="2021-10-04T11:47:00Z">
        <w:r w:rsidR="00A55ACC">
          <w:rPr>
            <w:rFonts w:ascii="Times New Roman" w:hAnsi="Times New Roman"/>
            <w:sz w:val="24"/>
            <w:szCs w:val="24"/>
          </w:rPr>
          <w:t xml:space="preserve">which </w:t>
        </w:r>
      </w:ins>
      <w:ins w:id="3538" w:author="Britt Collins" w:date="2021-09-30T14:58:00Z">
        <w:r w:rsidRPr="000B0CC8">
          <w:rPr>
            <w:rFonts w:ascii="Times New Roman" w:hAnsi="Times New Roman"/>
            <w:sz w:val="24"/>
            <w:szCs w:val="24"/>
          </w:rPr>
          <w:t xml:space="preserve">were an untidy heap atop the mattress. She perched herself on the end of the bed. </w:t>
        </w:r>
      </w:ins>
      <w:ins w:id="3539" w:author="Britt Collins" w:date="2021-10-04T11:47:00Z">
        <w:r w:rsidR="00A55ACC">
          <w:rPr>
            <w:rFonts w:ascii="Times New Roman" w:hAnsi="Times New Roman"/>
            <w:sz w:val="24"/>
            <w:szCs w:val="24"/>
          </w:rPr>
          <w:t>She shot me an inviting</w:t>
        </w:r>
      </w:ins>
      <w:ins w:id="3540" w:author="Britt Collins" w:date="2021-09-30T14:58:00Z">
        <w:r w:rsidRPr="000B0CC8">
          <w:rPr>
            <w:rFonts w:ascii="Times New Roman" w:hAnsi="Times New Roman"/>
            <w:sz w:val="24"/>
            <w:szCs w:val="24"/>
          </w:rPr>
          <w:t xml:space="preserve"> look</w:t>
        </w:r>
      </w:ins>
      <w:ins w:id="3541" w:author="Britt Collins" w:date="2021-10-04T11:48:00Z">
        <w:r w:rsidR="00A55ACC">
          <w:rPr>
            <w:rFonts w:ascii="Times New Roman" w:hAnsi="Times New Roman"/>
            <w:sz w:val="24"/>
            <w:szCs w:val="24"/>
          </w:rPr>
          <w:t xml:space="preserve">, </w:t>
        </w:r>
      </w:ins>
      <w:ins w:id="3542" w:author="Britt Collins" w:date="2021-09-30T14:58:00Z">
        <w:r w:rsidRPr="000B0CC8">
          <w:rPr>
            <w:rFonts w:ascii="Times New Roman" w:hAnsi="Times New Roman"/>
            <w:sz w:val="24"/>
            <w:szCs w:val="24"/>
          </w:rPr>
          <w:t xml:space="preserve">interpreted as </w:t>
        </w:r>
      </w:ins>
      <w:ins w:id="3543" w:author="Britt Collins" w:date="2021-10-04T11:48:00Z">
        <w:r w:rsidR="00A55ACC">
          <w:rPr>
            <w:rFonts w:ascii="Times New Roman" w:hAnsi="Times New Roman"/>
            <w:sz w:val="24"/>
            <w:szCs w:val="24"/>
          </w:rPr>
          <w:t>“</w:t>
        </w:r>
      </w:ins>
      <w:ins w:id="3544" w:author="Britt Collins" w:date="2021-09-30T14:58:00Z">
        <w:r w:rsidRPr="000B0CC8">
          <w:rPr>
            <w:rFonts w:ascii="Times New Roman" w:hAnsi="Times New Roman"/>
            <w:sz w:val="24"/>
            <w:szCs w:val="24"/>
          </w:rPr>
          <w:t>have sex with me here, now</w:t>
        </w:r>
      </w:ins>
      <w:ins w:id="3545" w:author="Britt Collins" w:date="2021-10-04T11:48:00Z">
        <w:r w:rsidR="00A55ACC">
          <w:rPr>
            <w:rFonts w:ascii="Times New Roman" w:hAnsi="Times New Roman"/>
            <w:sz w:val="24"/>
            <w:szCs w:val="24"/>
          </w:rPr>
          <w:t>”</w:t>
        </w:r>
      </w:ins>
      <w:ins w:id="3546" w:author="Britt Collins" w:date="2021-09-30T14:58:00Z">
        <w:r w:rsidRPr="000B0CC8">
          <w:rPr>
            <w:rFonts w:ascii="Times New Roman" w:hAnsi="Times New Roman"/>
            <w:sz w:val="24"/>
            <w:szCs w:val="24"/>
          </w:rPr>
          <w:t xml:space="preserve">. </w:t>
        </w:r>
      </w:ins>
    </w:p>
    <w:p w14:paraId="5A4FCBA1" w14:textId="2CCAE6D2" w:rsidR="006F31F6" w:rsidRDefault="006F31F6" w:rsidP="00A55ACC">
      <w:pPr>
        <w:spacing w:line="480" w:lineRule="auto"/>
        <w:ind w:left="355" w:right="15"/>
        <w:rPr>
          <w:ins w:id="3547" w:author="Britt Collins" w:date="2021-10-04T11:50:00Z"/>
          <w:rFonts w:ascii="Times New Roman" w:hAnsi="Times New Roman"/>
          <w:sz w:val="24"/>
          <w:szCs w:val="24"/>
        </w:rPr>
      </w:pPr>
      <w:ins w:id="3548" w:author="Britt Collins" w:date="2021-09-30T14:58:00Z">
        <w:r w:rsidRPr="000B0CC8">
          <w:rPr>
            <w:rFonts w:ascii="Times New Roman" w:hAnsi="Times New Roman"/>
            <w:sz w:val="24"/>
            <w:szCs w:val="24"/>
          </w:rPr>
          <w:t>I entertained many thoughts</w:t>
        </w:r>
      </w:ins>
      <w:ins w:id="3549" w:author="Britt Collins" w:date="2021-10-04T11:48:00Z">
        <w:r w:rsidR="00A55ACC">
          <w:rPr>
            <w:rFonts w:ascii="Times New Roman" w:hAnsi="Times New Roman"/>
            <w:sz w:val="24"/>
            <w:szCs w:val="24"/>
          </w:rPr>
          <w:t>: gr</w:t>
        </w:r>
        <w:r w:rsidR="00A55ACC" w:rsidRPr="000B0CC8">
          <w:rPr>
            <w:rFonts w:ascii="Times New Roman" w:hAnsi="Times New Roman"/>
            <w:sz w:val="24"/>
            <w:szCs w:val="24"/>
          </w:rPr>
          <w:t xml:space="preserve">eat, </w:t>
        </w:r>
      </w:ins>
      <w:ins w:id="3550" w:author="Britt Collins" w:date="2021-10-04T11:49:00Z">
        <w:r w:rsidR="00A55ACC">
          <w:rPr>
            <w:rFonts w:ascii="Times New Roman" w:hAnsi="Times New Roman"/>
            <w:sz w:val="24"/>
            <w:szCs w:val="24"/>
          </w:rPr>
          <w:t>my crummy</w:t>
        </w:r>
      </w:ins>
      <w:ins w:id="3551" w:author="Britt Collins" w:date="2021-10-04T11:48:00Z">
        <w:r w:rsidR="00A55ACC" w:rsidRPr="000B0CC8">
          <w:rPr>
            <w:rFonts w:ascii="Times New Roman" w:hAnsi="Times New Roman"/>
            <w:sz w:val="24"/>
            <w:szCs w:val="24"/>
          </w:rPr>
          <w:t xml:space="preserve"> apartment hasn</w:t>
        </w:r>
      </w:ins>
      <w:ins w:id="3552" w:author="Britt Collins" w:date="2021-10-04T11:49:00Z">
        <w:r w:rsidR="00A55ACC">
          <w:rPr>
            <w:rFonts w:ascii="Times New Roman" w:hAnsi="Times New Roman"/>
            <w:sz w:val="24"/>
            <w:szCs w:val="24"/>
          </w:rPr>
          <w:t>’</w:t>
        </w:r>
      </w:ins>
      <w:ins w:id="3553" w:author="Britt Collins" w:date="2021-10-04T11:48:00Z">
        <w:r w:rsidR="00A55ACC" w:rsidRPr="000B0CC8">
          <w:rPr>
            <w:rFonts w:ascii="Times New Roman" w:hAnsi="Times New Roman"/>
            <w:sz w:val="24"/>
            <w:szCs w:val="24"/>
          </w:rPr>
          <w:t xml:space="preserve">t put the fear of </w:t>
        </w:r>
      </w:ins>
      <w:ins w:id="3554" w:author="Britt Collins" w:date="2021-10-04T11:49:00Z">
        <w:r w:rsidR="00A55ACC">
          <w:rPr>
            <w:rFonts w:ascii="Times New Roman" w:hAnsi="Times New Roman"/>
            <w:sz w:val="24"/>
            <w:szCs w:val="24"/>
          </w:rPr>
          <w:t>G</w:t>
        </w:r>
      </w:ins>
      <w:ins w:id="3555" w:author="Britt Collins" w:date="2021-10-04T11:48:00Z">
        <w:r w:rsidR="00A55ACC" w:rsidRPr="000B0CC8">
          <w:rPr>
            <w:rFonts w:ascii="Times New Roman" w:hAnsi="Times New Roman"/>
            <w:sz w:val="24"/>
            <w:szCs w:val="24"/>
          </w:rPr>
          <w:t>od in her</w:t>
        </w:r>
      </w:ins>
      <w:ins w:id="3556" w:author="Britt Collins" w:date="2021-10-04T11:49:00Z">
        <w:r w:rsidR="00A55ACC">
          <w:rPr>
            <w:rFonts w:ascii="Times New Roman" w:hAnsi="Times New Roman"/>
            <w:sz w:val="24"/>
            <w:szCs w:val="24"/>
          </w:rPr>
          <w:t xml:space="preserve">; </w:t>
        </w:r>
        <w:r w:rsidR="00A55ACC" w:rsidRPr="000B0CC8">
          <w:rPr>
            <w:rFonts w:ascii="Times New Roman" w:hAnsi="Times New Roman"/>
            <w:sz w:val="24"/>
            <w:szCs w:val="24"/>
          </w:rPr>
          <w:t xml:space="preserve">I hope I can sexually perform, </w:t>
        </w:r>
        <w:r w:rsidR="00A55ACC">
          <w:rPr>
            <w:rFonts w:ascii="Times New Roman" w:hAnsi="Times New Roman"/>
            <w:sz w:val="24"/>
            <w:szCs w:val="24"/>
          </w:rPr>
          <w:t>and not like</w:t>
        </w:r>
        <w:r w:rsidR="00A55ACC" w:rsidRPr="000B0CC8">
          <w:rPr>
            <w:rFonts w:ascii="Times New Roman" w:hAnsi="Times New Roman"/>
            <w:sz w:val="24"/>
            <w:szCs w:val="24"/>
          </w:rPr>
          <w:t xml:space="preserve"> last time</w:t>
        </w:r>
        <w:r w:rsidR="00A55ACC">
          <w:rPr>
            <w:rFonts w:ascii="Times New Roman" w:hAnsi="Times New Roman"/>
            <w:sz w:val="24"/>
            <w:szCs w:val="24"/>
          </w:rPr>
          <w:t>; w</w:t>
        </w:r>
        <w:r w:rsidR="00A55ACC" w:rsidRPr="000B0CC8">
          <w:rPr>
            <w:rFonts w:ascii="Times New Roman" w:hAnsi="Times New Roman"/>
            <w:sz w:val="24"/>
            <w:szCs w:val="24"/>
          </w:rPr>
          <w:t xml:space="preserve">here was her erogenous zone? </w:t>
        </w:r>
      </w:ins>
      <w:ins w:id="3557" w:author="Britt Collins" w:date="2021-10-04T11:50:00Z">
        <w:r w:rsidR="00A55ACC">
          <w:rPr>
            <w:rFonts w:ascii="Times New Roman" w:hAnsi="Times New Roman"/>
            <w:sz w:val="24"/>
            <w:szCs w:val="24"/>
          </w:rPr>
          <w:t>Oh, y</w:t>
        </w:r>
      </w:ins>
      <w:ins w:id="3558" w:author="Britt Collins" w:date="2021-10-04T11:49:00Z">
        <w:r w:rsidR="00A55ACC" w:rsidRPr="000B0CC8">
          <w:rPr>
            <w:rFonts w:ascii="Times New Roman" w:hAnsi="Times New Roman"/>
            <w:sz w:val="24"/>
            <w:szCs w:val="24"/>
          </w:rPr>
          <w:t>es, the back of her neck.</w:t>
        </w:r>
      </w:ins>
    </w:p>
    <w:p w14:paraId="569D6AEC" w14:textId="3405B614" w:rsidR="006F31F6" w:rsidRPr="000B0CC8" w:rsidRDefault="00A55ACC">
      <w:pPr>
        <w:spacing w:line="480" w:lineRule="auto"/>
        <w:ind w:left="0" w:right="15" w:firstLine="345"/>
        <w:rPr>
          <w:ins w:id="3559" w:author="Britt Collins" w:date="2021-09-30T14:58:00Z"/>
          <w:rFonts w:ascii="Times New Roman" w:hAnsi="Times New Roman"/>
          <w:sz w:val="24"/>
          <w:szCs w:val="24"/>
        </w:rPr>
        <w:pPrChange w:id="3560" w:author="Britt Collins" w:date="2021-10-04T11:50:00Z">
          <w:pPr>
            <w:ind w:left="-5" w:right="15"/>
          </w:pPr>
        </w:pPrChange>
      </w:pPr>
      <w:ins w:id="3561" w:author="Britt Collins" w:date="2021-10-04T11:50:00Z">
        <w:r w:rsidRPr="00A55ACC">
          <w:rPr>
            <w:rFonts w:ascii="Times New Roman" w:hAnsi="Times New Roman"/>
            <w:b/>
            <w:sz w:val="24"/>
            <w:szCs w:val="24"/>
            <w:rPrChange w:id="3562" w:author="Britt Collins" w:date="2021-10-04T11:51:00Z">
              <w:rPr>
                <w:rFonts w:ascii="Times New Roman" w:hAnsi="Times New Roman"/>
                <w:sz w:val="24"/>
                <w:szCs w:val="24"/>
              </w:rPr>
            </w:rPrChange>
          </w:rPr>
          <w:t xml:space="preserve">AGAIN CONDENSE THE SEX </w:t>
        </w:r>
      </w:ins>
      <w:ins w:id="3563" w:author="Britt Collins" w:date="2021-10-04T11:51:00Z">
        <w:r w:rsidRPr="00A55ACC">
          <w:rPr>
            <w:rFonts w:ascii="Times New Roman" w:hAnsi="Times New Roman"/>
            <w:b/>
            <w:sz w:val="24"/>
            <w:szCs w:val="24"/>
            <w:rPrChange w:id="3564" w:author="Britt Collins" w:date="2021-10-04T11:51:00Z">
              <w:rPr>
                <w:rFonts w:ascii="Times New Roman" w:hAnsi="Times New Roman"/>
                <w:sz w:val="24"/>
                <w:szCs w:val="24"/>
              </w:rPr>
            </w:rPrChange>
          </w:rPr>
          <w:t>DESCRIPTION</w:t>
        </w:r>
      </w:ins>
      <w:ins w:id="3565" w:author="Britt Collins" w:date="2021-10-05T15:40:00Z">
        <w:r w:rsidR="00290110">
          <w:rPr>
            <w:rFonts w:ascii="Times New Roman" w:hAnsi="Times New Roman"/>
            <w:b/>
            <w:sz w:val="24"/>
            <w:szCs w:val="24"/>
          </w:rPr>
          <w:t xml:space="preserve"> AND SKIP ALL THE DESCRIPTION OF BODY PARTS</w:t>
        </w:r>
      </w:ins>
      <w:ins w:id="3566" w:author="Britt Collins" w:date="2021-10-04T11:51:00Z">
        <w:r>
          <w:rPr>
            <w:rFonts w:ascii="Times New Roman" w:hAnsi="Times New Roman"/>
            <w:sz w:val="24"/>
            <w:szCs w:val="24"/>
          </w:rPr>
          <w:t xml:space="preserve"> </w:t>
        </w:r>
      </w:ins>
      <w:ins w:id="3567" w:author="Britt Collins" w:date="2021-10-04T11:50:00Z">
        <w:r>
          <w:rPr>
            <w:rFonts w:ascii="Times New Roman" w:hAnsi="Times New Roman"/>
            <w:sz w:val="24"/>
            <w:szCs w:val="24"/>
          </w:rPr>
          <w:t xml:space="preserve">As </w:t>
        </w:r>
      </w:ins>
      <w:ins w:id="3568" w:author="Britt Collins" w:date="2021-09-30T14:58:00Z">
        <w:r w:rsidR="006F31F6" w:rsidRPr="000B0CC8">
          <w:rPr>
            <w:rFonts w:ascii="Times New Roman" w:hAnsi="Times New Roman"/>
            <w:sz w:val="24"/>
            <w:szCs w:val="24"/>
          </w:rPr>
          <w:t>I began kissing the back of her neck</w:t>
        </w:r>
      </w:ins>
      <w:ins w:id="3569" w:author="Britt Collins" w:date="2021-10-04T11:50:00Z">
        <w:r>
          <w:rPr>
            <w:rFonts w:ascii="Times New Roman" w:hAnsi="Times New Roman"/>
            <w:sz w:val="24"/>
            <w:szCs w:val="24"/>
          </w:rPr>
          <w:t>, s</w:t>
        </w:r>
      </w:ins>
      <w:ins w:id="3570" w:author="Britt Collins" w:date="2021-09-30T14:58:00Z">
        <w:r w:rsidR="006F31F6" w:rsidRPr="000B0CC8">
          <w:rPr>
            <w:rFonts w:ascii="Times New Roman" w:hAnsi="Times New Roman"/>
            <w:sz w:val="24"/>
            <w:szCs w:val="24"/>
          </w:rPr>
          <w:t>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didn't know it at the time, but I was experiencing erectile dysfunction. I was now beginning to panic. I couldn't blame Elle, she used everything in her sexual arsenal to stimulate me. I continued licking her erogenous zones. Again, I had to improvise. Not being able to use my penis, I used the next best thing I had to hand, my hand. I used my digits like a button-</w:t>
        </w:r>
        <w:r w:rsidR="006F31F6" w:rsidRPr="000B0CC8">
          <w:rPr>
            <w:rFonts w:ascii="Times New Roman" w:hAnsi="Times New Roman"/>
            <w:sz w:val="24"/>
            <w:szCs w:val="24"/>
          </w:rPr>
          <w:lastRenderedPageBreak/>
          <w:t>bashing video game. Given grit and stamina, I finger fucked Elle like a game of Track and Field. The pace slowed. Both of us looked at each other. The sweat streamed down our faces as we caught a breath. Elle was beaming, "I’ve never come 3 times before!", she exclaimed. I was confused. I didn't sense her ejaculate.</w:t>
        </w:r>
      </w:ins>
    </w:p>
    <w:p w14:paraId="439AA69A" w14:textId="77777777" w:rsidR="00A55ACC" w:rsidRDefault="00A55ACC" w:rsidP="00A55ACC">
      <w:pPr>
        <w:spacing w:line="480" w:lineRule="auto"/>
        <w:ind w:left="-5" w:right="15" w:firstLine="350"/>
        <w:rPr>
          <w:ins w:id="3571" w:author="Britt Collins" w:date="2021-10-04T11:53:00Z"/>
          <w:rFonts w:ascii="Times New Roman" w:hAnsi="Times New Roman"/>
          <w:sz w:val="24"/>
          <w:szCs w:val="24"/>
        </w:rPr>
      </w:pPr>
      <w:ins w:id="3572" w:author="Britt Collins" w:date="2021-10-04T11:51:00Z">
        <w:r>
          <w:rPr>
            <w:rFonts w:ascii="Times New Roman" w:hAnsi="Times New Roman"/>
            <w:sz w:val="24"/>
            <w:szCs w:val="24"/>
          </w:rPr>
          <w:t xml:space="preserve">Laying wide awake, </w:t>
        </w:r>
      </w:ins>
      <w:ins w:id="3573" w:author="Britt Collins" w:date="2021-10-04T11:52:00Z">
        <w:r>
          <w:rPr>
            <w:rFonts w:ascii="Times New Roman" w:hAnsi="Times New Roman"/>
            <w:sz w:val="24"/>
            <w:szCs w:val="24"/>
          </w:rPr>
          <w:t>w</w:t>
        </w:r>
      </w:ins>
      <w:ins w:id="3574" w:author="Britt Collins" w:date="2021-09-30T14:58:00Z">
        <w:r w:rsidR="006F31F6" w:rsidRPr="000B0CC8">
          <w:rPr>
            <w:rFonts w:ascii="Times New Roman" w:hAnsi="Times New Roman"/>
            <w:sz w:val="24"/>
            <w:szCs w:val="24"/>
          </w:rPr>
          <w:t xml:space="preserve">e didn’t get a great deal of sleep that night. I lay on my back, Elle was on her front, resting her head on her hands. She began small talk. </w:t>
        </w:r>
      </w:ins>
      <w:ins w:id="3575" w:author="Britt Collins" w:date="2021-10-04T11:52:00Z">
        <w:r>
          <w:rPr>
            <w:rFonts w:ascii="Times New Roman" w:hAnsi="Times New Roman"/>
            <w:sz w:val="24"/>
            <w:szCs w:val="24"/>
          </w:rPr>
          <w:t>“</w:t>
        </w:r>
      </w:ins>
      <w:ins w:id="3576" w:author="Britt Collins" w:date="2021-09-30T14:58:00Z">
        <w:r w:rsidR="006F31F6" w:rsidRPr="000B0CC8">
          <w:rPr>
            <w:rFonts w:ascii="Times New Roman" w:hAnsi="Times New Roman"/>
            <w:sz w:val="24"/>
            <w:szCs w:val="24"/>
          </w:rPr>
          <w:t>That night was special,</w:t>
        </w:r>
      </w:ins>
      <w:ins w:id="3577" w:author="Britt Collins" w:date="2021-10-04T11:52:00Z">
        <w:r>
          <w:rPr>
            <w:rFonts w:ascii="Times New Roman" w:hAnsi="Times New Roman"/>
            <w:sz w:val="24"/>
            <w:szCs w:val="24"/>
          </w:rPr>
          <w:t>”</w:t>
        </w:r>
      </w:ins>
      <w:ins w:id="3578" w:author="Britt Collins" w:date="2021-09-30T14:58:00Z">
        <w:r w:rsidR="006F31F6" w:rsidRPr="000B0CC8">
          <w:rPr>
            <w:rFonts w:ascii="Times New Roman" w:hAnsi="Times New Roman"/>
            <w:sz w:val="24"/>
            <w:szCs w:val="24"/>
          </w:rPr>
          <w:t xml:space="preserve"> she said</w:t>
        </w:r>
      </w:ins>
      <w:ins w:id="3579" w:author="Britt Collins" w:date="2021-10-04T11:52:00Z">
        <w:r>
          <w:rPr>
            <w:rFonts w:ascii="Times New Roman" w:hAnsi="Times New Roman"/>
            <w:sz w:val="24"/>
            <w:szCs w:val="24"/>
          </w:rPr>
          <w:t>,</w:t>
        </w:r>
      </w:ins>
      <w:ins w:id="3580" w:author="Britt Collins" w:date="2021-09-30T14:58:00Z">
        <w:r w:rsidR="006F31F6" w:rsidRPr="000B0CC8">
          <w:rPr>
            <w:rFonts w:ascii="Times New Roman" w:hAnsi="Times New Roman"/>
            <w:sz w:val="24"/>
            <w:szCs w:val="24"/>
          </w:rPr>
          <w:t xml:space="preserve"> describ</w:t>
        </w:r>
      </w:ins>
      <w:ins w:id="3581" w:author="Britt Collins" w:date="2021-10-04T11:52:00Z">
        <w:r>
          <w:rPr>
            <w:rFonts w:ascii="Times New Roman" w:hAnsi="Times New Roman"/>
            <w:sz w:val="24"/>
            <w:szCs w:val="24"/>
          </w:rPr>
          <w:t xml:space="preserve">ing </w:t>
        </w:r>
      </w:ins>
      <w:ins w:id="3582" w:author="Britt Collins" w:date="2021-09-30T14:58:00Z">
        <w:r w:rsidR="006F31F6" w:rsidRPr="000B0CC8">
          <w:rPr>
            <w:rFonts w:ascii="Times New Roman" w:hAnsi="Times New Roman"/>
            <w:sz w:val="24"/>
            <w:szCs w:val="24"/>
          </w:rPr>
          <w:t xml:space="preserve">her past sexual experiences. She excitedly added, she had never come </w:t>
        </w:r>
      </w:ins>
      <w:ins w:id="3583" w:author="Britt Collins" w:date="2021-10-04T11:52:00Z">
        <w:r>
          <w:rPr>
            <w:rFonts w:ascii="Times New Roman" w:hAnsi="Times New Roman"/>
            <w:sz w:val="24"/>
            <w:szCs w:val="24"/>
          </w:rPr>
          <w:t>three</w:t>
        </w:r>
      </w:ins>
      <w:ins w:id="3584" w:author="Britt Collins" w:date="2021-09-30T14:58:00Z">
        <w:r w:rsidR="006F31F6" w:rsidRPr="000B0CC8">
          <w:rPr>
            <w:rFonts w:ascii="Times New Roman" w:hAnsi="Times New Roman"/>
            <w:sz w:val="24"/>
            <w:szCs w:val="24"/>
          </w:rPr>
          <w:t xml:space="preserve"> times before. </w:t>
        </w:r>
      </w:ins>
    </w:p>
    <w:p w14:paraId="54CD60A7" w14:textId="77777777" w:rsidR="00A55ACC" w:rsidRDefault="006F31F6" w:rsidP="00A55ACC">
      <w:pPr>
        <w:spacing w:line="480" w:lineRule="auto"/>
        <w:ind w:left="-5" w:right="15" w:firstLine="350"/>
        <w:rPr>
          <w:ins w:id="3585" w:author="Britt Collins" w:date="2021-10-04T11:53:00Z"/>
          <w:rFonts w:ascii="Times New Roman" w:hAnsi="Times New Roman"/>
          <w:sz w:val="24"/>
          <w:szCs w:val="24"/>
        </w:rPr>
      </w:pPr>
      <w:ins w:id="3586" w:author="Britt Collins" w:date="2021-09-30T14:58:00Z">
        <w:r w:rsidRPr="000B0CC8">
          <w:rPr>
            <w:rFonts w:ascii="Times New Roman" w:hAnsi="Times New Roman"/>
            <w:sz w:val="24"/>
            <w:szCs w:val="24"/>
          </w:rPr>
          <w:t xml:space="preserve">She lay on her back and shuffled her body close to mine. She turned her head, to face me. </w:t>
        </w:r>
      </w:ins>
      <w:ins w:id="3587" w:author="Britt Collins" w:date="2021-10-04T11:52:00Z">
        <w:r w:rsidR="00A55ACC">
          <w:rPr>
            <w:rFonts w:ascii="Times New Roman" w:hAnsi="Times New Roman"/>
            <w:sz w:val="24"/>
            <w:szCs w:val="24"/>
          </w:rPr>
          <w:t xml:space="preserve">“Three </w:t>
        </w:r>
      </w:ins>
      <w:ins w:id="3588" w:author="Britt Collins" w:date="2021-09-30T14:58:00Z">
        <w:r w:rsidRPr="000B0CC8">
          <w:rPr>
            <w:rFonts w:ascii="Times New Roman" w:hAnsi="Times New Roman"/>
            <w:sz w:val="24"/>
            <w:szCs w:val="24"/>
          </w:rPr>
          <w:t>times,</w:t>
        </w:r>
      </w:ins>
      <w:ins w:id="3589" w:author="Britt Collins" w:date="2021-10-04T11:52:00Z">
        <w:r w:rsidR="00A55ACC">
          <w:rPr>
            <w:rFonts w:ascii="Times New Roman" w:hAnsi="Times New Roman"/>
            <w:sz w:val="24"/>
            <w:szCs w:val="24"/>
          </w:rPr>
          <w:t>”</w:t>
        </w:r>
      </w:ins>
      <w:ins w:id="3590" w:author="Britt Collins" w:date="2021-09-30T14:58:00Z">
        <w:r w:rsidRPr="000B0CC8">
          <w:rPr>
            <w:rFonts w:ascii="Times New Roman" w:hAnsi="Times New Roman"/>
            <w:sz w:val="24"/>
            <w:szCs w:val="24"/>
          </w:rPr>
          <w:t xml:space="preserve"> she </w:t>
        </w:r>
      </w:ins>
      <w:ins w:id="3591" w:author="Britt Collins" w:date="2021-10-04T11:53:00Z">
        <w:r w:rsidR="00A55ACC">
          <w:rPr>
            <w:rFonts w:ascii="Times New Roman" w:hAnsi="Times New Roman"/>
            <w:sz w:val="24"/>
            <w:szCs w:val="24"/>
          </w:rPr>
          <w:t>repeat</w:t>
        </w:r>
      </w:ins>
      <w:ins w:id="3592" w:author="Britt Collins" w:date="2021-09-30T14:58:00Z">
        <w:r w:rsidRPr="000B0CC8">
          <w:rPr>
            <w:rFonts w:ascii="Times New Roman" w:hAnsi="Times New Roman"/>
            <w:sz w:val="24"/>
            <w:szCs w:val="24"/>
          </w:rPr>
          <w:t xml:space="preserve">ed. </w:t>
        </w:r>
      </w:ins>
      <w:ins w:id="3593" w:author="Britt Collins" w:date="2021-10-04T11:53:00Z">
        <w:r w:rsidR="00A55ACC">
          <w:rPr>
            <w:rFonts w:ascii="Times New Roman" w:hAnsi="Times New Roman"/>
            <w:sz w:val="24"/>
            <w:szCs w:val="24"/>
          </w:rPr>
          <w:t xml:space="preserve">She </w:t>
        </w:r>
      </w:ins>
      <w:ins w:id="3594" w:author="Britt Collins" w:date="2021-09-30T14:58:00Z">
        <w:r w:rsidRPr="000B0CC8">
          <w:rPr>
            <w:rFonts w:ascii="Times New Roman" w:hAnsi="Times New Roman"/>
            <w:sz w:val="24"/>
            <w:szCs w:val="24"/>
          </w:rPr>
          <w:t xml:space="preserve">said she was concerned about my erectile dysfunction. </w:t>
        </w:r>
      </w:ins>
      <w:ins w:id="3595" w:author="Britt Collins" w:date="2021-10-04T11:53:00Z">
        <w:r w:rsidR="00A55ACC">
          <w:rPr>
            <w:rFonts w:ascii="Times New Roman" w:hAnsi="Times New Roman"/>
            <w:sz w:val="24"/>
            <w:szCs w:val="24"/>
          </w:rPr>
          <w:t>“</w:t>
        </w:r>
      </w:ins>
      <w:ins w:id="3596" w:author="Britt Collins" w:date="2021-09-30T14:58:00Z">
        <w:r w:rsidRPr="000B0CC8">
          <w:rPr>
            <w:rFonts w:ascii="Times New Roman" w:hAnsi="Times New Roman"/>
            <w:sz w:val="24"/>
            <w:szCs w:val="24"/>
          </w:rPr>
          <w:t>The first time we slept together I was accepting. You mentioned you hadn't had sex for a while.</w:t>
        </w:r>
      </w:ins>
      <w:ins w:id="3597" w:author="Britt Collins" w:date="2021-10-04T11:53:00Z">
        <w:r w:rsidR="00A55ACC">
          <w:rPr>
            <w:rFonts w:ascii="Times New Roman" w:hAnsi="Times New Roman"/>
            <w:sz w:val="24"/>
            <w:szCs w:val="24"/>
          </w:rPr>
          <w:t xml:space="preserve"> </w:t>
        </w:r>
      </w:ins>
      <w:ins w:id="3598" w:author="Britt Collins" w:date="2021-09-30T14:58:00Z">
        <w:r w:rsidRPr="000B0CC8">
          <w:rPr>
            <w:rFonts w:ascii="Times New Roman" w:hAnsi="Times New Roman"/>
            <w:sz w:val="24"/>
            <w:szCs w:val="24"/>
          </w:rPr>
          <w:t>Given we’ve been together for a short while, that shouldn’t be the case. Don’t you find me attractive?</w:t>
        </w:r>
      </w:ins>
      <w:ins w:id="3599" w:author="Britt Collins" w:date="2021-10-04T11:53:00Z">
        <w:r w:rsidR="00A55ACC">
          <w:rPr>
            <w:rFonts w:ascii="Times New Roman" w:hAnsi="Times New Roman"/>
            <w:sz w:val="24"/>
            <w:szCs w:val="24"/>
          </w:rPr>
          <w:t>”</w:t>
        </w:r>
      </w:ins>
      <w:ins w:id="3600" w:author="Britt Collins" w:date="2021-09-30T14:58:00Z">
        <w:r w:rsidRPr="000B0CC8">
          <w:rPr>
            <w:rFonts w:ascii="Times New Roman" w:hAnsi="Times New Roman"/>
            <w:sz w:val="24"/>
            <w:szCs w:val="24"/>
          </w:rPr>
          <w:t xml:space="preserve"> </w:t>
        </w:r>
      </w:ins>
    </w:p>
    <w:p w14:paraId="67E7DD93" w14:textId="15CD05BE" w:rsidR="00A55ACC" w:rsidRDefault="00A55ACC" w:rsidP="00A55ACC">
      <w:pPr>
        <w:spacing w:line="480" w:lineRule="auto"/>
        <w:ind w:left="-5" w:right="15" w:firstLine="350"/>
        <w:rPr>
          <w:ins w:id="3601" w:author="Britt Collins" w:date="2021-10-04T11:56:00Z"/>
          <w:rFonts w:ascii="Times New Roman" w:hAnsi="Times New Roman"/>
          <w:sz w:val="24"/>
          <w:szCs w:val="24"/>
        </w:rPr>
      </w:pPr>
      <w:ins w:id="3602" w:author="Britt Collins" w:date="2021-10-04T11:53:00Z">
        <w:r>
          <w:rPr>
            <w:rFonts w:ascii="Times New Roman" w:hAnsi="Times New Roman"/>
            <w:sz w:val="24"/>
            <w:szCs w:val="24"/>
          </w:rPr>
          <w:t>“</w:t>
        </w:r>
      </w:ins>
      <w:ins w:id="3603" w:author="Britt Collins" w:date="2021-09-30T14:58:00Z">
        <w:r w:rsidR="006F31F6" w:rsidRPr="000B0CC8">
          <w:rPr>
            <w:rFonts w:ascii="Times New Roman" w:hAnsi="Times New Roman"/>
            <w:sz w:val="24"/>
            <w:szCs w:val="24"/>
          </w:rPr>
          <w:t>No</w:t>
        </w:r>
      </w:ins>
      <w:ins w:id="3604" w:author="Britt Collins" w:date="2021-10-04T11:54:00Z">
        <w:r>
          <w:rPr>
            <w:rFonts w:ascii="Times New Roman" w:hAnsi="Times New Roman"/>
            <w:sz w:val="24"/>
            <w:szCs w:val="24"/>
          </w:rPr>
          <w:t>, of course I do,”</w:t>
        </w:r>
      </w:ins>
      <w:ins w:id="3605" w:author="Britt Collins" w:date="2021-09-30T14:58:00Z">
        <w:r w:rsidR="006F31F6" w:rsidRPr="000B0CC8">
          <w:rPr>
            <w:rFonts w:ascii="Times New Roman" w:hAnsi="Times New Roman"/>
            <w:sz w:val="24"/>
            <w:szCs w:val="24"/>
          </w:rPr>
          <w:t xml:space="preserve"> I </w:t>
        </w:r>
      </w:ins>
      <w:ins w:id="3606" w:author="Britt Collins" w:date="2021-10-04T11:54:00Z">
        <w:r>
          <w:rPr>
            <w:rFonts w:ascii="Times New Roman" w:hAnsi="Times New Roman"/>
            <w:sz w:val="24"/>
            <w:szCs w:val="24"/>
          </w:rPr>
          <w:t xml:space="preserve">replied </w:t>
        </w:r>
      </w:ins>
      <w:ins w:id="3607" w:author="Britt Collins" w:date="2021-09-30T14:58:00Z">
        <w:r w:rsidR="006F31F6" w:rsidRPr="000B0CC8">
          <w:rPr>
            <w:rFonts w:ascii="Times New Roman" w:hAnsi="Times New Roman"/>
            <w:sz w:val="24"/>
            <w:szCs w:val="24"/>
          </w:rPr>
          <w:t>quickly. At that moment I felt alone. I thought back to the last time I had sex without issues</w:t>
        </w:r>
      </w:ins>
      <w:ins w:id="3608" w:author="Britt Collins" w:date="2021-10-04T11:54:00Z">
        <w:r>
          <w:rPr>
            <w:rFonts w:ascii="Times New Roman" w:hAnsi="Times New Roman"/>
            <w:sz w:val="24"/>
            <w:szCs w:val="24"/>
          </w:rPr>
          <w:t xml:space="preserve"> four</w:t>
        </w:r>
      </w:ins>
      <w:ins w:id="3609" w:author="Britt Collins" w:date="2021-09-30T14:58:00Z">
        <w:r w:rsidR="006F31F6" w:rsidRPr="000B0CC8">
          <w:rPr>
            <w:rFonts w:ascii="Times New Roman" w:hAnsi="Times New Roman"/>
            <w:sz w:val="24"/>
            <w:szCs w:val="24"/>
          </w:rPr>
          <w:t xml:space="preserve"> years prior. My colleagues and I enjoyed a weekend of excess in Prague</w:t>
        </w:r>
      </w:ins>
      <w:ins w:id="3610" w:author="Britt Collins" w:date="2021-10-04T11:54:00Z">
        <w:r>
          <w:rPr>
            <w:rFonts w:ascii="Times New Roman" w:hAnsi="Times New Roman"/>
            <w:sz w:val="24"/>
            <w:szCs w:val="24"/>
          </w:rPr>
          <w:t xml:space="preserve"> and</w:t>
        </w:r>
      </w:ins>
      <w:ins w:id="3611" w:author="Britt Collins" w:date="2021-09-30T14:58:00Z">
        <w:r w:rsidR="006F31F6" w:rsidRPr="000B0CC8">
          <w:rPr>
            <w:rFonts w:ascii="Times New Roman" w:hAnsi="Times New Roman"/>
            <w:sz w:val="24"/>
            <w:szCs w:val="24"/>
          </w:rPr>
          <w:t xml:space="preserve"> I had sex with a prostitute. </w:t>
        </w:r>
      </w:ins>
      <w:ins w:id="3612" w:author="Britt Collins" w:date="2021-10-04T11:55:00Z">
        <w:r w:rsidRPr="00A55ACC">
          <w:rPr>
            <w:rFonts w:ascii="Times New Roman" w:hAnsi="Times New Roman"/>
            <w:b/>
            <w:sz w:val="24"/>
            <w:szCs w:val="24"/>
            <w:rPrChange w:id="3613" w:author="Britt Collins" w:date="2021-10-04T11:55:00Z">
              <w:rPr>
                <w:rFonts w:ascii="Times New Roman" w:hAnsi="Times New Roman"/>
                <w:sz w:val="24"/>
                <w:szCs w:val="24"/>
              </w:rPr>
            </w:rPrChange>
          </w:rPr>
          <w:t>THIS</w:t>
        </w:r>
      </w:ins>
      <w:ins w:id="3614" w:author="Britt Collins" w:date="2021-10-05T15:39:00Z">
        <w:r w:rsidR="00290110">
          <w:rPr>
            <w:rFonts w:ascii="Times New Roman" w:hAnsi="Times New Roman"/>
            <w:b/>
            <w:sz w:val="24"/>
            <w:szCs w:val="24"/>
          </w:rPr>
          <w:t xml:space="preserve"> IS</w:t>
        </w:r>
      </w:ins>
      <w:ins w:id="3615" w:author="Britt Collins" w:date="2021-10-04T11:55:00Z">
        <w:r w:rsidRPr="00A55ACC">
          <w:rPr>
            <w:rFonts w:ascii="Times New Roman" w:hAnsi="Times New Roman"/>
            <w:b/>
            <w:sz w:val="24"/>
            <w:szCs w:val="24"/>
            <w:rPrChange w:id="3616" w:author="Britt Collins" w:date="2021-10-04T11:55:00Z">
              <w:rPr>
                <w:rFonts w:ascii="Times New Roman" w:hAnsi="Times New Roman"/>
                <w:sz w:val="24"/>
                <w:szCs w:val="24"/>
              </w:rPr>
            </w:rPrChange>
          </w:rPr>
          <w:t xml:space="preserve"> INTERESTING</w:t>
        </w:r>
      </w:ins>
      <w:ins w:id="3617" w:author="Britt Collins" w:date="2021-10-05T15:39:00Z">
        <w:r w:rsidR="00290110">
          <w:rPr>
            <w:rFonts w:ascii="Times New Roman" w:hAnsi="Times New Roman"/>
            <w:b/>
            <w:sz w:val="24"/>
            <w:szCs w:val="24"/>
          </w:rPr>
          <w:t xml:space="preserve"> GLIMPSE OF YOUR PAST</w:t>
        </w:r>
      </w:ins>
      <w:ins w:id="3618" w:author="Britt Collins" w:date="2021-10-04T11:55:00Z">
        <w:r w:rsidRPr="00A55ACC">
          <w:rPr>
            <w:rFonts w:ascii="Times New Roman" w:hAnsi="Times New Roman"/>
            <w:b/>
            <w:sz w:val="24"/>
            <w:szCs w:val="24"/>
            <w:rPrChange w:id="3619" w:author="Britt Collins" w:date="2021-10-04T11:55:00Z">
              <w:rPr>
                <w:rFonts w:ascii="Times New Roman" w:hAnsi="Times New Roman"/>
                <w:sz w:val="24"/>
                <w:szCs w:val="24"/>
              </w:rPr>
            </w:rPrChange>
          </w:rPr>
          <w:t xml:space="preserve">, </w:t>
        </w:r>
      </w:ins>
      <w:ins w:id="3620" w:author="Britt Collins" w:date="2021-10-05T15:39:00Z">
        <w:r w:rsidR="00290110">
          <w:rPr>
            <w:rFonts w:ascii="Times New Roman" w:hAnsi="Times New Roman"/>
            <w:b/>
            <w:sz w:val="24"/>
            <w:szCs w:val="24"/>
          </w:rPr>
          <w:t xml:space="preserve">BUT </w:t>
        </w:r>
      </w:ins>
      <w:ins w:id="3621" w:author="Britt Collins" w:date="2021-10-04T11:55:00Z">
        <w:r w:rsidRPr="00A55ACC">
          <w:rPr>
            <w:rFonts w:ascii="Times New Roman" w:hAnsi="Times New Roman"/>
            <w:b/>
            <w:sz w:val="24"/>
            <w:szCs w:val="24"/>
            <w:rPrChange w:id="3622" w:author="Britt Collins" w:date="2021-10-04T11:55:00Z">
              <w:rPr>
                <w:rFonts w:ascii="Times New Roman" w:hAnsi="Times New Roman"/>
                <w:sz w:val="24"/>
                <w:szCs w:val="24"/>
              </w:rPr>
            </w:rPrChange>
          </w:rPr>
          <w:t>SET THE SCENE HERE AND DESCRIBE THE ENCOUNTER</w:t>
        </w:r>
        <w:r>
          <w:rPr>
            <w:rFonts w:ascii="Times New Roman" w:hAnsi="Times New Roman"/>
            <w:b/>
            <w:sz w:val="24"/>
            <w:szCs w:val="24"/>
          </w:rPr>
          <w:t xml:space="preserve"> AND WHY YOU AND YOUR FRIENDS HIRED PROSTITUES</w:t>
        </w:r>
      </w:ins>
      <w:ins w:id="3623" w:author="Britt Collins" w:date="2021-10-05T15:39:00Z">
        <w:r w:rsidR="00290110">
          <w:rPr>
            <w:rFonts w:ascii="Times New Roman" w:hAnsi="Times New Roman"/>
            <w:b/>
            <w:sz w:val="24"/>
            <w:szCs w:val="24"/>
          </w:rPr>
          <w:t xml:space="preserve"> AND HOW YOU FELT AFTERWARDS</w:t>
        </w:r>
      </w:ins>
      <w:ins w:id="3624" w:author="Britt Collins" w:date="2021-10-04T11:55:00Z">
        <w:r>
          <w:rPr>
            <w:rFonts w:ascii="Times New Roman" w:hAnsi="Times New Roman"/>
            <w:b/>
            <w:sz w:val="24"/>
            <w:szCs w:val="24"/>
          </w:rPr>
          <w:t>.</w:t>
        </w:r>
        <w:r>
          <w:rPr>
            <w:rFonts w:ascii="Times New Roman" w:hAnsi="Times New Roman"/>
            <w:sz w:val="24"/>
            <w:szCs w:val="24"/>
          </w:rPr>
          <w:t xml:space="preserve"> </w:t>
        </w:r>
      </w:ins>
      <w:ins w:id="3625" w:author="Britt Collins" w:date="2021-09-30T14:58:00Z">
        <w:r w:rsidR="006F31F6" w:rsidRPr="000B0CC8">
          <w:rPr>
            <w:rFonts w:ascii="Times New Roman" w:hAnsi="Times New Roman"/>
            <w:sz w:val="24"/>
            <w:szCs w:val="24"/>
          </w:rPr>
          <w:t xml:space="preserve">There and then it was very easy to perform sexually, but why? </w:t>
        </w:r>
        <w:r w:rsidR="006F31F6" w:rsidRPr="00A55ACC">
          <w:rPr>
            <w:rFonts w:ascii="Times New Roman" w:hAnsi="Times New Roman"/>
            <w:i/>
            <w:sz w:val="24"/>
            <w:szCs w:val="24"/>
            <w:rPrChange w:id="3626" w:author="Britt Collins" w:date="2021-10-04T11:56:00Z">
              <w:rPr>
                <w:rFonts w:ascii="Times New Roman" w:hAnsi="Times New Roman"/>
                <w:sz w:val="24"/>
                <w:szCs w:val="24"/>
              </w:rPr>
            </w:rPrChange>
          </w:rPr>
          <w:t>What was it about that encounter? Why couldn't I perform for Elle?</w:t>
        </w:r>
        <w:r w:rsidR="006F31F6" w:rsidRPr="000B0CC8">
          <w:rPr>
            <w:rFonts w:ascii="Times New Roman" w:hAnsi="Times New Roman"/>
            <w:sz w:val="24"/>
            <w:szCs w:val="24"/>
          </w:rPr>
          <w:t xml:space="preserve"> I didn't have an answer. </w:t>
        </w:r>
      </w:ins>
    </w:p>
    <w:p w14:paraId="701BC6FC" w14:textId="469087D3" w:rsidR="006F31F6" w:rsidRPr="000B0CC8" w:rsidRDefault="006F31F6">
      <w:pPr>
        <w:spacing w:line="480" w:lineRule="auto"/>
        <w:ind w:left="-5" w:right="15" w:firstLine="350"/>
        <w:rPr>
          <w:ins w:id="3627" w:author="Britt Collins" w:date="2021-09-30T14:58:00Z"/>
          <w:rFonts w:ascii="Times New Roman" w:hAnsi="Times New Roman"/>
          <w:sz w:val="24"/>
          <w:szCs w:val="24"/>
        </w:rPr>
        <w:pPrChange w:id="3628" w:author="Britt Collins" w:date="2021-10-04T11:51:00Z">
          <w:pPr>
            <w:ind w:left="-5" w:right="15"/>
          </w:pPr>
        </w:pPrChange>
      </w:pPr>
      <w:ins w:id="3629" w:author="Britt Collins" w:date="2021-09-30T14:58:00Z">
        <w:r w:rsidRPr="000B0CC8">
          <w:rPr>
            <w:rFonts w:ascii="Times New Roman" w:hAnsi="Times New Roman"/>
            <w:sz w:val="24"/>
            <w:szCs w:val="24"/>
          </w:rPr>
          <w:t>Elle looked at me with a concerned expression on her face. She told me the story of a male friend of hers</w:t>
        </w:r>
      </w:ins>
      <w:ins w:id="3630" w:author="Britt Collins" w:date="2021-10-04T11:56:00Z">
        <w:r w:rsidR="00A55ACC">
          <w:rPr>
            <w:rFonts w:ascii="Times New Roman" w:hAnsi="Times New Roman"/>
            <w:sz w:val="24"/>
            <w:szCs w:val="24"/>
          </w:rPr>
          <w:t>, who</w:t>
        </w:r>
      </w:ins>
      <w:ins w:id="3631" w:author="Britt Collins" w:date="2021-09-30T14:58:00Z">
        <w:r w:rsidRPr="000B0CC8">
          <w:rPr>
            <w:rFonts w:ascii="Times New Roman" w:hAnsi="Times New Roman"/>
            <w:sz w:val="24"/>
            <w:szCs w:val="24"/>
          </w:rPr>
          <w:t xml:space="preserve"> discovered he was gay. </w:t>
        </w:r>
      </w:ins>
      <w:ins w:id="3632" w:author="Britt Collins" w:date="2021-10-04T11:56:00Z">
        <w:r w:rsidR="00A55ACC">
          <w:rPr>
            <w:rFonts w:ascii="Times New Roman" w:hAnsi="Times New Roman"/>
            <w:sz w:val="24"/>
            <w:szCs w:val="24"/>
          </w:rPr>
          <w:t>Sh</w:t>
        </w:r>
      </w:ins>
      <w:ins w:id="3633" w:author="Britt Collins" w:date="2021-09-30T14:58:00Z">
        <w:r w:rsidRPr="000B0CC8">
          <w:rPr>
            <w:rFonts w:ascii="Times New Roman" w:hAnsi="Times New Roman"/>
            <w:sz w:val="24"/>
            <w:szCs w:val="24"/>
          </w:rPr>
          <w:t xml:space="preserve">e suggested I should see a specialist. With that, she got changed and left. My mind was scrambled. I felt frustrated and confused. What the hell was wrong with me? I'm 30 years old. </w:t>
        </w:r>
      </w:ins>
      <w:ins w:id="3634" w:author="Britt Collins" w:date="2021-10-04T11:57:00Z">
        <w:r w:rsidR="00A55ACC">
          <w:rPr>
            <w:rFonts w:ascii="Times New Roman" w:hAnsi="Times New Roman"/>
            <w:sz w:val="24"/>
            <w:szCs w:val="24"/>
          </w:rPr>
          <w:t xml:space="preserve">Surely </w:t>
        </w:r>
      </w:ins>
      <w:ins w:id="3635" w:author="Britt Collins" w:date="2021-09-30T14:58:00Z">
        <w:r w:rsidRPr="000B0CC8">
          <w:rPr>
            <w:rFonts w:ascii="Times New Roman" w:hAnsi="Times New Roman"/>
            <w:sz w:val="24"/>
            <w:szCs w:val="24"/>
          </w:rPr>
          <w:t>I shouldn't have an erectile disorder.</w:t>
        </w:r>
      </w:ins>
    </w:p>
    <w:p w14:paraId="60E15A48" w14:textId="7A6A5FB6" w:rsidR="00A55ACC" w:rsidRDefault="006F31F6" w:rsidP="00A55ACC">
      <w:pPr>
        <w:spacing w:line="480" w:lineRule="auto"/>
        <w:ind w:left="-5" w:right="15" w:firstLine="350"/>
        <w:rPr>
          <w:ins w:id="3636" w:author="Britt Collins" w:date="2021-10-04T11:58:00Z"/>
          <w:rFonts w:ascii="Times New Roman" w:hAnsi="Times New Roman"/>
          <w:sz w:val="24"/>
          <w:szCs w:val="24"/>
        </w:rPr>
      </w:pPr>
      <w:ins w:id="3637" w:author="Britt Collins" w:date="2021-09-30T14:58:00Z">
        <w:r w:rsidRPr="000B0CC8">
          <w:rPr>
            <w:rFonts w:ascii="Times New Roman" w:hAnsi="Times New Roman"/>
            <w:sz w:val="24"/>
            <w:szCs w:val="24"/>
          </w:rPr>
          <w:t xml:space="preserve">Whenever Elle texted, she would ask if I had contacted the specialist. Thanks to her relentless prompting I contacted the Manly Practice GP to book a consultation. That dreaded day came. A day to swallow my pride and enter the </w:t>
        </w:r>
      </w:ins>
      <w:ins w:id="3638" w:author="Britt Collins" w:date="2021-10-04T11:57:00Z">
        <w:r w:rsidR="00A55ACC">
          <w:rPr>
            <w:rFonts w:ascii="Times New Roman" w:hAnsi="Times New Roman"/>
            <w:sz w:val="24"/>
            <w:szCs w:val="24"/>
          </w:rPr>
          <w:t>clinic</w:t>
        </w:r>
      </w:ins>
      <w:ins w:id="3639" w:author="Britt Collins" w:date="2021-09-30T14:58:00Z">
        <w:r w:rsidRPr="000B0CC8">
          <w:rPr>
            <w:rFonts w:ascii="Times New Roman" w:hAnsi="Times New Roman"/>
            <w:sz w:val="24"/>
            <w:szCs w:val="24"/>
          </w:rPr>
          <w:t xml:space="preserve"> reception. I walked up to the </w:t>
        </w:r>
      </w:ins>
      <w:ins w:id="3640" w:author="Britt Collins" w:date="2021-10-04T11:57:00Z">
        <w:r w:rsidR="00A55ACC">
          <w:rPr>
            <w:rFonts w:ascii="Times New Roman" w:hAnsi="Times New Roman"/>
            <w:sz w:val="24"/>
            <w:szCs w:val="24"/>
          </w:rPr>
          <w:t xml:space="preserve">receptionist </w:t>
        </w:r>
      </w:ins>
      <w:ins w:id="3641" w:author="Britt Collins" w:date="2021-09-30T14:58:00Z">
        <w:r w:rsidRPr="000B0CC8">
          <w:rPr>
            <w:rFonts w:ascii="Times New Roman" w:hAnsi="Times New Roman"/>
            <w:sz w:val="24"/>
            <w:szCs w:val="24"/>
          </w:rPr>
          <w:t xml:space="preserve">desk and whispered my </w:t>
        </w:r>
        <w:r w:rsidRPr="000B0CC8">
          <w:rPr>
            <w:rFonts w:ascii="Times New Roman" w:hAnsi="Times New Roman"/>
            <w:sz w:val="24"/>
            <w:szCs w:val="24"/>
          </w:rPr>
          <w:lastRenderedPageBreak/>
          <w:t xml:space="preserve">name. </w:t>
        </w:r>
      </w:ins>
      <w:ins w:id="3642" w:author="Britt Collins" w:date="2021-10-04T11:59:00Z">
        <w:r w:rsidR="00A55ACC" w:rsidRPr="00E6282D">
          <w:rPr>
            <w:rFonts w:ascii="Times New Roman" w:hAnsi="Times New Roman"/>
            <w:b/>
            <w:sz w:val="24"/>
            <w:szCs w:val="24"/>
            <w:rPrChange w:id="3643" w:author="Britt Collins" w:date="2021-10-04T12:00:00Z">
              <w:rPr>
                <w:rFonts w:ascii="Times New Roman" w:hAnsi="Times New Roman"/>
                <w:sz w:val="24"/>
                <w:szCs w:val="24"/>
              </w:rPr>
            </w:rPrChange>
          </w:rPr>
          <w:t xml:space="preserve">SET THE SCENE WITH A FEW DESCRIPTIVE PASSAGES, </w:t>
        </w:r>
        <w:r w:rsidR="00E6282D" w:rsidRPr="00E6282D">
          <w:rPr>
            <w:rFonts w:ascii="Times New Roman" w:hAnsi="Times New Roman"/>
            <w:b/>
            <w:sz w:val="24"/>
            <w:szCs w:val="24"/>
            <w:rPrChange w:id="3644" w:author="Britt Collins" w:date="2021-10-04T12:00:00Z">
              <w:rPr>
                <w:rFonts w:ascii="Times New Roman" w:hAnsi="Times New Roman"/>
                <w:sz w:val="24"/>
                <w:szCs w:val="24"/>
              </w:rPr>
            </w:rPrChange>
          </w:rPr>
          <w:t xml:space="preserve">WHAT WAS THE CLINIC LIKE, </w:t>
        </w:r>
        <w:r w:rsidR="00A55ACC" w:rsidRPr="00E6282D">
          <w:rPr>
            <w:rFonts w:ascii="Times New Roman" w:hAnsi="Times New Roman"/>
            <w:b/>
            <w:sz w:val="24"/>
            <w:szCs w:val="24"/>
            <w:rPrChange w:id="3645" w:author="Britt Collins" w:date="2021-10-04T12:00:00Z">
              <w:rPr>
                <w:rFonts w:ascii="Times New Roman" w:hAnsi="Times New Roman"/>
                <w:sz w:val="24"/>
                <w:szCs w:val="24"/>
              </w:rPr>
            </w:rPrChange>
          </w:rPr>
          <w:t>WERE THERE OTHER PATIENTS THERE</w:t>
        </w:r>
        <w:r w:rsidR="00E6282D" w:rsidRPr="00E6282D">
          <w:rPr>
            <w:rFonts w:ascii="Times New Roman" w:hAnsi="Times New Roman"/>
            <w:b/>
            <w:sz w:val="24"/>
            <w:szCs w:val="24"/>
            <w:rPrChange w:id="3646" w:author="Britt Collins" w:date="2021-10-04T12:00:00Z">
              <w:rPr>
                <w:rFonts w:ascii="Times New Roman" w:hAnsi="Times New Roman"/>
                <w:sz w:val="24"/>
                <w:szCs w:val="24"/>
              </w:rPr>
            </w:rPrChange>
          </w:rPr>
          <w:t>?</w:t>
        </w:r>
      </w:ins>
    </w:p>
    <w:p w14:paraId="0F365301" w14:textId="48AFDF3B" w:rsidR="00A55ACC" w:rsidRDefault="00A55ACC" w:rsidP="00A55ACC">
      <w:pPr>
        <w:spacing w:line="480" w:lineRule="auto"/>
        <w:ind w:left="-5" w:right="15" w:firstLine="350"/>
        <w:rPr>
          <w:ins w:id="3647" w:author="Britt Collins" w:date="2021-10-04T11:58:00Z"/>
          <w:rFonts w:ascii="Times New Roman" w:hAnsi="Times New Roman"/>
          <w:sz w:val="24"/>
          <w:szCs w:val="24"/>
        </w:rPr>
      </w:pPr>
      <w:ins w:id="3648" w:author="Britt Collins" w:date="2021-10-04T11:58:00Z">
        <w:r>
          <w:rPr>
            <w:rFonts w:ascii="Times New Roman" w:hAnsi="Times New Roman"/>
            <w:sz w:val="24"/>
            <w:szCs w:val="24"/>
          </w:rPr>
          <w:t>“</w:t>
        </w:r>
      </w:ins>
      <w:ins w:id="3649" w:author="Britt Collins" w:date="2021-09-30T14:58:00Z">
        <w:r w:rsidR="006F31F6" w:rsidRPr="000B0CC8">
          <w:rPr>
            <w:rFonts w:ascii="Times New Roman" w:hAnsi="Times New Roman"/>
            <w:sz w:val="24"/>
            <w:szCs w:val="24"/>
          </w:rPr>
          <w:t>Please take a seat Mr Clarke, the GP will be with you soon,</w:t>
        </w:r>
      </w:ins>
      <w:ins w:id="3650" w:author="Britt Collins" w:date="2021-10-04T11:58:00Z">
        <w:r>
          <w:rPr>
            <w:rFonts w:ascii="Times New Roman" w:hAnsi="Times New Roman"/>
            <w:sz w:val="24"/>
            <w:szCs w:val="24"/>
          </w:rPr>
          <w:t>”</w:t>
        </w:r>
      </w:ins>
      <w:ins w:id="3651" w:author="Britt Collins" w:date="2021-09-30T14:58:00Z">
        <w:r w:rsidR="006F31F6" w:rsidRPr="000B0CC8">
          <w:rPr>
            <w:rFonts w:ascii="Times New Roman" w:hAnsi="Times New Roman"/>
            <w:sz w:val="24"/>
            <w:szCs w:val="24"/>
          </w:rPr>
          <w:t xml:space="preserve"> she said. </w:t>
        </w:r>
      </w:ins>
    </w:p>
    <w:p w14:paraId="74AD96EC" w14:textId="2605158D" w:rsidR="006F31F6" w:rsidRPr="000B0CC8" w:rsidRDefault="006F31F6">
      <w:pPr>
        <w:spacing w:line="480" w:lineRule="auto"/>
        <w:ind w:left="-5" w:right="15" w:firstLine="350"/>
        <w:rPr>
          <w:ins w:id="3652" w:author="Britt Collins" w:date="2021-09-30T14:58:00Z"/>
          <w:rFonts w:ascii="Times New Roman" w:hAnsi="Times New Roman"/>
          <w:sz w:val="24"/>
          <w:szCs w:val="24"/>
        </w:rPr>
        <w:pPrChange w:id="3653" w:author="Britt Collins" w:date="2021-10-04T11:57:00Z">
          <w:pPr>
            <w:ind w:left="-5" w:right="15"/>
          </w:pPr>
        </w:pPrChange>
      </w:pPr>
      <w:ins w:id="3654" w:author="Britt Collins" w:date="2021-09-30T14:58:00Z">
        <w:r w:rsidRPr="000B0CC8">
          <w:rPr>
            <w:rFonts w:ascii="Times New Roman" w:hAnsi="Times New Roman"/>
            <w:sz w:val="24"/>
            <w:szCs w:val="24"/>
          </w:rPr>
          <w:t>I felt anxious. I ran my hand over my brow to wipe away the sweat. I looked at the coffee table in front of me. I couldn’t even entertain reading a donated</w:t>
        </w:r>
      </w:ins>
      <w:ins w:id="3655" w:author="Britt Collins" w:date="2021-10-04T11:58:00Z">
        <w:r w:rsidR="00A55ACC">
          <w:rPr>
            <w:rFonts w:ascii="Times New Roman" w:hAnsi="Times New Roman"/>
            <w:sz w:val="24"/>
            <w:szCs w:val="24"/>
          </w:rPr>
          <w:t>, out-of-date</w:t>
        </w:r>
      </w:ins>
      <w:ins w:id="3656" w:author="Britt Collins" w:date="2021-09-30T14:58:00Z">
        <w:r w:rsidRPr="000B0CC8">
          <w:rPr>
            <w:rFonts w:ascii="Times New Roman" w:hAnsi="Times New Roman"/>
            <w:sz w:val="24"/>
            <w:szCs w:val="24"/>
          </w:rPr>
          <w:t xml:space="preserve"> car magazine. </w:t>
        </w:r>
      </w:ins>
      <w:ins w:id="3657" w:author="Britt Collins" w:date="2021-10-04T11:58:00Z">
        <w:r w:rsidR="00A55ACC">
          <w:rPr>
            <w:rFonts w:ascii="Times New Roman" w:hAnsi="Times New Roman"/>
            <w:sz w:val="24"/>
            <w:szCs w:val="24"/>
          </w:rPr>
          <w:t>Glancing</w:t>
        </w:r>
      </w:ins>
      <w:ins w:id="3658" w:author="Britt Collins" w:date="2021-09-30T14:58:00Z">
        <w:r w:rsidRPr="000B0CC8">
          <w:rPr>
            <w:rFonts w:ascii="Times New Roman" w:hAnsi="Times New Roman"/>
            <w:sz w:val="24"/>
            <w:szCs w:val="24"/>
          </w:rPr>
          <w:t xml:space="preserve"> up at the clock on the wall</w:t>
        </w:r>
      </w:ins>
      <w:ins w:id="3659" w:author="Britt Collins" w:date="2021-10-04T11:58:00Z">
        <w:r w:rsidR="00A55ACC">
          <w:rPr>
            <w:rFonts w:ascii="Times New Roman" w:hAnsi="Times New Roman"/>
            <w:sz w:val="24"/>
            <w:szCs w:val="24"/>
          </w:rPr>
          <w:t>,</w:t>
        </w:r>
      </w:ins>
      <w:ins w:id="3660" w:author="Britt Collins" w:date="2021-09-30T14:58:00Z">
        <w:r w:rsidRPr="000B0CC8">
          <w:rPr>
            <w:rFonts w:ascii="Times New Roman" w:hAnsi="Times New Roman"/>
            <w:sz w:val="24"/>
            <w:szCs w:val="24"/>
          </w:rPr>
          <w:t xml:space="preserve"> </w:t>
        </w:r>
      </w:ins>
      <w:ins w:id="3661" w:author="Britt Collins" w:date="2021-10-04T11:58:00Z">
        <w:r w:rsidR="00A55ACC">
          <w:rPr>
            <w:rFonts w:ascii="Times New Roman" w:hAnsi="Times New Roman"/>
            <w:sz w:val="24"/>
            <w:szCs w:val="24"/>
          </w:rPr>
          <w:t>I anxiously</w:t>
        </w:r>
      </w:ins>
      <w:ins w:id="3662" w:author="Britt Collins" w:date="2021-09-30T14:58:00Z">
        <w:r w:rsidRPr="000B0CC8">
          <w:rPr>
            <w:rFonts w:ascii="Times New Roman" w:hAnsi="Times New Roman"/>
            <w:sz w:val="24"/>
            <w:szCs w:val="24"/>
          </w:rPr>
          <w:t xml:space="preserve"> watched the seconds hand rotate through a full 360 degrees</w:t>
        </w:r>
      </w:ins>
      <w:ins w:id="3663" w:author="Britt Collins" w:date="2021-10-04T11:59:00Z">
        <w:r w:rsidR="00A55ACC">
          <w:rPr>
            <w:rFonts w:ascii="Times New Roman" w:hAnsi="Times New Roman"/>
            <w:sz w:val="24"/>
            <w:szCs w:val="24"/>
          </w:rPr>
          <w:t xml:space="preserve"> and</w:t>
        </w:r>
      </w:ins>
      <w:ins w:id="3664" w:author="Britt Collins" w:date="2021-09-30T14:58:00Z">
        <w:r w:rsidRPr="000B0CC8">
          <w:rPr>
            <w:rFonts w:ascii="Times New Roman" w:hAnsi="Times New Roman"/>
            <w:sz w:val="24"/>
            <w:szCs w:val="24"/>
          </w:rPr>
          <w:t xml:space="preserve"> wished I was somewhere else.</w:t>
        </w:r>
      </w:ins>
    </w:p>
    <w:p w14:paraId="6A6A5038" w14:textId="77777777" w:rsidR="00E6282D" w:rsidRDefault="00E6282D" w:rsidP="00A55ACC">
      <w:pPr>
        <w:spacing w:line="480" w:lineRule="auto"/>
        <w:ind w:left="-5" w:right="15" w:firstLine="350"/>
        <w:rPr>
          <w:ins w:id="3665" w:author="Britt Collins" w:date="2021-10-04T12:00:00Z"/>
          <w:rFonts w:ascii="Times New Roman" w:hAnsi="Times New Roman"/>
          <w:sz w:val="24"/>
          <w:szCs w:val="24"/>
        </w:rPr>
      </w:pPr>
      <w:ins w:id="3666" w:author="Britt Collins" w:date="2021-10-04T12:00:00Z">
        <w:r>
          <w:rPr>
            <w:rFonts w:ascii="Times New Roman" w:hAnsi="Times New Roman"/>
            <w:sz w:val="24"/>
            <w:szCs w:val="24"/>
          </w:rPr>
          <w:t>“</w:t>
        </w:r>
      </w:ins>
      <w:ins w:id="3667" w:author="Britt Collins" w:date="2021-09-30T14:58:00Z">
        <w:r w:rsidR="006F31F6" w:rsidRPr="000B0CC8">
          <w:rPr>
            <w:rFonts w:ascii="Times New Roman" w:hAnsi="Times New Roman"/>
            <w:sz w:val="24"/>
            <w:szCs w:val="24"/>
          </w:rPr>
          <w:t>Mr Clarke?</w:t>
        </w:r>
      </w:ins>
      <w:ins w:id="3668" w:author="Britt Collins" w:date="2021-10-04T12:00:00Z">
        <w:r>
          <w:rPr>
            <w:rFonts w:ascii="Times New Roman" w:hAnsi="Times New Roman"/>
            <w:sz w:val="24"/>
            <w:szCs w:val="24"/>
          </w:rPr>
          <w:t>”</w:t>
        </w:r>
      </w:ins>
      <w:ins w:id="3669" w:author="Britt Collins" w:date="2021-09-30T14:58:00Z">
        <w:r w:rsidR="006F31F6" w:rsidRPr="000B0CC8">
          <w:rPr>
            <w:rFonts w:ascii="Times New Roman" w:hAnsi="Times New Roman"/>
            <w:sz w:val="24"/>
            <w:szCs w:val="24"/>
          </w:rPr>
          <w:t xml:space="preserve"> a voice </w:t>
        </w:r>
      </w:ins>
      <w:ins w:id="3670" w:author="Britt Collins" w:date="2021-10-04T12:00:00Z">
        <w:r>
          <w:rPr>
            <w:rFonts w:ascii="Times New Roman" w:hAnsi="Times New Roman"/>
            <w:sz w:val="24"/>
            <w:szCs w:val="24"/>
          </w:rPr>
          <w:t>calle</w:t>
        </w:r>
      </w:ins>
      <w:ins w:id="3671" w:author="Britt Collins" w:date="2021-09-30T14:58:00Z">
        <w:r w:rsidR="006F31F6" w:rsidRPr="000B0CC8">
          <w:rPr>
            <w:rFonts w:ascii="Times New Roman" w:hAnsi="Times New Roman"/>
            <w:sz w:val="24"/>
            <w:szCs w:val="24"/>
          </w:rPr>
          <w:t>d</w:t>
        </w:r>
      </w:ins>
      <w:ins w:id="3672" w:author="Britt Collins" w:date="2021-10-04T12:00:00Z">
        <w:r>
          <w:rPr>
            <w:rFonts w:ascii="Times New Roman" w:hAnsi="Times New Roman"/>
            <w:sz w:val="24"/>
            <w:szCs w:val="24"/>
          </w:rPr>
          <w:t xml:space="preserve"> out</w:t>
        </w:r>
      </w:ins>
      <w:ins w:id="3673" w:author="Britt Collins" w:date="2021-09-30T14:58:00Z">
        <w:r w:rsidR="006F31F6" w:rsidRPr="000B0CC8">
          <w:rPr>
            <w:rFonts w:ascii="Times New Roman" w:hAnsi="Times New Roman"/>
            <w:sz w:val="24"/>
            <w:szCs w:val="24"/>
          </w:rPr>
          <w:t xml:space="preserve">. </w:t>
        </w:r>
      </w:ins>
    </w:p>
    <w:p w14:paraId="5BA46EFE" w14:textId="77777777" w:rsidR="00E6282D" w:rsidRDefault="00E6282D" w:rsidP="00A55ACC">
      <w:pPr>
        <w:spacing w:line="480" w:lineRule="auto"/>
        <w:ind w:left="-5" w:right="15" w:firstLine="350"/>
        <w:rPr>
          <w:ins w:id="3674" w:author="Britt Collins" w:date="2021-10-04T12:01:00Z"/>
          <w:rFonts w:ascii="Times New Roman" w:hAnsi="Times New Roman"/>
          <w:sz w:val="24"/>
          <w:szCs w:val="24"/>
        </w:rPr>
      </w:pPr>
      <w:ins w:id="3675" w:author="Britt Collins" w:date="2021-10-04T12:00:00Z">
        <w:r>
          <w:rPr>
            <w:rFonts w:ascii="Times New Roman" w:hAnsi="Times New Roman"/>
            <w:sz w:val="24"/>
            <w:szCs w:val="24"/>
          </w:rPr>
          <w:t>L</w:t>
        </w:r>
      </w:ins>
      <w:ins w:id="3676" w:author="Britt Collins" w:date="2021-09-30T14:58:00Z">
        <w:r w:rsidR="006F31F6" w:rsidRPr="000B0CC8">
          <w:rPr>
            <w:rFonts w:ascii="Times New Roman" w:hAnsi="Times New Roman"/>
            <w:sz w:val="24"/>
            <w:szCs w:val="24"/>
          </w:rPr>
          <w:t>ook</w:t>
        </w:r>
      </w:ins>
      <w:ins w:id="3677" w:author="Britt Collins" w:date="2021-10-04T12:00:00Z">
        <w:r>
          <w:rPr>
            <w:rFonts w:ascii="Times New Roman" w:hAnsi="Times New Roman"/>
            <w:sz w:val="24"/>
            <w:szCs w:val="24"/>
          </w:rPr>
          <w:t>ing</w:t>
        </w:r>
      </w:ins>
      <w:ins w:id="3678" w:author="Britt Collins" w:date="2021-09-30T14:58:00Z">
        <w:r w:rsidR="006F31F6" w:rsidRPr="000B0CC8">
          <w:rPr>
            <w:rFonts w:ascii="Times New Roman" w:hAnsi="Times New Roman"/>
            <w:sz w:val="24"/>
            <w:szCs w:val="24"/>
          </w:rPr>
          <w:t xml:space="preserve"> around</w:t>
        </w:r>
      </w:ins>
      <w:ins w:id="3679" w:author="Britt Collins" w:date="2021-10-04T12:00:00Z">
        <w:r>
          <w:rPr>
            <w:rFonts w:ascii="Times New Roman" w:hAnsi="Times New Roman"/>
            <w:sz w:val="24"/>
            <w:szCs w:val="24"/>
          </w:rPr>
          <w:t>,</w:t>
        </w:r>
      </w:ins>
      <w:ins w:id="3680" w:author="Britt Collins" w:date="2021-09-30T14:58:00Z">
        <w:r w:rsidR="006F31F6" w:rsidRPr="000B0CC8">
          <w:rPr>
            <w:rFonts w:ascii="Times New Roman" w:hAnsi="Times New Roman"/>
            <w:sz w:val="24"/>
            <w:szCs w:val="24"/>
          </w:rPr>
          <w:t xml:space="preserve">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w:t>
        </w:r>
      </w:ins>
    </w:p>
    <w:p w14:paraId="35D328A9" w14:textId="77777777" w:rsidR="00E6282D" w:rsidRDefault="006F31F6" w:rsidP="00A55ACC">
      <w:pPr>
        <w:spacing w:line="480" w:lineRule="auto"/>
        <w:ind w:left="-5" w:right="15" w:firstLine="350"/>
        <w:rPr>
          <w:ins w:id="3681" w:author="Britt Collins" w:date="2021-10-04T12:02:00Z"/>
          <w:rFonts w:ascii="Times New Roman" w:hAnsi="Times New Roman"/>
          <w:sz w:val="24"/>
          <w:szCs w:val="24"/>
        </w:rPr>
      </w:pPr>
      <w:ins w:id="3682" w:author="Britt Collins" w:date="2021-09-30T14:58:00Z">
        <w:r w:rsidRPr="000B0CC8">
          <w:rPr>
            <w:rFonts w:ascii="Times New Roman" w:hAnsi="Times New Roman"/>
            <w:sz w:val="24"/>
            <w:szCs w:val="24"/>
          </w:rPr>
          <w:t>I cleared my throat</w:t>
        </w:r>
      </w:ins>
      <w:ins w:id="3683" w:author="Britt Collins" w:date="2021-10-04T12:01:00Z">
        <w:r w:rsidR="00E6282D">
          <w:rPr>
            <w:rFonts w:ascii="Times New Roman" w:hAnsi="Times New Roman"/>
            <w:sz w:val="24"/>
            <w:szCs w:val="24"/>
          </w:rPr>
          <w:t xml:space="preserve"> and mumbled,</w:t>
        </w:r>
      </w:ins>
      <w:ins w:id="3684" w:author="Britt Collins" w:date="2021-09-30T14:58:00Z">
        <w:r w:rsidRPr="000B0CC8">
          <w:rPr>
            <w:rFonts w:ascii="Times New Roman" w:hAnsi="Times New Roman"/>
            <w:sz w:val="24"/>
            <w:szCs w:val="24"/>
          </w:rPr>
          <w:t xml:space="preserve"> </w:t>
        </w:r>
      </w:ins>
      <w:ins w:id="3685" w:author="Britt Collins" w:date="2021-10-04T12:01:00Z">
        <w:r w:rsidR="00E6282D">
          <w:rPr>
            <w:rFonts w:ascii="Times New Roman" w:hAnsi="Times New Roman"/>
            <w:sz w:val="24"/>
            <w:szCs w:val="24"/>
          </w:rPr>
          <w:t>“</w:t>
        </w:r>
      </w:ins>
      <w:ins w:id="3686" w:author="Britt Collins" w:date="2021-09-30T14:58:00Z">
        <w:r w:rsidRPr="000B0CC8">
          <w:rPr>
            <w:rFonts w:ascii="Times New Roman" w:hAnsi="Times New Roman"/>
            <w:sz w:val="24"/>
            <w:szCs w:val="24"/>
          </w:rPr>
          <w:t>Well… I</w:t>
        </w:r>
      </w:ins>
      <w:ins w:id="3687" w:author="Britt Collins" w:date="2021-10-04T12:02:00Z">
        <w:r w:rsidR="00E6282D">
          <w:rPr>
            <w:rFonts w:ascii="Times New Roman" w:hAnsi="Times New Roman"/>
            <w:sz w:val="24"/>
            <w:szCs w:val="24"/>
          </w:rPr>
          <w:t>’</w:t>
        </w:r>
      </w:ins>
      <w:ins w:id="3688" w:author="Britt Collins" w:date="2021-09-30T14:58:00Z">
        <w:r w:rsidRPr="000B0CC8">
          <w:rPr>
            <w:rFonts w:ascii="Times New Roman" w:hAnsi="Times New Roman"/>
            <w:sz w:val="24"/>
            <w:szCs w:val="24"/>
          </w:rPr>
          <w:t>m having issues… I cannot keep an erection</w:t>
        </w:r>
      </w:ins>
      <w:ins w:id="3689" w:author="Britt Collins" w:date="2021-10-04T12:02:00Z">
        <w:r w:rsidR="00E6282D">
          <w:rPr>
            <w:rFonts w:ascii="Times New Roman" w:hAnsi="Times New Roman"/>
            <w:sz w:val="24"/>
            <w:szCs w:val="24"/>
          </w:rPr>
          <w:t>.”</w:t>
        </w:r>
      </w:ins>
      <w:ins w:id="3690" w:author="Britt Collins" w:date="2021-09-30T14:58:00Z">
        <w:r w:rsidRPr="000B0CC8">
          <w:rPr>
            <w:rFonts w:ascii="Times New Roman" w:hAnsi="Times New Roman"/>
            <w:sz w:val="24"/>
            <w:szCs w:val="24"/>
          </w:rPr>
          <w:t xml:space="preserve"> </w:t>
        </w:r>
      </w:ins>
    </w:p>
    <w:p w14:paraId="65CF332E" w14:textId="77777777" w:rsidR="00E6282D" w:rsidRDefault="00E6282D" w:rsidP="00A55ACC">
      <w:pPr>
        <w:spacing w:line="480" w:lineRule="auto"/>
        <w:ind w:left="-5" w:right="15" w:firstLine="350"/>
        <w:rPr>
          <w:ins w:id="3691" w:author="Britt Collins" w:date="2021-10-04T12:02:00Z"/>
          <w:rFonts w:ascii="Times New Roman" w:hAnsi="Times New Roman"/>
          <w:sz w:val="24"/>
          <w:szCs w:val="24"/>
        </w:rPr>
      </w:pPr>
      <w:ins w:id="3692" w:author="Britt Collins" w:date="2021-10-04T12:02:00Z">
        <w:r>
          <w:rPr>
            <w:rFonts w:ascii="Times New Roman" w:hAnsi="Times New Roman"/>
            <w:sz w:val="24"/>
            <w:szCs w:val="24"/>
          </w:rPr>
          <w:t>“</w:t>
        </w:r>
      </w:ins>
      <w:ins w:id="3693" w:author="Britt Collins" w:date="2021-09-30T14:58:00Z">
        <w:r w:rsidR="006F31F6" w:rsidRPr="000B0CC8">
          <w:rPr>
            <w:rFonts w:ascii="Times New Roman" w:hAnsi="Times New Roman"/>
            <w:sz w:val="24"/>
            <w:szCs w:val="24"/>
          </w:rPr>
          <w:t>How long have you had these issues for?</w:t>
        </w:r>
      </w:ins>
      <w:ins w:id="3694" w:author="Britt Collins" w:date="2021-10-04T12:02:00Z">
        <w:r>
          <w:rPr>
            <w:rFonts w:ascii="Times New Roman" w:hAnsi="Times New Roman"/>
            <w:sz w:val="24"/>
            <w:szCs w:val="24"/>
          </w:rPr>
          <w:t>”</w:t>
        </w:r>
      </w:ins>
      <w:ins w:id="3695" w:author="Britt Collins" w:date="2021-09-30T14:58:00Z">
        <w:r w:rsidR="006F31F6" w:rsidRPr="000B0CC8">
          <w:rPr>
            <w:rFonts w:ascii="Times New Roman" w:hAnsi="Times New Roman"/>
            <w:sz w:val="24"/>
            <w:szCs w:val="24"/>
          </w:rPr>
          <w:t xml:space="preserve"> </w:t>
        </w:r>
      </w:ins>
    </w:p>
    <w:p w14:paraId="7D3D859B" w14:textId="77777777" w:rsidR="00E6282D" w:rsidRDefault="006F31F6" w:rsidP="00A55ACC">
      <w:pPr>
        <w:spacing w:line="480" w:lineRule="auto"/>
        <w:ind w:left="-5" w:right="15" w:firstLine="350"/>
        <w:rPr>
          <w:ins w:id="3696" w:author="Britt Collins" w:date="2021-10-04T12:02:00Z"/>
          <w:rFonts w:ascii="Times New Roman" w:hAnsi="Times New Roman"/>
          <w:sz w:val="24"/>
          <w:szCs w:val="24"/>
        </w:rPr>
      </w:pPr>
      <w:ins w:id="3697" w:author="Britt Collins" w:date="2021-09-30T14:58:00Z">
        <w:r w:rsidRPr="000B0CC8">
          <w:rPr>
            <w:rFonts w:ascii="Times New Roman" w:hAnsi="Times New Roman"/>
            <w:sz w:val="24"/>
            <w:szCs w:val="24"/>
          </w:rPr>
          <w:t xml:space="preserve">I didn't feel comfortable enough to </w:t>
        </w:r>
      </w:ins>
      <w:ins w:id="3698" w:author="Britt Collins" w:date="2021-10-04T12:02:00Z">
        <w:r w:rsidR="00E6282D">
          <w:rPr>
            <w:rFonts w:ascii="Times New Roman" w:hAnsi="Times New Roman"/>
            <w:sz w:val="24"/>
            <w:szCs w:val="24"/>
          </w:rPr>
          <w:t>go into</w:t>
        </w:r>
      </w:ins>
      <w:ins w:id="3699" w:author="Britt Collins" w:date="2021-09-30T14:58:00Z">
        <w:r w:rsidRPr="000B0CC8">
          <w:rPr>
            <w:rFonts w:ascii="Times New Roman" w:hAnsi="Times New Roman"/>
            <w:sz w:val="24"/>
            <w:szCs w:val="24"/>
          </w:rPr>
          <w:t xml:space="preserve"> specifics. “Erm</w:t>
        </w:r>
      </w:ins>
      <w:ins w:id="3700" w:author="Britt Collins" w:date="2021-10-04T12:02:00Z">
        <w:r w:rsidR="00E6282D">
          <w:rPr>
            <w:rFonts w:ascii="Times New Roman" w:hAnsi="Times New Roman"/>
            <w:sz w:val="24"/>
            <w:szCs w:val="24"/>
          </w:rPr>
          <w:t>…</w:t>
        </w:r>
      </w:ins>
      <w:ins w:id="3701" w:author="Britt Collins" w:date="2021-09-30T14:58:00Z">
        <w:r w:rsidRPr="000B0CC8">
          <w:rPr>
            <w:rFonts w:ascii="Times New Roman" w:hAnsi="Times New Roman"/>
            <w:sz w:val="24"/>
            <w:szCs w:val="24"/>
          </w:rPr>
          <w:t xml:space="preserve"> this has been an issue for a while</w:t>
        </w:r>
      </w:ins>
      <w:ins w:id="3702" w:author="Britt Collins" w:date="2021-10-04T12:02:00Z">
        <w:r w:rsidR="00E6282D">
          <w:rPr>
            <w:rFonts w:ascii="Times New Roman" w:hAnsi="Times New Roman"/>
            <w:sz w:val="24"/>
            <w:szCs w:val="24"/>
          </w:rPr>
          <w:t>.</w:t>
        </w:r>
      </w:ins>
      <w:ins w:id="3703" w:author="Britt Collins" w:date="2021-09-30T14:58:00Z">
        <w:r w:rsidRPr="000B0CC8">
          <w:rPr>
            <w:rFonts w:ascii="Times New Roman" w:hAnsi="Times New Roman"/>
            <w:sz w:val="24"/>
            <w:szCs w:val="24"/>
          </w:rPr>
          <w:t xml:space="preserve">” </w:t>
        </w:r>
      </w:ins>
    </w:p>
    <w:p w14:paraId="621357A1" w14:textId="77777777" w:rsidR="00E6282D" w:rsidRDefault="006F31F6" w:rsidP="00A55ACC">
      <w:pPr>
        <w:spacing w:line="480" w:lineRule="auto"/>
        <w:ind w:left="-5" w:right="15" w:firstLine="350"/>
        <w:rPr>
          <w:ins w:id="3704" w:author="Britt Collins" w:date="2021-10-04T12:03:00Z"/>
          <w:rFonts w:ascii="Times New Roman" w:hAnsi="Times New Roman"/>
          <w:sz w:val="24"/>
          <w:szCs w:val="24"/>
        </w:rPr>
      </w:pPr>
      <w:ins w:id="3705" w:author="Britt Collins" w:date="2021-09-30T14:58:00Z">
        <w:r w:rsidRPr="000B0CC8">
          <w:rPr>
            <w:rFonts w:ascii="Times New Roman" w:hAnsi="Times New Roman"/>
            <w:sz w:val="24"/>
            <w:szCs w:val="24"/>
          </w:rPr>
          <w:t xml:space="preserve">Doctor Chan continued with the questioning, </w:t>
        </w:r>
      </w:ins>
      <w:ins w:id="3706" w:author="Britt Collins" w:date="2021-10-04T12:02:00Z">
        <w:r w:rsidR="00E6282D">
          <w:rPr>
            <w:rFonts w:ascii="Times New Roman" w:hAnsi="Times New Roman"/>
            <w:sz w:val="24"/>
            <w:szCs w:val="24"/>
          </w:rPr>
          <w:t>“</w:t>
        </w:r>
      </w:ins>
      <w:ins w:id="3707" w:author="Britt Collins" w:date="2021-09-30T14:58:00Z">
        <w:r w:rsidRPr="000B0CC8">
          <w:rPr>
            <w:rFonts w:ascii="Times New Roman" w:hAnsi="Times New Roman"/>
            <w:sz w:val="24"/>
            <w:szCs w:val="24"/>
          </w:rPr>
          <w:t>How many sexual partners have you had?</w:t>
        </w:r>
      </w:ins>
      <w:ins w:id="3708" w:author="Britt Collins" w:date="2021-10-04T12:03:00Z">
        <w:r w:rsidR="00E6282D">
          <w:rPr>
            <w:rFonts w:ascii="Times New Roman" w:hAnsi="Times New Roman"/>
            <w:sz w:val="24"/>
            <w:szCs w:val="24"/>
          </w:rPr>
          <w:t>”</w:t>
        </w:r>
      </w:ins>
      <w:ins w:id="3709" w:author="Britt Collins" w:date="2021-09-30T14:58:00Z">
        <w:r w:rsidRPr="000B0CC8">
          <w:rPr>
            <w:rFonts w:ascii="Times New Roman" w:hAnsi="Times New Roman"/>
            <w:sz w:val="24"/>
            <w:szCs w:val="24"/>
          </w:rPr>
          <w:t xml:space="preserve"> </w:t>
        </w:r>
      </w:ins>
    </w:p>
    <w:p w14:paraId="761DC9C1" w14:textId="77777777" w:rsidR="00E6282D" w:rsidRDefault="006F31F6" w:rsidP="00A55ACC">
      <w:pPr>
        <w:spacing w:line="480" w:lineRule="auto"/>
        <w:ind w:left="-5" w:right="15" w:firstLine="350"/>
        <w:rPr>
          <w:ins w:id="3710" w:author="Britt Collins" w:date="2021-10-04T12:03:00Z"/>
          <w:rFonts w:ascii="Times New Roman" w:hAnsi="Times New Roman"/>
          <w:sz w:val="24"/>
          <w:szCs w:val="24"/>
        </w:rPr>
      </w:pPr>
      <w:ins w:id="3711" w:author="Britt Collins" w:date="2021-09-30T14:58:00Z">
        <w:r w:rsidRPr="000B0CC8">
          <w:rPr>
            <w:rFonts w:ascii="Times New Roman" w:hAnsi="Times New Roman"/>
            <w:sz w:val="24"/>
            <w:szCs w:val="24"/>
          </w:rPr>
          <w:t xml:space="preserve">I felt a deep-seated embarrassment by the answer I was about to give, </w:t>
        </w:r>
      </w:ins>
      <w:ins w:id="3712" w:author="Britt Collins" w:date="2021-10-04T12:03:00Z">
        <w:r w:rsidR="00E6282D">
          <w:rPr>
            <w:rFonts w:ascii="Times New Roman" w:hAnsi="Times New Roman"/>
            <w:sz w:val="24"/>
            <w:szCs w:val="24"/>
          </w:rPr>
          <w:t>“Five.”</w:t>
        </w:r>
      </w:ins>
    </w:p>
    <w:p w14:paraId="270F0B45" w14:textId="77777777" w:rsidR="00E6282D" w:rsidRDefault="00E6282D" w:rsidP="00A55ACC">
      <w:pPr>
        <w:spacing w:line="480" w:lineRule="auto"/>
        <w:ind w:left="-5" w:right="15" w:firstLine="350"/>
        <w:rPr>
          <w:ins w:id="3713" w:author="Britt Collins" w:date="2021-10-04T12:03:00Z"/>
          <w:rFonts w:ascii="Times New Roman" w:hAnsi="Times New Roman"/>
          <w:sz w:val="24"/>
          <w:szCs w:val="24"/>
        </w:rPr>
      </w:pPr>
      <w:ins w:id="3714" w:author="Britt Collins" w:date="2021-10-04T12:03:00Z">
        <w:r>
          <w:rPr>
            <w:rFonts w:ascii="Times New Roman" w:hAnsi="Times New Roman"/>
            <w:sz w:val="24"/>
            <w:szCs w:val="24"/>
          </w:rPr>
          <w:t>“</w:t>
        </w:r>
      </w:ins>
      <w:ins w:id="3715" w:author="Britt Collins" w:date="2021-09-30T14:58:00Z">
        <w:r w:rsidR="006F31F6" w:rsidRPr="000B0CC8">
          <w:rPr>
            <w:rFonts w:ascii="Times New Roman" w:hAnsi="Times New Roman"/>
            <w:sz w:val="24"/>
            <w:szCs w:val="24"/>
          </w:rPr>
          <w:t>Have you had any sexual encounters with men?</w:t>
        </w:r>
      </w:ins>
      <w:ins w:id="3716" w:author="Britt Collins" w:date="2021-10-04T12:03:00Z">
        <w:r>
          <w:rPr>
            <w:rFonts w:ascii="Times New Roman" w:hAnsi="Times New Roman"/>
            <w:sz w:val="24"/>
            <w:szCs w:val="24"/>
          </w:rPr>
          <w:t>”</w:t>
        </w:r>
      </w:ins>
    </w:p>
    <w:p w14:paraId="73CB6B21" w14:textId="77777777" w:rsidR="00E6282D" w:rsidRDefault="006F31F6" w:rsidP="00A55ACC">
      <w:pPr>
        <w:spacing w:line="480" w:lineRule="auto"/>
        <w:ind w:left="-5" w:right="15" w:firstLine="350"/>
        <w:rPr>
          <w:ins w:id="3717" w:author="Britt Collins" w:date="2021-10-04T12:04:00Z"/>
          <w:rFonts w:ascii="Times New Roman" w:hAnsi="Times New Roman"/>
          <w:sz w:val="24"/>
          <w:szCs w:val="24"/>
        </w:rPr>
      </w:pPr>
      <w:ins w:id="3718" w:author="Britt Collins" w:date="2021-09-30T14:58:00Z">
        <w:r w:rsidRPr="000B0CC8">
          <w:rPr>
            <w:rFonts w:ascii="Times New Roman" w:hAnsi="Times New Roman"/>
            <w:sz w:val="24"/>
            <w:szCs w:val="24"/>
          </w:rPr>
          <w:t xml:space="preserve">I paused to absorb the question. Hesitating as I reached into the recesses of my memories, </w:t>
        </w:r>
      </w:ins>
      <w:ins w:id="3719" w:author="Britt Collins" w:date="2021-10-04T12:04:00Z">
        <w:r w:rsidR="00E6282D">
          <w:rPr>
            <w:rFonts w:ascii="Times New Roman" w:hAnsi="Times New Roman"/>
            <w:sz w:val="24"/>
            <w:szCs w:val="24"/>
          </w:rPr>
          <w:t>“</w:t>
        </w:r>
      </w:ins>
      <w:ins w:id="3720" w:author="Britt Collins" w:date="2021-09-30T14:58:00Z">
        <w:r w:rsidRPr="000B0CC8">
          <w:rPr>
            <w:rFonts w:ascii="Times New Roman" w:hAnsi="Times New Roman"/>
            <w:sz w:val="24"/>
            <w:szCs w:val="24"/>
          </w:rPr>
          <w:t>No</w:t>
        </w:r>
      </w:ins>
      <w:ins w:id="3721" w:author="Britt Collins" w:date="2021-10-04T12:04:00Z">
        <w:r w:rsidR="00E6282D">
          <w:rPr>
            <w:rFonts w:ascii="Times New Roman" w:hAnsi="Times New Roman"/>
            <w:sz w:val="24"/>
            <w:szCs w:val="24"/>
          </w:rPr>
          <w:t xml:space="preserve">.” </w:t>
        </w:r>
      </w:ins>
    </w:p>
    <w:p w14:paraId="4283D2CC" w14:textId="09BC65C7" w:rsidR="006F31F6" w:rsidRPr="000B0CC8" w:rsidRDefault="006F31F6">
      <w:pPr>
        <w:spacing w:line="480" w:lineRule="auto"/>
        <w:ind w:left="-5" w:right="15" w:firstLine="350"/>
        <w:rPr>
          <w:ins w:id="3722" w:author="Britt Collins" w:date="2021-09-30T14:58:00Z"/>
          <w:rFonts w:ascii="Times New Roman" w:hAnsi="Times New Roman"/>
          <w:sz w:val="24"/>
          <w:szCs w:val="24"/>
        </w:rPr>
        <w:pPrChange w:id="3723" w:author="Britt Collins" w:date="2021-10-04T11:59:00Z">
          <w:pPr>
            <w:ind w:left="-5" w:right="15"/>
          </w:pPr>
        </w:pPrChange>
      </w:pPr>
      <w:ins w:id="3724" w:author="Britt Collins" w:date="2021-09-30T14:58:00Z">
        <w:r w:rsidRPr="000B0CC8">
          <w:rPr>
            <w:rFonts w:ascii="Times New Roman" w:hAnsi="Times New Roman"/>
            <w:sz w:val="24"/>
            <w:szCs w:val="24"/>
          </w:rPr>
          <w:t xml:space="preserve">With all questions answered, </w:t>
        </w:r>
      </w:ins>
      <w:ins w:id="3725" w:author="Britt Collins" w:date="2021-10-04T12:04:00Z">
        <w:r w:rsidR="00E6282D">
          <w:rPr>
            <w:rFonts w:ascii="Times New Roman" w:hAnsi="Times New Roman"/>
            <w:sz w:val="24"/>
            <w:szCs w:val="24"/>
          </w:rPr>
          <w:t xml:space="preserve">Dr </w:t>
        </w:r>
      </w:ins>
      <w:ins w:id="3726" w:author="Britt Collins" w:date="2021-09-30T14:58:00Z">
        <w:r w:rsidRPr="000B0CC8">
          <w:rPr>
            <w:rFonts w:ascii="Times New Roman" w:hAnsi="Times New Roman"/>
            <w:sz w:val="24"/>
            <w:szCs w:val="24"/>
          </w:rPr>
          <w:t xml:space="preserve">Chan began delivering her recommendations. </w:t>
        </w:r>
      </w:ins>
      <w:ins w:id="3727" w:author="Britt Collins" w:date="2021-10-04T12:04:00Z">
        <w:r w:rsidR="00E6282D">
          <w:rPr>
            <w:rFonts w:ascii="Times New Roman" w:hAnsi="Times New Roman"/>
            <w:sz w:val="24"/>
            <w:szCs w:val="24"/>
          </w:rPr>
          <w:t>“</w:t>
        </w:r>
      </w:ins>
      <w:ins w:id="3728" w:author="Britt Collins" w:date="2021-09-30T14:58:00Z">
        <w:r w:rsidRPr="000B0CC8">
          <w:rPr>
            <w:rFonts w:ascii="Times New Roman" w:hAnsi="Times New Roman"/>
            <w:sz w:val="24"/>
            <w:szCs w:val="24"/>
          </w:rPr>
          <w:t>See a sexual health officer to chat further about your feelings. In the interim I can offer a prescription of Viagra.</w:t>
        </w:r>
      </w:ins>
      <w:ins w:id="3729" w:author="Britt Collins" w:date="2021-10-04T12:04:00Z">
        <w:r w:rsidR="00E6282D">
          <w:rPr>
            <w:rFonts w:ascii="Times New Roman" w:hAnsi="Times New Roman"/>
            <w:sz w:val="24"/>
            <w:szCs w:val="24"/>
          </w:rPr>
          <w:t>”</w:t>
        </w:r>
      </w:ins>
      <w:ins w:id="3730" w:author="Britt Collins" w:date="2021-09-30T14:58:00Z">
        <w:r w:rsidRPr="000B0CC8">
          <w:rPr>
            <w:rFonts w:ascii="Times New Roman" w:hAnsi="Times New Roman"/>
            <w:sz w:val="24"/>
            <w:szCs w:val="24"/>
          </w:rPr>
          <w:t xml:space="preserve"> I thanked </w:t>
        </w:r>
        <w:r w:rsidRPr="000B0CC8">
          <w:rPr>
            <w:rFonts w:ascii="Times New Roman" w:hAnsi="Times New Roman"/>
            <w:sz w:val="24"/>
            <w:szCs w:val="24"/>
          </w:rPr>
          <w:lastRenderedPageBreak/>
          <w:t xml:space="preserve">her for her advice. I declined the medication but </w:t>
        </w:r>
      </w:ins>
      <w:ins w:id="3731" w:author="Britt Collins" w:date="2021-10-04T12:05:00Z">
        <w:r w:rsidR="00E6282D">
          <w:rPr>
            <w:rFonts w:ascii="Times New Roman" w:hAnsi="Times New Roman"/>
            <w:sz w:val="24"/>
            <w:szCs w:val="24"/>
          </w:rPr>
          <w:t>took</w:t>
        </w:r>
      </w:ins>
      <w:ins w:id="3732" w:author="Britt Collins" w:date="2021-09-30T14:58:00Z">
        <w:r w:rsidRPr="000B0CC8">
          <w:rPr>
            <w:rFonts w:ascii="Times New Roman" w:hAnsi="Times New Roman"/>
            <w:sz w:val="24"/>
            <w:szCs w:val="24"/>
          </w:rPr>
          <w:t xml:space="preserve"> a business card with details of the sexual health officer.</w:t>
        </w:r>
      </w:ins>
    </w:p>
    <w:p w14:paraId="563AA7B6" w14:textId="509C9241" w:rsidR="006F31F6" w:rsidRPr="000B0CC8" w:rsidRDefault="006F31F6">
      <w:pPr>
        <w:spacing w:line="480" w:lineRule="auto"/>
        <w:ind w:left="-5" w:right="15" w:firstLine="350"/>
        <w:rPr>
          <w:ins w:id="3733" w:author="Britt Collins" w:date="2021-09-30T14:58:00Z"/>
          <w:rFonts w:ascii="Times New Roman" w:hAnsi="Times New Roman"/>
          <w:sz w:val="24"/>
          <w:szCs w:val="24"/>
        </w:rPr>
        <w:pPrChange w:id="3734" w:author="Britt Collins" w:date="2021-10-04T12:05:00Z">
          <w:pPr>
            <w:ind w:left="-5" w:right="15"/>
          </w:pPr>
        </w:pPrChange>
      </w:pPr>
      <w:ins w:id="3735" w:author="Britt Collins" w:date="2021-09-30T14:58:00Z">
        <w:r w:rsidRPr="000B0CC8">
          <w:rPr>
            <w:rFonts w:ascii="Times New Roman" w:hAnsi="Times New Roman"/>
            <w:sz w:val="24"/>
            <w:szCs w:val="24"/>
          </w:rPr>
          <w:t>I looked at the card that Dr Chan had handed to me</w:t>
        </w:r>
      </w:ins>
      <w:ins w:id="3736" w:author="Britt Collins" w:date="2021-10-04T12:05:00Z">
        <w:r w:rsidR="00E6282D">
          <w:rPr>
            <w:rFonts w:ascii="Times New Roman" w:hAnsi="Times New Roman"/>
            <w:sz w:val="24"/>
            <w:szCs w:val="24"/>
          </w:rPr>
          <w:t>,</w:t>
        </w:r>
      </w:ins>
      <w:ins w:id="3737" w:author="Britt Collins" w:date="2021-09-30T14:58:00Z">
        <w:r w:rsidRPr="000B0CC8">
          <w:rPr>
            <w:rFonts w:ascii="Times New Roman" w:hAnsi="Times New Roman"/>
            <w:sz w:val="24"/>
            <w:szCs w:val="24"/>
          </w:rPr>
          <w:t xml:space="preserve"> chewed my bottom lip, looked away and back again at the card details. I was finding it difficult to perceive myself as anything other than heterosexual. I attempted to contact the sexual health officer but didn’t get through. It was the only time I tried. The communications between me and Elle were tense in the days and weeks after that night at the Manly apartment.</w:t>
        </w:r>
      </w:ins>
    </w:p>
    <w:p w14:paraId="2340D586" w14:textId="4F119958" w:rsidR="006F31F6" w:rsidRPr="000B0CC8" w:rsidRDefault="006F31F6">
      <w:pPr>
        <w:spacing w:line="480" w:lineRule="auto"/>
        <w:ind w:left="-5" w:right="15" w:firstLine="350"/>
        <w:rPr>
          <w:ins w:id="3738" w:author="Britt Collins" w:date="2021-09-30T14:58:00Z"/>
          <w:rFonts w:ascii="Times New Roman" w:hAnsi="Times New Roman"/>
          <w:sz w:val="24"/>
          <w:szCs w:val="24"/>
        </w:rPr>
        <w:pPrChange w:id="3739" w:author="Britt Collins" w:date="2021-10-04T12:06:00Z">
          <w:pPr>
            <w:ind w:left="-5" w:right="15"/>
          </w:pPr>
        </w:pPrChange>
      </w:pPr>
      <w:ins w:id="3740" w:author="Britt Collins" w:date="2021-09-30T14:58:00Z">
        <w:r w:rsidRPr="000B0CC8">
          <w:rPr>
            <w:rFonts w:ascii="Times New Roman" w:hAnsi="Times New Roman"/>
            <w:sz w:val="24"/>
            <w:szCs w:val="24"/>
          </w:rPr>
          <w:t xml:space="preserve">It was leading up to Australia Day, celebrated annually on January 26th </w:t>
        </w:r>
      </w:ins>
      <w:ins w:id="3741" w:author="Britt Collins" w:date="2021-10-04T12:06:00Z">
        <w:r w:rsidR="00E6282D">
          <w:rPr>
            <w:rFonts w:ascii="Times New Roman" w:hAnsi="Times New Roman"/>
            <w:sz w:val="24"/>
            <w:szCs w:val="24"/>
          </w:rPr>
          <w:t xml:space="preserve">and </w:t>
        </w:r>
      </w:ins>
      <w:ins w:id="3742" w:author="Britt Collins" w:date="2021-09-30T14:58:00Z">
        <w:r w:rsidRPr="000B0CC8">
          <w:rPr>
            <w:rFonts w:ascii="Times New Roman" w:hAnsi="Times New Roman"/>
            <w:sz w:val="24"/>
            <w:szCs w:val="24"/>
          </w:rPr>
          <w:t xml:space="preserve">marking the anniversary of the 1788 arrival of the First Fleet of British ships. </w:t>
        </w:r>
      </w:ins>
      <w:ins w:id="3743" w:author="Britt Collins" w:date="2021-10-04T12:06:00Z">
        <w:r w:rsidR="00E6282D">
          <w:rPr>
            <w:rFonts w:ascii="Times New Roman" w:hAnsi="Times New Roman"/>
            <w:sz w:val="24"/>
            <w:szCs w:val="24"/>
          </w:rPr>
          <w:t xml:space="preserve">Street </w:t>
        </w:r>
      </w:ins>
      <w:ins w:id="3744" w:author="Britt Collins" w:date="2021-09-30T14:58:00Z">
        <w:r w:rsidRPr="000B0CC8">
          <w:rPr>
            <w:rFonts w:ascii="Times New Roman" w:hAnsi="Times New Roman"/>
            <w:sz w:val="24"/>
            <w:szCs w:val="24"/>
          </w:rPr>
          <w:t xml:space="preserve">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w:t>
        </w:r>
      </w:ins>
      <w:ins w:id="3745" w:author="Britt Collins" w:date="2021-10-04T12:06:00Z">
        <w:r w:rsidR="00E6282D">
          <w:rPr>
            <w:rFonts w:ascii="Times New Roman" w:hAnsi="Times New Roman"/>
            <w:sz w:val="24"/>
            <w:szCs w:val="24"/>
          </w:rPr>
          <w:t>c</w:t>
        </w:r>
      </w:ins>
      <w:ins w:id="3746" w:author="Britt Collins" w:date="2021-09-30T14:58:00Z">
        <w:r w:rsidRPr="000B0CC8">
          <w:rPr>
            <w:rFonts w:ascii="Times New Roman" w:hAnsi="Times New Roman"/>
            <w:sz w:val="24"/>
            <w:szCs w:val="24"/>
          </w:rPr>
          <w:t xml:space="preserve">hart </w:t>
        </w:r>
      </w:ins>
      <w:ins w:id="3747" w:author="Britt Collins" w:date="2021-10-04T12:07:00Z">
        <w:r w:rsidR="00E6282D">
          <w:rPr>
            <w:rFonts w:ascii="Times New Roman" w:hAnsi="Times New Roman"/>
            <w:sz w:val="24"/>
            <w:szCs w:val="24"/>
          </w:rPr>
          <w:t>m</w:t>
        </w:r>
      </w:ins>
      <w:ins w:id="3748" w:author="Britt Collins" w:date="2021-09-30T14:58:00Z">
        <w:r w:rsidRPr="000B0CC8">
          <w:rPr>
            <w:rFonts w:ascii="Times New Roman" w:hAnsi="Times New Roman"/>
            <w:sz w:val="24"/>
            <w:szCs w:val="24"/>
          </w:rPr>
          <w:t xml:space="preserve">usic tracks of the previous year. Early one morning I </w:t>
        </w:r>
      </w:ins>
      <w:ins w:id="3749" w:author="Britt Collins" w:date="2021-10-04T12:07:00Z">
        <w:r w:rsidR="00E6282D">
          <w:rPr>
            <w:rFonts w:ascii="Times New Roman" w:hAnsi="Times New Roman"/>
            <w:sz w:val="24"/>
            <w:szCs w:val="24"/>
          </w:rPr>
          <w:t>woke up to</w:t>
        </w:r>
      </w:ins>
      <w:ins w:id="3750" w:author="Britt Collins" w:date="2021-09-30T14:58:00Z">
        <w:r w:rsidRPr="000B0CC8">
          <w:rPr>
            <w:rFonts w:ascii="Times New Roman" w:hAnsi="Times New Roman"/>
            <w:sz w:val="24"/>
            <w:szCs w:val="24"/>
          </w:rPr>
          <w:t xml:space="preserve"> a text from Elle. She asked what my plans were in the afternoon. The only plans I had was a lunch date with a Cole</w:t>
        </w:r>
      </w:ins>
      <w:ins w:id="3751" w:author="Britt Collins" w:date="2021-10-04T12:07:00Z">
        <w:r w:rsidR="00E6282D">
          <w:rPr>
            <w:rFonts w:ascii="Times New Roman" w:hAnsi="Times New Roman"/>
            <w:sz w:val="24"/>
            <w:szCs w:val="24"/>
          </w:rPr>
          <w:t>’</w:t>
        </w:r>
      </w:ins>
      <w:ins w:id="3752" w:author="Britt Collins" w:date="2021-09-30T14:58:00Z">
        <w:r w:rsidRPr="000B0CC8">
          <w:rPr>
            <w:rFonts w:ascii="Times New Roman" w:hAnsi="Times New Roman"/>
            <w:sz w:val="24"/>
            <w:szCs w:val="24"/>
          </w:rPr>
          <w:t xml:space="preserve">s cooked chicken. She asked if I wanted to meet her and her friends in Annandale for </w:t>
        </w:r>
      </w:ins>
      <w:ins w:id="3753" w:author="Britt Collins" w:date="2021-10-04T12:07:00Z">
        <w:r w:rsidR="00E6282D">
          <w:rPr>
            <w:rFonts w:ascii="Times New Roman" w:hAnsi="Times New Roman"/>
            <w:sz w:val="24"/>
            <w:szCs w:val="24"/>
          </w:rPr>
          <w:t>the</w:t>
        </w:r>
      </w:ins>
      <w:ins w:id="3754" w:author="Britt Collins" w:date="2021-09-30T14:58:00Z">
        <w:r w:rsidRPr="000B0CC8">
          <w:rPr>
            <w:rFonts w:ascii="Times New Roman" w:hAnsi="Times New Roman"/>
            <w:sz w:val="24"/>
            <w:szCs w:val="24"/>
          </w:rPr>
          <w:t xml:space="preserve"> celebrations. I sat up carefully in my dishevelled bed. After much thought</w:t>
        </w:r>
      </w:ins>
      <w:ins w:id="3755" w:author="Britt Collins" w:date="2021-10-04T12:08:00Z">
        <w:r w:rsidR="00E6282D">
          <w:rPr>
            <w:rFonts w:ascii="Times New Roman" w:hAnsi="Times New Roman"/>
            <w:sz w:val="24"/>
            <w:szCs w:val="24"/>
          </w:rPr>
          <w:t>,</w:t>
        </w:r>
      </w:ins>
      <w:ins w:id="3756" w:author="Britt Collins" w:date="2021-09-30T14:58:00Z">
        <w:r w:rsidRPr="000B0CC8">
          <w:rPr>
            <w:rFonts w:ascii="Times New Roman" w:hAnsi="Times New Roman"/>
            <w:sz w:val="24"/>
            <w:szCs w:val="24"/>
          </w:rPr>
          <w:t xml:space="preserve"> I texted her back with a yes.</w:t>
        </w:r>
      </w:ins>
    </w:p>
    <w:p w14:paraId="094C3872" w14:textId="5A26F202" w:rsidR="006F31F6" w:rsidRPr="000B0CC8" w:rsidRDefault="006F31F6">
      <w:pPr>
        <w:spacing w:line="480" w:lineRule="auto"/>
        <w:ind w:left="-5" w:right="15" w:firstLine="350"/>
        <w:rPr>
          <w:ins w:id="3757" w:author="Britt Collins" w:date="2021-09-30T14:58:00Z"/>
          <w:rFonts w:ascii="Times New Roman" w:hAnsi="Times New Roman"/>
          <w:sz w:val="24"/>
          <w:szCs w:val="24"/>
        </w:rPr>
        <w:pPrChange w:id="3758" w:author="Britt Collins" w:date="2021-10-04T12:08:00Z">
          <w:pPr>
            <w:ind w:left="-5" w:right="15"/>
          </w:pPr>
        </w:pPrChange>
      </w:pPr>
      <w:ins w:id="3759" w:author="Britt Collins" w:date="2021-09-30T14:58:00Z">
        <w:r w:rsidRPr="000B0CC8">
          <w:rPr>
            <w:rFonts w:ascii="Times New Roman" w:hAnsi="Times New Roman"/>
            <w:sz w:val="24"/>
            <w:szCs w:val="24"/>
          </w:rPr>
          <w:t xml:space="preserve">I had a look out the ajar bedroom window. The cool breeze lightly filtered through. The </w:t>
        </w:r>
      </w:ins>
      <w:ins w:id="3760" w:author="Britt Collins" w:date="2021-10-04T12:08:00Z">
        <w:r w:rsidR="00E6282D">
          <w:rPr>
            <w:rFonts w:ascii="Times New Roman" w:hAnsi="Times New Roman"/>
            <w:sz w:val="24"/>
            <w:szCs w:val="24"/>
          </w:rPr>
          <w:t xml:space="preserve">relentless </w:t>
        </w:r>
      </w:ins>
      <w:ins w:id="3761" w:author="Britt Collins" w:date="2021-09-30T14:58:00Z">
        <w:r w:rsidRPr="000B0CC8">
          <w:rPr>
            <w:rFonts w:ascii="Times New Roman" w:hAnsi="Times New Roman"/>
            <w:sz w:val="24"/>
            <w:szCs w:val="24"/>
          </w:rPr>
          <w:t xml:space="preserve">humidity was draining. All I wanted to do was rest. </w:t>
        </w:r>
      </w:ins>
      <w:ins w:id="3762" w:author="Britt Collins" w:date="2021-10-04T12:09:00Z">
        <w:r w:rsidR="00E6282D">
          <w:rPr>
            <w:rFonts w:ascii="Times New Roman" w:hAnsi="Times New Roman"/>
            <w:sz w:val="24"/>
            <w:szCs w:val="24"/>
          </w:rPr>
          <w:t>So</w:t>
        </w:r>
      </w:ins>
      <w:ins w:id="3763" w:author="Britt Collins" w:date="2021-09-30T14:58:00Z">
        <w:r w:rsidRPr="000B0CC8">
          <w:rPr>
            <w:rFonts w:ascii="Times New Roman" w:hAnsi="Times New Roman"/>
            <w:sz w:val="24"/>
            <w:szCs w:val="24"/>
          </w:rPr>
          <w:t xml:space="preserve"> I lay down</w:t>
        </w:r>
      </w:ins>
      <w:ins w:id="3764" w:author="Britt Collins" w:date="2021-10-04T12:08:00Z">
        <w:r w:rsidR="00E6282D">
          <w:rPr>
            <w:rFonts w:ascii="Times New Roman" w:hAnsi="Times New Roman"/>
            <w:sz w:val="24"/>
            <w:szCs w:val="24"/>
          </w:rPr>
          <w:t>,</w:t>
        </w:r>
      </w:ins>
      <w:ins w:id="3765" w:author="Britt Collins" w:date="2021-09-30T14:58:00Z">
        <w:r w:rsidRPr="000B0CC8">
          <w:rPr>
            <w:rFonts w:ascii="Times New Roman" w:hAnsi="Times New Roman"/>
            <w:sz w:val="24"/>
            <w:szCs w:val="24"/>
          </w:rPr>
          <w:t xml:space="preserve"> reached for my cheap guitar and began playing Metallica’s </w:t>
        </w:r>
        <w:r w:rsidRPr="00E6282D">
          <w:rPr>
            <w:rFonts w:ascii="Times New Roman" w:hAnsi="Times New Roman"/>
            <w:i/>
            <w:sz w:val="24"/>
            <w:szCs w:val="24"/>
            <w:rPrChange w:id="3766" w:author="Britt Collins" w:date="2021-10-04T12:09:00Z">
              <w:rPr>
                <w:rFonts w:ascii="Times New Roman" w:hAnsi="Times New Roman"/>
                <w:sz w:val="24"/>
                <w:szCs w:val="24"/>
              </w:rPr>
            </w:rPrChange>
          </w:rPr>
          <w:t>Nothing Else Matters</w:t>
        </w:r>
        <w:r w:rsidRPr="000B0CC8">
          <w:rPr>
            <w:rFonts w:ascii="Times New Roman" w:hAnsi="Times New Roman"/>
            <w:sz w:val="24"/>
            <w:szCs w:val="24"/>
          </w:rPr>
          <w:t xml:space="preserve">. The tune required little effort. I stared at the high ceiling as I played. It was so peaceful in the Manly apartment, neither a French nor Southern English accent to be heard. I felt like lying there all day. Morning passed. It was soon time to leave and meet with Elle and friends. I submerged into the walk-in-wardrobe to find clothes to suit the </w:t>
        </w:r>
      </w:ins>
      <w:ins w:id="3767" w:author="Britt Collins" w:date="2021-10-04T12:09:00Z">
        <w:r w:rsidR="00E6282D">
          <w:rPr>
            <w:rFonts w:ascii="Times New Roman" w:hAnsi="Times New Roman"/>
            <w:sz w:val="24"/>
            <w:szCs w:val="24"/>
          </w:rPr>
          <w:t>muggy</w:t>
        </w:r>
      </w:ins>
      <w:ins w:id="3768" w:author="Britt Collins" w:date="2021-09-30T14:58:00Z">
        <w:r w:rsidRPr="000B0CC8">
          <w:rPr>
            <w:rFonts w:ascii="Times New Roman" w:hAnsi="Times New Roman"/>
            <w:sz w:val="24"/>
            <w:szCs w:val="24"/>
          </w:rPr>
          <w:t xml:space="preserve"> conditions</w:t>
        </w:r>
      </w:ins>
      <w:ins w:id="3769" w:author="Britt Collins" w:date="2021-10-04T12:09:00Z">
        <w:r w:rsidR="00E6282D">
          <w:rPr>
            <w:rFonts w:ascii="Times New Roman" w:hAnsi="Times New Roman"/>
            <w:sz w:val="24"/>
            <w:szCs w:val="24"/>
          </w:rPr>
          <w:t xml:space="preserve">: </w:t>
        </w:r>
      </w:ins>
      <w:ins w:id="3770" w:author="Britt Collins" w:date="2021-09-30T14:58:00Z">
        <w:r w:rsidRPr="000B0CC8">
          <w:rPr>
            <w:rFonts w:ascii="Times New Roman" w:hAnsi="Times New Roman"/>
            <w:sz w:val="24"/>
            <w:szCs w:val="24"/>
          </w:rPr>
          <w:t>white cargo shorts and a singlet vest</w:t>
        </w:r>
      </w:ins>
      <w:ins w:id="3771" w:author="Britt Collins" w:date="2021-10-04T12:10:00Z">
        <w:r w:rsidR="00E6282D">
          <w:rPr>
            <w:rFonts w:ascii="Times New Roman" w:hAnsi="Times New Roman"/>
            <w:sz w:val="24"/>
            <w:szCs w:val="24"/>
          </w:rPr>
          <w:t xml:space="preserve"> with </w:t>
        </w:r>
        <w:r w:rsidR="00E6282D" w:rsidRPr="000B0CC8">
          <w:rPr>
            <w:rFonts w:ascii="Times New Roman" w:hAnsi="Times New Roman"/>
            <w:sz w:val="24"/>
            <w:szCs w:val="24"/>
          </w:rPr>
          <w:t>flip flops</w:t>
        </w:r>
      </w:ins>
      <w:ins w:id="3772" w:author="Britt Collins" w:date="2021-09-30T14:58:00Z">
        <w:r w:rsidRPr="000B0CC8">
          <w:rPr>
            <w:rFonts w:ascii="Times New Roman" w:hAnsi="Times New Roman"/>
            <w:sz w:val="24"/>
            <w:szCs w:val="24"/>
          </w:rPr>
          <w:t xml:space="preserve">. It was a style that Australians had a name for, </w:t>
        </w:r>
      </w:ins>
      <w:ins w:id="3773" w:author="Britt Collins" w:date="2021-10-04T12:10:00Z">
        <w:r w:rsidR="00E6282D">
          <w:rPr>
            <w:rFonts w:ascii="Times New Roman" w:hAnsi="Times New Roman"/>
            <w:sz w:val="24"/>
            <w:szCs w:val="24"/>
          </w:rPr>
          <w:t>‘</w:t>
        </w:r>
      </w:ins>
      <w:ins w:id="3774" w:author="Britt Collins" w:date="2021-09-30T14:58:00Z">
        <w:r w:rsidRPr="000B0CC8">
          <w:rPr>
            <w:rFonts w:ascii="Times New Roman" w:hAnsi="Times New Roman"/>
            <w:sz w:val="24"/>
            <w:szCs w:val="24"/>
          </w:rPr>
          <w:t>the bogan</w:t>
        </w:r>
      </w:ins>
      <w:ins w:id="3775" w:author="Britt Collins" w:date="2021-10-04T12:10:00Z">
        <w:r w:rsidR="00E6282D">
          <w:rPr>
            <w:rFonts w:ascii="Times New Roman" w:hAnsi="Times New Roman"/>
            <w:sz w:val="24"/>
            <w:szCs w:val="24"/>
          </w:rPr>
          <w:t>’ or</w:t>
        </w:r>
      </w:ins>
      <w:ins w:id="3776" w:author="Britt Collins" w:date="2021-09-30T14:58:00Z">
        <w:r w:rsidRPr="000B0CC8">
          <w:rPr>
            <w:rFonts w:ascii="Times New Roman" w:hAnsi="Times New Roman"/>
            <w:sz w:val="24"/>
            <w:szCs w:val="24"/>
          </w:rPr>
          <w:t xml:space="preserve"> unsophisticated person.</w:t>
        </w:r>
      </w:ins>
    </w:p>
    <w:p w14:paraId="4C1E1AD2" w14:textId="14D30CB4" w:rsidR="006F31F6" w:rsidRPr="000B0CC8" w:rsidRDefault="006F31F6">
      <w:pPr>
        <w:spacing w:line="480" w:lineRule="auto"/>
        <w:ind w:left="-5" w:right="15" w:firstLine="350"/>
        <w:rPr>
          <w:ins w:id="3777" w:author="Britt Collins" w:date="2021-09-30T14:58:00Z"/>
          <w:rFonts w:ascii="Times New Roman" w:hAnsi="Times New Roman"/>
          <w:sz w:val="24"/>
          <w:szCs w:val="24"/>
        </w:rPr>
        <w:pPrChange w:id="3778" w:author="Britt Collins" w:date="2021-10-04T12:10:00Z">
          <w:pPr>
            <w:ind w:left="-5" w:right="15"/>
          </w:pPr>
        </w:pPrChange>
      </w:pPr>
      <w:ins w:id="3779" w:author="Britt Collins" w:date="2021-09-30T14:58:00Z">
        <w:r w:rsidRPr="000B0CC8">
          <w:rPr>
            <w:rFonts w:ascii="Times New Roman" w:hAnsi="Times New Roman"/>
            <w:sz w:val="24"/>
            <w:szCs w:val="24"/>
          </w:rPr>
          <w:t xml:space="preserve">I was unaware of my frowned upon appearance as I made my way towards the buzz of Manly Corso. The Corso hummed to the sound of pretention on the weekends. On Australia Day the pretention and </w:t>
        </w:r>
        <w:r w:rsidRPr="000B0CC8">
          <w:rPr>
            <w:rFonts w:ascii="Times New Roman" w:hAnsi="Times New Roman"/>
            <w:sz w:val="24"/>
            <w:szCs w:val="24"/>
          </w:rPr>
          <w:lastRenderedPageBreak/>
          <w:t xml:space="preserve">buzz were amplified to a whole new level. The profits that pubs make on Australia Day must be extraordinary. I made a beeline for the ferry to take me to Circular Quay. I knew which bus to catch to get over to Annandale but didn't know which bus stop. On the bus journey I entered the destination details into my phone and watched it like a hawk. I hurriedly </w:t>
        </w:r>
      </w:ins>
      <w:ins w:id="3780" w:author="Britt Collins" w:date="2021-10-04T12:11:00Z">
        <w:r w:rsidR="00E6282D">
          <w:rPr>
            <w:rFonts w:ascii="Times New Roman" w:hAnsi="Times New Roman"/>
            <w:sz w:val="24"/>
            <w:szCs w:val="24"/>
          </w:rPr>
          <w:t>hopp</w:t>
        </w:r>
      </w:ins>
      <w:ins w:id="3781" w:author="Britt Collins" w:date="2021-09-30T14:58:00Z">
        <w:r w:rsidRPr="000B0CC8">
          <w:rPr>
            <w:rFonts w:ascii="Times New Roman" w:hAnsi="Times New Roman"/>
            <w:sz w:val="24"/>
            <w:szCs w:val="24"/>
          </w:rPr>
          <w:t xml:space="preserve">ed </w:t>
        </w:r>
      </w:ins>
      <w:ins w:id="3782" w:author="Britt Collins" w:date="2021-10-04T12:11:00Z">
        <w:r w:rsidR="00E6282D">
          <w:rPr>
            <w:rFonts w:ascii="Times New Roman" w:hAnsi="Times New Roman"/>
            <w:sz w:val="24"/>
            <w:szCs w:val="24"/>
          </w:rPr>
          <w:t xml:space="preserve">off </w:t>
        </w:r>
      </w:ins>
      <w:ins w:id="3783" w:author="Britt Collins" w:date="2021-09-30T14:58:00Z">
        <w:r w:rsidRPr="000B0CC8">
          <w:rPr>
            <w:rFonts w:ascii="Times New Roman" w:hAnsi="Times New Roman"/>
            <w:sz w:val="24"/>
            <w:szCs w:val="24"/>
          </w:rPr>
          <w:t>the bus. With eyes down, I stared at my phone as it directed me to a student apartment block.</w:t>
        </w:r>
      </w:ins>
    </w:p>
    <w:p w14:paraId="39F7C6FA" w14:textId="2BA236A7" w:rsidR="006F31F6" w:rsidRPr="000B0CC8" w:rsidRDefault="006F31F6">
      <w:pPr>
        <w:spacing w:line="480" w:lineRule="auto"/>
        <w:ind w:left="-5" w:right="15" w:firstLine="350"/>
        <w:rPr>
          <w:ins w:id="3784" w:author="Britt Collins" w:date="2021-09-30T14:58:00Z"/>
          <w:rFonts w:ascii="Times New Roman" w:hAnsi="Times New Roman"/>
          <w:sz w:val="24"/>
          <w:szCs w:val="24"/>
        </w:rPr>
        <w:pPrChange w:id="3785" w:author="Britt Collins" w:date="2021-10-04T12:11:00Z">
          <w:pPr>
            <w:ind w:left="-5" w:right="15"/>
          </w:pPr>
        </w:pPrChange>
      </w:pPr>
      <w:ins w:id="3786" w:author="Britt Collins" w:date="2021-09-30T14:58:00Z">
        <w:r w:rsidRPr="000B0CC8">
          <w:rPr>
            <w:rFonts w:ascii="Times New Roman" w:hAnsi="Times New Roman"/>
            <w:sz w:val="24"/>
            <w:szCs w:val="24"/>
          </w:rPr>
          <w:t>I arrived at a front door, double</w:t>
        </w:r>
      </w:ins>
      <w:ins w:id="3787" w:author="Britt Collins" w:date="2021-10-04T12:12:00Z">
        <w:r w:rsidR="00E6282D">
          <w:rPr>
            <w:rFonts w:ascii="Times New Roman" w:hAnsi="Times New Roman"/>
            <w:sz w:val="24"/>
            <w:szCs w:val="24"/>
          </w:rPr>
          <w:t>-</w:t>
        </w:r>
      </w:ins>
      <w:ins w:id="3788" w:author="Britt Collins" w:date="2021-09-30T14:58:00Z">
        <w:r w:rsidRPr="000B0CC8">
          <w:rPr>
            <w:rFonts w:ascii="Times New Roman" w:hAnsi="Times New Roman"/>
            <w:sz w:val="24"/>
            <w:szCs w:val="24"/>
          </w:rPr>
          <w:t xml:space="preserve">checked the address in Elle’s text and </w:t>
        </w:r>
      </w:ins>
      <w:ins w:id="3789" w:author="Britt Collins" w:date="2021-10-04T12:12:00Z">
        <w:r w:rsidR="00E6282D">
          <w:rPr>
            <w:rFonts w:ascii="Times New Roman" w:hAnsi="Times New Roman"/>
            <w:sz w:val="24"/>
            <w:szCs w:val="24"/>
          </w:rPr>
          <w:t>rang</w:t>
        </w:r>
      </w:ins>
      <w:ins w:id="3790" w:author="Britt Collins" w:date="2021-09-30T14:58:00Z">
        <w:r w:rsidRPr="000B0CC8">
          <w:rPr>
            <w:rFonts w:ascii="Times New Roman" w:hAnsi="Times New Roman"/>
            <w:sz w:val="24"/>
            <w:szCs w:val="24"/>
          </w:rPr>
          <w:t xml:space="preserve">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w:t>
        </w:r>
      </w:ins>
      <w:ins w:id="3791" w:author="Britt Collins" w:date="2021-10-04T12:12:00Z">
        <w:r w:rsidR="00E6282D">
          <w:rPr>
            <w:rFonts w:ascii="Times New Roman" w:hAnsi="Times New Roman"/>
            <w:sz w:val="24"/>
            <w:szCs w:val="24"/>
          </w:rPr>
          <w:t>-</w:t>
        </w:r>
      </w:ins>
      <w:ins w:id="3792" w:author="Britt Collins" w:date="2021-09-30T14:58:00Z">
        <w:r w:rsidRPr="000B0CC8">
          <w:rPr>
            <w:rFonts w:ascii="Times New Roman" w:hAnsi="Times New Roman"/>
            <w:sz w:val="24"/>
            <w:szCs w:val="24"/>
          </w:rPr>
          <w:t xml:space="preserve">haired </w:t>
        </w:r>
      </w:ins>
      <w:ins w:id="3793" w:author="Britt Collins" w:date="2021-10-04T12:12:00Z">
        <w:r w:rsidR="00E6282D">
          <w:rPr>
            <w:rFonts w:ascii="Times New Roman" w:hAnsi="Times New Roman"/>
            <w:sz w:val="24"/>
            <w:szCs w:val="24"/>
          </w:rPr>
          <w:t>guy</w:t>
        </w:r>
      </w:ins>
      <w:ins w:id="3794" w:author="Britt Collins" w:date="2021-09-30T14:58:00Z">
        <w:r w:rsidRPr="000B0CC8">
          <w:rPr>
            <w:rFonts w:ascii="Times New Roman" w:hAnsi="Times New Roman"/>
            <w:sz w:val="24"/>
            <w:szCs w:val="24"/>
          </w:rPr>
          <w:t xml:space="preserve"> dressed in a polo shirt with a beer in his hand</w:t>
        </w:r>
      </w:ins>
      <w:ins w:id="3795" w:author="Britt Collins" w:date="2021-10-04T12:12:00Z">
        <w:r w:rsidR="00E6282D">
          <w:rPr>
            <w:rFonts w:ascii="Times New Roman" w:hAnsi="Times New Roman"/>
            <w:sz w:val="24"/>
            <w:szCs w:val="24"/>
          </w:rPr>
          <w:t xml:space="preserve">, who </w:t>
        </w:r>
      </w:ins>
      <w:ins w:id="3796" w:author="Britt Collins" w:date="2021-09-30T14:58:00Z">
        <w:r w:rsidRPr="000B0CC8">
          <w:rPr>
            <w:rFonts w:ascii="Times New Roman" w:hAnsi="Times New Roman"/>
            <w:sz w:val="24"/>
            <w:szCs w:val="24"/>
          </w:rPr>
          <w:t>introduced himself</w:t>
        </w:r>
      </w:ins>
      <w:ins w:id="3797" w:author="Britt Collins" w:date="2021-10-04T12:13:00Z">
        <w:r w:rsidR="00E6282D">
          <w:rPr>
            <w:rFonts w:ascii="Times New Roman" w:hAnsi="Times New Roman"/>
            <w:sz w:val="24"/>
            <w:szCs w:val="24"/>
          </w:rPr>
          <w:t xml:space="preserve"> as</w:t>
        </w:r>
      </w:ins>
      <w:ins w:id="3798" w:author="Britt Collins" w:date="2021-09-30T14:58:00Z">
        <w:r w:rsidRPr="000B0CC8">
          <w:rPr>
            <w:rFonts w:ascii="Times New Roman" w:hAnsi="Times New Roman"/>
            <w:sz w:val="24"/>
            <w:szCs w:val="24"/>
          </w:rPr>
          <w:t xml:space="preserve"> George</w:t>
        </w:r>
      </w:ins>
      <w:ins w:id="3799" w:author="Britt Collins" w:date="2021-10-04T12:13:00Z">
        <w:r w:rsidR="00E6282D">
          <w:rPr>
            <w:rFonts w:ascii="Times New Roman" w:hAnsi="Times New Roman"/>
            <w:sz w:val="24"/>
            <w:szCs w:val="24"/>
          </w:rPr>
          <w:t>.</w:t>
        </w:r>
      </w:ins>
    </w:p>
    <w:p w14:paraId="13B693E2" w14:textId="77777777" w:rsidR="003D7D83" w:rsidRDefault="006F31F6" w:rsidP="00E6282D">
      <w:pPr>
        <w:spacing w:line="480" w:lineRule="auto"/>
        <w:ind w:left="-5" w:right="15" w:firstLine="350"/>
        <w:rPr>
          <w:ins w:id="3800" w:author="Britt Collins" w:date="2021-10-04T12:14:00Z"/>
          <w:rFonts w:ascii="Times New Roman" w:hAnsi="Times New Roman"/>
          <w:sz w:val="24"/>
          <w:szCs w:val="24"/>
        </w:rPr>
      </w:pPr>
      <w:ins w:id="3801" w:author="Britt Collins" w:date="2021-09-30T14:58:00Z">
        <w:r w:rsidRPr="000B0CC8">
          <w:rPr>
            <w:rFonts w:ascii="Times New Roman" w:hAnsi="Times New Roman"/>
            <w:sz w:val="24"/>
            <w:szCs w:val="24"/>
          </w:rPr>
          <w:t xml:space="preserve">George and Elle had known each other since childhood. He described the heated political debates they had at high school. George was the high school’s debating champion, much to Elle's annoyance. All I think of was master debater. The thought was used as a defence mechanism. I was jealous. I could clearly sense there was a spark between George and Elle. They talked politics and finished each other's sentences. </w:t>
        </w:r>
      </w:ins>
      <w:ins w:id="3802" w:author="Britt Collins" w:date="2021-10-04T12:13:00Z">
        <w:r w:rsidR="00E6282D">
          <w:rPr>
            <w:rFonts w:ascii="Times New Roman" w:hAnsi="Times New Roman"/>
            <w:sz w:val="24"/>
            <w:szCs w:val="24"/>
          </w:rPr>
          <w:t xml:space="preserve">He </w:t>
        </w:r>
      </w:ins>
      <w:ins w:id="3803" w:author="Britt Collins" w:date="2021-09-30T14:58:00Z">
        <w:r w:rsidRPr="000B0CC8">
          <w:rPr>
            <w:rFonts w:ascii="Times New Roman" w:hAnsi="Times New Roman"/>
            <w:sz w:val="24"/>
            <w:szCs w:val="24"/>
          </w:rPr>
          <w:t>walked over to the balcony to talk to other</w:t>
        </w:r>
      </w:ins>
      <w:ins w:id="3804" w:author="Britt Collins" w:date="2021-10-04T12:14:00Z">
        <w:r w:rsidR="003D7D83">
          <w:rPr>
            <w:rFonts w:ascii="Times New Roman" w:hAnsi="Times New Roman"/>
            <w:sz w:val="24"/>
            <w:szCs w:val="24"/>
          </w:rPr>
          <w:t>s at the</w:t>
        </w:r>
      </w:ins>
      <w:ins w:id="3805" w:author="Britt Collins" w:date="2021-09-30T14:58:00Z">
        <w:r w:rsidRPr="000B0CC8">
          <w:rPr>
            <w:rFonts w:ascii="Times New Roman" w:hAnsi="Times New Roman"/>
            <w:sz w:val="24"/>
            <w:szCs w:val="24"/>
          </w:rPr>
          <w:t xml:space="preserve"> party</w:t>
        </w:r>
      </w:ins>
      <w:ins w:id="3806" w:author="Britt Collins" w:date="2021-10-04T12:14:00Z">
        <w:r w:rsidR="003D7D83">
          <w:rPr>
            <w:rFonts w:ascii="Times New Roman" w:hAnsi="Times New Roman"/>
            <w:sz w:val="24"/>
            <w:szCs w:val="24"/>
          </w:rPr>
          <w:t>, while</w:t>
        </w:r>
      </w:ins>
      <w:ins w:id="3807" w:author="Britt Collins" w:date="2021-09-30T14:58:00Z">
        <w:r w:rsidRPr="000B0CC8">
          <w:rPr>
            <w:rFonts w:ascii="Times New Roman" w:hAnsi="Times New Roman"/>
            <w:sz w:val="24"/>
            <w:szCs w:val="24"/>
          </w:rPr>
          <w:t xml:space="preserve"> Elle and I walked towards the kitchen to get more drinks. </w:t>
        </w:r>
      </w:ins>
    </w:p>
    <w:p w14:paraId="1C954217" w14:textId="77777777" w:rsidR="003D7D83" w:rsidRDefault="003D7D83" w:rsidP="00E6282D">
      <w:pPr>
        <w:spacing w:line="480" w:lineRule="auto"/>
        <w:ind w:left="-5" w:right="15" w:firstLine="350"/>
        <w:rPr>
          <w:ins w:id="3808" w:author="Britt Collins" w:date="2021-10-04T12:15:00Z"/>
          <w:rFonts w:ascii="Times New Roman" w:hAnsi="Times New Roman"/>
          <w:sz w:val="24"/>
          <w:szCs w:val="24"/>
        </w:rPr>
      </w:pPr>
      <w:ins w:id="3809" w:author="Britt Collins" w:date="2021-10-04T12:14:00Z">
        <w:r>
          <w:rPr>
            <w:rFonts w:ascii="Times New Roman" w:hAnsi="Times New Roman"/>
            <w:sz w:val="24"/>
            <w:szCs w:val="24"/>
          </w:rPr>
          <w:t>As I</w:t>
        </w:r>
      </w:ins>
      <w:ins w:id="3810" w:author="Britt Collins" w:date="2021-09-30T14:58:00Z">
        <w:r w:rsidR="006F31F6" w:rsidRPr="000B0CC8">
          <w:rPr>
            <w:rFonts w:ascii="Times New Roman" w:hAnsi="Times New Roman"/>
            <w:sz w:val="24"/>
            <w:szCs w:val="24"/>
          </w:rPr>
          <w:t xml:space="preserve"> opened the fridge, she stared at me with arms crossed. </w:t>
        </w:r>
      </w:ins>
      <w:ins w:id="3811" w:author="Britt Collins" w:date="2021-10-04T12:14:00Z">
        <w:r>
          <w:rPr>
            <w:rFonts w:ascii="Times New Roman" w:hAnsi="Times New Roman"/>
            <w:sz w:val="24"/>
            <w:szCs w:val="24"/>
          </w:rPr>
          <w:t>“</w:t>
        </w:r>
      </w:ins>
      <w:ins w:id="3812" w:author="Britt Collins" w:date="2021-09-30T14:58:00Z">
        <w:r w:rsidR="006F31F6" w:rsidRPr="000B0CC8">
          <w:rPr>
            <w:rFonts w:ascii="Times New Roman" w:hAnsi="Times New Roman"/>
            <w:sz w:val="24"/>
            <w:szCs w:val="24"/>
          </w:rPr>
          <w:t>Why couldn’t you wear a collared T-</w:t>
        </w:r>
      </w:ins>
      <w:ins w:id="3813" w:author="Britt Collins" w:date="2021-10-04T12:14:00Z">
        <w:r>
          <w:rPr>
            <w:rFonts w:ascii="Times New Roman" w:hAnsi="Times New Roman"/>
            <w:sz w:val="24"/>
            <w:szCs w:val="24"/>
          </w:rPr>
          <w:t>s</w:t>
        </w:r>
      </w:ins>
      <w:ins w:id="3814" w:author="Britt Collins" w:date="2021-09-30T14:58:00Z">
        <w:r w:rsidR="006F31F6" w:rsidRPr="000B0CC8">
          <w:rPr>
            <w:rFonts w:ascii="Times New Roman" w:hAnsi="Times New Roman"/>
            <w:sz w:val="24"/>
            <w:szCs w:val="24"/>
          </w:rPr>
          <w:t>hirt? You look like a bogan.</w:t>
        </w:r>
      </w:ins>
      <w:ins w:id="3815" w:author="Britt Collins" w:date="2021-10-04T12:14:00Z">
        <w:r>
          <w:rPr>
            <w:rFonts w:ascii="Times New Roman" w:hAnsi="Times New Roman"/>
            <w:sz w:val="24"/>
            <w:szCs w:val="24"/>
          </w:rPr>
          <w:t>”</w:t>
        </w:r>
      </w:ins>
      <w:ins w:id="3816" w:author="Britt Collins" w:date="2021-09-30T14:58:00Z">
        <w:r w:rsidR="006F31F6" w:rsidRPr="000B0CC8">
          <w:rPr>
            <w:rFonts w:ascii="Times New Roman" w:hAnsi="Times New Roman"/>
            <w:sz w:val="24"/>
            <w:szCs w:val="24"/>
          </w:rPr>
          <w:t xml:space="preserve"> </w:t>
        </w:r>
      </w:ins>
    </w:p>
    <w:p w14:paraId="79DCE8A3" w14:textId="77777777" w:rsidR="003D7D83" w:rsidRDefault="006F31F6" w:rsidP="003D7D83">
      <w:pPr>
        <w:spacing w:line="480" w:lineRule="auto"/>
        <w:ind w:left="-5" w:right="15" w:firstLine="350"/>
        <w:rPr>
          <w:ins w:id="3817" w:author="Britt Collins" w:date="2021-10-04T12:15:00Z"/>
          <w:rFonts w:ascii="Times New Roman" w:hAnsi="Times New Roman"/>
          <w:sz w:val="24"/>
          <w:szCs w:val="24"/>
        </w:rPr>
      </w:pPr>
      <w:ins w:id="3818" w:author="Britt Collins" w:date="2021-09-30T14:58:00Z">
        <w:r w:rsidRPr="000B0CC8">
          <w:rPr>
            <w:rFonts w:ascii="Times New Roman" w:hAnsi="Times New Roman"/>
            <w:sz w:val="24"/>
            <w:szCs w:val="24"/>
          </w:rPr>
          <w:t xml:space="preserve">I didn’t really know what a bogan was. Given the context and tone of </w:t>
        </w:r>
      </w:ins>
      <w:ins w:id="3819" w:author="Britt Collins" w:date="2021-10-04T12:15:00Z">
        <w:r w:rsidR="003D7D83">
          <w:rPr>
            <w:rFonts w:ascii="Times New Roman" w:hAnsi="Times New Roman"/>
            <w:sz w:val="24"/>
            <w:szCs w:val="24"/>
          </w:rPr>
          <w:t xml:space="preserve">her </w:t>
        </w:r>
      </w:ins>
      <w:ins w:id="3820" w:author="Britt Collins" w:date="2021-09-30T14:58:00Z">
        <w:r w:rsidRPr="000B0CC8">
          <w:rPr>
            <w:rFonts w:ascii="Times New Roman" w:hAnsi="Times New Roman"/>
            <w:sz w:val="24"/>
            <w:szCs w:val="24"/>
          </w:rPr>
          <w:t>voice, she was angry.</w:t>
        </w:r>
      </w:ins>
      <w:ins w:id="3821" w:author="Britt Collins" w:date="2021-10-04T12:15:00Z">
        <w:r w:rsidR="003D7D83">
          <w:rPr>
            <w:rFonts w:ascii="Times New Roman" w:hAnsi="Times New Roman"/>
            <w:sz w:val="24"/>
            <w:szCs w:val="24"/>
          </w:rPr>
          <w:t xml:space="preserve"> </w:t>
        </w:r>
      </w:ins>
      <w:ins w:id="3822" w:author="Britt Collins" w:date="2021-09-30T14:58:00Z">
        <w:r w:rsidRPr="000B0CC8">
          <w:rPr>
            <w:rFonts w:ascii="Times New Roman" w:hAnsi="Times New Roman"/>
            <w:sz w:val="24"/>
            <w:szCs w:val="24"/>
          </w:rPr>
          <w:t>I still craved Elle’s embrace, even though she</w:t>
        </w:r>
      </w:ins>
      <w:ins w:id="3823" w:author="Britt Collins" w:date="2021-10-04T12:15:00Z">
        <w:r w:rsidR="003D7D83">
          <w:rPr>
            <w:rFonts w:ascii="Times New Roman" w:hAnsi="Times New Roman"/>
            <w:sz w:val="24"/>
            <w:szCs w:val="24"/>
          </w:rPr>
          <w:t>’</w:t>
        </w:r>
      </w:ins>
      <w:ins w:id="3824" w:author="Britt Collins" w:date="2021-09-30T14:58:00Z">
        <w:r w:rsidRPr="000B0CC8">
          <w:rPr>
            <w:rFonts w:ascii="Times New Roman" w:hAnsi="Times New Roman"/>
            <w:sz w:val="24"/>
            <w:szCs w:val="24"/>
          </w:rPr>
          <w:t xml:space="preserve">d scolded me. I hugged her. She melted against my body and we kissed. Her angst soon softened as she loosened her grip. We made our way to the balcony where a group of Elle’s mates sat. </w:t>
        </w:r>
      </w:ins>
    </w:p>
    <w:p w14:paraId="0314D57D" w14:textId="77777777" w:rsidR="003D7D83" w:rsidRDefault="006F31F6" w:rsidP="003D7D83">
      <w:pPr>
        <w:spacing w:line="480" w:lineRule="auto"/>
        <w:ind w:left="-5" w:right="15" w:firstLine="350"/>
        <w:rPr>
          <w:ins w:id="3825" w:author="Britt Collins" w:date="2021-10-04T12:17:00Z"/>
          <w:rFonts w:ascii="Times New Roman" w:hAnsi="Times New Roman"/>
          <w:sz w:val="24"/>
          <w:szCs w:val="24"/>
        </w:rPr>
      </w:pPr>
      <w:ins w:id="3826" w:author="Britt Collins" w:date="2021-09-30T14:58:00Z">
        <w:r w:rsidRPr="000B0CC8">
          <w:rPr>
            <w:rFonts w:ascii="Times New Roman" w:hAnsi="Times New Roman"/>
            <w:sz w:val="24"/>
            <w:szCs w:val="24"/>
          </w:rPr>
          <w:t xml:space="preserve">The balcony overlooked the main street, with views of other houses. George sat on a ledge with his back against the wall. A slim, young woman </w:t>
        </w:r>
      </w:ins>
      <w:ins w:id="3827" w:author="Britt Collins" w:date="2021-10-04T12:15:00Z">
        <w:r w:rsidR="003D7D83">
          <w:rPr>
            <w:rFonts w:ascii="Times New Roman" w:hAnsi="Times New Roman"/>
            <w:sz w:val="24"/>
            <w:szCs w:val="24"/>
          </w:rPr>
          <w:t>who coul</w:t>
        </w:r>
      </w:ins>
      <w:ins w:id="3828" w:author="Britt Collins" w:date="2021-10-04T12:16:00Z">
        <w:r w:rsidR="003D7D83">
          <w:rPr>
            <w:rFonts w:ascii="Times New Roman" w:hAnsi="Times New Roman"/>
            <w:sz w:val="24"/>
            <w:szCs w:val="24"/>
          </w:rPr>
          <w:t>dn’t have been</w:t>
        </w:r>
      </w:ins>
      <w:ins w:id="3829" w:author="Britt Collins" w:date="2021-09-30T14:58:00Z">
        <w:r w:rsidRPr="000B0CC8">
          <w:rPr>
            <w:rFonts w:ascii="Times New Roman" w:hAnsi="Times New Roman"/>
            <w:sz w:val="24"/>
            <w:szCs w:val="24"/>
          </w:rPr>
          <w:t xml:space="preserve"> more than 17 sat on a chair in front of him</w:t>
        </w:r>
      </w:ins>
      <w:ins w:id="3830" w:author="Britt Collins" w:date="2021-10-04T12:16:00Z">
        <w:r w:rsidR="003D7D83">
          <w:rPr>
            <w:rFonts w:ascii="Times New Roman" w:hAnsi="Times New Roman"/>
            <w:sz w:val="24"/>
            <w:szCs w:val="24"/>
          </w:rPr>
          <w:t>,</w:t>
        </w:r>
      </w:ins>
      <w:ins w:id="3831" w:author="Britt Collins" w:date="2021-09-30T14:58:00Z">
        <w:r w:rsidRPr="000B0CC8">
          <w:rPr>
            <w:rFonts w:ascii="Times New Roman" w:hAnsi="Times New Roman"/>
            <w:sz w:val="24"/>
            <w:szCs w:val="24"/>
          </w:rPr>
          <w:t xml:space="preserve"> holding a glass of wine. She began speaking to me. I had spoken to so many people since I’d arrived, asking the same sets of questions. My answers were getting easier to replay, but the enthusiasm I </w:t>
        </w:r>
        <w:r w:rsidRPr="000B0CC8">
          <w:rPr>
            <w:rFonts w:ascii="Times New Roman" w:hAnsi="Times New Roman"/>
            <w:sz w:val="24"/>
            <w:szCs w:val="24"/>
          </w:rPr>
          <w:lastRenderedPageBreak/>
          <w:t xml:space="preserve">showed for those answers was beginning to wane. As with most Australians, she was surprised to discover I wasn’t Scottish or Irish. Australians </w:t>
        </w:r>
      </w:ins>
      <w:ins w:id="3832" w:author="Britt Collins" w:date="2021-10-04T12:16:00Z">
        <w:r w:rsidR="003D7D83">
          <w:rPr>
            <w:rFonts w:ascii="Times New Roman" w:hAnsi="Times New Roman"/>
            <w:sz w:val="24"/>
            <w:szCs w:val="24"/>
          </w:rPr>
          <w:t>rarely</w:t>
        </w:r>
      </w:ins>
      <w:ins w:id="3833" w:author="Britt Collins" w:date="2021-09-30T14:58:00Z">
        <w:r w:rsidRPr="000B0CC8">
          <w:rPr>
            <w:rFonts w:ascii="Times New Roman" w:hAnsi="Times New Roman"/>
            <w:sz w:val="24"/>
            <w:szCs w:val="24"/>
          </w:rPr>
          <w:t xml:space="preserve"> expect </w:t>
        </w:r>
      </w:ins>
      <w:ins w:id="3834" w:author="Britt Collins" w:date="2021-10-04T12:16:00Z">
        <w:r w:rsidR="003D7D83">
          <w:rPr>
            <w:rFonts w:ascii="Times New Roman" w:hAnsi="Times New Roman"/>
            <w:sz w:val="24"/>
            <w:szCs w:val="24"/>
          </w:rPr>
          <w:t>a Brit</w:t>
        </w:r>
      </w:ins>
      <w:ins w:id="3835" w:author="Britt Collins" w:date="2021-09-30T14:58:00Z">
        <w:r w:rsidRPr="000B0CC8">
          <w:rPr>
            <w:rFonts w:ascii="Times New Roman" w:hAnsi="Times New Roman"/>
            <w:sz w:val="24"/>
            <w:szCs w:val="24"/>
          </w:rPr>
          <w:t xml:space="preserve"> to have a West Midlands accent. George began talking about the state of Australian politics, comparing them to current UK politics. I wasn't interested in</w:t>
        </w:r>
      </w:ins>
      <w:ins w:id="3836" w:author="Britt Collins" w:date="2021-10-04T12:17:00Z">
        <w:r w:rsidR="003D7D83">
          <w:rPr>
            <w:rFonts w:ascii="Times New Roman" w:hAnsi="Times New Roman"/>
            <w:sz w:val="24"/>
            <w:szCs w:val="24"/>
          </w:rPr>
          <w:t xml:space="preserve"> </w:t>
        </w:r>
      </w:ins>
      <w:ins w:id="3837" w:author="Britt Collins" w:date="2021-09-30T14:58:00Z">
        <w:r w:rsidRPr="000B0CC8">
          <w:rPr>
            <w:rFonts w:ascii="Times New Roman" w:hAnsi="Times New Roman"/>
            <w:sz w:val="24"/>
            <w:szCs w:val="24"/>
          </w:rPr>
          <w:t>politics</w:t>
        </w:r>
      </w:ins>
      <w:ins w:id="3838" w:author="Britt Collins" w:date="2021-10-04T12:17:00Z">
        <w:r w:rsidR="003D7D83">
          <w:rPr>
            <w:rFonts w:ascii="Times New Roman" w:hAnsi="Times New Roman"/>
            <w:sz w:val="24"/>
            <w:szCs w:val="24"/>
          </w:rPr>
          <w:t>, British, Australian or otherwise</w:t>
        </w:r>
      </w:ins>
      <w:ins w:id="3839" w:author="Britt Collins" w:date="2021-09-30T14:58:00Z">
        <w:r w:rsidRPr="000B0CC8">
          <w:rPr>
            <w:rFonts w:ascii="Times New Roman" w:hAnsi="Times New Roman"/>
            <w:sz w:val="24"/>
            <w:szCs w:val="24"/>
          </w:rPr>
          <w:t xml:space="preserve">, so found it difficult to follow the conversation. I was embarrassed. George knew more about UK politics that I did. </w:t>
        </w:r>
      </w:ins>
    </w:p>
    <w:p w14:paraId="1D3C9FA2" w14:textId="5D4DB5F7" w:rsidR="006F31F6" w:rsidRPr="000B0CC8" w:rsidRDefault="006F31F6">
      <w:pPr>
        <w:spacing w:line="480" w:lineRule="auto"/>
        <w:ind w:left="-5" w:right="15" w:firstLine="350"/>
        <w:rPr>
          <w:ins w:id="3840" w:author="Britt Collins" w:date="2021-09-30T14:58:00Z"/>
          <w:rFonts w:ascii="Times New Roman" w:hAnsi="Times New Roman"/>
          <w:sz w:val="24"/>
          <w:szCs w:val="24"/>
        </w:rPr>
        <w:pPrChange w:id="3841" w:author="Britt Collins" w:date="2021-10-04T12:15:00Z">
          <w:pPr>
            <w:ind w:left="-5" w:right="15"/>
          </w:pPr>
        </w:pPrChange>
      </w:pPr>
      <w:ins w:id="3842" w:author="Britt Collins" w:date="2021-09-30T14:58:00Z">
        <w:r w:rsidRPr="000B0CC8">
          <w:rPr>
            <w:rFonts w:ascii="Times New Roman" w:hAnsi="Times New Roman"/>
            <w:sz w:val="24"/>
            <w:szCs w:val="24"/>
          </w:rPr>
          <w:t>Elle became the centre of the conversation</w:t>
        </w:r>
      </w:ins>
      <w:ins w:id="3843" w:author="Britt Collins" w:date="2021-10-04T12:17:00Z">
        <w:r w:rsidR="003D7D83">
          <w:rPr>
            <w:rFonts w:ascii="Times New Roman" w:hAnsi="Times New Roman"/>
            <w:sz w:val="24"/>
            <w:szCs w:val="24"/>
          </w:rPr>
          <w:t xml:space="preserve"> and</w:t>
        </w:r>
      </w:ins>
      <w:ins w:id="3844" w:author="Britt Collins" w:date="2021-09-30T14:58:00Z">
        <w:r w:rsidRPr="000B0CC8">
          <w:rPr>
            <w:rFonts w:ascii="Times New Roman" w:hAnsi="Times New Roman"/>
            <w:sz w:val="24"/>
            <w:szCs w:val="24"/>
          </w:rPr>
          <w:t xml:space="preserve"> talked in great depth about Australian current affairs. Like debates of old, George and Elle would take turns presenting their point of view. I was more concerned with my bottle of beer. It was beginning to get warm.</w:t>
        </w:r>
      </w:ins>
    </w:p>
    <w:p w14:paraId="0917391A" w14:textId="77777777" w:rsidR="003D7D83" w:rsidRDefault="006F31F6" w:rsidP="003D7D83">
      <w:pPr>
        <w:spacing w:line="480" w:lineRule="auto"/>
        <w:ind w:left="-5" w:right="15" w:firstLine="350"/>
        <w:rPr>
          <w:ins w:id="3845" w:author="Britt Collins" w:date="2021-10-04T12:19:00Z"/>
          <w:rFonts w:ascii="Times New Roman" w:hAnsi="Times New Roman"/>
          <w:sz w:val="24"/>
          <w:szCs w:val="24"/>
        </w:rPr>
      </w:pPr>
      <w:ins w:id="3846" w:author="Britt Collins" w:date="2021-09-30T14:58:00Z">
        <w:r w:rsidRPr="000B0CC8">
          <w:rPr>
            <w:rFonts w:ascii="Times New Roman" w:hAnsi="Times New Roman"/>
            <w:sz w:val="24"/>
            <w:szCs w:val="24"/>
          </w:rPr>
          <w:t xml:space="preserve">The debate came to an abrupt end as </w:t>
        </w:r>
      </w:ins>
      <w:ins w:id="3847" w:author="Britt Collins" w:date="2021-10-04T12:18:00Z">
        <w:r w:rsidR="003D7D83">
          <w:rPr>
            <w:rFonts w:ascii="Times New Roman" w:hAnsi="Times New Roman"/>
            <w:sz w:val="24"/>
            <w:szCs w:val="24"/>
          </w:rPr>
          <w:t xml:space="preserve">someone turned up </w:t>
        </w:r>
      </w:ins>
      <w:ins w:id="3848" w:author="Britt Collins" w:date="2021-09-30T14:58:00Z">
        <w:r w:rsidRPr="000B0CC8">
          <w:rPr>
            <w:rFonts w:ascii="Times New Roman" w:hAnsi="Times New Roman"/>
            <w:sz w:val="24"/>
            <w:szCs w:val="24"/>
          </w:rPr>
          <w:t xml:space="preserve">the volume on the radio. Radio station Triple J began announcing the top 10 music tracks of 2009. The count own to the number one began. After the tense build up, UK band Mumford and Sons was announced as owners of the top spot. I hadn’t a clue who they were at the time. </w:t>
        </w:r>
      </w:ins>
      <w:ins w:id="3849" w:author="Britt Collins" w:date="2021-10-04T12:18:00Z">
        <w:r w:rsidR="003D7D83">
          <w:rPr>
            <w:rFonts w:ascii="Times New Roman" w:hAnsi="Times New Roman"/>
            <w:sz w:val="24"/>
            <w:szCs w:val="24"/>
          </w:rPr>
          <w:t>Soon a</w:t>
        </w:r>
      </w:ins>
      <w:ins w:id="3850" w:author="Britt Collins" w:date="2021-09-30T14:58:00Z">
        <w:r w:rsidRPr="000B0CC8">
          <w:rPr>
            <w:rFonts w:ascii="Times New Roman" w:hAnsi="Times New Roman"/>
            <w:sz w:val="24"/>
            <w:szCs w:val="24"/>
          </w:rPr>
          <w:t xml:space="preserve">fter I looked at the time and began making my excuses to leave. I shook everyone’s hand and thanked them for a memorable afternoon. I made my way with Elle to the front door. We paused. </w:t>
        </w:r>
      </w:ins>
    </w:p>
    <w:p w14:paraId="56155A9F" w14:textId="77777777" w:rsidR="003D7D83" w:rsidRDefault="006F31F6" w:rsidP="003D7D83">
      <w:pPr>
        <w:spacing w:line="480" w:lineRule="auto"/>
        <w:ind w:left="-5" w:right="15" w:firstLine="350"/>
        <w:rPr>
          <w:ins w:id="3851" w:author="Britt Collins" w:date="2021-10-04T12:19:00Z"/>
          <w:rFonts w:ascii="Times New Roman" w:hAnsi="Times New Roman"/>
          <w:sz w:val="24"/>
          <w:szCs w:val="24"/>
        </w:rPr>
      </w:pPr>
      <w:ins w:id="3852" w:author="Britt Collins" w:date="2021-09-30T14:58:00Z">
        <w:r w:rsidRPr="000B0CC8">
          <w:rPr>
            <w:rFonts w:ascii="Times New Roman" w:hAnsi="Times New Roman"/>
            <w:sz w:val="24"/>
            <w:szCs w:val="24"/>
          </w:rPr>
          <w:t xml:space="preserve">Elle lacked her usual warmth and found it difficult make eye contact. </w:t>
        </w:r>
      </w:ins>
      <w:ins w:id="3853" w:author="Britt Collins" w:date="2021-10-04T12:19:00Z">
        <w:r w:rsidR="003D7D83">
          <w:rPr>
            <w:rFonts w:ascii="Times New Roman" w:hAnsi="Times New Roman"/>
            <w:sz w:val="24"/>
            <w:szCs w:val="24"/>
          </w:rPr>
          <w:t>“</w:t>
        </w:r>
      </w:ins>
      <w:ins w:id="3854" w:author="Britt Collins" w:date="2021-09-30T14:58:00Z">
        <w:r w:rsidRPr="000B0CC8">
          <w:rPr>
            <w:rFonts w:ascii="Times New Roman" w:hAnsi="Times New Roman"/>
            <w:sz w:val="24"/>
            <w:szCs w:val="24"/>
          </w:rPr>
          <w:t>Dave, I think it would be a good idea if we end our relationship.</w:t>
        </w:r>
      </w:ins>
      <w:ins w:id="3855" w:author="Britt Collins" w:date="2021-10-04T12:19:00Z">
        <w:r w:rsidR="003D7D83">
          <w:rPr>
            <w:rFonts w:ascii="Times New Roman" w:hAnsi="Times New Roman"/>
            <w:sz w:val="24"/>
            <w:szCs w:val="24"/>
          </w:rPr>
          <w:t>”</w:t>
        </w:r>
      </w:ins>
      <w:ins w:id="3856" w:author="Britt Collins" w:date="2021-09-30T14:58:00Z">
        <w:r w:rsidRPr="000B0CC8">
          <w:rPr>
            <w:rFonts w:ascii="Times New Roman" w:hAnsi="Times New Roman"/>
            <w:sz w:val="24"/>
            <w:szCs w:val="24"/>
          </w:rPr>
          <w:t xml:space="preserve"> </w:t>
        </w:r>
      </w:ins>
    </w:p>
    <w:p w14:paraId="72B328A4" w14:textId="77777777" w:rsidR="003D7D83" w:rsidRDefault="006F31F6" w:rsidP="003D7D83">
      <w:pPr>
        <w:spacing w:line="480" w:lineRule="auto"/>
        <w:ind w:left="-5" w:right="15" w:firstLine="350"/>
        <w:rPr>
          <w:ins w:id="3857" w:author="Britt Collins" w:date="2021-10-04T12:20:00Z"/>
          <w:rFonts w:ascii="Times New Roman" w:hAnsi="Times New Roman"/>
          <w:sz w:val="24"/>
          <w:szCs w:val="24"/>
        </w:rPr>
      </w:pPr>
      <w:ins w:id="3858" w:author="Britt Collins" w:date="2021-09-30T14:58:00Z">
        <w:r w:rsidRPr="000B0CC8">
          <w:rPr>
            <w:rFonts w:ascii="Times New Roman" w:hAnsi="Times New Roman"/>
            <w:sz w:val="24"/>
            <w:szCs w:val="24"/>
          </w:rPr>
          <w:t>I sensed the relationship wasn</w:t>
        </w:r>
      </w:ins>
      <w:ins w:id="3859" w:author="Britt Collins" w:date="2021-10-04T12:19:00Z">
        <w:r w:rsidR="003D7D83">
          <w:rPr>
            <w:rFonts w:ascii="Times New Roman" w:hAnsi="Times New Roman"/>
            <w:sz w:val="24"/>
            <w:szCs w:val="24"/>
          </w:rPr>
          <w:t>’</w:t>
        </w:r>
      </w:ins>
      <w:ins w:id="3860" w:author="Britt Collins" w:date="2021-09-30T14:58:00Z">
        <w:r w:rsidRPr="000B0CC8">
          <w:rPr>
            <w:rFonts w:ascii="Times New Roman" w:hAnsi="Times New Roman"/>
            <w:sz w:val="24"/>
            <w:szCs w:val="24"/>
          </w:rPr>
          <w:t xml:space="preserve">t perfect but didn't think it would end then. </w:t>
        </w:r>
      </w:ins>
      <w:ins w:id="3861" w:author="Britt Collins" w:date="2021-10-04T12:19:00Z">
        <w:r w:rsidR="003D7D83">
          <w:rPr>
            <w:rFonts w:ascii="Times New Roman" w:hAnsi="Times New Roman"/>
            <w:sz w:val="24"/>
            <w:szCs w:val="24"/>
          </w:rPr>
          <w:t>“</w:t>
        </w:r>
      </w:ins>
      <w:ins w:id="3862" w:author="Britt Collins" w:date="2021-09-30T14:58:00Z">
        <w:r w:rsidRPr="000B0CC8">
          <w:rPr>
            <w:rFonts w:ascii="Times New Roman" w:hAnsi="Times New Roman"/>
            <w:sz w:val="24"/>
            <w:szCs w:val="24"/>
          </w:rPr>
          <w:t xml:space="preserve">Shall we </w:t>
        </w:r>
      </w:ins>
      <w:ins w:id="3863" w:author="Britt Collins" w:date="2021-10-04T12:20:00Z">
        <w:r w:rsidR="003D7D83">
          <w:rPr>
            <w:rFonts w:ascii="Times New Roman" w:hAnsi="Times New Roman"/>
            <w:sz w:val="24"/>
            <w:szCs w:val="24"/>
          </w:rPr>
          <w:t xml:space="preserve">just </w:t>
        </w:r>
      </w:ins>
      <w:ins w:id="3864" w:author="Britt Collins" w:date="2021-09-30T14:58:00Z">
        <w:r w:rsidRPr="000B0CC8">
          <w:rPr>
            <w:rFonts w:ascii="Times New Roman" w:hAnsi="Times New Roman"/>
            <w:sz w:val="24"/>
            <w:szCs w:val="24"/>
          </w:rPr>
          <w:t>be fuck buddies</w:t>
        </w:r>
      </w:ins>
      <w:ins w:id="3865" w:author="Britt Collins" w:date="2021-10-04T12:20:00Z">
        <w:r w:rsidR="003D7D83">
          <w:rPr>
            <w:rFonts w:ascii="Times New Roman" w:hAnsi="Times New Roman"/>
            <w:sz w:val="24"/>
            <w:szCs w:val="24"/>
          </w:rPr>
          <w:t xml:space="preserve">?” she </w:t>
        </w:r>
      </w:ins>
      <w:ins w:id="3866" w:author="Britt Collins" w:date="2021-09-30T14:58:00Z">
        <w:r w:rsidRPr="000B0CC8">
          <w:rPr>
            <w:rFonts w:ascii="Times New Roman" w:hAnsi="Times New Roman"/>
            <w:sz w:val="24"/>
            <w:szCs w:val="24"/>
          </w:rPr>
          <w:t xml:space="preserve">asked. </w:t>
        </w:r>
      </w:ins>
    </w:p>
    <w:p w14:paraId="6CAE13AF" w14:textId="68BCF5A4" w:rsidR="003D7D83" w:rsidRDefault="006F31F6" w:rsidP="003D7D83">
      <w:pPr>
        <w:spacing w:line="480" w:lineRule="auto"/>
        <w:ind w:left="-5" w:right="15" w:firstLine="350"/>
        <w:rPr>
          <w:ins w:id="3867" w:author="Britt Collins" w:date="2021-10-04T12:21:00Z"/>
          <w:rFonts w:ascii="Times New Roman" w:hAnsi="Times New Roman"/>
          <w:sz w:val="24"/>
          <w:szCs w:val="24"/>
        </w:rPr>
      </w:pPr>
      <w:ins w:id="3868" w:author="Britt Collins" w:date="2021-09-30T14:58:00Z">
        <w:r w:rsidRPr="000B0CC8">
          <w:rPr>
            <w:rFonts w:ascii="Times New Roman" w:hAnsi="Times New Roman"/>
            <w:sz w:val="24"/>
            <w:szCs w:val="24"/>
          </w:rPr>
          <w:t xml:space="preserve">I </w:t>
        </w:r>
      </w:ins>
      <w:ins w:id="3869" w:author="Britt Collins" w:date="2021-10-04T12:20:00Z">
        <w:r w:rsidR="003D7D83">
          <w:rPr>
            <w:rFonts w:ascii="Times New Roman" w:hAnsi="Times New Roman"/>
            <w:sz w:val="24"/>
            <w:szCs w:val="24"/>
          </w:rPr>
          <w:t>flushed,</w:t>
        </w:r>
      </w:ins>
      <w:ins w:id="3870" w:author="Britt Collins" w:date="2021-09-30T14:58:00Z">
        <w:r w:rsidRPr="000B0CC8">
          <w:rPr>
            <w:rFonts w:ascii="Times New Roman" w:hAnsi="Times New Roman"/>
            <w:sz w:val="24"/>
            <w:szCs w:val="24"/>
          </w:rPr>
          <w:t xml:space="preserve"> surprised and offended. </w:t>
        </w:r>
      </w:ins>
      <w:ins w:id="3871" w:author="Britt Collins" w:date="2021-10-04T12:20:00Z">
        <w:r w:rsidR="003D7D83">
          <w:rPr>
            <w:rFonts w:ascii="Times New Roman" w:hAnsi="Times New Roman"/>
            <w:sz w:val="24"/>
            <w:szCs w:val="24"/>
          </w:rPr>
          <w:t>“Um, don’t think so</w:t>
        </w:r>
      </w:ins>
      <w:ins w:id="3872" w:author="Britt Collins" w:date="2021-10-04T12:21:00Z">
        <w:r w:rsidR="003D7D83">
          <w:rPr>
            <w:rFonts w:ascii="Times New Roman" w:hAnsi="Times New Roman"/>
            <w:sz w:val="24"/>
            <w:szCs w:val="24"/>
          </w:rPr>
          <w:t xml:space="preserve">… maybe </w:t>
        </w:r>
      </w:ins>
      <w:ins w:id="3873" w:author="Britt Collins" w:date="2021-09-30T14:58:00Z">
        <w:r w:rsidRPr="000B0CC8">
          <w:rPr>
            <w:rFonts w:ascii="Times New Roman" w:hAnsi="Times New Roman"/>
            <w:sz w:val="24"/>
            <w:szCs w:val="24"/>
          </w:rPr>
          <w:t>we just need a break.</w:t>
        </w:r>
      </w:ins>
      <w:ins w:id="3874" w:author="Britt Collins" w:date="2021-10-04T12:21:00Z">
        <w:r w:rsidR="003D7D83">
          <w:rPr>
            <w:rFonts w:ascii="Times New Roman" w:hAnsi="Times New Roman"/>
            <w:sz w:val="24"/>
            <w:szCs w:val="24"/>
          </w:rPr>
          <w:t>”</w:t>
        </w:r>
      </w:ins>
      <w:ins w:id="3875" w:author="Britt Collins" w:date="2021-09-30T14:58:00Z">
        <w:r w:rsidRPr="000B0CC8">
          <w:rPr>
            <w:rFonts w:ascii="Times New Roman" w:hAnsi="Times New Roman"/>
            <w:sz w:val="24"/>
            <w:szCs w:val="24"/>
          </w:rPr>
          <w:t xml:space="preserve"> </w:t>
        </w:r>
      </w:ins>
    </w:p>
    <w:p w14:paraId="7C9B40D6" w14:textId="7C4C5F81" w:rsidR="005319D5" w:rsidRDefault="006F31F6" w:rsidP="003D7D83">
      <w:pPr>
        <w:spacing w:line="480" w:lineRule="auto"/>
        <w:ind w:left="-5" w:right="15" w:firstLine="350"/>
        <w:rPr>
          <w:ins w:id="3876" w:author="Britt Collins" w:date="2021-10-04T12:28:00Z"/>
          <w:rFonts w:ascii="Times New Roman" w:hAnsi="Times New Roman"/>
          <w:b/>
          <w:sz w:val="24"/>
          <w:szCs w:val="24"/>
        </w:rPr>
      </w:pPr>
      <w:ins w:id="3877" w:author="Britt Collins" w:date="2021-09-30T14:58:00Z">
        <w:r w:rsidRPr="000B0CC8">
          <w:rPr>
            <w:rFonts w:ascii="Times New Roman" w:hAnsi="Times New Roman"/>
            <w:sz w:val="24"/>
            <w:szCs w:val="24"/>
          </w:rPr>
          <w:t>With a heavy heart I made my way back home.</w:t>
        </w:r>
      </w:ins>
      <w:ins w:id="3878" w:author="Britt Collins" w:date="2021-10-04T12:21:00Z">
        <w:r w:rsidR="003D7D83">
          <w:rPr>
            <w:rFonts w:ascii="Times New Roman" w:hAnsi="Times New Roman"/>
            <w:sz w:val="24"/>
            <w:szCs w:val="24"/>
          </w:rPr>
          <w:t xml:space="preserve"> </w:t>
        </w:r>
      </w:ins>
      <w:ins w:id="3879" w:author="Britt Collins" w:date="2021-09-30T14:58:00Z">
        <w:r w:rsidRPr="000B0CC8">
          <w:rPr>
            <w:rFonts w:ascii="Times New Roman" w:hAnsi="Times New Roman"/>
            <w:sz w:val="24"/>
            <w:szCs w:val="24"/>
          </w:rPr>
          <w:t xml:space="preserve">Unexpectedly, a few weeks later I received a text from Elle. She had use of her </w:t>
        </w:r>
      </w:ins>
      <w:ins w:id="3880" w:author="Britt Collins" w:date="2021-10-04T12:22:00Z">
        <w:r w:rsidR="003D7D83">
          <w:rPr>
            <w:rFonts w:ascii="Times New Roman" w:hAnsi="Times New Roman"/>
            <w:sz w:val="24"/>
            <w:szCs w:val="24"/>
          </w:rPr>
          <w:t>a</w:t>
        </w:r>
      </w:ins>
      <w:ins w:id="3881" w:author="Britt Collins" w:date="2021-09-30T14:58:00Z">
        <w:r w:rsidRPr="000B0CC8">
          <w:rPr>
            <w:rFonts w:ascii="Times New Roman" w:hAnsi="Times New Roman"/>
            <w:sz w:val="24"/>
            <w:szCs w:val="24"/>
          </w:rPr>
          <w:t>unt’s car for the weekend. She wanted to show me the Blue Mountains</w:t>
        </w:r>
      </w:ins>
      <w:ins w:id="3882" w:author="Britt Collins" w:date="2021-10-04T12:22:00Z">
        <w:r w:rsidR="003D7D83">
          <w:rPr>
            <w:rFonts w:ascii="Times New Roman" w:hAnsi="Times New Roman"/>
            <w:sz w:val="24"/>
            <w:szCs w:val="24"/>
          </w:rPr>
          <w:t xml:space="preserve"> and</w:t>
        </w:r>
      </w:ins>
      <w:ins w:id="3883" w:author="Britt Collins" w:date="2021-09-30T14:58:00Z">
        <w:r w:rsidRPr="000B0CC8">
          <w:rPr>
            <w:rFonts w:ascii="Times New Roman" w:hAnsi="Times New Roman"/>
            <w:sz w:val="24"/>
            <w:szCs w:val="24"/>
          </w:rPr>
          <w:t xml:space="preserve"> I happily accepted. </w:t>
        </w:r>
      </w:ins>
      <w:ins w:id="3884" w:author="Britt Collins" w:date="2021-10-04T12:27:00Z">
        <w:r w:rsidR="005319D5" w:rsidRPr="005319D5">
          <w:rPr>
            <w:rFonts w:ascii="Times New Roman" w:hAnsi="Times New Roman"/>
            <w:b/>
            <w:sz w:val="24"/>
            <w:szCs w:val="24"/>
            <w:rPrChange w:id="3885" w:author="Britt Collins" w:date="2021-10-04T12:28:00Z">
              <w:rPr>
                <w:rFonts w:ascii="Times New Roman" w:hAnsi="Times New Roman"/>
                <w:sz w:val="24"/>
                <w:szCs w:val="24"/>
              </w:rPr>
            </w:rPrChange>
          </w:rPr>
          <w:t>Only two hours west of</w:t>
        </w:r>
      </w:ins>
      <w:ins w:id="3886" w:author="Britt Collins" w:date="2021-10-04T12:28:00Z">
        <w:r w:rsidR="005319D5" w:rsidRPr="005319D5">
          <w:rPr>
            <w:rFonts w:ascii="Times New Roman" w:hAnsi="Times New Roman"/>
            <w:b/>
            <w:sz w:val="24"/>
            <w:szCs w:val="24"/>
            <w:rPrChange w:id="3887" w:author="Britt Collins" w:date="2021-10-04T12:28:00Z">
              <w:rPr>
                <w:rFonts w:ascii="Times New Roman" w:hAnsi="Times New Roman"/>
                <w:sz w:val="24"/>
                <w:szCs w:val="24"/>
              </w:rPr>
            </w:rPrChange>
          </w:rPr>
          <w:t xml:space="preserve"> Sydney, t</w:t>
        </w:r>
      </w:ins>
      <w:ins w:id="3888" w:author="Britt Collins" w:date="2021-09-30T14:58:00Z">
        <w:r w:rsidRPr="005319D5">
          <w:rPr>
            <w:rFonts w:ascii="Times New Roman" w:hAnsi="Times New Roman"/>
            <w:b/>
            <w:sz w:val="24"/>
            <w:szCs w:val="24"/>
            <w:rPrChange w:id="3889" w:author="Britt Collins" w:date="2021-10-04T12:28:00Z">
              <w:rPr>
                <w:rFonts w:ascii="Times New Roman" w:hAnsi="Times New Roman"/>
                <w:sz w:val="24"/>
                <w:szCs w:val="24"/>
              </w:rPr>
            </w:rPrChange>
          </w:rPr>
          <w:t xml:space="preserve">he </w:t>
        </w:r>
      </w:ins>
      <w:ins w:id="3890" w:author="Britt Collins" w:date="2021-10-04T12:35:00Z">
        <w:r w:rsidR="005319D5">
          <w:rPr>
            <w:rFonts w:ascii="Times New Roman" w:hAnsi="Times New Roman"/>
            <w:b/>
            <w:sz w:val="24"/>
            <w:szCs w:val="24"/>
          </w:rPr>
          <w:t xml:space="preserve">rolling hills of the </w:t>
        </w:r>
      </w:ins>
      <w:ins w:id="3891" w:author="Britt Collins" w:date="2021-09-30T14:58:00Z">
        <w:r w:rsidRPr="005319D5">
          <w:rPr>
            <w:rFonts w:ascii="Times New Roman" w:hAnsi="Times New Roman"/>
            <w:b/>
            <w:sz w:val="24"/>
            <w:szCs w:val="24"/>
            <w:rPrChange w:id="3892" w:author="Britt Collins" w:date="2021-10-04T12:28:00Z">
              <w:rPr>
                <w:rFonts w:ascii="Times New Roman" w:hAnsi="Times New Roman"/>
                <w:sz w:val="24"/>
                <w:szCs w:val="24"/>
              </w:rPr>
            </w:rPrChange>
          </w:rPr>
          <w:t xml:space="preserve">Blue Mountains </w:t>
        </w:r>
      </w:ins>
      <w:ins w:id="3893" w:author="Britt Collins" w:date="2021-10-04T12:28:00Z">
        <w:r w:rsidR="005319D5" w:rsidRPr="005319D5">
          <w:rPr>
            <w:rFonts w:ascii="Times New Roman" w:hAnsi="Times New Roman"/>
            <w:b/>
            <w:sz w:val="24"/>
            <w:szCs w:val="24"/>
            <w:rPrChange w:id="3894" w:author="Britt Collins" w:date="2021-10-04T12:28:00Z">
              <w:rPr>
                <w:rFonts w:ascii="Times New Roman" w:hAnsi="Times New Roman"/>
                <w:sz w:val="24"/>
                <w:szCs w:val="24"/>
              </w:rPr>
            </w:rPrChange>
          </w:rPr>
          <w:t>were</w:t>
        </w:r>
      </w:ins>
      <w:ins w:id="3895" w:author="Britt Collins" w:date="2021-09-30T14:58:00Z">
        <w:r w:rsidRPr="005319D5">
          <w:rPr>
            <w:rFonts w:ascii="Times New Roman" w:hAnsi="Times New Roman"/>
            <w:b/>
            <w:sz w:val="24"/>
            <w:szCs w:val="24"/>
            <w:rPrChange w:id="3896" w:author="Britt Collins" w:date="2021-10-04T12:28:00Z">
              <w:rPr>
                <w:rFonts w:ascii="Times New Roman" w:hAnsi="Times New Roman"/>
                <w:sz w:val="24"/>
                <w:szCs w:val="24"/>
              </w:rPr>
            </w:rPrChange>
          </w:rPr>
          <w:t xml:space="preserve"> one of the </w:t>
        </w:r>
      </w:ins>
      <w:ins w:id="3897" w:author="Britt Collins" w:date="2021-10-04T15:04:00Z">
        <w:r w:rsidR="0016651D">
          <w:rPr>
            <w:rFonts w:ascii="Times New Roman" w:hAnsi="Times New Roman"/>
            <w:b/>
            <w:sz w:val="24"/>
            <w:szCs w:val="24"/>
          </w:rPr>
          <w:t>city’s</w:t>
        </w:r>
      </w:ins>
      <w:ins w:id="3898" w:author="Britt Collins" w:date="2021-10-04T12:28:00Z">
        <w:r w:rsidR="005319D5" w:rsidRPr="005319D5">
          <w:rPr>
            <w:rFonts w:ascii="Times New Roman" w:hAnsi="Times New Roman"/>
            <w:b/>
            <w:sz w:val="24"/>
            <w:szCs w:val="24"/>
            <w:rPrChange w:id="3899" w:author="Britt Collins" w:date="2021-10-04T12:28:00Z">
              <w:rPr>
                <w:rFonts w:ascii="Times New Roman" w:hAnsi="Times New Roman"/>
                <w:sz w:val="24"/>
                <w:szCs w:val="24"/>
              </w:rPr>
            </w:rPrChange>
          </w:rPr>
          <w:t xml:space="preserve"> hotspots</w:t>
        </w:r>
      </w:ins>
      <w:ins w:id="3900" w:author="Britt Collins" w:date="2021-09-30T14:58:00Z">
        <w:r w:rsidRPr="005319D5">
          <w:rPr>
            <w:rFonts w:ascii="Times New Roman" w:hAnsi="Times New Roman"/>
            <w:b/>
            <w:sz w:val="24"/>
            <w:szCs w:val="24"/>
            <w:rPrChange w:id="3901" w:author="Britt Collins" w:date="2021-10-04T12:28:00Z">
              <w:rPr>
                <w:rFonts w:ascii="Times New Roman" w:hAnsi="Times New Roman"/>
                <w:sz w:val="24"/>
                <w:szCs w:val="24"/>
              </w:rPr>
            </w:rPrChange>
          </w:rPr>
          <w:t xml:space="preserve">. </w:t>
        </w:r>
      </w:ins>
      <w:ins w:id="3902" w:author="Britt Collins" w:date="2021-10-04T15:03:00Z">
        <w:r w:rsidR="0016651D">
          <w:rPr>
            <w:rFonts w:ascii="Times New Roman" w:hAnsi="Times New Roman"/>
            <w:b/>
            <w:sz w:val="24"/>
            <w:szCs w:val="24"/>
          </w:rPr>
          <w:t>Avoid</w:t>
        </w:r>
      </w:ins>
      <w:ins w:id="3903" w:author="Britt Collins" w:date="2021-10-04T12:22:00Z">
        <w:r w:rsidR="003D7D83" w:rsidRPr="003D7D83">
          <w:rPr>
            <w:rFonts w:ascii="Times New Roman" w:hAnsi="Times New Roman"/>
            <w:b/>
            <w:sz w:val="24"/>
            <w:szCs w:val="24"/>
            <w:rPrChange w:id="3904" w:author="Britt Collins" w:date="2021-10-04T12:22:00Z">
              <w:rPr>
                <w:rFonts w:ascii="Times New Roman" w:hAnsi="Times New Roman"/>
                <w:sz w:val="24"/>
                <w:szCs w:val="24"/>
              </w:rPr>
            </w:rPrChange>
          </w:rPr>
          <w:t xml:space="preserve"> GENERIC DESCRIPTION, WHY IS IT MUST-SEE</w:t>
        </w:r>
      </w:ins>
      <w:ins w:id="3905" w:author="Britt Collins" w:date="2021-10-04T15:04:00Z">
        <w:r w:rsidR="0016651D">
          <w:rPr>
            <w:rFonts w:ascii="Times New Roman" w:hAnsi="Times New Roman"/>
            <w:b/>
            <w:sz w:val="24"/>
            <w:szCs w:val="24"/>
          </w:rPr>
          <w:t xml:space="preserve"> etc</w:t>
        </w:r>
      </w:ins>
      <w:ins w:id="3906" w:author="Britt Collins" w:date="2021-10-04T12:22:00Z">
        <w:r w:rsidR="003D7D83" w:rsidRPr="003D7D83">
          <w:rPr>
            <w:rFonts w:ascii="Times New Roman" w:hAnsi="Times New Roman"/>
            <w:b/>
            <w:sz w:val="24"/>
            <w:szCs w:val="24"/>
            <w:rPrChange w:id="3907" w:author="Britt Collins" w:date="2021-10-04T12:22:00Z">
              <w:rPr>
                <w:rFonts w:ascii="Times New Roman" w:hAnsi="Times New Roman"/>
                <w:sz w:val="24"/>
                <w:szCs w:val="24"/>
              </w:rPr>
            </w:rPrChange>
          </w:rPr>
          <w:t xml:space="preserve">? </w:t>
        </w:r>
      </w:ins>
      <w:ins w:id="3908" w:author="Britt Collins" w:date="2021-10-04T12:32:00Z">
        <w:r w:rsidR="005319D5">
          <w:rPr>
            <w:rFonts w:ascii="Times New Roman" w:hAnsi="Times New Roman"/>
            <w:b/>
            <w:sz w:val="24"/>
            <w:szCs w:val="24"/>
          </w:rPr>
          <w:t>For example,</w:t>
        </w:r>
      </w:ins>
      <w:ins w:id="3909" w:author="Britt Collins" w:date="2021-10-04T15:04:00Z">
        <w:r w:rsidR="0016651D">
          <w:rPr>
            <w:rFonts w:ascii="Times New Roman" w:hAnsi="Times New Roman"/>
            <w:b/>
            <w:sz w:val="24"/>
            <w:szCs w:val="24"/>
          </w:rPr>
          <w:t xml:space="preserve"> make it vivid so readers get the picture</w:t>
        </w:r>
      </w:ins>
      <w:ins w:id="3910" w:author="Britt Collins" w:date="2021-10-04T15:05:00Z">
        <w:r w:rsidR="0016651D">
          <w:rPr>
            <w:rFonts w:ascii="Times New Roman" w:hAnsi="Times New Roman"/>
            <w:b/>
            <w:sz w:val="24"/>
            <w:szCs w:val="24"/>
          </w:rPr>
          <w:t xml:space="preserve">, </w:t>
        </w:r>
      </w:ins>
      <w:ins w:id="3911" w:author="Britt Collins" w:date="2021-10-04T15:04:00Z">
        <w:r w:rsidR="0016651D">
          <w:rPr>
            <w:rFonts w:ascii="Times New Roman" w:hAnsi="Times New Roman"/>
            <w:b/>
            <w:sz w:val="24"/>
            <w:szCs w:val="24"/>
          </w:rPr>
          <w:t>something along the lines</w:t>
        </w:r>
      </w:ins>
      <w:ins w:id="3912" w:author="Britt Collins" w:date="2021-10-04T15:05:00Z">
        <w:r w:rsidR="0016651D">
          <w:rPr>
            <w:rFonts w:ascii="Times New Roman" w:hAnsi="Times New Roman"/>
            <w:b/>
            <w:sz w:val="24"/>
            <w:szCs w:val="24"/>
          </w:rPr>
          <w:t>:</w:t>
        </w:r>
      </w:ins>
      <w:ins w:id="3913" w:author="Britt Collins" w:date="2021-10-04T12:32:00Z">
        <w:r w:rsidR="005319D5">
          <w:rPr>
            <w:rFonts w:ascii="Times New Roman" w:hAnsi="Times New Roman"/>
            <w:b/>
            <w:sz w:val="24"/>
            <w:szCs w:val="24"/>
          </w:rPr>
          <w:t xml:space="preserve"> Just as the Scottish have the Highlands and New Yorkers have the Catskills, </w:t>
        </w:r>
      </w:ins>
      <w:ins w:id="3914" w:author="Britt Collins" w:date="2021-10-04T12:33:00Z">
        <w:r w:rsidR="005319D5">
          <w:rPr>
            <w:rFonts w:ascii="Times New Roman" w:hAnsi="Times New Roman"/>
            <w:b/>
            <w:sz w:val="24"/>
            <w:szCs w:val="24"/>
          </w:rPr>
          <w:t xml:space="preserve">Sydneysiders have the Blue Mountains, </w:t>
        </w:r>
      </w:ins>
      <w:ins w:id="3915" w:author="Britt Collins" w:date="2021-10-04T12:38:00Z">
        <w:r w:rsidR="00593CA0">
          <w:rPr>
            <w:rFonts w:ascii="Times New Roman" w:hAnsi="Times New Roman"/>
            <w:b/>
            <w:sz w:val="24"/>
            <w:szCs w:val="24"/>
          </w:rPr>
          <w:t>an</w:t>
        </w:r>
      </w:ins>
      <w:ins w:id="3916" w:author="Britt Collins" w:date="2021-10-04T12:39:00Z">
        <w:r w:rsidR="00593CA0">
          <w:rPr>
            <w:rFonts w:ascii="Times New Roman" w:hAnsi="Times New Roman"/>
            <w:b/>
            <w:sz w:val="24"/>
            <w:szCs w:val="24"/>
          </w:rPr>
          <w:t xml:space="preserve"> </w:t>
        </w:r>
        <w:r w:rsidR="00593CA0">
          <w:rPr>
            <w:rFonts w:ascii="Times New Roman" w:hAnsi="Times New Roman"/>
            <w:b/>
            <w:sz w:val="24"/>
            <w:szCs w:val="24"/>
          </w:rPr>
          <w:lastRenderedPageBreak/>
          <w:t>untamed wilderness</w:t>
        </w:r>
      </w:ins>
      <w:ins w:id="3917" w:author="Britt Collins" w:date="2021-10-04T12:37:00Z">
        <w:r w:rsidR="00593CA0">
          <w:rPr>
            <w:rFonts w:ascii="Times New Roman" w:hAnsi="Times New Roman"/>
            <w:b/>
            <w:sz w:val="24"/>
            <w:szCs w:val="24"/>
          </w:rPr>
          <w:t xml:space="preserve"> </w:t>
        </w:r>
      </w:ins>
      <w:ins w:id="3918" w:author="Britt Collins" w:date="2021-10-04T12:33:00Z">
        <w:r w:rsidR="005319D5">
          <w:rPr>
            <w:rFonts w:ascii="Times New Roman" w:hAnsi="Times New Roman"/>
            <w:b/>
            <w:sz w:val="24"/>
            <w:szCs w:val="24"/>
          </w:rPr>
          <w:t>stretching across two</w:t>
        </w:r>
      </w:ins>
      <w:ins w:id="3919" w:author="Britt Collins" w:date="2021-10-04T12:34:00Z">
        <w:r w:rsidR="005319D5">
          <w:rPr>
            <w:rFonts w:ascii="Times New Roman" w:hAnsi="Times New Roman"/>
            <w:b/>
            <w:sz w:val="24"/>
            <w:szCs w:val="24"/>
          </w:rPr>
          <w:t>-and-half million acres filled with national parks of lush forest, craggy sandstone cliffs</w:t>
        </w:r>
      </w:ins>
      <w:ins w:id="3920" w:author="Britt Collins" w:date="2021-10-04T12:37:00Z">
        <w:r w:rsidR="00593CA0">
          <w:rPr>
            <w:rFonts w:ascii="Times New Roman" w:hAnsi="Times New Roman"/>
            <w:b/>
            <w:sz w:val="24"/>
            <w:szCs w:val="24"/>
          </w:rPr>
          <w:t xml:space="preserve">, </w:t>
        </w:r>
      </w:ins>
      <w:ins w:id="3921" w:author="Britt Collins" w:date="2021-10-04T12:39:00Z">
        <w:r w:rsidR="00593CA0">
          <w:rPr>
            <w:rFonts w:ascii="Times New Roman" w:hAnsi="Times New Roman"/>
            <w:b/>
            <w:sz w:val="24"/>
            <w:szCs w:val="24"/>
          </w:rPr>
          <w:t>lim</w:t>
        </w:r>
      </w:ins>
      <w:ins w:id="3922" w:author="Britt Collins" w:date="2021-10-04T12:40:00Z">
        <w:r w:rsidR="00593CA0">
          <w:rPr>
            <w:rFonts w:ascii="Times New Roman" w:hAnsi="Times New Roman"/>
            <w:b/>
            <w:sz w:val="24"/>
            <w:szCs w:val="24"/>
          </w:rPr>
          <w:t>estone caves</w:t>
        </w:r>
      </w:ins>
      <w:ins w:id="3923" w:author="Britt Collins" w:date="2021-10-04T12:36:00Z">
        <w:r w:rsidR="005319D5">
          <w:rPr>
            <w:rFonts w:ascii="Times New Roman" w:hAnsi="Times New Roman"/>
            <w:b/>
            <w:sz w:val="24"/>
            <w:szCs w:val="24"/>
          </w:rPr>
          <w:t xml:space="preserve"> and bushland</w:t>
        </w:r>
      </w:ins>
      <w:ins w:id="3924" w:author="Britt Collins" w:date="2021-10-04T12:34:00Z">
        <w:r w:rsidR="005319D5">
          <w:rPr>
            <w:rFonts w:ascii="Times New Roman" w:hAnsi="Times New Roman"/>
            <w:b/>
            <w:sz w:val="24"/>
            <w:szCs w:val="24"/>
          </w:rPr>
          <w:t xml:space="preserve"> roaming with </w:t>
        </w:r>
      </w:ins>
      <w:ins w:id="3925" w:author="Britt Collins" w:date="2021-10-04T12:35:00Z">
        <w:r w:rsidR="005319D5">
          <w:rPr>
            <w:rFonts w:ascii="Times New Roman" w:hAnsi="Times New Roman"/>
            <w:b/>
            <w:sz w:val="24"/>
            <w:szCs w:val="24"/>
          </w:rPr>
          <w:t>kangaroos</w:t>
        </w:r>
      </w:ins>
      <w:ins w:id="3926" w:author="Britt Collins" w:date="2021-10-04T12:44:00Z">
        <w:r w:rsidR="00593CA0">
          <w:rPr>
            <w:rFonts w:ascii="Times New Roman" w:hAnsi="Times New Roman"/>
            <w:b/>
            <w:sz w:val="24"/>
            <w:szCs w:val="24"/>
          </w:rPr>
          <w:t xml:space="preserve">, bandicoots, </w:t>
        </w:r>
        <w:r w:rsidR="00593CA0" w:rsidRPr="00593CA0">
          <w:rPr>
            <w:rFonts w:ascii="Times New Roman" w:hAnsi="Times New Roman"/>
            <w:b/>
            <w:sz w:val="24"/>
            <w:szCs w:val="24"/>
            <w:rPrChange w:id="3927" w:author="Britt Collins" w:date="2021-10-04T12:44:00Z">
              <w:rPr>
                <w:rFonts w:ascii="Times New Roman" w:hAnsi="Times New Roman"/>
                <w:sz w:val="24"/>
                <w:szCs w:val="24"/>
              </w:rPr>
            </w:rPrChange>
          </w:rPr>
          <w:t>kookaburras</w:t>
        </w:r>
      </w:ins>
      <w:ins w:id="3928" w:author="Britt Collins" w:date="2021-10-04T12:35:00Z">
        <w:r w:rsidR="005319D5">
          <w:rPr>
            <w:rFonts w:ascii="Times New Roman" w:hAnsi="Times New Roman"/>
            <w:b/>
            <w:sz w:val="24"/>
            <w:szCs w:val="24"/>
          </w:rPr>
          <w:t xml:space="preserve"> and </w:t>
        </w:r>
      </w:ins>
      <w:ins w:id="3929" w:author="Britt Collins" w:date="2021-10-04T15:09:00Z">
        <w:r w:rsidR="0016651D">
          <w:rPr>
            <w:rFonts w:ascii="Times New Roman" w:hAnsi="Times New Roman"/>
            <w:b/>
            <w:sz w:val="24"/>
            <w:szCs w:val="24"/>
          </w:rPr>
          <w:t xml:space="preserve">the country’s </w:t>
        </w:r>
      </w:ins>
      <w:ins w:id="3930" w:author="Britt Collins" w:date="2021-10-04T12:35:00Z">
        <w:r w:rsidR="005319D5">
          <w:rPr>
            <w:rFonts w:ascii="Times New Roman" w:hAnsi="Times New Roman"/>
            <w:b/>
            <w:sz w:val="24"/>
            <w:szCs w:val="24"/>
          </w:rPr>
          <w:t xml:space="preserve">other </w:t>
        </w:r>
      </w:ins>
      <w:ins w:id="3931" w:author="Britt Collins" w:date="2021-10-04T15:09:00Z">
        <w:r w:rsidR="0016651D">
          <w:rPr>
            <w:rFonts w:ascii="Times New Roman" w:hAnsi="Times New Roman"/>
            <w:b/>
            <w:sz w:val="24"/>
            <w:szCs w:val="24"/>
          </w:rPr>
          <w:t>we</w:t>
        </w:r>
      </w:ins>
      <w:ins w:id="3932" w:author="Britt Collins" w:date="2021-10-04T15:10:00Z">
        <w:r w:rsidR="0016651D">
          <w:rPr>
            <w:rFonts w:ascii="Times New Roman" w:hAnsi="Times New Roman"/>
            <w:b/>
            <w:sz w:val="24"/>
            <w:szCs w:val="24"/>
          </w:rPr>
          <w:t xml:space="preserve">ird </w:t>
        </w:r>
      </w:ins>
      <w:ins w:id="3933" w:author="Britt Collins" w:date="2021-10-04T12:35:00Z">
        <w:r w:rsidR="005319D5">
          <w:rPr>
            <w:rFonts w:ascii="Times New Roman" w:hAnsi="Times New Roman"/>
            <w:b/>
            <w:sz w:val="24"/>
            <w:szCs w:val="24"/>
          </w:rPr>
          <w:t>critters.</w:t>
        </w:r>
      </w:ins>
    </w:p>
    <w:p w14:paraId="4C078C88" w14:textId="7BE0DD6B" w:rsidR="006F31F6" w:rsidRPr="000B0CC8" w:rsidRDefault="006F31F6">
      <w:pPr>
        <w:spacing w:line="480" w:lineRule="auto"/>
        <w:ind w:left="-5" w:right="15" w:firstLine="350"/>
        <w:rPr>
          <w:ins w:id="3934" w:author="Britt Collins" w:date="2021-09-30T14:58:00Z"/>
          <w:rFonts w:ascii="Times New Roman" w:hAnsi="Times New Roman"/>
          <w:sz w:val="24"/>
          <w:szCs w:val="24"/>
        </w:rPr>
        <w:pPrChange w:id="3935" w:author="Britt Collins" w:date="2021-10-04T12:21:00Z">
          <w:pPr>
            <w:ind w:left="-5" w:right="15"/>
          </w:pPr>
        </w:pPrChange>
      </w:pPr>
      <w:ins w:id="3936" w:author="Britt Collins" w:date="2021-09-30T14:58:00Z">
        <w:r w:rsidRPr="000B0CC8">
          <w:rPr>
            <w:rFonts w:ascii="Times New Roman" w:hAnsi="Times New Roman"/>
            <w:sz w:val="24"/>
            <w:szCs w:val="24"/>
          </w:rPr>
          <w:t>I felt happy, but sceptical about meeting Elle again. She wanted to be friends. I wanted us to still be together.</w:t>
        </w:r>
      </w:ins>
    </w:p>
    <w:p w14:paraId="58A71BE4" w14:textId="58403AC6" w:rsidR="006F31F6" w:rsidRPr="000B0CC8" w:rsidRDefault="006F31F6">
      <w:pPr>
        <w:spacing w:line="480" w:lineRule="auto"/>
        <w:ind w:left="-5" w:right="15" w:firstLine="350"/>
        <w:rPr>
          <w:ins w:id="3937" w:author="Britt Collins" w:date="2021-09-30T14:58:00Z"/>
          <w:rFonts w:ascii="Times New Roman" w:hAnsi="Times New Roman"/>
          <w:sz w:val="24"/>
          <w:szCs w:val="24"/>
        </w:rPr>
        <w:pPrChange w:id="3938" w:author="Britt Collins" w:date="2021-10-04T12:22:00Z">
          <w:pPr>
            <w:ind w:left="-5" w:right="15"/>
          </w:pPr>
        </w:pPrChange>
      </w:pPr>
      <w:ins w:id="3939" w:author="Britt Collins" w:date="2021-09-30T14:58:00Z">
        <w:r w:rsidRPr="000B0CC8">
          <w:rPr>
            <w:rFonts w:ascii="Times New Roman" w:hAnsi="Times New Roman"/>
            <w:sz w:val="24"/>
            <w:szCs w:val="24"/>
          </w:rPr>
          <w:t>The drive in Elle</w:t>
        </w:r>
      </w:ins>
      <w:ins w:id="3940" w:author="Britt Collins" w:date="2021-10-04T12:29:00Z">
        <w:r w:rsidR="005319D5">
          <w:rPr>
            <w:rFonts w:ascii="Times New Roman" w:hAnsi="Times New Roman"/>
            <w:sz w:val="24"/>
            <w:szCs w:val="24"/>
          </w:rPr>
          <w:t>’</w:t>
        </w:r>
      </w:ins>
      <w:ins w:id="3941" w:author="Britt Collins" w:date="2021-09-30T14:58:00Z">
        <w:r w:rsidRPr="000B0CC8">
          <w:rPr>
            <w:rFonts w:ascii="Times New Roman" w:hAnsi="Times New Roman"/>
            <w:sz w:val="24"/>
            <w:szCs w:val="24"/>
          </w:rPr>
          <w:t xml:space="preserve">s </w:t>
        </w:r>
      </w:ins>
      <w:ins w:id="3942" w:author="Britt Collins" w:date="2021-10-04T12:32:00Z">
        <w:r w:rsidR="005319D5">
          <w:rPr>
            <w:rFonts w:ascii="Times New Roman" w:hAnsi="Times New Roman"/>
            <w:sz w:val="24"/>
            <w:szCs w:val="24"/>
          </w:rPr>
          <w:t>a</w:t>
        </w:r>
      </w:ins>
      <w:ins w:id="3943" w:author="Britt Collins" w:date="2021-09-30T14:58:00Z">
        <w:r w:rsidRPr="000B0CC8">
          <w:rPr>
            <w:rFonts w:ascii="Times New Roman" w:hAnsi="Times New Roman"/>
            <w:sz w:val="24"/>
            <w:szCs w:val="24"/>
          </w:rPr>
          <w:t xml:space="preserve">unt's luxurious Toyota Prius was smooth. The volume on the radio was turned up as Elle sung along to Triple J radio tracks. </w:t>
        </w:r>
      </w:ins>
      <w:ins w:id="3944" w:author="Britt Collins" w:date="2021-10-04T12:29:00Z">
        <w:r w:rsidR="005319D5">
          <w:rPr>
            <w:rFonts w:ascii="Times New Roman" w:hAnsi="Times New Roman"/>
            <w:sz w:val="24"/>
            <w:szCs w:val="24"/>
          </w:rPr>
          <w:t>Even with the window rolled down, t</w:t>
        </w:r>
      </w:ins>
      <w:ins w:id="3945" w:author="Britt Collins" w:date="2021-09-30T14:58:00Z">
        <w:r w:rsidRPr="000B0CC8">
          <w:rPr>
            <w:rFonts w:ascii="Times New Roman" w:hAnsi="Times New Roman"/>
            <w:sz w:val="24"/>
            <w:szCs w:val="24"/>
          </w:rPr>
          <w:t xml:space="preserve">he car interior was warm. </w:t>
        </w:r>
      </w:ins>
      <w:ins w:id="3946" w:author="Britt Collins" w:date="2021-10-04T12:29:00Z">
        <w:r w:rsidR="005319D5">
          <w:rPr>
            <w:rFonts w:ascii="Times New Roman" w:hAnsi="Times New Roman"/>
            <w:sz w:val="24"/>
            <w:szCs w:val="24"/>
          </w:rPr>
          <w:t>As we stopped at a red</w:t>
        </w:r>
      </w:ins>
      <w:ins w:id="3947" w:author="Britt Collins" w:date="2021-09-30T14:58:00Z">
        <w:r w:rsidRPr="000B0CC8">
          <w:rPr>
            <w:rFonts w:ascii="Times New Roman" w:hAnsi="Times New Roman"/>
            <w:sz w:val="24"/>
            <w:szCs w:val="24"/>
          </w:rPr>
          <w:t xml:space="preserve"> traffic light</w:t>
        </w:r>
      </w:ins>
      <w:ins w:id="3948" w:author="Britt Collins" w:date="2021-10-04T12:29:00Z">
        <w:r w:rsidR="005319D5">
          <w:rPr>
            <w:rFonts w:ascii="Times New Roman" w:hAnsi="Times New Roman"/>
            <w:sz w:val="24"/>
            <w:szCs w:val="24"/>
          </w:rPr>
          <w:t>, o</w:t>
        </w:r>
      </w:ins>
      <w:ins w:id="3949" w:author="Britt Collins" w:date="2021-09-30T14:58:00Z">
        <w:r w:rsidRPr="000B0CC8">
          <w:rPr>
            <w:rFonts w:ascii="Times New Roman" w:hAnsi="Times New Roman"/>
            <w:sz w:val="24"/>
            <w:szCs w:val="24"/>
          </w:rPr>
          <w:t>ut of nowhere a Huntsman</w:t>
        </w:r>
      </w:ins>
      <w:ins w:id="3950" w:author="Britt Collins" w:date="2021-10-04T12:30:00Z">
        <w:r w:rsidR="005319D5">
          <w:rPr>
            <w:rFonts w:ascii="Times New Roman" w:hAnsi="Times New Roman"/>
            <w:sz w:val="24"/>
            <w:szCs w:val="24"/>
          </w:rPr>
          <w:t xml:space="preserve">, </w:t>
        </w:r>
      </w:ins>
      <w:ins w:id="3951" w:author="Britt Collins" w:date="2021-09-30T14:58:00Z">
        <w:r w:rsidRPr="00593CA0">
          <w:rPr>
            <w:rFonts w:ascii="Times New Roman" w:hAnsi="Times New Roman"/>
            <w:b/>
            <w:sz w:val="24"/>
            <w:szCs w:val="24"/>
            <w:rPrChange w:id="3952" w:author="Britt Collins" w:date="2021-10-04T12:41:00Z">
              <w:rPr>
                <w:rFonts w:ascii="Times New Roman" w:hAnsi="Times New Roman"/>
                <w:sz w:val="24"/>
                <w:szCs w:val="24"/>
              </w:rPr>
            </w:rPrChange>
          </w:rPr>
          <w:t xml:space="preserve">a </w:t>
        </w:r>
      </w:ins>
      <w:ins w:id="3953" w:author="Britt Collins" w:date="2021-10-04T12:42:00Z">
        <w:r w:rsidR="00593CA0">
          <w:rPr>
            <w:rFonts w:ascii="Times New Roman" w:hAnsi="Times New Roman"/>
            <w:b/>
            <w:sz w:val="24"/>
            <w:szCs w:val="24"/>
          </w:rPr>
          <w:t xml:space="preserve">hairy </w:t>
        </w:r>
      </w:ins>
      <w:ins w:id="3954" w:author="Britt Collins" w:date="2021-10-04T12:41:00Z">
        <w:r w:rsidR="00593CA0" w:rsidRPr="00593CA0">
          <w:rPr>
            <w:rFonts w:ascii="Times New Roman" w:hAnsi="Times New Roman"/>
            <w:b/>
            <w:sz w:val="24"/>
            <w:szCs w:val="24"/>
            <w:rPrChange w:id="3955" w:author="Britt Collins" w:date="2021-10-04T12:41:00Z">
              <w:rPr>
                <w:rFonts w:ascii="Times New Roman" w:hAnsi="Times New Roman"/>
                <w:sz w:val="24"/>
                <w:szCs w:val="24"/>
              </w:rPr>
            </w:rPrChange>
          </w:rPr>
          <w:t>giant</w:t>
        </w:r>
        <w:r w:rsidR="00593CA0">
          <w:rPr>
            <w:rFonts w:ascii="Times New Roman" w:hAnsi="Times New Roman"/>
            <w:b/>
            <w:sz w:val="24"/>
            <w:szCs w:val="24"/>
          </w:rPr>
          <w:t xml:space="preserve"> </w:t>
        </w:r>
        <w:r w:rsidR="00593CA0" w:rsidRPr="00593CA0">
          <w:rPr>
            <w:rFonts w:ascii="Times New Roman" w:hAnsi="Times New Roman"/>
            <w:b/>
            <w:sz w:val="24"/>
            <w:szCs w:val="24"/>
            <w:rPrChange w:id="3956" w:author="Britt Collins" w:date="2021-10-04T12:41:00Z">
              <w:rPr>
                <w:rFonts w:ascii="Times New Roman" w:hAnsi="Times New Roman"/>
                <w:sz w:val="24"/>
                <w:szCs w:val="24"/>
              </w:rPr>
            </w:rPrChange>
          </w:rPr>
          <w:t>crab-like</w:t>
        </w:r>
      </w:ins>
      <w:ins w:id="3957" w:author="Britt Collins" w:date="2021-09-30T14:58:00Z">
        <w:r w:rsidRPr="00593CA0">
          <w:rPr>
            <w:rFonts w:ascii="Times New Roman" w:hAnsi="Times New Roman"/>
            <w:b/>
            <w:sz w:val="24"/>
            <w:szCs w:val="24"/>
            <w:rPrChange w:id="3958" w:author="Britt Collins" w:date="2021-10-04T12:41:00Z">
              <w:rPr>
                <w:rFonts w:ascii="Times New Roman" w:hAnsi="Times New Roman"/>
                <w:sz w:val="24"/>
                <w:szCs w:val="24"/>
              </w:rPr>
            </w:rPrChange>
          </w:rPr>
          <w:t xml:space="preserve"> spider</w:t>
        </w:r>
      </w:ins>
      <w:ins w:id="3959" w:author="Britt Collins" w:date="2021-10-04T12:30:00Z">
        <w:r w:rsidR="005319D5" w:rsidRPr="00593CA0">
          <w:rPr>
            <w:rFonts w:ascii="Times New Roman" w:hAnsi="Times New Roman"/>
            <w:b/>
            <w:sz w:val="24"/>
            <w:szCs w:val="24"/>
            <w:rPrChange w:id="3960" w:author="Britt Collins" w:date="2021-10-04T12:41:00Z">
              <w:rPr>
                <w:rFonts w:ascii="Times New Roman" w:hAnsi="Times New Roman"/>
                <w:sz w:val="24"/>
                <w:szCs w:val="24"/>
              </w:rPr>
            </w:rPrChange>
          </w:rPr>
          <w:t>,</w:t>
        </w:r>
      </w:ins>
      <w:ins w:id="3961" w:author="Britt Collins" w:date="2021-09-30T14:58:00Z">
        <w:r w:rsidRPr="000B0CC8">
          <w:rPr>
            <w:rFonts w:ascii="Times New Roman" w:hAnsi="Times New Roman"/>
            <w:sz w:val="24"/>
            <w:szCs w:val="24"/>
          </w:rPr>
          <w:t xml:space="preserve"> appeared, landing on the windscreen</w:t>
        </w:r>
        <w:r w:rsidRPr="0016651D">
          <w:rPr>
            <w:rFonts w:ascii="Times New Roman" w:hAnsi="Times New Roman"/>
            <w:b/>
            <w:sz w:val="24"/>
            <w:szCs w:val="24"/>
            <w:rPrChange w:id="3962" w:author="Britt Collins" w:date="2021-10-04T15:06:00Z">
              <w:rPr>
                <w:rFonts w:ascii="Times New Roman" w:hAnsi="Times New Roman"/>
                <w:sz w:val="24"/>
                <w:szCs w:val="24"/>
              </w:rPr>
            </w:rPrChange>
          </w:rPr>
          <w:t>. This one wasn’t a juvenile</w:t>
        </w:r>
      </w:ins>
      <w:ins w:id="3963" w:author="Britt Collins" w:date="2021-10-04T15:05:00Z">
        <w:r w:rsidR="0016651D" w:rsidRPr="0016651D">
          <w:rPr>
            <w:rFonts w:ascii="Times New Roman" w:hAnsi="Times New Roman"/>
            <w:b/>
            <w:sz w:val="24"/>
            <w:szCs w:val="24"/>
            <w:rPrChange w:id="3964" w:author="Britt Collins" w:date="2021-10-04T15:06:00Z">
              <w:rPr>
                <w:rFonts w:ascii="Times New Roman" w:hAnsi="Times New Roman"/>
                <w:sz w:val="24"/>
                <w:szCs w:val="24"/>
              </w:rPr>
            </w:rPrChange>
          </w:rPr>
          <w:t xml:space="preserve"> and wasn’t </w:t>
        </w:r>
      </w:ins>
      <w:ins w:id="3965" w:author="Britt Collins" w:date="2021-10-04T15:06:00Z">
        <w:r w:rsidR="0016651D" w:rsidRPr="0016651D">
          <w:rPr>
            <w:rFonts w:ascii="Times New Roman" w:hAnsi="Times New Roman"/>
            <w:b/>
            <w:sz w:val="24"/>
            <w:szCs w:val="24"/>
            <w:rPrChange w:id="3966" w:author="Britt Collins" w:date="2021-10-04T15:06:00Z">
              <w:rPr>
                <w:rFonts w:ascii="Times New Roman" w:hAnsi="Times New Roman"/>
                <w:sz w:val="24"/>
                <w:szCs w:val="24"/>
              </w:rPr>
            </w:rPrChange>
          </w:rPr>
          <w:t>v</w:t>
        </w:r>
      </w:ins>
      <w:ins w:id="3967" w:author="Britt Collins" w:date="2021-10-04T15:05:00Z">
        <w:r w:rsidR="0016651D" w:rsidRPr="0016651D">
          <w:rPr>
            <w:rFonts w:ascii="Times New Roman" w:hAnsi="Times New Roman"/>
            <w:b/>
            <w:sz w:val="24"/>
            <w:szCs w:val="24"/>
            <w:rPrChange w:id="3968" w:author="Britt Collins" w:date="2021-10-04T15:06:00Z">
              <w:rPr>
                <w:rFonts w:ascii="Times New Roman" w:hAnsi="Times New Roman"/>
                <w:sz w:val="24"/>
                <w:szCs w:val="24"/>
              </w:rPr>
            </w:rPrChange>
          </w:rPr>
          <w:t xml:space="preserve">enomous as many of Australia’s </w:t>
        </w:r>
      </w:ins>
      <w:ins w:id="3969" w:author="Britt Collins" w:date="2021-10-04T15:06:00Z">
        <w:r w:rsidR="0016651D" w:rsidRPr="0016651D">
          <w:rPr>
            <w:rFonts w:ascii="Times New Roman" w:hAnsi="Times New Roman"/>
            <w:b/>
            <w:sz w:val="24"/>
            <w:szCs w:val="24"/>
            <w:rPrChange w:id="3970" w:author="Britt Collins" w:date="2021-10-04T15:06:00Z">
              <w:rPr>
                <w:rFonts w:ascii="Times New Roman" w:hAnsi="Times New Roman"/>
                <w:sz w:val="24"/>
                <w:szCs w:val="24"/>
              </w:rPr>
            </w:rPrChange>
          </w:rPr>
          <w:t>spiders</w:t>
        </w:r>
      </w:ins>
      <w:ins w:id="3971" w:author="Britt Collins" w:date="2021-09-30T14:58:00Z">
        <w:r w:rsidRPr="0016651D">
          <w:rPr>
            <w:rFonts w:ascii="Times New Roman" w:hAnsi="Times New Roman"/>
            <w:b/>
            <w:sz w:val="24"/>
            <w:szCs w:val="24"/>
            <w:rPrChange w:id="3972" w:author="Britt Collins" w:date="2021-10-04T15:06:00Z">
              <w:rPr>
                <w:rFonts w:ascii="Times New Roman" w:hAnsi="Times New Roman"/>
                <w:sz w:val="24"/>
                <w:szCs w:val="24"/>
              </w:rPr>
            </w:rPrChange>
          </w:rPr>
          <w:t>.</w:t>
        </w:r>
        <w:r w:rsidRPr="000B0CC8">
          <w:rPr>
            <w:rFonts w:ascii="Times New Roman" w:hAnsi="Times New Roman"/>
            <w:sz w:val="24"/>
            <w:szCs w:val="24"/>
          </w:rPr>
          <w:t xml:space="preserve"> It wasn’t loving being outdoors either</w:t>
        </w:r>
      </w:ins>
      <w:ins w:id="3973" w:author="Britt Collins" w:date="2021-10-04T15:06:00Z">
        <w:r w:rsidR="0016651D">
          <w:rPr>
            <w:rFonts w:ascii="Times New Roman" w:hAnsi="Times New Roman"/>
            <w:sz w:val="24"/>
            <w:szCs w:val="24"/>
          </w:rPr>
          <w:t xml:space="preserve"> and</w:t>
        </w:r>
      </w:ins>
      <w:ins w:id="3974" w:author="Britt Collins" w:date="2021-09-30T14:58:00Z">
        <w:r w:rsidRPr="000B0CC8">
          <w:rPr>
            <w:rFonts w:ascii="Times New Roman" w:hAnsi="Times New Roman"/>
            <w:sz w:val="24"/>
            <w:szCs w:val="24"/>
          </w:rPr>
          <w:t xml:space="preserve"> raced towards the open passenger window where I was sitting. I recreated an Indiana Jones like moment. My quick electric window button operation narrowly stopped the mighty spider from making its way inside. Huntsman Spiders are renowned for hiding away in car’s sun visors.</w:t>
        </w:r>
      </w:ins>
    </w:p>
    <w:p w14:paraId="456CCB02" w14:textId="449BA3E4" w:rsidR="006F31F6" w:rsidRPr="000B0CC8" w:rsidRDefault="006F31F6">
      <w:pPr>
        <w:spacing w:line="480" w:lineRule="auto"/>
        <w:ind w:left="-5" w:right="15" w:firstLine="350"/>
        <w:rPr>
          <w:ins w:id="3975" w:author="Britt Collins" w:date="2021-09-30T14:58:00Z"/>
          <w:rFonts w:ascii="Times New Roman" w:hAnsi="Times New Roman"/>
          <w:sz w:val="24"/>
          <w:szCs w:val="24"/>
        </w:rPr>
        <w:pPrChange w:id="3976" w:author="Britt Collins" w:date="2021-10-04T12:44:00Z">
          <w:pPr>
            <w:ind w:left="355" w:right="15"/>
          </w:pPr>
        </w:pPrChange>
      </w:pPr>
      <w:ins w:id="3977" w:author="Britt Collins" w:date="2021-09-30T14:58:00Z">
        <w:r w:rsidRPr="000B0CC8">
          <w:rPr>
            <w:rFonts w:ascii="Times New Roman" w:hAnsi="Times New Roman"/>
            <w:sz w:val="24"/>
            <w:szCs w:val="24"/>
          </w:rPr>
          <w:t>Elle stopped the car at a service station/sweet shop, serving fuel for both the car and sugar junkies. The sweet shop was cavernous</w:t>
        </w:r>
      </w:ins>
      <w:ins w:id="3978" w:author="Britt Collins" w:date="2021-10-04T12:43:00Z">
        <w:r w:rsidR="00593CA0">
          <w:rPr>
            <w:rFonts w:ascii="Times New Roman" w:hAnsi="Times New Roman"/>
            <w:sz w:val="24"/>
            <w:szCs w:val="24"/>
          </w:rPr>
          <w:t xml:space="preserve"> and</w:t>
        </w:r>
      </w:ins>
      <w:ins w:id="3979" w:author="Britt Collins" w:date="2021-09-30T14:58:00Z">
        <w:r w:rsidRPr="000B0CC8">
          <w:rPr>
            <w:rFonts w:ascii="Times New Roman" w:hAnsi="Times New Roman"/>
            <w:sz w:val="24"/>
            <w:szCs w:val="24"/>
          </w:rPr>
          <w:t xml:space="preserve"> held every kind of </w:t>
        </w:r>
      </w:ins>
      <w:ins w:id="3980" w:author="Britt Collins" w:date="2021-10-04T12:43:00Z">
        <w:r w:rsidR="00593CA0">
          <w:rPr>
            <w:rFonts w:ascii="Times New Roman" w:hAnsi="Times New Roman"/>
            <w:sz w:val="24"/>
            <w:szCs w:val="24"/>
          </w:rPr>
          <w:t>sweet</w:t>
        </w:r>
      </w:ins>
      <w:ins w:id="3981" w:author="Britt Collins" w:date="2021-09-30T14:58:00Z">
        <w:r w:rsidRPr="000B0CC8">
          <w:rPr>
            <w:rFonts w:ascii="Times New Roman" w:hAnsi="Times New Roman"/>
            <w:sz w:val="24"/>
            <w:szCs w:val="24"/>
          </w:rPr>
          <w:t xml:space="preserve"> an Australian could ask for. It even sold a selection of UK sweets</w:t>
        </w:r>
      </w:ins>
      <w:ins w:id="3982" w:author="Britt Collins" w:date="2021-10-04T12:43:00Z">
        <w:r w:rsidR="00593CA0">
          <w:rPr>
            <w:rFonts w:ascii="Times New Roman" w:hAnsi="Times New Roman"/>
            <w:sz w:val="24"/>
            <w:szCs w:val="24"/>
          </w:rPr>
          <w:t xml:space="preserve"> </w:t>
        </w:r>
      </w:ins>
      <w:ins w:id="3983" w:author="Britt Collins" w:date="2021-09-30T14:58:00Z">
        <w:r w:rsidRPr="000B0CC8">
          <w:rPr>
            <w:rFonts w:ascii="Times New Roman" w:hAnsi="Times New Roman"/>
            <w:sz w:val="24"/>
            <w:szCs w:val="24"/>
          </w:rPr>
          <w:t>at extortionate prices. Elle recommen</w:t>
        </w:r>
      </w:ins>
      <w:ins w:id="3984" w:author="Britt Collins" w:date="2021-10-04T12:43:00Z">
        <w:r w:rsidR="00593CA0">
          <w:rPr>
            <w:rFonts w:ascii="Times New Roman" w:hAnsi="Times New Roman"/>
            <w:sz w:val="24"/>
            <w:szCs w:val="24"/>
          </w:rPr>
          <w:t>ded jelly snakes</w:t>
        </w:r>
      </w:ins>
      <w:ins w:id="3985" w:author="Britt Collins" w:date="2021-10-04T12:44:00Z">
        <w:r w:rsidR="00593CA0">
          <w:rPr>
            <w:rFonts w:ascii="Times New Roman" w:hAnsi="Times New Roman"/>
            <w:sz w:val="24"/>
            <w:szCs w:val="24"/>
          </w:rPr>
          <w:t xml:space="preserve">, gummy bears and Cola cubes. </w:t>
        </w:r>
      </w:ins>
    </w:p>
    <w:p w14:paraId="79B4F286" w14:textId="42DF89D6" w:rsidR="006F31F6" w:rsidRPr="000B0CC8" w:rsidRDefault="006F31F6">
      <w:pPr>
        <w:spacing w:line="480" w:lineRule="auto"/>
        <w:ind w:left="-5" w:right="15" w:firstLine="350"/>
        <w:rPr>
          <w:ins w:id="3986" w:author="Britt Collins" w:date="2021-09-30T14:58:00Z"/>
          <w:rFonts w:ascii="Times New Roman" w:hAnsi="Times New Roman"/>
          <w:sz w:val="24"/>
          <w:szCs w:val="24"/>
        </w:rPr>
        <w:pPrChange w:id="3987" w:author="Britt Collins" w:date="2021-10-04T12:44:00Z">
          <w:pPr>
            <w:ind w:left="-5" w:right="15"/>
          </w:pPr>
        </w:pPrChange>
      </w:pPr>
      <w:ins w:id="3988" w:author="Britt Collins" w:date="2021-09-30T14:58:00Z">
        <w:r w:rsidRPr="000B0CC8">
          <w:rPr>
            <w:rFonts w:ascii="Times New Roman" w:hAnsi="Times New Roman"/>
            <w:sz w:val="24"/>
            <w:szCs w:val="24"/>
          </w:rPr>
          <w:t xml:space="preserve">Sitting in the car, my hand was deep into the white, paper bag of sweets. I swallowed the large, gelatinous snakes with the grace of a hungry kookaburra. Elle asked if she could try one. </w:t>
        </w:r>
      </w:ins>
      <w:ins w:id="3989" w:author="Britt Collins" w:date="2021-10-04T12:45:00Z">
        <w:r w:rsidR="00593CA0">
          <w:rPr>
            <w:rFonts w:ascii="Times New Roman" w:hAnsi="Times New Roman"/>
            <w:sz w:val="24"/>
            <w:szCs w:val="24"/>
          </w:rPr>
          <w:t xml:space="preserve">As </w:t>
        </w:r>
      </w:ins>
      <w:ins w:id="3990" w:author="Britt Collins" w:date="2021-09-30T14:58:00Z">
        <w:r w:rsidRPr="000B0CC8">
          <w:rPr>
            <w:rFonts w:ascii="Times New Roman" w:hAnsi="Times New Roman"/>
            <w:sz w:val="24"/>
            <w:szCs w:val="24"/>
          </w:rPr>
          <w:t>I hung the snake in front of her mouth</w:t>
        </w:r>
      </w:ins>
      <w:ins w:id="3991" w:author="Britt Collins" w:date="2021-10-04T12:45:00Z">
        <w:r w:rsidR="00593CA0">
          <w:rPr>
            <w:rFonts w:ascii="Times New Roman" w:hAnsi="Times New Roman"/>
            <w:sz w:val="24"/>
            <w:szCs w:val="24"/>
          </w:rPr>
          <w:t>,</w:t>
        </w:r>
      </w:ins>
      <w:ins w:id="3992" w:author="Britt Collins" w:date="2021-09-30T14:58:00Z">
        <w:r w:rsidRPr="000B0CC8">
          <w:rPr>
            <w:rFonts w:ascii="Times New Roman" w:hAnsi="Times New Roman"/>
            <w:sz w:val="24"/>
            <w:szCs w:val="24"/>
          </w:rPr>
          <w:t xml:space="preserve"> Elle acted out an erotic scene using her tongue and teeth to tease it from my grip. We may have been playing friends during this trip, but there was still sexual tension between us.</w:t>
        </w:r>
      </w:ins>
    </w:p>
    <w:p w14:paraId="6FE7B747" w14:textId="77777777" w:rsidR="00593CA0" w:rsidRDefault="006F31F6" w:rsidP="00593CA0">
      <w:pPr>
        <w:spacing w:after="325" w:line="480" w:lineRule="auto"/>
        <w:ind w:left="-5" w:right="15" w:firstLine="350"/>
        <w:rPr>
          <w:ins w:id="3993" w:author="Britt Collins" w:date="2021-10-04T12:46:00Z"/>
          <w:rFonts w:ascii="Times New Roman" w:hAnsi="Times New Roman"/>
          <w:sz w:val="24"/>
          <w:szCs w:val="24"/>
        </w:rPr>
      </w:pPr>
      <w:ins w:id="3994" w:author="Britt Collins" w:date="2021-09-30T14:58:00Z">
        <w:r w:rsidRPr="000B0CC8">
          <w:rPr>
            <w:rFonts w:ascii="Times New Roman" w:hAnsi="Times New Roman"/>
            <w:sz w:val="24"/>
            <w:szCs w:val="24"/>
          </w:rPr>
          <w:t xml:space="preserve">There were many viewpoints to park up the car and appreciate the expanse of the Blue Mountains. All the time Elle and I spent together that day, in the car, walking trails, I just wanted to caress her. The </w:t>
        </w:r>
      </w:ins>
      <w:ins w:id="3995" w:author="Britt Collins" w:date="2021-10-04T12:45:00Z">
        <w:r w:rsidR="00593CA0">
          <w:rPr>
            <w:rFonts w:ascii="Times New Roman" w:hAnsi="Times New Roman"/>
            <w:sz w:val="24"/>
            <w:szCs w:val="24"/>
          </w:rPr>
          <w:t xml:space="preserve">jagged </w:t>
        </w:r>
      </w:ins>
      <w:ins w:id="3996" w:author="Britt Collins" w:date="2021-09-30T14:58:00Z">
        <w:r w:rsidRPr="000B0CC8">
          <w:rPr>
            <w:rFonts w:ascii="Times New Roman" w:hAnsi="Times New Roman"/>
            <w:sz w:val="24"/>
            <w:szCs w:val="24"/>
          </w:rPr>
          <w:t xml:space="preserve">tops of the </w:t>
        </w:r>
      </w:ins>
      <w:ins w:id="3997" w:author="Britt Collins" w:date="2021-10-04T12:45:00Z">
        <w:r w:rsidR="00593CA0">
          <w:rPr>
            <w:rFonts w:ascii="Times New Roman" w:hAnsi="Times New Roman"/>
            <w:sz w:val="24"/>
            <w:szCs w:val="24"/>
          </w:rPr>
          <w:t>g</w:t>
        </w:r>
      </w:ins>
      <w:ins w:id="3998" w:author="Britt Collins" w:date="2021-10-04T12:46:00Z">
        <w:r w:rsidR="00593CA0">
          <w:rPr>
            <w:rFonts w:ascii="Times New Roman" w:hAnsi="Times New Roman"/>
            <w:sz w:val="24"/>
            <w:szCs w:val="24"/>
          </w:rPr>
          <w:t xml:space="preserve">leaming </w:t>
        </w:r>
      </w:ins>
      <w:ins w:id="3999" w:author="Britt Collins" w:date="2021-09-30T14:58:00Z">
        <w:r w:rsidRPr="000B0CC8">
          <w:rPr>
            <w:rFonts w:ascii="Times New Roman" w:hAnsi="Times New Roman"/>
            <w:sz w:val="24"/>
            <w:szCs w:val="24"/>
          </w:rPr>
          <w:t xml:space="preserve">Sydney skyscrapers could be seen on the horizon at the last viewpoint. </w:t>
        </w:r>
      </w:ins>
    </w:p>
    <w:p w14:paraId="7F44B28D" w14:textId="77777777" w:rsidR="00593CA0" w:rsidRDefault="00593CA0" w:rsidP="00593CA0">
      <w:pPr>
        <w:spacing w:after="325" w:line="480" w:lineRule="auto"/>
        <w:ind w:left="-5" w:right="15" w:firstLine="350"/>
        <w:rPr>
          <w:ins w:id="4000" w:author="Britt Collins" w:date="2021-10-04T12:46:00Z"/>
          <w:rFonts w:ascii="Times New Roman" w:hAnsi="Times New Roman"/>
          <w:sz w:val="24"/>
          <w:szCs w:val="24"/>
        </w:rPr>
      </w:pPr>
      <w:ins w:id="4001" w:author="Britt Collins" w:date="2021-10-04T12:46:00Z">
        <w:r>
          <w:rPr>
            <w:rFonts w:ascii="Times New Roman" w:hAnsi="Times New Roman"/>
            <w:sz w:val="24"/>
            <w:szCs w:val="24"/>
          </w:rPr>
          <w:t xml:space="preserve">As </w:t>
        </w:r>
      </w:ins>
      <w:ins w:id="4002" w:author="Britt Collins" w:date="2021-09-30T14:58:00Z">
        <w:r w:rsidR="006F31F6" w:rsidRPr="000B0CC8">
          <w:rPr>
            <w:rFonts w:ascii="Times New Roman" w:hAnsi="Times New Roman"/>
            <w:sz w:val="24"/>
            <w:szCs w:val="24"/>
          </w:rPr>
          <w:t>Elle and I looked at each and hugged</w:t>
        </w:r>
      </w:ins>
      <w:ins w:id="4003" w:author="Britt Collins" w:date="2021-10-04T12:46:00Z">
        <w:r>
          <w:rPr>
            <w:rFonts w:ascii="Times New Roman" w:hAnsi="Times New Roman"/>
            <w:sz w:val="24"/>
            <w:szCs w:val="24"/>
          </w:rPr>
          <w:t>, I said,</w:t>
        </w:r>
      </w:ins>
      <w:ins w:id="4004" w:author="Britt Collins" w:date="2021-09-30T14:58:00Z">
        <w:r w:rsidR="006F31F6" w:rsidRPr="000B0CC8">
          <w:rPr>
            <w:rFonts w:ascii="Times New Roman" w:hAnsi="Times New Roman"/>
            <w:sz w:val="24"/>
            <w:szCs w:val="24"/>
          </w:rPr>
          <w:t xml:space="preserve"> </w:t>
        </w:r>
      </w:ins>
      <w:ins w:id="4005" w:author="Britt Collins" w:date="2021-10-04T12:46:00Z">
        <w:r>
          <w:rPr>
            <w:rFonts w:ascii="Times New Roman" w:hAnsi="Times New Roman"/>
            <w:sz w:val="24"/>
            <w:szCs w:val="24"/>
          </w:rPr>
          <w:t>“</w:t>
        </w:r>
      </w:ins>
      <w:ins w:id="4006" w:author="Britt Collins" w:date="2021-09-30T14:58:00Z">
        <w:r w:rsidR="006F31F6" w:rsidRPr="000B0CC8">
          <w:rPr>
            <w:rFonts w:ascii="Times New Roman" w:hAnsi="Times New Roman"/>
            <w:sz w:val="24"/>
            <w:szCs w:val="24"/>
          </w:rPr>
          <w:t>I miss this</w:t>
        </w:r>
      </w:ins>
      <w:ins w:id="4007" w:author="Britt Collins" w:date="2021-10-04T12:46:00Z">
        <w:r>
          <w:rPr>
            <w:rFonts w:ascii="Times New Roman" w:hAnsi="Times New Roman"/>
            <w:sz w:val="24"/>
            <w:szCs w:val="24"/>
          </w:rPr>
          <w:t>.”</w:t>
        </w:r>
      </w:ins>
      <w:ins w:id="4008" w:author="Britt Collins" w:date="2021-09-30T14:58:00Z">
        <w:r w:rsidR="006F31F6" w:rsidRPr="000B0CC8">
          <w:rPr>
            <w:rFonts w:ascii="Times New Roman" w:hAnsi="Times New Roman"/>
            <w:sz w:val="24"/>
            <w:szCs w:val="24"/>
          </w:rPr>
          <w:t xml:space="preserve"> </w:t>
        </w:r>
      </w:ins>
    </w:p>
    <w:p w14:paraId="2DC906FA" w14:textId="62A91E6A" w:rsidR="006F31F6" w:rsidRPr="00593CA0" w:rsidRDefault="00593CA0">
      <w:pPr>
        <w:spacing w:after="325" w:line="480" w:lineRule="auto"/>
        <w:ind w:left="-5" w:right="15" w:firstLine="350"/>
        <w:rPr>
          <w:ins w:id="4009" w:author="Britt Collins" w:date="2021-09-30T14:58:00Z"/>
          <w:rFonts w:ascii="Times New Roman" w:hAnsi="Times New Roman"/>
          <w:b/>
          <w:sz w:val="24"/>
          <w:szCs w:val="24"/>
          <w:rPrChange w:id="4010" w:author="Britt Collins" w:date="2021-10-04T12:47:00Z">
            <w:rPr>
              <w:ins w:id="4011" w:author="Britt Collins" w:date="2021-09-30T14:58:00Z"/>
              <w:rFonts w:ascii="Times New Roman" w:hAnsi="Times New Roman"/>
              <w:sz w:val="24"/>
              <w:szCs w:val="24"/>
            </w:rPr>
          </w:rPrChange>
        </w:rPr>
        <w:pPrChange w:id="4012" w:author="Britt Collins" w:date="2021-10-04T12:45:00Z">
          <w:pPr>
            <w:spacing w:after="325"/>
            <w:ind w:left="-5" w:right="15"/>
          </w:pPr>
        </w:pPrChange>
      </w:pPr>
      <w:ins w:id="4013" w:author="Britt Collins" w:date="2021-10-04T12:46:00Z">
        <w:r>
          <w:rPr>
            <w:rFonts w:ascii="Times New Roman" w:hAnsi="Times New Roman"/>
            <w:sz w:val="24"/>
            <w:szCs w:val="24"/>
          </w:rPr>
          <w:lastRenderedPageBreak/>
          <w:t>Sadly</w:t>
        </w:r>
      </w:ins>
      <w:ins w:id="4014" w:author="Britt Collins" w:date="2021-09-30T14:58:00Z">
        <w:r w:rsidR="006F31F6" w:rsidRPr="000B0CC8">
          <w:rPr>
            <w:rFonts w:ascii="Times New Roman" w:hAnsi="Times New Roman"/>
            <w:sz w:val="24"/>
            <w:szCs w:val="24"/>
          </w:rPr>
          <w:t xml:space="preserve"> it would be last time I would see Elle.</w:t>
        </w:r>
      </w:ins>
      <w:ins w:id="4015" w:author="Britt Collins" w:date="2021-10-04T12:47:00Z">
        <w:r>
          <w:rPr>
            <w:rFonts w:ascii="Times New Roman" w:hAnsi="Times New Roman"/>
            <w:sz w:val="24"/>
            <w:szCs w:val="24"/>
          </w:rPr>
          <w:t xml:space="preserve"> </w:t>
        </w:r>
        <w:r w:rsidRPr="00593CA0">
          <w:rPr>
            <w:rFonts w:ascii="Times New Roman" w:hAnsi="Times New Roman"/>
            <w:b/>
            <w:sz w:val="24"/>
            <w:szCs w:val="24"/>
            <w:rPrChange w:id="4016" w:author="Britt Collins" w:date="2021-10-04T12:47:00Z">
              <w:rPr>
                <w:rFonts w:ascii="Times New Roman" w:hAnsi="Times New Roman"/>
                <w:sz w:val="24"/>
                <w:szCs w:val="24"/>
              </w:rPr>
            </w:rPrChange>
          </w:rPr>
          <w:t>EXPLAIN WHY, WHAT HAPPENED. DID YOU TRY TO CONTACT HER AGAIN?</w:t>
        </w:r>
      </w:ins>
    </w:p>
    <w:p w14:paraId="6E694A98" w14:textId="77777777" w:rsidR="00593CA0" w:rsidRDefault="00593CA0">
      <w:pPr>
        <w:pStyle w:val="Heading1"/>
        <w:spacing w:line="480" w:lineRule="auto"/>
        <w:ind w:left="-5"/>
        <w:rPr>
          <w:ins w:id="4017" w:author="Britt Collins" w:date="2021-10-04T12:47:00Z"/>
          <w:rFonts w:ascii="Times New Roman" w:hAnsi="Times New Roman"/>
          <w:sz w:val="24"/>
          <w:szCs w:val="24"/>
        </w:rPr>
      </w:pPr>
    </w:p>
    <w:p w14:paraId="5D0FDA48" w14:textId="19BD8223" w:rsidR="00290110" w:rsidRDefault="00290110" w:rsidP="00290110">
      <w:pPr>
        <w:pStyle w:val="Heading1"/>
        <w:spacing w:line="480" w:lineRule="auto"/>
        <w:ind w:left="-6" w:hanging="11"/>
        <w:jc w:val="center"/>
        <w:rPr>
          <w:ins w:id="4018" w:author="Britt Collins" w:date="2021-10-05T15:42:00Z"/>
          <w:rFonts w:ascii="Times New Roman" w:hAnsi="Times New Roman"/>
          <w:b/>
          <w:sz w:val="24"/>
          <w:szCs w:val="24"/>
        </w:rPr>
      </w:pPr>
      <w:ins w:id="4019" w:author="Britt Collins" w:date="2021-10-05T15:41:00Z">
        <w:r>
          <w:rPr>
            <w:rFonts w:ascii="Times New Roman" w:hAnsi="Times New Roman"/>
            <w:b/>
            <w:sz w:val="24"/>
            <w:szCs w:val="24"/>
          </w:rPr>
          <w:br/>
        </w:r>
        <w:r>
          <w:rPr>
            <w:rFonts w:ascii="Times New Roman" w:hAnsi="Times New Roman"/>
            <w:b/>
            <w:sz w:val="24"/>
            <w:szCs w:val="24"/>
          </w:rPr>
          <w:br/>
        </w:r>
        <w:r>
          <w:rPr>
            <w:rFonts w:ascii="Times New Roman" w:hAnsi="Times New Roman"/>
            <w:b/>
            <w:sz w:val="24"/>
            <w:szCs w:val="24"/>
          </w:rPr>
          <w:br/>
        </w:r>
        <w:r>
          <w:rPr>
            <w:rFonts w:ascii="Times New Roman" w:hAnsi="Times New Roman"/>
            <w:b/>
            <w:sz w:val="24"/>
            <w:szCs w:val="24"/>
          </w:rPr>
          <w:br/>
        </w:r>
        <w:r>
          <w:rPr>
            <w:rFonts w:ascii="Times New Roman" w:hAnsi="Times New Roman"/>
            <w:b/>
            <w:sz w:val="24"/>
            <w:szCs w:val="24"/>
          </w:rPr>
          <w:br/>
        </w:r>
      </w:ins>
    </w:p>
    <w:p w14:paraId="61313FDE" w14:textId="77777777" w:rsidR="00290110" w:rsidRDefault="00290110" w:rsidP="00290110">
      <w:pPr>
        <w:pStyle w:val="Heading1"/>
        <w:spacing w:line="480" w:lineRule="auto"/>
        <w:ind w:left="-6" w:hanging="11"/>
        <w:jc w:val="center"/>
        <w:rPr>
          <w:ins w:id="4020" w:author="Britt Collins" w:date="2021-10-05T15:42:00Z"/>
          <w:rFonts w:ascii="Times New Roman" w:hAnsi="Times New Roman"/>
          <w:b/>
          <w:sz w:val="24"/>
          <w:szCs w:val="24"/>
        </w:rPr>
      </w:pPr>
    </w:p>
    <w:p w14:paraId="00598063" w14:textId="77777777" w:rsidR="00290110" w:rsidRDefault="00290110" w:rsidP="00290110">
      <w:pPr>
        <w:pStyle w:val="Heading1"/>
        <w:spacing w:line="480" w:lineRule="auto"/>
        <w:ind w:left="-6" w:hanging="11"/>
        <w:jc w:val="center"/>
        <w:rPr>
          <w:ins w:id="4021" w:author="Britt Collins" w:date="2021-10-05T15:42:00Z"/>
          <w:rFonts w:ascii="Times New Roman" w:hAnsi="Times New Roman"/>
          <w:b/>
          <w:sz w:val="24"/>
          <w:szCs w:val="24"/>
        </w:rPr>
      </w:pPr>
    </w:p>
    <w:p w14:paraId="63D56A40" w14:textId="77777777" w:rsidR="00290110" w:rsidRDefault="00290110" w:rsidP="00290110">
      <w:pPr>
        <w:pStyle w:val="Heading1"/>
        <w:spacing w:line="480" w:lineRule="auto"/>
        <w:ind w:left="-6" w:hanging="11"/>
        <w:jc w:val="center"/>
        <w:rPr>
          <w:ins w:id="4022" w:author="Britt Collins" w:date="2021-10-05T15:42:00Z"/>
          <w:rFonts w:ascii="Times New Roman" w:hAnsi="Times New Roman"/>
          <w:b/>
          <w:sz w:val="24"/>
          <w:szCs w:val="24"/>
        </w:rPr>
      </w:pPr>
    </w:p>
    <w:p w14:paraId="4F8418F0" w14:textId="77777777" w:rsidR="00290110" w:rsidRDefault="00290110" w:rsidP="00290110">
      <w:pPr>
        <w:pStyle w:val="Heading1"/>
        <w:spacing w:line="480" w:lineRule="auto"/>
        <w:ind w:left="-6" w:hanging="11"/>
        <w:jc w:val="center"/>
        <w:rPr>
          <w:ins w:id="4023" w:author="Britt Collins" w:date="2021-10-05T15:42:00Z"/>
          <w:rFonts w:ascii="Times New Roman" w:hAnsi="Times New Roman"/>
          <w:b/>
          <w:sz w:val="24"/>
          <w:szCs w:val="24"/>
        </w:rPr>
      </w:pPr>
    </w:p>
    <w:p w14:paraId="4942D4B2" w14:textId="0D59F7CD" w:rsidR="00593CA0" w:rsidRPr="00593CA0" w:rsidRDefault="00593CA0">
      <w:pPr>
        <w:pStyle w:val="Heading1"/>
        <w:spacing w:line="480" w:lineRule="auto"/>
        <w:ind w:left="-6" w:hanging="11"/>
        <w:jc w:val="center"/>
        <w:rPr>
          <w:ins w:id="4024" w:author="Britt Collins" w:date="2021-10-04T12:47:00Z"/>
          <w:rFonts w:ascii="Times New Roman" w:hAnsi="Times New Roman"/>
          <w:b/>
          <w:sz w:val="24"/>
          <w:szCs w:val="24"/>
          <w:rPrChange w:id="4025" w:author="Britt Collins" w:date="2021-10-04T12:48:00Z">
            <w:rPr>
              <w:ins w:id="4026" w:author="Britt Collins" w:date="2021-10-04T12:47:00Z"/>
              <w:rFonts w:ascii="Times New Roman" w:hAnsi="Times New Roman"/>
              <w:sz w:val="24"/>
              <w:szCs w:val="24"/>
            </w:rPr>
          </w:rPrChange>
        </w:rPr>
        <w:pPrChange w:id="4027" w:author="Britt Collins" w:date="2021-10-05T15:42:00Z">
          <w:pPr>
            <w:pStyle w:val="Heading1"/>
            <w:spacing w:line="480" w:lineRule="auto"/>
            <w:ind w:left="-5"/>
          </w:pPr>
        </w:pPrChange>
      </w:pPr>
      <w:ins w:id="4028" w:author="Britt Collins" w:date="2021-10-04T12:48:00Z">
        <w:r w:rsidRPr="00593CA0">
          <w:rPr>
            <w:rFonts w:ascii="Times New Roman" w:hAnsi="Times New Roman"/>
            <w:b/>
            <w:sz w:val="24"/>
            <w:szCs w:val="24"/>
            <w:rPrChange w:id="4029" w:author="Britt Collins" w:date="2021-10-04T12:48:00Z">
              <w:rPr>
                <w:rFonts w:ascii="Times New Roman" w:hAnsi="Times New Roman"/>
                <w:sz w:val="24"/>
                <w:szCs w:val="24"/>
              </w:rPr>
            </w:rPrChange>
          </w:rPr>
          <w:t>8</w:t>
        </w:r>
        <w:r w:rsidRPr="00593CA0">
          <w:rPr>
            <w:rFonts w:ascii="Times New Roman" w:hAnsi="Times New Roman"/>
            <w:b/>
            <w:sz w:val="24"/>
            <w:szCs w:val="24"/>
            <w:rPrChange w:id="4030" w:author="Britt Collins" w:date="2021-10-04T12:48:00Z">
              <w:rPr>
                <w:rFonts w:ascii="Times New Roman" w:hAnsi="Times New Roman"/>
                <w:sz w:val="24"/>
                <w:szCs w:val="24"/>
              </w:rPr>
            </w:rPrChange>
          </w:rPr>
          <w:br/>
          <w:t>Meet the Expat Community</w:t>
        </w:r>
      </w:ins>
    </w:p>
    <w:p w14:paraId="40F905CE" w14:textId="1537F78D" w:rsidR="006F31F6" w:rsidRPr="000B0CC8" w:rsidRDefault="00593CA0">
      <w:pPr>
        <w:pStyle w:val="Heading1"/>
        <w:spacing w:line="480" w:lineRule="auto"/>
        <w:ind w:left="-5"/>
        <w:rPr>
          <w:ins w:id="4031" w:author="Britt Collins" w:date="2021-09-30T14:58:00Z"/>
          <w:rFonts w:ascii="Times New Roman" w:hAnsi="Times New Roman"/>
          <w:sz w:val="24"/>
          <w:szCs w:val="24"/>
        </w:rPr>
        <w:pPrChange w:id="4032" w:author="Britt Collins" w:date="2021-10-04T12:49:00Z">
          <w:pPr>
            <w:ind w:left="-5" w:right="15"/>
          </w:pPr>
        </w:pPrChange>
      </w:pPr>
      <w:ins w:id="4033" w:author="Britt Collins" w:date="2021-10-04T12:47:00Z">
        <w:r>
          <w:rPr>
            <w:rFonts w:ascii="Times New Roman" w:hAnsi="Times New Roman"/>
            <w:sz w:val="24"/>
            <w:szCs w:val="24"/>
          </w:rPr>
          <w:br/>
        </w:r>
        <w:r>
          <w:rPr>
            <w:rFonts w:ascii="Times New Roman" w:hAnsi="Times New Roman"/>
            <w:sz w:val="24"/>
            <w:szCs w:val="24"/>
          </w:rPr>
          <w:br/>
        </w:r>
      </w:ins>
      <w:ins w:id="4034" w:author="Britt Collins" w:date="2021-10-04T12:49:00Z">
        <w:r w:rsidRPr="00C671CE">
          <w:rPr>
            <w:rFonts w:ascii="Times New Roman" w:hAnsi="Times New Roman"/>
            <w:b/>
            <w:sz w:val="24"/>
            <w:szCs w:val="24"/>
            <w:rPrChange w:id="4035" w:author="Britt Collins" w:date="2021-10-04T12:49:00Z">
              <w:rPr>
                <w:rFonts w:ascii="Times New Roman" w:hAnsi="Times New Roman"/>
                <w:sz w:val="24"/>
                <w:szCs w:val="24"/>
              </w:rPr>
            </w:rPrChange>
          </w:rPr>
          <w:t>YOU NEED TO SET THE SCENE HERE</w:t>
        </w:r>
        <w:r w:rsidR="00C671CE">
          <w:rPr>
            <w:rFonts w:ascii="Times New Roman" w:hAnsi="Times New Roman"/>
            <w:b/>
            <w:sz w:val="24"/>
            <w:szCs w:val="24"/>
          </w:rPr>
          <w:t>. HOW DID YOU F</w:t>
        </w:r>
      </w:ins>
      <w:ins w:id="4036" w:author="Britt Collins" w:date="2021-10-04T12:50:00Z">
        <w:r w:rsidR="00C671CE">
          <w:rPr>
            <w:rFonts w:ascii="Times New Roman" w:hAnsi="Times New Roman"/>
            <w:b/>
            <w:sz w:val="24"/>
            <w:szCs w:val="24"/>
          </w:rPr>
          <w:t>ALL</w:t>
        </w:r>
      </w:ins>
      <w:ins w:id="4037" w:author="Britt Collins" w:date="2021-10-04T12:49:00Z">
        <w:r w:rsidR="00C671CE">
          <w:rPr>
            <w:rFonts w:ascii="Times New Roman" w:hAnsi="Times New Roman"/>
            <w:b/>
            <w:sz w:val="24"/>
            <w:szCs w:val="24"/>
          </w:rPr>
          <w:t xml:space="preserve"> THE EXPAT COMMUNITY</w:t>
        </w:r>
        <w:r>
          <w:rPr>
            <w:rFonts w:ascii="Times New Roman" w:hAnsi="Times New Roman"/>
            <w:sz w:val="24"/>
            <w:szCs w:val="24"/>
          </w:rPr>
          <w:t xml:space="preserve"> </w:t>
        </w:r>
      </w:ins>
      <w:ins w:id="4038" w:author="Britt Collins" w:date="2021-10-04T12:50:00Z">
        <w:r w:rsidR="00C671CE" w:rsidRPr="00C671CE">
          <w:rPr>
            <w:rFonts w:ascii="Times New Roman" w:hAnsi="Times New Roman"/>
            <w:b/>
            <w:sz w:val="24"/>
            <w:szCs w:val="24"/>
            <w:rPrChange w:id="4039" w:author="Britt Collins" w:date="2021-10-04T12:50:00Z">
              <w:rPr>
                <w:rFonts w:ascii="Times New Roman" w:hAnsi="Times New Roman"/>
                <w:sz w:val="24"/>
                <w:szCs w:val="24"/>
              </w:rPr>
            </w:rPrChange>
          </w:rPr>
          <w:t>ETC</w:t>
        </w:r>
        <w:r w:rsidR="00C671CE">
          <w:rPr>
            <w:rFonts w:ascii="Times New Roman" w:hAnsi="Times New Roman"/>
            <w:sz w:val="24"/>
            <w:szCs w:val="24"/>
          </w:rPr>
          <w:t xml:space="preserve"> </w:t>
        </w:r>
      </w:ins>
      <w:ins w:id="4040" w:author="Britt Collins" w:date="2021-10-04T15:12:00Z">
        <w:r w:rsidR="0016651D">
          <w:rPr>
            <w:rFonts w:ascii="Times New Roman" w:hAnsi="Times New Roman"/>
            <w:b/>
            <w:sz w:val="24"/>
            <w:szCs w:val="24"/>
          </w:rPr>
          <w:t>EVEN SOMETHING LIKE</w:t>
        </w:r>
      </w:ins>
      <w:ins w:id="4041" w:author="Britt Collins" w:date="2021-10-04T15:11:00Z">
        <w:r w:rsidR="0016651D" w:rsidRPr="0016651D">
          <w:rPr>
            <w:rFonts w:ascii="Times New Roman" w:hAnsi="Times New Roman"/>
            <w:b/>
            <w:sz w:val="24"/>
            <w:szCs w:val="24"/>
            <w:rPrChange w:id="4042" w:author="Britt Collins" w:date="2021-10-04T15:12:00Z">
              <w:rPr>
                <w:rFonts w:ascii="Times New Roman" w:hAnsi="Times New Roman"/>
                <w:sz w:val="24"/>
                <w:szCs w:val="24"/>
              </w:rPr>
            </w:rPrChange>
          </w:rPr>
          <w:t xml:space="preserve">: Since thousands of young people move to </w:t>
        </w:r>
      </w:ins>
      <w:ins w:id="4043" w:author="Britt Collins" w:date="2021-10-04T15:12:00Z">
        <w:r w:rsidR="0016651D" w:rsidRPr="0016651D">
          <w:rPr>
            <w:rFonts w:ascii="Times New Roman" w:hAnsi="Times New Roman"/>
            <w:b/>
            <w:sz w:val="24"/>
            <w:szCs w:val="24"/>
            <w:rPrChange w:id="4044" w:author="Britt Collins" w:date="2021-10-04T15:12:00Z">
              <w:rPr>
                <w:rFonts w:ascii="Times New Roman" w:hAnsi="Times New Roman"/>
                <w:sz w:val="24"/>
                <w:szCs w:val="24"/>
              </w:rPr>
            </w:rPrChange>
          </w:rPr>
          <w:t>Australian cities like Sydney and Melbourne</w:t>
        </w:r>
      </w:ins>
      <w:ins w:id="4045" w:author="Britt Collins" w:date="2021-10-04T15:13:00Z">
        <w:r w:rsidR="0016651D">
          <w:rPr>
            <w:rFonts w:ascii="Times New Roman" w:hAnsi="Times New Roman"/>
            <w:b/>
            <w:sz w:val="24"/>
            <w:szCs w:val="24"/>
          </w:rPr>
          <w:t xml:space="preserve"> for the lure of good jobs, </w:t>
        </w:r>
      </w:ins>
      <w:ins w:id="4046" w:author="Britt Collins" w:date="2021-10-04T15:20:00Z">
        <w:r w:rsidR="0016651D">
          <w:rPr>
            <w:rFonts w:ascii="Times New Roman" w:hAnsi="Times New Roman"/>
            <w:b/>
            <w:sz w:val="24"/>
            <w:szCs w:val="24"/>
          </w:rPr>
          <w:t xml:space="preserve">a </w:t>
        </w:r>
      </w:ins>
      <w:ins w:id="4047" w:author="Britt Collins" w:date="2021-10-04T15:13:00Z">
        <w:r w:rsidR="0016651D">
          <w:rPr>
            <w:rFonts w:ascii="Times New Roman" w:hAnsi="Times New Roman"/>
            <w:b/>
            <w:sz w:val="24"/>
            <w:szCs w:val="24"/>
          </w:rPr>
          <w:t>sunn</w:t>
        </w:r>
      </w:ins>
      <w:ins w:id="4048" w:author="Britt Collins" w:date="2021-10-04T15:14:00Z">
        <w:r w:rsidR="0016651D">
          <w:rPr>
            <w:rFonts w:ascii="Times New Roman" w:hAnsi="Times New Roman"/>
            <w:b/>
            <w:sz w:val="24"/>
            <w:szCs w:val="24"/>
          </w:rPr>
          <w:t>y</w:t>
        </w:r>
      </w:ins>
      <w:ins w:id="4049" w:author="Britt Collins" w:date="2021-10-04T15:13:00Z">
        <w:r w:rsidR="0016651D">
          <w:rPr>
            <w:rFonts w:ascii="Times New Roman" w:hAnsi="Times New Roman"/>
            <w:b/>
            <w:sz w:val="24"/>
            <w:szCs w:val="24"/>
          </w:rPr>
          <w:t xml:space="preserve"> climate and</w:t>
        </w:r>
      </w:ins>
      <w:ins w:id="4050" w:author="Britt Collins" w:date="2021-10-04T15:14:00Z">
        <w:r w:rsidR="0016651D">
          <w:rPr>
            <w:rFonts w:ascii="Times New Roman" w:hAnsi="Times New Roman"/>
            <w:b/>
            <w:sz w:val="24"/>
            <w:szCs w:val="24"/>
          </w:rPr>
          <w:t xml:space="preserve"> laidback culture</w:t>
        </w:r>
      </w:ins>
      <w:ins w:id="4051" w:author="Britt Collins" w:date="2021-10-04T15:12:00Z">
        <w:r w:rsidR="0016651D" w:rsidRPr="0016651D">
          <w:rPr>
            <w:rFonts w:ascii="Times New Roman" w:hAnsi="Times New Roman"/>
            <w:b/>
            <w:sz w:val="24"/>
            <w:szCs w:val="24"/>
            <w:rPrChange w:id="4052" w:author="Britt Collins" w:date="2021-10-04T15:12:00Z">
              <w:rPr>
                <w:rFonts w:ascii="Times New Roman" w:hAnsi="Times New Roman"/>
                <w:sz w:val="24"/>
                <w:szCs w:val="24"/>
              </w:rPr>
            </w:rPrChange>
          </w:rPr>
          <w:t xml:space="preserve">, it’s easy enough to slot into </w:t>
        </w:r>
      </w:ins>
      <w:ins w:id="4053" w:author="Britt Collins" w:date="2021-10-04T15:15:00Z">
        <w:r w:rsidR="0016651D">
          <w:rPr>
            <w:rFonts w:ascii="Times New Roman" w:hAnsi="Times New Roman"/>
            <w:b/>
            <w:sz w:val="24"/>
            <w:szCs w:val="24"/>
          </w:rPr>
          <w:t>an</w:t>
        </w:r>
      </w:ins>
      <w:ins w:id="4054" w:author="Britt Collins" w:date="2021-10-04T15:12:00Z">
        <w:r w:rsidR="0016651D" w:rsidRPr="0016651D">
          <w:rPr>
            <w:rFonts w:ascii="Times New Roman" w:hAnsi="Times New Roman"/>
            <w:b/>
            <w:sz w:val="24"/>
            <w:szCs w:val="24"/>
            <w:rPrChange w:id="4055" w:author="Britt Collins" w:date="2021-10-04T15:12:00Z">
              <w:rPr>
                <w:rFonts w:ascii="Times New Roman" w:hAnsi="Times New Roman"/>
                <w:sz w:val="24"/>
                <w:szCs w:val="24"/>
              </w:rPr>
            </w:rPrChange>
          </w:rPr>
          <w:t xml:space="preserve"> expat </w:t>
        </w:r>
      </w:ins>
      <w:ins w:id="4056" w:author="Britt Collins" w:date="2021-10-04T15:15:00Z">
        <w:r w:rsidR="0016651D">
          <w:rPr>
            <w:rFonts w:ascii="Times New Roman" w:hAnsi="Times New Roman"/>
            <w:b/>
            <w:sz w:val="24"/>
            <w:szCs w:val="24"/>
          </w:rPr>
          <w:t>social scene</w:t>
        </w:r>
      </w:ins>
      <w:ins w:id="4057" w:author="Britt Collins" w:date="2021-10-04T15:12:00Z">
        <w:r w:rsidR="0016651D" w:rsidRPr="0016651D">
          <w:rPr>
            <w:rFonts w:ascii="Times New Roman" w:hAnsi="Times New Roman"/>
            <w:b/>
            <w:sz w:val="24"/>
            <w:szCs w:val="24"/>
            <w:rPrChange w:id="4058" w:author="Britt Collins" w:date="2021-10-04T15:12:00Z">
              <w:rPr>
                <w:rFonts w:ascii="Times New Roman" w:hAnsi="Times New Roman"/>
                <w:sz w:val="24"/>
                <w:szCs w:val="24"/>
              </w:rPr>
            </w:rPrChange>
          </w:rPr>
          <w:t>.</w:t>
        </w:r>
        <w:r w:rsidR="0016651D">
          <w:rPr>
            <w:rFonts w:ascii="Times New Roman" w:hAnsi="Times New Roman"/>
            <w:sz w:val="24"/>
            <w:szCs w:val="24"/>
          </w:rPr>
          <w:t xml:space="preserve"> </w:t>
        </w:r>
      </w:ins>
      <w:ins w:id="4059" w:author="Britt Collins" w:date="2021-09-30T14:58:00Z">
        <w:r w:rsidR="006F31F6" w:rsidRPr="000B0CC8">
          <w:rPr>
            <w:rFonts w:ascii="Times New Roman" w:hAnsi="Times New Roman"/>
            <w:sz w:val="24"/>
            <w:szCs w:val="24"/>
          </w:rPr>
          <w:t xml:space="preserve">Dan, the British expat </w:t>
        </w:r>
      </w:ins>
      <w:ins w:id="4060" w:author="Britt Collins" w:date="2021-10-04T15:06:00Z">
        <w:r w:rsidR="0016651D">
          <w:rPr>
            <w:rFonts w:ascii="Times New Roman" w:hAnsi="Times New Roman"/>
            <w:sz w:val="24"/>
            <w:szCs w:val="24"/>
          </w:rPr>
          <w:t>w</w:t>
        </w:r>
      </w:ins>
      <w:ins w:id="4061" w:author="Britt Collins" w:date="2021-10-04T15:07:00Z">
        <w:r w:rsidR="0016651D">
          <w:rPr>
            <w:rFonts w:ascii="Times New Roman" w:hAnsi="Times New Roman"/>
            <w:sz w:val="24"/>
            <w:szCs w:val="24"/>
          </w:rPr>
          <w:t>ho</w:t>
        </w:r>
      </w:ins>
      <w:ins w:id="4062" w:author="Britt Collins" w:date="2021-09-30T14:58:00Z">
        <w:r w:rsidR="006F31F6" w:rsidRPr="000B0CC8">
          <w:rPr>
            <w:rFonts w:ascii="Times New Roman" w:hAnsi="Times New Roman"/>
            <w:sz w:val="24"/>
            <w:szCs w:val="24"/>
          </w:rPr>
          <w:t xml:space="preserve"> worked </w:t>
        </w:r>
      </w:ins>
      <w:ins w:id="4063" w:author="Britt Collins" w:date="2021-10-04T15:07:00Z">
        <w:r w:rsidR="0016651D">
          <w:rPr>
            <w:rFonts w:ascii="Times New Roman" w:hAnsi="Times New Roman"/>
            <w:sz w:val="24"/>
            <w:szCs w:val="24"/>
          </w:rPr>
          <w:t>with</w:t>
        </w:r>
      </w:ins>
      <w:ins w:id="4064" w:author="Britt Collins" w:date="2021-09-30T14:58:00Z">
        <w:r w:rsidR="006F31F6" w:rsidRPr="000B0CC8">
          <w:rPr>
            <w:rFonts w:ascii="Times New Roman" w:hAnsi="Times New Roman"/>
            <w:sz w:val="24"/>
            <w:szCs w:val="24"/>
          </w:rPr>
          <w:t xml:space="preserve"> the </w:t>
        </w:r>
      </w:ins>
      <w:ins w:id="4065" w:author="Britt Collins" w:date="2021-10-04T15:07:00Z">
        <w:r w:rsidR="0016651D">
          <w:rPr>
            <w:rFonts w:ascii="Times New Roman" w:hAnsi="Times New Roman"/>
            <w:sz w:val="24"/>
            <w:szCs w:val="24"/>
          </w:rPr>
          <w:t>f</w:t>
        </w:r>
      </w:ins>
      <w:ins w:id="4066" w:author="Britt Collins" w:date="2021-09-30T14:58:00Z">
        <w:r w:rsidR="006F31F6" w:rsidRPr="000B0CC8">
          <w:rPr>
            <w:rFonts w:ascii="Times New Roman" w:hAnsi="Times New Roman"/>
            <w:sz w:val="24"/>
            <w:szCs w:val="24"/>
          </w:rPr>
          <w:t>inancial client, became a close friend of mine. He shared all his social invitations with me. Without Dan, there would be no</w:t>
        </w:r>
      </w:ins>
      <w:ins w:id="4067" w:author="Britt Collins" w:date="2021-10-04T12:50:00Z">
        <w:r w:rsidR="00C671CE">
          <w:rPr>
            <w:rFonts w:ascii="Times New Roman" w:hAnsi="Times New Roman"/>
            <w:sz w:val="24"/>
            <w:szCs w:val="24"/>
          </w:rPr>
          <w:t xml:space="preserve"> dragon boat racing, Andy, Johnny and </w:t>
        </w:r>
      </w:ins>
      <w:ins w:id="4068" w:author="Britt Collins" w:date="2021-10-04T12:51:00Z">
        <w:r w:rsidR="00C671CE">
          <w:rPr>
            <w:rFonts w:ascii="Times New Roman" w:hAnsi="Times New Roman"/>
            <w:sz w:val="24"/>
            <w:szCs w:val="24"/>
          </w:rPr>
          <w:t>Carl or Becs and the Rose Bay flat.</w:t>
        </w:r>
      </w:ins>
    </w:p>
    <w:p w14:paraId="6AC687CB" w14:textId="33C86D99" w:rsidR="006F31F6" w:rsidRPr="000B0CC8" w:rsidRDefault="006F31F6">
      <w:pPr>
        <w:spacing w:line="480" w:lineRule="auto"/>
        <w:ind w:left="-5" w:right="15" w:firstLine="725"/>
        <w:rPr>
          <w:ins w:id="4069" w:author="Britt Collins" w:date="2021-09-30T14:58:00Z"/>
          <w:rFonts w:ascii="Times New Roman" w:hAnsi="Times New Roman"/>
          <w:sz w:val="24"/>
          <w:szCs w:val="24"/>
        </w:rPr>
        <w:pPrChange w:id="4070" w:author="Britt Collins" w:date="2021-10-04T12:51:00Z">
          <w:pPr>
            <w:ind w:left="-5" w:right="15"/>
          </w:pPr>
        </w:pPrChange>
      </w:pPr>
      <w:ins w:id="4071" w:author="Britt Collins" w:date="2021-09-30T14:58:00Z">
        <w:r w:rsidRPr="000B0CC8">
          <w:rPr>
            <w:rFonts w:ascii="Times New Roman" w:hAnsi="Times New Roman"/>
            <w:sz w:val="24"/>
            <w:szCs w:val="24"/>
          </w:rPr>
          <w:t xml:space="preserve">Firstly, what is </w:t>
        </w:r>
      </w:ins>
      <w:ins w:id="4072" w:author="Britt Collins" w:date="2021-10-04T12:51:00Z">
        <w:r w:rsidR="00C671CE">
          <w:rPr>
            <w:rFonts w:ascii="Times New Roman" w:hAnsi="Times New Roman"/>
            <w:sz w:val="24"/>
            <w:szCs w:val="24"/>
          </w:rPr>
          <w:t>d</w:t>
        </w:r>
      </w:ins>
      <w:ins w:id="4073" w:author="Britt Collins" w:date="2021-09-30T14:58:00Z">
        <w:r w:rsidRPr="000B0CC8">
          <w:rPr>
            <w:rFonts w:ascii="Times New Roman" w:hAnsi="Times New Roman"/>
            <w:sz w:val="24"/>
            <w:szCs w:val="24"/>
          </w:rPr>
          <w:t xml:space="preserve">ragon </w:t>
        </w:r>
      </w:ins>
      <w:ins w:id="4074" w:author="Britt Collins" w:date="2021-10-04T12:51:00Z">
        <w:r w:rsidR="00C671CE">
          <w:rPr>
            <w:rFonts w:ascii="Times New Roman" w:hAnsi="Times New Roman"/>
            <w:sz w:val="24"/>
            <w:szCs w:val="24"/>
          </w:rPr>
          <w:t>b</w:t>
        </w:r>
      </w:ins>
      <w:ins w:id="4075" w:author="Britt Collins" w:date="2021-09-30T14:58:00Z">
        <w:r w:rsidRPr="000B0CC8">
          <w:rPr>
            <w:rFonts w:ascii="Times New Roman" w:hAnsi="Times New Roman"/>
            <w:sz w:val="24"/>
            <w:szCs w:val="24"/>
          </w:rPr>
          <w:t xml:space="preserve">oat </w:t>
        </w:r>
      </w:ins>
      <w:ins w:id="4076" w:author="Britt Collins" w:date="2021-10-04T12:51:00Z">
        <w:r w:rsidR="00C671CE">
          <w:rPr>
            <w:rFonts w:ascii="Times New Roman" w:hAnsi="Times New Roman"/>
            <w:sz w:val="24"/>
            <w:szCs w:val="24"/>
          </w:rPr>
          <w:t>r</w:t>
        </w:r>
      </w:ins>
      <w:ins w:id="4077" w:author="Britt Collins" w:date="2021-09-30T14:58:00Z">
        <w:r w:rsidRPr="000B0CC8">
          <w:rPr>
            <w:rFonts w:ascii="Times New Roman" w:hAnsi="Times New Roman"/>
            <w:sz w:val="24"/>
            <w:szCs w:val="24"/>
          </w:rPr>
          <w:t>acing?</w:t>
        </w:r>
      </w:ins>
      <w:ins w:id="4078" w:author="Britt Collins" w:date="2021-10-04T15:21:00Z">
        <w:r w:rsidR="00315ABB">
          <w:rPr>
            <w:rFonts w:ascii="Times New Roman" w:hAnsi="Times New Roman"/>
            <w:sz w:val="24"/>
            <w:szCs w:val="24"/>
          </w:rPr>
          <w:t xml:space="preserve"> </w:t>
        </w:r>
        <w:r w:rsidR="00315ABB" w:rsidRPr="00315ABB">
          <w:rPr>
            <w:rFonts w:ascii="Times New Roman" w:hAnsi="Times New Roman"/>
            <w:b/>
            <w:sz w:val="24"/>
            <w:szCs w:val="24"/>
            <w:rPrChange w:id="4079" w:author="Britt Collins" w:date="2021-10-04T15:22:00Z">
              <w:rPr>
                <w:rFonts w:ascii="Times New Roman" w:hAnsi="Times New Roman"/>
                <w:sz w:val="24"/>
                <w:szCs w:val="24"/>
              </w:rPr>
            </w:rPrChange>
          </w:rPr>
          <w:t>NEED</w:t>
        </w:r>
      </w:ins>
      <w:ins w:id="4080" w:author="Britt Collins" w:date="2021-10-04T15:22:00Z">
        <w:r w:rsidR="00315ABB" w:rsidRPr="00315ABB">
          <w:rPr>
            <w:rFonts w:ascii="Times New Roman" w:hAnsi="Times New Roman"/>
            <w:b/>
            <w:sz w:val="24"/>
            <w:szCs w:val="24"/>
            <w:rPrChange w:id="4081" w:author="Britt Collins" w:date="2021-10-04T15:22:00Z">
              <w:rPr>
                <w:rFonts w:ascii="Times New Roman" w:hAnsi="Times New Roman"/>
                <w:sz w:val="24"/>
                <w:szCs w:val="24"/>
              </w:rPr>
            </w:rPrChange>
          </w:rPr>
          <w:t>S A BIT OF CLARITY</w:t>
        </w:r>
      </w:ins>
      <w:ins w:id="4082" w:author="Britt Collins" w:date="2021-09-30T14:58:00Z">
        <w:r w:rsidRPr="000B0CC8">
          <w:rPr>
            <w:rFonts w:ascii="Times New Roman" w:hAnsi="Times New Roman"/>
            <w:sz w:val="24"/>
            <w:szCs w:val="24"/>
          </w:rPr>
          <w:t xml:space="preserve"> </w:t>
        </w:r>
      </w:ins>
      <w:ins w:id="4083" w:author="Britt Collins" w:date="2021-10-04T15:21:00Z">
        <w:r w:rsidR="0016651D" w:rsidRPr="00315ABB">
          <w:rPr>
            <w:rFonts w:ascii="Times New Roman" w:hAnsi="Times New Roman"/>
            <w:b/>
            <w:sz w:val="24"/>
            <w:szCs w:val="24"/>
            <w:rPrChange w:id="4084" w:author="Britt Collins" w:date="2021-10-04T15:21:00Z">
              <w:rPr>
                <w:rFonts w:ascii="Times New Roman" w:hAnsi="Times New Roman"/>
                <w:sz w:val="24"/>
                <w:szCs w:val="24"/>
              </w:rPr>
            </w:rPrChange>
          </w:rPr>
          <w:t xml:space="preserve">It’s </w:t>
        </w:r>
      </w:ins>
      <w:ins w:id="4085" w:author="Britt Collins" w:date="2021-10-04T15:22:00Z">
        <w:r w:rsidR="00315ABB">
          <w:rPr>
            <w:rFonts w:ascii="Times New Roman" w:hAnsi="Times New Roman"/>
            <w:b/>
            <w:sz w:val="24"/>
            <w:szCs w:val="24"/>
          </w:rPr>
          <w:t xml:space="preserve">an </w:t>
        </w:r>
      </w:ins>
      <w:ins w:id="4086" w:author="Britt Collins" w:date="2021-10-04T15:21:00Z">
        <w:r w:rsidR="0016651D" w:rsidRPr="00315ABB">
          <w:rPr>
            <w:rFonts w:ascii="Times New Roman" w:hAnsi="Times New Roman"/>
            <w:b/>
            <w:sz w:val="24"/>
            <w:szCs w:val="24"/>
            <w:rPrChange w:id="4087" w:author="Britt Collins" w:date="2021-10-04T15:21:00Z">
              <w:rPr>
                <w:rFonts w:ascii="Times New Roman" w:hAnsi="Times New Roman"/>
                <w:sz w:val="24"/>
                <w:szCs w:val="24"/>
              </w:rPr>
            </w:rPrChange>
          </w:rPr>
          <w:t xml:space="preserve">ancient Chinese </w:t>
        </w:r>
      </w:ins>
      <w:ins w:id="4088" w:author="Britt Collins" w:date="2021-10-04T15:22:00Z">
        <w:r w:rsidR="00315ABB">
          <w:rPr>
            <w:rFonts w:ascii="Times New Roman" w:hAnsi="Times New Roman"/>
            <w:b/>
            <w:sz w:val="24"/>
            <w:szCs w:val="24"/>
          </w:rPr>
          <w:t xml:space="preserve">tradition </w:t>
        </w:r>
      </w:ins>
      <w:ins w:id="4089" w:author="Britt Collins" w:date="2021-10-04T15:21:00Z">
        <w:r w:rsidR="0016651D" w:rsidRPr="00315ABB">
          <w:rPr>
            <w:rFonts w:ascii="Times New Roman" w:hAnsi="Times New Roman"/>
            <w:b/>
            <w:sz w:val="24"/>
            <w:szCs w:val="24"/>
            <w:rPrChange w:id="4090" w:author="Britt Collins" w:date="2021-10-04T15:21:00Z">
              <w:rPr>
                <w:rFonts w:ascii="Times New Roman" w:hAnsi="Times New Roman"/>
                <w:sz w:val="24"/>
                <w:szCs w:val="24"/>
              </w:rPr>
            </w:rPrChange>
          </w:rPr>
          <w:t>brought to life</w:t>
        </w:r>
        <w:r w:rsidR="00315ABB" w:rsidRPr="00315ABB">
          <w:rPr>
            <w:rFonts w:ascii="Times New Roman" w:hAnsi="Times New Roman"/>
            <w:b/>
            <w:sz w:val="24"/>
            <w:szCs w:val="24"/>
            <w:rPrChange w:id="4091" w:author="Britt Collins" w:date="2021-10-04T15:21:00Z">
              <w:rPr>
                <w:rFonts w:ascii="Times New Roman" w:hAnsi="Times New Roman"/>
                <w:sz w:val="24"/>
                <w:szCs w:val="24"/>
              </w:rPr>
            </w:rPrChange>
          </w:rPr>
          <w:t xml:space="preserve"> </w:t>
        </w:r>
      </w:ins>
      <w:ins w:id="4092" w:author="Britt Collins" w:date="2021-10-04T15:22:00Z">
        <w:r w:rsidR="00315ABB">
          <w:rPr>
            <w:rFonts w:ascii="Times New Roman" w:hAnsi="Times New Roman"/>
            <w:b/>
            <w:sz w:val="24"/>
            <w:szCs w:val="24"/>
          </w:rPr>
          <w:t xml:space="preserve">as a popular charity-based event </w:t>
        </w:r>
      </w:ins>
      <w:ins w:id="4093" w:author="Britt Collins" w:date="2021-10-04T15:23:00Z">
        <w:r w:rsidR="00315ABB">
          <w:rPr>
            <w:rFonts w:ascii="Times New Roman" w:hAnsi="Times New Roman"/>
            <w:b/>
            <w:sz w:val="24"/>
            <w:szCs w:val="24"/>
          </w:rPr>
          <w:t xml:space="preserve">that’s become hugely popular in </w:t>
        </w:r>
        <w:r w:rsidR="00315ABB">
          <w:rPr>
            <w:rFonts w:ascii="Times New Roman" w:hAnsi="Times New Roman"/>
            <w:b/>
            <w:sz w:val="24"/>
            <w:szCs w:val="24"/>
          </w:rPr>
          <w:lastRenderedPageBreak/>
          <w:t>Australia</w:t>
        </w:r>
      </w:ins>
      <w:ins w:id="4094" w:author="Britt Collins" w:date="2021-10-04T15:21:00Z">
        <w:r w:rsidR="00315ABB" w:rsidRPr="00315ABB">
          <w:rPr>
            <w:rFonts w:ascii="Times New Roman" w:hAnsi="Times New Roman"/>
            <w:b/>
            <w:sz w:val="24"/>
            <w:szCs w:val="24"/>
            <w:rPrChange w:id="4095" w:author="Britt Collins" w:date="2021-10-04T15:21:00Z">
              <w:rPr>
                <w:rFonts w:ascii="Times New Roman" w:hAnsi="Times New Roman"/>
                <w:sz w:val="24"/>
                <w:szCs w:val="24"/>
              </w:rPr>
            </w:rPrChange>
          </w:rPr>
          <w:t xml:space="preserve">. </w:t>
        </w:r>
      </w:ins>
      <w:ins w:id="4096" w:author="Britt Collins" w:date="2021-09-30T14:58:00Z">
        <w:r w:rsidRPr="000B0CC8">
          <w:rPr>
            <w:rFonts w:ascii="Times New Roman" w:hAnsi="Times New Roman"/>
            <w:sz w:val="24"/>
            <w:szCs w:val="24"/>
          </w:rPr>
          <w:t>Think of a long canoe powered by 12</w:t>
        </w:r>
      </w:ins>
      <w:ins w:id="4097" w:author="Britt Collins" w:date="2021-10-04T12:51:00Z">
        <w:r w:rsidR="00C671CE">
          <w:rPr>
            <w:rFonts w:ascii="Times New Roman" w:hAnsi="Times New Roman"/>
            <w:sz w:val="24"/>
            <w:szCs w:val="24"/>
          </w:rPr>
          <w:t>-</w:t>
        </w:r>
      </w:ins>
      <w:ins w:id="4098" w:author="Britt Collins" w:date="2021-09-30T14:58:00Z">
        <w:r w:rsidRPr="000B0CC8">
          <w:rPr>
            <w:rFonts w:ascii="Times New Roman" w:hAnsi="Times New Roman"/>
            <w:sz w:val="24"/>
            <w:szCs w:val="24"/>
          </w:rPr>
          <w:t xml:space="preserve">paddle peddling people. The best teams moved gracefully, coordinating with the cox (a small person located at the rear of the boat). </w:t>
        </w:r>
      </w:ins>
      <w:ins w:id="4099" w:author="Britt Collins" w:date="2021-10-04T12:52:00Z">
        <w:r w:rsidR="00C671CE">
          <w:rPr>
            <w:rFonts w:ascii="Times New Roman" w:hAnsi="Times New Roman"/>
            <w:sz w:val="24"/>
            <w:szCs w:val="24"/>
          </w:rPr>
          <w:t>O</w:t>
        </w:r>
        <w:r w:rsidR="00C671CE" w:rsidRPr="000B0CC8">
          <w:rPr>
            <w:rFonts w:ascii="Times New Roman" w:hAnsi="Times New Roman"/>
            <w:sz w:val="24"/>
            <w:szCs w:val="24"/>
          </w:rPr>
          <w:t>ne day at work</w:t>
        </w:r>
        <w:r w:rsidR="00C671CE">
          <w:rPr>
            <w:rFonts w:ascii="Times New Roman" w:hAnsi="Times New Roman"/>
            <w:sz w:val="24"/>
            <w:szCs w:val="24"/>
          </w:rPr>
          <w:t>,</w:t>
        </w:r>
        <w:r w:rsidR="00C671CE" w:rsidRPr="000B0CC8">
          <w:rPr>
            <w:rFonts w:ascii="Times New Roman" w:hAnsi="Times New Roman"/>
            <w:sz w:val="24"/>
            <w:szCs w:val="24"/>
          </w:rPr>
          <w:t xml:space="preserve"> </w:t>
        </w:r>
      </w:ins>
      <w:ins w:id="4100" w:author="Britt Collins" w:date="2021-09-30T14:58:00Z">
        <w:r w:rsidRPr="000B0CC8">
          <w:rPr>
            <w:rFonts w:ascii="Times New Roman" w:hAnsi="Times New Roman"/>
            <w:sz w:val="24"/>
            <w:szCs w:val="24"/>
          </w:rPr>
          <w:t xml:space="preserve">Dan, in passing, mentioned the corporate </w:t>
        </w:r>
      </w:ins>
      <w:ins w:id="4101" w:author="Britt Collins" w:date="2021-10-04T12:52:00Z">
        <w:r w:rsidR="00C671CE">
          <w:rPr>
            <w:rFonts w:ascii="Times New Roman" w:hAnsi="Times New Roman"/>
            <w:sz w:val="24"/>
            <w:szCs w:val="24"/>
          </w:rPr>
          <w:t>d</w:t>
        </w:r>
      </w:ins>
      <w:ins w:id="4102" w:author="Britt Collins" w:date="2021-09-30T14:58:00Z">
        <w:r w:rsidRPr="000B0CC8">
          <w:rPr>
            <w:rFonts w:ascii="Times New Roman" w:hAnsi="Times New Roman"/>
            <w:sz w:val="24"/>
            <w:szCs w:val="24"/>
          </w:rPr>
          <w:t>ragon</w:t>
        </w:r>
      </w:ins>
      <w:ins w:id="4103" w:author="Britt Collins" w:date="2021-10-04T15:23:00Z">
        <w:r w:rsidR="00315ABB">
          <w:rPr>
            <w:rFonts w:ascii="Times New Roman" w:hAnsi="Times New Roman"/>
            <w:sz w:val="24"/>
            <w:szCs w:val="24"/>
          </w:rPr>
          <w:t>-</w:t>
        </w:r>
      </w:ins>
      <w:ins w:id="4104" w:author="Britt Collins" w:date="2021-09-30T14:58:00Z">
        <w:r w:rsidRPr="000B0CC8">
          <w:rPr>
            <w:rFonts w:ascii="Times New Roman" w:hAnsi="Times New Roman"/>
            <w:sz w:val="24"/>
            <w:szCs w:val="24"/>
          </w:rPr>
          <w:t xml:space="preserve">boat racing event. He had no idea what preparation was involved. I thought it would be a matter of turning up, grabbing an oar and whacking the water as quickly as possible. </w:t>
        </w:r>
      </w:ins>
      <w:ins w:id="4105" w:author="Britt Collins" w:date="2021-10-04T12:52:00Z">
        <w:r w:rsidR="00C671CE">
          <w:rPr>
            <w:rFonts w:ascii="Times New Roman" w:hAnsi="Times New Roman"/>
            <w:sz w:val="24"/>
            <w:szCs w:val="24"/>
          </w:rPr>
          <w:t>But u</w:t>
        </w:r>
      </w:ins>
      <w:ins w:id="4106" w:author="Britt Collins" w:date="2021-09-30T14:58:00Z">
        <w:r w:rsidRPr="000B0CC8">
          <w:rPr>
            <w:rFonts w:ascii="Times New Roman" w:hAnsi="Times New Roman"/>
            <w:sz w:val="24"/>
            <w:szCs w:val="24"/>
          </w:rPr>
          <w:t>nfortunately, it was going to take a gruelling training regime at least twice a week after work.</w:t>
        </w:r>
      </w:ins>
    </w:p>
    <w:p w14:paraId="5D545FA5" w14:textId="61475E31" w:rsidR="006F31F6" w:rsidRPr="000B0CC8" w:rsidRDefault="006F31F6">
      <w:pPr>
        <w:spacing w:line="480" w:lineRule="auto"/>
        <w:ind w:left="-5" w:right="15" w:firstLine="725"/>
        <w:rPr>
          <w:ins w:id="4107" w:author="Britt Collins" w:date="2021-09-30T14:58:00Z"/>
          <w:rFonts w:ascii="Times New Roman" w:hAnsi="Times New Roman"/>
          <w:sz w:val="24"/>
          <w:szCs w:val="24"/>
        </w:rPr>
        <w:pPrChange w:id="4108" w:author="Britt Collins" w:date="2021-10-04T12:52:00Z">
          <w:pPr>
            <w:ind w:left="-5" w:right="15"/>
          </w:pPr>
        </w:pPrChange>
      </w:pPr>
      <w:ins w:id="4109" w:author="Britt Collins" w:date="2021-09-30T14:58:00Z">
        <w:r w:rsidRPr="000B0CC8">
          <w:rPr>
            <w:rFonts w:ascii="Times New Roman" w:hAnsi="Times New Roman"/>
            <w:sz w:val="24"/>
            <w:szCs w:val="24"/>
          </w:rPr>
          <w:t xml:space="preserve">The main organiser of the financial client Dragon Boat Racing effort was an Australian named Helen. </w:t>
        </w:r>
      </w:ins>
      <w:ins w:id="4110" w:author="Britt Collins" w:date="2021-10-04T12:53:00Z">
        <w:r w:rsidR="00C671CE">
          <w:rPr>
            <w:rFonts w:ascii="Times New Roman" w:hAnsi="Times New Roman"/>
            <w:sz w:val="24"/>
            <w:szCs w:val="24"/>
          </w:rPr>
          <w:t>She</w:t>
        </w:r>
      </w:ins>
      <w:ins w:id="4111" w:author="Britt Collins" w:date="2021-09-30T14:58:00Z">
        <w:r w:rsidRPr="000B0CC8">
          <w:rPr>
            <w:rFonts w:ascii="Times New Roman" w:hAnsi="Times New Roman"/>
            <w:sz w:val="24"/>
            <w:szCs w:val="24"/>
          </w:rPr>
          <w:t xml:space="preserve"> and her long-term partner were members of the local paddling club. They managed to acquire a group of paddlers and a </w:t>
        </w:r>
      </w:ins>
      <w:ins w:id="4112" w:author="Britt Collins" w:date="2021-10-04T12:53:00Z">
        <w:r w:rsidR="00C671CE">
          <w:rPr>
            <w:rFonts w:ascii="Times New Roman" w:hAnsi="Times New Roman"/>
            <w:sz w:val="24"/>
            <w:szCs w:val="24"/>
          </w:rPr>
          <w:t>‘</w:t>
        </w:r>
      </w:ins>
      <w:ins w:id="4113" w:author="Britt Collins" w:date="2021-09-30T14:58:00Z">
        <w:r w:rsidRPr="000B0CC8">
          <w:rPr>
            <w:rFonts w:ascii="Times New Roman" w:hAnsi="Times New Roman"/>
            <w:sz w:val="24"/>
            <w:szCs w:val="24"/>
          </w:rPr>
          <w:t>cat's whiskers</w:t>
        </w:r>
      </w:ins>
      <w:ins w:id="4114" w:author="Britt Collins" w:date="2021-10-04T12:53:00Z">
        <w:r w:rsidR="00C671CE">
          <w:rPr>
            <w:rFonts w:ascii="Times New Roman" w:hAnsi="Times New Roman"/>
            <w:sz w:val="24"/>
            <w:szCs w:val="24"/>
          </w:rPr>
          <w:t>’</w:t>
        </w:r>
      </w:ins>
      <w:ins w:id="4115" w:author="Britt Collins" w:date="2021-09-30T14:58:00Z">
        <w:r w:rsidRPr="000B0CC8">
          <w:rPr>
            <w:rFonts w:ascii="Times New Roman" w:hAnsi="Times New Roman"/>
            <w:sz w:val="24"/>
            <w:szCs w:val="24"/>
          </w:rPr>
          <w:t xml:space="preserve"> cox. This tiny, bald fellow was definitely vocal. He coordinated our training efforts at the paddling club in Paramatta</w:t>
        </w:r>
      </w:ins>
      <w:ins w:id="4116" w:author="Britt Collins" w:date="2021-10-04T15:24:00Z">
        <w:r w:rsidR="00315ABB">
          <w:rPr>
            <w:rFonts w:ascii="Times New Roman" w:hAnsi="Times New Roman"/>
            <w:sz w:val="24"/>
            <w:szCs w:val="24"/>
          </w:rPr>
          <w:t xml:space="preserve"> and</w:t>
        </w:r>
      </w:ins>
      <w:ins w:id="4117" w:author="Britt Collins" w:date="2021-09-30T14:58:00Z">
        <w:r w:rsidRPr="000B0CC8">
          <w:rPr>
            <w:rFonts w:ascii="Times New Roman" w:hAnsi="Times New Roman"/>
            <w:sz w:val="24"/>
            <w:szCs w:val="24"/>
          </w:rPr>
          <w:t xml:space="preserve"> supposedly knew what our competition was. After a number of training sessions, he said, </w:t>
        </w:r>
      </w:ins>
      <w:ins w:id="4118" w:author="Britt Collins" w:date="2021-10-04T15:24:00Z">
        <w:r w:rsidR="00315ABB">
          <w:rPr>
            <w:rFonts w:ascii="Times New Roman" w:hAnsi="Times New Roman"/>
            <w:sz w:val="24"/>
            <w:szCs w:val="24"/>
          </w:rPr>
          <w:t>“</w:t>
        </w:r>
      </w:ins>
      <w:ins w:id="4119" w:author="Britt Collins" w:date="2021-09-30T14:58:00Z">
        <w:r w:rsidRPr="000B0CC8">
          <w:rPr>
            <w:rFonts w:ascii="Times New Roman" w:hAnsi="Times New Roman"/>
            <w:sz w:val="24"/>
            <w:szCs w:val="24"/>
          </w:rPr>
          <w:t>You guys are up there with the best. We have a good chance of winning if we paddle at our best</w:t>
        </w:r>
      </w:ins>
      <w:ins w:id="4120" w:author="Britt Collins" w:date="2021-10-04T15:24:00Z">
        <w:r w:rsidR="00315ABB">
          <w:rPr>
            <w:rFonts w:ascii="Times New Roman" w:hAnsi="Times New Roman"/>
            <w:sz w:val="24"/>
            <w:szCs w:val="24"/>
          </w:rPr>
          <w:t>.”</w:t>
        </w:r>
      </w:ins>
    </w:p>
    <w:p w14:paraId="08E6222C" w14:textId="44AA9C58" w:rsidR="006F31F6" w:rsidRPr="000B0CC8" w:rsidRDefault="006F31F6">
      <w:pPr>
        <w:spacing w:line="480" w:lineRule="auto"/>
        <w:ind w:left="-5" w:right="15" w:firstLine="725"/>
        <w:rPr>
          <w:ins w:id="4121" w:author="Britt Collins" w:date="2021-09-30T14:58:00Z"/>
          <w:rFonts w:ascii="Times New Roman" w:hAnsi="Times New Roman"/>
          <w:sz w:val="24"/>
          <w:szCs w:val="24"/>
        </w:rPr>
        <w:pPrChange w:id="4122" w:author="Britt Collins" w:date="2021-10-04T15:17:00Z">
          <w:pPr>
            <w:ind w:left="-5" w:right="15"/>
          </w:pPr>
        </w:pPrChange>
      </w:pPr>
      <w:ins w:id="4123" w:author="Britt Collins" w:date="2021-09-30T14:58:00Z">
        <w:r w:rsidRPr="000B0CC8">
          <w:rPr>
            <w:rFonts w:ascii="Times New Roman" w:hAnsi="Times New Roman"/>
            <w:sz w:val="24"/>
            <w:szCs w:val="24"/>
          </w:rPr>
          <w:t xml:space="preserve">On race day it was a bright, calm morning over at Darling Harbour. I didn’t know what to expect. All I </w:t>
        </w:r>
      </w:ins>
      <w:ins w:id="4124" w:author="Britt Collins" w:date="2021-10-04T12:54:00Z">
        <w:r w:rsidR="00C671CE">
          <w:rPr>
            <w:rFonts w:ascii="Times New Roman" w:hAnsi="Times New Roman"/>
            <w:sz w:val="24"/>
            <w:szCs w:val="24"/>
          </w:rPr>
          <w:t>knew</w:t>
        </w:r>
      </w:ins>
      <w:ins w:id="4125" w:author="Britt Collins" w:date="2021-09-30T14:58:00Z">
        <w:r w:rsidRPr="000B0CC8">
          <w:rPr>
            <w:rFonts w:ascii="Times New Roman" w:hAnsi="Times New Roman"/>
            <w:sz w:val="24"/>
            <w:szCs w:val="24"/>
          </w:rPr>
          <w:t xml:space="preserve"> was I had to meet the rest of the team in the designated </w:t>
        </w:r>
      </w:ins>
      <w:ins w:id="4126" w:author="Britt Collins" w:date="2021-10-04T12:54:00Z">
        <w:r w:rsidR="00C671CE">
          <w:rPr>
            <w:rFonts w:ascii="Times New Roman" w:hAnsi="Times New Roman"/>
            <w:sz w:val="24"/>
            <w:szCs w:val="24"/>
          </w:rPr>
          <w:t>“</w:t>
        </w:r>
      </w:ins>
      <w:ins w:id="4127" w:author="Britt Collins" w:date="2021-09-30T14:58:00Z">
        <w:r w:rsidRPr="000B0CC8">
          <w:rPr>
            <w:rFonts w:ascii="Times New Roman" w:hAnsi="Times New Roman"/>
            <w:sz w:val="24"/>
            <w:szCs w:val="24"/>
          </w:rPr>
          <w:t>financial teams</w:t>
        </w:r>
      </w:ins>
      <w:ins w:id="4128" w:author="Britt Collins" w:date="2021-10-04T12:54:00Z">
        <w:r w:rsidR="00C671CE">
          <w:rPr>
            <w:rFonts w:ascii="Times New Roman" w:hAnsi="Times New Roman"/>
            <w:sz w:val="24"/>
            <w:szCs w:val="24"/>
          </w:rPr>
          <w:t>’</w:t>
        </w:r>
      </w:ins>
      <w:ins w:id="4129" w:author="Britt Collins" w:date="2021-09-30T14:58:00Z">
        <w:r w:rsidRPr="000B0CC8">
          <w:rPr>
            <w:rFonts w:ascii="Times New Roman" w:hAnsi="Times New Roman"/>
            <w:sz w:val="24"/>
            <w:szCs w:val="24"/>
          </w:rPr>
          <w:t xml:space="preserve"> area</w:t>
        </w:r>
      </w:ins>
      <w:ins w:id="4130" w:author="Britt Collins" w:date="2021-10-04T12:54:00Z">
        <w:r w:rsidR="00C671CE">
          <w:rPr>
            <w:rFonts w:ascii="Times New Roman" w:hAnsi="Times New Roman"/>
            <w:sz w:val="24"/>
            <w:szCs w:val="24"/>
          </w:rPr>
          <w:t>”</w:t>
        </w:r>
      </w:ins>
      <w:ins w:id="4131" w:author="Britt Collins" w:date="2021-09-30T14:58:00Z">
        <w:r w:rsidRPr="000B0CC8">
          <w:rPr>
            <w:rFonts w:ascii="Times New Roman" w:hAnsi="Times New Roman"/>
            <w:sz w:val="24"/>
            <w:szCs w:val="24"/>
          </w:rPr>
          <w:t>. As I rounded the corner I took in the view of Darling Harbour. It was alive with activity. There were oars and singlet</w:t>
        </w:r>
      </w:ins>
      <w:ins w:id="4132" w:author="Britt Collins" w:date="2021-10-04T12:54:00Z">
        <w:r w:rsidR="00C671CE">
          <w:rPr>
            <w:rFonts w:ascii="Times New Roman" w:hAnsi="Times New Roman"/>
            <w:sz w:val="24"/>
            <w:szCs w:val="24"/>
          </w:rPr>
          <w:t>-</w:t>
        </w:r>
      </w:ins>
      <w:ins w:id="4133" w:author="Britt Collins" w:date="2021-09-30T14:58:00Z">
        <w:r w:rsidRPr="000B0CC8">
          <w:rPr>
            <w:rFonts w:ascii="Times New Roman" w:hAnsi="Times New Roman"/>
            <w:sz w:val="24"/>
            <w:szCs w:val="24"/>
          </w:rPr>
          <w:t xml:space="preserve">clad athletes dressed in their financial institution’s colours. Dragon boats of varying oriental designs were parked side by side. Surprisingly, there was a huge spectator turnout. My eyes were the size of saucers as I walked through the participant area. As the magnitude of the event became apparent, I felt nervous. </w:t>
        </w:r>
      </w:ins>
      <w:ins w:id="4134" w:author="Britt Collins" w:date="2021-10-04T15:16:00Z">
        <w:r w:rsidR="0016651D">
          <w:rPr>
            <w:rFonts w:ascii="Times New Roman" w:hAnsi="Times New Roman"/>
            <w:sz w:val="24"/>
            <w:szCs w:val="24"/>
          </w:rPr>
          <w:t>T</w:t>
        </w:r>
      </w:ins>
      <w:ins w:id="4135" w:author="Britt Collins" w:date="2021-09-30T14:58:00Z">
        <w:r w:rsidRPr="000B0CC8">
          <w:rPr>
            <w:rFonts w:ascii="Times New Roman" w:hAnsi="Times New Roman"/>
            <w:sz w:val="24"/>
            <w:szCs w:val="24"/>
          </w:rPr>
          <w:t>he stress ebbed away as</w:t>
        </w:r>
      </w:ins>
      <w:ins w:id="4136" w:author="Britt Collins" w:date="2021-10-04T15:16:00Z">
        <w:r w:rsidR="0016651D">
          <w:rPr>
            <w:rFonts w:ascii="Times New Roman" w:hAnsi="Times New Roman"/>
            <w:sz w:val="24"/>
            <w:szCs w:val="24"/>
          </w:rPr>
          <w:t xml:space="preserve"> soon as</w:t>
        </w:r>
      </w:ins>
      <w:ins w:id="4137" w:author="Britt Collins" w:date="2021-09-30T14:58:00Z">
        <w:r w:rsidRPr="000B0CC8">
          <w:rPr>
            <w:rFonts w:ascii="Times New Roman" w:hAnsi="Times New Roman"/>
            <w:sz w:val="24"/>
            <w:szCs w:val="24"/>
          </w:rPr>
          <w:t xml:space="preserve"> I saw the white T-Shirts of our team. I went over to speak to Helen, the team captain. She was glad I had turned up. We now had a full complement of paddlers. Helen asked me for my T-</w:t>
        </w:r>
      </w:ins>
      <w:ins w:id="4138" w:author="Britt Collins" w:date="2021-10-04T15:16:00Z">
        <w:r w:rsidR="0016651D">
          <w:rPr>
            <w:rFonts w:ascii="Times New Roman" w:hAnsi="Times New Roman"/>
            <w:sz w:val="24"/>
            <w:szCs w:val="24"/>
          </w:rPr>
          <w:t>s</w:t>
        </w:r>
      </w:ins>
      <w:ins w:id="4139" w:author="Britt Collins" w:date="2021-09-30T14:58:00Z">
        <w:r w:rsidRPr="000B0CC8">
          <w:rPr>
            <w:rFonts w:ascii="Times New Roman" w:hAnsi="Times New Roman"/>
            <w:sz w:val="24"/>
            <w:szCs w:val="24"/>
          </w:rPr>
          <w:t>hirt size</w:t>
        </w:r>
      </w:ins>
      <w:ins w:id="4140" w:author="Britt Collins" w:date="2021-10-04T15:17:00Z">
        <w:r w:rsidR="0016651D">
          <w:rPr>
            <w:rFonts w:ascii="Times New Roman" w:hAnsi="Times New Roman"/>
            <w:sz w:val="24"/>
            <w:szCs w:val="24"/>
          </w:rPr>
          <w:t xml:space="preserve"> and </w:t>
        </w:r>
      </w:ins>
      <w:ins w:id="4141" w:author="Britt Collins" w:date="2021-09-30T14:58:00Z">
        <w:r w:rsidRPr="000B0CC8">
          <w:rPr>
            <w:rFonts w:ascii="Times New Roman" w:hAnsi="Times New Roman"/>
            <w:sz w:val="24"/>
            <w:szCs w:val="24"/>
          </w:rPr>
          <w:t xml:space="preserve">handed me a white top that had seen a few events in its lifetime. </w:t>
        </w:r>
      </w:ins>
      <w:ins w:id="4142" w:author="Britt Collins" w:date="2021-10-04T15:16:00Z">
        <w:r w:rsidR="0016651D">
          <w:rPr>
            <w:rFonts w:ascii="Times New Roman" w:hAnsi="Times New Roman"/>
            <w:sz w:val="24"/>
            <w:szCs w:val="24"/>
          </w:rPr>
          <w:t xml:space="preserve">She </w:t>
        </w:r>
      </w:ins>
      <w:ins w:id="4143" w:author="Britt Collins" w:date="2021-09-30T14:58:00Z">
        <w:r w:rsidRPr="000B0CC8">
          <w:rPr>
            <w:rFonts w:ascii="Times New Roman" w:hAnsi="Times New Roman"/>
            <w:sz w:val="24"/>
            <w:szCs w:val="24"/>
          </w:rPr>
          <w:t>explained the format of the Dragon Boat Race day, importantly, what our start time was.</w:t>
        </w:r>
      </w:ins>
    </w:p>
    <w:p w14:paraId="7FB9B4AB" w14:textId="03DA7FC1" w:rsidR="006F31F6" w:rsidRPr="000B0CC8" w:rsidRDefault="006F31F6">
      <w:pPr>
        <w:spacing w:line="480" w:lineRule="auto"/>
        <w:ind w:left="-5" w:right="15" w:firstLine="725"/>
        <w:rPr>
          <w:ins w:id="4144" w:author="Britt Collins" w:date="2021-09-30T14:58:00Z"/>
          <w:rFonts w:ascii="Times New Roman" w:hAnsi="Times New Roman"/>
          <w:sz w:val="24"/>
          <w:szCs w:val="24"/>
        </w:rPr>
        <w:pPrChange w:id="4145" w:author="Britt Collins" w:date="2021-10-04T12:55:00Z">
          <w:pPr>
            <w:ind w:left="-5" w:right="15"/>
          </w:pPr>
        </w:pPrChange>
      </w:pPr>
      <w:ins w:id="4146" w:author="Britt Collins" w:date="2021-09-30T14:58:00Z">
        <w:r w:rsidRPr="000B0CC8">
          <w:rPr>
            <w:rFonts w:ascii="Times New Roman" w:hAnsi="Times New Roman"/>
            <w:sz w:val="24"/>
            <w:szCs w:val="24"/>
          </w:rPr>
          <w:t>According to the cox, we could potentially win this huge event. The pressure was now on to perform. The team sat at the side lines. As time passed, the sunlight began to intensify. Sunburn was my concern. I reached into my bag and slip, slop, slapped on the factor</w:t>
        </w:r>
      </w:ins>
      <w:ins w:id="4147" w:author="Britt Collins" w:date="2021-10-04T15:17:00Z">
        <w:r w:rsidR="0016651D">
          <w:rPr>
            <w:rFonts w:ascii="Times New Roman" w:hAnsi="Times New Roman"/>
            <w:sz w:val="24"/>
            <w:szCs w:val="24"/>
          </w:rPr>
          <w:t>-</w:t>
        </w:r>
      </w:ins>
      <w:ins w:id="4148" w:author="Britt Collins" w:date="2021-09-30T14:58:00Z">
        <w:r w:rsidRPr="000B0CC8">
          <w:rPr>
            <w:rFonts w:ascii="Times New Roman" w:hAnsi="Times New Roman"/>
            <w:sz w:val="24"/>
            <w:szCs w:val="24"/>
          </w:rPr>
          <w:t>50 sun</w:t>
        </w:r>
      </w:ins>
      <w:ins w:id="4149" w:author="Britt Collins" w:date="2021-10-04T15:25:00Z">
        <w:r w:rsidR="00315ABB">
          <w:rPr>
            <w:rFonts w:ascii="Times New Roman" w:hAnsi="Times New Roman"/>
            <w:sz w:val="24"/>
            <w:szCs w:val="24"/>
          </w:rPr>
          <w:t xml:space="preserve"> </w:t>
        </w:r>
      </w:ins>
      <w:ins w:id="4150" w:author="Britt Collins" w:date="2021-09-30T14:58:00Z">
        <w:r w:rsidRPr="000B0CC8">
          <w:rPr>
            <w:rFonts w:ascii="Times New Roman" w:hAnsi="Times New Roman"/>
            <w:sz w:val="24"/>
            <w:szCs w:val="24"/>
          </w:rPr>
          <w:t xml:space="preserve">cream. Looking at our competition, I felt pessimistic about winning. Many of the teams consisted of </w:t>
        </w:r>
      </w:ins>
      <w:ins w:id="4151" w:author="Britt Collins" w:date="2021-10-04T15:25:00Z">
        <w:r w:rsidR="00315ABB">
          <w:rPr>
            <w:rFonts w:ascii="Times New Roman" w:hAnsi="Times New Roman"/>
            <w:sz w:val="24"/>
            <w:szCs w:val="24"/>
          </w:rPr>
          <w:t>h</w:t>
        </w:r>
      </w:ins>
      <w:ins w:id="4152" w:author="Britt Collins" w:date="2021-09-30T14:58:00Z">
        <w:r w:rsidRPr="000B0CC8">
          <w:rPr>
            <w:rFonts w:ascii="Times New Roman" w:hAnsi="Times New Roman"/>
            <w:sz w:val="24"/>
            <w:szCs w:val="24"/>
          </w:rPr>
          <w:t xml:space="preserve">erculean examples of </w:t>
        </w:r>
        <w:r w:rsidRPr="000B0CC8">
          <w:rPr>
            <w:rFonts w:ascii="Times New Roman" w:hAnsi="Times New Roman"/>
            <w:sz w:val="24"/>
            <w:szCs w:val="24"/>
          </w:rPr>
          <w:lastRenderedPageBreak/>
          <w:t xml:space="preserve">humans. All teams looked frighteningly good. I felt confused. </w:t>
        </w:r>
        <w:r w:rsidRPr="0016651D">
          <w:rPr>
            <w:rFonts w:ascii="Times New Roman" w:hAnsi="Times New Roman"/>
            <w:i/>
            <w:sz w:val="24"/>
            <w:szCs w:val="24"/>
            <w:rPrChange w:id="4153" w:author="Britt Collins" w:date="2021-10-04T15:17:00Z">
              <w:rPr>
                <w:rFonts w:ascii="Times New Roman" w:hAnsi="Times New Roman"/>
                <w:sz w:val="24"/>
                <w:szCs w:val="24"/>
              </w:rPr>
            </w:rPrChange>
          </w:rPr>
          <w:t>Why the hell was our cox so confident?!</w:t>
        </w:r>
        <w:r w:rsidRPr="000B0CC8">
          <w:rPr>
            <w:rFonts w:ascii="Times New Roman" w:hAnsi="Times New Roman"/>
            <w:sz w:val="24"/>
            <w:szCs w:val="24"/>
          </w:rPr>
          <w:t xml:space="preserve"> Maybe I was overreacting. What seemed like impressive dragon boat performances, weren</w:t>
        </w:r>
      </w:ins>
      <w:ins w:id="4154" w:author="Britt Collins" w:date="2021-10-04T15:18:00Z">
        <w:r w:rsidR="0016651D">
          <w:rPr>
            <w:rFonts w:ascii="Times New Roman" w:hAnsi="Times New Roman"/>
            <w:sz w:val="24"/>
            <w:szCs w:val="24"/>
          </w:rPr>
          <w:t>’</w:t>
        </w:r>
      </w:ins>
      <w:ins w:id="4155" w:author="Britt Collins" w:date="2021-09-30T14:58:00Z">
        <w:r w:rsidRPr="000B0CC8">
          <w:rPr>
            <w:rFonts w:ascii="Times New Roman" w:hAnsi="Times New Roman"/>
            <w:sz w:val="24"/>
            <w:szCs w:val="24"/>
          </w:rPr>
          <w:t>t. The litmus test would be our first event.</w:t>
        </w:r>
      </w:ins>
    </w:p>
    <w:p w14:paraId="1254F74A" w14:textId="4776E92B" w:rsidR="006F31F6" w:rsidRPr="000B0CC8" w:rsidRDefault="006F31F6">
      <w:pPr>
        <w:spacing w:line="480" w:lineRule="auto"/>
        <w:ind w:left="-5" w:right="15" w:firstLine="725"/>
        <w:rPr>
          <w:ins w:id="4156" w:author="Britt Collins" w:date="2021-09-30T14:58:00Z"/>
          <w:rFonts w:ascii="Times New Roman" w:hAnsi="Times New Roman"/>
          <w:sz w:val="24"/>
          <w:szCs w:val="24"/>
        </w:rPr>
        <w:pPrChange w:id="4157" w:author="Britt Collins" w:date="2021-10-04T15:18:00Z">
          <w:pPr>
            <w:ind w:left="-5" w:right="15"/>
          </w:pPr>
        </w:pPrChange>
      </w:pPr>
      <w:ins w:id="4158" w:author="Britt Collins" w:date="2021-09-30T14:58:00Z">
        <w:r w:rsidRPr="000B0CC8">
          <w:rPr>
            <w:rFonts w:ascii="Times New Roman" w:hAnsi="Times New Roman"/>
            <w:sz w:val="24"/>
            <w:szCs w:val="24"/>
          </w:rPr>
          <w:t xml:space="preserve">We walked over to the pontoon to enter our canoes. Words of motivation were bellowed by </w:t>
        </w:r>
      </w:ins>
      <w:ins w:id="4159" w:author="Britt Collins" w:date="2021-10-04T15:18:00Z">
        <w:r w:rsidR="0016651D">
          <w:rPr>
            <w:rFonts w:ascii="Times New Roman" w:hAnsi="Times New Roman"/>
            <w:sz w:val="24"/>
            <w:szCs w:val="24"/>
          </w:rPr>
          <w:t>t</w:t>
        </w:r>
      </w:ins>
      <w:ins w:id="4160" w:author="Britt Collins" w:date="2021-09-30T14:58:00Z">
        <w:r w:rsidRPr="000B0CC8">
          <w:rPr>
            <w:rFonts w:ascii="Times New Roman" w:hAnsi="Times New Roman"/>
            <w:sz w:val="24"/>
            <w:szCs w:val="24"/>
          </w:rPr>
          <w:t>eam members as we nervously sat on the starting line, side-by-side with other teams. The boats were carefully lined-up by support staff. We looked ahead</w:t>
        </w:r>
      </w:ins>
      <w:ins w:id="4161" w:author="Britt Collins" w:date="2021-10-05T15:43:00Z">
        <w:r w:rsidR="00290110">
          <w:rPr>
            <w:rFonts w:ascii="Times New Roman" w:hAnsi="Times New Roman"/>
            <w:sz w:val="24"/>
            <w:szCs w:val="24"/>
          </w:rPr>
          <w:t xml:space="preserve"> and</w:t>
        </w:r>
      </w:ins>
      <w:ins w:id="4162" w:author="Britt Collins" w:date="2021-09-30T14:58:00Z">
        <w:r w:rsidRPr="000B0CC8">
          <w:rPr>
            <w:rFonts w:ascii="Times New Roman" w:hAnsi="Times New Roman"/>
            <w:sz w:val="24"/>
            <w:szCs w:val="24"/>
          </w:rPr>
          <w:t xml:space="preserve"> readied our oars. Silence fell. "HORN!", the klaxon sounded. We were under way, but we weren't paddling in stroke with the cox's beat. My teammate located behind me was out of sync. I re-adjusted to stop my oar from hitting hers. We were wasting energy.</w:t>
        </w:r>
      </w:ins>
    </w:p>
    <w:p w14:paraId="609F8C66" w14:textId="487CFF17" w:rsidR="006F31F6" w:rsidRPr="000B0CC8" w:rsidRDefault="006F31F6">
      <w:pPr>
        <w:spacing w:line="480" w:lineRule="auto"/>
        <w:ind w:left="-5" w:right="15" w:firstLine="725"/>
        <w:rPr>
          <w:ins w:id="4163" w:author="Britt Collins" w:date="2021-09-30T14:58:00Z"/>
          <w:rFonts w:ascii="Times New Roman" w:hAnsi="Times New Roman"/>
          <w:sz w:val="24"/>
          <w:szCs w:val="24"/>
        </w:rPr>
        <w:pPrChange w:id="4164" w:author="Britt Collins" w:date="2021-10-04T15:26:00Z">
          <w:pPr>
            <w:ind w:left="-5" w:right="15"/>
          </w:pPr>
        </w:pPrChange>
      </w:pPr>
      <w:ins w:id="4165" w:author="Britt Collins" w:date="2021-09-30T14:58:00Z">
        <w:r w:rsidRPr="000B0CC8">
          <w:rPr>
            <w:rFonts w:ascii="Times New Roman" w:hAnsi="Times New Roman"/>
            <w:sz w:val="24"/>
            <w:szCs w:val="24"/>
          </w:rPr>
          <w:t>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teammates helped me out. Despondency was shown on the faces of the team. Where did we finish? We waited for the organiser's announcement. Much to our surprise, we finished fifth (two places higher than last). Given oar synchronisation problems during the race, we had hope</w:t>
        </w:r>
      </w:ins>
      <w:ins w:id="4166" w:author="Britt Collins" w:date="2021-10-04T15:26:00Z">
        <w:r w:rsidR="00315ABB">
          <w:rPr>
            <w:rFonts w:ascii="Times New Roman" w:hAnsi="Times New Roman"/>
            <w:sz w:val="24"/>
            <w:szCs w:val="24"/>
          </w:rPr>
          <w:t xml:space="preserve"> a</w:t>
        </w:r>
      </w:ins>
      <w:ins w:id="4167" w:author="Britt Collins" w:date="2021-09-30T14:58:00Z">
        <w:r w:rsidRPr="000B0CC8">
          <w:rPr>
            <w:rFonts w:ascii="Times New Roman" w:hAnsi="Times New Roman"/>
            <w:sz w:val="24"/>
            <w:szCs w:val="24"/>
          </w:rPr>
          <w:t xml:space="preserve"> higher finish was possible in the next races.</w:t>
        </w:r>
      </w:ins>
    </w:p>
    <w:p w14:paraId="63DA1FEF" w14:textId="59A7AF33" w:rsidR="006F31F6" w:rsidRPr="000B0CC8" w:rsidRDefault="006F31F6">
      <w:pPr>
        <w:spacing w:line="480" w:lineRule="auto"/>
        <w:ind w:left="-5" w:right="15" w:firstLine="725"/>
        <w:rPr>
          <w:ins w:id="4168" w:author="Britt Collins" w:date="2021-09-30T14:58:00Z"/>
          <w:rFonts w:ascii="Times New Roman" w:hAnsi="Times New Roman"/>
          <w:sz w:val="24"/>
          <w:szCs w:val="24"/>
        </w:rPr>
        <w:pPrChange w:id="4169" w:author="Britt Collins" w:date="2021-10-04T15:26:00Z">
          <w:pPr>
            <w:ind w:left="-5" w:right="15"/>
          </w:pPr>
        </w:pPrChange>
      </w:pPr>
      <w:ins w:id="4170" w:author="Britt Collins" w:date="2021-09-30T14:58:00Z">
        <w:r w:rsidRPr="000B0CC8">
          <w:rPr>
            <w:rFonts w:ascii="Times New Roman" w:hAnsi="Times New Roman"/>
            <w:sz w:val="24"/>
            <w:szCs w:val="24"/>
          </w:rPr>
          <w:t>We were called up again</w:t>
        </w:r>
      </w:ins>
      <w:ins w:id="4171" w:author="Britt Collins" w:date="2021-10-04T15:27:00Z">
        <w:r w:rsidR="00315ABB">
          <w:rPr>
            <w:rFonts w:ascii="Times New Roman" w:hAnsi="Times New Roman"/>
            <w:sz w:val="24"/>
            <w:szCs w:val="24"/>
          </w:rPr>
          <w:t xml:space="preserve"> for r</w:t>
        </w:r>
      </w:ins>
      <w:ins w:id="4172" w:author="Britt Collins" w:date="2021-09-30T14:58:00Z">
        <w:r w:rsidRPr="000B0CC8">
          <w:rPr>
            <w:rFonts w:ascii="Times New Roman" w:hAnsi="Times New Roman"/>
            <w:sz w:val="24"/>
            <w:szCs w:val="24"/>
          </w:rPr>
          <w:t xml:space="preserve">ound </w:t>
        </w:r>
      </w:ins>
      <w:ins w:id="4173" w:author="Britt Collins" w:date="2021-10-04T15:27:00Z">
        <w:r w:rsidR="00315ABB">
          <w:rPr>
            <w:rFonts w:ascii="Times New Roman" w:hAnsi="Times New Roman"/>
            <w:sz w:val="24"/>
            <w:szCs w:val="24"/>
          </w:rPr>
          <w:t>two</w:t>
        </w:r>
      </w:ins>
      <w:ins w:id="4174" w:author="Britt Collins" w:date="2021-09-30T14:58:00Z">
        <w:r w:rsidRPr="000B0CC8">
          <w:rPr>
            <w:rFonts w:ascii="Times New Roman" w:hAnsi="Times New Roman"/>
            <w:sz w:val="24"/>
            <w:szCs w:val="24"/>
          </w:rPr>
          <w:t xml:space="preserve">. This time we were less nervous and more focused. </w:t>
        </w:r>
      </w:ins>
      <w:ins w:id="4175" w:author="Britt Collins" w:date="2021-10-04T15:27:00Z">
        <w:r w:rsidR="00315ABB">
          <w:rPr>
            <w:rFonts w:ascii="Times New Roman" w:hAnsi="Times New Roman"/>
            <w:sz w:val="24"/>
            <w:szCs w:val="24"/>
          </w:rPr>
          <w:t xml:space="preserve">As we </w:t>
        </w:r>
        <w:r w:rsidR="00315ABB" w:rsidRPr="000B0CC8">
          <w:rPr>
            <w:rFonts w:ascii="Times New Roman" w:hAnsi="Times New Roman"/>
            <w:sz w:val="24"/>
            <w:szCs w:val="24"/>
          </w:rPr>
          <w:t>sat in the canoe</w:t>
        </w:r>
        <w:r w:rsidR="00315ABB">
          <w:rPr>
            <w:rFonts w:ascii="Times New Roman" w:hAnsi="Times New Roman"/>
            <w:sz w:val="24"/>
            <w:szCs w:val="24"/>
          </w:rPr>
          <w:t>,</w:t>
        </w:r>
        <w:r w:rsidR="00315ABB" w:rsidRPr="000B0CC8">
          <w:rPr>
            <w:rFonts w:ascii="Times New Roman" w:hAnsi="Times New Roman"/>
            <w:sz w:val="24"/>
            <w:szCs w:val="24"/>
          </w:rPr>
          <w:t xml:space="preserve"> </w:t>
        </w:r>
        <w:r w:rsidR="00315ABB">
          <w:rPr>
            <w:rFonts w:ascii="Times New Roman" w:hAnsi="Times New Roman"/>
            <w:sz w:val="24"/>
            <w:szCs w:val="24"/>
          </w:rPr>
          <w:t>w</w:t>
        </w:r>
      </w:ins>
      <w:ins w:id="4176" w:author="Britt Collins" w:date="2021-09-30T14:58:00Z">
        <w:r w:rsidRPr="000B0CC8">
          <w:rPr>
            <w:rFonts w:ascii="Times New Roman" w:hAnsi="Times New Roman"/>
            <w:sz w:val="24"/>
            <w:szCs w:val="24"/>
          </w:rPr>
          <w:t>e had discussed lessons learnt from the previous round. We looked ahead</w:t>
        </w:r>
      </w:ins>
      <w:ins w:id="4177" w:author="Britt Collins" w:date="2021-10-04T15:27:00Z">
        <w:r w:rsidR="00315ABB">
          <w:rPr>
            <w:rFonts w:ascii="Times New Roman" w:hAnsi="Times New Roman"/>
            <w:sz w:val="24"/>
            <w:szCs w:val="24"/>
          </w:rPr>
          <w:t>,</w:t>
        </w:r>
      </w:ins>
      <w:ins w:id="4178" w:author="Britt Collins" w:date="2021-09-30T14:58:00Z">
        <w:r w:rsidRPr="000B0CC8">
          <w:rPr>
            <w:rFonts w:ascii="Times New Roman" w:hAnsi="Times New Roman"/>
            <w:sz w:val="24"/>
            <w:szCs w:val="24"/>
          </w:rPr>
          <w:t xml:space="preserve"> read</w:t>
        </w:r>
      </w:ins>
      <w:ins w:id="4179" w:author="Britt Collins" w:date="2021-10-04T15:27:00Z">
        <w:r w:rsidR="00315ABB">
          <w:rPr>
            <w:rFonts w:ascii="Times New Roman" w:hAnsi="Times New Roman"/>
            <w:sz w:val="24"/>
            <w:szCs w:val="24"/>
          </w:rPr>
          <w:t>ying</w:t>
        </w:r>
      </w:ins>
      <w:ins w:id="4180" w:author="Britt Collins" w:date="2021-09-30T14:58:00Z">
        <w:r w:rsidRPr="000B0CC8">
          <w:rPr>
            <w:rFonts w:ascii="Times New Roman" w:hAnsi="Times New Roman"/>
            <w:sz w:val="24"/>
            <w:szCs w:val="24"/>
          </w:rPr>
          <w:t xml:space="preserve"> our oars. </w:t>
        </w:r>
      </w:ins>
      <w:ins w:id="4181" w:author="Britt Collins" w:date="2021-10-04T15:27:00Z">
        <w:r w:rsidR="00315ABB">
          <w:rPr>
            <w:rFonts w:ascii="Times New Roman" w:hAnsi="Times New Roman"/>
            <w:sz w:val="24"/>
            <w:szCs w:val="24"/>
          </w:rPr>
          <w:t xml:space="preserve">When the horn </w:t>
        </w:r>
      </w:ins>
      <w:ins w:id="4182" w:author="Britt Collins" w:date="2021-10-04T15:28:00Z">
        <w:r w:rsidR="00315ABB">
          <w:rPr>
            <w:rFonts w:ascii="Times New Roman" w:hAnsi="Times New Roman"/>
            <w:sz w:val="24"/>
            <w:szCs w:val="24"/>
          </w:rPr>
          <w:t>blared,</w:t>
        </w:r>
      </w:ins>
      <w:ins w:id="4183" w:author="Britt Collins" w:date="2021-09-30T14:58:00Z">
        <w:r w:rsidRPr="000B0CC8">
          <w:rPr>
            <w:rFonts w:ascii="Times New Roman" w:hAnsi="Times New Roman"/>
            <w:sz w:val="24"/>
            <w:szCs w:val="24"/>
          </w:rPr>
          <w:t xml:space="preserve"> we set off at a blistering pace. All of our paddlers were in time with cox. I watched the competition to my right. We edged backwards once again at an even quicker rate than in the previous round. I was astonished. We crossed the finishing line. Paddles in. We gave it our all, but I felt a sinking sensation in my stomach</w:t>
        </w:r>
      </w:ins>
      <w:ins w:id="4184" w:author="Britt Collins" w:date="2021-10-04T15:28:00Z">
        <w:r w:rsidR="00315ABB">
          <w:rPr>
            <w:rFonts w:ascii="Times New Roman" w:hAnsi="Times New Roman"/>
            <w:sz w:val="24"/>
            <w:szCs w:val="24"/>
          </w:rPr>
          <w:t xml:space="preserve"> when the organiser announced: “</w:t>
        </w:r>
      </w:ins>
      <w:ins w:id="4185" w:author="Britt Collins" w:date="2021-09-30T14:58:00Z">
        <w:r w:rsidRPr="000B0CC8">
          <w:rPr>
            <w:rFonts w:ascii="Times New Roman" w:hAnsi="Times New Roman"/>
            <w:sz w:val="24"/>
            <w:szCs w:val="24"/>
          </w:rPr>
          <w:t>In sixth position is Team Financial Client</w:t>
        </w:r>
      </w:ins>
      <w:ins w:id="4186" w:author="Britt Collins" w:date="2021-10-04T15:28:00Z">
        <w:r w:rsidR="00315ABB">
          <w:rPr>
            <w:rFonts w:ascii="Times New Roman" w:hAnsi="Times New Roman"/>
            <w:sz w:val="24"/>
            <w:szCs w:val="24"/>
          </w:rPr>
          <w:t xml:space="preserve">.” </w:t>
        </w:r>
      </w:ins>
      <w:ins w:id="4187" w:author="Britt Collins" w:date="2021-09-30T14:58:00Z">
        <w:r w:rsidRPr="000B0CC8">
          <w:rPr>
            <w:rFonts w:ascii="Times New Roman" w:hAnsi="Times New Roman"/>
            <w:sz w:val="24"/>
            <w:szCs w:val="24"/>
          </w:rPr>
          <w:t>Disappoint</w:t>
        </w:r>
      </w:ins>
      <w:ins w:id="4188" w:author="Britt Collins" w:date="2021-10-04T15:29:00Z">
        <w:r w:rsidR="00315ABB">
          <w:rPr>
            <w:rFonts w:ascii="Times New Roman" w:hAnsi="Times New Roman"/>
            <w:sz w:val="24"/>
            <w:szCs w:val="24"/>
          </w:rPr>
          <w:t>ing</w:t>
        </w:r>
      </w:ins>
      <w:ins w:id="4189" w:author="Britt Collins" w:date="2021-10-04T15:28:00Z">
        <w:r w:rsidR="00315ABB">
          <w:rPr>
            <w:rFonts w:ascii="Times New Roman" w:hAnsi="Times New Roman"/>
            <w:sz w:val="24"/>
            <w:szCs w:val="24"/>
          </w:rPr>
          <w:t>ly</w:t>
        </w:r>
      </w:ins>
      <w:ins w:id="4190" w:author="Britt Collins" w:date="2021-10-04T15:29:00Z">
        <w:r w:rsidR="00315ABB">
          <w:rPr>
            <w:rFonts w:ascii="Times New Roman" w:hAnsi="Times New Roman"/>
            <w:sz w:val="24"/>
            <w:szCs w:val="24"/>
          </w:rPr>
          <w:t xml:space="preserve"> </w:t>
        </w:r>
      </w:ins>
      <w:ins w:id="4191" w:author="Britt Collins" w:date="2021-10-04T15:28:00Z">
        <w:r w:rsidR="00315ABB">
          <w:rPr>
            <w:rFonts w:ascii="Times New Roman" w:hAnsi="Times New Roman"/>
            <w:sz w:val="24"/>
            <w:szCs w:val="24"/>
          </w:rPr>
          <w:t>w</w:t>
        </w:r>
      </w:ins>
      <w:ins w:id="4192" w:author="Britt Collins" w:date="2021-09-30T14:58:00Z">
        <w:r w:rsidRPr="000B0CC8">
          <w:rPr>
            <w:rFonts w:ascii="Times New Roman" w:hAnsi="Times New Roman"/>
            <w:sz w:val="24"/>
            <w:szCs w:val="24"/>
          </w:rPr>
          <w:t>e were officially out of the competition.</w:t>
        </w:r>
      </w:ins>
    </w:p>
    <w:p w14:paraId="42080FD5" w14:textId="2436C0BA" w:rsidR="006F31F6" w:rsidRPr="000B0CC8" w:rsidRDefault="006F31F6">
      <w:pPr>
        <w:spacing w:line="480" w:lineRule="auto"/>
        <w:ind w:left="-5" w:right="15" w:firstLine="725"/>
        <w:rPr>
          <w:ins w:id="4193" w:author="Britt Collins" w:date="2021-09-30T14:58:00Z"/>
          <w:rFonts w:ascii="Times New Roman" w:hAnsi="Times New Roman"/>
          <w:sz w:val="24"/>
          <w:szCs w:val="24"/>
        </w:rPr>
        <w:pPrChange w:id="4194" w:author="Britt Collins" w:date="2021-10-04T15:29:00Z">
          <w:pPr>
            <w:ind w:left="-5" w:right="15"/>
          </w:pPr>
        </w:pPrChange>
      </w:pPr>
      <w:ins w:id="4195" w:author="Britt Collins" w:date="2021-09-30T14:58:00Z">
        <w:r w:rsidRPr="000B0CC8">
          <w:rPr>
            <w:rFonts w:ascii="Times New Roman" w:hAnsi="Times New Roman"/>
            <w:sz w:val="24"/>
            <w:szCs w:val="24"/>
          </w:rPr>
          <w:t xml:space="preserve">The team's last race was for the wooden spoon. We finished </w:t>
        </w:r>
      </w:ins>
      <w:ins w:id="4196" w:author="Britt Collins" w:date="2021-10-05T15:43:00Z">
        <w:r w:rsidR="00290110">
          <w:rPr>
            <w:rFonts w:ascii="Times New Roman" w:hAnsi="Times New Roman"/>
            <w:sz w:val="24"/>
            <w:szCs w:val="24"/>
          </w:rPr>
          <w:t>fif</w:t>
        </w:r>
      </w:ins>
      <w:ins w:id="4197" w:author="Britt Collins" w:date="2021-09-30T14:58:00Z">
        <w:r w:rsidRPr="000B0CC8">
          <w:rPr>
            <w:rFonts w:ascii="Times New Roman" w:hAnsi="Times New Roman"/>
            <w:sz w:val="24"/>
            <w:szCs w:val="24"/>
          </w:rPr>
          <w:t xml:space="preserve">th, which went a small way to fix our egos. Overall, it was an embarrassment. The team quickly went their separate ways, even before the winners were announced. </w:t>
        </w:r>
      </w:ins>
      <w:ins w:id="4198" w:author="Britt Collins" w:date="2021-10-04T15:29:00Z">
        <w:r w:rsidR="00315ABB">
          <w:rPr>
            <w:rFonts w:ascii="Times New Roman" w:hAnsi="Times New Roman"/>
            <w:sz w:val="24"/>
            <w:szCs w:val="24"/>
          </w:rPr>
          <w:t>At least</w:t>
        </w:r>
      </w:ins>
      <w:ins w:id="4199" w:author="Britt Collins" w:date="2021-09-30T14:58:00Z">
        <w:r w:rsidRPr="000B0CC8">
          <w:rPr>
            <w:rFonts w:ascii="Times New Roman" w:hAnsi="Times New Roman"/>
            <w:sz w:val="24"/>
            <w:szCs w:val="24"/>
          </w:rPr>
          <w:t xml:space="preserve"> it was a glorious, sunny day and I wasn't sunburnt, which was nice.</w:t>
        </w:r>
      </w:ins>
    </w:p>
    <w:p w14:paraId="3E824AF5" w14:textId="77777777" w:rsidR="00315ABB" w:rsidRDefault="00315ABB">
      <w:pPr>
        <w:spacing w:after="10" w:line="480" w:lineRule="auto"/>
        <w:ind w:left="-5" w:right="15"/>
        <w:rPr>
          <w:ins w:id="4200" w:author="Britt Collins" w:date="2021-10-04T15:29:00Z"/>
          <w:rFonts w:ascii="Times New Roman" w:hAnsi="Times New Roman"/>
          <w:sz w:val="24"/>
          <w:szCs w:val="24"/>
        </w:rPr>
      </w:pPr>
    </w:p>
    <w:p w14:paraId="19C7477F" w14:textId="0F9C159C" w:rsidR="006F31F6" w:rsidRPr="000B0CC8" w:rsidRDefault="006F31F6">
      <w:pPr>
        <w:spacing w:after="10" w:line="480" w:lineRule="auto"/>
        <w:ind w:left="-5" w:right="15"/>
        <w:rPr>
          <w:ins w:id="4201" w:author="Britt Collins" w:date="2021-09-30T14:58:00Z"/>
          <w:rFonts w:ascii="Times New Roman" w:hAnsi="Times New Roman"/>
          <w:sz w:val="24"/>
          <w:szCs w:val="24"/>
        </w:rPr>
        <w:pPrChange w:id="4202" w:author="Britt Collins" w:date="2021-10-04T15:31:00Z">
          <w:pPr>
            <w:ind w:left="-5" w:right="15"/>
          </w:pPr>
        </w:pPrChange>
      </w:pPr>
      <w:ins w:id="4203" w:author="Britt Collins" w:date="2021-09-30T14:58:00Z">
        <w:r w:rsidRPr="000B0CC8">
          <w:rPr>
            <w:rFonts w:ascii="Times New Roman" w:hAnsi="Times New Roman"/>
            <w:sz w:val="24"/>
            <w:szCs w:val="24"/>
          </w:rPr>
          <w:t xml:space="preserve">At work, Dan would often hear me moan about my current living situation with Flo and her cats. One day </w:t>
        </w:r>
      </w:ins>
      <w:ins w:id="4204" w:author="Britt Collins" w:date="2021-10-04T15:30:00Z">
        <w:r w:rsidR="00315ABB">
          <w:rPr>
            <w:rFonts w:ascii="Times New Roman" w:hAnsi="Times New Roman"/>
            <w:sz w:val="24"/>
            <w:szCs w:val="24"/>
          </w:rPr>
          <w:t>he</w:t>
        </w:r>
      </w:ins>
      <w:ins w:id="4205" w:author="Britt Collins" w:date="2021-09-30T14:58:00Z">
        <w:r w:rsidRPr="000B0CC8">
          <w:rPr>
            <w:rFonts w:ascii="Times New Roman" w:hAnsi="Times New Roman"/>
            <w:sz w:val="24"/>
            <w:szCs w:val="24"/>
          </w:rPr>
          <w:t xml:space="preserve"> mentioned a friend of his, Carl. He was moving out of a flatshare in the beautiful, expensive suburb of Rose Bay. Dan forwarded me an email</w:t>
        </w:r>
      </w:ins>
      <w:ins w:id="4206" w:author="Britt Collins" w:date="2021-10-04T15:31:00Z">
        <w:r w:rsidR="00315ABB">
          <w:rPr>
            <w:rFonts w:ascii="Times New Roman" w:hAnsi="Times New Roman"/>
            <w:sz w:val="24"/>
            <w:szCs w:val="24"/>
          </w:rPr>
          <w:t xml:space="preserve"> and</w:t>
        </w:r>
      </w:ins>
      <w:ins w:id="4207" w:author="Britt Collins" w:date="2021-09-30T14:58:00Z">
        <w:r w:rsidRPr="000B0CC8">
          <w:rPr>
            <w:rFonts w:ascii="Times New Roman" w:hAnsi="Times New Roman"/>
            <w:sz w:val="24"/>
            <w:szCs w:val="24"/>
          </w:rPr>
          <w:t xml:space="preserve"> I noted the details of the flatmate, Becs. The apartment</w:t>
        </w:r>
      </w:ins>
      <w:ins w:id="4208" w:author="Britt Collins" w:date="2021-10-04T15:31:00Z">
        <w:r w:rsidR="00315ABB">
          <w:rPr>
            <w:rFonts w:ascii="Times New Roman" w:hAnsi="Times New Roman"/>
            <w:sz w:val="24"/>
            <w:szCs w:val="24"/>
          </w:rPr>
          <w:t>,</w:t>
        </w:r>
      </w:ins>
      <w:ins w:id="4209" w:author="Britt Collins" w:date="2021-09-30T14:58:00Z">
        <w:r w:rsidRPr="000B0CC8">
          <w:rPr>
            <w:rFonts w:ascii="Times New Roman" w:hAnsi="Times New Roman"/>
            <w:sz w:val="24"/>
            <w:szCs w:val="24"/>
          </w:rPr>
          <w:t xml:space="preserve"> offer</w:t>
        </w:r>
      </w:ins>
      <w:ins w:id="4210" w:author="Britt Collins" w:date="2021-10-04T15:31:00Z">
        <w:r w:rsidR="00315ABB">
          <w:rPr>
            <w:rFonts w:ascii="Times New Roman" w:hAnsi="Times New Roman"/>
            <w:sz w:val="24"/>
            <w:szCs w:val="24"/>
          </w:rPr>
          <w:t>ing</w:t>
        </w:r>
      </w:ins>
      <w:ins w:id="4211" w:author="Britt Collins" w:date="2021-09-30T14:58:00Z">
        <w:r w:rsidRPr="000B0CC8">
          <w:rPr>
            <w:rFonts w:ascii="Times New Roman" w:hAnsi="Times New Roman"/>
            <w:sz w:val="24"/>
            <w:szCs w:val="24"/>
          </w:rPr>
          <w:t xml:space="preserve"> views of Sydney Harbour </w:t>
        </w:r>
      </w:ins>
      <w:ins w:id="4212" w:author="Britt Collins" w:date="2021-10-04T15:30:00Z">
        <w:r w:rsidR="00315ABB">
          <w:rPr>
            <w:rFonts w:ascii="Times New Roman" w:hAnsi="Times New Roman"/>
            <w:sz w:val="24"/>
            <w:szCs w:val="24"/>
          </w:rPr>
          <w:t>B</w:t>
        </w:r>
      </w:ins>
      <w:ins w:id="4213" w:author="Britt Collins" w:date="2021-09-30T14:58:00Z">
        <w:r w:rsidRPr="000B0CC8">
          <w:rPr>
            <w:rFonts w:ascii="Times New Roman" w:hAnsi="Times New Roman"/>
            <w:sz w:val="24"/>
            <w:szCs w:val="24"/>
          </w:rPr>
          <w:t>ridge</w:t>
        </w:r>
      </w:ins>
      <w:ins w:id="4214" w:author="Britt Collins" w:date="2021-10-04T15:31:00Z">
        <w:r w:rsidR="00315ABB">
          <w:rPr>
            <w:rFonts w:ascii="Times New Roman" w:hAnsi="Times New Roman"/>
            <w:sz w:val="24"/>
            <w:szCs w:val="24"/>
          </w:rPr>
          <w:t>,</w:t>
        </w:r>
      </w:ins>
      <w:ins w:id="4215" w:author="Britt Collins" w:date="2021-09-30T14:58:00Z">
        <w:r w:rsidRPr="000B0CC8">
          <w:rPr>
            <w:rFonts w:ascii="Times New Roman" w:hAnsi="Times New Roman"/>
            <w:sz w:val="24"/>
            <w:szCs w:val="24"/>
          </w:rPr>
          <w:t xml:space="preserve"> was a good couple of hundred dollars per month pricier than the apartment in Manly. It didn’t deter me. I wanted out of Flo’s hole. I emailed Becs. She replied quickly, organising a viewing late on the Saturday. I was excited at the prospect.</w:t>
        </w:r>
      </w:ins>
      <w:ins w:id="4216" w:author="Britt Collins" w:date="2021-10-04T15:31:00Z">
        <w:r w:rsidR="00315ABB">
          <w:rPr>
            <w:rFonts w:ascii="Times New Roman" w:hAnsi="Times New Roman"/>
            <w:sz w:val="24"/>
            <w:szCs w:val="24"/>
          </w:rPr>
          <w:t xml:space="preserve"> </w:t>
        </w:r>
      </w:ins>
      <w:ins w:id="4217" w:author="Britt Collins" w:date="2021-09-30T14:58:00Z">
        <w:r w:rsidRPr="000B0CC8">
          <w:rPr>
            <w:rFonts w:ascii="Times New Roman" w:hAnsi="Times New Roman"/>
            <w:sz w:val="24"/>
            <w:szCs w:val="24"/>
          </w:rPr>
          <w:t>How difficult could a viewing be?</w:t>
        </w:r>
      </w:ins>
    </w:p>
    <w:p w14:paraId="2406DC2B" w14:textId="77777777" w:rsidR="00315ABB" w:rsidRDefault="00315ABB" w:rsidP="00315ABB">
      <w:pPr>
        <w:spacing w:line="480" w:lineRule="auto"/>
        <w:ind w:left="-5" w:right="15" w:firstLine="725"/>
        <w:rPr>
          <w:ins w:id="4218" w:author="Britt Collins" w:date="2021-10-04T15:33:00Z"/>
          <w:rFonts w:ascii="Times New Roman" w:hAnsi="Times New Roman"/>
          <w:sz w:val="24"/>
          <w:szCs w:val="24"/>
        </w:rPr>
      </w:pPr>
      <w:ins w:id="4219" w:author="Britt Collins" w:date="2021-10-04T15:32:00Z">
        <w:r>
          <w:rPr>
            <w:rFonts w:ascii="Times New Roman" w:hAnsi="Times New Roman"/>
            <w:sz w:val="24"/>
            <w:szCs w:val="24"/>
          </w:rPr>
          <w:t>That</w:t>
        </w:r>
      </w:ins>
      <w:ins w:id="4220" w:author="Britt Collins" w:date="2021-09-30T14:58:00Z">
        <w:r w:rsidR="006F31F6" w:rsidRPr="000B0CC8">
          <w:rPr>
            <w:rFonts w:ascii="Times New Roman" w:hAnsi="Times New Roman"/>
            <w:sz w:val="24"/>
            <w:szCs w:val="24"/>
          </w:rPr>
          <w:t xml:space="preserve"> weekend I arrived at the flat</w:t>
        </w:r>
      </w:ins>
      <w:ins w:id="4221" w:author="Britt Collins" w:date="2021-10-04T15:32:00Z">
        <w:r>
          <w:rPr>
            <w:rFonts w:ascii="Times New Roman" w:hAnsi="Times New Roman"/>
            <w:sz w:val="24"/>
            <w:szCs w:val="24"/>
          </w:rPr>
          <w:t>,</w:t>
        </w:r>
      </w:ins>
      <w:ins w:id="4222" w:author="Britt Collins" w:date="2021-09-30T14:58:00Z">
        <w:r w:rsidR="006F31F6" w:rsidRPr="000B0CC8">
          <w:rPr>
            <w:rFonts w:ascii="Times New Roman" w:hAnsi="Times New Roman"/>
            <w:sz w:val="24"/>
            <w:szCs w:val="24"/>
          </w:rPr>
          <w:t xml:space="preserve"> surprised to be met by a fatter version of Chris Evans, a ginger</w:t>
        </w:r>
      </w:ins>
      <w:ins w:id="4223" w:author="Britt Collins" w:date="2021-10-04T15:33:00Z">
        <w:r>
          <w:rPr>
            <w:rFonts w:ascii="Times New Roman" w:hAnsi="Times New Roman"/>
            <w:sz w:val="24"/>
            <w:szCs w:val="24"/>
          </w:rPr>
          <w:t>-</w:t>
        </w:r>
      </w:ins>
      <w:ins w:id="4224" w:author="Britt Collins" w:date="2021-09-30T14:58:00Z">
        <w:r w:rsidR="006F31F6" w:rsidRPr="000B0CC8">
          <w:rPr>
            <w:rFonts w:ascii="Times New Roman" w:hAnsi="Times New Roman"/>
            <w:sz w:val="24"/>
            <w:szCs w:val="24"/>
          </w:rPr>
          <w:t xml:space="preserve">haired man wearing black, thick rimmed glasses. </w:t>
        </w:r>
      </w:ins>
      <w:ins w:id="4225" w:author="Britt Collins" w:date="2021-10-04T15:32:00Z">
        <w:r>
          <w:rPr>
            <w:rFonts w:ascii="Times New Roman" w:hAnsi="Times New Roman"/>
            <w:sz w:val="24"/>
            <w:szCs w:val="24"/>
          </w:rPr>
          <w:t>“</w:t>
        </w:r>
      </w:ins>
      <w:ins w:id="4226" w:author="Britt Collins" w:date="2021-09-30T14:58:00Z">
        <w:r w:rsidR="006F31F6" w:rsidRPr="000B0CC8">
          <w:rPr>
            <w:rFonts w:ascii="Times New Roman" w:hAnsi="Times New Roman"/>
            <w:sz w:val="24"/>
            <w:szCs w:val="24"/>
          </w:rPr>
          <w:t>Carl, please to meet you, please come in</w:t>
        </w:r>
      </w:ins>
      <w:ins w:id="4227" w:author="Britt Collins" w:date="2021-10-04T15:33:00Z">
        <w:r>
          <w:rPr>
            <w:rFonts w:ascii="Times New Roman" w:hAnsi="Times New Roman"/>
            <w:sz w:val="24"/>
            <w:szCs w:val="24"/>
          </w:rPr>
          <w:t>,</w:t>
        </w:r>
      </w:ins>
      <w:ins w:id="4228" w:author="Britt Collins" w:date="2021-10-04T15:32:00Z">
        <w:r>
          <w:rPr>
            <w:rFonts w:ascii="Times New Roman" w:hAnsi="Times New Roman"/>
            <w:sz w:val="24"/>
            <w:szCs w:val="24"/>
          </w:rPr>
          <w:t>”</w:t>
        </w:r>
      </w:ins>
      <w:ins w:id="4229" w:author="Britt Collins" w:date="2021-09-30T14:58:00Z">
        <w:r w:rsidR="006F31F6" w:rsidRPr="000B0CC8">
          <w:rPr>
            <w:rFonts w:ascii="Times New Roman" w:hAnsi="Times New Roman"/>
            <w:sz w:val="24"/>
            <w:szCs w:val="24"/>
          </w:rPr>
          <w:t xml:space="preserve"> </w:t>
        </w:r>
      </w:ins>
      <w:ins w:id="4230" w:author="Britt Collins" w:date="2021-10-04T15:33:00Z">
        <w:r>
          <w:rPr>
            <w:rFonts w:ascii="Times New Roman" w:hAnsi="Times New Roman"/>
            <w:sz w:val="24"/>
            <w:szCs w:val="24"/>
          </w:rPr>
          <w:t xml:space="preserve">he said. </w:t>
        </w:r>
      </w:ins>
    </w:p>
    <w:p w14:paraId="6D5B4CE9" w14:textId="7010AA42" w:rsidR="00315ABB" w:rsidRDefault="00315ABB" w:rsidP="00315ABB">
      <w:pPr>
        <w:spacing w:line="480" w:lineRule="auto"/>
        <w:ind w:left="-5" w:right="15" w:firstLine="725"/>
        <w:rPr>
          <w:ins w:id="4231" w:author="Britt Collins" w:date="2021-10-04T15:34:00Z"/>
          <w:rFonts w:ascii="Times New Roman" w:hAnsi="Times New Roman"/>
          <w:sz w:val="24"/>
          <w:szCs w:val="24"/>
        </w:rPr>
      </w:pPr>
      <w:ins w:id="4232" w:author="Britt Collins" w:date="2021-10-04T15:33:00Z">
        <w:r>
          <w:rPr>
            <w:rFonts w:ascii="Times New Roman" w:hAnsi="Times New Roman"/>
            <w:sz w:val="24"/>
            <w:szCs w:val="24"/>
          </w:rPr>
          <w:t>Carl</w:t>
        </w:r>
      </w:ins>
      <w:ins w:id="4233" w:author="Britt Collins" w:date="2021-09-30T14:58:00Z">
        <w:r w:rsidR="006F31F6" w:rsidRPr="000B0CC8">
          <w:rPr>
            <w:rFonts w:ascii="Times New Roman" w:hAnsi="Times New Roman"/>
            <w:sz w:val="24"/>
            <w:szCs w:val="24"/>
          </w:rPr>
          <w:t xml:space="preserve"> was the departing flatmate. Becs, my potential flatmate, stood in his shadow. </w:t>
        </w:r>
      </w:ins>
      <w:ins w:id="4234" w:author="Britt Collins" w:date="2021-10-04T15:34:00Z">
        <w:r>
          <w:rPr>
            <w:rFonts w:ascii="Times New Roman" w:hAnsi="Times New Roman"/>
            <w:sz w:val="24"/>
            <w:szCs w:val="24"/>
          </w:rPr>
          <w:t>“</w:t>
        </w:r>
      </w:ins>
      <w:ins w:id="4235" w:author="Britt Collins" w:date="2021-09-30T14:58:00Z">
        <w:r w:rsidR="006F31F6" w:rsidRPr="000B0CC8">
          <w:rPr>
            <w:rFonts w:ascii="Times New Roman" w:hAnsi="Times New Roman"/>
            <w:sz w:val="24"/>
            <w:szCs w:val="24"/>
          </w:rPr>
          <w:t>Hello</w:t>
        </w:r>
      </w:ins>
      <w:ins w:id="4236" w:author="Britt Collins" w:date="2021-10-04T15:35:00Z">
        <w:r w:rsidR="003430C1">
          <w:rPr>
            <w:rFonts w:ascii="Times New Roman" w:hAnsi="Times New Roman"/>
            <w:sz w:val="24"/>
            <w:szCs w:val="24"/>
          </w:rPr>
          <w:t>,</w:t>
        </w:r>
      </w:ins>
      <w:ins w:id="4237" w:author="Britt Collins" w:date="2021-10-04T15:34:00Z">
        <w:r>
          <w:rPr>
            <w:rFonts w:ascii="Times New Roman" w:hAnsi="Times New Roman"/>
            <w:sz w:val="24"/>
            <w:szCs w:val="24"/>
          </w:rPr>
          <w:t>”</w:t>
        </w:r>
      </w:ins>
      <w:ins w:id="4238" w:author="Britt Collins" w:date="2021-09-30T14:58:00Z">
        <w:r w:rsidR="006F31F6" w:rsidRPr="000B0CC8">
          <w:rPr>
            <w:rFonts w:ascii="Times New Roman" w:hAnsi="Times New Roman"/>
            <w:sz w:val="24"/>
            <w:szCs w:val="24"/>
          </w:rPr>
          <w:t xml:space="preserve"> she said. </w:t>
        </w:r>
      </w:ins>
      <w:ins w:id="4239" w:author="Britt Collins" w:date="2021-10-04T15:34:00Z">
        <w:r w:rsidRPr="00290110">
          <w:rPr>
            <w:rFonts w:ascii="Times New Roman" w:hAnsi="Times New Roman"/>
            <w:b/>
            <w:sz w:val="24"/>
            <w:szCs w:val="24"/>
            <w:rPrChange w:id="4240" w:author="Britt Collins" w:date="2021-10-05T15:43:00Z">
              <w:rPr>
                <w:rFonts w:ascii="Times New Roman" w:hAnsi="Times New Roman"/>
                <w:sz w:val="24"/>
                <w:szCs w:val="24"/>
              </w:rPr>
            </w:rPrChange>
          </w:rPr>
          <w:t>DESCRIBE BECS IN A SENTENCE OR TWO WHEN YOU INTRODUCE HER</w:t>
        </w:r>
      </w:ins>
    </w:p>
    <w:p w14:paraId="0D0E8C63" w14:textId="7DF1B566" w:rsidR="006F31F6" w:rsidRPr="000B0CC8" w:rsidRDefault="006F31F6">
      <w:pPr>
        <w:spacing w:line="480" w:lineRule="auto"/>
        <w:ind w:left="-5" w:right="15" w:firstLine="725"/>
        <w:rPr>
          <w:ins w:id="4241" w:author="Britt Collins" w:date="2021-09-30T14:58:00Z"/>
          <w:rFonts w:ascii="Times New Roman" w:hAnsi="Times New Roman"/>
          <w:sz w:val="24"/>
          <w:szCs w:val="24"/>
        </w:rPr>
        <w:pPrChange w:id="4242" w:author="Britt Collins" w:date="2021-10-04T15:33:00Z">
          <w:pPr>
            <w:ind w:left="-5" w:right="15"/>
          </w:pPr>
        </w:pPrChange>
      </w:pPr>
      <w:ins w:id="4243" w:author="Britt Collins" w:date="2021-09-30T14:58:00Z">
        <w:r w:rsidRPr="000B0CC8">
          <w:rPr>
            <w:rFonts w:ascii="Times New Roman" w:hAnsi="Times New Roman"/>
            <w:sz w:val="24"/>
            <w:szCs w:val="24"/>
          </w:rPr>
          <w:t xml:space="preserve">As I </w:t>
        </w:r>
      </w:ins>
      <w:ins w:id="4244" w:author="Britt Collins" w:date="2021-10-04T15:34:00Z">
        <w:r w:rsidR="00315ABB">
          <w:rPr>
            <w:rFonts w:ascii="Times New Roman" w:hAnsi="Times New Roman"/>
            <w:sz w:val="24"/>
            <w:szCs w:val="24"/>
          </w:rPr>
          <w:t>walke</w:t>
        </w:r>
      </w:ins>
      <w:ins w:id="4245" w:author="Britt Collins" w:date="2021-09-30T14:58:00Z">
        <w:r w:rsidRPr="000B0CC8">
          <w:rPr>
            <w:rFonts w:ascii="Times New Roman" w:hAnsi="Times New Roman"/>
            <w:sz w:val="24"/>
            <w:szCs w:val="24"/>
          </w:rPr>
          <w:t>d</w:t>
        </w:r>
      </w:ins>
      <w:ins w:id="4246" w:author="Britt Collins" w:date="2021-10-04T15:34:00Z">
        <w:r w:rsidR="00315ABB">
          <w:rPr>
            <w:rFonts w:ascii="Times New Roman" w:hAnsi="Times New Roman"/>
            <w:sz w:val="24"/>
            <w:szCs w:val="24"/>
          </w:rPr>
          <w:t xml:space="preserve"> in</w:t>
        </w:r>
      </w:ins>
      <w:ins w:id="4247" w:author="Britt Collins" w:date="2021-09-30T14:58:00Z">
        <w:r w:rsidRPr="000B0CC8">
          <w:rPr>
            <w:rFonts w:ascii="Times New Roman" w:hAnsi="Times New Roman"/>
            <w:sz w:val="24"/>
            <w:szCs w:val="24"/>
          </w:rPr>
          <w:t xml:space="preserve">, I quickly </w:t>
        </w:r>
      </w:ins>
      <w:ins w:id="4248" w:author="Britt Collins" w:date="2021-10-04T15:35:00Z">
        <w:r w:rsidR="003430C1">
          <w:rPr>
            <w:rFonts w:ascii="Times New Roman" w:hAnsi="Times New Roman"/>
            <w:sz w:val="24"/>
            <w:szCs w:val="24"/>
          </w:rPr>
          <w:t xml:space="preserve">took in a sweeping glance of the </w:t>
        </w:r>
      </w:ins>
      <w:ins w:id="4249" w:author="Britt Collins" w:date="2021-09-30T14:58:00Z">
        <w:r w:rsidRPr="000B0CC8">
          <w:rPr>
            <w:rFonts w:ascii="Times New Roman" w:hAnsi="Times New Roman"/>
            <w:sz w:val="24"/>
            <w:szCs w:val="24"/>
          </w:rPr>
          <w:t>flat. My first thoughts were positive. It was a clean, organised, humble place. The kitchen was a separate room, located close to the entrance. The dining room, lounge and hallway formed the open</w:t>
        </w:r>
      </w:ins>
      <w:ins w:id="4250" w:author="Britt Collins" w:date="2021-10-04T15:35:00Z">
        <w:r w:rsidR="003430C1">
          <w:rPr>
            <w:rFonts w:ascii="Times New Roman" w:hAnsi="Times New Roman"/>
            <w:sz w:val="24"/>
            <w:szCs w:val="24"/>
          </w:rPr>
          <w:t>-</w:t>
        </w:r>
      </w:ins>
      <w:ins w:id="4251" w:author="Britt Collins" w:date="2021-09-30T14:58:00Z">
        <w:r w:rsidRPr="000B0CC8">
          <w:rPr>
            <w:rFonts w:ascii="Times New Roman" w:hAnsi="Times New Roman"/>
            <w:sz w:val="24"/>
            <w:szCs w:val="24"/>
          </w:rPr>
          <w:t>living space. I was led to the large balcony</w:t>
        </w:r>
      </w:ins>
      <w:ins w:id="4252" w:author="Britt Collins" w:date="2021-10-04T15:36:00Z">
        <w:r w:rsidR="003430C1">
          <w:rPr>
            <w:rFonts w:ascii="Times New Roman" w:hAnsi="Times New Roman"/>
            <w:sz w:val="24"/>
            <w:szCs w:val="24"/>
          </w:rPr>
          <w:t xml:space="preserve"> that</w:t>
        </w:r>
      </w:ins>
      <w:ins w:id="4253" w:author="Britt Collins" w:date="2021-09-30T14:58:00Z">
        <w:r w:rsidRPr="000B0CC8">
          <w:rPr>
            <w:rFonts w:ascii="Times New Roman" w:hAnsi="Times New Roman"/>
            <w:sz w:val="24"/>
            <w:szCs w:val="24"/>
          </w:rPr>
          <w:t xml:space="preserve"> had a table and </w:t>
        </w:r>
      </w:ins>
      <w:ins w:id="4254" w:author="Britt Collins" w:date="2021-10-04T15:36:00Z">
        <w:r w:rsidR="003430C1">
          <w:rPr>
            <w:rFonts w:ascii="Times New Roman" w:hAnsi="Times New Roman"/>
            <w:sz w:val="24"/>
            <w:szCs w:val="24"/>
          </w:rPr>
          <w:t>four</w:t>
        </w:r>
      </w:ins>
      <w:ins w:id="4255" w:author="Britt Collins" w:date="2021-09-30T14:58:00Z">
        <w:r w:rsidRPr="000B0CC8">
          <w:rPr>
            <w:rFonts w:ascii="Times New Roman" w:hAnsi="Times New Roman"/>
            <w:sz w:val="24"/>
            <w:szCs w:val="24"/>
          </w:rPr>
          <w:t xml:space="preserve"> chairs</w:t>
        </w:r>
      </w:ins>
      <w:ins w:id="4256" w:author="Britt Collins" w:date="2021-10-04T15:36:00Z">
        <w:r w:rsidR="003430C1">
          <w:rPr>
            <w:rFonts w:ascii="Times New Roman" w:hAnsi="Times New Roman"/>
            <w:sz w:val="24"/>
            <w:szCs w:val="24"/>
          </w:rPr>
          <w:t>, and</w:t>
        </w:r>
      </w:ins>
      <w:ins w:id="4257" w:author="Britt Collins" w:date="2021-09-30T14:58:00Z">
        <w:r w:rsidRPr="000B0CC8">
          <w:rPr>
            <w:rFonts w:ascii="Times New Roman" w:hAnsi="Times New Roman"/>
            <w:sz w:val="24"/>
            <w:szCs w:val="24"/>
          </w:rPr>
          <w:t xml:space="preserve"> asked to take a seat. I looked to my right. In the distance was a view of Sydney Harbour Bridge. Carl </w:t>
        </w:r>
      </w:ins>
      <w:ins w:id="4258" w:author="Britt Collins" w:date="2021-10-04T15:36:00Z">
        <w:r w:rsidR="003430C1">
          <w:rPr>
            <w:rFonts w:ascii="Times New Roman" w:hAnsi="Times New Roman"/>
            <w:sz w:val="24"/>
            <w:szCs w:val="24"/>
          </w:rPr>
          <w:t>offered me</w:t>
        </w:r>
      </w:ins>
      <w:ins w:id="4259" w:author="Britt Collins" w:date="2021-09-30T14:58:00Z">
        <w:r w:rsidRPr="000B0CC8">
          <w:rPr>
            <w:rFonts w:ascii="Times New Roman" w:hAnsi="Times New Roman"/>
            <w:sz w:val="24"/>
            <w:szCs w:val="24"/>
          </w:rPr>
          <w:t xml:space="preserve"> a beer. I nodded</w:t>
        </w:r>
      </w:ins>
      <w:ins w:id="4260" w:author="Britt Collins" w:date="2021-10-04T15:37:00Z">
        <w:r w:rsidR="003430C1">
          <w:rPr>
            <w:rFonts w:ascii="Times New Roman" w:hAnsi="Times New Roman"/>
            <w:sz w:val="24"/>
            <w:szCs w:val="24"/>
          </w:rPr>
          <w:t>,</w:t>
        </w:r>
      </w:ins>
      <w:ins w:id="4261" w:author="Britt Collins" w:date="2021-09-30T14:58:00Z">
        <w:r w:rsidRPr="000B0CC8">
          <w:rPr>
            <w:rFonts w:ascii="Times New Roman" w:hAnsi="Times New Roman"/>
            <w:sz w:val="24"/>
            <w:szCs w:val="24"/>
          </w:rPr>
          <w:t xml:space="preserve"> </w:t>
        </w:r>
      </w:ins>
      <w:ins w:id="4262" w:author="Britt Collins" w:date="2021-10-04T15:37:00Z">
        <w:r w:rsidR="003430C1">
          <w:rPr>
            <w:rFonts w:ascii="Times New Roman" w:hAnsi="Times New Roman"/>
            <w:sz w:val="24"/>
            <w:szCs w:val="24"/>
          </w:rPr>
          <w:t>not being able to</w:t>
        </w:r>
      </w:ins>
      <w:ins w:id="4263" w:author="Britt Collins" w:date="2021-09-30T14:58:00Z">
        <w:r w:rsidRPr="000B0CC8">
          <w:rPr>
            <w:rFonts w:ascii="Times New Roman" w:hAnsi="Times New Roman"/>
            <w:sz w:val="24"/>
            <w:szCs w:val="24"/>
          </w:rPr>
          <w:t xml:space="preserve"> take my eyes off the beautiful view.</w:t>
        </w:r>
      </w:ins>
    </w:p>
    <w:p w14:paraId="022C5CC1" w14:textId="4AED4A55" w:rsidR="006F31F6" w:rsidRPr="000B0CC8" w:rsidRDefault="006F31F6">
      <w:pPr>
        <w:spacing w:line="480" w:lineRule="auto"/>
        <w:ind w:left="-5" w:right="15" w:firstLine="725"/>
        <w:rPr>
          <w:ins w:id="4264" w:author="Britt Collins" w:date="2021-09-30T14:58:00Z"/>
          <w:rFonts w:ascii="Times New Roman" w:hAnsi="Times New Roman"/>
          <w:sz w:val="24"/>
          <w:szCs w:val="24"/>
        </w:rPr>
        <w:pPrChange w:id="4265" w:author="Britt Collins" w:date="2021-10-04T15:37:00Z">
          <w:pPr>
            <w:ind w:left="-5" w:right="15"/>
          </w:pPr>
        </w:pPrChange>
      </w:pPr>
      <w:ins w:id="4266" w:author="Britt Collins" w:date="2021-09-30T14:58:00Z">
        <w:r w:rsidRPr="000B0CC8">
          <w:rPr>
            <w:rFonts w:ascii="Times New Roman" w:hAnsi="Times New Roman"/>
            <w:sz w:val="24"/>
            <w:szCs w:val="24"/>
          </w:rPr>
          <w:t>Time seemed to accelerate as the sun set. I barely noticed Carl’s flatmate Becs</w:t>
        </w:r>
      </w:ins>
      <w:ins w:id="4267" w:author="Britt Collins" w:date="2021-10-04T15:37:00Z">
        <w:r w:rsidR="003430C1">
          <w:rPr>
            <w:rFonts w:ascii="Times New Roman" w:hAnsi="Times New Roman"/>
            <w:sz w:val="24"/>
            <w:szCs w:val="24"/>
          </w:rPr>
          <w:t xml:space="preserve"> who sat</w:t>
        </w:r>
      </w:ins>
      <w:ins w:id="4268" w:author="Britt Collins" w:date="2021-09-30T14:58:00Z">
        <w:r w:rsidRPr="000B0CC8">
          <w:rPr>
            <w:rFonts w:ascii="Times New Roman" w:hAnsi="Times New Roman"/>
            <w:sz w:val="24"/>
            <w:szCs w:val="24"/>
          </w:rPr>
          <w:t xml:space="preserve"> opposite me on the table. We chatted briefly about our backgrounds. Becs was also English, from Chester. Our birthdays were one day apart. She was short with long, straight black hair</w:t>
        </w:r>
      </w:ins>
      <w:ins w:id="4269" w:author="Britt Collins" w:date="2021-10-04T15:37:00Z">
        <w:r w:rsidR="003430C1">
          <w:rPr>
            <w:rFonts w:ascii="Times New Roman" w:hAnsi="Times New Roman"/>
            <w:sz w:val="24"/>
            <w:szCs w:val="24"/>
          </w:rPr>
          <w:t xml:space="preserve"> and</w:t>
        </w:r>
      </w:ins>
      <w:ins w:id="4270" w:author="Britt Collins" w:date="2021-09-30T14:58:00Z">
        <w:r w:rsidRPr="000B0CC8">
          <w:rPr>
            <w:rFonts w:ascii="Times New Roman" w:hAnsi="Times New Roman"/>
            <w:sz w:val="24"/>
            <w:szCs w:val="24"/>
          </w:rPr>
          <w:t xml:space="preserve"> had a husky British accent, no regional inflections. She may have been diminutive in size, but authoritarian in stature. She, like Carl, was socially intelligent. Becs had a good grounding in HR</w:t>
        </w:r>
      </w:ins>
      <w:ins w:id="4271" w:author="Britt Collins" w:date="2021-10-04T15:38:00Z">
        <w:r w:rsidR="003430C1">
          <w:rPr>
            <w:rFonts w:ascii="Times New Roman" w:hAnsi="Times New Roman"/>
            <w:sz w:val="24"/>
            <w:szCs w:val="24"/>
          </w:rPr>
          <w:t xml:space="preserve"> and</w:t>
        </w:r>
      </w:ins>
      <w:ins w:id="4272" w:author="Britt Collins" w:date="2021-09-30T14:58:00Z">
        <w:r w:rsidRPr="000B0CC8">
          <w:rPr>
            <w:rFonts w:ascii="Times New Roman" w:hAnsi="Times New Roman"/>
            <w:sz w:val="24"/>
            <w:szCs w:val="24"/>
          </w:rPr>
          <w:t xml:space="preserve"> was able to effectively read and apply herself to social situations. It came as no surprise that Becs was a </w:t>
        </w:r>
      </w:ins>
      <w:ins w:id="4273" w:author="Britt Collins" w:date="2021-10-04T15:38:00Z">
        <w:r w:rsidR="003430C1">
          <w:rPr>
            <w:rFonts w:ascii="Times New Roman" w:hAnsi="Times New Roman"/>
            <w:sz w:val="24"/>
            <w:szCs w:val="24"/>
          </w:rPr>
          <w:t>PR manager</w:t>
        </w:r>
      </w:ins>
      <w:ins w:id="4274" w:author="Britt Collins" w:date="2021-09-30T14:58:00Z">
        <w:r w:rsidRPr="000B0CC8">
          <w:rPr>
            <w:rFonts w:ascii="Times New Roman" w:hAnsi="Times New Roman"/>
            <w:sz w:val="24"/>
            <w:szCs w:val="24"/>
          </w:rPr>
          <w:t xml:space="preserve"> for Sony Entertainment Australia.</w:t>
        </w:r>
      </w:ins>
    </w:p>
    <w:p w14:paraId="3DFF7377" w14:textId="77777777" w:rsidR="003430C1" w:rsidRDefault="003430C1" w:rsidP="003430C1">
      <w:pPr>
        <w:spacing w:after="10" w:line="480" w:lineRule="auto"/>
        <w:ind w:left="-5" w:right="15" w:firstLine="725"/>
        <w:rPr>
          <w:ins w:id="4275" w:author="Britt Collins" w:date="2021-10-04T15:39:00Z"/>
          <w:rFonts w:ascii="Times New Roman" w:hAnsi="Times New Roman"/>
          <w:sz w:val="24"/>
          <w:szCs w:val="24"/>
        </w:rPr>
      </w:pPr>
      <w:ins w:id="4276" w:author="Britt Collins" w:date="2021-10-04T15:38:00Z">
        <w:r>
          <w:rPr>
            <w:rFonts w:ascii="Times New Roman" w:hAnsi="Times New Roman"/>
            <w:sz w:val="24"/>
            <w:szCs w:val="24"/>
          </w:rPr>
          <w:t xml:space="preserve">When </w:t>
        </w:r>
      </w:ins>
      <w:ins w:id="4277" w:author="Britt Collins" w:date="2021-09-30T14:58:00Z">
        <w:r w:rsidR="006F31F6" w:rsidRPr="000B0CC8">
          <w:rPr>
            <w:rFonts w:ascii="Times New Roman" w:hAnsi="Times New Roman"/>
            <w:sz w:val="24"/>
            <w:szCs w:val="24"/>
          </w:rPr>
          <w:t xml:space="preserve">Carl </w:t>
        </w:r>
      </w:ins>
      <w:ins w:id="4278" w:author="Britt Collins" w:date="2021-10-04T15:38:00Z">
        <w:r>
          <w:rPr>
            <w:rFonts w:ascii="Times New Roman" w:hAnsi="Times New Roman"/>
            <w:sz w:val="24"/>
            <w:szCs w:val="24"/>
          </w:rPr>
          <w:t>returned</w:t>
        </w:r>
      </w:ins>
      <w:ins w:id="4279" w:author="Britt Collins" w:date="2021-09-30T14:58:00Z">
        <w:r w:rsidR="006F31F6" w:rsidRPr="000B0CC8">
          <w:rPr>
            <w:rFonts w:ascii="Times New Roman" w:hAnsi="Times New Roman"/>
            <w:sz w:val="24"/>
            <w:szCs w:val="24"/>
          </w:rPr>
          <w:t xml:space="preserve"> to the balcony table with </w:t>
        </w:r>
      </w:ins>
      <w:ins w:id="4280" w:author="Britt Collins" w:date="2021-10-04T15:38:00Z">
        <w:r>
          <w:rPr>
            <w:rFonts w:ascii="Times New Roman" w:hAnsi="Times New Roman"/>
            <w:sz w:val="24"/>
            <w:szCs w:val="24"/>
          </w:rPr>
          <w:t>two</w:t>
        </w:r>
      </w:ins>
      <w:ins w:id="4281" w:author="Britt Collins" w:date="2021-09-30T14:58:00Z">
        <w:r w:rsidR="006F31F6" w:rsidRPr="000B0CC8">
          <w:rPr>
            <w:rFonts w:ascii="Times New Roman" w:hAnsi="Times New Roman"/>
            <w:sz w:val="24"/>
            <w:szCs w:val="24"/>
          </w:rPr>
          <w:t xml:space="preserve"> bottles of beer for me and him</w:t>
        </w:r>
      </w:ins>
      <w:ins w:id="4282" w:author="Britt Collins" w:date="2021-10-04T15:39:00Z">
        <w:r>
          <w:rPr>
            <w:rFonts w:ascii="Times New Roman" w:hAnsi="Times New Roman"/>
            <w:sz w:val="24"/>
            <w:szCs w:val="24"/>
          </w:rPr>
          <w:t xml:space="preserve">, his cheery, easy-going </w:t>
        </w:r>
      </w:ins>
      <w:ins w:id="4283" w:author="Britt Collins" w:date="2021-09-30T14:58:00Z">
        <w:r w:rsidR="006F31F6" w:rsidRPr="000B0CC8">
          <w:rPr>
            <w:rFonts w:ascii="Times New Roman" w:hAnsi="Times New Roman"/>
            <w:sz w:val="24"/>
            <w:szCs w:val="24"/>
          </w:rPr>
          <w:t>tone changed. The formal interview began. Carl played friendly cop. Becs played interrogator.</w:t>
        </w:r>
      </w:ins>
    </w:p>
    <w:p w14:paraId="3DFBA448" w14:textId="438477C0" w:rsidR="006F31F6" w:rsidRPr="000B0CC8" w:rsidRDefault="003430C1">
      <w:pPr>
        <w:spacing w:after="10" w:line="480" w:lineRule="auto"/>
        <w:ind w:left="-5" w:right="15" w:firstLine="725"/>
        <w:rPr>
          <w:ins w:id="4284" w:author="Britt Collins" w:date="2021-09-30T14:58:00Z"/>
          <w:rFonts w:ascii="Times New Roman" w:hAnsi="Times New Roman"/>
          <w:sz w:val="24"/>
          <w:szCs w:val="24"/>
        </w:rPr>
        <w:pPrChange w:id="4285" w:author="Britt Collins" w:date="2021-10-04T15:42:00Z">
          <w:pPr>
            <w:ind w:left="-5" w:right="15"/>
          </w:pPr>
        </w:pPrChange>
      </w:pPr>
      <w:ins w:id="4286" w:author="Britt Collins" w:date="2021-10-04T15:39:00Z">
        <w:r>
          <w:rPr>
            <w:rFonts w:ascii="Times New Roman" w:hAnsi="Times New Roman"/>
            <w:sz w:val="24"/>
            <w:szCs w:val="24"/>
          </w:rPr>
          <w:lastRenderedPageBreak/>
          <w:t>“</w:t>
        </w:r>
      </w:ins>
      <w:ins w:id="4287" w:author="Britt Collins" w:date="2021-09-30T14:58:00Z">
        <w:r w:rsidR="006F31F6" w:rsidRPr="000B0CC8">
          <w:rPr>
            <w:rFonts w:ascii="Times New Roman" w:hAnsi="Times New Roman"/>
            <w:sz w:val="24"/>
            <w:szCs w:val="24"/>
          </w:rPr>
          <w:t>Tell me about yourself?</w:t>
        </w:r>
      </w:ins>
      <w:ins w:id="4288" w:author="Britt Collins" w:date="2021-10-04T15:40:00Z">
        <w:r>
          <w:rPr>
            <w:rFonts w:ascii="Times New Roman" w:hAnsi="Times New Roman"/>
            <w:sz w:val="24"/>
            <w:szCs w:val="24"/>
          </w:rPr>
          <w:t>”</w:t>
        </w:r>
      </w:ins>
      <w:ins w:id="4289" w:author="Britt Collins" w:date="2021-09-30T14:58:00Z">
        <w:r w:rsidR="006F31F6" w:rsidRPr="000B0CC8">
          <w:rPr>
            <w:rFonts w:ascii="Times New Roman" w:hAnsi="Times New Roman"/>
            <w:sz w:val="24"/>
            <w:szCs w:val="24"/>
          </w:rPr>
          <w:t xml:space="preserve"> she asked. I </w:t>
        </w:r>
      </w:ins>
      <w:ins w:id="4290" w:author="Britt Collins" w:date="2021-10-04T15:40:00Z">
        <w:r>
          <w:rPr>
            <w:rFonts w:ascii="Times New Roman" w:hAnsi="Times New Roman"/>
            <w:sz w:val="24"/>
            <w:szCs w:val="24"/>
          </w:rPr>
          <w:t>was</w:t>
        </w:r>
      </w:ins>
      <w:ins w:id="4291" w:author="Britt Collins" w:date="2021-09-30T14:58:00Z">
        <w:r w:rsidR="006F31F6" w:rsidRPr="000B0CC8">
          <w:rPr>
            <w:rFonts w:ascii="Times New Roman" w:hAnsi="Times New Roman"/>
            <w:sz w:val="24"/>
            <w:szCs w:val="24"/>
          </w:rPr>
          <w:t xml:space="preserve"> taken off guard by the formality</w:t>
        </w:r>
      </w:ins>
      <w:ins w:id="4292" w:author="Britt Collins" w:date="2021-10-04T15:42:00Z">
        <w:r>
          <w:rPr>
            <w:rFonts w:ascii="Times New Roman" w:hAnsi="Times New Roman"/>
            <w:sz w:val="24"/>
            <w:szCs w:val="24"/>
          </w:rPr>
          <w:t xml:space="preserve"> and m</w:t>
        </w:r>
      </w:ins>
      <w:ins w:id="4293" w:author="Britt Collins" w:date="2021-09-30T14:58:00Z">
        <w:r w:rsidR="006F31F6" w:rsidRPr="000B0CC8">
          <w:rPr>
            <w:rFonts w:ascii="Times New Roman" w:hAnsi="Times New Roman"/>
            <w:sz w:val="24"/>
            <w:szCs w:val="24"/>
          </w:rPr>
          <w:t>y hands felt clammy. I took a lot of time to answer a question I had answered frequently.</w:t>
        </w:r>
      </w:ins>
      <w:ins w:id="4294" w:author="Britt Collins" w:date="2021-10-04T15:42:00Z">
        <w:r>
          <w:rPr>
            <w:rFonts w:ascii="Times New Roman" w:hAnsi="Times New Roman"/>
            <w:sz w:val="24"/>
            <w:szCs w:val="24"/>
          </w:rPr>
          <w:t xml:space="preserve"> </w:t>
        </w:r>
      </w:ins>
      <w:ins w:id="4295" w:author="Britt Collins" w:date="2021-09-30T14:58:00Z">
        <w:r w:rsidR="006F31F6" w:rsidRPr="000B0CC8">
          <w:rPr>
            <w:rFonts w:ascii="Times New Roman" w:hAnsi="Times New Roman"/>
            <w:sz w:val="24"/>
            <w:szCs w:val="24"/>
          </w:rPr>
          <w:t>Australians generally asked the following</w:t>
        </w:r>
      </w:ins>
      <w:ins w:id="4296" w:author="Britt Collins" w:date="2021-10-04T15:42:00Z">
        <w:r>
          <w:rPr>
            <w:rFonts w:ascii="Times New Roman" w:hAnsi="Times New Roman"/>
            <w:sz w:val="24"/>
            <w:szCs w:val="24"/>
          </w:rPr>
          <w:t xml:space="preserve"> a stock set of questions, who you are, where you’re</w:t>
        </w:r>
      </w:ins>
      <w:ins w:id="4297" w:author="Britt Collins" w:date="2021-10-04T15:43:00Z">
        <w:r>
          <w:rPr>
            <w:rFonts w:ascii="Times New Roman" w:hAnsi="Times New Roman"/>
            <w:sz w:val="24"/>
            <w:szCs w:val="24"/>
          </w:rPr>
          <w:t xml:space="preserve"> from and why you’re here.</w:t>
        </w:r>
      </w:ins>
    </w:p>
    <w:p w14:paraId="44947872" w14:textId="1D559820" w:rsidR="006F31F6" w:rsidRPr="000B0CC8" w:rsidRDefault="006F31F6">
      <w:pPr>
        <w:spacing w:line="480" w:lineRule="auto"/>
        <w:ind w:left="345" w:right="299" w:firstLine="180"/>
        <w:rPr>
          <w:ins w:id="4298" w:author="Britt Collins" w:date="2021-09-30T14:58:00Z"/>
          <w:rFonts w:ascii="Times New Roman" w:hAnsi="Times New Roman"/>
          <w:sz w:val="24"/>
          <w:szCs w:val="24"/>
        </w:rPr>
        <w:pPrChange w:id="4299" w:author="Britt Collins" w:date="2021-09-30T15:06:00Z">
          <w:pPr>
            <w:ind w:left="345" w:right="299" w:firstLine="180"/>
          </w:pPr>
        </w:pPrChange>
      </w:pPr>
      <w:ins w:id="4300" w:author="Britt Collins" w:date="2021-09-30T14:58:00Z">
        <w:r w:rsidRPr="000B0CC8">
          <w:rPr>
            <w:rFonts w:ascii="Times New Roman" w:hAnsi="Times New Roman"/>
            <w:sz w:val="24"/>
            <w:szCs w:val="24"/>
          </w:rPr>
          <w:t xml:space="preserve">I </w:t>
        </w:r>
      </w:ins>
      <w:ins w:id="4301" w:author="Britt Collins" w:date="2021-10-04T15:43:00Z">
        <w:r w:rsidR="003430C1">
          <w:rPr>
            <w:rFonts w:ascii="Times New Roman" w:hAnsi="Times New Roman"/>
            <w:sz w:val="24"/>
            <w:szCs w:val="24"/>
          </w:rPr>
          <w:t xml:space="preserve">couldn’t exactly tell them I </w:t>
        </w:r>
      </w:ins>
      <w:ins w:id="4302" w:author="Britt Collins" w:date="2021-09-30T14:58:00Z">
        <w:r w:rsidRPr="000B0CC8">
          <w:rPr>
            <w:rFonts w:ascii="Times New Roman" w:hAnsi="Times New Roman"/>
            <w:sz w:val="24"/>
            <w:szCs w:val="24"/>
          </w:rPr>
          <w:t xml:space="preserve">was forced to leave my previous job because the IT department flagged a porn video on my work laptop. I never felt comfortable with that answer. Instead I mentioned that the job offered an opportunity to travel and </w:t>
        </w:r>
      </w:ins>
      <w:ins w:id="4303" w:author="Britt Collins" w:date="2021-10-04T15:44:00Z">
        <w:r w:rsidR="003430C1">
          <w:rPr>
            <w:rFonts w:ascii="Times New Roman" w:hAnsi="Times New Roman"/>
            <w:sz w:val="24"/>
            <w:szCs w:val="24"/>
          </w:rPr>
          <w:t xml:space="preserve">was </w:t>
        </w:r>
      </w:ins>
      <w:ins w:id="4304" w:author="Britt Collins" w:date="2021-09-30T14:58:00Z">
        <w:r w:rsidRPr="000B0CC8">
          <w:rPr>
            <w:rFonts w:ascii="Times New Roman" w:hAnsi="Times New Roman"/>
            <w:sz w:val="24"/>
            <w:szCs w:val="24"/>
          </w:rPr>
          <w:t xml:space="preserve">paid well. </w:t>
        </w:r>
      </w:ins>
    </w:p>
    <w:p w14:paraId="0B55004F" w14:textId="640BE364" w:rsidR="003430C1" w:rsidRDefault="006F31F6" w:rsidP="003430C1">
      <w:pPr>
        <w:spacing w:line="480" w:lineRule="auto"/>
        <w:ind w:left="-5" w:right="15" w:firstLine="350"/>
        <w:rPr>
          <w:ins w:id="4305" w:author="Britt Collins" w:date="2021-10-04T15:44:00Z"/>
          <w:rFonts w:ascii="Times New Roman" w:hAnsi="Times New Roman"/>
          <w:sz w:val="24"/>
          <w:szCs w:val="24"/>
        </w:rPr>
      </w:pPr>
      <w:ins w:id="4306" w:author="Britt Collins" w:date="2021-09-30T14:58:00Z">
        <w:r w:rsidRPr="000B0CC8">
          <w:rPr>
            <w:rFonts w:ascii="Times New Roman" w:hAnsi="Times New Roman"/>
            <w:sz w:val="24"/>
            <w:szCs w:val="24"/>
          </w:rPr>
          <w:t>After finally answering Bec’s question, it Carl’s turn. He didn’t ask personal questions</w:t>
        </w:r>
      </w:ins>
      <w:ins w:id="4307" w:author="Britt Collins" w:date="2021-10-05T15:44:00Z">
        <w:r w:rsidR="00290110">
          <w:rPr>
            <w:rFonts w:ascii="Times New Roman" w:hAnsi="Times New Roman"/>
            <w:sz w:val="24"/>
            <w:szCs w:val="24"/>
          </w:rPr>
          <w:t>, but</w:t>
        </w:r>
      </w:ins>
      <w:ins w:id="4308" w:author="Britt Collins" w:date="2021-09-30T14:58:00Z">
        <w:r w:rsidRPr="000B0CC8">
          <w:rPr>
            <w:rFonts w:ascii="Times New Roman" w:hAnsi="Times New Roman"/>
            <w:sz w:val="24"/>
            <w:szCs w:val="24"/>
          </w:rPr>
          <w:t xml:space="preserve"> used the interview as a stage, adopting the character </w:t>
        </w:r>
      </w:ins>
      <w:ins w:id="4309" w:author="Britt Collins" w:date="2021-10-04T15:44:00Z">
        <w:r w:rsidR="003430C1">
          <w:rPr>
            <w:rFonts w:ascii="Times New Roman" w:hAnsi="Times New Roman"/>
            <w:sz w:val="24"/>
            <w:szCs w:val="24"/>
          </w:rPr>
          <w:t>‘</w:t>
        </w:r>
      </w:ins>
      <w:ins w:id="4310" w:author="Britt Collins" w:date="2021-09-30T14:58:00Z">
        <w:r w:rsidRPr="000B0CC8">
          <w:rPr>
            <w:rFonts w:ascii="Times New Roman" w:hAnsi="Times New Roman"/>
            <w:sz w:val="24"/>
            <w:szCs w:val="24"/>
          </w:rPr>
          <w:t>witty</w:t>
        </w:r>
      </w:ins>
      <w:ins w:id="4311" w:author="Britt Collins" w:date="2021-10-04T15:44:00Z">
        <w:r w:rsidR="003430C1">
          <w:rPr>
            <w:rFonts w:ascii="Times New Roman" w:hAnsi="Times New Roman"/>
            <w:sz w:val="24"/>
            <w:szCs w:val="24"/>
          </w:rPr>
          <w:t>’</w:t>
        </w:r>
      </w:ins>
      <w:ins w:id="4312" w:author="Britt Collins" w:date="2021-09-30T14:58:00Z">
        <w:r w:rsidRPr="000B0CC8">
          <w:rPr>
            <w:rFonts w:ascii="Times New Roman" w:hAnsi="Times New Roman"/>
            <w:sz w:val="24"/>
            <w:szCs w:val="24"/>
          </w:rPr>
          <w:t xml:space="preserve"> Carl. He targeted his humour towards serious Becs to lighten the mood. </w:t>
        </w:r>
      </w:ins>
    </w:p>
    <w:p w14:paraId="6519FE66" w14:textId="77777777" w:rsidR="003430C1" w:rsidRDefault="006F31F6" w:rsidP="003430C1">
      <w:pPr>
        <w:spacing w:line="480" w:lineRule="auto"/>
        <w:ind w:left="-5" w:right="15" w:firstLine="350"/>
        <w:rPr>
          <w:ins w:id="4313" w:author="Britt Collins" w:date="2021-10-04T15:45:00Z"/>
          <w:rFonts w:ascii="Times New Roman" w:hAnsi="Times New Roman"/>
          <w:sz w:val="24"/>
          <w:szCs w:val="24"/>
        </w:rPr>
      </w:pPr>
      <w:ins w:id="4314" w:author="Britt Collins" w:date="2021-09-30T14:58:00Z">
        <w:r w:rsidRPr="000B0CC8">
          <w:rPr>
            <w:rFonts w:ascii="Times New Roman" w:hAnsi="Times New Roman"/>
            <w:sz w:val="24"/>
            <w:szCs w:val="24"/>
          </w:rPr>
          <w:t xml:space="preserve">“How soon can you move in?” Becs </w:t>
        </w:r>
      </w:ins>
      <w:ins w:id="4315" w:author="Britt Collins" w:date="2021-10-04T15:44:00Z">
        <w:r w:rsidR="003430C1">
          <w:rPr>
            <w:rFonts w:ascii="Times New Roman" w:hAnsi="Times New Roman"/>
            <w:sz w:val="24"/>
            <w:szCs w:val="24"/>
          </w:rPr>
          <w:t xml:space="preserve">finally </w:t>
        </w:r>
      </w:ins>
      <w:ins w:id="4316" w:author="Britt Collins" w:date="2021-09-30T14:58:00Z">
        <w:r w:rsidRPr="000B0CC8">
          <w:rPr>
            <w:rFonts w:ascii="Times New Roman" w:hAnsi="Times New Roman"/>
            <w:sz w:val="24"/>
            <w:szCs w:val="24"/>
          </w:rPr>
          <w:t>asked. I didn’t have a clue what my notice period was</w:t>
        </w:r>
      </w:ins>
      <w:ins w:id="4317" w:author="Britt Collins" w:date="2021-10-04T15:44:00Z">
        <w:r w:rsidR="003430C1">
          <w:rPr>
            <w:rFonts w:ascii="Times New Roman" w:hAnsi="Times New Roman"/>
            <w:sz w:val="24"/>
            <w:szCs w:val="24"/>
          </w:rPr>
          <w:t xml:space="preserve"> since</w:t>
        </w:r>
      </w:ins>
      <w:ins w:id="4318" w:author="Britt Collins" w:date="2021-09-30T14:58:00Z">
        <w:r w:rsidRPr="000B0CC8">
          <w:rPr>
            <w:rFonts w:ascii="Times New Roman" w:hAnsi="Times New Roman"/>
            <w:sz w:val="24"/>
            <w:szCs w:val="24"/>
          </w:rPr>
          <w:t xml:space="preserve"> </w:t>
        </w:r>
      </w:ins>
      <w:ins w:id="4319" w:author="Britt Collins" w:date="2021-10-04T15:45:00Z">
        <w:r w:rsidR="003430C1">
          <w:rPr>
            <w:rFonts w:ascii="Times New Roman" w:hAnsi="Times New Roman"/>
            <w:sz w:val="24"/>
            <w:szCs w:val="24"/>
          </w:rPr>
          <w:t>I was in a sublet</w:t>
        </w:r>
      </w:ins>
      <w:ins w:id="4320" w:author="Britt Collins" w:date="2021-09-30T14:58:00Z">
        <w:r w:rsidRPr="000B0CC8">
          <w:rPr>
            <w:rFonts w:ascii="Times New Roman" w:hAnsi="Times New Roman"/>
            <w:sz w:val="24"/>
            <w:szCs w:val="24"/>
          </w:rPr>
          <w:t xml:space="preserve">. </w:t>
        </w:r>
      </w:ins>
    </w:p>
    <w:p w14:paraId="4F517379" w14:textId="5307C525" w:rsidR="003430C1" w:rsidRDefault="003430C1" w:rsidP="003430C1">
      <w:pPr>
        <w:spacing w:line="480" w:lineRule="auto"/>
        <w:ind w:left="-5" w:right="15" w:firstLine="350"/>
        <w:rPr>
          <w:ins w:id="4321" w:author="Britt Collins" w:date="2021-10-04T15:57:00Z"/>
          <w:rFonts w:ascii="Times New Roman" w:hAnsi="Times New Roman"/>
          <w:sz w:val="24"/>
          <w:szCs w:val="24"/>
        </w:rPr>
      </w:pPr>
      <w:ins w:id="4322" w:author="Britt Collins" w:date="2021-10-04T15:45:00Z">
        <w:r>
          <w:rPr>
            <w:rFonts w:ascii="Times New Roman" w:hAnsi="Times New Roman"/>
            <w:sz w:val="24"/>
            <w:szCs w:val="24"/>
          </w:rPr>
          <w:t>“</w:t>
        </w:r>
      </w:ins>
      <w:ins w:id="4323" w:author="Britt Collins" w:date="2021-09-30T14:58:00Z">
        <w:r w:rsidR="006F31F6" w:rsidRPr="000B0CC8">
          <w:rPr>
            <w:rFonts w:ascii="Times New Roman" w:hAnsi="Times New Roman"/>
            <w:sz w:val="24"/>
            <w:szCs w:val="24"/>
          </w:rPr>
          <w:t>One months</w:t>
        </w:r>
      </w:ins>
      <w:ins w:id="4324" w:author="Britt Collins" w:date="2021-10-04T15:45:00Z">
        <w:r>
          <w:rPr>
            <w:rFonts w:ascii="Times New Roman" w:hAnsi="Times New Roman"/>
            <w:sz w:val="24"/>
            <w:szCs w:val="24"/>
          </w:rPr>
          <w:t>’</w:t>
        </w:r>
      </w:ins>
      <w:ins w:id="4325" w:author="Britt Collins" w:date="2021-09-30T14:58:00Z">
        <w:r w:rsidR="006F31F6" w:rsidRPr="000B0CC8">
          <w:rPr>
            <w:rFonts w:ascii="Times New Roman" w:hAnsi="Times New Roman"/>
            <w:sz w:val="24"/>
            <w:szCs w:val="24"/>
          </w:rPr>
          <w:t xml:space="preserve"> notice</w:t>
        </w:r>
      </w:ins>
      <w:ins w:id="4326" w:author="Britt Collins" w:date="2021-10-04T15:45:00Z">
        <w:r>
          <w:rPr>
            <w:rFonts w:ascii="Times New Roman" w:hAnsi="Times New Roman"/>
            <w:sz w:val="24"/>
            <w:szCs w:val="24"/>
          </w:rPr>
          <w:t>,”</w:t>
        </w:r>
      </w:ins>
      <w:ins w:id="4327" w:author="Britt Collins" w:date="2021-09-30T14:58:00Z">
        <w:r w:rsidR="006F31F6" w:rsidRPr="000B0CC8">
          <w:rPr>
            <w:rFonts w:ascii="Times New Roman" w:hAnsi="Times New Roman"/>
            <w:sz w:val="24"/>
            <w:szCs w:val="24"/>
          </w:rPr>
          <w:t xml:space="preserve"> I guessed. </w:t>
        </w:r>
      </w:ins>
      <w:ins w:id="4328" w:author="Britt Collins" w:date="2021-10-04T15:57:00Z">
        <w:r>
          <w:rPr>
            <w:rFonts w:ascii="Times New Roman" w:hAnsi="Times New Roman"/>
            <w:sz w:val="24"/>
            <w:szCs w:val="24"/>
          </w:rPr>
          <w:t>“</w:t>
        </w:r>
      </w:ins>
      <w:ins w:id="4329" w:author="Britt Collins" w:date="2021-09-30T14:58:00Z">
        <w:r w:rsidR="006F31F6" w:rsidRPr="000B0CC8">
          <w:rPr>
            <w:rFonts w:ascii="Times New Roman" w:hAnsi="Times New Roman"/>
            <w:sz w:val="24"/>
            <w:szCs w:val="24"/>
          </w:rPr>
          <w:t>Let me chat to my landlady first before I give you a definitive answer.</w:t>
        </w:r>
      </w:ins>
      <w:ins w:id="4330" w:author="Britt Collins" w:date="2021-10-04T15:57:00Z">
        <w:r>
          <w:rPr>
            <w:rFonts w:ascii="Times New Roman" w:hAnsi="Times New Roman"/>
            <w:sz w:val="24"/>
            <w:szCs w:val="24"/>
          </w:rPr>
          <w:t>”</w:t>
        </w:r>
      </w:ins>
    </w:p>
    <w:p w14:paraId="0EDD860F" w14:textId="183D0C91" w:rsidR="006F31F6" w:rsidRPr="000B0CC8" w:rsidRDefault="006F31F6">
      <w:pPr>
        <w:spacing w:line="480" w:lineRule="auto"/>
        <w:ind w:left="-5" w:right="15" w:firstLine="350"/>
        <w:rPr>
          <w:ins w:id="4331" w:author="Britt Collins" w:date="2021-09-30T14:58:00Z"/>
          <w:rFonts w:ascii="Times New Roman" w:hAnsi="Times New Roman"/>
          <w:sz w:val="24"/>
          <w:szCs w:val="24"/>
        </w:rPr>
        <w:pPrChange w:id="4332" w:author="Britt Collins" w:date="2021-10-04T15:44:00Z">
          <w:pPr>
            <w:ind w:left="-5" w:right="15"/>
          </w:pPr>
        </w:pPrChange>
      </w:pPr>
      <w:ins w:id="4333" w:author="Britt Collins" w:date="2021-09-30T14:58:00Z">
        <w:r w:rsidRPr="000B0CC8">
          <w:rPr>
            <w:rFonts w:ascii="Times New Roman" w:hAnsi="Times New Roman"/>
            <w:sz w:val="24"/>
            <w:szCs w:val="24"/>
          </w:rPr>
          <w:t>Carl looked at my empty beer bottle and asked if I wanted another. I looked at the time on my phone. It was getting late. I wanted to make sure I caught the last Manly ferry from Circular Quay. I stood up and apologised for cutting the meeting short. They both smiled and took turns to shake my hand before I left. On the journey home I felt happy with how the interview went.</w:t>
        </w:r>
      </w:ins>
    </w:p>
    <w:p w14:paraId="2CD754F3" w14:textId="77777777" w:rsidR="008C74A4" w:rsidRDefault="006F31F6" w:rsidP="008C74A4">
      <w:pPr>
        <w:spacing w:line="480" w:lineRule="auto"/>
        <w:ind w:left="-5" w:right="15" w:firstLine="350"/>
        <w:rPr>
          <w:ins w:id="4334" w:author="Britt Collins" w:date="2021-10-04T16:00:00Z"/>
          <w:rFonts w:ascii="Times New Roman" w:hAnsi="Times New Roman"/>
          <w:sz w:val="24"/>
          <w:szCs w:val="24"/>
        </w:rPr>
      </w:pPr>
      <w:ins w:id="4335" w:author="Britt Collins" w:date="2021-09-30T14:58:00Z">
        <w:r w:rsidRPr="000B0CC8">
          <w:rPr>
            <w:rFonts w:ascii="Times New Roman" w:hAnsi="Times New Roman"/>
            <w:sz w:val="24"/>
            <w:szCs w:val="24"/>
          </w:rPr>
          <w:t xml:space="preserve">The following day around lunchtime I </w:t>
        </w:r>
      </w:ins>
      <w:ins w:id="4336" w:author="Britt Collins" w:date="2021-10-04T15:58:00Z">
        <w:r w:rsidR="003430C1">
          <w:rPr>
            <w:rFonts w:ascii="Times New Roman" w:hAnsi="Times New Roman"/>
            <w:sz w:val="24"/>
            <w:szCs w:val="24"/>
          </w:rPr>
          <w:t>got</w:t>
        </w:r>
      </w:ins>
      <w:ins w:id="4337" w:author="Britt Collins" w:date="2021-09-30T14:58:00Z">
        <w:r w:rsidRPr="000B0CC8">
          <w:rPr>
            <w:rFonts w:ascii="Times New Roman" w:hAnsi="Times New Roman"/>
            <w:sz w:val="24"/>
            <w:szCs w:val="24"/>
          </w:rPr>
          <w:t xml:space="preserve"> a text from Becs. </w:t>
        </w:r>
        <w:r w:rsidRPr="003430C1">
          <w:rPr>
            <w:rFonts w:ascii="Times New Roman" w:hAnsi="Times New Roman"/>
            <w:i/>
            <w:sz w:val="24"/>
            <w:szCs w:val="24"/>
            <w:rPrChange w:id="4338" w:author="Britt Collins" w:date="2021-10-04T15:58:00Z">
              <w:rPr>
                <w:rFonts w:ascii="Times New Roman" w:hAnsi="Times New Roman"/>
                <w:sz w:val="24"/>
                <w:szCs w:val="24"/>
              </w:rPr>
            </w:rPrChange>
          </w:rPr>
          <w:t>Was my</w:t>
        </w:r>
      </w:ins>
      <w:ins w:id="4339" w:author="Britt Collins" w:date="2021-10-04T15:58:00Z">
        <w:r w:rsidR="003430C1" w:rsidRPr="003430C1">
          <w:rPr>
            <w:rFonts w:ascii="Times New Roman" w:hAnsi="Times New Roman"/>
            <w:i/>
            <w:sz w:val="24"/>
            <w:szCs w:val="24"/>
            <w:rPrChange w:id="4340" w:author="Britt Collins" w:date="2021-10-04T15:58:00Z">
              <w:rPr>
                <w:rFonts w:ascii="Times New Roman" w:hAnsi="Times New Roman"/>
                <w:sz w:val="24"/>
                <w:szCs w:val="24"/>
              </w:rPr>
            </w:rPrChange>
          </w:rPr>
          <w:t xml:space="preserve"> </w:t>
        </w:r>
      </w:ins>
      <w:ins w:id="4341" w:author="Britt Collins" w:date="2021-09-30T14:58:00Z">
        <w:r w:rsidRPr="003430C1">
          <w:rPr>
            <w:rFonts w:ascii="Times New Roman" w:hAnsi="Times New Roman"/>
            <w:i/>
            <w:sz w:val="24"/>
            <w:szCs w:val="24"/>
            <w:rPrChange w:id="4342" w:author="Britt Collins" w:date="2021-10-04T15:58:00Z">
              <w:rPr>
                <w:rFonts w:ascii="Times New Roman" w:hAnsi="Times New Roman"/>
                <w:sz w:val="24"/>
                <w:szCs w:val="24"/>
              </w:rPr>
            </w:rPrChange>
          </w:rPr>
          <w:t>gut feel</w:t>
        </w:r>
      </w:ins>
      <w:ins w:id="4343" w:author="Britt Collins" w:date="2021-10-04T15:58:00Z">
        <w:r w:rsidR="003430C1">
          <w:rPr>
            <w:rFonts w:ascii="Times New Roman" w:hAnsi="Times New Roman"/>
            <w:i/>
            <w:sz w:val="24"/>
            <w:szCs w:val="24"/>
          </w:rPr>
          <w:t>ing</w:t>
        </w:r>
      </w:ins>
      <w:ins w:id="4344" w:author="Britt Collins" w:date="2021-09-30T14:58:00Z">
        <w:r w:rsidRPr="003430C1">
          <w:rPr>
            <w:rFonts w:ascii="Times New Roman" w:hAnsi="Times New Roman"/>
            <w:i/>
            <w:sz w:val="24"/>
            <w:szCs w:val="24"/>
            <w:rPrChange w:id="4345" w:author="Britt Collins" w:date="2021-10-04T15:58:00Z">
              <w:rPr>
                <w:rFonts w:ascii="Times New Roman" w:hAnsi="Times New Roman"/>
                <w:sz w:val="24"/>
                <w:szCs w:val="24"/>
              </w:rPr>
            </w:rPrChange>
          </w:rPr>
          <w:t xml:space="preserve"> correct?</w:t>
        </w:r>
        <w:r w:rsidRPr="000B0CC8">
          <w:rPr>
            <w:rFonts w:ascii="Times New Roman" w:hAnsi="Times New Roman"/>
            <w:sz w:val="24"/>
            <w:szCs w:val="24"/>
          </w:rPr>
          <w:t xml:space="preserve"> The text read </w:t>
        </w:r>
        <w:r w:rsidRPr="008C74A4">
          <w:rPr>
            <w:rFonts w:ascii="Times New Roman" w:hAnsi="Times New Roman"/>
            <w:i/>
            <w:sz w:val="24"/>
            <w:szCs w:val="24"/>
            <w:rPrChange w:id="4346" w:author="Britt Collins" w:date="2021-10-04T15:59:00Z">
              <w:rPr>
                <w:rFonts w:ascii="Times New Roman" w:hAnsi="Times New Roman"/>
                <w:sz w:val="24"/>
                <w:szCs w:val="24"/>
              </w:rPr>
            </w:rPrChange>
          </w:rPr>
          <w:t>Thanks for your time yesterday. Carl and I very much enjoyed your company and believe you make a great fit for the flat</w:t>
        </w:r>
        <w:r w:rsidRPr="000B0CC8">
          <w:rPr>
            <w:rFonts w:ascii="Times New Roman" w:hAnsi="Times New Roman"/>
            <w:sz w:val="24"/>
            <w:szCs w:val="24"/>
          </w:rPr>
          <w:t>. I felt relieved and elated</w:t>
        </w:r>
      </w:ins>
      <w:ins w:id="4347" w:author="Britt Collins" w:date="2021-10-04T15:59:00Z">
        <w:r w:rsidR="008C74A4">
          <w:rPr>
            <w:rFonts w:ascii="Times New Roman" w:hAnsi="Times New Roman"/>
            <w:sz w:val="24"/>
            <w:szCs w:val="24"/>
          </w:rPr>
          <w:t>, and</w:t>
        </w:r>
      </w:ins>
      <w:ins w:id="4348" w:author="Britt Collins" w:date="2021-09-30T14:58:00Z">
        <w:r w:rsidRPr="000B0CC8">
          <w:rPr>
            <w:rFonts w:ascii="Times New Roman" w:hAnsi="Times New Roman"/>
            <w:sz w:val="24"/>
            <w:szCs w:val="24"/>
          </w:rPr>
          <w:t xml:space="preserve"> replied</w:t>
        </w:r>
      </w:ins>
      <w:ins w:id="4349" w:author="Britt Collins" w:date="2021-10-04T15:59:00Z">
        <w:r w:rsidR="008C74A4">
          <w:rPr>
            <w:rFonts w:ascii="Times New Roman" w:hAnsi="Times New Roman"/>
            <w:sz w:val="24"/>
            <w:szCs w:val="24"/>
          </w:rPr>
          <w:t>,</w:t>
        </w:r>
      </w:ins>
      <w:ins w:id="4350" w:author="Britt Collins" w:date="2021-09-30T14:58:00Z">
        <w:r w:rsidRPr="000B0CC8">
          <w:rPr>
            <w:rFonts w:ascii="Times New Roman" w:hAnsi="Times New Roman"/>
            <w:sz w:val="24"/>
            <w:szCs w:val="24"/>
          </w:rPr>
          <w:t xml:space="preserve"> </w:t>
        </w:r>
        <w:r w:rsidRPr="008C74A4">
          <w:rPr>
            <w:rFonts w:ascii="Times New Roman" w:hAnsi="Times New Roman"/>
            <w:i/>
            <w:sz w:val="24"/>
            <w:szCs w:val="24"/>
            <w:rPrChange w:id="4351" w:author="Britt Collins" w:date="2021-10-04T15:59:00Z">
              <w:rPr>
                <w:rFonts w:ascii="Times New Roman" w:hAnsi="Times New Roman"/>
                <w:sz w:val="24"/>
                <w:szCs w:val="24"/>
              </w:rPr>
            </w:rPrChange>
          </w:rPr>
          <w:t>I would be very happy to move in. Let me speak with my land lady. I'll get back to you.</w:t>
        </w:r>
        <w:r w:rsidRPr="000B0CC8">
          <w:rPr>
            <w:rFonts w:ascii="Times New Roman" w:hAnsi="Times New Roman"/>
            <w:sz w:val="24"/>
            <w:szCs w:val="24"/>
          </w:rPr>
          <w:t xml:space="preserve"> I had lived at the Manly apartment for </w:t>
        </w:r>
      </w:ins>
      <w:ins w:id="4352" w:author="Britt Collins" w:date="2021-10-04T15:59:00Z">
        <w:r w:rsidR="008C74A4">
          <w:rPr>
            <w:rFonts w:ascii="Times New Roman" w:hAnsi="Times New Roman"/>
            <w:sz w:val="24"/>
            <w:szCs w:val="24"/>
          </w:rPr>
          <w:t>three</w:t>
        </w:r>
      </w:ins>
      <w:ins w:id="4353" w:author="Britt Collins" w:date="2021-09-30T14:58:00Z">
        <w:r w:rsidRPr="000B0CC8">
          <w:rPr>
            <w:rFonts w:ascii="Times New Roman" w:hAnsi="Times New Roman"/>
            <w:sz w:val="24"/>
            <w:szCs w:val="24"/>
          </w:rPr>
          <w:t xml:space="preserve"> months. Flo and I verbally agreed a </w:t>
        </w:r>
      </w:ins>
      <w:ins w:id="4354" w:author="Britt Collins" w:date="2021-10-04T15:59:00Z">
        <w:r w:rsidR="008C74A4">
          <w:rPr>
            <w:rFonts w:ascii="Times New Roman" w:hAnsi="Times New Roman"/>
            <w:sz w:val="24"/>
            <w:szCs w:val="24"/>
          </w:rPr>
          <w:t>six-</w:t>
        </w:r>
      </w:ins>
      <w:ins w:id="4355" w:author="Britt Collins" w:date="2021-09-30T14:58:00Z">
        <w:r w:rsidRPr="000B0CC8">
          <w:rPr>
            <w:rFonts w:ascii="Times New Roman" w:hAnsi="Times New Roman"/>
            <w:sz w:val="24"/>
            <w:szCs w:val="24"/>
          </w:rPr>
          <w:t xml:space="preserve">month minimum stay. Stupidly, I paid a cash deposit to her, trusting she would officially deposit it. I thought there was a possibility I could recoup my deposit if I reasoned with </w:t>
        </w:r>
      </w:ins>
      <w:ins w:id="4356" w:author="Britt Collins" w:date="2021-10-04T16:00:00Z">
        <w:r w:rsidR="008C74A4">
          <w:rPr>
            <w:rFonts w:ascii="Times New Roman" w:hAnsi="Times New Roman"/>
            <w:sz w:val="24"/>
            <w:szCs w:val="24"/>
          </w:rPr>
          <w:t>her</w:t>
        </w:r>
      </w:ins>
      <w:ins w:id="4357" w:author="Britt Collins" w:date="2021-09-30T14:58:00Z">
        <w:r w:rsidRPr="000B0CC8">
          <w:rPr>
            <w:rFonts w:ascii="Times New Roman" w:hAnsi="Times New Roman"/>
            <w:sz w:val="24"/>
            <w:szCs w:val="24"/>
          </w:rPr>
          <w:t>.</w:t>
        </w:r>
      </w:ins>
    </w:p>
    <w:p w14:paraId="443C8617" w14:textId="77777777" w:rsidR="007D38BF" w:rsidRDefault="008C74A4" w:rsidP="008C74A4">
      <w:pPr>
        <w:spacing w:line="480" w:lineRule="auto"/>
        <w:ind w:left="-5" w:right="15" w:firstLine="350"/>
        <w:rPr>
          <w:ins w:id="4358" w:author="Britt Collins" w:date="2021-10-04T16:14:00Z"/>
          <w:rFonts w:ascii="Times New Roman" w:hAnsi="Times New Roman"/>
          <w:sz w:val="24"/>
          <w:szCs w:val="24"/>
        </w:rPr>
      </w:pPr>
      <w:ins w:id="4359" w:author="Britt Collins" w:date="2021-10-04T16:00:00Z">
        <w:r>
          <w:rPr>
            <w:rFonts w:ascii="Times New Roman" w:hAnsi="Times New Roman"/>
            <w:sz w:val="24"/>
            <w:szCs w:val="24"/>
          </w:rPr>
          <w:t>Later that evening, sitting</w:t>
        </w:r>
      </w:ins>
      <w:ins w:id="4360" w:author="Britt Collins" w:date="2021-09-30T14:58:00Z">
        <w:r w:rsidR="006F31F6" w:rsidRPr="000B0CC8">
          <w:rPr>
            <w:rFonts w:ascii="Times New Roman" w:hAnsi="Times New Roman"/>
            <w:sz w:val="24"/>
            <w:szCs w:val="24"/>
          </w:rPr>
          <w:t xml:space="preserve"> in the kitchen seeing to my salty chicken supper</w:t>
        </w:r>
      </w:ins>
      <w:ins w:id="4361" w:author="Britt Collins" w:date="2021-10-04T16:00:00Z">
        <w:r>
          <w:rPr>
            <w:rFonts w:ascii="Times New Roman" w:hAnsi="Times New Roman"/>
            <w:sz w:val="24"/>
            <w:szCs w:val="24"/>
          </w:rPr>
          <w:t>,</w:t>
        </w:r>
      </w:ins>
      <w:ins w:id="4362" w:author="Britt Collins" w:date="2021-09-30T14:58:00Z">
        <w:r w:rsidR="006F31F6" w:rsidRPr="000B0CC8">
          <w:rPr>
            <w:rFonts w:ascii="Times New Roman" w:hAnsi="Times New Roman"/>
            <w:sz w:val="24"/>
            <w:szCs w:val="24"/>
          </w:rPr>
          <w:t xml:space="preserve"> I could hear </w:t>
        </w:r>
      </w:ins>
      <w:ins w:id="4363" w:author="Britt Collins" w:date="2021-10-04T16:00:00Z">
        <w:r>
          <w:rPr>
            <w:rFonts w:ascii="Times New Roman" w:hAnsi="Times New Roman"/>
            <w:sz w:val="24"/>
            <w:szCs w:val="24"/>
          </w:rPr>
          <w:t xml:space="preserve">clunk of </w:t>
        </w:r>
      </w:ins>
      <w:ins w:id="4364" w:author="Britt Collins" w:date="2021-09-30T14:58:00Z">
        <w:r w:rsidR="006F31F6" w:rsidRPr="000B0CC8">
          <w:rPr>
            <w:rFonts w:ascii="Times New Roman" w:hAnsi="Times New Roman"/>
            <w:sz w:val="24"/>
            <w:szCs w:val="24"/>
          </w:rPr>
          <w:t>the front door</w:t>
        </w:r>
      </w:ins>
      <w:ins w:id="4365" w:author="Britt Collins" w:date="2021-10-04T16:01:00Z">
        <w:r>
          <w:rPr>
            <w:rFonts w:ascii="Times New Roman" w:hAnsi="Times New Roman"/>
            <w:sz w:val="24"/>
            <w:szCs w:val="24"/>
          </w:rPr>
          <w:t xml:space="preserve">. </w:t>
        </w:r>
      </w:ins>
      <w:ins w:id="4366" w:author="Britt Collins" w:date="2021-09-30T14:58:00Z">
        <w:r w:rsidR="006F31F6" w:rsidRPr="000B0CC8">
          <w:rPr>
            <w:rFonts w:ascii="Times New Roman" w:hAnsi="Times New Roman"/>
            <w:sz w:val="24"/>
            <w:szCs w:val="24"/>
          </w:rPr>
          <w:t xml:space="preserve">Flo walked </w:t>
        </w:r>
      </w:ins>
      <w:ins w:id="4367" w:author="Britt Collins" w:date="2021-10-04T16:01:00Z">
        <w:r>
          <w:rPr>
            <w:rFonts w:ascii="Times New Roman" w:hAnsi="Times New Roman"/>
            <w:sz w:val="24"/>
            <w:szCs w:val="24"/>
          </w:rPr>
          <w:t xml:space="preserve">in </w:t>
        </w:r>
      </w:ins>
      <w:ins w:id="4368" w:author="Britt Collins" w:date="2021-09-30T14:58:00Z">
        <w:r w:rsidR="006F31F6" w:rsidRPr="000B0CC8">
          <w:rPr>
            <w:rFonts w:ascii="Times New Roman" w:hAnsi="Times New Roman"/>
            <w:sz w:val="24"/>
            <w:szCs w:val="24"/>
          </w:rPr>
          <w:t>hurriedly</w:t>
        </w:r>
      </w:ins>
      <w:ins w:id="4369" w:author="Britt Collins" w:date="2021-10-04T16:01:00Z">
        <w:r>
          <w:rPr>
            <w:rFonts w:ascii="Times New Roman" w:hAnsi="Times New Roman"/>
            <w:sz w:val="24"/>
            <w:szCs w:val="24"/>
          </w:rPr>
          <w:t>, h</w:t>
        </w:r>
      </w:ins>
      <w:ins w:id="4370" w:author="Britt Collins" w:date="2021-09-30T14:58:00Z">
        <w:r w:rsidR="006F31F6" w:rsidRPr="000B0CC8">
          <w:rPr>
            <w:rFonts w:ascii="Times New Roman" w:hAnsi="Times New Roman"/>
            <w:sz w:val="24"/>
            <w:szCs w:val="24"/>
          </w:rPr>
          <w:t>er curly, long, black hair moved like a slinky</w:t>
        </w:r>
      </w:ins>
      <w:ins w:id="4371" w:author="Britt Collins" w:date="2021-10-04T16:01:00Z">
        <w:r>
          <w:rPr>
            <w:rFonts w:ascii="Times New Roman" w:hAnsi="Times New Roman"/>
            <w:sz w:val="24"/>
            <w:szCs w:val="24"/>
          </w:rPr>
          <w:t xml:space="preserve"> around her face</w:t>
        </w:r>
      </w:ins>
      <w:ins w:id="4372" w:author="Britt Collins" w:date="2021-09-30T14:58:00Z">
        <w:r w:rsidR="006F31F6" w:rsidRPr="000B0CC8">
          <w:rPr>
            <w:rFonts w:ascii="Times New Roman" w:hAnsi="Times New Roman"/>
            <w:sz w:val="24"/>
            <w:szCs w:val="24"/>
          </w:rPr>
          <w:t xml:space="preserve">. She </w:t>
        </w:r>
        <w:r w:rsidR="006F31F6" w:rsidRPr="000B0CC8">
          <w:rPr>
            <w:rFonts w:ascii="Times New Roman" w:hAnsi="Times New Roman"/>
            <w:sz w:val="24"/>
            <w:szCs w:val="24"/>
          </w:rPr>
          <w:lastRenderedPageBreak/>
          <w:t xml:space="preserve">looked angry. I had to use that opportunity to speak to her. She hadn't responded to my calls, texts or emails. </w:t>
        </w:r>
      </w:ins>
    </w:p>
    <w:p w14:paraId="6F5598E9" w14:textId="77777777" w:rsidR="007D38BF" w:rsidRDefault="007D38BF" w:rsidP="008C74A4">
      <w:pPr>
        <w:spacing w:line="480" w:lineRule="auto"/>
        <w:ind w:left="-5" w:right="15" w:firstLine="350"/>
        <w:rPr>
          <w:ins w:id="4373" w:author="Britt Collins" w:date="2021-10-04T16:14:00Z"/>
          <w:rFonts w:ascii="Times New Roman" w:hAnsi="Times New Roman"/>
          <w:sz w:val="24"/>
          <w:szCs w:val="24"/>
        </w:rPr>
      </w:pPr>
      <w:ins w:id="4374" w:author="Britt Collins" w:date="2021-10-04T16:14:00Z">
        <w:r>
          <w:rPr>
            <w:rFonts w:ascii="Times New Roman" w:hAnsi="Times New Roman"/>
            <w:sz w:val="24"/>
            <w:szCs w:val="24"/>
          </w:rPr>
          <w:t>“</w:t>
        </w:r>
      </w:ins>
      <w:ins w:id="4375" w:author="Britt Collins" w:date="2021-09-30T14:58:00Z">
        <w:r w:rsidR="006F31F6" w:rsidRPr="000B0CC8">
          <w:rPr>
            <w:rFonts w:ascii="Times New Roman" w:hAnsi="Times New Roman"/>
            <w:sz w:val="24"/>
            <w:szCs w:val="24"/>
          </w:rPr>
          <w:t>Hi Flo, I saw a new flat during the week,</w:t>
        </w:r>
      </w:ins>
      <w:ins w:id="4376" w:author="Britt Collins" w:date="2021-10-04T16:14:00Z">
        <w:r>
          <w:rPr>
            <w:rFonts w:ascii="Times New Roman" w:hAnsi="Times New Roman"/>
            <w:sz w:val="24"/>
            <w:szCs w:val="24"/>
          </w:rPr>
          <w:t>”</w:t>
        </w:r>
      </w:ins>
      <w:ins w:id="4377" w:author="Britt Collins" w:date="2021-09-30T14:58:00Z">
        <w:r w:rsidR="006F31F6" w:rsidRPr="000B0CC8">
          <w:rPr>
            <w:rFonts w:ascii="Times New Roman" w:hAnsi="Times New Roman"/>
            <w:sz w:val="24"/>
            <w:szCs w:val="24"/>
          </w:rPr>
          <w:t xml:space="preserve"> I said </w:t>
        </w:r>
      </w:ins>
      <w:ins w:id="4378" w:author="Britt Collins" w:date="2021-10-04T16:14:00Z">
        <w:r>
          <w:rPr>
            <w:rFonts w:ascii="Times New Roman" w:hAnsi="Times New Roman"/>
            <w:sz w:val="24"/>
            <w:szCs w:val="24"/>
          </w:rPr>
          <w:t>quick</w:t>
        </w:r>
      </w:ins>
      <w:ins w:id="4379" w:author="Britt Collins" w:date="2021-09-30T14:58:00Z">
        <w:r w:rsidR="006F31F6" w:rsidRPr="000B0CC8">
          <w:rPr>
            <w:rFonts w:ascii="Times New Roman" w:hAnsi="Times New Roman"/>
            <w:sz w:val="24"/>
            <w:szCs w:val="24"/>
          </w:rPr>
          <w:t xml:space="preserve">ly. </w:t>
        </w:r>
      </w:ins>
    </w:p>
    <w:p w14:paraId="1773A1FC" w14:textId="77777777" w:rsidR="007D38BF" w:rsidRDefault="006F31F6" w:rsidP="008C74A4">
      <w:pPr>
        <w:spacing w:line="480" w:lineRule="auto"/>
        <w:ind w:left="-5" w:right="15" w:firstLine="350"/>
        <w:rPr>
          <w:ins w:id="4380" w:author="Britt Collins" w:date="2021-10-04T16:15:00Z"/>
          <w:rFonts w:ascii="Times New Roman" w:hAnsi="Times New Roman"/>
          <w:sz w:val="24"/>
          <w:szCs w:val="24"/>
        </w:rPr>
      </w:pPr>
      <w:ins w:id="4381" w:author="Britt Collins" w:date="2021-09-30T14:58:00Z">
        <w:r w:rsidRPr="000B0CC8">
          <w:rPr>
            <w:rFonts w:ascii="Times New Roman" w:hAnsi="Times New Roman"/>
            <w:sz w:val="24"/>
            <w:szCs w:val="24"/>
          </w:rPr>
          <w:t xml:space="preserve">She stopped briefly to look in her bag and empty out its contents onto the lounge table. A factious French sound came from Flo. </w:t>
        </w:r>
      </w:ins>
    </w:p>
    <w:p w14:paraId="25899505" w14:textId="2C547108" w:rsidR="007D38BF" w:rsidRDefault="007D38BF" w:rsidP="008C74A4">
      <w:pPr>
        <w:spacing w:line="480" w:lineRule="auto"/>
        <w:ind w:left="-5" w:right="15" w:firstLine="350"/>
        <w:rPr>
          <w:ins w:id="4382" w:author="Britt Collins" w:date="2021-10-04T16:15:00Z"/>
          <w:rFonts w:ascii="Times New Roman" w:hAnsi="Times New Roman"/>
          <w:sz w:val="24"/>
          <w:szCs w:val="24"/>
        </w:rPr>
      </w:pPr>
      <w:ins w:id="4383" w:author="Britt Collins" w:date="2021-10-04T16:15:00Z">
        <w:r>
          <w:rPr>
            <w:rFonts w:ascii="Times New Roman" w:hAnsi="Times New Roman"/>
            <w:sz w:val="24"/>
            <w:szCs w:val="24"/>
          </w:rPr>
          <w:t>“</w:t>
        </w:r>
      </w:ins>
      <w:ins w:id="4384" w:author="Britt Collins" w:date="2021-09-30T14:58:00Z">
        <w:r w:rsidR="006F31F6" w:rsidRPr="000B0CC8">
          <w:rPr>
            <w:rFonts w:ascii="Times New Roman" w:hAnsi="Times New Roman"/>
            <w:sz w:val="24"/>
            <w:szCs w:val="24"/>
          </w:rPr>
          <w:t>The flat is over in Rose Bay</w:t>
        </w:r>
      </w:ins>
      <w:ins w:id="4385" w:author="Britt Collins" w:date="2021-10-04T16:15:00Z">
        <w:r>
          <w:rPr>
            <w:rFonts w:ascii="Times New Roman" w:hAnsi="Times New Roman"/>
            <w:sz w:val="24"/>
            <w:szCs w:val="24"/>
          </w:rPr>
          <w:t xml:space="preserve"> and</w:t>
        </w:r>
      </w:ins>
      <w:ins w:id="4386" w:author="Britt Collins" w:date="2021-09-30T14:58:00Z">
        <w:r w:rsidR="006F31F6" w:rsidRPr="000B0CC8">
          <w:rPr>
            <w:rFonts w:ascii="Times New Roman" w:hAnsi="Times New Roman"/>
            <w:sz w:val="24"/>
            <w:szCs w:val="24"/>
          </w:rPr>
          <w:t xml:space="preserve"> has a beautiful view of the Sydney Harbour </w:t>
        </w:r>
      </w:ins>
      <w:ins w:id="4387" w:author="Britt Collins" w:date="2021-10-04T16:15:00Z">
        <w:r>
          <w:rPr>
            <w:rFonts w:ascii="Times New Roman" w:hAnsi="Times New Roman"/>
            <w:sz w:val="24"/>
            <w:szCs w:val="24"/>
          </w:rPr>
          <w:t>B</w:t>
        </w:r>
      </w:ins>
      <w:ins w:id="4388" w:author="Britt Collins" w:date="2021-09-30T14:58:00Z">
        <w:r w:rsidR="006F31F6" w:rsidRPr="000B0CC8">
          <w:rPr>
            <w:rFonts w:ascii="Times New Roman" w:hAnsi="Times New Roman"/>
            <w:sz w:val="24"/>
            <w:szCs w:val="24"/>
          </w:rPr>
          <w:t xml:space="preserve">ridge. </w:t>
        </w:r>
      </w:ins>
      <w:ins w:id="4389" w:author="Britt Collins" w:date="2021-10-04T16:15:00Z">
        <w:r>
          <w:rPr>
            <w:rFonts w:ascii="Times New Roman" w:hAnsi="Times New Roman"/>
            <w:sz w:val="24"/>
            <w:szCs w:val="24"/>
          </w:rPr>
          <w:t>I</w:t>
        </w:r>
      </w:ins>
      <w:ins w:id="4390" w:author="Britt Collins" w:date="2021-09-30T14:58:00Z">
        <w:r w:rsidR="006F31F6" w:rsidRPr="000B0CC8">
          <w:rPr>
            <w:rFonts w:ascii="Times New Roman" w:hAnsi="Times New Roman"/>
            <w:sz w:val="24"/>
            <w:szCs w:val="24"/>
          </w:rPr>
          <w:t xml:space="preserve">t’s available to move into in </w:t>
        </w:r>
      </w:ins>
      <w:ins w:id="4391" w:author="Britt Collins" w:date="2021-10-04T16:15:00Z">
        <w:r>
          <w:rPr>
            <w:rFonts w:ascii="Times New Roman" w:hAnsi="Times New Roman"/>
            <w:sz w:val="24"/>
            <w:szCs w:val="24"/>
          </w:rPr>
          <w:t xml:space="preserve">two </w:t>
        </w:r>
      </w:ins>
      <w:ins w:id="4392" w:author="Britt Collins" w:date="2021-09-30T14:58:00Z">
        <w:r w:rsidR="006F31F6" w:rsidRPr="000B0CC8">
          <w:rPr>
            <w:rFonts w:ascii="Times New Roman" w:hAnsi="Times New Roman"/>
            <w:sz w:val="24"/>
            <w:szCs w:val="24"/>
          </w:rPr>
          <w:t xml:space="preserve">weeks. How much notice do I need to </w:t>
        </w:r>
      </w:ins>
      <w:ins w:id="4393" w:author="Britt Collins" w:date="2021-10-04T16:15:00Z">
        <w:r>
          <w:rPr>
            <w:rFonts w:ascii="Times New Roman" w:hAnsi="Times New Roman"/>
            <w:sz w:val="24"/>
            <w:szCs w:val="24"/>
          </w:rPr>
          <w:t>giv</w:t>
        </w:r>
      </w:ins>
      <w:ins w:id="4394" w:author="Britt Collins" w:date="2021-09-30T14:58:00Z">
        <w:r w:rsidR="006F31F6" w:rsidRPr="000B0CC8">
          <w:rPr>
            <w:rFonts w:ascii="Times New Roman" w:hAnsi="Times New Roman"/>
            <w:sz w:val="24"/>
            <w:szCs w:val="24"/>
          </w:rPr>
          <w:t>e if I wanted to move out?</w:t>
        </w:r>
      </w:ins>
      <w:ins w:id="4395" w:author="Britt Collins" w:date="2021-10-04T16:16:00Z">
        <w:r>
          <w:rPr>
            <w:rFonts w:ascii="Times New Roman" w:hAnsi="Times New Roman"/>
            <w:sz w:val="24"/>
            <w:szCs w:val="24"/>
          </w:rPr>
          <w:t>”</w:t>
        </w:r>
      </w:ins>
    </w:p>
    <w:p w14:paraId="26EF972F" w14:textId="00FD1B27" w:rsidR="007D38BF" w:rsidRDefault="006F31F6" w:rsidP="008C74A4">
      <w:pPr>
        <w:spacing w:line="480" w:lineRule="auto"/>
        <w:ind w:left="-5" w:right="15" w:firstLine="350"/>
        <w:rPr>
          <w:ins w:id="4396" w:author="Britt Collins" w:date="2021-10-04T16:17:00Z"/>
          <w:rFonts w:ascii="Times New Roman" w:hAnsi="Times New Roman"/>
          <w:sz w:val="24"/>
          <w:szCs w:val="24"/>
        </w:rPr>
      </w:pPr>
      <w:ins w:id="4397" w:author="Britt Collins" w:date="2021-09-30T14:58:00Z">
        <w:r w:rsidRPr="000B0CC8">
          <w:rPr>
            <w:rFonts w:ascii="Times New Roman" w:hAnsi="Times New Roman"/>
            <w:sz w:val="24"/>
            <w:szCs w:val="24"/>
          </w:rPr>
          <w:t xml:space="preserve">Flo’s attention </w:t>
        </w:r>
      </w:ins>
      <w:ins w:id="4398" w:author="Britt Collins" w:date="2021-10-04T16:16:00Z">
        <w:r w:rsidR="007D38BF">
          <w:rPr>
            <w:rFonts w:ascii="Times New Roman" w:hAnsi="Times New Roman"/>
            <w:sz w:val="24"/>
            <w:szCs w:val="24"/>
          </w:rPr>
          <w:t>shifted</w:t>
        </w:r>
      </w:ins>
      <w:ins w:id="4399" w:author="Britt Collins" w:date="2021-09-30T14:58:00Z">
        <w:r w:rsidRPr="000B0CC8">
          <w:rPr>
            <w:rFonts w:ascii="Times New Roman" w:hAnsi="Times New Roman"/>
            <w:sz w:val="24"/>
            <w:szCs w:val="24"/>
          </w:rPr>
          <w:t xml:space="preserve"> from </w:t>
        </w:r>
      </w:ins>
      <w:ins w:id="4400" w:author="Britt Collins" w:date="2021-10-04T16:17:00Z">
        <w:r w:rsidR="007D38BF">
          <w:rPr>
            <w:rFonts w:ascii="Times New Roman" w:hAnsi="Times New Roman"/>
            <w:sz w:val="24"/>
            <w:szCs w:val="24"/>
          </w:rPr>
          <w:t xml:space="preserve">rifling through </w:t>
        </w:r>
      </w:ins>
      <w:ins w:id="4401" w:author="Britt Collins" w:date="2021-09-30T14:58:00Z">
        <w:r w:rsidRPr="000B0CC8">
          <w:rPr>
            <w:rFonts w:ascii="Times New Roman" w:hAnsi="Times New Roman"/>
            <w:sz w:val="24"/>
            <w:szCs w:val="24"/>
          </w:rPr>
          <w:t xml:space="preserve">her bag and towards me. She </w:t>
        </w:r>
      </w:ins>
      <w:ins w:id="4402" w:author="Britt Collins" w:date="2021-10-04T16:17:00Z">
        <w:r w:rsidR="007D38BF">
          <w:rPr>
            <w:rFonts w:ascii="Times New Roman" w:hAnsi="Times New Roman"/>
            <w:sz w:val="24"/>
            <w:szCs w:val="24"/>
          </w:rPr>
          <w:t>gl</w:t>
        </w:r>
      </w:ins>
      <w:ins w:id="4403" w:author="Britt Collins" w:date="2021-09-30T14:58:00Z">
        <w:r w:rsidRPr="000B0CC8">
          <w:rPr>
            <w:rFonts w:ascii="Times New Roman" w:hAnsi="Times New Roman"/>
            <w:sz w:val="24"/>
            <w:szCs w:val="24"/>
          </w:rPr>
          <w:t xml:space="preserve">ared at me in silence. </w:t>
        </w:r>
      </w:ins>
      <w:ins w:id="4404" w:author="Britt Collins" w:date="2021-10-04T16:17:00Z">
        <w:r w:rsidR="007D38BF">
          <w:rPr>
            <w:rFonts w:ascii="Times New Roman" w:hAnsi="Times New Roman"/>
            <w:sz w:val="24"/>
            <w:szCs w:val="24"/>
          </w:rPr>
          <w:t>“</w:t>
        </w:r>
      </w:ins>
      <w:ins w:id="4405" w:author="Britt Collins" w:date="2021-09-30T14:58:00Z">
        <w:r w:rsidRPr="000B0CC8">
          <w:rPr>
            <w:rFonts w:ascii="Times New Roman" w:hAnsi="Times New Roman"/>
            <w:sz w:val="24"/>
            <w:szCs w:val="24"/>
          </w:rPr>
          <w:t xml:space="preserve">Didn’t we agree you would be staying for </w:t>
        </w:r>
      </w:ins>
      <w:ins w:id="4406" w:author="Britt Collins" w:date="2021-10-04T16:17:00Z">
        <w:r w:rsidR="007D38BF">
          <w:rPr>
            <w:rFonts w:ascii="Times New Roman" w:hAnsi="Times New Roman"/>
            <w:sz w:val="24"/>
            <w:szCs w:val="24"/>
          </w:rPr>
          <w:t>six</w:t>
        </w:r>
      </w:ins>
      <w:ins w:id="4407" w:author="Britt Collins" w:date="2021-09-30T14:58:00Z">
        <w:r w:rsidRPr="000B0CC8">
          <w:rPr>
            <w:rFonts w:ascii="Times New Roman" w:hAnsi="Times New Roman"/>
            <w:sz w:val="24"/>
            <w:szCs w:val="24"/>
          </w:rPr>
          <w:t xml:space="preserve"> months?</w:t>
        </w:r>
      </w:ins>
      <w:ins w:id="4408" w:author="Britt Collins" w:date="2021-10-04T16:17:00Z">
        <w:r w:rsidR="007D38BF">
          <w:rPr>
            <w:rFonts w:ascii="Times New Roman" w:hAnsi="Times New Roman"/>
            <w:sz w:val="24"/>
            <w:szCs w:val="24"/>
          </w:rPr>
          <w:t>”</w:t>
        </w:r>
      </w:ins>
      <w:ins w:id="4409" w:author="Britt Collins" w:date="2021-09-30T14:58:00Z">
        <w:r w:rsidRPr="000B0CC8">
          <w:rPr>
            <w:rFonts w:ascii="Times New Roman" w:hAnsi="Times New Roman"/>
            <w:sz w:val="24"/>
            <w:szCs w:val="24"/>
          </w:rPr>
          <w:t xml:space="preserve"> she said quietly. </w:t>
        </w:r>
      </w:ins>
    </w:p>
    <w:p w14:paraId="6BFEC706" w14:textId="77777777" w:rsidR="007D38BF" w:rsidRDefault="006F31F6" w:rsidP="008C74A4">
      <w:pPr>
        <w:spacing w:line="480" w:lineRule="auto"/>
        <w:ind w:left="-5" w:right="15" w:firstLine="350"/>
        <w:rPr>
          <w:ins w:id="4410" w:author="Britt Collins" w:date="2021-10-04T16:18:00Z"/>
          <w:rFonts w:ascii="Times New Roman" w:hAnsi="Times New Roman"/>
          <w:sz w:val="24"/>
          <w:szCs w:val="24"/>
        </w:rPr>
      </w:pPr>
      <w:ins w:id="4411" w:author="Britt Collins" w:date="2021-09-30T14:58:00Z">
        <w:r w:rsidRPr="000B0CC8">
          <w:rPr>
            <w:rFonts w:ascii="Times New Roman" w:hAnsi="Times New Roman"/>
            <w:sz w:val="24"/>
            <w:szCs w:val="24"/>
          </w:rPr>
          <w:t>I sheepishly looked at her</w:t>
        </w:r>
      </w:ins>
      <w:ins w:id="4412" w:author="Britt Collins" w:date="2021-10-04T16:17:00Z">
        <w:r w:rsidR="007D38BF">
          <w:rPr>
            <w:rFonts w:ascii="Times New Roman" w:hAnsi="Times New Roman"/>
            <w:sz w:val="24"/>
            <w:szCs w:val="24"/>
          </w:rPr>
          <w:t>, not saying anything</w:t>
        </w:r>
      </w:ins>
      <w:ins w:id="4413" w:author="Britt Collins" w:date="2021-09-30T14:58:00Z">
        <w:r w:rsidRPr="000B0CC8">
          <w:rPr>
            <w:rFonts w:ascii="Times New Roman" w:hAnsi="Times New Roman"/>
            <w:sz w:val="24"/>
            <w:szCs w:val="24"/>
          </w:rPr>
          <w:t xml:space="preserve">. </w:t>
        </w:r>
      </w:ins>
    </w:p>
    <w:p w14:paraId="547AA5DC" w14:textId="641A0112" w:rsidR="007D38BF" w:rsidRDefault="007D38BF" w:rsidP="008C74A4">
      <w:pPr>
        <w:spacing w:line="480" w:lineRule="auto"/>
        <w:ind w:left="-5" w:right="15" w:firstLine="350"/>
        <w:rPr>
          <w:ins w:id="4414" w:author="Britt Collins" w:date="2021-10-04T16:18:00Z"/>
          <w:rFonts w:ascii="Times New Roman" w:hAnsi="Times New Roman"/>
          <w:sz w:val="24"/>
          <w:szCs w:val="24"/>
        </w:rPr>
      </w:pPr>
      <w:ins w:id="4415" w:author="Britt Collins" w:date="2021-10-04T16:18:00Z">
        <w:r>
          <w:rPr>
            <w:rFonts w:ascii="Times New Roman" w:hAnsi="Times New Roman"/>
            <w:sz w:val="24"/>
            <w:szCs w:val="24"/>
          </w:rPr>
          <w:t>Her</w:t>
        </w:r>
      </w:ins>
      <w:ins w:id="4416" w:author="Britt Collins" w:date="2021-09-30T14:58:00Z">
        <w:r w:rsidR="006F31F6" w:rsidRPr="000B0CC8">
          <w:rPr>
            <w:rFonts w:ascii="Times New Roman" w:hAnsi="Times New Roman"/>
            <w:sz w:val="24"/>
            <w:szCs w:val="24"/>
          </w:rPr>
          <w:t xml:space="preserve"> tone </w:t>
        </w:r>
      </w:ins>
      <w:ins w:id="4417" w:author="Britt Collins" w:date="2021-10-04T16:18:00Z">
        <w:r>
          <w:rPr>
            <w:rFonts w:ascii="Times New Roman" w:hAnsi="Times New Roman"/>
            <w:sz w:val="24"/>
            <w:szCs w:val="24"/>
          </w:rPr>
          <w:t xml:space="preserve">suddenly </w:t>
        </w:r>
      </w:ins>
      <w:ins w:id="4418" w:author="Britt Collins" w:date="2021-09-30T14:58:00Z">
        <w:r w:rsidR="006F31F6" w:rsidRPr="000B0CC8">
          <w:rPr>
            <w:rFonts w:ascii="Times New Roman" w:hAnsi="Times New Roman"/>
            <w:sz w:val="24"/>
            <w:szCs w:val="24"/>
          </w:rPr>
          <w:t xml:space="preserve">changed. </w:t>
        </w:r>
      </w:ins>
      <w:ins w:id="4419" w:author="Britt Collins" w:date="2021-10-04T16:18:00Z">
        <w:r>
          <w:rPr>
            <w:rFonts w:ascii="Times New Roman" w:hAnsi="Times New Roman"/>
            <w:sz w:val="24"/>
            <w:szCs w:val="24"/>
          </w:rPr>
          <w:t>“</w:t>
        </w:r>
      </w:ins>
      <w:ins w:id="4420" w:author="Britt Collins" w:date="2021-09-30T14:58:00Z">
        <w:r w:rsidR="006F31F6" w:rsidRPr="000B0CC8">
          <w:rPr>
            <w:rFonts w:ascii="Times New Roman" w:hAnsi="Times New Roman"/>
            <w:sz w:val="24"/>
            <w:szCs w:val="24"/>
          </w:rPr>
          <w:t>Since you’ve moved in you’ve done nothing to help. You don’t clean the communal area and I barely see you around.</w:t>
        </w:r>
      </w:ins>
      <w:ins w:id="4421" w:author="Britt Collins" w:date="2021-10-04T16:18:00Z">
        <w:r>
          <w:rPr>
            <w:rFonts w:ascii="Times New Roman" w:hAnsi="Times New Roman"/>
            <w:sz w:val="24"/>
            <w:szCs w:val="24"/>
          </w:rPr>
          <w:t>”</w:t>
        </w:r>
      </w:ins>
    </w:p>
    <w:p w14:paraId="4971973F" w14:textId="57E536DD" w:rsidR="007D38BF" w:rsidRDefault="006F31F6" w:rsidP="008C74A4">
      <w:pPr>
        <w:spacing w:line="480" w:lineRule="auto"/>
        <w:ind w:left="-5" w:right="15" w:firstLine="350"/>
        <w:rPr>
          <w:ins w:id="4422" w:author="Britt Collins" w:date="2021-10-04T16:18:00Z"/>
          <w:rFonts w:ascii="Times New Roman" w:hAnsi="Times New Roman"/>
          <w:sz w:val="24"/>
          <w:szCs w:val="24"/>
        </w:rPr>
      </w:pPr>
      <w:ins w:id="4423" w:author="Britt Collins" w:date="2021-09-30T14:58:00Z">
        <w:r w:rsidRPr="000B0CC8">
          <w:rPr>
            <w:rFonts w:ascii="Times New Roman" w:hAnsi="Times New Roman"/>
            <w:sz w:val="24"/>
            <w:szCs w:val="24"/>
          </w:rPr>
          <w:t xml:space="preserve">I retaliated. </w:t>
        </w:r>
      </w:ins>
      <w:ins w:id="4424" w:author="Britt Collins" w:date="2021-10-04T16:18:00Z">
        <w:r w:rsidR="007D38BF">
          <w:rPr>
            <w:rFonts w:ascii="Times New Roman" w:hAnsi="Times New Roman"/>
            <w:sz w:val="24"/>
            <w:szCs w:val="24"/>
          </w:rPr>
          <w:t>“</w:t>
        </w:r>
      </w:ins>
      <w:ins w:id="4425" w:author="Britt Collins" w:date="2021-09-30T14:58:00Z">
        <w:r w:rsidRPr="000B0CC8">
          <w:rPr>
            <w:rFonts w:ascii="Times New Roman" w:hAnsi="Times New Roman"/>
            <w:sz w:val="24"/>
            <w:szCs w:val="24"/>
          </w:rPr>
          <w:t>What about the fleas Flo? We have fleas all over the carpet.</w:t>
        </w:r>
      </w:ins>
      <w:ins w:id="4426" w:author="Britt Collins" w:date="2021-10-04T16:18:00Z">
        <w:r w:rsidR="007D38BF">
          <w:rPr>
            <w:rFonts w:ascii="Times New Roman" w:hAnsi="Times New Roman"/>
            <w:sz w:val="24"/>
            <w:szCs w:val="24"/>
          </w:rPr>
          <w:t>”</w:t>
        </w:r>
      </w:ins>
      <w:ins w:id="4427" w:author="Britt Collins" w:date="2021-09-30T14:58:00Z">
        <w:r w:rsidRPr="000B0CC8">
          <w:rPr>
            <w:rFonts w:ascii="Times New Roman" w:hAnsi="Times New Roman"/>
            <w:sz w:val="24"/>
            <w:szCs w:val="24"/>
          </w:rPr>
          <w:t xml:space="preserve"> </w:t>
        </w:r>
      </w:ins>
    </w:p>
    <w:p w14:paraId="7F76EFE4" w14:textId="77777777" w:rsidR="007D38BF" w:rsidRDefault="007D38BF" w:rsidP="008C74A4">
      <w:pPr>
        <w:spacing w:line="480" w:lineRule="auto"/>
        <w:ind w:left="-5" w:right="15" w:firstLine="350"/>
        <w:rPr>
          <w:ins w:id="4428" w:author="Britt Collins" w:date="2021-10-04T16:19:00Z"/>
          <w:rFonts w:ascii="Times New Roman" w:hAnsi="Times New Roman"/>
          <w:sz w:val="24"/>
          <w:szCs w:val="24"/>
        </w:rPr>
      </w:pPr>
      <w:ins w:id="4429" w:author="Britt Collins" w:date="2021-10-04T16:18:00Z">
        <w:r>
          <w:rPr>
            <w:rFonts w:ascii="Times New Roman" w:hAnsi="Times New Roman"/>
            <w:sz w:val="24"/>
            <w:szCs w:val="24"/>
          </w:rPr>
          <w:t>“</w:t>
        </w:r>
      </w:ins>
      <w:ins w:id="4430" w:author="Britt Collins" w:date="2021-09-30T14:58:00Z">
        <w:r w:rsidR="006F31F6" w:rsidRPr="000B0CC8">
          <w:rPr>
            <w:rFonts w:ascii="Times New Roman" w:hAnsi="Times New Roman"/>
            <w:sz w:val="24"/>
            <w:szCs w:val="24"/>
          </w:rPr>
          <w:t>They’re house fleas</w:t>
        </w:r>
      </w:ins>
      <w:ins w:id="4431" w:author="Britt Collins" w:date="2021-10-04T16:19:00Z">
        <w:r>
          <w:rPr>
            <w:rFonts w:ascii="Times New Roman" w:hAnsi="Times New Roman"/>
            <w:sz w:val="24"/>
            <w:szCs w:val="24"/>
          </w:rPr>
          <w:t>.”</w:t>
        </w:r>
      </w:ins>
      <w:ins w:id="4432" w:author="Britt Collins" w:date="2021-09-30T14:58:00Z">
        <w:r w:rsidR="006F31F6" w:rsidRPr="000B0CC8">
          <w:rPr>
            <w:rFonts w:ascii="Times New Roman" w:hAnsi="Times New Roman"/>
            <w:sz w:val="24"/>
            <w:szCs w:val="24"/>
          </w:rPr>
          <w:t xml:space="preserve"> Of all the excuses a person could use, that was up there with the more fantastical. </w:t>
        </w:r>
      </w:ins>
    </w:p>
    <w:p w14:paraId="2402DB45" w14:textId="791E0A34" w:rsidR="007D38BF" w:rsidRDefault="007D38BF" w:rsidP="008C74A4">
      <w:pPr>
        <w:spacing w:line="480" w:lineRule="auto"/>
        <w:ind w:left="-5" w:right="15" w:firstLine="350"/>
        <w:rPr>
          <w:ins w:id="4433" w:author="Britt Collins" w:date="2021-10-04T16:20:00Z"/>
          <w:rFonts w:ascii="Times New Roman" w:hAnsi="Times New Roman"/>
          <w:sz w:val="24"/>
          <w:szCs w:val="24"/>
        </w:rPr>
      </w:pPr>
      <w:ins w:id="4434" w:author="Britt Collins" w:date="2021-10-04T16:19:00Z">
        <w:r>
          <w:rPr>
            <w:rFonts w:ascii="Times New Roman" w:hAnsi="Times New Roman"/>
            <w:sz w:val="24"/>
            <w:szCs w:val="24"/>
          </w:rPr>
          <w:t>“</w:t>
        </w:r>
      </w:ins>
      <w:ins w:id="4435" w:author="Britt Collins" w:date="2021-09-30T14:58:00Z">
        <w:r w:rsidR="006F31F6" w:rsidRPr="000B0CC8">
          <w:rPr>
            <w:rFonts w:ascii="Times New Roman" w:hAnsi="Times New Roman"/>
            <w:sz w:val="24"/>
            <w:szCs w:val="24"/>
          </w:rPr>
          <w:t>House fleas?!</w:t>
        </w:r>
      </w:ins>
      <w:ins w:id="4436" w:author="Britt Collins" w:date="2021-10-04T16:19:00Z">
        <w:r>
          <w:rPr>
            <w:rFonts w:ascii="Times New Roman" w:hAnsi="Times New Roman"/>
            <w:sz w:val="24"/>
            <w:szCs w:val="24"/>
          </w:rPr>
          <w:t>”</w:t>
        </w:r>
      </w:ins>
      <w:ins w:id="4437" w:author="Britt Collins" w:date="2021-09-30T14:58:00Z">
        <w:r w:rsidR="006F31F6" w:rsidRPr="000B0CC8">
          <w:rPr>
            <w:rFonts w:ascii="Times New Roman" w:hAnsi="Times New Roman"/>
            <w:sz w:val="24"/>
            <w:szCs w:val="24"/>
          </w:rPr>
          <w:t xml:space="preserve"> I would have been happier if I</w:t>
        </w:r>
      </w:ins>
      <w:ins w:id="4438" w:author="Britt Collins" w:date="2021-10-04T16:19:00Z">
        <w:r>
          <w:rPr>
            <w:rFonts w:ascii="Times New Roman" w:hAnsi="Times New Roman"/>
            <w:sz w:val="24"/>
            <w:szCs w:val="24"/>
          </w:rPr>
          <w:t>’</w:t>
        </w:r>
      </w:ins>
      <w:ins w:id="4439" w:author="Britt Collins" w:date="2021-09-30T14:58:00Z">
        <w:r w:rsidR="006F31F6" w:rsidRPr="000B0CC8">
          <w:rPr>
            <w:rFonts w:ascii="Times New Roman" w:hAnsi="Times New Roman"/>
            <w:sz w:val="24"/>
            <w:szCs w:val="24"/>
          </w:rPr>
          <w:t>d heard the excuse, Oh, those fleas. They’re part of the Flea Circus. They recently ended their world tour in Manly</w:t>
        </w:r>
      </w:ins>
      <w:ins w:id="4440" w:author="Britt Collins" w:date="2021-10-04T16:20:00Z">
        <w:r>
          <w:rPr>
            <w:rFonts w:ascii="Times New Roman" w:hAnsi="Times New Roman"/>
            <w:sz w:val="24"/>
            <w:szCs w:val="24"/>
          </w:rPr>
          <w:t>.</w:t>
        </w:r>
      </w:ins>
    </w:p>
    <w:p w14:paraId="666BFD3F" w14:textId="77777777" w:rsidR="007D38BF" w:rsidRDefault="006F31F6" w:rsidP="008C74A4">
      <w:pPr>
        <w:spacing w:line="480" w:lineRule="auto"/>
        <w:ind w:left="-5" w:right="15" w:firstLine="350"/>
        <w:rPr>
          <w:ins w:id="4441" w:author="Britt Collins" w:date="2021-10-04T16:20:00Z"/>
          <w:rFonts w:ascii="Times New Roman" w:hAnsi="Times New Roman"/>
          <w:sz w:val="24"/>
          <w:szCs w:val="24"/>
        </w:rPr>
      </w:pPr>
      <w:ins w:id="4442" w:author="Britt Collins" w:date="2021-09-30T14:58:00Z">
        <w:r w:rsidRPr="000B0CC8">
          <w:rPr>
            <w:rFonts w:ascii="Times New Roman" w:hAnsi="Times New Roman"/>
            <w:sz w:val="24"/>
            <w:szCs w:val="24"/>
          </w:rPr>
          <w:t>"Now is not a good time. We’ll talk about this tomorrow. I need to get ready for work</w:t>
        </w:r>
      </w:ins>
      <w:ins w:id="4443" w:author="Britt Collins" w:date="2021-10-04T16:20:00Z">
        <w:r w:rsidR="007D38BF">
          <w:rPr>
            <w:rFonts w:ascii="Times New Roman" w:hAnsi="Times New Roman"/>
            <w:sz w:val="24"/>
            <w:szCs w:val="24"/>
          </w:rPr>
          <w:t>,”</w:t>
        </w:r>
      </w:ins>
      <w:ins w:id="4444" w:author="Britt Collins" w:date="2021-09-30T14:58:00Z">
        <w:r w:rsidRPr="000B0CC8">
          <w:rPr>
            <w:rFonts w:ascii="Times New Roman" w:hAnsi="Times New Roman"/>
            <w:sz w:val="24"/>
            <w:szCs w:val="24"/>
          </w:rPr>
          <w:t xml:space="preserve"> she huffed</w:t>
        </w:r>
      </w:ins>
      <w:ins w:id="4445" w:author="Britt Collins" w:date="2021-10-04T16:20:00Z">
        <w:r w:rsidR="007D38BF">
          <w:rPr>
            <w:rFonts w:ascii="Times New Roman" w:hAnsi="Times New Roman"/>
            <w:sz w:val="24"/>
            <w:szCs w:val="24"/>
          </w:rPr>
          <w:t xml:space="preserve"> and </w:t>
        </w:r>
      </w:ins>
      <w:ins w:id="4446" w:author="Britt Collins" w:date="2021-09-30T14:58:00Z">
        <w:r w:rsidRPr="000B0CC8">
          <w:rPr>
            <w:rFonts w:ascii="Times New Roman" w:hAnsi="Times New Roman"/>
            <w:sz w:val="24"/>
            <w:szCs w:val="24"/>
          </w:rPr>
          <w:t xml:space="preserve">scurried away, slamming her bedroom door closed. </w:t>
        </w:r>
      </w:ins>
    </w:p>
    <w:p w14:paraId="1B2D6BDD" w14:textId="7DAA58B1" w:rsidR="006F31F6" w:rsidRPr="000B0CC8" w:rsidRDefault="006F31F6">
      <w:pPr>
        <w:spacing w:line="480" w:lineRule="auto"/>
        <w:ind w:left="-5" w:right="15" w:firstLine="350"/>
        <w:rPr>
          <w:ins w:id="4447" w:author="Britt Collins" w:date="2021-09-30T14:58:00Z"/>
          <w:rFonts w:ascii="Times New Roman" w:hAnsi="Times New Roman"/>
          <w:sz w:val="24"/>
          <w:szCs w:val="24"/>
        </w:rPr>
        <w:pPrChange w:id="4448" w:author="Britt Collins" w:date="2021-10-04T16:21:00Z">
          <w:pPr>
            <w:ind w:left="-5" w:right="15"/>
          </w:pPr>
        </w:pPrChange>
      </w:pPr>
      <w:ins w:id="4449" w:author="Britt Collins" w:date="2021-09-30T14:58:00Z">
        <w:r w:rsidRPr="000B0CC8">
          <w:rPr>
            <w:rFonts w:ascii="Times New Roman" w:hAnsi="Times New Roman"/>
            <w:sz w:val="24"/>
            <w:szCs w:val="24"/>
          </w:rPr>
          <w:t xml:space="preserve">I was left in the lounge, heart racing, feeling none-the-wiser about my living situation. My </w:t>
        </w:r>
      </w:ins>
      <w:ins w:id="4450" w:author="Britt Collins" w:date="2021-10-04T16:22:00Z">
        <w:r w:rsidR="007D38BF">
          <w:rPr>
            <w:rFonts w:ascii="Times New Roman" w:hAnsi="Times New Roman"/>
            <w:sz w:val="24"/>
            <w:szCs w:val="24"/>
          </w:rPr>
          <w:t xml:space="preserve">dinner </w:t>
        </w:r>
      </w:ins>
      <w:ins w:id="4451" w:author="Britt Collins" w:date="2021-09-30T14:58:00Z">
        <w:r w:rsidRPr="000B0CC8">
          <w:rPr>
            <w:rFonts w:ascii="Times New Roman" w:hAnsi="Times New Roman"/>
            <w:sz w:val="24"/>
            <w:szCs w:val="24"/>
          </w:rPr>
          <w:t>was ruined. I was in no mood to lick the last of the greasy stuffing oozing out of my half chicken.</w:t>
        </w:r>
      </w:ins>
      <w:ins w:id="4452" w:author="Britt Collins" w:date="2021-10-04T16:21:00Z">
        <w:r w:rsidR="007D38BF">
          <w:rPr>
            <w:rFonts w:ascii="Times New Roman" w:hAnsi="Times New Roman"/>
            <w:sz w:val="24"/>
            <w:szCs w:val="24"/>
          </w:rPr>
          <w:t xml:space="preserve"> </w:t>
        </w:r>
      </w:ins>
      <w:ins w:id="4453" w:author="Britt Collins" w:date="2021-09-30T14:58:00Z">
        <w:r w:rsidRPr="000B0CC8">
          <w:rPr>
            <w:rFonts w:ascii="Times New Roman" w:hAnsi="Times New Roman"/>
            <w:sz w:val="24"/>
            <w:szCs w:val="24"/>
          </w:rPr>
          <w:t>After taking a deep breath</w:t>
        </w:r>
      </w:ins>
      <w:ins w:id="4454" w:author="Britt Collins" w:date="2021-10-04T16:21:00Z">
        <w:r w:rsidR="007D38BF">
          <w:rPr>
            <w:rFonts w:ascii="Times New Roman" w:hAnsi="Times New Roman"/>
            <w:sz w:val="24"/>
            <w:szCs w:val="24"/>
          </w:rPr>
          <w:t>,</w:t>
        </w:r>
      </w:ins>
      <w:ins w:id="4455" w:author="Britt Collins" w:date="2021-09-30T14:58:00Z">
        <w:r w:rsidRPr="000B0CC8">
          <w:rPr>
            <w:rFonts w:ascii="Times New Roman" w:hAnsi="Times New Roman"/>
            <w:sz w:val="24"/>
            <w:szCs w:val="24"/>
          </w:rPr>
          <w:t xml:space="preserve"> I assessed the situation. </w:t>
        </w:r>
      </w:ins>
      <w:ins w:id="4456" w:author="Britt Collins" w:date="2021-10-04T16:21:00Z">
        <w:r w:rsidR="007D38BF">
          <w:rPr>
            <w:rFonts w:ascii="Times New Roman" w:hAnsi="Times New Roman"/>
            <w:sz w:val="24"/>
            <w:szCs w:val="24"/>
          </w:rPr>
          <w:t>I hadn’t a clue h</w:t>
        </w:r>
      </w:ins>
      <w:ins w:id="4457" w:author="Britt Collins" w:date="2021-09-30T14:58:00Z">
        <w:r w:rsidRPr="000B0CC8">
          <w:rPr>
            <w:rFonts w:ascii="Times New Roman" w:hAnsi="Times New Roman"/>
            <w:sz w:val="24"/>
            <w:szCs w:val="24"/>
          </w:rPr>
          <w:t xml:space="preserve">ow I </w:t>
        </w:r>
      </w:ins>
      <w:ins w:id="4458" w:author="Britt Collins" w:date="2021-10-04T16:21:00Z">
        <w:r w:rsidR="007D38BF">
          <w:rPr>
            <w:rFonts w:ascii="Times New Roman" w:hAnsi="Times New Roman"/>
            <w:sz w:val="24"/>
            <w:szCs w:val="24"/>
          </w:rPr>
          <w:t xml:space="preserve">could </w:t>
        </w:r>
      </w:ins>
      <w:ins w:id="4459" w:author="Britt Collins" w:date="2021-09-30T14:58:00Z">
        <w:r w:rsidRPr="000B0CC8">
          <w:rPr>
            <w:rFonts w:ascii="Times New Roman" w:hAnsi="Times New Roman"/>
            <w:sz w:val="24"/>
            <w:szCs w:val="24"/>
          </w:rPr>
          <w:t>get my deposit back and end my tenancy early</w:t>
        </w:r>
      </w:ins>
      <w:ins w:id="4460" w:author="Britt Collins" w:date="2021-10-04T16:21:00Z">
        <w:r w:rsidR="007D38BF">
          <w:rPr>
            <w:rFonts w:ascii="Times New Roman" w:hAnsi="Times New Roman"/>
            <w:sz w:val="24"/>
            <w:szCs w:val="24"/>
          </w:rPr>
          <w:t xml:space="preserve">. </w:t>
        </w:r>
      </w:ins>
      <w:ins w:id="4461" w:author="Britt Collins" w:date="2021-09-30T14:58:00Z">
        <w:r w:rsidRPr="000B0CC8">
          <w:rPr>
            <w:rFonts w:ascii="Times New Roman" w:hAnsi="Times New Roman"/>
            <w:sz w:val="24"/>
            <w:szCs w:val="24"/>
          </w:rPr>
          <w:t>My appetite took little time to return. I wolfed down the remnants of the salty chicken.</w:t>
        </w:r>
      </w:ins>
    </w:p>
    <w:p w14:paraId="51658770" w14:textId="77777777" w:rsidR="007D38BF" w:rsidRDefault="007D38BF">
      <w:pPr>
        <w:spacing w:line="480" w:lineRule="auto"/>
        <w:ind w:left="-5" w:right="15"/>
        <w:rPr>
          <w:ins w:id="4462" w:author="Britt Collins" w:date="2021-10-04T16:22:00Z"/>
          <w:rFonts w:ascii="Times New Roman" w:hAnsi="Times New Roman"/>
          <w:sz w:val="24"/>
          <w:szCs w:val="24"/>
        </w:rPr>
      </w:pPr>
    </w:p>
    <w:p w14:paraId="16D09ACE" w14:textId="77777777" w:rsidR="00DA096F" w:rsidRDefault="006F31F6">
      <w:pPr>
        <w:spacing w:line="480" w:lineRule="auto"/>
        <w:ind w:left="-5" w:right="15"/>
        <w:rPr>
          <w:ins w:id="4463" w:author="Britt Collins" w:date="2021-10-04T16:29:00Z"/>
          <w:rFonts w:ascii="Times New Roman" w:hAnsi="Times New Roman"/>
          <w:sz w:val="24"/>
          <w:szCs w:val="24"/>
        </w:rPr>
      </w:pPr>
      <w:ins w:id="4464" w:author="Britt Collins" w:date="2021-09-30T14:58:00Z">
        <w:r w:rsidRPr="000B0CC8">
          <w:rPr>
            <w:rFonts w:ascii="Times New Roman" w:hAnsi="Times New Roman"/>
            <w:sz w:val="24"/>
            <w:szCs w:val="24"/>
          </w:rPr>
          <w:t xml:space="preserve">At the start of the week my thoughts were preoccupied with moving out and losing out i.e., the Manly apartment deposit. I didn’t have a clue what my rights were and what my next steps should be to relinquish it. I </w:t>
        </w:r>
      </w:ins>
      <w:ins w:id="4465" w:author="Britt Collins" w:date="2021-10-04T16:22:00Z">
        <w:r w:rsidR="007D38BF">
          <w:rPr>
            <w:rFonts w:ascii="Times New Roman" w:hAnsi="Times New Roman"/>
            <w:sz w:val="24"/>
            <w:szCs w:val="24"/>
          </w:rPr>
          <w:t>walk</w:t>
        </w:r>
      </w:ins>
      <w:ins w:id="4466" w:author="Britt Collins" w:date="2021-09-30T14:58:00Z">
        <w:r w:rsidRPr="000B0CC8">
          <w:rPr>
            <w:rFonts w:ascii="Times New Roman" w:hAnsi="Times New Roman"/>
            <w:sz w:val="24"/>
            <w:szCs w:val="24"/>
          </w:rPr>
          <w:t xml:space="preserve">ed </w:t>
        </w:r>
      </w:ins>
      <w:ins w:id="4467" w:author="Britt Collins" w:date="2021-10-04T16:22:00Z">
        <w:r w:rsidR="007D38BF">
          <w:rPr>
            <w:rFonts w:ascii="Times New Roman" w:hAnsi="Times New Roman"/>
            <w:sz w:val="24"/>
            <w:szCs w:val="24"/>
          </w:rPr>
          <w:t xml:space="preserve">into </w:t>
        </w:r>
      </w:ins>
      <w:ins w:id="4468" w:author="Britt Collins" w:date="2021-09-30T14:58:00Z">
        <w:r w:rsidRPr="000B0CC8">
          <w:rPr>
            <w:rFonts w:ascii="Times New Roman" w:hAnsi="Times New Roman"/>
            <w:sz w:val="24"/>
            <w:szCs w:val="24"/>
          </w:rPr>
          <w:t>the client</w:t>
        </w:r>
      </w:ins>
      <w:ins w:id="4469" w:author="Britt Collins" w:date="2021-10-04T16:22:00Z">
        <w:r w:rsidR="007D38BF">
          <w:rPr>
            <w:rFonts w:ascii="Times New Roman" w:hAnsi="Times New Roman"/>
            <w:sz w:val="24"/>
            <w:szCs w:val="24"/>
          </w:rPr>
          <w:t>’</w:t>
        </w:r>
      </w:ins>
      <w:ins w:id="4470" w:author="Britt Collins" w:date="2021-09-30T14:58:00Z">
        <w:r w:rsidRPr="000B0CC8">
          <w:rPr>
            <w:rFonts w:ascii="Times New Roman" w:hAnsi="Times New Roman"/>
            <w:sz w:val="24"/>
            <w:szCs w:val="24"/>
          </w:rPr>
          <w:t xml:space="preserve">s office. Dan was in the tester's cubicle with a beaming smile across his face. </w:t>
        </w:r>
      </w:ins>
    </w:p>
    <w:p w14:paraId="7787C130" w14:textId="77777777" w:rsidR="00DA096F" w:rsidRDefault="00DA096F" w:rsidP="00DA096F">
      <w:pPr>
        <w:spacing w:line="480" w:lineRule="auto"/>
        <w:ind w:left="-5" w:right="15" w:firstLine="725"/>
        <w:rPr>
          <w:ins w:id="4471" w:author="Britt Collins" w:date="2021-10-04T16:29:00Z"/>
          <w:rFonts w:ascii="Times New Roman" w:hAnsi="Times New Roman"/>
          <w:sz w:val="24"/>
          <w:szCs w:val="24"/>
        </w:rPr>
      </w:pPr>
      <w:ins w:id="4472" w:author="Britt Collins" w:date="2021-10-04T16:29:00Z">
        <w:r>
          <w:rPr>
            <w:rFonts w:ascii="Times New Roman" w:hAnsi="Times New Roman"/>
            <w:sz w:val="24"/>
            <w:szCs w:val="24"/>
          </w:rPr>
          <w:t>“</w:t>
        </w:r>
      </w:ins>
      <w:ins w:id="4473" w:author="Britt Collins" w:date="2021-09-30T14:58:00Z">
        <w:r w:rsidR="006F31F6" w:rsidRPr="000B0CC8">
          <w:rPr>
            <w:rFonts w:ascii="Times New Roman" w:hAnsi="Times New Roman"/>
            <w:sz w:val="24"/>
            <w:szCs w:val="24"/>
          </w:rPr>
          <w:t>How are you this fine morning Mr Clarke?</w:t>
        </w:r>
      </w:ins>
      <w:ins w:id="4474" w:author="Britt Collins" w:date="2021-10-04T16:29:00Z">
        <w:r>
          <w:rPr>
            <w:rFonts w:ascii="Times New Roman" w:hAnsi="Times New Roman"/>
            <w:sz w:val="24"/>
            <w:szCs w:val="24"/>
          </w:rPr>
          <w:t>”</w:t>
        </w:r>
      </w:ins>
      <w:ins w:id="4475" w:author="Britt Collins" w:date="2021-09-30T14:58:00Z">
        <w:r w:rsidR="006F31F6" w:rsidRPr="000B0CC8">
          <w:rPr>
            <w:rFonts w:ascii="Times New Roman" w:hAnsi="Times New Roman"/>
            <w:sz w:val="24"/>
            <w:szCs w:val="24"/>
          </w:rPr>
          <w:t xml:space="preserve"> he bellowed. </w:t>
        </w:r>
      </w:ins>
    </w:p>
    <w:p w14:paraId="023BB8D4" w14:textId="77777777" w:rsidR="008D186B" w:rsidRDefault="00DA096F">
      <w:pPr>
        <w:spacing w:line="480" w:lineRule="auto"/>
        <w:ind w:left="-5" w:right="15" w:firstLine="725"/>
        <w:rPr>
          <w:ins w:id="4476" w:author="Britt Collins" w:date="2021-10-04T17:35:00Z"/>
          <w:rFonts w:ascii="Times New Roman" w:hAnsi="Times New Roman"/>
          <w:sz w:val="24"/>
          <w:szCs w:val="24"/>
        </w:rPr>
      </w:pPr>
      <w:ins w:id="4477" w:author="Britt Collins" w:date="2021-10-04T16:30:00Z">
        <w:r>
          <w:rPr>
            <w:rFonts w:ascii="Times New Roman" w:hAnsi="Times New Roman"/>
            <w:sz w:val="24"/>
            <w:szCs w:val="24"/>
          </w:rPr>
          <w:t>“</w:t>
        </w:r>
      </w:ins>
      <w:ins w:id="4478" w:author="Britt Collins" w:date="2021-09-30T14:58:00Z">
        <w:r w:rsidR="006F31F6" w:rsidRPr="000B0CC8">
          <w:rPr>
            <w:rFonts w:ascii="Times New Roman" w:hAnsi="Times New Roman"/>
            <w:sz w:val="24"/>
            <w:szCs w:val="24"/>
          </w:rPr>
          <w:t>I’m alright</w:t>
        </w:r>
      </w:ins>
      <w:ins w:id="4479" w:author="Britt Collins" w:date="2021-10-04T16:30:00Z">
        <w:r>
          <w:rPr>
            <w:rFonts w:ascii="Times New Roman" w:hAnsi="Times New Roman"/>
            <w:sz w:val="24"/>
            <w:szCs w:val="24"/>
          </w:rPr>
          <w:t>,”</w:t>
        </w:r>
      </w:ins>
      <w:ins w:id="4480" w:author="Britt Collins" w:date="2021-09-30T14:58:00Z">
        <w:r w:rsidR="006F31F6" w:rsidRPr="000B0CC8">
          <w:rPr>
            <w:rFonts w:ascii="Times New Roman" w:hAnsi="Times New Roman"/>
            <w:sz w:val="24"/>
            <w:szCs w:val="24"/>
          </w:rPr>
          <w:t xml:space="preserve"> I said forlorn</w:t>
        </w:r>
      </w:ins>
      <w:ins w:id="4481" w:author="Britt Collins" w:date="2021-10-04T16:30:00Z">
        <w:r>
          <w:rPr>
            <w:rFonts w:ascii="Times New Roman" w:hAnsi="Times New Roman"/>
            <w:sz w:val="24"/>
            <w:szCs w:val="24"/>
          </w:rPr>
          <w:t>ly, avoiding eye contact</w:t>
        </w:r>
      </w:ins>
      <w:ins w:id="4482" w:author="Britt Collins" w:date="2021-09-30T14:58:00Z">
        <w:r w:rsidR="006F31F6" w:rsidRPr="000B0CC8">
          <w:rPr>
            <w:rFonts w:ascii="Times New Roman" w:hAnsi="Times New Roman"/>
            <w:sz w:val="24"/>
            <w:szCs w:val="24"/>
          </w:rPr>
          <w:t>. I wanted to respond with full details of the chat I had with Flo</w:t>
        </w:r>
      </w:ins>
      <w:ins w:id="4483" w:author="Britt Collins" w:date="2021-10-04T16:30:00Z">
        <w:r>
          <w:rPr>
            <w:rFonts w:ascii="Times New Roman" w:hAnsi="Times New Roman"/>
            <w:sz w:val="24"/>
            <w:szCs w:val="24"/>
          </w:rPr>
          <w:t xml:space="preserve"> but</w:t>
        </w:r>
      </w:ins>
      <w:ins w:id="4484" w:author="Britt Collins" w:date="2021-09-30T14:58:00Z">
        <w:r w:rsidR="006F31F6" w:rsidRPr="000B0CC8">
          <w:rPr>
            <w:rFonts w:ascii="Times New Roman" w:hAnsi="Times New Roman"/>
            <w:sz w:val="24"/>
            <w:szCs w:val="24"/>
          </w:rPr>
          <w:t xml:space="preserve"> wasn't sure if he</w:t>
        </w:r>
      </w:ins>
      <w:ins w:id="4485" w:author="Britt Collins" w:date="2021-10-04T16:30:00Z">
        <w:r>
          <w:rPr>
            <w:rFonts w:ascii="Times New Roman" w:hAnsi="Times New Roman"/>
            <w:sz w:val="24"/>
            <w:szCs w:val="24"/>
          </w:rPr>
          <w:t>’</w:t>
        </w:r>
      </w:ins>
      <w:ins w:id="4486" w:author="Britt Collins" w:date="2021-09-30T14:58:00Z">
        <w:r w:rsidR="006F31F6" w:rsidRPr="000B0CC8">
          <w:rPr>
            <w:rFonts w:ascii="Times New Roman" w:hAnsi="Times New Roman"/>
            <w:sz w:val="24"/>
            <w:szCs w:val="24"/>
          </w:rPr>
          <w:t>d be receptive to my social problems.</w:t>
        </w:r>
      </w:ins>
    </w:p>
    <w:p w14:paraId="3445BE47" w14:textId="2F9BFAE7" w:rsidR="008D186B" w:rsidRDefault="006F31F6">
      <w:pPr>
        <w:spacing w:line="480" w:lineRule="auto"/>
        <w:ind w:left="-5" w:right="15" w:firstLine="725"/>
        <w:rPr>
          <w:ins w:id="4487" w:author="Britt Collins" w:date="2021-10-04T17:36:00Z"/>
          <w:rFonts w:ascii="Times New Roman" w:hAnsi="Times New Roman"/>
          <w:sz w:val="24"/>
          <w:szCs w:val="24"/>
        </w:rPr>
      </w:pPr>
      <w:ins w:id="4488" w:author="Britt Collins" w:date="2021-09-30T14:58:00Z">
        <w:r w:rsidRPr="000B0CC8">
          <w:rPr>
            <w:rFonts w:ascii="Times New Roman" w:hAnsi="Times New Roman"/>
            <w:sz w:val="24"/>
            <w:szCs w:val="24"/>
          </w:rPr>
          <w:t xml:space="preserve"> Dan was skilled at reading a person’s body language. I was an open book, and one with very few pages. </w:t>
        </w:r>
      </w:ins>
      <w:ins w:id="4489" w:author="Britt Collins" w:date="2021-10-04T17:35:00Z">
        <w:r w:rsidR="008D186B">
          <w:rPr>
            <w:rFonts w:ascii="Times New Roman" w:hAnsi="Times New Roman"/>
            <w:sz w:val="24"/>
            <w:szCs w:val="24"/>
          </w:rPr>
          <w:t>“</w:t>
        </w:r>
      </w:ins>
      <w:ins w:id="4490" w:author="Britt Collins" w:date="2021-09-30T14:58:00Z">
        <w:r w:rsidRPr="000B0CC8">
          <w:rPr>
            <w:rFonts w:ascii="Times New Roman" w:hAnsi="Times New Roman"/>
            <w:sz w:val="24"/>
            <w:szCs w:val="24"/>
          </w:rPr>
          <w:t>You don’t seem your usual self, what’s up? Is it lady trouble?</w:t>
        </w:r>
      </w:ins>
      <w:ins w:id="4491" w:author="Britt Collins" w:date="2021-10-04T17:36:00Z">
        <w:r w:rsidR="008D186B">
          <w:rPr>
            <w:rFonts w:ascii="Times New Roman" w:hAnsi="Times New Roman"/>
            <w:sz w:val="24"/>
            <w:szCs w:val="24"/>
          </w:rPr>
          <w:t>”</w:t>
        </w:r>
      </w:ins>
    </w:p>
    <w:p w14:paraId="6F6ED3E0" w14:textId="17643161" w:rsidR="00BA2AF1" w:rsidRDefault="00BA2AF1">
      <w:pPr>
        <w:spacing w:line="480" w:lineRule="auto"/>
        <w:ind w:left="-5" w:right="15" w:firstLine="725"/>
        <w:rPr>
          <w:ins w:id="4492" w:author="Britt Collins" w:date="2021-10-04T17:43:00Z"/>
          <w:rFonts w:ascii="Times New Roman" w:hAnsi="Times New Roman"/>
          <w:sz w:val="24"/>
          <w:szCs w:val="24"/>
        </w:rPr>
      </w:pPr>
      <w:ins w:id="4493" w:author="Britt Collins" w:date="2021-10-04T17:42:00Z">
        <w:r>
          <w:rPr>
            <w:rFonts w:ascii="Times New Roman" w:hAnsi="Times New Roman"/>
            <w:sz w:val="24"/>
            <w:szCs w:val="24"/>
          </w:rPr>
          <w:t>“</w:t>
        </w:r>
      </w:ins>
      <w:ins w:id="4494" w:author="Britt Collins" w:date="2021-09-30T14:58:00Z">
        <w:r w:rsidR="006F31F6" w:rsidRPr="000B0CC8">
          <w:rPr>
            <w:rFonts w:ascii="Times New Roman" w:hAnsi="Times New Roman"/>
            <w:sz w:val="24"/>
            <w:szCs w:val="24"/>
          </w:rPr>
          <w:t>Kind of. I looked at the flat you mentioned. I loved it. Great little place. Becs and Carl are nice. I</w:t>
        </w:r>
      </w:ins>
      <w:ins w:id="4495" w:author="Britt Collins" w:date="2021-10-04T17:42:00Z">
        <w:r>
          <w:rPr>
            <w:rFonts w:ascii="Times New Roman" w:hAnsi="Times New Roman"/>
            <w:sz w:val="24"/>
            <w:szCs w:val="24"/>
          </w:rPr>
          <w:t>’</w:t>
        </w:r>
      </w:ins>
      <w:ins w:id="4496" w:author="Britt Collins" w:date="2021-09-30T14:58:00Z">
        <w:r w:rsidR="006F31F6" w:rsidRPr="000B0CC8">
          <w:rPr>
            <w:rFonts w:ascii="Times New Roman" w:hAnsi="Times New Roman"/>
            <w:sz w:val="24"/>
            <w:szCs w:val="24"/>
          </w:rPr>
          <w:t>d love to move in at the earliest opportunity. The flat in Manly is terrible. The problem is my landlady. I verbally agreed, back in January, that I</w:t>
        </w:r>
      </w:ins>
      <w:ins w:id="4497" w:author="Britt Collins" w:date="2021-10-04T17:43:00Z">
        <w:r>
          <w:rPr>
            <w:rFonts w:ascii="Times New Roman" w:hAnsi="Times New Roman"/>
            <w:sz w:val="24"/>
            <w:szCs w:val="24"/>
          </w:rPr>
          <w:t>’</w:t>
        </w:r>
      </w:ins>
      <w:ins w:id="4498" w:author="Britt Collins" w:date="2021-09-30T14:58:00Z">
        <w:r w:rsidR="006F31F6" w:rsidRPr="000B0CC8">
          <w:rPr>
            <w:rFonts w:ascii="Times New Roman" w:hAnsi="Times New Roman"/>
            <w:sz w:val="24"/>
            <w:szCs w:val="24"/>
          </w:rPr>
          <w:t xml:space="preserve">d be staying for at least </w:t>
        </w:r>
      </w:ins>
      <w:ins w:id="4499" w:author="Britt Collins" w:date="2021-10-04T17:43:00Z">
        <w:r>
          <w:rPr>
            <w:rFonts w:ascii="Times New Roman" w:hAnsi="Times New Roman"/>
            <w:sz w:val="24"/>
            <w:szCs w:val="24"/>
          </w:rPr>
          <w:t xml:space="preserve">six </w:t>
        </w:r>
      </w:ins>
      <w:ins w:id="4500" w:author="Britt Collins" w:date="2021-09-30T14:58:00Z">
        <w:r w:rsidR="006F31F6" w:rsidRPr="000B0CC8">
          <w:rPr>
            <w:rFonts w:ascii="Times New Roman" w:hAnsi="Times New Roman"/>
            <w:sz w:val="24"/>
            <w:szCs w:val="24"/>
          </w:rPr>
          <w:t>months. I know a verbal agreement isn’t worth anything. I</w:t>
        </w:r>
      </w:ins>
      <w:ins w:id="4501" w:author="Britt Collins" w:date="2021-10-04T17:43:00Z">
        <w:r>
          <w:rPr>
            <w:rFonts w:ascii="Times New Roman" w:hAnsi="Times New Roman"/>
            <w:sz w:val="24"/>
            <w:szCs w:val="24"/>
          </w:rPr>
          <w:t>’</w:t>
        </w:r>
      </w:ins>
      <w:ins w:id="4502" w:author="Britt Collins" w:date="2021-09-30T14:58:00Z">
        <w:r w:rsidR="006F31F6" w:rsidRPr="000B0CC8">
          <w:rPr>
            <w:rFonts w:ascii="Times New Roman" w:hAnsi="Times New Roman"/>
            <w:sz w:val="24"/>
            <w:szCs w:val="24"/>
          </w:rPr>
          <w:t>ve paid a deposit which, Flo, the landlady has. How do I go about leaving the flat and still keep my deposit?</w:t>
        </w:r>
      </w:ins>
      <w:ins w:id="4503" w:author="Britt Collins" w:date="2021-10-04T17:43:00Z">
        <w:r>
          <w:rPr>
            <w:rFonts w:ascii="Times New Roman" w:hAnsi="Times New Roman"/>
            <w:sz w:val="24"/>
            <w:szCs w:val="24"/>
          </w:rPr>
          <w:t>”</w:t>
        </w:r>
      </w:ins>
    </w:p>
    <w:p w14:paraId="153ABB56" w14:textId="77777777" w:rsidR="00BA2AF1" w:rsidRDefault="006F31F6">
      <w:pPr>
        <w:spacing w:line="480" w:lineRule="auto"/>
        <w:ind w:left="-5" w:right="15" w:firstLine="725"/>
        <w:rPr>
          <w:ins w:id="4504" w:author="Britt Collins" w:date="2021-10-04T17:44:00Z"/>
          <w:rFonts w:ascii="Times New Roman" w:hAnsi="Times New Roman"/>
          <w:sz w:val="24"/>
          <w:szCs w:val="24"/>
        </w:rPr>
      </w:pPr>
      <w:ins w:id="4505" w:author="Britt Collins" w:date="2021-09-30T14:58:00Z">
        <w:r w:rsidRPr="000B0CC8">
          <w:rPr>
            <w:rFonts w:ascii="Times New Roman" w:hAnsi="Times New Roman"/>
            <w:sz w:val="24"/>
            <w:szCs w:val="24"/>
          </w:rPr>
          <w:t xml:space="preserve">Dan was on it. He Googled about tenant’s rights in Australia. </w:t>
        </w:r>
      </w:ins>
      <w:ins w:id="4506" w:author="Britt Collins" w:date="2021-10-04T17:43:00Z">
        <w:r w:rsidR="00BA2AF1">
          <w:rPr>
            <w:rFonts w:ascii="Times New Roman" w:hAnsi="Times New Roman"/>
            <w:sz w:val="24"/>
            <w:szCs w:val="24"/>
          </w:rPr>
          <w:t>“</w:t>
        </w:r>
      </w:ins>
      <w:ins w:id="4507" w:author="Britt Collins" w:date="2021-09-30T14:58:00Z">
        <w:r w:rsidRPr="000B0CC8">
          <w:rPr>
            <w:rFonts w:ascii="Times New Roman" w:hAnsi="Times New Roman"/>
            <w:sz w:val="24"/>
            <w:szCs w:val="24"/>
          </w:rPr>
          <w:t>It looks like you as a tenant have many rights. It says here, if you haven’t signed any agreement, you just need to give written notice. Your deposit is safe. I can write a letter for your landlady if that helps?</w:t>
        </w:r>
      </w:ins>
      <w:ins w:id="4508" w:author="Britt Collins" w:date="2021-10-04T17:44:00Z">
        <w:r w:rsidR="00BA2AF1">
          <w:rPr>
            <w:rFonts w:ascii="Times New Roman" w:hAnsi="Times New Roman"/>
            <w:sz w:val="24"/>
            <w:szCs w:val="24"/>
          </w:rPr>
          <w:t>”</w:t>
        </w:r>
      </w:ins>
      <w:ins w:id="4509" w:author="Britt Collins" w:date="2021-09-30T14:58:00Z">
        <w:r w:rsidRPr="000B0CC8">
          <w:rPr>
            <w:rFonts w:ascii="Times New Roman" w:hAnsi="Times New Roman"/>
            <w:sz w:val="24"/>
            <w:szCs w:val="24"/>
          </w:rPr>
          <w:t xml:space="preserve"> </w:t>
        </w:r>
      </w:ins>
    </w:p>
    <w:p w14:paraId="4146721A" w14:textId="77777777" w:rsidR="00D309AD" w:rsidRDefault="00BA2AF1">
      <w:pPr>
        <w:spacing w:line="480" w:lineRule="auto"/>
        <w:ind w:left="-5" w:right="15" w:firstLine="725"/>
        <w:rPr>
          <w:ins w:id="4510" w:author="Britt Collins" w:date="2021-10-04T17:49:00Z"/>
          <w:rFonts w:ascii="Times New Roman" w:hAnsi="Times New Roman"/>
          <w:sz w:val="24"/>
          <w:szCs w:val="24"/>
        </w:rPr>
      </w:pPr>
      <w:ins w:id="4511" w:author="Britt Collins" w:date="2021-10-04T17:44:00Z">
        <w:r>
          <w:rPr>
            <w:rFonts w:ascii="Times New Roman" w:hAnsi="Times New Roman"/>
            <w:sz w:val="24"/>
            <w:szCs w:val="24"/>
          </w:rPr>
          <w:t>“</w:t>
        </w:r>
      </w:ins>
      <w:ins w:id="4512" w:author="Britt Collins" w:date="2021-09-30T14:58:00Z">
        <w:r w:rsidR="006F31F6" w:rsidRPr="000B0CC8">
          <w:rPr>
            <w:rFonts w:ascii="Times New Roman" w:hAnsi="Times New Roman"/>
            <w:sz w:val="24"/>
            <w:szCs w:val="24"/>
          </w:rPr>
          <w:t>Yeah, sure, that would be great.</w:t>
        </w:r>
      </w:ins>
      <w:ins w:id="4513" w:author="Britt Collins" w:date="2021-10-04T17:46:00Z">
        <w:r w:rsidR="00D309AD">
          <w:rPr>
            <w:rFonts w:ascii="Times New Roman" w:hAnsi="Times New Roman"/>
            <w:sz w:val="24"/>
            <w:szCs w:val="24"/>
          </w:rPr>
          <w:t>”</w:t>
        </w:r>
      </w:ins>
      <w:ins w:id="4514" w:author="Britt Collins" w:date="2021-09-30T14:58:00Z">
        <w:r w:rsidR="006F31F6" w:rsidRPr="000B0CC8">
          <w:rPr>
            <w:rFonts w:ascii="Times New Roman" w:hAnsi="Times New Roman"/>
            <w:sz w:val="24"/>
            <w:szCs w:val="24"/>
          </w:rPr>
          <w:t xml:space="preserve"> It was great getting help from a friend. </w:t>
        </w:r>
      </w:ins>
    </w:p>
    <w:p w14:paraId="53736C46" w14:textId="0D8215B0" w:rsidR="00D309AD" w:rsidRDefault="00D309AD">
      <w:pPr>
        <w:spacing w:line="480" w:lineRule="auto"/>
        <w:ind w:left="-5" w:right="15" w:firstLine="725"/>
        <w:rPr>
          <w:ins w:id="4515" w:author="Britt Collins" w:date="2021-10-04T17:50:00Z"/>
          <w:rFonts w:ascii="Times New Roman" w:hAnsi="Times New Roman"/>
          <w:sz w:val="24"/>
          <w:szCs w:val="24"/>
        </w:rPr>
      </w:pPr>
      <w:ins w:id="4516" w:author="Britt Collins" w:date="2021-10-04T17:49:00Z">
        <w:r>
          <w:rPr>
            <w:rFonts w:ascii="Times New Roman" w:hAnsi="Times New Roman"/>
            <w:sz w:val="24"/>
            <w:szCs w:val="24"/>
          </w:rPr>
          <w:t>“</w:t>
        </w:r>
      </w:ins>
      <w:ins w:id="4517" w:author="Britt Collins" w:date="2021-09-30T14:58:00Z">
        <w:r w:rsidR="006F31F6" w:rsidRPr="000B0CC8">
          <w:rPr>
            <w:rFonts w:ascii="Times New Roman" w:hAnsi="Times New Roman"/>
            <w:sz w:val="24"/>
            <w:szCs w:val="24"/>
          </w:rPr>
          <w:t>There</w:t>
        </w:r>
      </w:ins>
      <w:ins w:id="4518" w:author="Britt Collins" w:date="2021-10-04T17:49:00Z">
        <w:r>
          <w:rPr>
            <w:rFonts w:ascii="Times New Roman" w:hAnsi="Times New Roman"/>
            <w:sz w:val="24"/>
            <w:szCs w:val="24"/>
          </w:rPr>
          <w:t xml:space="preserve">,” </w:t>
        </w:r>
      </w:ins>
      <w:ins w:id="4519" w:author="Britt Collins" w:date="2021-09-30T14:58:00Z">
        <w:r w:rsidR="006F31F6" w:rsidRPr="000B0CC8">
          <w:rPr>
            <w:rFonts w:ascii="Times New Roman" w:hAnsi="Times New Roman"/>
            <w:sz w:val="24"/>
            <w:szCs w:val="24"/>
          </w:rPr>
          <w:t xml:space="preserve">he said, handing me a letter fresh from the computer printer. </w:t>
        </w:r>
      </w:ins>
      <w:ins w:id="4520" w:author="Britt Collins" w:date="2021-10-04T17:49:00Z">
        <w:r>
          <w:rPr>
            <w:rFonts w:ascii="Times New Roman" w:hAnsi="Times New Roman"/>
            <w:sz w:val="24"/>
            <w:szCs w:val="24"/>
          </w:rPr>
          <w:t>“</w:t>
        </w:r>
      </w:ins>
      <w:ins w:id="4521" w:author="Britt Collins" w:date="2021-09-30T14:58:00Z">
        <w:r w:rsidR="006F31F6" w:rsidRPr="000B0CC8">
          <w:rPr>
            <w:rFonts w:ascii="Times New Roman" w:hAnsi="Times New Roman"/>
            <w:sz w:val="24"/>
            <w:szCs w:val="24"/>
          </w:rPr>
          <w:t>Have a read of that, I can update it if need be. If it looks good give that to your landlady and see what she has to say</w:t>
        </w:r>
      </w:ins>
      <w:ins w:id="4522" w:author="Britt Collins" w:date="2021-10-04T17:50:00Z">
        <w:r>
          <w:rPr>
            <w:rFonts w:ascii="Times New Roman" w:hAnsi="Times New Roman"/>
            <w:sz w:val="24"/>
            <w:szCs w:val="24"/>
          </w:rPr>
          <w:t>.”</w:t>
        </w:r>
      </w:ins>
    </w:p>
    <w:p w14:paraId="388FB9AE" w14:textId="6CDED795" w:rsidR="006F31F6" w:rsidRPr="000B0CC8" w:rsidRDefault="006F31F6">
      <w:pPr>
        <w:spacing w:line="480" w:lineRule="auto"/>
        <w:ind w:left="-5" w:right="15" w:firstLine="725"/>
        <w:rPr>
          <w:ins w:id="4523" w:author="Britt Collins" w:date="2021-09-30T14:58:00Z"/>
          <w:rFonts w:ascii="Times New Roman" w:hAnsi="Times New Roman"/>
          <w:sz w:val="24"/>
          <w:szCs w:val="24"/>
        </w:rPr>
        <w:pPrChange w:id="4524" w:author="Britt Collins" w:date="2021-10-04T16:29:00Z">
          <w:pPr>
            <w:ind w:left="-5" w:right="15"/>
          </w:pPr>
        </w:pPrChange>
      </w:pPr>
      <w:ins w:id="4525" w:author="Britt Collins" w:date="2021-09-30T14:58:00Z">
        <w:r w:rsidRPr="000B0CC8">
          <w:rPr>
            <w:rFonts w:ascii="Times New Roman" w:hAnsi="Times New Roman"/>
            <w:sz w:val="24"/>
            <w:szCs w:val="24"/>
          </w:rPr>
          <w:t xml:space="preserve">I looked at the print like it was Willy Wonka’s golden ticket. I beamed as I read out my rights as a tenant. </w:t>
        </w:r>
      </w:ins>
      <w:ins w:id="4526" w:author="Britt Collins" w:date="2021-10-04T17:50:00Z">
        <w:r w:rsidR="00D309AD">
          <w:rPr>
            <w:rFonts w:ascii="Times New Roman" w:hAnsi="Times New Roman"/>
            <w:sz w:val="24"/>
            <w:szCs w:val="24"/>
          </w:rPr>
          <w:t>“</w:t>
        </w:r>
      </w:ins>
      <w:ins w:id="4527" w:author="Britt Collins" w:date="2021-09-30T14:58:00Z">
        <w:r w:rsidRPr="000B0CC8">
          <w:rPr>
            <w:rFonts w:ascii="Times New Roman" w:hAnsi="Times New Roman"/>
            <w:sz w:val="24"/>
            <w:szCs w:val="24"/>
          </w:rPr>
          <w:t>This is brilliant Dan, thanks very much.</w:t>
        </w:r>
      </w:ins>
      <w:ins w:id="4528" w:author="Britt Collins" w:date="2021-10-04T17:50:00Z">
        <w:r w:rsidR="00D309AD">
          <w:rPr>
            <w:rFonts w:ascii="Times New Roman" w:hAnsi="Times New Roman"/>
            <w:sz w:val="24"/>
            <w:szCs w:val="24"/>
          </w:rPr>
          <w:t>”</w:t>
        </w:r>
      </w:ins>
      <w:ins w:id="4529" w:author="Britt Collins" w:date="2021-09-30T14:58:00Z">
        <w:r w:rsidRPr="000B0CC8">
          <w:rPr>
            <w:rFonts w:ascii="Times New Roman" w:hAnsi="Times New Roman"/>
            <w:sz w:val="24"/>
            <w:szCs w:val="24"/>
          </w:rPr>
          <w:t xml:space="preserve"> I felt happier with the flat situation, knowing some of my rights.</w:t>
        </w:r>
      </w:ins>
    </w:p>
    <w:p w14:paraId="7CD30B1E" w14:textId="0E4E7555" w:rsidR="006F31F6" w:rsidRPr="000B0CC8" w:rsidRDefault="006F31F6">
      <w:pPr>
        <w:spacing w:after="10" w:line="480" w:lineRule="auto"/>
        <w:ind w:left="-5" w:right="15" w:firstLine="725"/>
        <w:rPr>
          <w:ins w:id="4530" w:author="Britt Collins" w:date="2021-09-30T14:58:00Z"/>
          <w:rFonts w:ascii="Times New Roman" w:hAnsi="Times New Roman"/>
          <w:sz w:val="24"/>
          <w:szCs w:val="24"/>
        </w:rPr>
        <w:pPrChange w:id="4531" w:author="Britt Collins" w:date="2021-10-04T17:51:00Z">
          <w:pPr>
            <w:spacing w:after="10"/>
            <w:ind w:left="-5" w:right="15"/>
          </w:pPr>
        </w:pPrChange>
      </w:pPr>
      <w:ins w:id="4532" w:author="Britt Collins" w:date="2021-09-30T14:58:00Z">
        <w:r w:rsidRPr="000B0CC8">
          <w:rPr>
            <w:rFonts w:ascii="Times New Roman" w:hAnsi="Times New Roman"/>
            <w:sz w:val="24"/>
            <w:szCs w:val="24"/>
          </w:rPr>
          <w:lastRenderedPageBreak/>
          <w:t xml:space="preserve">After finishing work, I got home and placed the golden ticket on the kitchen table. I looked down at it. An element of doubt entered my mind. I lay in bed and looked blankly at the high ceiling. </w:t>
        </w:r>
      </w:ins>
      <w:ins w:id="4533" w:author="Britt Collins" w:date="2021-10-04T17:51:00Z">
        <w:r w:rsidR="00D309AD" w:rsidRPr="000B0CC8">
          <w:rPr>
            <w:rFonts w:ascii="Times New Roman" w:hAnsi="Times New Roman"/>
            <w:sz w:val="24"/>
            <w:szCs w:val="24"/>
          </w:rPr>
          <w:t xml:space="preserve">I was beginning to divorce myself from </w:t>
        </w:r>
        <w:r w:rsidR="00D309AD">
          <w:rPr>
            <w:rFonts w:ascii="Times New Roman" w:hAnsi="Times New Roman"/>
            <w:sz w:val="24"/>
            <w:szCs w:val="24"/>
          </w:rPr>
          <w:t>t</w:t>
        </w:r>
      </w:ins>
      <w:ins w:id="4534" w:author="Britt Collins" w:date="2021-09-30T14:58:00Z">
        <w:r w:rsidRPr="000B0CC8">
          <w:rPr>
            <w:rFonts w:ascii="Times New Roman" w:hAnsi="Times New Roman"/>
            <w:sz w:val="24"/>
            <w:szCs w:val="24"/>
          </w:rPr>
          <w:t>his place I called home</w:t>
        </w:r>
      </w:ins>
      <w:ins w:id="4535" w:author="Britt Collins" w:date="2021-10-04T17:51:00Z">
        <w:r w:rsidR="00D309AD">
          <w:rPr>
            <w:rFonts w:ascii="Times New Roman" w:hAnsi="Times New Roman"/>
            <w:sz w:val="24"/>
            <w:szCs w:val="24"/>
          </w:rPr>
          <w:t xml:space="preserve"> and </w:t>
        </w:r>
      </w:ins>
      <w:ins w:id="4536" w:author="Britt Collins" w:date="2021-09-30T14:58:00Z">
        <w:r w:rsidRPr="000B0CC8">
          <w:rPr>
            <w:rFonts w:ascii="Times New Roman" w:hAnsi="Times New Roman"/>
            <w:sz w:val="24"/>
            <w:szCs w:val="24"/>
          </w:rPr>
          <w:t>wanted to move into the Rose Bay flat immediately.</w:t>
        </w:r>
      </w:ins>
    </w:p>
    <w:p w14:paraId="3294891E" w14:textId="77777777" w:rsidR="00DD744C" w:rsidRDefault="006F31F6" w:rsidP="00D309AD">
      <w:pPr>
        <w:spacing w:line="480" w:lineRule="auto"/>
        <w:ind w:left="-5" w:right="15" w:firstLine="725"/>
        <w:rPr>
          <w:ins w:id="4537" w:author="Britt Collins" w:date="2021-10-04T17:55:00Z"/>
          <w:rFonts w:ascii="Times New Roman" w:hAnsi="Times New Roman"/>
          <w:sz w:val="24"/>
          <w:szCs w:val="24"/>
        </w:rPr>
      </w:pPr>
      <w:ins w:id="4538" w:author="Britt Collins" w:date="2021-09-30T14:58:00Z">
        <w:r w:rsidRPr="000B0CC8">
          <w:rPr>
            <w:rFonts w:ascii="Times New Roman" w:hAnsi="Times New Roman"/>
            <w:sz w:val="24"/>
            <w:szCs w:val="24"/>
          </w:rPr>
          <w:t xml:space="preserve">The next morning, </w:t>
        </w:r>
      </w:ins>
      <w:ins w:id="4539" w:author="Britt Collins" w:date="2021-10-04T17:52:00Z">
        <w:r w:rsidR="00D309AD">
          <w:rPr>
            <w:rFonts w:ascii="Times New Roman" w:hAnsi="Times New Roman"/>
            <w:sz w:val="24"/>
            <w:szCs w:val="24"/>
          </w:rPr>
          <w:t>walking</w:t>
        </w:r>
      </w:ins>
      <w:ins w:id="4540" w:author="Britt Collins" w:date="2021-09-30T14:58:00Z">
        <w:r w:rsidRPr="000B0CC8">
          <w:rPr>
            <w:rFonts w:ascii="Times New Roman" w:hAnsi="Times New Roman"/>
            <w:sz w:val="24"/>
            <w:szCs w:val="24"/>
          </w:rPr>
          <w:t xml:space="preserve"> into the kitchen</w:t>
        </w:r>
      </w:ins>
      <w:ins w:id="4541" w:author="Britt Collins" w:date="2021-10-04T17:52:00Z">
        <w:r w:rsidR="00D309AD">
          <w:rPr>
            <w:rFonts w:ascii="Times New Roman" w:hAnsi="Times New Roman"/>
            <w:sz w:val="24"/>
            <w:szCs w:val="24"/>
          </w:rPr>
          <w:t>,</w:t>
        </w:r>
      </w:ins>
      <w:ins w:id="4542" w:author="Britt Collins" w:date="2021-09-30T14:58:00Z">
        <w:r w:rsidRPr="000B0CC8">
          <w:rPr>
            <w:rFonts w:ascii="Times New Roman" w:hAnsi="Times New Roman"/>
            <w:sz w:val="24"/>
            <w:szCs w:val="24"/>
          </w:rPr>
          <w:t xml:space="preserve"> I noticed the letter Dan had crafted was missing from the table. </w:t>
        </w:r>
      </w:ins>
      <w:ins w:id="4543" w:author="Britt Collins" w:date="2021-10-04T17:52:00Z">
        <w:r w:rsidR="00D309AD">
          <w:rPr>
            <w:rFonts w:ascii="Times New Roman" w:hAnsi="Times New Roman"/>
            <w:sz w:val="24"/>
            <w:szCs w:val="24"/>
          </w:rPr>
          <w:t>“</w:t>
        </w:r>
      </w:ins>
      <w:ins w:id="4544" w:author="Britt Collins" w:date="2021-09-30T14:58:00Z">
        <w:r w:rsidRPr="000B0CC8">
          <w:rPr>
            <w:rFonts w:ascii="Times New Roman" w:hAnsi="Times New Roman"/>
            <w:sz w:val="24"/>
            <w:szCs w:val="24"/>
          </w:rPr>
          <w:t>Could it have fallen on the floor?</w:t>
        </w:r>
      </w:ins>
      <w:ins w:id="4545" w:author="Britt Collins" w:date="2021-10-04T17:52:00Z">
        <w:r w:rsidR="00D309AD">
          <w:rPr>
            <w:rFonts w:ascii="Times New Roman" w:hAnsi="Times New Roman"/>
            <w:sz w:val="24"/>
            <w:szCs w:val="24"/>
          </w:rPr>
          <w:t>”</w:t>
        </w:r>
      </w:ins>
      <w:ins w:id="4546" w:author="Britt Collins" w:date="2021-09-30T14:58:00Z">
        <w:r w:rsidRPr="000B0CC8">
          <w:rPr>
            <w:rFonts w:ascii="Times New Roman" w:hAnsi="Times New Roman"/>
            <w:sz w:val="24"/>
            <w:szCs w:val="24"/>
          </w:rPr>
          <w:t xml:space="preserve"> I whispered to myself. I searched, nothing. I felt nervous, the churn of doubt circled in my stomach</w:t>
        </w:r>
      </w:ins>
      <w:ins w:id="4547" w:author="Britt Collins" w:date="2021-10-04T17:54:00Z">
        <w:r w:rsidR="00D309AD">
          <w:rPr>
            <w:rFonts w:ascii="Times New Roman" w:hAnsi="Times New Roman"/>
            <w:sz w:val="24"/>
            <w:szCs w:val="24"/>
          </w:rPr>
          <w:t xml:space="preserve"> about</w:t>
        </w:r>
      </w:ins>
      <w:ins w:id="4548" w:author="Britt Collins" w:date="2021-09-30T14:58:00Z">
        <w:r w:rsidRPr="000B0CC8">
          <w:rPr>
            <w:rFonts w:ascii="Times New Roman" w:hAnsi="Times New Roman"/>
            <w:sz w:val="24"/>
            <w:szCs w:val="24"/>
          </w:rPr>
          <w:t xml:space="preserve"> </w:t>
        </w:r>
      </w:ins>
      <w:ins w:id="4549" w:author="Britt Collins" w:date="2021-10-04T17:54:00Z">
        <w:r w:rsidR="00D309AD">
          <w:rPr>
            <w:rFonts w:ascii="Times New Roman" w:hAnsi="Times New Roman"/>
            <w:sz w:val="24"/>
            <w:szCs w:val="24"/>
          </w:rPr>
          <w:t>how</w:t>
        </w:r>
      </w:ins>
      <w:ins w:id="4550" w:author="Britt Collins" w:date="2021-09-30T14:58:00Z">
        <w:r w:rsidRPr="000B0CC8">
          <w:rPr>
            <w:rFonts w:ascii="Times New Roman" w:hAnsi="Times New Roman"/>
            <w:sz w:val="24"/>
            <w:szCs w:val="24"/>
          </w:rPr>
          <w:t xml:space="preserve"> Flo </w:t>
        </w:r>
      </w:ins>
      <w:ins w:id="4551" w:author="Britt Collins" w:date="2021-10-04T17:54:00Z">
        <w:r w:rsidR="00D309AD">
          <w:rPr>
            <w:rFonts w:ascii="Times New Roman" w:hAnsi="Times New Roman"/>
            <w:sz w:val="24"/>
            <w:szCs w:val="24"/>
          </w:rPr>
          <w:t>would</w:t>
        </w:r>
      </w:ins>
      <w:ins w:id="4552" w:author="Britt Collins" w:date="2021-09-30T14:58:00Z">
        <w:r w:rsidRPr="000B0CC8">
          <w:rPr>
            <w:rFonts w:ascii="Times New Roman" w:hAnsi="Times New Roman"/>
            <w:sz w:val="24"/>
            <w:szCs w:val="24"/>
          </w:rPr>
          <w:t xml:space="preserve"> respond</w:t>
        </w:r>
      </w:ins>
      <w:ins w:id="4553" w:author="Britt Collins" w:date="2021-10-04T17:54:00Z">
        <w:r w:rsidR="00D309AD">
          <w:rPr>
            <w:rFonts w:ascii="Times New Roman" w:hAnsi="Times New Roman"/>
            <w:sz w:val="24"/>
            <w:szCs w:val="24"/>
          </w:rPr>
          <w:t>.</w:t>
        </w:r>
      </w:ins>
      <w:ins w:id="4554" w:author="Britt Collins" w:date="2021-09-30T14:58:00Z">
        <w:r w:rsidRPr="000B0CC8">
          <w:rPr>
            <w:rFonts w:ascii="Times New Roman" w:hAnsi="Times New Roman"/>
            <w:sz w:val="24"/>
            <w:szCs w:val="24"/>
          </w:rPr>
          <w:t xml:space="preserve"> </w:t>
        </w:r>
      </w:ins>
    </w:p>
    <w:p w14:paraId="18A9E016" w14:textId="77777777" w:rsidR="00DD744C" w:rsidRDefault="00D309AD" w:rsidP="00D309AD">
      <w:pPr>
        <w:spacing w:line="480" w:lineRule="auto"/>
        <w:ind w:left="-5" w:right="15" w:firstLine="725"/>
        <w:rPr>
          <w:ins w:id="4555" w:author="Britt Collins" w:date="2021-10-04T17:55:00Z"/>
          <w:rFonts w:ascii="Times New Roman" w:hAnsi="Times New Roman"/>
          <w:sz w:val="24"/>
          <w:szCs w:val="24"/>
        </w:rPr>
      </w:pPr>
      <w:ins w:id="4556" w:author="Britt Collins" w:date="2021-10-04T17:54:00Z">
        <w:r>
          <w:rPr>
            <w:rFonts w:ascii="Times New Roman" w:hAnsi="Times New Roman"/>
            <w:sz w:val="24"/>
            <w:szCs w:val="24"/>
          </w:rPr>
          <w:t xml:space="preserve">When </w:t>
        </w:r>
      </w:ins>
      <w:ins w:id="4557" w:author="Britt Collins" w:date="2021-09-30T14:58:00Z">
        <w:r w:rsidR="006F31F6" w:rsidRPr="000B0CC8">
          <w:rPr>
            <w:rFonts w:ascii="Times New Roman" w:hAnsi="Times New Roman"/>
            <w:sz w:val="24"/>
            <w:szCs w:val="24"/>
          </w:rPr>
          <w:t>I returned to the Manly flat after another day at the client</w:t>
        </w:r>
      </w:ins>
      <w:ins w:id="4558" w:author="Britt Collins" w:date="2021-10-04T17:53:00Z">
        <w:r>
          <w:rPr>
            <w:rFonts w:ascii="Times New Roman" w:hAnsi="Times New Roman"/>
            <w:sz w:val="24"/>
            <w:szCs w:val="24"/>
          </w:rPr>
          <w:t>’</w:t>
        </w:r>
      </w:ins>
      <w:ins w:id="4559" w:author="Britt Collins" w:date="2021-09-30T14:58:00Z">
        <w:r w:rsidR="006F31F6" w:rsidRPr="000B0CC8">
          <w:rPr>
            <w:rFonts w:ascii="Times New Roman" w:hAnsi="Times New Roman"/>
            <w:sz w:val="24"/>
            <w:szCs w:val="24"/>
          </w:rPr>
          <w:t xml:space="preserve">s office, I could hear Flo in the communal area. I walked towards the kitchen catching a glimpse of her barbaric, black hair. Fear hit. I tenuously greeted her, "Hi Flo", I said. </w:t>
        </w:r>
      </w:ins>
    </w:p>
    <w:p w14:paraId="5FED25B9" w14:textId="3B307240" w:rsidR="00DD744C" w:rsidRDefault="00DD744C" w:rsidP="00D309AD">
      <w:pPr>
        <w:spacing w:line="480" w:lineRule="auto"/>
        <w:ind w:left="-5" w:right="15" w:firstLine="725"/>
        <w:rPr>
          <w:ins w:id="4560" w:author="Britt Collins" w:date="2021-10-04T17:56:00Z"/>
          <w:rFonts w:ascii="Times New Roman" w:hAnsi="Times New Roman"/>
          <w:sz w:val="24"/>
          <w:szCs w:val="24"/>
        </w:rPr>
      </w:pPr>
      <w:ins w:id="4561" w:author="Britt Collins" w:date="2021-10-04T17:55:00Z">
        <w:r>
          <w:rPr>
            <w:rFonts w:ascii="Times New Roman" w:hAnsi="Times New Roman"/>
            <w:sz w:val="24"/>
            <w:szCs w:val="24"/>
          </w:rPr>
          <w:t>She</w:t>
        </w:r>
      </w:ins>
      <w:ins w:id="4562" w:author="Britt Collins" w:date="2021-09-30T14:58:00Z">
        <w:r w:rsidR="006F31F6" w:rsidRPr="000B0CC8">
          <w:rPr>
            <w:rFonts w:ascii="Times New Roman" w:hAnsi="Times New Roman"/>
            <w:sz w:val="24"/>
            <w:szCs w:val="24"/>
          </w:rPr>
          <w:t xml:space="preserve"> cocked her head to look at me and exhaled heavily through her flared nostrils. </w:t>
        </w:r>
      </w:ins>
      <w:ins w:id="4563" w:author="Britt Collins" w:date="2021-10-04T17:55:00Z">
        <w:r>
          <w:rPr>
            <w:rFonts w:ascii="Times New Roman" w:hAnsi="Times New Roman"/>
            <w:sz w:val="24"/>
            <w:szCs w:val="24"/>
          </w:rPr>
          <w:t>“</w:t>
        </w:r>
      </w:ins>
      <w:ins w:id="4564" w:author="Britt Collins" w:date="2021-09-30T14:58:00Z">
        <w:r w:rsidR="006F31F6" w:rsidRPr="000B0CC8">
          <w:rPr>
            <w:rFonts w:ascii="Times New Roman" w:hAnsi="Times New Roman"/>
            <w:sz w:val="24"/>
            <w:szCs w:val="24"/>
          </w:rPr>
          <w:t>So, I found your letter</w:t>
        </w:r>
      </w:ins>
      <w:ins w:id="4565" w:author="Britt Collins" w:date="2021-10-04T17:55:00Z">
        <w:r>
          <w:rPr>
            <w:rFonts w:ascii="Times New Roman" w:hAnsi="Times New Roman"/>
            <w:sz w:val="24"/>
            <w:szCs w:val="24"/>
          </w:rPr>
          <w:t>.”</w:t>
        </w:r>
      </w:ins>
      <w:ins w:id="4566" w:author="Britt Collins" w:date="2021-09-30T14:58:00Z">
        <w:r w:rsidR="006F31F6" w:rsidRPr="000B0CC8">
          <w:rPr>
            <w:rFonts w:ascii="Times New Roman" w:hAnsi="Times New Roman"/>
            <w:sz w:val="24"/>
            <w:szCs w:val="24"/>
          </w:rPr>
          <w:t xml:space="preserve"> If she could</w:t>
        </w:r>
      </w:ins>
      <w:ins w:id="4567" w:author="Britt Collins" w:date="2021-10-04T17:57:00Z">
        <w:r>
          <w:rPr>
            <w:rFonts w:ascii="Times New Roman" w:hAnsi="Times New Roman"/>
            <w:sz w:val="24"/>
            <w:szCs w:val="24"/>
          </w:rPr>
          <w:t>’</w:t>
        </w:r>
      </w:ins>
      <w:ins w:id="4568" w:author="Britt Collins" w:date="2021-09-30T14:58:00Z">
        <w:r w:rsidR="006F31F6" w:rsidRPr="000B0CC8">
          <w:rPr>
            <w:rFonts w:ascii="Times New Roman" w:hAnsi="Times New Roman"/>
            <w:sz w:val="24"/>
            <w:szCs w:val="24"/>
          </w:rPr>
          <w:t xml:space="preserve">ve followed that sentence up with </w:t>
        </w:r>
      </w:ins>
      <w:ins w:id="4569" w:author="Britt Collins" w:date="2021-10-04T17:56:00Z">
        <w:r>
          <w:rPr>
            <w:rFonts w:ascii="Times New Roman" w:hAnsi="Times New Roman"/>
            <w:sz w:val="24"/>
            <w:szCs w:val="24"/>
          </w:rPr>
          <w:t>“</w:t>
        </w:r>
      </w:ins>
      <w:ins w:id="4570" w:author="Britt Collins" w:date="2021-09-30T14:58:00Z">
        <w:r w:rsidR="006F31F6" w:rsidRPr="000B0CC8">
          <w:rPr>
            <w:rFonts w:ascii="Times New Roman" w:hAnsi="Times New Roman"/>
            <w:sz w:val="24"/>
            <w:szCs w:val="24"/>
          </w:rPr>
          <w:t>here</w:t>
        </w:r>
      </w:ins>
      <w:ins w:id="4571" w:author="Britt Collins" w:date="2021-10-04T17:56:00Z">
        <w:r>
          <w:rPr>
            <w:rFonts w:ascii="Times New Roman" w:hAnsi="Times New Roman"/>
            <w:sz w:val="24"/>
            <w:szCs w:val="24"/>
          </w:rPr>
          <w:t>’</w:t>
        </w:r>
      </w:ins>
      <w:ins w:id="4572" w:author="Britt Collins" w:date="2021-09-30T14:58:00Z">
        <w:r w:rsidR="006F31F6" w:rsidRPr="000B0CC8">
          <w:rPr>
            <w:rFonts w:ascii="Times New Roman" w:hAnsi="Times New Roman"/>
            <w:sz w:val="24"/>
            <w:szCs w:val="24"/>
          </w:rPr>
          <w:t>s your cash deposit back</w:t>
        </w:r>
      </w:ins>
      <w:ins w:id="4573" w:author="Britt Collins" w:date="2021-10-04T17:56:00Z">
        <w:r>
          <w:rPr>
            <w:rFonts w:ascii="Times New Roman" w:hAnsi="Times New Roman"/>
            <w:sz w:val="24"/>
            <w:szCs w:val="24"/>
          </w:rPr>
          <w:t>”</w:t>
        </w:r>
      </w:ins>
      <w:ins w:id="4574" w:author="Britt Collins" w:date="2021-09-30T14:58:00Z">
        <w:r w:rsidR="006F31F6" w:rsidRPr="000B0CC8">
          <w:rPr>
            <w:rFonts w:ascii="Times New Roman" w:hAnsi="Times New Roman"/>
            <w:sz w:val="24"/>
            <w:szCs w:val="24"/>
          </w:rPr>
          <w:t xml:space="preserve">, I would have wept with joy. </w:t>
        </w:r>
      </w:ins>
      <w:ins w:id="4575" w:author="Britt Collins" w:date="2021-10-04T17:56:00Z">
        <w:r>
          <w:rPr>
            <w:rFonts w:ascii="Times New Roman" w:hAnsi="Times New Roman"/>
            <w:sz w:val="24"/>
            <w:szCs w:val="24"/>
          </w:rPr>
          <w:t>Instead, s</w:t>
        </w:r>
      </w:ins>
      <w:ins w:id="4576" w:author="Britt Collins" w:date="2021-09-30T14:58:00Z">
        <w:r w:rsidR="006F31F6" w:rsidRPr="000B0CC8">
          <w:rPr>
            <w:rFonts w:ascii="Times New Roman" w:hAnsi="Times New Roman"/>
            <w:sz w:val="24"/>
            <w:szCs w:val="24"/>
          </w:rPr>
          <w:t xml:space="preserve">he </w:t>
        </w:r>
      </w:ins>
      <w:ins w:id="4577" w:author="Britt Collins" w:date="2021-10-04T17:56:00Z">
        <w:r>
          <w:rPr>
            <w:rFonts w:ascii="Times New Roman" w:hAnsi="Times New Roman"/>
            <w:sz w:val="24"/>
            <w:szCs w:val="24"/>
          </w:rPr>
          <w:t>added,</w:t>
        </w:r>
      </w:ins>
      <w:ins w:id="4578" w:author="Britt Collins" w:date="2021-09-30T14:58:00Z">
        <w:r w:rsidR="006F31F6" w:rsidRPr="000B0CC8">
          <w:rPr>
            <w:rFonts w:ascii="Times New Roman" w:hAnsi="Times New Roman"/>
            <w:sz w:val="24"/>
            <w:szCs w:val="24"/>
          </w:rPr>
          <w:t xml:space="preserve"> </w:t>
        </w:r>
      </w:ins>
      <w:ins w:id="4579" w:author="Britt Collins" w:date="2021-10-04T17:56:00Z">
        <w:r>
          <w:rPr>
            <w:rFonts w:ascii="Times New Roman" w:hAnsi="Times New Roman"/>
            <w:sz w:val="24"/>
            <w:szCs w:val="24"/>
          </w:rPr>
          <w:t>“</w:t>
        </w:r>
      </w:ins>
      <w:ins w:id="4580" w:author="Britt Collins" w:date="2021-09-30T14:58:00Z">
        <w:r w:rsidR="006F31F6" w:rsidRPr="000B0CC8">
          <w:rPr>
            <w:rFonts w:ascii="Times New Roman" w:hAnsi="Times New Roman"/>
            <w:sz w:val="24"/>
            <w:szCs w:val="24"/>
          </w:rPr>
          <w:t>Did you know that my boyfriend works in the police force?</w:t>
        </w:r>
      </w:ins>
      <w:ins w:id="4581" w:author="Britt Collins" w:date="2021-10-04T17:56:00Z">
        <w:r>
          <w:rPr>
            <w:rFonts w:ascii="Times New Roman" w:hAnsi="Times New Roman"/>
            <w:sz w:val="24"/>
            <w:szCs w:val="24"/>
          </w:rPr>
          <w:t>”</w:t>
        </w:r>
      </w:ins>
    </w:p>
    <w:p w14:paraId="1AB63FE8" w14:textId="77777777" w:rsidR="00DD744C" w:rsidRDefault="006F31F6" w:rsidP="00D309AD">
      <w:pPr>
        <w:spacing w:line="480" w:lineRule="auto"/>
        <w:ind w:left="-5" w:right="15" w:firstLine="725"/>
        <w:rPr>
          <w:ins w:id="4582" w:author="Britt Collins" w:date="2021-10-04T17:58:00Z"/>
          <w:rFonts w:ascii="Times New Roman" w:hAnsi="Times New Roman"/>
          <w:sz w:val="24"/>
          <w:szCs w:val="24"/>
        </w:rPr>
      </w:pPr>
      <w:ins w:id="4583" w:author="Britt Collins" w:date="2021-09-30T14:58:00Z">
        <w:r w:rsidRPr="000B0CC8">
          <w:rPr>
            <w:rFonts w:ascii="Times New Roman" w:hAnsi="Times New Roman"/>
            <w:sz w:val="24"/>
            <w:szCs w:val="24"/>
          </w:rPr>
          <w:t xml:space="preserve">I thought briefly about this closed question. The answer that initially popped into my head was </w:t>
        </w:r>
      </w:ins>
      <w:ins w:id="4584" w:author="Britt Collins" w:date="2021-10-04T17:57:00Z">
        <w:r w:rsidR="00DD744C">
          <w:rPr>
            <w:rFonts w:ascii="Times New Roman" w:hAnsi="Times New Roman"/>
            <w:sz w:val="24"/>
            <w:szCs w:val="24"/>
          </w:rPr>
          <w:t>“</w:t>
        </w:r>
      </w:ins>
      <w:ins w:id="4585" w:author="Britt Collins" w:date="2021-09-30T14:58:00Z">
        <w:r w:rsidRPr="000B0CC8">
          <w:rPr>
            <w:rFonts w:ascii="Times New Roman" w:hAnsi="Times New Roman"/>
            <w:sz w:val="24"/>
            <w:szCs w:val="24"/>
          </w:rPr>
          <w:t>What does that have to do with the letter?</w:t>
        </w:r>
      </w:ins>
      <w:ins w:id="4586" w:author="Britt Collins" w:date="2021-10-04T17:57:00Z">
        <w:r w:rsidR="00DD744C">
          <w:rPr>
            <w:rFonts w:ascii="Times New Roman" w:hAnsi="Times New Roman"/>
            <w:sz w:val="24"/>
            <w:szCs w:val="24"/>
          </w:rPr>
          <w:t>”</w:t>
        </w:r>
      </w:ins>
      <w:ins w:id="4587" w:author="Britt Collins" w:date="2021-09-30T14:58:00Z">
        <w:r w:rsidRPr="000B0CC8">
          <w:rPr>
            <w:rFonts w:ascii="Times New Roman" w:hAnsi="Times New Roman"/>
            <w:sz w:val="24"/>
            <w:szCs w:val="24"/>
          </w:rPr>
          <w:t xml:space="preserve"> </w:t>
        </w:r>
      </w:ins>
      <w:ins w:id="4588" w:author="Britt Collins" w:date="2021-10-04T17:58:00Z">
        <w:r w:rsidR="00DD744C">
          <w:rPr>
            <w:rFonts w:ascii="Times New Roman" w:hAnsi="Times New Roman"/>
            <w:sz w:val="24"/>
            <w:szCs w:val="24"/>
          </w:rPr>
          <w:t>But replied,</w:t>
        </w:r>
      </w:ins>
      <w:ins w:id="4589" w:author="Britt Collins" w:date="2021-09-30T14:58:00Z">
        <w:r w:rsidRPr="000B0CC8">
          <w:rPr>
            <w:rFonts w:ascii="Times New Roman" w:hAnsi="Times New Roman"/>
            <w:sz w:val="24"/>
            <w:szCs w:val="24"/>
          </w:rPr>
          <w:t xml:space="preserve"> </w:t>
        </w:r>
      </w:ins>
      <w:ins w:id="4590" w:author="Britt Collins" w:date="2021-10-04T17:57:00Z">
        <w:r w:rsidR="00DD744C">
          <w:rPr>
            <w:rFonts w:ascii="Times New Roman" w:hAnsi="Times New Roman"/>
            <w:sz w:val="24"/>
            <w:szCs w:val="24"/>
          </w:rPr>
          <w:t>“</w:t>
        </w:r>
      </w:ins>
      <w:ins w:id="4591" w:author="Britt Collins" w:date="2021-09-30T14:58:00Z">
        <w:r w:rsidRPr="000B0CC8">
          <w:rPr>
            <w:rFonts w:ascii="Times New Roman" w:hAnsi="Times New Roman"/>
            <w:sz w:val="24"/>
            <w:szCs w:val="24"/>
          </w:rPr>
          <w:t>Err, no</w:t>
        </w:r>
      </w:ins>
      <w:ins w:id="4592" w:author="Britt Collins" w:date="2021-10-04T17:58:00Z">
        <w:r w:rsidR="00DD744C">
          <w:rPr>
            <w:rFonts w:ascii="Times New Roman" w:hAnsi="Times New Roman"/>
            <w:sz w:val="24"/>
            <w:szCs w:val="24"/>
          </w:rPr>
          <w:t>.”</w:t>
        </w:r>
      </w:ins>
      <w:ins w:id="4593" w:author="Britt Collins" w:date="2021-09-30T14:58:00Z">
        <w:r w:rsidRPr="000B0CC8">
          <w:rPr>
            <w:rFonts w:ascii="Times New Roman" w:hAnsi="Times New Roman"/>
            <w:sz w:val="24"/>
            <w:szCs w:val="24"/>
          </w:rPr>
          <w:t xml:space="preserve"> I was lying in an attempt to calm her. She had mentioned her </w:t>
        </w:r>
      </w:ins>
      <w:ins w:id="4594" w:author="Britt Collins" w:date="2021-10-04T17:58:00Z">
        <w:r w:rsidR="00DD744C">
          <w:rPr>
            <w:rFonts w:ascii="Times New Roman" w:hAnsi="Times New Roman"/>
            <w:sz w:val="24"/>
            <w:szCs w:val="24"/>
          </w:rPr>
          <w:t>p</w:t>
        </w:r>
      </w:ins>
      <w:ins w:id="4595" w:author="Britt Collins" w:date="2021-09-30T14:58:00Z">
        <w:r w:rsidRPr="000B0CC8">
          <w:rPr>
            <w:rFonts w:ascii="Times New Roman" w:hAnsi="Times New Roman"/>
            <w:sz w:val="24"/>
            <w:szCs w:val="24"/>
          </w:rPr>
          <w:t xml:space="preserve">oliceman boyfriend before. </w:t>
        </w:r>
      </w:ins>
    </w:p>
    <w:p w14:paraId="10464F8B" w14:textId="4B2A9594" w:rsidR="006F31F6" w:rsidRPr="000B0CC8" w:rsidRDefault="00DD744C">
      <w:pPr>
        <w:spacing w:line="480" w:lineRule="auto"/>
        <w:ind w:left="-5" w:right="15" w:firstLine="725"/>
        <w:rPr>
          <w:ins w:id="4596" w:author="Britt Collins" w:date="2021-09-30T14:58:00Z"/>
          <w:rFonts w:ascii="Times New Roman" w:hAnsi="Times New Roman"/>
          <w:sz w:val="24"/>
          <w:szCs w:val="24"/>
        </w:rPr>
        <w:pPrChange w:id="4597" w:author="Britt Collins" w:date="2021-10-04T17:52:00Z">
          <w:pPr>
            <w:ind w:left="-5" w:right="15"/>
          </w:pPr>
        </w:pPrChange>
      </w:pPr>
      <w:ins w:id="4598" w:author="Britt Collins" w:date="2021-10-04T17:58:00Z">
        <w:r>
          <w:rPr>
            <w:rFonts w:ascii="Times New Roman" w:hAnsi="Times New Roman"/>
            <w:sz w:val="24"/>
            <w:szCs w:val="24"/>
          </w:rPr>
          <w:t>“</w:t>
        </w:r>
      </w:ins>
      <w:ins w:id="4599" w:author="Britt Collins" w:date="2021-09-30T14:58:00Z">
        <w:r w:rsidR="006F31F6" w:rsidRPr="000B0CC8">
          <w:rPr>
            <w:rFonts w:ascii="Times New Roman" w:hAnsi="Times New Roman"/>
            <w:sz w:val="24"/>
            <w:szCs w:val="24"/>
          </w:rPr>
          <w:t>How dare you write something like this</w:t>
        </w:r>
      </w:ins>
      <w:ins w:id="4600" w:author="Britt Collins" w:date="2021-10-04T17:58:00Z">
        <w:r>
          <w:rPr>
            <w:rFonts w:ascii="Times New Roman" w:hAnsi="Times New Roman"/>
            <w:sz w:val="24"/>
            <w:szCs w:val="24"/>
          </w:rPr>
          <w:t>,” she said, raising her</w:t>
        </w:r>
        <w:r w:rsidRPr="000B0CC8">
          <w:rPr>
            <w:rFonts w:ascii="Times New Roman" w:hAnsi="Times New Roman"/>
            <w:sz w:val="24"/>
            <w:szCs w:val="24"/>
          </w:rPr>
          <w:t xml:space="preserve"> voice</w:t>
        </w:r>
      </w:ins>
      <w:ins w:id="4601" w:author="Britt Collins" w:date="2021-09-30T14:58:00Z">
        <w:r w:rsidR="006F31F6" w:rsidRPr="000B0CC8">
          <w:rPr>
            <w:rFonts w:ascii="Times New Roman" w:hAnsi="Times New Roman"/>
            <w:sz w:val="24"/>
            <w:szCs w:val="24"/>
          </w:rPr>
          <w:t xml:space="preserve">. The last time I had experienced a dressing down like this was at senior school. The teacher read a joke in the back of my English </w:t>
        </w:r>
      </w:ins>
      <w:ins w:id="4602" w:author="Britt Collins" w:date="2021-10-04T17:59:00Z">
        <w:r>
          <w:rPr>
            <w:rFonts w:ascii="Times New Roman" w:hAnsi="Times New Roman"/>
            <w:sz w:val="24"/>
            <w:szCs w:val="24"/>
          </w:rPr>
          <w:t>l</w:t>
        </w:r>
      </w:ins>
      <w:ins w:id="4603" w:author="Britt Collins" w:date="2021-09-30T14:58:00Z">
        <w:r w:rsidR="006F31F6" w:rsidRPr="000B0CC8">
          <w:rPr>
            <w:rFonts w:ascii="Times New Roman" w:hAnsi="Times New Roman"/>
            <w:sz w:val="24"/>
            <w:szCs w:val="24"/>
          </w:rPr>
          <w:t xml:space="preserve">anguage book. The punchline was a swear word. She paused, with hands on hips and her gaze fixed on me. </w:t>
        </w:r>
      </w:ins>
      <w:ins w:id="4604" w:author="Britt Collins" w:date="2021-10-04T17:59:00Z">
        <w:r>
          <w:rPr>
            <w:rFonts w:ascii="Times New Roman" w:hAnsi="Times New Roman"/>
            <w:sz w:val="24"/>
            <w:szCs w:val="24"/>
          </w:rPr>
          <w:t>“</w:t>
        </w:r>
      </w:ins>
      <w:ins w:id="4605" w:author="Britt Collins" w:date="2021-09-30T14:58:00Z">
        <w:r w:rsidR="006F31F6" w:rsidRPr="000B0CC8">
          <w:rPr>
            <w:rFonts w:ascii="Times New Roman" w:hAnsi="Times New Roman"/>
            <w:sz w:val="24"/>
            <w:szCs w:val="24"/>
          </w:rPr>
          <w:t>I will not be giving you your deposit back, plain and simple</w:t>
        </w:r>
      </w:ins>
      <w:ins w:id="4606" w:author="Britt Collins" w:date="2021-10-04T17:59:00Z">
        <w:r>
          <w:rPr>
            <w:rFonts w:ascii="Times New Roman" w:hAnsi="Times New Roman"/>
            <w:sz w:val="24"/>
            <w:szCs w:val="24"/>
          </w:rPr>
          <w:t>.”</w:t>
        </w:r>
      </w:ins>
      <w:ins w:id="4607" w:author="Britt Collins" w:date="2021-09-30T14:58:00Z">
        <w:r w:rsidR="006F31F6" w:rsidRPr="000B0CC8">
          <w:rPr>
            <w:rFonts w:ascii="Times New Roman" w:hAnsi="Times New Roman"/>
            <w:sz w:val="24"/>
            <w:szCs w:val="24"/>
          </w:rPr>
          <w:t xml:space="preserve"> </w:t>
        </w:r>
      </w:ins>
      <w:ins w:id="4608" w:author="Britt Collins" w:date="2021-10-04T17:59:00Z">
        <w:r>
          <w:rPr>
            <w:rFonts w:ascii="Times New Roman" w:hAnsi="Times New Roman"/>
            <w:sz w:val="24"/>
            <w:szCs w:val="24"/>
          </w:rPr>
          <w:t>S</w:t>
        </w:r>
      </w:ins>
      <w:ins w:id="4609" w:author="Britt Collins" w:date="2021-09-30T14:58:00Z">
        <w:r w:rsidR="006F31F6" w:rsidRPr="000B0CC8">
          <w:rPr>
            <w:rFonts w:ascii="Times New Roman" w:hAnsi="Times New Roman"/>
            <w:sz w:val="24"/>
            <w:szCs w:val="24"/>
          </w:rPr>
          <w:t>he left, slamming her bedroom door.</w:t>
        </w:r>
      </w:ins>
    </w:p>
    <w:p w14:paraId="74662FCE" w14:textId="53205333" w:rsidR="006F31F6" w:rsidRPr="000B0CC8" w:rsidRDefault="006F31F6">
      <w:pPr>
        <w:spacing w:line="480" w:lineRule="auto"/>
        <w:ind w:left="-5" w:right="15" w:firstLine="725"/>
        <w:rPr>
          <w:ins w:id="4610" w:author="Britt Collins" w:date="2021-09-30T14:58:00Z"/>
          <w:rFonts w:ascii="Times New Roman" w:hAnsi="Times New Roman"/>
          <w:sz w:val="24"/>
          <w:szCs w:val="24"/>
        </w:rPr>
        <w:pPrChange w:id="4611" w:author="Britt Collins" w:date="2021-10-04T17:59:00Z">
          <w:pPr>
            <w:ind w:left="-5" w:right="15"/>
          </w:pPr>
        </w:pPrChange>
      </w:pPr>
      <w:ins w:id="4612" w:author="Britt Collins" w:date="2021-09-30T14:58:00Z">
        <w:r w:rsidRPr="00DD744C">
          <w:rPr>
            <w:rFonts w:ascii="Times New Roman" w:hAnsi="Times New Roman"/>
            <w:i/>
            <w:sz w:val="24"/>
            <w:szCs w:val="24"/>
            <w:rPrChange w:id="4613" w:author="Britt Collins" w:date="2021-10-04T18:00:00Z">
              <w:rPr>
                <w:rFonts w:ascii="Times New Roman" w:hAnsi="Times New Roman"/>
                <w:sz w:val="24"/>
                <w:szCs w:val="24"/>
              </w:rPr>
            </w:rPrChange>
          </w:rPr>
          <w:t>Well, that could</w:t>
        </w:r>
      </w:ins>
      <w:ins w:id="4614" w:author="Britt Collins" w:date="2021-10-04T18:00:00Z">
        <w:r w:rsidR="00DD744C" w:rsidRPr="00DD744C">
          <w:rPr>
            <w:rFonts w:ascii="Times New Roman" w:hAnsi="Times New Roman"/>
            <w:i/>
            <w:sz w:val="24"/>
            <w:szCs w:val="24"/>
            <w:rPrChange w:id="4615" w:author="Britt Collins" w:date="2021-10-04T18:00:00Z">
              <w:rPr>
                <w:rFonts w:ascii="Times New Roman" w:hAnsi="Times New Roman"/>
                <w:sz w:val="24"/>
                <w:szCs w:val="24"/>
              </w:rPr>
            </w:rPrChange>
          </w:rPr>
          <w:t>’</w:t>
        </w:r>
      </w:ins>
      <w:ins w:id="4616" w:author="Britt Collins" w:date="2021-09-30T14:58:00Z">
        <w:r w:rsidRPr="00DD744C">
          <w:rPr>
            <w:rFonts w:ascii="Times New Roman" w:hAnsi="Times New Roman"/>
            <w:i/>
            <w:sz w:val="24"/>
            <w:szCs w:val="24"/>
            <w:rPrChange w:id="4617" w:author="Britt Collins" w:date="2021-10-04T18:00:00Z">
              <w:rPr>
                <w:rFonts w:ascii="Times New Roman" w:hAnsi="Times New Roman"/>
                <w:sz w:val="24"/>
                <w:szCs w:val="24"/>
              </w:rPr>
            </w:rPrChange>
          </w:rPr>
          <w:t>ve turned out better</w:t>
        </w:r>
        <w:r w:rsidRPr="000B0CC8">
          <w:rPr>
            <w:rFonts w:ascii="Times New Roman" w:hAnsi="Times New Roman"/>
            <w:sz w:val="24"/>
            <w:szCs w:val="24"/>
          </w:rPr>
          <w:t xml:space="preserve">, I thought. </w:t>
        </w:r>
        <w:r w:rsidRPr="00DD744C">
          <w:rPr>
            <w:rFonts w:ascii="Times New Roman" w:hAnsi="Times New Roman"/>
            <w:i/>
            <w:sz w:val="24"/>
            <w:szCs w:val="24"/>
            <w:rPrChange w:id="4618" w:author="Britt Collins" w:date="2021-10-04T18:00:00Z">
              <w:rPr>
                <w:rFonts w:ascii="Times New Roman" w:hAnsi="Times New Roman"/>
                <w:sz w:val="24"/>
                <w:szCs w:val="24"/>
              </w:rPr>
            </w:rPrChange>
          </w:rPr>
          <w:t>That was it then, I could leave early</w:t>
        </w:r>
        <w:r w:rsidRPr="000B0CC8">
          <w:rPr>
            <w:rFonts w:ascii="Times New Roman" w:hAnsi="Times New Roman"/>
            <w:sz w:val="24"/>
            <w:szCs w:val="24"/>
          </w:rPr>
          <w:t xml:space="preserve">. </w:t>
        </w:r>
        <w:r w:rsidRPr="00DD744C">
          <w:rPr>
            <w:rFonts w:ascii="Times New Roman" w:hAnsi="Times New Roman"/>
            <w:i/>
            <w:sz w:val="24"/>
            <w:szCs w:val="24"/>
            <w:rPrChange w:id="4619" w:author="Britt Collins" w:date="2021-10-04T18:05:00Z">
              <w:rPr>
                <w:rFonts w:ascii="Times New Roman" w:hAnsi="Times New Roman"/>
                <w:sz w:val="24"/>
                <w:szCs w:val="24"/>
              </w:rPr>
            </w:rPrChange>
          </w:rPr>
          <w:t>If I did, my deposit would be staying.</w:t>
        </w:r>
        <w:r w:rsidRPr="000B0CC8">
          <w:rPr>
            <w:rFonts w:ascii="Times New Roman" w:hAnsi="Times New Roman"/>
            <w:sz w:val="24"/>
            <w:szCs w:val="24"/>
          </w:rPr>
          <w:t xml:space="preserve"> I sighed deeply. I sought comfort, which for me meant food. And no, I wasn't thinking of heading to Coles. I needed a special meal from BenBry Burger. Luckily it was Thursday, which meant all-day specials were available: Benbry Burger, chips, sauce and soft drink for a wallet-pleasing AU$12. </w:t>
        </w:r>
      </w:ins>
      <w:ins w:id="4620" w:author="Britt Collins" w:date="2021-10-04T18:08:00Z">
        <w:r w:rsidR="00B91E52" w:rsidRPr="00B91E52">
          <w:rPr>
            <w:rFonts w:ascii="Times New Roman" w:hAnsi="Times New Roman"/>
            <w:b/>
            <w:sz w:val="24"/>
            <w:szCs w:val="24"/>
            <w:rPrChange w:id="4621" w:author="Britt Collins" w:date="2021-10-04T18:08:00Z">
              <w:rPr>
                <w:rFonts w:ascii="Times New Roman" w:hAnsi="Times New Roman"/>
                <w:sz w:val="24"/>
                <w:szCs w:val="24"/>
              </w:rPr>
            </w:rPrChange>
          </w:rPr>
          <w:t>Amid the tree-lined promenade</w:t>
        </w:r>
      </w:ins>
      <w:ins w:id="4622" w:author="Britt Collins" w:date="2021-10-04T18:14:00Z">
        <w:r w:rsidR="00B91E52">
          <w:rPr>
            <w:rFonts w:ascii="Times New Roman" w:hAnsi="Times New Roman"/>
            <w:b/>
            <w:sz w:val="24"/>
            <w:szCs w:val="24"/>
          </w:rPr>
          <w:t xml:space="preserve"> lined with </w:t>
        </w:r>
      </w:ins>
      <w:ins w:id="4623" w:author="Britt Collins" w:date="2021-10-04T18:15:00Z">
        <w:r w:rsidR="00B91E52">
          <w:rPr>
            <w:rFonts w:ascii="Times New Roman" w:hAnsi="Times New Roman"/>
            <w:b/>
            <w:sz w:val="24"/>
            <w:szCs w:val="24"/>
          </w:rPr>
          <w:t xml:space="preserve">cute </w:t>
        </w:r>
      </w:ins>
      <w:ins w:id="4624" w:author="Britt Collins" w:date="2021-10-04T18:14:00Z">
        <w:r w:rsidR="00B91E52">
          <w:rPr>
            <w:rFonts w:ascii="Times New Roman" w:hAnsi="Times New Roman"/>
            <w:b/>
            <w:sz w:val="24"/>
            <w:szCs w:val="24"/>
          </w:rPr>
          <w:t>cafes</w:t>
        </w:r>
      </w:ins>
      <w:ins w:id="4625" w:author="Britt Collins" w:date="2021-10-04T18:08:00Z">
        <w:r w:rsidR="00B91E52" w:rsidRPr="00B91E52">
          <w:rPr>
            <w:rFonts w:ascii="Times New Roman" w:hAnsi="Times New Roman"/>
            <w:b/>
            <w:sz w:val="24"/>
            <w:szCs w:val="24"/>
            <w:rPrChange w:id="4626" w:author="Britt Collins" w:date="2021-10-04T18:15:00Z">
              <w:rPr>
                <w:rFonts w:ascii="Times New Roman" w:hAnsi="Times New Roman"/>
                <w:sz w:val="24"/>
                <w:szCs w:val="24"/>
              </w:rPr>
            </w:rPrChange>
          </w:rPr>
          <w:t xml:space="preserve">, </w:t>
        </w:r>
      </w:ins>
      <w:ins w:id="4627" w:author="Britt Collins" w:date="2021-10-04T18:15:00Z">
        <w:r w:rsidR="00B91E52" w:rsidRPr="00B91E52">
          <w:rPr>
            <w:rFonts w:ascii="Times New Roman" w:hAnsi="Times New Roman"/>
            <w:b/>
            <w:sz w:val="24"/>
            <w:szCs w:val="24"/>
            <w:rPrChange w:id="4628" w:author="Britt Collins" w:date="2021-10-04T18:15:00Z">
              <w:rPr>
                <w:rFonts w:ascii="Times New Roman" w:hAnsi="Times New Roman"/>
                <w:sz w:val="24"/>
                <w:szCs w:val="24"/>
              </w:rPr>
            </w:rPrChange>
          </w:rPr>
          <w:t>boutiques and surf shops</w:t>
        </w:r>
        <w:r w:rsidR="00B91E52">
          <w:rPr>
            <w:rFonts w:ascii="Times New Roman" w:hAnsi="Times New Roman"/>
            <w:sz w:val="24"/>
            <w:szCs w:val="24"/>
          </w:rPr>
          <w:t xml:space="preserve">, </w:t>
        </w:r>
      </w:ins>
      <w:ins w:id="4629" w:author="Britt Collins" w:date="2021-09-30T14:58:00Z">
        <w:r w:rsidRPr="000B0CC8">
          <w:rPr>
            <w:rFonts w:ascii="Times New Roman" w:hAnsi="Times New Roman"/>
            <w:sz w:val="24"/>
            <w:szCs w:val="24"/>
          </w:rPr>
          <w:t xml:space="preserve">I </w:t>
        </w:r>
        <w:r w:rsidRPr="000B0CC8">
          <w:rPr>
            <w:rFonts w:ascii="Times New Roman" w:hAnsi="Times New Roman"/>
            <w:sz w:val="24"/>
            <w:szCs w:val="24"/>
          </w:rPr>
          <w:lastRenderedPageBreak/>
          <w:t xml:space="preserve">sat outside Benbry Burger with my special on the table in the company of Manly's sociable seagulls. </w:t>
        </w:r>
      </w:ins>
      <w:ins w:id="4630" w:author="Britt Collins" w:date="2021-10-05T15:46:00Z">
        <w:r w:rsidR="002270DF" w:rsidRPr="007F3300">
          <w:rPr>
            <w:rFonts w:ascii="Times New Roman" w:hAnsi="Times New Roman"/>
            <w:b/>
            <w:sz w:val="24"/>
            <w:szCs w:val="24"/>
          </w:rPr>
          <w:t>ADD MORE COLOUR HERE, A LITTLE ABOUT THE BEACH.</w:t>
        </w:r>
        <w:r w:rsidR="002270DF">
          <w:rPr>
            <w:rFonts w:ascii="Times New Roman" w:hAnsi="Times New Roman"/>
            <w:b/>
            <w:sz w:val="24"/>
            <w:szCs w:val="24"/>
          </w:rPr>
          <w:t xml:space="preserve"> </w:t>
        </w:r>
      </w:ins>
      <w:ins w:id="4631" w:author="Britt Collins" w:date="2021-10-05T15:47:00Z">
        <w:r w:rsidR="002270DF">
          <w:rPr>
            <w:rFonts w:ascii="Times New Roman" w:hAnsi="Times New Roman"/>
            <w:b/>
            <w:sz w:val="24"/>
            <w:szCs w:val="24"/>
          </w:rPr>
          <w:t xml:space="preserve">SOMETHING LIKE: a stunning sweep of golden sand and blue-green surf surrounded by pine trees etc. </w:t>
        </w:r>
      </w:ins>
      <w:ins w:id="4632" w:author="Britt Collins" w:date="2021-09-30T14:58:00Z">
        <w:r w:rsidRPr="000B0CC8">
          <w:rPr>
            <w:rFonts w:ascii="Times New Roman" w:hAnsi="Times New Roman"/>
            <w:sz w:val="24"/>
            <w:szCs w:val="24"/>
          </w:rPr>
          <w:t>I felt calm</w:t>
        </w:r>
      </w:ins>
      <w:ins w:id="4633" w:author="Britt Collins" w:date="2021-10-04T18:07:00Z">
        <w:r w:rsidR="00DD744C">
          <w:rPr>
            <w:rFonts w:ascii="Times New Roman" w:hAnsi="Times New Roman"/>
            <w:sz w:val="24"/>
            <w:szCs w:val="24"/>
          </w:rPr>
          <w:t xml:space="preserve">, </w:t>
        </w:r>
      </w:ins>
      <w:ins w:id="4634" w:author="Britt Collins" w:date="2021-10-04T18:08:00Z">
        <w:r w:rsidR="00B91E52">
          <w:rPr>
            <w:rFonts w:ascii="Times New Roman" w:hAnsi="Times New Roman"/>
            <w:sz w:val="24"/>
            <w:szCs w:val="24"/>
          </w:rPr>
          <w:t xml:space="preserve">watching </w:t>
        </w:r>
      </w:ins>
      <w:ins w:id="4635" w:author="Britt Collins" w:date="2021-09-30T14:58:00Z">
        <w:r w:rsidRPr="000B0CC8">
          <w:rPr>
            <w:rFonts w:ascii="Times New Roman" w:hAnsi="Times New Roman"/>
            <w:sz w:val="24"/>
            <w:szCs w:val="24"/>
          </w:rPr>
          <w:t xml:space="preserve">the waves </w:t>
        </w:r>
      </w:ins>
      <w:ins w:id="4636" w:author="Britt Collins" w:date="2021-10-04T18:08:00Z">
        <w:r w:rsidR="00B91E52">
          <w:rPr>
            <w:rFonts w:ascii="Times New Roman" w:hAnsi="Times New Roman"/>
            <w:sz w:val="24"/>
            <w:szCs w:val="24"/>
          </w:rPr>
          <w:t>lapping the shore</w:t>
        </w:r>
      </w:ins>
      <w:ins w:id="4637" w:author="Britt Collins" w:date="2021-09-30T14:58:00Z">
        <w:r w:rsidRPr="000B0CC8">
          <w:rPr>
            <w:rFonts w:ascii="Times New Roman" w:hAnsi="Times New Roman"/>
            <w:sz w:val="24"/>
            <w:szCs w:val="24"/>
          </w:rPr>
          <w:t xml:space="preserve"> onto Manly Beach. </w:t>
        </w:r>
      </w:ins>
      <w:ins w:id="4638" w:author="Britt Collins" w:date="2021-10-04T18:09:00Z">
        <w:r w:rsidR="00B91E52">
          <w:rPr>
            <w:rFonts w:ascii="Times New Roman" w:hAnsi="Times New Roman"/>
            <w:sz w:val="24"/>
            <w:szCs w:val="24"/>
          </w:rPr>
          <w:t>Sitting back, I</w:t>
        </w:r>
      </w:ins>
      <w:ins w:id="4639" w:author="Britt Collins" w:date="2021-09-30T14:58:00Z">
        <w:r w:rsidRPr="000B0CC8">
          <w:rPr>
            <w:rFonts w:ascii="Times New Roman" w:hAnsi="Times New Roman"/>
            <w:sz w:val="24"/>
            <w:szCs w:val="24"/>
          </w:rPr>
          <w:t xml:space="preserve"> savour</w:t>
        </w:r>
      </w:ins>
      <w:ins w:id="4640" w:author="Britt Collins" w:date="2021-10-04T18:09:00Z">
        <w:r w:rsidR="00B91E52">
          <w:rPr>
            <w:rFonts w:ascii="Times New Roman" w:hAnsi="Times New Roman"/>
            <w:sz w:val="24"/>
            <w:szCs w:val="24"/>
          </w:rPr>
          <w:t>ed</w:t>
        </w:r>
      </w:ins>
      <w:ins w:id="4641" w:author="Britt Collins" w:date="2021-09-30T14:58:00Z">
        <w:r w:rsidRPr="000B0CC8">
          <w:rPr>
            <w:rFonts w:ascii="Times New Roman" w:hAnsi="Times New Roman"/>
            <w:sz w:val="24"/>
            <w:szCs w:val="24"/>
          </w:rPr>
          <w:t xml:space="preserve"> the moment</w:t>
        </w:r>
      </w:ins>
      <w:ins w:id="4642" w:author="Britt Collins" w:date="2021-10-04T18:09:00Z">
        <w:r w:rsidR="00B91E52">
          <w:rPr>
            <w:rFonts w:ascii="Times New Roman" w:hAnsi="Times New Roman"/>
            <w:sz w:val="24"/>
            <w:szCs w:val="24"/>
          </w:rPr>
          <w:t>,</w:t>
        </w:r>
      </w:ins>
      <w:ins w:id="4643" w:author="Britt Collins" w:date="2021-09-30T14:58:00Z">
        <w:r w:rsidRPr="000B0CC8">
          <w:rPr>
            <w:rFonts w:ascii="Times New Roman" w:hAnsi="Times New Roman"/>
            <w:sz w:val="24"/>
            <w:szCs w:val="24"/>
          </w:rPr>
          <w:t xml:space="preserve"> slowly t</w:t>
        </w:r>
      </w:ins>
      <w:ins w:id="4644" w:author="Britt Collins" w:date="2021-10-04T18:09:00Z">
        <w:r w:rsidR="00B91E52">
          <w:rPr>
            <w:rFonts w:ascii="Times New Roman" w:hAnsi="Times New Roman"/>
            <w:sz w:val="24"/>
            <w:szCs w:val="24"/>
          </w:rPr>
          <w:t>aking</w:t>
        </w:r>
      </w:ins>
      <w:ins w:id="4645" w:author="Britt Collins" w:date="2021-09-30T14:58:00Z">
        <w:r w:rsidRPr="000B0CC8">
          <w:rPr>
            <w:rFonts w:ascii="Times New Roman" w:hAnsi="Times New Roman"/>
            <w:sz w:val="24"/>
            <w:szCs w:val="24"/>
          </w:rPr>
          <w:t xml:space="preserve"> a bite of the sumptuous, sweet </w:t>
        </w:r>
      </w:ins>
      <w:ins w:id="4646" w:author="Britt Collins" w:date="2021-10-04T18:09:00Z">
        <w:r w:rsidR="00B91E52">
          <w:rPr>
            <w:rFonts w:ascii="Times New Roman" w:hAnsi="Times New Roman"/>
            <w:sz w:val="24"/>
            <w:szCs w:val="24"/>
          </w:rPr>
          <w:t>b</w:t>
        </w:r>
      </w:ins>
      <w:ins w:id="4647" w:author="Britt Collins" w:date="2021-09-30T14:58:00Z">
        <w:r w:rsidRPr="000B0CC8">
          <w:rPr>
            <w:rFonts w:ascii="Times New Roman" w:hAnsi="Times New Roman"/>
            <w:sz w:val="24"/>
            <w:szCs w:val="24"/>
          </w:rPr>
          <w:t>urger. I felt a surge of positivity. Forget about the deposit. Move out of the Manly apartment at the earliest opportunity.</w:t>
        </w:r>
      </w:ins>
    </w:p>
    <w:p w14:paraId="795ADF3E" w14:textId="77777777" w:rsidR="00B91E52" w:rsidRDefault="00B91E52" w:rsidP="00B91E52">
      <w:pPr>
        <w:spacing w:line="480" w:lineRule="auto"/>
        <w:ind w:left="-5" w:right="15" w:firstLine="0"/>
        <w:rPr>
          <w:ins w:id="4648" w:author="Britt Collins" w:date="2021-10-04T18:15:00Z"/>
          <w:rFonts w:ascii="Times New Roman" w:hAnsi="Times New Roman"/>
          <w:sz w:val="24"/>
          <w:szCs w:val="24"/>
        </w:rPr>
      </w:pPr>
    </w:p>
    <w:p w14:paraId="26105106" w14:textId="3EBF1A91" w:rsidR="00B91E52" w:rsidRDefault="00B91E52" w:rsidP="00B91E52">
      <w:pPr>
        <w:spacing w:line="480" w:lineRule="auto"/>
        <w:ind w:left="-5" w:right="15" w:firstLine="0"/>
        <w:rPr>
          <w:ins w:id="4649" w:author="Britt Collins" w:date="2021-10-04T18:17:00Z"/>
          <w:rFonts w:ascii="Times New Roman" w:hAnsi="Times New Roman"/>
          <w:sz w:val="24"/>
          <w:szCs w:val="24"/>
        </w:rPr>
      </w:pPr>
      <w:ins w:id="4650" w:author="Britt Collins" w:date="2021-10-04T18:15:00Z">
        <w:r>
          <w:rPr>
            <w:rFonts w:ascii="Times New Roman" w:hAnsi="Times New Roman"/>
            <w:sz w:val="24"/>
            <w:szCs w:val="24"/>
          </w:rPr>
          <w:t xml:space="preserve">One </w:t>
        </w:r>
        <w:r w:rsidRPr="000B0CC8">
          <w:rPr>
            <w:rFonts w:ascii="Times New Roman" w:hAnsi="Times New Roman"/>
            <w:sz w:val="24"/>
            <w:szCs w:val="24"/>
          </w:rPr>
          <w:t xml:space="preserve">beautiful sunny </w:t>
        </w:r>
      </w:ins>
      <w:ins w:id="4651" w:author="Britt Collins" w:date="2021-10-05T15:48:00Z">
        <w:r w:rsidR="002270DF">
          <w:rPr>
            <w:rFonts w:ascii="Times New Roman" w:hAnsi="Times New Roman"/>
            <w:sz w:val="24"/>
            <w:szCs w:val="24"/>
          </w:rPr>
          <w:t xml:space="preserve">weekend </w:t>
        </w:r>
      </w:ins>
      <w:ins w:id="4652" w:author="Britt Collins" w:date="2021-10-04T18:15:00Z">
        <w:r w:rsidRPr="000B0CC8">
          <w:rPr>
            <w:rFonts w:ascii="Times New Roman" w:hAnsi="Times New Roman"/>
            <w:sz w:val="24"/>
            <w:szCs w:val="24"/>
          </w:rPr>
          <w:t>afternoon</w:t>
        </w:r>
      </w:ins>
      <w:ins w:id="4653" w:author="Britt Collins" w:date="2021-10-04T18:16:00Z">
        <w:r>
          <w:rPr>
            <w:rFonts w:ascii="Times New Roman" w:hAnsi="Times New Roman"/>
            <w:sz w:val="24"/>
            <w:szCs w:val="24"/>
          </w:rPr>
          <w:t>,</w:t>
        </w:r>
      </w:ins>
      <w:ins w:id="4654" w:author="Britt Collins" w:date="2021-10-04T18:15:00Z">
        <w:r w:rsidRPr="000B0CC8">
          <w:rPr>
            <w:rFonts w:ascii="Times New Roman" w:hAnsi="Times New Roman"/>
            <w:sz w:val="24"/>
            <w:szCs w:val="24"/>
          </w:rPr>
          <w:t xml:space="preserve"> </w:t>
        </w:r>
      </w:ins>
      <w:ins w:id="4655" w:author="Britt Collins" w:date="2021-09-30T14:58:00Z">
        <w:r w:rsidR="006F31F6" w:rsidRPr="000B0CC8">
          <w:rPr>
            <w:rFonts w:ascii="Times New Roman" w:hAnsi="Times New Roman"/>
            <w:sz w:val="24"/>
            <w:szCs w:val="24"/>
          </w:rPr>
          <w:t xml:space="preserve">Dan invited me for a spot of social drinking in Manly, with him and his expat mates. I noticed Dan standing in a circle, drink in hand, with a group of </w:t>
        </w:r>
      </w:ins>
      <w:ins w:id="4656" w:author="Britt Collins" w:date="2021-10-04T18:16:00Z">
        <w:r>
          <w:rPr>
            <w:rFonts w:ascii="Times New Roman" w:hAnsi="Times New Roman"/>
            <w:sz w:val="24"/>
            <w:szCs w:val="24"/>
          </w:rPr>
          <w:t>ten</w:t>
        </w:r>
      </w:ins>
      <w:ins w:id="4657" w:author="Britt Collins" w:date="2021-09-30T14:58:00Z">
        <w:r w:rsidR="006F31F6" w:rsidRPr="000B0CC8">
          <w:rPr>
            <w:rFonts w:ascii="Times New Roman" w:hAnsi="Times New Roman"/>
            <w:sz w:val="24"/>
            <w:szCs w:val="24"/>
          </w:rPr>
          <w:t xml:space="preserve"> others. He was chatting to a sunburned, ginger</w:t>
        </w:r>
      </w:ins>
      <w:ins w:id="4658" w:author="Britt Collins" w:date="2021-10-04T18:16:00Z">
        <w:r>
          <w:rPr>
            <w:rFonts w:ascii="Times New Roman" w:hAnsi="Times New Roman"/>
            <w:sz w:val="24"/>
            <w:szCs w:val="24"/>
          </w:rPr>
          <w:t>-</w:t>
        </w:r>
      </w:ins>
      <w:ins w:id="4659" w:author="Britt Collins" w:date="2021-09-30T14:58:00Z">
        <w:r w:rsidR="006F31F6" w:rsidRPr="000B0CC8">
          <w:rPr>
            <w:rFonts w:ascii="Times New Roman" w:hAnsi="Times New Roman"/>
            <w:sz w:val="24"/>
            <w:szCs w:val="24"/>
          </w:rPr>
          <w:t>haired bloke who wore black, thick rimmed glasses</w:t>
        </w:r>
      </w:ins>
      <w:ins w:id="4660" w:author="Britt Collins" w:date="2021-10-04T18:16:00Z">
        <w:r>
          <w:rPr>
            <w:rFonts w:ascii="Times New Roman" w:hAnsi="Times New Roman"/>
            <w:sz w:val="24"/>
            <w:szCs w:val="24"/>
          </w:rPr>
          <w:t>, whom</w:t>
        </w:r>
      </w:ins>
      <w:ins w:id="4661" w:author="Britt Collins" w:date="2021-09-30T14:58:00Z">
        <w:r w:rsidR="006F31F6" w:rsidRPr="000B0CC8">
          <w:rPr>
            <w:rFonts w:ascii="Times New Roman" w:hAnsi="Times New Roman"/>
            <w:sz w:val="24"/>
            <w:szCs w:val="24"/>
          </w:rPr>
          <w:t xml:space="preserve"> I immediately recognised as Carl. I smiled and waved at Dan. He raised his half-full pint glass. I approached the group nervously. </w:t>
        </w:r>
      </w:ins>
      <w:ins w:id="4662" w:author="Britt Collins" w:date="2021-10-04T18:17:00Z">
        <w:r>
          <w:rPr>
            <w:rFonts w:ascii="Times New Roman" w:hAnsi="Times New Roman"/>
            <w:sz w:val="24"/>
            <w:szCs w:val="24"/>
          </w:rPr>
          <w:t>“</w:t>
        </w:r>
      </w:ins>
      <w:ins w:id="4663" w:author="Britt Collins" w:date="2021-09-30T14:58:00Z">
        <w:r w:rsidR="006F31F6" w:rsidRPr="000B0CC8">
          <w:rPr>
            <w:rFonts w:ascii="Times New Roman" w:hAnsi="Times New Roman"/>
            <w:sz w:val="24"/>
            <w:szCs w:val="24"/>
          </w:rPr>
          <w:t>Mr Clarke, good to see you made it. This, as you know, is Carlos</w:t>
        </w:r>
      </w:ins>
      <w:ins w:id="4664" w:author="Britt Collins" w:date="2021-10-04T18:17:00Z">
        <w:r>
          <w:rPr>
            <w:rFonts w:ascii="Times New Roman" w:hAnsi="Times New Roman"/>
            <w:sz w:val="24"/>
            <w:szCs w:val="24"/>
          </w:rPr>
          <w:t>.”</w:t>
        </w:r>
      </w:ins>
      <w:ins w:id="4665" w:author="Britt Collins" w:date="2021-09-30T14:58:00Z">
        <w:r w:rsidR="006F31F6" w:rsidRPr="000B0CC8">
          <w:rPr>
            <w:rFonts w:ascii="Times New Roman" w:hAnsi="Times New Roman"/>
            <w:sz w:val="24"/>
            <w:szCs w:val="24"/>
          </w:rPr>
          <w:t xml:space="preserve"> he sheepishly. </w:t>
        </w:r>
      </w:ins>
    </w:p>
    <w:p w14:paraId="0F44E767" w14:textId="07234F7D" w:rsidR="006F31F6" w:rsidRPr="000B0CC8" w:rsidRDefault="006F31F6">
      <w:pPr>
        <w:spacing w:line="480" w:lineRule="auto"/>
        <w:ind w:left="-5" w:right="15" w:firstLine="725"/>
        <w:rPr>
          <w:ins w:id="4666" w:author="Britt Collins" w:date="2021-09-30T14:58:00Z"/>
          <w:rFonts w:ascii="Times New Roman" w:hAnsi="Times New Roman"/>
          <w:sz w:val="24"/>
          <w:szCs w:val="24"/>
        </w:rPr>
        <w:pPrChange w:id="4667" w:author="Britt Collins" w:date="2021-10-04T18:17:00Z">
          <w:pPr>
            <w:ind w:left="-5" w:right="15"/>
          </w:pPr>
        </w:pPrChange>
      </w:pPr>
      <w:ins w:id="4668" w:author="Britt Collins" w:date="2021-09-30T14:58:00Z">
        <w:r w:rsidRPr="000B0CC8">
          <w:rPr>
            <w:rFonts w:ascii="Times New Roman" w:hAnsi="Times New Roman"/>
            <w:sz w:val="24"/>
            <w:szCs w:val="24"/>
          </w:rPr>
          <w:t>Carl smiled, transferred his pint to his other hand, and shook my hand. In a quiet British accent, he introduced himself. "</w:t>
        </w:r>
      </w:ins>
      <w:ins w:id="4669" w:author="Britt Collins" w:date="2021-10-04T18:17:00Z">
        <w:r w:rsidR="00B91E52">
          <w:rPr>
            <w:rFonts w:ascii="Times New Roman" w:hAnsi="Times New Roman"/>
            <w:sz w:val="24"/>
            <w:szCs w:val="24"/>
          </w:rPr>
          <w:t>Y</w:t>
        </w:r>
      </w:ins>
      <w:ins w:id="4670" w:author="Britt Collins" w:date="2021-09-30T14:58:00Z">
        <w:r w:rsidRPr="000B0CC8">
          <w:rPr>
            <w:rFonts w:ascii="Times New Roman" w:hAnsi="Times New Roman"/>
            <w:sz w:val="24"/>
            <w:szCs w:val="24"/>
          </w:rPr>
          <w:t>es, we</w:t>
        </w:r>
      </w:ins>
      <w:ins w:id="4671" w:author="Britt Collins" w:date="2021-10-04T18:17:00Z">
        <w:r w:rsidR="00B91E52">
          <w:rPr>
            <w:rFonts w:ascii="Times New Roman" w:hAnsi="Times New Roman"/>
            <w:sz w:val="24"/>
            <w:szCs w:val="24"/>
          </w:rPr>
          <w:t>’</w:t>
        </w:r>
      </w:ins>
      <w:ins w:id="4672" w:author="Britt Collins" w:date="2021-09-30T14:58:00Z">
        <w:r w:rsidRPr="000B0CC8">
          <w:rPr>
            <w:rFonts w:ascii="Times New Roman" w:hAnsi="Times New Roman"/>
            <w:sz w:val="24"/>
            <w:szCs w:val="24"/>
          </w:rPr>
          <w:t>ve met. Welcome to the British ex-pat community. Grab yourself a drink at the bar over there. When you return, I’ll introduce you to the rest of the gang.</w:t>
        </w:r>
      </w:ins>
      <w:ins w:id="4673" w:author="Britt Collins" w:date="2021-10-04T18:17:00Z">
        <w:r w:rsidR="00B91E52">
          <w:rPr>
            <w:rFonts w:ascii="Times New Roman" w:hAnsi="Times New Roman"/>
            <w:sz w:val="24"/>
            <w:szCs w:val="24"/>
          </w:rPr>
          <w:t>”</w:t>
        </w:r>
      </w:ins>
    </w:p>
    <w:p w14:paraId="6EDDEDD8" w14:textId="40EC4481" w:rsidR="006F31F6" w:rsidRPr="000B0CC8" w:rsidRDefault="006F31F6">
      <w:pPr>
        <w:spacing w:line="480" w:lineRule="auto"/>
        <w:ind w:left="-5" w:right="15" w:firstLine="725"/>
        <w:rPr>
          <w:ins w:id="4674" w:author="Britt Collins" w:date="2021-09-30T14:58:00Z"/>
          <w:rFonts w:ascii="Times New Roman" w:hAnsi="Times New Roman"/>
          <w:sz w:val="24"/>
          <w:szCs w:val="24"/>
        </w:rPr>
        <w:pPrChange w:id="4675" w:author="Britt Collins" w:date="2021-10-04T18:19:00Z">
          <w:pPr>
            <w:spacing w:after="17"/>
            <w:ind w:left="-5" w:right="15"/>
          </w:pPr>
        </w:pPrChange>
      </w:pPr>
      <w:ins w:id="4676" w:author="Britt Collins" w:date="2021-09-30T14:58:00Z">
        <w:r w:rsidRPr="000B0CC8">
          <w:rPr>
            <w:rFonts w:ascii="Times New Roman" w:hAnsi="Times New Roman"/>
            <w:sz w:val="24"/>
            <w:szCs w:val="24"/>
          </w:rPr>
          <w:t>The h</w:t>
        </w:r>
      </w:ins>
      <w:ins w:id="4677" w:author="Britt Collins" w:date="2021-10-04T18:18:00Z">
        <w:r w:rsidR="00B91E52">
          <w:rPr>
            <w:rFonts w:ascii="Times New Roman" w:hAnsi="Times New Roman"/>
            <w:sz w:val="24"/>
            <w:szCs w:val="24"/>
          </w:rPr>
          <w:t>omey</w:t>
        </w:r>
      </w:ins>
      <w:ins w:id="4678" w:author="Britt Collins" w:date="2021-09-30T14:58:00Z">
        <w:r w:rsidRPr="000B0CC8">
          <w:rPr>
            <w:rFonts w:ascii="Times New Roman" w:hAnsi="Times New Roman"/>
            <w:sz w:val="24"/>
            <w:szCs w:val="24"/>
          </w:rPr>
          <w:t xml:space="preserve"> outdoor bar was situated in front of the beautiful calm Manly seascape. Having seen what others were drinking, and wanting to fit in, I ordered a Toohey’s New. The barman took a schooner (425ml) glass out of the fridge</w:t>
        </w:r>
      </w:ins>
      <w:ins w:id="4679" w:author="Britt Collins" w:date="2021-10-04T18:18:00Z">
        <w:r w:rsidR="00B91E52">
          <w:rPr>
            <w:rFonts w:ascii="Times New Roman" w:hAnsi="Times New Roman"/>
            <w:sz w:val="24"/>
            <w:szCs w:val="24"/>
          </w:rPr>
          <w:t xml:space="preserve">, </w:t>
        </w:r>
      </w:ins>
      <w:ins w:id="4680" w:author="Britt Collins" w:date="2021-09-30T14:58:00Z">
        <w:r w:rsidRPr="000B0CC8">
          <w:rPr>
            <w:rFonts w:ascii="Times New Roman" w:hAnsi="Times New Roman"/>
            <w:sz w:val="24"/>
            <w:szCs w:val="24"/>
          </w:rPr>
          <w:t>a common practice to keep the drink ice cold</w:t>
        </w:r>
      </w:ins>
      <w:ins w:id="4681" w:author="Britt Collins" w:date="2021-10-04T18:18:00Z">
        <w:r w:rsidR="00B91E52">
          <w:rPr>
            <w:rFonts w:ascii="Times New Roman" w:hAnsi="Times New Roman"/>
            <w:sz w:val="24"/>
            <w:szCs w:val="24"/>
          </w:rPr>
          <w:t>,</w:t>
        </w:r>
      </w:ins>
      <w:ins w:id="4682" w:author="Britt Collins" w:date="2021-09-30T14:58:00Z">
        <w:r w:rsidRPr="000B0CC8">
          <w:rPr>
            <w:rFonts w:ascii="Times New Roman" w:hAnsi="Times New Roman"/>
            <w:sz w:val="24"/>
            <w:szCs w:val="24"/>
          </w:rPr>
          <w:t xml:space="preserve"> and began pouring. I returned to Carl. He took a sip of his drink before beginning the introductions. The group included Andy, Johnny, Pete </w:t>
        </w:r>
      </w:ins>
      <w:ins w:id="4683" w:author="Britt Collins" w:date="2021-10-04T18:18:00Z">
        <w:r w:rsidR="00B91E52">
          <w:rPr>
            <w:rFonts w:ascii="Times New Roman" w:hAnsi="Times New Roman"/>
            <w:sz w:val="24"/>
            <w:szCs w:val="24"/>
          </w:rPr>
          <w:t>and</w:t>
        </w:r>
      </w:ins>
      <w:ins w:id="4684" w:author="Britt Collins" w:date="2021-09-30T14:58:00Z">
        <w:r w:rsidRPr="000B0CC8">
          <w:rPr>
            <w:rFonts w:ascii="Times New Roman" w:hAnsi="Times New Roman"/>
            <w:sz w:val="24"/>
            <w:szCs w:val="24"/>
          </w:rPr>
          <w:t xml:space="preserve"> Dan. It was great socialising with a group of </w:t>
        </w:r>
      </w:ins>
      <w:ins w:id="4685" w:author="Britt Collins" w:date="2021-10-04T18:18:00Z">
        <w:r w:rsidR="00B91E52">
          <w:rPr>
            <w:rFonts w:ascii="Times New Roman" w:hAnsi="Times New Roman"/>
            <w:sz w:val="24"/>
            <w:szCs w:val="24"/>
          </w:rPr>
          <w:t>Brits</w:t>
        </w:r>
      </w:ins>
      <w:ins w:id="4686" w:author="Britt Collins" w:date="2021-09-30T14:58:00Z">
        <w:r w:rsidRPr="000B0CC8">
          <w:rPr>
            <w:rFonts w:ascii="Times New Roman" w:hAnsi="Times New Roman"/>
            <w:sz w:val="24"/>
            <w:szCs w:val="24"/>
          </w:rPr>
          <w:t>, my age, from similar backgrounds.</w:t>
        </w:r>
      </w:ins>
      <w:ins w:id="4687" w:author="Britt Collins" w:date="2021-10-04T18:19:00Z">
        <w:r w:rsidR="00B91E52">
          <w:rPr>
            <w:rFonts w:ascii="Times New Roman" w:hAnsi="Times New Roman"/>
            <w:sz w:val="24"/>
            <w:szCs w:val="24"/>
          </w:rPr>
          <w:t xml:space="preserve"> </w:t>
        </w:r>
      </w:ins>
      <w:ins w:id="4688" w:author="Britt Collins" w:date="2021-09-30T14:58:00Z">
        <w:r w:rsidRPr="000B0CC8">
          <w:rPr>
            <w:rFonts w:ascii="Times New Roman" w:hAnsi="Times New Roman"/>
            <w:sz w:val="24"/>
            <w:szCs w:val="24"/>
          </w:rPr>
          <w:t>My time in Australia made me question all aspects of my life</w:t>
        </w:r>
      </w:ins>
      <w:ins w:id="4689" w:author="Britt Collins" w:date="2021-10-04T18:19:00Z">
        <w:r w:rsidR="00B91E52">
          <w:rPr>
            <w:rFonts w:ascii="Times New Roman" w:hAnsi="Times New Roman"/>
            <w:sz w:val="24"/>
            <w:szCs w:val="24"/>
          </w:rPr>
          <w:t xml:space="preserve">. </w:t>
        </w:r>
      </w:ins>
      <w:ins w:id="4690" w:author="Britt Collins" w:date="2021-09-30T14:58:00Z">
        <w:r w:rsidRPr="000B0CC8">
          <w:rPr>
            <w:rFonts w:ascii="Times New Roman" w:hAnsi="Times New Roman"/>
            <w:sz w:val="24"/>
            <w:szCs w:val="24"/>
          </w:rPr>
          <w:t>I didn’t realise it at the time, social drinking was a massive part of my life back home and here in Australia.</w:t>
        </w:r>
      </w:ins>
    </w:p>
    <w:p w14:paraId="52FA7C8A" w14:textId="31652C08" w:rsidR="006F31F6" w:rsidRPr="000B0CC8" w:rsidRDefault="00B91E52">
      <w:pPr>
        <w:spacing w:line="480" w:lineRule="auto"/>
        <w:ind w:left="-5" w:right="15"/>
        <w:rPr>
          <w:ins w:id="4691" w:author="Britt Collins" w:date="2021-09-30T14:58:00Z"/>
          <w:rFonts w:ascii="Times New Roman" w:hAnsi="Times New Roman"/>
          <w:sz w:val="24"/>
          <w:szCs w:val="24"/>
        </w:rPr>
        <w:pPrChange w:id="4692" w:author="Britt Collins" w:date="2021-09-30T15:06:00Z">
          <w:pPr>
            <w:ind w:left="-5" w:right="15"/>
          </w:pPr>
        </w:pPrChange>
      </w:pPr>
      <w:ins w:id="4693" w:author="Britt Collins" w:date="2021-10-04T18:19:00Z">
        <w:r w:rsidRPr="008E01B8">
          <w:rPr>
            <w:rFonts w:ascii="Times New Roman" w:hAnsi="Times New Roman"/>
            <w:b/>
            <w:sz w:val="24"/>
            <w:szCs w:val="24"/>
            <w:rPrChange w:id="4694" w:author="Britt Collins" w:date="2021-10-04T18:20:00Z">
              <w:rPr>
                <w:rFonts w:ascii="Times New Roman" w:hAnsi="Times New Roman"/>
                <w:sz w:val="24"/>
                <w:szCs w:val="24"/>
              </w:rPr>
            </w:rPrChange>
          </w:rPr>
          <w:t>THIS DOESN’T ADD ANYTHING TO THE STORY</w:t>
        </w:r>
      </w:ins>
      <w:ins w:id="4695" w:author="Britt Collins" w:date="2021-10-04T18:20:00Z">
        <w:r w:rsidR="008E01B8">
          <w:rPr>
            <w:rFonts w:ascii="Times New Roman" w:hAnsi="Times New Roman"/>
            <w:b/>
            <w:sz w:val="24"/>
            <w:szCs w:val="24"/>
          </w:rPr>
          <w:t>, SOMETHING REFLECTIVE WOULD BE MORE ENGAGING</w:t>
        </w:r>
        <w:r w:rsidR="008E01B8">
          <w:rPr>
            <w:rFonts w:ascii="Times New Roman" w:hAnsi="Times New Roman"/>
            <w:sz w:val="24"/>
            <w:szCs w:val="24"/>
          </w:rPr>
          <w:t xml:space="preserve"> </w:t>
        </w:r>
      </w:ins>
      <w:ins w:id="4696" w:author="Britt Collins" w:date="2021-09-30T14:58:00Z">
        <w:r w:rsidR="006F31F6" w:rsidRPr="000B0CC8">
          <w:rPr>
            <w:rFonts w:ascii="Times New Roman" w:hAnsi="Times New Roman"/>
            <w:sz w:val="24"/>
            <w:szCs w:val="24"/>
          </w:rPr>
          <w:t>This was due to a number of factors:</w:t>
        </w:r>
      </w:ins>
    </w:p>
    <w:p w14:paraId="6E88AABF" w14:textId="77777777" w:rsidR="006F31F6" w:rsidRPr="000B0CC8" w:rsidRDefault="006F31F6">
      <w:pPr>
        <w:spacing w:after="17" w:line="480" w:lineRule="auto"/>
        <w:ind w:left="355" w:right="15"/>
        <w:rPr>
          <w:ins w:id="4697" w:author="Britt Collins" w:date="2021-09-30T14:58:00Z"/>
          <w:rFonts w:ascii="Times New Roman" w:hAnsi="Times New Roman"/>
          <w:sz w:val="24"/>
          <w:szCs w:val="24"/>
        </w:rPr>
        <w:pPrChange w:id="4698" w:author="Britt Collins" w:date="2021-09-30T15:06:00Z">
          <w:pPr>
            <w:spacing w:after="17"/>
            <w:ind w:left="355" w:right="15"/>
          </w:pPr>
        </w:pPrChange>
      </w:pPr>
      <w:ins w:id="4699" w:author="Britt Collins" w:date="2021-09-30T14:58:00Z">
        <w:r w:rsidRPr="00C425A9">
          <w:rPr>
            <w:rFonts w:ascii="Times New Roman" w:eastAsia="Calibri" w:hAnsi="Times New Roman" w:cs="Calibri"/>
            <w:noProof/>
            <w:sz w:val="24"/>
            <w:szCs w:val="24"/>
          </w:rPr>
          <w:lastRenderedPageBreak/>
          <mc:AlternateContent>
            <mc:Choice Requires="wpg">
              <w:drawing>
                <wp:anchor distT="0" distB="0" distL="114300" distR="114300" simplePos="0" relativeHeight="251678720" behindDoc="0" locked="0" layoutInCell="1" allowOverlap="1" wp14:anchorId="7C6E4FED" wp14:editId="2EFD2EE9">
                  <wp:simplePos x="0" y="0"/>
                  <wp:positionH relativeFrom="column">
                    <wp:posOffset>219075</wp:posOffset>
                  </wp:positionH>
                  <wp:positionV relativeFrom="paragraph">
                    <wp:posOffset>20935</wp:posOffset>
                  </wp:positionV>
                  <wp:extent cx="47625" cy="466725"/>
                  <wp:effectExtent l="0" t="0" r="0" b="0"/>
                  <wp:wrapSquare wrapText="bothSides"/>
                  <wp:docPr id="73016" name="Group 73016"/>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581" name="Shape 2581"/>
                          <wps:cNvSpPr/>
                          <wps:spPr>
                            <a:xfrm>
                              <a:off x="0" y="0"/>
                              <a:ext cx="47625" cy="47625"/>
                            </a:xfrm>
                            <a:custGeom>
                              <a:avLst/>
                              <a:gdLst/>
                              <a:ahLst/>
                              <a:cxnLst/>
                              <a:rect l="0" t="0" r="0" b="0"/>
                              <a:pathLst>
                                <a:path w="47625" h="47625">
                                  <a:moveTo>
                                    <a:pt x="23813" y="0"/>
                                  </a:moveTo>
                                  <a:cubicBezTo>
                                    <a:pt x="26970" y="0"/>
                                    <a:pt x="30008" y="595"/>
                                    <a:pt x="32925" y="1736"/>
                                  </a:cubicBezTo>
                                  <a:cubicBezTo>
                                    <a:pt x="35842" y="2977"/>
                                    <a:pt x="38418" y="4713"/>
                                    <a:pt x="40650" y="6945"/>
                                  </a:cubicBezTo>
                                  <a:cubicBezTo>
                                    <a:pt x="42883" y="9178"/>
                                    <a:pt x="44604" y="11708"/>
                                    <a:pt x="45812" y="14635"/>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91"/>
                                  </a:cubicBezTo>
                                  <a:cubicBezTo>
                                    <a:pt x="604" y="29964"/>
                                    <a:pt x="0" y="26938"/>
                                    <a:pt x="0" y="23813"/>
                                  </a:cubicBezTo>
                                  <a:cubicBezTo>
                                    <a:pt x="0" y="20638"/>
                                    <a:pt x="604" y="17611"/>
                                    <a:pt x="1813" y="14684"/>
                                  </a:cubicBezTo>
                                  <a:cubicBezTo>
                                    <a:pt x="3021" y="11757"/>
                                    <a:pt x="4742" y="9178"/>
                                    <a:pt x="6975" y="6945"/>
                                  </a:cubicBezTo>
                                  <a:cubicBezTo>
                                    <a:pt x="9207" y="4713"/>
                                    <a:pt x="11782" y="2977"/>
                                    <a:pt x="14700" y="173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83" name="Shape 2583"/>
                          <wps:cNvSpPr/>
                          <wps:spPr>
                            <a:xfrm>
                              <a:off x="0" y="209550"/>
                              <a:ext cx="47625" cy="47625"/>
                            </a:xfrm>
                            <a:custGeom>
                              <a:avLst/>
                              <a:gdLst/>
                              <a:ahLst/>
                              <a:cxnLst/>
                              <a:rect l="0" t="0" r="0" b="0"/>
                              <a:pathLst>
                                <a:path w="47625" h="47625">
                                  <a:moveTo>
                                    <a:pt x="23813" y="0"/>
                                  </a:moveTo>
                                  <a:cubicBezTo>
                                    <a:pt x="26970" y="0"/>
                                    <a:pt x="30008" y="595"/>
                                    <a:pt x="32925" y="1736"/>
                                  </a:cubicBezTo>
                                  <a:cubicBezTo>
                                    <a:pt x="35842" y="2977"/>
                                    <a:pt x="38418" y="4713"/>
                                    <a:pt x="40650" y="6945"/>
                                  </a:cubicBezTo>
                                  <a:cubicBezTo>
                                    <a:pt x="42883" y="9128"/>
                                    <a:pt x="44604" y="11708"/>
                                    <a:pt x="45812" y="14684"/>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562"/>
                                    <a:pt x="1813" y="14684"/>
                                  </a:cubicBezTo>
                                  <a:cubicBezTo>
                                    <a:pt x="3021" y="11708"/>
                                    <a:pt x="4742" y="9128"/>
                                    <a:pt x="6975" y="6945"/>
                                  </a:cubicBezTo>
                                  <a:cubicBezTo>
                                    <a:pt x="9207" y="4713"/>
                                    <a:pt x="11782" y="3026"/>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26"/>
                                    <a:pt x="38418" y="4713"/>
                                    <a:pt x="40650" y="6945"/>
                                  </a:cubicBezTo>
                                  <a:cubicBezTo>
                                    <a:pt x="42883" y="9178"/>
                                    <a:pt x="44604" y="11708"/>
                                    <a:pt x="45812" y="14684"/>
                                  </a:cubicBezTo>
                                  <a:cubicBezTo>
                                    <a:pt x="47021" y="17611"/>
                                    <a:pt x="47625" y="20638"/>
                                    <a:pt x="47625" y="23813"/>
                                  </a:cubicBezTo>
                                  <a:cubicBezTo>
                                    <a:pt x="47625" y="26938"/>
                                    <a:pt x="47021" y="29964"/>
                                    <a:pt x="45812" y="3289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611"/>
                                    <a:pt x="1813" y="14684"/>
                                  </a:cubicBezTo>
                                  <a:cubicBezTo>
                                    <a:pt x="3021" y="11708"/>
                                    <a:pt x="4742" y="9178"/>
                                    <a:pt x="6975" y="6945"/>
                                  </a:cubicBezTo>
                                  <a:cubicBezTo>
                                    <a:pt x="9207" y="4713"/>
                                    <a:pt x="11782" y="3026"/>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F8B953" id="Group 73016" o:spid="_x0000_s1026" style="position:absolute;margin-left:17.25pt;margin-top:1.65pt;width:3.75pt;height:36.75pt;z-index:251678720"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">
                  <v:shape id="Shape 258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" path="m23813,v3157,,6195,595,9112,1736c35842,2977,38418,4713,40650,6945v2233,2233,3954,4763,5162,7690c47021,17562,47625,20638,47625,23813v,3125,-604,6151,-1813,9028c44604,35818,42883,38348,40650,40630v-2232,2183,-4808,3919,-7725,5159c30008,46980,26970,47575,23813,47625v-3158,-50,-6196,-645,-9113,-1836c11782,44549,9207,42813,6975,40630,4742,38348,3021,35818,1813,32891,604,29964,,26938,,23813,,20638,604,17611,1813,14684,3021,11757,4742,9178,6975,6945,9207,4713,11782,2977,14700,1736,17617,595,20655,,23813,xe" fillcolor="black" stroked="f" strokeweight="0">
                    <v:stroke miterlimit="1" joinstyle="miter"/>
                    <v:path arrowok="t" textboxrect="0,0,47625,47625"/>
                  </v:shape>
                  <v:shape id="Shape 2583"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" path="m23813,v3157,,6195,595,9112,1736c35842,2977,38418,4713,40650,6945v2233,2183,3954,4763,5162,7739c47021,17562,47625,20638,47625,23813v,3125,-604,6151,-1813,9028c44604,35818,42883,38348,40650,40630v-2232,2183,-4808,3919,-7725,5159c30008,46980,26970,47575,23813,47625v-3158,-50,-6196,-645,-9113,-1836c11782,44549,9207,42813,6975,40630,4742,38348,3021,35818,1813,32841,604,29964,,26938,,23813,,20638,604,17562,1813,14684,3021,11708,4742,9128,6975,6945,9207,4713,11782,3026,14700,1786,17617,595,20655,,23813,xe" fillcolor="black" stroked="f" strokeweight="0">
                    <v:stroke miterlimit="1" joinstyle="miter"/>
                    <v:path arrowok="t" textboxrect="0,0,47625,47625"/>
                  </v:shape>
                  <v:shape id="Shape 2585"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" path="m23813,v3157,,6195,595,9112,1786c35842,3026,38418,4713,40650,6945v2233,2233,3954,4763,5162,7739c47021,17611,47625,20638,47625,23813v,3125,-604,6151,-1813,9078c44604,35818,42883,38348,40650,40630v-2232,2183,-4808,3919,-7725,5159c30008,46980,26970,47575,23813,47625v-3158,-50,-6196,-645,-9113,-1836c11782,44549,9207,42813,6975,40630,4742,38348,3021,35818,1813,32841,604,29964,,26938,,23813,,20638,604,17611,1813,14684,3021,11708,4742,9178,6975,6945,9207,4713,11782,3026,14700,1786,17617,595,20655,,23813,xe" fillcolor="black" stroked="f" strokeweight="0">
                    <v:stroke miterlimit="1" joinstyle="miter"/>
                    <v:path arrowok="t" textboxrect="0,0,47625,47625"/>
                  </v:shape>
                  <w10:wrap type="square"/>
                </v:group>
              </w:pict>
            </mc:Fallback>
          </mc:AlternateContent>
        </w:r>
        <w:r w:rsidRPr="000B0CC8">
          <w:rPr>
            <w:rFonts w:ascii="Times New Roman" w:hAnsi="Times New Roman"/>
            <w:sz w:val="24"/>
            <w:szCs w:val="24"/>
          </w:rPr>
          <w:t>I loved the taste of beer.</w:t>
        </w:r>
      </w:ins>
    </w:p>
    <w:p w14:paraId="0C0B61D1" w14:textId="77777777" w:rsidR="006F31F6" w:rsidRPr="000B0CC8" w:rsidRDefault="006F31F6">
      <w:pPr>
        <w:spacing w:after="17" w:line="480" w:lineRule="auto"/>
        <w:ind w:left="355" w:right="15"/>
        <w:rPr>
          <w:ins w:id="4700" w:author="Britt Collins" w:date="2021-09-30T14:58:00Z"/>
          <w:rFonts w:ascii="Times New Roman" w:hAnsi="Times New Roman"/>
          <w:sz w:val="24"/>
          <w:szCs w:val="24"/>
        </w:rPr>
        <w:pPrChange w:id="4701" w:author="Britt Collins" w:date="2021-09-30T15:06:00Z">
          <w:pPr>
            <w:spacing w:after="17"/>
            <w:ind w:left="355" w:right="15"/>
          </w:pPr>
        </w:pPrChange>
      </w:pPr>
      <w:ins w:id="4702" w:author="Britt Collins" w:date="2021-09-30T14:58:00Z">
        <w:r w:rsidRPr="000B0CC8">
          <w:rPr>
            <w:rFonts w:ascii="Times New Roman" w:hAnsi="Times New Roman"/>
            <w:sz w:val="24"/>
            <w:szCs w:val="24"/>
          </w:rPr>
          <w:t>Pubs were comfortable, extensions of a person's home. Hosting was left to the bar staff.</w:t>
        </w:r>
      </w:ins>
    </w:p>
    <w:p w14:paraId="2BB44F4A" w14:textId="77777777" w:rsidR="006F31F6" w:rsidRPr="000B0CC8" w:rsidRDefault="006F31F6">
      <w:pPr>
        <w:spacing w:line="480" w:lineRule="auto"/>
        <w:ind w:left="355" w:right="15"/>
        <w:rPr>
          <w:ins w:id="4703" w:author="Britt Collins" w:date="2021-09-30T14:58:00Z"/>
          <w:rFonts w:ascii="Times New Roman" w:hAnsi="Times New Roman"/>
          <w:sz w:val="24"/>
          <w:szCs w:val="24"/>
        </w:rPr>
        <w:pPrChange w:id="4704" w:author="Britt Collins" w:date="2021-09-30T15:06:00Z">
          <w:pPr>
            <w:ind w:left="355" w:right="15"/>
          </w:pPr>
        </w:pPrChange>
      </w:pPr>
      <w:ins w:id="4705" w:author="Britt Collins" w:date="2021-09-30T14:58:00Z">
        <w:r w:rsidRPr="000B0CC8">
          <w:rPr>
            <w:rFonts w:ascii="Times New Roman" w:hAnsi="Times New Roman"/>
            <w:sz w:val="24"/>
            <w:szCs w:val="24"/>
          </w:rPr>
          <w:t>People are more open to talk about their lives after a drink. Unfortunately, quality of conversation decreases as quantity consumed is increased.</w:t>
        </w:r>
      </w:ins>
    </w:p>
    <w:p w14:paraId="3F52A4D9" w14:textId="7F4A083A" w:rsidR="006F31F6" w:rsidRPr="000B0CC8" w:rsidRDefault="006F31F6">
      <w:pPr>
        <w:spacing w:line="480" w:lineRule="auto"/>
        <w:ind w:left="-5" w:right="15" w:firstLine="350"/>
        <w:rPr>
          <w:ins w:id="4706" w:author="Britt Collins" w:date="2021-09-30T14:58:00Z"/>
          <w:rFonts w:ascii="Times New Roman" w:hAnsi="Times New Roman"/>
          <w:sz w:val="24"/>
          <w:szCs w:val="24"/>
        </w:rPr>
        <w:pPrChange w:id="4707" w:author="Britt Collins" w:date="2021-10-04T18:20:00Z">
          <w:pPr>
            <w:ind w:left="-5" w:right="15"/>
          </w:pPr>
        </w:pPrChange>
      </w:pPr>
      <w:ins w:id="4708" w:author="Britt Collins" w:date="2021-09-30T14:58:00Z">
        <w:r w:rsidRPr="000B0CC8">
          <w:rPr>
            <w:rFonts w:ascii="Times New Roman" w:hAnsi="Times New Roman"/>
            <w:sz w:val="24"/>
            <w:szCs w:val="24"/>
          </w:rPr>
          <w:t xml:space="preserve">Australian bars showed a range of local sports all day on big screens. Rugby League was Sydney's main sport. Australian league rugby was arguably of higher quality that found </w:t>
        </w:r>
      </w:ins>
      <w:ins w:id="4709" w:author="Britt Collins" w:date="2021-10-04T18:21:00Z">
        <w:r w:rsidR="008E01B8">
          <w:rPr>
            <w:rFonts w:ascii="Times New Roman" w:hAnsi="Times New Roman"/>
            <w:sz w:val="24"/>
            <w:szCs w:val="24"/>
          </w:rPr>
          <w:t>back home</w:t>
        </w:r>
      </w:ins>
      <w:ins w:id="4710" w:author="Britt Collins" w:date="2021-09-30T14:58:00Z">
        <w:r w:rsidRPr="000B0CC8">
          <w:rPr>
            <w:rFonts w:ascii="Times New Roman" w:hAnsi="Times New Roman"/>
            <w:sz w:val="24"/>
            <w:szCs w:val="24"/>
          </w:rPr>
          <w:t>. The Roosters and Rabbitohs were the top two Sydney teams. Outdoor sports heavily influenced the Sydney culture.</w:t>
        </w:r>
      </w:ins>
    </w:p>
    <w:p w14:paraId="608ADFF0" w14:textId="2507D7F5" w:rsidR="006F31F6" w:rsidRPr="000B0CC8" w:rsidRDefault="006F31F6">
      <w:pPr>
        <w:spacing w:line="480" w:lineRule="auto"/>
        <w:ind w:left="-5" w:right="15" w:firstLine="350"/>
        <w:rPr>
          <w:ins w:id="4711" w:author="Britt Collins" w:date="2021-09-30T14:58:00Z"/>
          <w:rFonts w:ascii="Times New Roman" w:hAnsi="Times New Roman"/>
          <w:sz w:val="24"/>
          <w:szCs w:val="24"/>
        </w:rPr>
        <w:pPrChange w:id="4712" w:author="Britt Collins" w:date="2021-10-04T18:21:00Z">
          <w:pPr>
            <w:ind w:left="-5" w:right="15"/>
          </w:pPr>
        </w:pPrChange>
      </w:pPr>
      <w:ins w:id="4713" w:author="Britt Collins" w:date="2021-09-30T14:58:00Z">
        <w:r w:rsidRPr="000B0CC8">
          <w:rPr>
            <w:rFonts w:ascii="Times New Roman" w:hAnsi="Times New Roman"/>
            <w:sz w:val="24"/>
            <w:szCs w:val="24"/>
          </w:rPr>
          <w:t xml:space="preserve">I loved the </w:t>
        </w:r>
      </w:ins>
      <w:ins w:id="4714" w:author="Britt Collins" w:date="2021-10-04T18:21:00Z">
        <w:r w:rsidR="008E01B8">
          <w:rPr>
            <w:rFonts w:ascii="Times New Roman" w:hAnsi="Times New Roman"/>
            <w:sz w:val="24"/>
            <w:szCs w:val="24"/>
          </w:rPr>
          <w:t xml:space="preserve">warm, balmy </w:t>
        </w:r>
      </w:ins>
      <w:ins w:id="4715" w:author="Britt Collins" w:date="2021-09-30T14:58:00Z">
        <w:r w:rsidRPr="000B0CC8">
          <w:rPr>
            <w:rFonts w:ascii="Times New Roman" w:hAnsi="Times New Roman"/>
            <w:sz w:val="24"/>
            <w:szCs w:val="24"/>
          </w:rPr>
          <w:t>weather on the evenings. When the sun set the temperature was perfect. The humidity helped the heat linger</w:t>
        </w:r>
      </w:ins>
      <w:ins w:id="4716" w:author="Britt Collins" w:date="2021-10-05T15:49:00Z">
        <w:r w:rsidR="002270DF">
          <w:rPr>
            <w:rFonts w:ascii="Times New Roman" w:hAnsi="Times New Roman"/>
            <w:sz w:val="24"/>
            <w:szCs w:val="24"/>
          </w:rPr>
          <w:t>, but t</w:t>
        </w:r>
      </w:ins>
      <w:ins w:id="4717" w:author="Britt Collins" w:date="2021-10-04T18:21:00Z">
        <w:r w:rsidR="008E01B8">
          <w:rPr>
            <w:rFonts w:ascii="Times New Roman" w:hAnsi="Times New Roman"/>
            <w:sz w:val="24"/>
            <w:szCs w:val="24"/>
          </w:rPr>
          <w:t xml:space="preserve">he downside was the </w:t>
        </w:r>
      </w:ins>
      <w:ins w:id="4718" w:author="Britt Collins" w:date="2021-09-30T14:58:00Z">
        <w:r w:rsidRPr="000B0CC8">
          <w:rPr>
            <w:rFonts w:ascii="Times New Roman" w:hAnsi="Times New Roman"/>
            <w:sz w:val="24"/>
            <w:szCs w:val="24"/>
          </w:rPr>
          <w:t xml:space="preserve">mosquitos. The clandestine critters were rarely bit an Aussie. The mosquitos seemed to treat an Australian as one of their own. It was common for Australians to mock </w:t>
        </w:r>
      </w:ins>
      <w:ins w:id="4719" w:author="Britt Collins" w:date="2021-10-04T18:22:00Z">
        <w:r w:rsidR="008E01B8">
          <w:rPr>
            <w:rFonts w:ascii="Times New Roman" w:hAnsi="Times New Roman"/>
            <w:sz w:val="24"/>
            <w:szCs w:val="24"/>
          </w:rPr>
          <w:t>a Brit’s</w:t>
        </w:r>
      </w:ins>
      <w:ins w:id="4720" w:author="Britt Collins" w:date="2021-09-30T14:58:00Z">
        <w:r w:rsidRPr="000B0CC8">
          <w:rPr>
            <w:rFonts w:ascii="Times New Roman" w:hAnsi="Times New Roman"/>
            <w:sz w:val="24"/>
            <w:szCs w:val="24"/>
          </w:rPr>
          <w:t xml:space="preserve"> lack of immunity to mosquito bites.</w:t>
        </w:r>
      </w:ins>
    </w:p>
    <w:p w14:paraId="4ABDE27D" w14:textId="2968990A" w:rsidR="006F31F6" w:rsidRPr="000B0CC8" w:rsidRDefault="006F31F6">
      <w:pPr>
        <w:spacing w:line="480" w:lineRule="auto"/>
        <w:ind w:left="-5" w:right="15" w:firstLine="350"/>
        <w:rPr>
          <w:ins w:id="4721" w:author="Britt Collins" w:date="2021-09-30T14:58:00Z"/>
          <w:rFonts w:ascii="Times New Roman" w:hAnsi="Times New Roman"/>
          <w:sz w:val="24"/>
          <w:szCs w:val="24"/>
        </w:rPr>
        <w:pPrChange w:id="4722" w:author="Britt Collins" w:date="2021-10-04T18:22:00Z">
          <w:pPr>
            <w:ind w:left="-5" w:right="15"/>
          </w:pPr>
        </w:pPrChange>
      </w:pPr>
      <w:ins w:id="4723" w:author="Britt Collins" w:date="2021-09-30T14:58:00Z">
        <w:r w:rsidRPr="000B0CC8">
          <w:rPr>
            <w:rFonts w:ascii="Times New Roman" w:hAnsi="Times New Roman"/>
            <w:sz w:val="24"/>
            <w:szCs w:val="24"/>
          </w:rPr>
          <w:t xml:space="preserve">Being a social drinker was a great excuse to be outdoors in </w:t>
        </w:r>
      </w:ins>
      <w:ins w:id="4724" w:author="Britt Collins" w:date="2021-10-04T18:22:00Z">
        <w:r w:rsidR="008E01B8">
          <w:rPr>
            <w:rFonts w:ascii="Times New Roman" w:hAnsi="Times New Roman"/>
            <w:sz w:val="24"/>
            <w:szCs w:val="24"/>
          </w:rPr>
          <w:t>the city</w:t>
        </w:r>
      </w:ins>
      <w:ins w:id="4725" w:author="Britt Collins" w:date="2021-09-30T14:58:00Z">
        <w:r w:rsidRPr="000B0CC8">
          <w:rPr>
            <w:rFonts w:ascii="Times New Roman" w:hAnsi="Times New Roman"/>
            <w:sz w:val="24"/>
            <w:szCs w:val="24"/>
          </w:rPr>
          <w:t>.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ins>
    </w:p>
    <w:p w14:paraId="409D2181" w14:textId="77777777" w:rsidR="008E01B8" w:rsidRDefault="006F31F6" w:rsidP="008E01B8">
      <w:pPr>
        <w:spacing w:after="325" w:line="480" w:lineRule="auto"/>
        <w:ind w:left="-5" w:right="15" w:firstLine="350"/>
        <w:rPr>
          <w:ins w:id="4726" w:author="Britt Collins" w:date="2021-10-04T18:23:00Z"/>
          <w:rFonts w:ascii="Times New Roman" w:hAnsi="Times New Roman"/>
          <w:sz w:val="24"/>
          <w:szCs w:val="24"/>
        </w:rPr>
      </w:pPr>
      <w:ins w:id="4727" w:author="Britt Collins" w:date="2021-09-30T14:58:00Z">
        <w:r w:rsidRPr="000B0CC8">
          <w:rPr>
            <w:rFonts w:ascii="Times New Roman" w:hAnsi="Times New Roman"/>
            <w:sz w:val="24"/>
            <w:szCs w:val="24"/>
          </w:rPr>
          <w:t xml:space="preserve">The amassed group of Brits at </w:t>
        </w:r>
      </w:ins>
      <w:ins w:id="4728" w:author="Britt Collins" w:date="2021-10-04T18:23:00Z">
        <w:r w:rsidR="008E01B8">
          <w:rPr>
            <w:rFonts w:ascii="Times New Roman" w:hAnsi="Times New Roman"/>
            <w:sz w:val="24"/>
            <w:szCs w:val="24"/>
          </w:rPr>
          <w:t>t</w:t>
        </w:r>
      </w:ins>
      <w:ins w:id="4729" w:author="Britt Collins" w:date="2021-09-30T14:58:00Z">
        <w:r w:rsidRPr="000B0CC8">
          <w:rPr>
            <w:rFonts w:ascii="Times New Roman" w:hAnsi="Times New Roman"/>
            <w:sz w:val="24"/>
            <w:szCs w:val="24"/>
          </w:rPr>
          <w:t>he Manly Bar were looking more at their watches than the next drinking venue. It suited me. I was happy to stay. Home was a two-block walk. The first of the watch-watchers was Dan. He’d barely touched his drink. It was obvious he didn’t want to be there. The supposed text from his wife was an excellent excuse for him to begin his hour</w:t>
        </w:r>
      </w:ins>
      <w:ins w:id="4730" w:author="Britt Collins" w:date="2021-10-04T18:23:00Z">
        <w:r w:rsidR="008E01B8">
          <w:rPr>
            <w:rFonts w:ascii="Times New Roman" w:hAnsi="Times New Roman"/>
            <w:sz w:val="24"/>
            <w:szCs w:val="24"/>
          </w:rPr>
          <w:t>-</w:t>
        </w:r>
      </w:ins>
      <w:ins w:id="4731" w:author="Britt Collins" w:date="2021-09-30T14:58:00Z">
        <w:r w:rsidRPr="000B0CC8">
          <w:rPr>
            <w:rFonts w:ascii="Times New Roman" w:hAnsi="Times New Roman"/>
            <w:sz w:val="24"/>
            <w:szCs w:val="24"/>
          </w:rPr>
          <w:t xml:space="preserve">plus journey home. </w:t>
        </w:r>
      </w:ins>
    </w:p>
    <w:p w14:paraId="71A6A941" w14:textId="23C2E2CA" w:rsidR="006F31F6" w:rsidRPr="000B0CC8" w:rsidRDefault="006F31F6">
      <w:pPr>
        <w:spacing w:after="325" w:line="480" w:lineRule="auto"/>
        <w:ind w:left="-5" w:right="15" w:firstLine="350"/>
        <w:rPr>
          <w:ins w:id="4732" w:author="Britt Collins" w:date="2021-09-30T14:58:00Z"/>
          <w:rFonts w:ascii="Times New Roman" w:hAnsi="Times New Roman"/>
          <w:sz w:val="24"/>
          <w:szCs w:val="24"/>
        </w:rPr>
        <w:pPrChange w:id="4733" w:author="Britt Collins" w:date="2021-10-04T18:22:00Z">
          <w:pPr>
            <w:spacing w:after="325"/>
            <w:ind w:left="-5" w:right="15"/>
          </w:pPr>
        </w:pPrChange>
      </w:pPr>
      <w:ins w:id="4734" w:author="Britt Collins" w:date="2021-09-30T14:58:00Z">
        <w:r w:rsidRPr="000B0CC8">
          <w:rPr>
            <w:rFonts w:ascii="Times New Roman" w:hAnsi="Times New Roman"/>
            <w:sz w:val="24"/>
            <w:szCs w:val="24"/>
          </w:rPr>
          <w:t>I continued my conversation with Carl. He had plenty of tips about the flat and living with Becs, my new flatmate.</w:t>
        </w:r>
      </w:ins>
      <w:ins w:id="4735" w:author="Britt Collins" w:date="2021-10-04T18:23:00Z">
        <w:r w:rsidR="008E01B8">
          <w:rPr>
            <w:rFonts w:ascii="Times New Roman" w:hAnsi="Times New Roman"/>
            <w:sz w:val="24"/>
            <w:szCs w:val="24"/>
          </w:rPr>
          <w:t xml:space="preserve"> </w:t>
        </w:r>
        <w:r w:rsidR="008E01B8" w:rsidRPr="008E01B8">
          <w:rPr>
            <w:rFonts w:ascii="Times New Roman" w:hAnsi="Times New Roman"/>
            <w:b/>
            <w:sz w:val="24"/>
            <w:szCs w:val="24"/>
            <w:rPrChange w:id="4736" w:author="Britt Collins" w:date="2021-10-04T18:25:00Z">
              <w:rPr>
                <w:rFonts w:ascii="Times New Roman" w:hAnsi="Times New Roman"/>
                <w:sz w:val="24"/>
                <w:szCs w:val="24"/>
              </w:rPr>
            </w:rPrChange>
          </w:rPr>
          <w:t>YOU COULD MAKE THIS</w:t>
        </w:r>
      </w:ins>
      <w:ins w:id="4737" w:author="Britt Collins" w:date="2021-10-04T18:24:00Z">
        <w:r w:rsidR="008E01B8" w:rsidRPr="008E01B8">
          <w:rPr>
            <w:rFonts w:ascii="Times New Roman" w:hAnsi="Times New Roman"/>
            <w:b/>
            <w:sz w:val="24"/>
            <w:szCs w:val="24"/>
            <w:rPrChange w:id="4738" w:author="Britt Collins" w:date="2021-10-04T18:25:00Z">
              <w:rPr>
                <w:rFonts w:ascii="Times New Roman" w:hAnsi="Times New Roman"/>
                <w:sz w:val="24"/>
                <w:szCs w:val="24"/>
              </w:rPr>
            </w:rPrChange>
          </w:rPr>
          <w:t xml:space="preserve"> </w:t>
        </w:r>
      </w:ins>
      <w:ins w:id="4739" w:author="Britt Collins" w:date="2021-10-04T18:26:00Z">
        <w:r w:rsidR="008E01B8">
          <w:rPr>
            <w:rFonts w:ascii="Times New Roman" w:hAnsi="Times New Roman"/>
            <w:b/>
            <w:sz w:val="24"/>
            <w:szCs w:val="24"/>
          </w:rPr>
          <w:t xml:space="preserve">CHAPTER ENDING </w:t>
        </w:r>
      </w:ins>
      <w:ins w:id="4740" w:author="Britt Collins" w:date="2021-10-04T18:24:00Z">
        <w:r w:rsidR="008E01B8" w:rsidRPr="008E01B8">
          <w:rPr>
            <w:rFonts w:ascii="Times New Roman" w:hAnsi="Times New Roman"/>
            <w:b/>
            <w:sz w:val="24"/>
            <w:szCs w:val="24"/>
            <w:rPrChange w:id="4741" w:author="Britt Collins" w:date="2021-10-04T18:25:00Z">
              <w:rPr>
                <w:rFonts w:ascii="Times New Roman" w:hAnsi="Times New Roman"/>
                <w:sz w:val="24"/>
                <w:szCs w:val="24"/>
              </w:rPr>
            </w:rPrChange>
          </w:rPr>
          <w:t>MORE INTRIGUING BY LEAVING IT WITH CARL TELLING YOU ABOUT LIVING IN THE FLAT WITH BECS.</w:t>
        </w:r>
      </w:ins>
    </w:p>
    <w:p w14:paraId="22EC7A27" w14:textId="2EAB94E4" w:rsidR="008E01B8" w:rsidRDefault="008E01B8">
      <w:pPr>
        <w:pStyle w:val="Heading1"/>
        <w:spacing w:line="480" w:lineRule="auto"/>
        <w:ind w:left="-5"/>
        <w:rPr>
          <w:ins w:id="4742" w:author="Britt Collins" w:date="2021-10-04T18:28:00Z"/>
          <w:rFonts w:ascii="Times New Roman" w:hAnsi="Times New Roman"/>
          <w:b/>
          <w:sz w:val="24"/>
          <w:szCs w:val="24"/>
        </w:rPr>
        <w:pPrChange w:id="4743" w:author="Britt Collins" w:date="2021-10-05T15:49:00Z">
          <w:pPr>
            <w:pStyle w:val="Heading1"/>
            <w:spacing w:line="480" w:lineRule="auto"/>
            <w:ind w:left="-6" w:hanging="11"/>
            <w:jc w:val="center"/>
          </w:pPr>
        </w:pPrChange>
      </w:pPr>
      <w:ins w:id="4744" w:author="Britt Collins" w:date="2021-10-04T18:25:00Z">
        <w:r>
          <w:rPr>
            <w:rFonts w:ascii="Times New Roman" w:hAnsi="Times New Roman"/>
            <w:b/>
            <w:sz w:val="24"/>
            <w:szCs w:val="24"/>
          </w:rPr>
          <w:lastRenderedPageBreak/>
          <w:br/>
        </w:r>
      </w:ins>
    </w:p>
    <w:p w14:paraId="21B80645" w14:textId="2225E5C5" w:rsidR="006F31F6" w:rsidRPr="008E01B8" w:rsidRDefault="006F31F6">
      <w:pPr>
        <w:pStyle w:val="Heading1"/>
        <w:spacing w:line="480" w:lineRule="auto"/>
        <w:ind w:left="-6" w:hanging="11"/>
        <w:jc w:val="center"/>
        <w:rPr>
          <w:ins w:id="4745" w:author="Britt Collins" w:date="2021-09-30T14:58:00Z"/>
          <w:rFonts w:ascii="Times New Roman" w:hAnsi="Times New Roman"/>
          <w:b/>
          <w:sz w:val="24"/>
          <w:szCs w:val="24"/>
          <w:rPrChange w:id="4746" w:author="Britt Collins" w:date="2021-10-04T18:24:00Z">
            <w:rPr>
              <w:ins w:id="4747" w:author="Britt Collins" w:date="2021-09-30T14:58:00Z"/>
              <w:rFonts w:ascii="Times New Roman" w:hAnsi="Times New Roman"/>
              <w:sz w:val="24"/>
              <w:szCs w:val="24"/>
            </w:rPr>
          </w:rPrChange>
        </w:rPr>
        <w:pPrChange w:id="4748" w:author="Britt Collins" w:date="2021-10-04T18:26:00Z">
          <w:pPr>
            <w:pStyle w:val="Heading1"/>
            <w:ind w:left="-5"/>
          </w:pPr>
        </w:pPrChange>
      </w:pPr>
      <w:ins w:id="4749" w:author="Britt Collins" w:date="2021-09-30T14:58:00Z">
        <w:r w:rsidRPr="008E01B8">
          <w:rPr>
            <w:rFonts w:ascii="Times New Roman" w:hAnsi="Times New Roman"/>
            <w:b/>
            <w:sz w:val="24"/>
            <w:szCs w:val="24"/>
            <w:rPrChange w:id="4750" w:author="Britt Collins" w:date="2021-10-04T18:24:00Z">
              <w:rPr>
                <w:rFonts w:ascii="Times New Roman" w:hAnsi="Times New Roman"/>
                <w:sz w:val="24"/>
                <w:szCs w:val="24"/>
              </w:rPr>
            </w:rPrChange>
          </w:rPr>
          <w:t>9</w:t>
        </w:r>
      </w:ins>
    </w:p>
    <w:p w14:paraId="2BD54F06" w14:textId="4A4B1CC1" w:rsidR="006F31F6" w:rsidRPr="008E01B8" w:rsidRDefault="006F31F6">
      <w:pPr>
        <w:pStyle w:val="Heading2"/>
        <w:spacing w:line="480" w:lineRule="auto"/>
        <w:ind w:left="-6" w:hanging="11"/>
        <w:jc w:val="center"/>
        <w:rPr>
          <w:ins w:id="4751" w:author="Britt Collins" w:date="2021-09-30T14:58:00Z"/>
          <w:rFonts w:ascii="Times New Roman" w:hAnsi="Times New Roman"/>
          <w:b/>
          <w:sz w:val="24"/>
          <w:szCs w:val="24"/>
          <w:rPrChange w:id="4752" w:author="Britt Collins" w:date="2021-10-04T18:24:00Z">
            <w:rPr>
              <w:ins w:id="4753" w:author="Britt Collins" w:date="2021-09-30T14:58:00Z"/>
              <w:rFonts w:ascii="Times New Roman" w:hAnsi="Times New Roman"/>
              <w:sz w:val="24"/>
              <w:szCs w:val="24"/>
            </w:rPr>
          </w:rPrChange>
        </w:rPr>
        <w:pPrChange w:id="4754" w:author="Britt Collins" w:date="2021-10-04T18:26:00Z">
          <w:pPr>
            <w:pStyle w:val="Heading2"/>
            <w:ind w:left="-5"/>
          </w:pPr>
        </w:pPrChange>
      </w:pPr>
      <w:ins w:id="4755" w:author="Britt Collins" w:date="2021-09-30T14:58:00Z">
        <w:r w:rsidRPr="008E01B8">
          <w:rPr>
            <w:rFonts w:ascii="Times New Roman" w:hAnsi="Times New Roman"/>
            <w:b/>
            <w:sz w:val="24"/>
            <w:szCs w:val="24"/>
            <w:rPrChange w:id="4756" w:author="Britt Collins" w:date="2021-10-04T18:24:00Z">
              <w:rPr>
                <w:rFonts w:ascii="Times New Roman" w:hAnsi="Times New Roman"/>
                <w:sz w:val="24"/>
                <w:szCs w:val="24"/>
              </w:rPr>
            </w:rPrChange>
          </w:rPr>
          <w:t>A</w:t>
        </w:r>
      </w:ins>
      <w:ins w:id="4757" w:author="Britt Collins" w:date="2021-10-04T18:24:00Z">
        <w:r w:rsidR="008E01B8">
          <w:rPr>
            <w:rFonts w:ascii="Times New Roman" w:hAnsi="Times New Roman"/>
            <w:b/>
            <w:sz w:val="24"/>
            <w:szCs w:val="24"/>
          </w:rPr>
          <w:t>n</w:t>
        </w:r>
      </w:ins>
      <w:ins w:id="4758" w:author="Britt Collins" w:date="2021-09-30T14:58:00Z">
        <w:r w:rsidRPr="008E01B8">
          <w:rPr>
            <w:rFonts w:ascii="Times New Roman" w:hAnsi="Times New Roman"/>
            <w:b/>
            <w:sz w:val="24"/>
            <w:szCs w:val="24"/>
            <w:rPrChange w:id="4759" w:author="Britt Collins" w:date="2021-10-04T18:24:00Z">
              <w:rPr>
                <w:rFonts w:ascii="Times New Roman" w:hAnsi="Times New Roman"/>
                <w:sz w:val="24"/>
                <w:szCs w:val="24"/>
              </w:rPr>
            </w:rPrChange>
          </w:rPr>
          <w:t xml:space="preserve"> </w:t>
        </w:r>
      </w:ins>
      <w:ins w:id="4760" w:author="Britt Collins" w:date="2021-10-04T18:25:00Z">
        <w:r w:rsidR="008E01B8">
          <w:rPr>
            <w:rFonts w:ascii="Times New Roman" w:hAnsi="Times New Roman"/>
            <w:b/>
            <w:sz w:val="24"/>
            <w:szCs w:val="24"/>
          </w:rPr>
          <w:t xml:space="preserve">English </w:t>
        </w:r>
      </w:ins>
      <w:ins w:id="4761" w:author="Britt Collins" w:date="2021-09-30T14:58:00Z">
        <w:r w:rsidRPr="008E01B8">
          <w:rPr>
            <w:rFonts w:ascii="Times New Roman" w:hAnsi="Times New Roman"/>
            <w:b/>
            <w:sz w:val="24"/>
            <w:szCs w:val="24"/>
            <w:rPrChange w:id="4762" w:author="Britt Collins" w:date="2021-10-04T18:24:00Z">
              <w:rPr>
                <w:rFonts w:ascii="Times New Roman" w:hAnsi="Times New Roman"/>
                <w:sz w:val="24"/>
                <w:szCs w:val="24"/>
              </w:rPr>
            </w:rPrChange>
          </w:rPr>
          <w:t>rose</w:t>
        </w:r>
      </w:ins>
    </w:p>
    <w:p w14:paraId="3145575F" w14:textId="5C9A6B9C" w:rsidR="006F31F6" w:rsidRDefault="008E01B8">
      <w:pPr>
        <w:spacing w:line="480" w:lineRule="auto"/>
        <w:ind w:left="-5" w:right="15"/>
        <w:rPr>
          <w:ins w:id="4763" w:author="Britt Collins" w:date="2021-10-04T18:38:00Z"/>
          <w:rFonts w:ascii="Times New Roman" w:hAnsi="Times New Roman"/>
          <w:sz w:val="24"/>
          <w:szCs w:val="24"/>
        </w:rPr>
      </w:pPr>
      <w:ins w:id="4764" w:author="Britt Collins" w:date="2021-10-04T18:27:00Z">
        <w:r w:rsidRPr="008E01B8">
          <w:rPr>
            <w:rFonts w:ascii="Times New Roman" w:hAnsi="Times New Roman"/>
            <w:b/>
            <w:sz w:val="24"/>
            <w:szCs w:val="24"/>
            <w:rPrChange w:id="4765" w:author="Britt Collins" w:date="2021-10-04T18:27:00Z">
              <w:rPr>
                <w:rFonts w:ascii="Times New Roman" w:hAnsi="Times New Roman"/>
                <w:sz w:val="24"/>
                <w:szCs w:val="24"/>
              </w:rPr>
            </w:rPrChange>
          </w:rPr>
          <w:t>THIS IS NOT A COMPELLING CHAPTER OPENER</w:t>
        </w:r>
      </w:ins>
      <w:ins w:id="4766" w:author="Britt Collins" w:date="2021-10-04T18:34:00Z">
        <w:r w:rsidR="000D7821">
          <w:rPr>
            <w:rFonts w:ascii="Times New Roman" w:hAnsi="Times New Roman"/>
            <w:b/>
            <w:sz w:val="24"/>
            <w:szCs w:val="24"/>
          </w:rPr>
          <w:t xml:space="preserve">. </w:t>
        </w:r>
      </w:ins>
      <w:ins w:id="4767" w:author="Britt Collins" w:date="2021-10-04T18:35:00Z">
        <w:r w:rsidR="000D7821">
          <w:rPr>
            <w:rFonts w:ascii="Times New Roman" w:hAnsi="Times New Roman"/>
            <w:b/>
            <w:sz w:val="24"/>
            <w:szCs w:val="24"/>
          </w:rPr>
          <w:t>CHAPTER BEGINNINGS AND ENDINGS ARE ESSENTIAL BRIDGES THAT LEAD THE CHARACTER FROM ONE SCENE</w:t>
        </w:r>
      </w:ins>
      <w:ins w:id="4768" w:author="Britt Collins" w:date="2021-10-04T18:36:00Z">
        <w:r w:rsidR="000D7821">
          <w:rPr>
            <w:rFonts w:ascii="Times New Roman" w:hAnsi="Times New Roman"/>
            <w:b/>
            <w:sz w:val="24"/>
            <w:szCs w:val="24"/>
          </w:rPr>
          <w:t xml:space="preserve"> OR THOUGHT</w:t>
        </w:r>
      </w:ins>
      <w:ins w:id="4769" w:author="Britt Collins" w:date="2021-10-04T18:35:00Z">
        <w:r w:rsidR="000D7821">
          <w:rPr>
            <w:rFonts w:ascii="Times New Roman" w:hAnsi="Times New Roman"/>
            <w:b/>
            <w:sz w:val="24"/>
            <w:szCs w:val="24"/>
          </w:rPr>
          <w:t xml:space="preserve"> TO THE NEXT.</w:t>
        </w:r>
      </w:ins>
      <w:ins w:id="4770" w:author="Britt Collins" w:date="2021-10-04T18:27:00Z">
        <w:r w:rsidRPr="008E01B8">
          <w:rPr>
            <w:rFonts w:ascii="Times New Roman" w:hAnsi="Times New Roman"/>
            <w:b/>
            <w:sz w:val="24"/>
            <w:szCs w:val="24"/>
            <w:rPrChange w:id="4771" w:author="Britt Collins" w:date="2021-10-04T18:27:00Z">
              <w:rPr>
                <w:rFonts w:ascii="Times New Roman" w:hAnsi="Times New Roman"/>
                <w:sz w:val="24"/>
                <w:szCs w:val="24"/>
              </w:rPr>
            </w:rPrChange>
          </w:rPr>
          <w:t xml:space="preserve"> </w:t>
        </w:r>
      </w:ins>
      <w:ins w:id="4772" w:author="Britt Collins" w:date="2021-10-04T18:36:00Z">
        <w:r w:rsidR="000D7821">
          <w:rPr>
            <w:rFonts w:ascii="Times New Roman" w:hAnsi="Times New Roman"/>
            <w:b/>
            <w:sz w:val="24"/>
            <w:szCs w:val="24"/>
          </w:rPr>
          <w:t>UNLESS THESE TRANSITIONS ARE SOLID AND INTERESTING, THE READER WILL PUT THE BOOK DOWN</w:t>
        </w:r>
      </w:ins>
      <w:ins w:id="4773" w:author="Britt Collins" w:date="2021-10-04T18:37:00Z">
        <w:r w:rsidR="000D7821">
          <w:rPr>
            <w:rFonts w:ascii="Times New Roman" w:hAnsi="Times New Roman"/>
            <w:b/>
            <w:sz w:val="24"/>
            <w:szCs w:val="24"/>
          </w:rPr>
          <w:t xml:space="preserve"> AND POSSIBLY NOT PICK IT UP AGAIN. </w:t>
        </w:r>
      </w:ins>
      <w:ins w:id="4774" w:author="Britt Collins" w:date="2021-09-30T14:58:00Z">
        <w:r w:rsidR="006F31F6" w:rsidRPr="000B0CC8">
          <w:rPr>
            <w:rFonts w:ascii="Times New Roman" w:hAnsi="Times New Roman"/>
            <w:sz w:val="24"/>
            <w:szCs w:val="24"/>
          </w:rPr>
          <w:t>I was so happy to be moving. The cost of rent was more, but I was gaining an improved quality of life</w:t>
        </w:r>
      </w:ins>
      <w:ins w:id="4775" w:author="Britt Collins" w:date="2021-10-04T18:37:00Z">
        <w:r w:rsidR="000D7821">
          <w:rPr>
            <w:rFonts w:ascii="Times New Roman" w:hAnsi="Times New Roman"/>
            <w:sz w:val="24"/>
            <w:szCs w:val="24"/>
          </w:rPr>
          <w:t>.</w:t>
        </w:r>
      </w:ins>
    </w:p>
    <w:p w14:paraId="2B1F39E2" w14:textId="18E65318" w:rsidR="000D7821" w:rsidRPr="000B0CC8" w:rsidRDefault="000D7821">
      <w:pPr>
        <w:spacing w:line="480" w:lineRule="auto"/>
        <w:ind w:left="-5" w:right="15"/>
        <w:rPr>
          <w:ins w:id="4776" w:author="Britt Collins" w:date="2021-09-30T14:58:00Z"/>
          <w:rFonts w:ascii="Times New Roman" w:hAnsi="Times New Roman"/>
          <w:sz w:val="24"/>
          <w:szCs w:val="24"/>
        </w:rPr>
        <w:pPrChange w:id="4777" w:author="Britt Collins" w:date="2021-09-30T15:06:00Z">
          <w:pPr>
            <w:ind w:left="-5" w:right="15"/>
          </w:pPr>
        </w:pPrChange>
      </w:pPr>
      <w:ins w:id="4778" w:author="Britt Collins" w:date="2021-10-04T18:38:00Z">
        <w:r>
          <w:rPr>
            <w:rFonts w:ascii="Times New Roman" w:hAnsi="Times New Roman"/>
            <w:b/>
            <w:sz w:val="24"/>
            <w:szCs w:val="24"/>
          </w:rPr>
          <w:t>THESE BULLE</w:t>
        </w:r>
      </w:ins>
      <w:ins w:id="4779" w:author="Britt Collins" w:date="2021-10-04T18:39:00Z">
        <w:r>
          <w:rPr>
            <w:rFonts w:ascii="Times New Roman" w:hAnsi="Times New Roman"/>
            <w:b/>
            <w:sz w:val="24"/>
            <w:szCs w:val="24"/>
          </w:rPr>
          <w:t>T POINTS ARE ODD AND DON’T REALLY WORK IN A NON-FICTION OR FICTIONAL NARRATIVE, UNLESS IT’S ACADEMIC OR INSTRUCTION</w:t>
        </w:r>
      </w:ins>
    </w:p>
    <w:p w14:paraId="4C35A836" w14:textId="77777777" w:rsidR="006F31F6" w:rsidRPr="000B0CC8" w:rsidRDefault="006F31F6">
      <w:pPr>
        <w:spacing w:after="10" w:line="480" w:lineRule="auto"/>
        <w:ind w:left="355" w:right="15"/>
        <w:rPr>
          <w:ins w:id="4780" w:author="Britt Collins" w:date="2021-09-30T14:58:00Z"/>
          <w:rFonts w:ascii="Times New Roman" w:hAnsi="Times New Roman"/>
          <w:sz w:val="24"/>
          <w:szCs w:val="24"/>
        </w:rPr>
        <w:pPrChange w:id="4781" w:author="Britt Collins" w:date="2021-09-30T15:06:00Z">
          <w:pPr>
            <w:spacing w:after="10"/>
            <w:ind w:left="355" w:right="15"/>
          </w:pPr>
        </w:pPrChange>
      </w:pPr>
      <w:ins w:id="4782" w:author="Britt Collins" w:date="2021-09-30T14:58:00Z">
        <w:r w:rsidRPr="00C425A9">
          <w:rPr>
            <w:rFonts w:ascii="Times New Roman" w:eastAsia="Calibri" w:hAnsi="Times New Roman" w:cs="Calibri"/>
            <w:noProof/>
            <w:sz w:val="24"/>
            <w:szCs w:val="24"/>
          </w:rPr>
          <mc:AlternateContent>
            <mc:Choice Requires="wpg">
              <w:drawing>
                <wp:anchor distT="0" distB="0" distL="114300" distR="114300" simplePos="0" relativeHeight="251679744" behindDoc="0" locked="0" layoutInCell="1" allowOverlap="1" wp14:anchorId="41FD6534" wp14:editId="31205D73">
                  <wp:simplePos x="0" y="0"/>
                  <wp:positionH relativeFrom="column">
                    <wp:posOffset>219075</wp:posOffset>
                  </wp:positionH>
                  <wp:positionV relativeFrom="paragraph">
                    <wp:posOffset>20935</wp:posOffset>
                  </wp:positionV>
                  <wp:extent cx="47625" cy="1304925"/>
                  <wp:effectExtent l="0" t="0" r="0" b="0"/>
                  <wp:wrapSquare wrapText="bothSides"/>
                  <wp:docPr id="72679" name="Group 72679"/>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2617" name="Shape 2617"/>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57"/>
                                    <a:pt x="45812" y="14684"/>
                                  </a:cubicBezTo>
                                  <a:cubicBezTo>
                                    <a:pt x="47021" y="17611"/>
                                    <a:pt x="47625" y="20638"/>
                                    <a:pt x="47625" y="23813"/>
                                  </a:cubicBezTo>
                                  <a:cubicBezTo>
                                    <a:pt x="47625" y="26888"/>
                                    <a:pt x="47021" y="29914"/>
                                    <a:pt x="45812" y="32841"/>
                                  </a:cubicBezTo>
                                  <a:cubicBezTo>
                                    <a:pt x="44604" y="3576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768"/>
                                    <a:pt x="1813" y="32891"/>
                                  </a:cubicBezTo>
                                  <a:cubicBezTo>
                                    <a:pt x="604" y="29964"/>
                                    <a:pt x="0" y="26888"/>
                                    <a:pt x="0" y="23813"/>
                                  </a:cubicBezTo>
                                  <a:cubicBezTo>
                                    <a:pt x="0" y="20638"/>
                                    <a:pt x="604" y="17611"/>
                                    <a:pt x="1813" y="14684"/>
                                  </a:cubicBezTo>
                                  <a:cubicBezTo>
                                    <a:pt x="3021" y="11757"/>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 name="Shape 2620"/>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08"/>
                                    <a:pt x="45812" y="14684"/>
                                  </a:cubicBezTo>
                                  <a:cubicBezTo>
                                    <a:pt x="47021" y="17562"/>
                                    <a:pt x="47625" y="20638"/>
                                    <a:pt x="47625" y="23813"/>
                                  </a:cubicBezTo>
                                  <a:cubicBezTo>
                                    <a:pt x="47625" y="26938"/>
                                    <a:pt x="47021" y="29964"/>
                                    <a:pt x="45812" y="32841"/>
                                  </a:cubicBezTo>
                                  <a:cubicBezTo>
                                    <a:pt x="44604" y="35818"/>
                                    <a:pt x="42883" y="38348"/>
                                    <a:pt x="40650" y="4058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580"/>
                                  </a:cubicBezTo>
                                  <a:cubicBezTo>
                                    <a:pt x="4742" y="38348"/>
                                    <a:pt x="3021" y="35818"/>
                                    <a:pt x="1813" y="32841"/>
                                  </a:cubicBezTo>
                                  <a:cubicBezTo>
                                    <a:pt x="604" y="29964"/>
                                    <a:pt x="0" y="26938"/>
                                    <a:pt x="0" y="23813"/>
                                  </a:cubicBezTo>
                                  <a:cubicBezTo>
                                    <a:pt x="0" y="20638"/>
                                    <a:pt x="604" y="17562"/>
                                    <a:pt x="1813" y="14684"/>
                                  </a:cubicBezTo>
                                  <a:cubicBezTo>
                                    <a:pt x="3021" y="11708"/>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 name="Shape 2623"/>
                          <wps:cNvSpPr/>
                          <wps:spPr>
                            <a:xfrm>
                              <a:off x="0" y="838200"/>
                              <a:ext cx="47625" cy="47625"/>
                            </a:xfrm>
                            <a:custGeom>
                              <a:avLst/>
                              <a:gdLst/>
                              <a:ahLst/>
                              <a:cxnLst/>
                              <a:rect l="0" t="0" r="0" b="0"/>
                              <a:pathLst>
                                <a:path w="47625" h="47625">
                                  <a:moveTo>
                                    <a:pt x="23813" y="0"/>
                                  </a:moveTo>
                                  <a:cubicBezTo>
                                    <a:pt x="26970" y="0"/>
                                    <a:pt x="30008" y="595"/>
                                    <a:pt x="32925" y="1736"/>
                                  </a:cubicBezTo>
                                  <a:cubicBezTo>
                                    <a:pt x="35842" y="2927"/>
                                    <a:pt x="38418" y="4663"/>
                                    <a:pt x="40650" y="6945"/>
                                  </a:cubicBezTo>
                                  <a:cubicBezTo>
                                    <a:pt x="42883" y="9178"/>
                                    <a:pt x="44604" y="11708"/>
                                    <a:pt x="45812" y="14635"/>
                                  </a:cubicBezTo>
                                  <a:cubicBezTo>
                                    <a:pt x="47021" y="17562"/>
                                    <a:pt x="47625" y="20638"/>
                                    <a:pt x="47625" y="23813"/>
                                  </a:cubicBezTo>
                                  <a:cubicBezTo>
                                    <a:pt x="47625" y="26988"/>
                                    <a:pt x="47021" y="30014"/>
                                    <a:pt x="45812" y="32891"/>
                                  </a:cubicBezTo>
                                  <a:cubicBezTo>
                                    <a:pt x="44604" y="35818"/>
                                    <a:pt x="42883" y="38398"/>
                                    <a:pt x="40650" y="40630"/>
                                  </a:cubicBezTo>
                                  <a:cubicBezTo>
                                    <a:pt x="38418" y="42813"/>
                                    <a:pt x="35842" y="44549"/>
                                    <a:pt x="32925" y="45789"/>
                                  </a:cubicBezTo>
                                  <a:cubicBezTo>
                                    <a:pt x="30008" y="46980"/>
                                    <a:pt x="26970" y="47575"/>
                                    <a:pt x="23813" y="47625"/>
                                  </a:cubicBezTo>
                                  <a:cubicBezTo>
                                    <a:pt x="20655" y="47575"/>
                                    <a:pt x="17617" y="46980"/>
                                    <a:pt x="14700" y="45740"/>
                                  </a:cubicBezTo>
                                  <a:cubicBezTo>
                                    <a:pt x="11782" y="44500"/>
                                    <a:pt x="9207" y="42813"/>
                                    <a:pt x="6975" y="40630"/>
                                  </a:cubicBezTo>
                                  <a:cubicBezTo>
                                    <a:pt x="4742" y="38398"/>
                                    <a:pt x="3021" y="35818"/>
                                    <a:pt x="1813" y="32841"/>
                                  </a:cubicBezTo>
                                  <a:cubicBezTo>
                                    <a:pt x="604" y="30014"/>
                                    <a:pt x="0" y="26988"/>
                                    <a:pt x="0" y="23813"/>
                                  </a:cubicBezTo>
                                  <a:cubicBezTo>
                                    <a:pt x="0" y="20638"/>
                                    <a:pt x="604" y="17512"/>
                                    <a:pt x="1813" y="14585"/>
                                  </a:cubicBezTo>
                                  <a:cubicBezTo>
                                    <a:pt x="3021" y="11708"/>
                                    <a:pt x="4742" y="9178"/>
                                    <a:pt x="6975" y="6945"/>
                                  </a:cubicBezTo>
                                  <a:cubicBezTo>
                                    <a:pt x="9207" y="4663"/>
                                    <a:pt x="11782" y="2927"/>
                                    <a:pt x="14700" y="173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5" name="Shape 2625"/>
                          <wps:cNvSpPr/>
                          <wps:spPr>
                            <a:xfrm>
                              <a:off x="0" y="1047750"/>
                              <a:ext cx="47625" cy="47625"/>
                            </a:xfrm>
                            <a:custGeom>
                              <a:avLst/>
                              <a:gdLst/>
                              <a:ahLst/>
                              <a:cxnLst/>
                              <a:rect l="0" t="0" r="0" b="0"/>
                              <a:pathLst>
                                <a:path w="47625" h="47625">
                                  <a:moveTo>
                                    <a:pt x="23813" y="0"/>
                                  </a:moveTo>
                                  <a:cubicBezTo>
                                    <a:pt x="26970" y="0"/>
                                    <a:pt x="30008" y="595"/>
                                    <a:pt x="32925" y="1836"/>
                                  </a:cubicBezTo>
                                  <a:cubicBezTo>
                                    <a:pt x="35842" y="3026"/>
                                    <a:pt x="38418" y="4713"/>
                                    <a:pt x="40650" y="6945"/>
                                  </a:cubicBezTo>
                                  <a:cubicBezTo>
                                    <a:pt x="42883" y="9178"/>
                                    <a:pt x="44604" y="11708"/>
                                    <a:pt x="45812" y="14684"/>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562"/>
                                    <a:pt x="1813" y="14684"/>
                                  </a:cubicBezTo>
                                  <a:cubicBezTo>
                                    <a:pt x="3021" y="11708"/>
                                    <a:pt x="4742" y="9178"/>
                                    <a:pt x="6975" y="6945"/>
                                  </a:cubicBezTo>
                                  <a:cubicBezTo>
                                    <a:pt x="9207" y="4713"/>
                                    <a:pt x="11782" y="3026"/>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7" name="Shape 2627"/>
                          <wps:cNvSpPr/>
                          <wps:spPr>
                            <a:xfrm>
                              <a:off x="0" y="125730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08"/>
                                    <a:pt x="45812" y="14635"/>
                                  </a:cubicBezTo>
                                  <a:cubicBezTo>
                                    <a:pt x="47021" y="17562"/>
                                    <a:pt x="47625" y="20638"/>
                                    <a:pt x="47625" y="23813"/>
                                  </a:cubicBezTo>
                                  <a:cubicBezTo>
                                    <a:pt x="47625" y="26938"/>
                                    <a:pt x="47021" y="29964"/>
                                    <a:pt x="45812" y="3289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91"/>
                                  </a:cubicBezTo>
                                  <a:cubicBezTo>
                                    <a:pt x="604" y="29964"/>
                                    <a:pt x="0" y="26938"/>
                                    <a:pt x="0" y="23813"/>
                                  </a:cubicBezTo>
                                  <a:cubicBezTo>
                                    <a:pt x="0" y="20638"/>
                                    <a:pt x="604" y="17611"/>
                                    <a:pt x="1813" y="14684"/>
                                  </a:cubicBezTo>
                                  <a:cubicBezTo>
                                    <a:pt x="3021" y="11708"/>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3324BA" id="Group 72679" o:spid="_x0000_s1026" style="position:absolute;margin-left:17.25pt;margin-top:1.65pt;width:3.75pt;height:102.75pt;z-index:251679744" coordsize="476,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">
                  <v:shape id="Shape 2617"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" path="m23813,v3157,,6195,595,9112,1786c35842,2977,38418,4713,40650,6945v2233,2233,3954,4812,5162,7739c47021,17611,47625,20638,47625,23813v,3075,-604,6101,-1813,9028c44604,35768,42883,38348,40650,40630v-2232,2183,-4808,3919,-7725,5159c30008,46980,26970,47575,23813,47625v-3158,-50,-6196,-645,-9113,-1836c11782,44549,9207,42813,6975,40630,4742,38348,3021,35768,1813,32891,604,29964,,26888,,23813,,20638,604,17611,1813,14684,3021,11757,4742,9178,6975,6945,9207,4713,11782,2977,14700,1786,17617,595,20655,,23813,xe" fillcolor="black" stroked="f" strokeweight="0">
                    <v:stroke miterlimit="83231f" joinstyle="miter"/>
                    <v:path arrowok="t" textboxrect="0,0,47625,47625"/>
                  </v:shape>
                  <v:shape id="Shape 2620" o:spid="_x0000_s1028"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" path="m23813,v3157,,6195,595,9112,1786c35842,2977,38418,4713,40650,6945v2233,2233,3954,4763,5162,7739c47021,17562,47625,20638,47625,23813v,3125,-604,6151,-1813,9028c44604,35818,42883,38348,40650,40580v-2232,2233,-4808,3969,-7725,5209c30008,46980,26970,47575,23813,47625v-3158,-50,-6196,-645,-9113,-1836c11782,44549,9207,42813,6975,40580,4742,38348,3021,35818,1813,32841,604,29964,,26938,,23813,,20638,604,17562,1813,14684,3021,11708,4742,9178,6975,6945,9207,4713,11782,2977,14700,1786,17617,595,20655,,23813,xe" fillcolor="black" stroked="f" strokeweight="0">
                    <v:stroke miterlimit="83231f" joinstyle="miter"/>
                    <v:path arrowok="t" textboxrect="0,0,47625,47625"/>
                  </v:shape>
                  <v:shape id="Shape 2623" o:spid="_x0000_s1029"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" path="m23813,v3157,,6195,595,9112,1736c35842,2927,38418,4663,40650,6945v2233,2233,3954,4763,5162,7690c47021,17562,47625,20638,47625,23813v,3175,-604,6201,-1813,9078c44604,35818,42883,38398,40650,40630v-2232,2183,-4808,3919,-7725,5159c30008,46980,26970,47575,23813,47625v-3158,-50,-6196,-645,-9113,-1885c11782,44500,9207,42813,6975,40630,4742,38398,3021,35818,1813,32841,604,30014,,26988,,23813,,20638,604,17512,1813,14585,3021,11708,4742,9178,6975,6945,9207,4663,11782,2927,14700,1736,17617,595,20655,,23813,xe" fillcolor="black" stroked="f" strokeweight="0">
                    <v:stroke miterlimit="83231f" joinstyle="miter"/>
                    <v:path arrowok="t" textboxrect="0,0,47625,47625"/>
                  </v:shape>
                  <v:shape id="Shape 2625" o:spid="_x0000_s1030"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" path="m23813,v3157,,6195,595,9112,1836c35842,3026,38418,4713,40650,6945v2233,2233,3954,4763,5162,7739c47021,17562,47625,20638,47625,23813v,3125,-604,6151,-1813,9028c44604,35818,42883,38348,40650,40630v-2232,2183,-4808,3919,-7725,5159c30008,46980,26970,47575,23813,47625v-3158,-50,-6196,-645,-9113,-1836c11782,44549,9207,42813,6975,40630,4742,38348,3021,35818,1813,32841,604,29964,,26938,,23813,,20638,604,17562,1813,14684,3021,11708,4742,9178,6975,6945,9207,4713,11782,3026,14700,1786,17617,595,20655,,23813,xe" fillcolor="black" stroked="f" strokeweight="0">
                    <v:stroke miterlimit="83231f" joinstyle="miter"/>
                    <v:path arrowok="t" textboxrect="0,0,47625,47625"/>
                  </v:shape>
                  <v:shape id="Shape 2627" o:spid="_x0000_s1031" style="position:absolute;top:125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" path="m23813,v3157,,6195,595,9112,1786c35842,2977,38418,4713,40650,6945v2233,2233,3954,4763,5162,7690c47021,17562,47625,20638,47625,23813v,3125,-604,6151,-1813,9078c44604,35818,42883,38348,40650,40630v-2232,2183,-4808,3919,-7725,5159c30008,46980,26970,47575,23813,47625v-3158,-50,-6196,-645,-9113,-1836c11782,44549,9207,42813,6975,40630,4742,38348,3021,35818,1813,32891,604,29964,,26938,,23813,,20638,604,17611,1813,14684,3021,11708,4742,9178,6975,6945,9207,4713,11782,2977,14700,1786,17617,595,20655,,23813,xe" fillcolor="black" stroked="f" strokeweight="0">
                    <v:stroke miterlimit="83231f" joinstyle="miter"/>
                    <v:path arrowok="t" textboxrect="0,0,47625,47625"/>
                  </v:shape>
                  <w10:wrap type="square"/>
                </v:group>
              </w:pict>
            </mc:Fallback>
          </mc:AlternateContent>
        </w:r>
        <w:r w:rsidRPr="000B0CC8">
          <w:rPr>
            <w:rFonts w:ascii="Times New Roman" w:hAnsi="Times New Roman"/>
            <w:sz w:val="24"/>
            <w:szCs w:val="24"/>
          </w:rPr>
          <w:t>Conversation with Becs was going to be easy. A fellow Englishman, I would be able to use British cultural references without pretexting the context.</w:t>
        </w:r>
      </w:ins>
    </w:p>
    <w:p w14:paraId="4182EB25" w14:textId="77777777" w:rsidR="006F31F6" w:rsidRPr="000B0CC8" w:rsidRDefault="006F31F6">
      <w:pPr>
        <w:spacing w:after="10" w:line="480" w:lineRule="auto"/>
        <w:ind w:left="355" w:right="15"/>
        <w:rPr>
          <w:ins w:id="4783" w:author="Britt Collins" w:date="2021-09-30T14:58:00Z"/>
          <w:rFonts w:ascii="Times New Roman" w:hAnsi="Times New Roman"/>
          <w:sz w:val="24"/>
          <w:szCs w:val="24"/>
        </w:rPr>
        <w:pPrChange w:id="4784" w:author="Britt Collins" w:date="2021-09-30T15:06:00Z">
          <w:pPr>
            <w:spacing w:after="10"/>
            <w:ind w:left="355" w:right="15"/>
          </w:pPr>
        </w:pPrChange>
      </w:pPr>
      <w:ins w:id="4785" w:author="Britt Collins" w:date="2021-09-30T14:58:00Z">
        <w:r w:rsidRPr="000B0CC8">
          <w:rPr>
            <w:rFonts w:ascii="Times New Roman" w:hAnsi="Times New Roman"/>
            <w:sz w:val="24"/>
            <w:szCs w:val="24"/>
          </w:rPr>
          <w:t>The flat was going to be devoid of fleas. Rent included the cost of professional home cleaning service once a week.</w:t>
        </w:r>
      </w:ins>
    </w:p>
    <w:p w14:paraId="5683C7E0" w14:textId="77777777" w:rsidR="006F31F6" w:rsidRPr="000B0CC8" w:rsidRDefault="006F31F6">
      <w:pPr>
        <w:spacing w:after="17" w:line="480" w:lineRule="auto"/>
        <w:ind w:left="355" w:right="15"/>
        <w:rPr>
          <w:ins w:id="4786" w:author="Britt Collins" w:date="2021-09-30T14:58:00Z"/>
          <w:rFonts w:ascii="Times New Roman" w:hAnsi="Times New Roman"/>
          <w:sz w:val="24"/>
          <w:szCs w:val="24"/>
        </w:rPr>
        <w:pPrChange w:id="4787" w:author="Britt Collins" w:date="2021-09-30T15:06:00Z">
          <w:pPr>
            <w:spacing w:after="17"/>
            <w:ind w:left="355" w:right="15"/>
          </w:pPr>
        </w:pPrChange>
      </w:pPr>
      <w:ins w:id="4788" w:author="Britt Collins" w:date="2021-09-30T14:58:00Z">
        <w:r w:rsidRPr="000B0CC8">
          <w:rPr>
            <w:rFonts w:ascii="Times New Roman" w:hAnsi="Times New Roman"/>
            <w:sz w:val="24"/>
            <w:szCs w:val="24"/>
          </w:rPr>
          <w:t>I'd have an improved view.</w:t>
        </w:r>
      </w:ins>
    </w:p>
    <w:p w14:paraId="1897C9A0" w14:textId="77777777" w:rsidR="006F31F6" w:rsidRPr="000B0CC8" w:rsidRDefault="006F31F6">
      <w:pPr>
        <w:spacing w:after="17" w:line="480" w:lineRule="auto"/>
        <w:ind w:left="355" w:right="15"/>
        <w:rPr>
          <w:ins w:id="4789" w:author="Britt Collins" w:date="2021-09-30T14:58:00Z"/>
          <w:rFonts w:ascii="Times New Roman" w:hAnsi="Times New Roman"/>
          <w:sz w:val="24"/>
          <w:szCs w:val="24"/>
        </w:rPr>
        <w:pPrChange w:id="4790" w:author="Britt Collins" w:date="2021-09-30T15:06:00Z">
          <w:pPr>
            <w:spacing w:after="17"/>
            <w:ind w:left="355" w:right="15"/>
          </w:pPr>
        </w:pPrChange>
      </w:pPr>
      <w:ins w:id="4791" w:author="Britt Collins" w:date="2021-09-30T14:58:00Z">
        <w:r w:rsidRPr="000B0CC8">
          <w:rPr>
            <w:rFonts w:ascii="Times New Roman" w:hAnsi="Times New Roman"/>
            <w:sz w:val="24"/>
            <w:szCs w:val="24"/>
          </w:rPr>
          <w:t>There were no cats.</w:t>
        </w:r>
      </w:ins>
    </w:p>
    <w:p w14:paraId="121EAC29" w14:textId="77777777" w:rsidR="006F31F6" w:rsidRPr="000B0CC8" w:rsidRDefault="006F31F6">
      <w:pPr>
        <w:spacing w:line="480" w:lineRule="auto"/>
        <w:ind w:left="355" w:right="15"/>
        <w:rPr>
          <w:ins w:id="4792" w:author="Britt Collins" w:date="2021-09-30T14:58:00Z"/>
          <w:rFonts w:ascii="Times New Roman" w:hAnsi="Times New Roman"/>
          <w:sz w:val="24"/>
          <w:szCs w:val="24"/>
        </w:rPr>
        <w:pPrChange w:id="4793" w:author="Britt Collins" w:date="2021-09-30T15:06:00Z">
          <w:pPr>
            <w:ind w:left="355" w:right="15"/>
          </w:pPr>
        </w:pPrChange>
      </w:pPr>
      <w:ins w:id="4794" w:author="Britt Collins" w:date="2021-09-30T14:58:00Z">
        <w:r w:rsidRPr="000B0CC8">
          <w:rPr>
            <w:rFonts w:ascii="Times New Roman" w:hAnsi="Times New Roman"/>
            <w:sz w:val="24"/>
            <w:szCs w:val="24"/>
          </w:rPr>
          <w:t>I didn't have to face a French female named Flo.</w:t>
        </w:r>
      </w:ins>
    </w:p>
    <w:p w14:paraId="3DBF5ABD" w14:textId="44C1152A" w:rsidR="006F31F6" w:rsidRPr="000B0CC8" w:rsidRDefault="006F31F6">
      <w:pPr>
        <w:spacing w:line="480" w:lineRule="auto"/>
        <w:ind w:left="-5" w:right="15" w:firstLine="350"/>
        <w:rPr>
          <w:ins w:id="4795" w:author="Britt Collins" w:date="2021-09-30T14:58:00Z"/>
          <w:rFonts w:ascii="Times New Roman" w:hAnsi="Times New Roman"/>
          <w:sz w:val="24"/>
          <w:szCs w:val="24"/>
        </w:rPr>
        <w:pPrChange w:id="4796" w:author="Britt Collins" w:date="2021-10-04T18:40:00Z">
          <w:pPr>
            <w:ind w:left="-5" w:right="15"/>
          </w:pPr>
        </w:pPrChange>
      </w:pPr>
      <w:ins w:id="4797" w:author="Britt Collins" w:date="2021-09-30T14:58:00Z">
        <w:r w:rsidRPr="000B0CC8">
          <w:rPr>
            <w:rFonts w:ascii="Times New Roman" w:hAnsi="Times New Roman"/>
            <w:sz w:val="24"/>
            <w:szCs w:val="24"/>
          </w:rPr>
          <w:t xml:space="preserve">The initial issue facing me was the lack of bedroom furniture. I was </w:t>
        </w:r>
      </w:ins>
      <w:ins w:id="4798" w:author="Britt Collins" w:date="2021-10-04T18:42:00Z">
        <w:r w:rsidR="000D7821">
          <w:rPr>
            <w:rFonts w:ascii="Times New Roman" w:hAnsi="Times New Roman"/>
            <w:sz w:val="24"/>
            <w:szCs w:val="24"/>
          </w:rPr>
          <w:t>tol</w:t>
        </w:r>
      </w:ins>
      <w:ins w:id="4799" w:author="Britt Collins" w:date="2021-09-30T14:58:00Z">
        <w:r w:rsidRPr="000B0CC8">
          <w:rPr>
            <w:rFonts w:ascii="Times New Roman" w:hAnsi="Times New Roman"/>
            <w:sz w:val="24"/>
            <w:szCs w:val="24"/>
          </w:rPr>
          <w:t xml:space="preserve">d the bedroom would be unfurnished before I moved in. </w:t>
        </w:r>
      </w:ins>
      <w:ins w:id="4800" w:author="Britt Collins" w:date="2021-10-04T18:42:00Z">
        <w:r w:rsidR="000D7821">
          <w:rPr>
            <w:rFonts w:ascii="Times New Roman" w:hAnsi="Times New Roman"/>
            <w:sz w:val="24"/>
            <w:szCs w:val="24"/>
          </w:rPr>
          <w:t xml:space="preserve">After </w:t>
        </w:r>
      </w:ins>
      <w:ins w:id="4801" w:author="Britt Collins" w:date="2021-09-30T14:58:00Z">
        <w:r w:rsidRPr="000B0CC8">
          <w:rPr>
            <w:rFonts w:ascii="Times New Roman" w:hAnsi="Times New Roman"/>
            <w:sz w:val="24"/>
            <w:szCs w:val="24"/>
          </w:rPr>
          <w:t>listen</w:t>
        </w:r>
      </w:ins>
      <w:ins w:id="4802" w:author="Britt Collins" w:date="2021-10-04T18:42:00Z">
        <w:r w:rsidR="000D7821">
          <w:rPr>
            <w:rFonts w:ascii="Times New Roman" w:hAnsi="Times New Roman"/>
            <w:sz w:val="24"/>
            <w:szCs w:val="24"/>
          </w:rPr>
          <w:t>ing</w:t>
        </w:r>
      </w:ins>
      <w:ins w:id="4803" w:author="Britt Collins" w:date="2021-09-30T14:58:00Z">
        <w:r w:rsidRPr="000B0CC8">
          <w:rPr>
            <w:rFonts w:ascii="Times New Roman" w:hAnsi="Times New Roman"/>
            <w:sz w:val="24"/>
            <w:szCs w:val="24"/>
          </w:rPr>
          <w:t xml:space="preserve"> to Carl's tips at the Manly social, I had the foresight to buy a bed </w:t>
        </w:r>
      </w:ins>
      <w:ins w:id="4804" w:author="Britt Collins" w:date="2021-10-04T18:40:00Z">
        <w:r w:rsidR="000D7821">
          <w:rPr>
            <w:rFonts w:ascii="Times New Roman" w:hAnsi="Times New Roman"/>
            <w:sz w:val="24"/>
            <w:szCs w:val="24"/>
          </w:rPr>
          <w:t>before</w:t>
        </w:r>
      </w:ins>
      <w:ins w:id="4805" w:author="Britt Collins" w:date="2021-09-30T14:58:00Z">
        <w:r w:rsidRPr="000B0CC8">
          <w:rPr>
            <w:rFonts w:ascii="Times New Roman" w:hAnsi="Times New Roman"/>
            <w:sz w:val="24"/>
            <w:szCs w:val="24"/>
          </w:rPr>
          <w:t xml:space="preserve"> moving in. </w:t>
        </w:r>
      </w:ins>
      <w:ins w:id="4806" w:author="Britt Collins" w:date="2021-10-04T18:40:00Z">
        <w:r w:rsidR="000D7821">
          <w:rPr>
            <w:rFonts w:ascii="Times New Roman" w:hAnsi="Times New Roman"/>
            <w:sz w:val="24"/>
            <w:szCs w:val="24"/>
          </w:rPr>
          <w:t>But it was</w:t>
        </w:r>
      </w:ins>
      <w:ins w:id="4807" w:author="Britt Collins" w:date="2021-09-30T14:58:00Z">
        <w:r w:rsidRPr="000B0CC8">
          <w:rPr>
            <w:rFonts w:ascii="Times New Roman" w:hAnsi="Times New Roman"/>
            <w:sz w:val="24"/>
            <w:szCs w:val="24"/>
          </w:rPr>
          <w:t xml:space="preserve"> going to be delivered </w:t>
        </w:r>
      </w:ins>
      <w:ins w:id="4808" w:author="Britt Collins" w:date="2021-10-04T18:40:00Z">
        <w:r w:rsidR="000D7821">
          <w:rPr>
            <w:rFonts w:ascii="Times New Roman" w:hAnsi="Times New Roman"/>
            <w:sz w:val="24"/>
            <w:szCs w:val="24"/>
          </w:rPr>
          <w:t>three</w:t>
        </w:r>
      </w:ins>
      <w:ins w:id="4809" w:author="Britt Collins" w:date="2021-09-30T14:58:00Z">
        <w:r w:rsidRPr="000B0CC8">
          <w:rPr>
            <w:rFonts w:ascii="Times New Roman" w:hAnsi="Times New Roman"/>
            <w:sz w:val="24"/>
            <w:szCs w:val="24"/>
          </w:rPr>
          <w:t xml:space="preserve"> days after I arrived. In the meantime, I needed bedding. </w:t>
        </w:r>
      </w:ins>
      <w:ins w:id="4810" w:author="Britt Collins" w:date="2021-10-04T18:43:00Z">
        <w:r w:rsidR="000D7821" w:rsidRPr="000D7821">
          <w:rPr>
            <w:rFonts w:ascii="Times New Roman" w:hAnsi="Times New Roman"/>
            <w:b/>
            <w:sz w:val="24"/>
            <w:szCs w:val="24"/>
            <w:rPrChange w:id="4811" w:author="Britt Collins" w:date="2021-10-04T18:43:00Z">
              <w:rPr>
                <w:rFonts w:ascii="Times New Roman" w:hAnsi="Times New Roman"/>
                <w:sz w:val="24"/>
                <w:szCs w:val="24"/>
              </w:rPr>
            </w:rPrChange>
          </w:rPr>
          <w:t>THIS IS UNNECC</w:t>
        </w:r>
      </w:ins>
      <w:ins w:id="4812" w:author="Britt Collins" w:date="2021-10-05T15:51:00Z">
        <w:r w:rsidR="002270DF">
          <w:rPr>
            <w:rFonts w:ascii="Times New Roman" w:hAnsi="Times New Roman"/>
            <w:b/>
            <w:sz w:val="24"/>
            <w:szCs w:val="24"/>
          </w:rPr>
          <w:t>ESS</w:t>
        </w:r>
      </w:ins>
      <w:ins w:id="4813" w:author="Britt Collins" w:date="2021-10-04T18:43:00Z">
        <w:r w:rsidR="000D7821" w:rsidRPr="000D7821">
          <w:rPr>
            <w:rFonts w:ascii="Times New Roman" w:hAnsi="Times New Roman"/>
            <w:b/>
            <w:sz w:val="24"/>
            <w:szCs w:val="24"/>
            <w:rPrChange w:id="4814" w:author="Britt Collins" w:date="2021-10-04T18:43:00Z">
              <w:rPr>
                <w:rFonts w:ascii="Times New Roman" w:hAnsi="Times New Roman"/>
                <w:sz w:val="24"/>
                <w:szCs w:val="24"/>
              </w:rPr>
            </w:rPrChange>
          </w:rPr>
          <w:t>ARY DETAIL</w:t>
        </w:r>
        <w:r w:rsidR="000D7821">
          <w:rPr>
            <w:rFonts w:ascii="Times New Roman" w:hAnsi="Times New Roman"/>
            <w:sz w:val="24"/>
            <w:szCs w:val="24"/>
          </w:rPr>
          <w:t xml:space="preserve"> </w:t>
        </w:r>
      </w:ins>
      <w:ins w:id="4815" w:author="Britt Collins" w:date="2021-10-05T15:51:00Z">
        <w:r w:rsidR="002270DF" w:rsidRPr="002270DF">
          <w:rPr>
            <w:rFonts w:ascii="Times New Roman" w:hAnsi="Times New Roman"/>
            <w:b/>
            <w:sz w:val="24"/>
            <w:szCs w:val="24"/>
            <w:rPrChange w:id="4816" w:author="Britt Collins" w:date="2021-10-05T15:51:00Z">
              <w:rPr>
                <w:rFonts w:ascii="Times New Roman" w:hAnsi="Times New Roman"/>
                <w:sz w:val="24"/>
                <w:szCs w:val="24"/>
              </w:rPr>
            </w:rPrChange>
          </w:rPr>
          <w:t>AND COULD DO WITH SERIOUS CUTTING.</w:t>
        </w:r>
        <w:r w:rsidR="002270DF">
          <w:rPr>
            <w:rFonts w:ascii="Times New Roman" w:hAnsi="Times New Roman"/>
            <w:sz w:val="24"/>
            <w:szCs w:val="24"/>
          </w:rPr>
          <w:t xml:space="preserve"> </w:t>
        </w:r>
      </w:ins>
      <w:ins w:id="4817" w:author="Britt Collins" w:date="2021-09-30T14:58:00Z">
        <w:r w:rsidRPr="000B0CC8">
          <w:rPr>
            <w:rFonts w:ascii="Times New Roman" w:hAnsi="Times New Roman"/>
            <w:sz w:val="24"/>
            <w:szCs w:val="24"/>
          </w:rPr>
          <w:t xml:space="preserve">Where could I </w:t>
        </w:r>
      </w:ins>
      <w:ins w:id="4818" w:author="Britt Collins" w:date="2021-10-04T18:42:00Z">
        <w:r w:rsidR="000D7821">
          <w:rPr>
            <w:rFonts w:ascii="Times New Roman" w:hAnsi="Times New Roman"/>
            <w:sz w:val="24"/>
            <w:szCs w:val="24"/>
          </w:rPr>
          <w:t>buy decent-</w:t>
        </w:r>
      </w:ins>
      <w:ins w:id="4819" w:author="Britt Collins" w:date="2021-09-30T14:58:00Z">
        <w:r w:rsidRPr="000B0CC8">
          <w:rPr>
            <w:rFonts w:ascii="Times New Roman" w:hAnsi="Times New Roman"/>
            <w:sz w:val="24"/>
            <w:szCs w:val="24"/>
          </w:rPr>
          <w:t xml:space="preserve">quality bedding to complement the refined Rose Bay apartment? There were </w:t>
        </w:r>
      </w:ins>
      <w:ins w:id="4820" w:author="Britt Collins" w:date="2021-10-05T15:51:00Z">
        <w:r w:rsidR="002270DF">
          <w:rPr>
            <w:rFonts w:ascii="Times New Roman" w:hAnsi="Times New Roman"/>
            <w:sz w:val="24"/>
            <w:szCs w:val="24"/>
          </w:rPr>
          <w:t>TWP</w:t>
        </w:r>
      </w:ins>
      <w:ins w:id="4821" w:author="Britt Collins" w:date="2021-09-30T14:58:00Z">
        <w:r w:rsidRPr="000B0CC8">
          <w:rPr>
            <w:rFonts w:ascii="Times New Roman" w:hAnsi="Times New Roman"/>
            <w:sz w:val="24"/>
            <w:szCs w:val="24"/>
          </w:rPr>
          <w:t xml:space="preserve"> high-quality department stores that came to mind: Myer and David Jones. Myer was arguably the higher quality of the two. A light doona (duvet), bedsheet and soft bed cushions were </w:t>
        </w:r>
        <w:r w:rsidRPr="000B0CC8">
          <w:rPr>
            <w:rFonts w:ascii="Times New Roman" w:hAnsi="Times New Roman"/>
            <w:sz w:val="24"/>
            <w:szCs w:val="24"/>
          </w:rPr>
          <w:lastRenderedPageBreak/>
          <w:t>required to smother my body with feathery kisses. A cost north of $100, was the amount I paid at the Myer checkout.</w:t>
        </w:r>
      </w:ins>
      <w:ins w:id="4822" w:author="Britt Collins" w:date="2021-10-04T18:43:00Z">
        <w:r w:rsidR="000D7821">
          <w:rPr>
            <w:rFonts w:ascii="Times New Roman" w:hAnsi="Times New Roman"/>
            <w:sz w:val="24"/>
            <w:szCs w:val="24"/>
          </w:rPr>
          <w:t xml:space="preserve"> </w:t>
        </w:r>
      </w:ins>
    </w:p>
    <w:p w14:paraId="7108E730" w14:textId="0B6BDD40" w:rsidR="006F31F6" w:rsidRPr="000B0CC8" w:rsidRDefault="002270DF">
      <w:pPr>
        <w:spacing w:line="480" w:lineRule="auto"/>
        <w:ind w:left="-5" w:right="15" w:firstLine="350"/>
        <w:rPr>
          <w:ins w:id="4823" w:author="Britt Collins" w:date="2021-09-30T14:58:00Z"/>
          <w:rFonts w:ascii="Times New Roman" w:hAnsi="Times New Roman"/>
          <w:sz w:val="24"/>
          <w:szCs w:val="24"/>
        </w:rPr>
        <w:pPrChange w:id="4824" w:author="Britt Collins" w:date="2021-10-04T18:43:00Z">
          <w:pPr>
            <w:ind w:left="-5" w:right="15"/>
          </w:pPr>
        </w:pPrChange>
      </w:pPr>
      <w:ins w:id="4825" w:author="Britt Collins" w:date="2021-10-05T15:51:00Z">
        <w:r w:rsidRPr="002270DF">
          <w:rPr>
            <w:rFonts w:ascii="Times New Roman" w:hAnsi="Times New Roman"/>
            <w:b/>
            <w:sz w:val="24"/>
            <w:szCs w:val="24"/>
            <w:rPrChange w:id="4826" w:author="Britt Collins" w:date="2021-10-05T15:51:00Z">
              <w:rPr>
                <w:rFonts w:ascii="Times New Roman" w:hAnsi="Times New Roman"/>
                <w:sz w:val="24"/>
                <w:szCs w:val="24"/>
              </w:rPr>
            </w:rPrChange>
          </w:rPr>
          <w:t>CONDENSE THIS TOO, AS IT DOESN’T MOVE THE STORY ALONG</w:t>
        </w:r>
      </w:ins>
      <w:ins w:id="4827" w:author="Britt Collins" w:date="2021-10-05T15:52:00Z">
        <w:r>
          <w:rPr>
            <w:rFonts w:ascii="Times New Roman" w:hAnsi="Times New Roman"/>
            <w:b/>
            <w:sz w:val="24"/>
            <w:szCs w:val="24"/>
          </w:rPr>
          <w:t>. ALL THIS ABOUT THE BEDDING AND INTERNET COULD BE COMPACTED INTO A SHORT SNAPPY PARAGRAPH</w:t>
        </w:r>
      </w:ins>
      <w:ins w:id="4828" w:author="Britt Collins" w:date="2021-10-05T15:51:00Z">
        <w:r>
          <w:rPr>
            <w:rFonts w:ascii="Times New Roman" w:hAnsi="Times New Roman"/>
            <w:sz w:val="24"/>
            <w:szCs w:val="24"/>
          </w:rPr>
          <w:t xml:space="preserve"> </w:t>
        </w:r>
      </w:ins>
      <w:ins w:id="4829" w:author="Britt Collins" w:date="2021-09-30T14:58:00Z">
        <w:r w:rsidR="006F31F6" w:rsidRPr="000B0CC8">
          <w:rPr>
            <w:rFonts w:ascii="Times New Roman" w:hAnsi="Times New Roman"/>
            <w:sz w:val="24"/>
            <w:szCs w:val="24"/>
          </w:rPr>
          <w:t xml:space="preserve">Another mistake I made before moving in was not </w:t>
        </w:r>
      </w:ins>
      <w:ins w:id="4830" w:author="Britt Collins" w:date="2021-10-04T18:43:00Z">
        <w:r w:rsidR="000D7821">
          <w:rPr>
            <w:rFonts w:ascii="Times New Roman" w:hAnsi="Times New Roman"/>
            <w:sz w:val="24"/>
            <w:szCs w:val="24"/>
          </w:rPr>
          <w:t>ask</w:t>
        </w:r>
      </w:ins>
      <w:ins w:id="4831" w:author="Britt Collins" w:date="2021-09-30T14:58:00Z">
        <w:r w:rsidR="006F31F6" w:rsidRPr="000B0CC8">
          <w:rPr>
            <w:rFonts w:ascii="Times New Roman" w:hAnsi="Times New Roman"/>
            <w:sz w:val="24"/>
            <w:szCs w:val="24"/>
          </w:rPr>
          <w:t>ing about home internet. I</w:t>
        </w:r>
      </w:ins>
      <w:ins w:id="4832" w:author="Britt Collins" w:date="2021-10-04T18:44:00Z">
        <w:r w:rsidR="000D7821">
          <w:rPr>
            <w:rFonts w:ascii="Times New Roman" w:hAnsi="Times New Roman"/>
            <w:sz w:val="24"/>
            <w:szCs w:val="24"/>
          </w:rPr>
          <w:t>’</w:t>
        </w:r>
      </w:ins>
      <w:ins w:id="4833" w:author="Britt Collins" w:date="2021-09-30T14:58:00Z">
        <w:r w:rsidR="006F31F6" w:rsidRPr="000B0CC8">
          <w:rPr>
            <w:rFonts w:ascii="Times New Roman" w:hAnsi="Times New Roman"/>
            <w:sz w:val="24"/>
            <w:szCs w:val="24"/>
          </w:rPr>
          <w:t>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w:t>
        </w:r>
      </w:ins>
      <w:ins w:id="4834" w:author="Britt Collins" w:date="2021-10-04T18:44:00Z">
        <w:r w:rsidR="000D7821">
          <w:rPr>
            <w:rFonts w:ascii="Times New Roman" w:hAnsi="Times New Roman"/>
            <w:sz w:val="24"/>
            <w:szCs w:val="24"/>
          </w:rPr>
          <w:t>-</w:t>
        </w:r>
      </w:ins>
      <w:ins w:id="4835" w:author="Britt Collins" w:date="2021-09-30T14:58:00Z">
        <w:r w:rsidR="006F31F6" w:rsidRPr="000B0CC8">
          <w:rPr>
            <w:rFonts w:ascii="Times New Roman" w:hAnsi="Times New Roman"/>
            <w:sz w:val="24"/>
            <w:szCs w:val="24"/>
          </w:rPr>
          <w:t>up. It was to accommodate Becks’ need for a ho</w:t>
        </w:r>
      </w:ins>
      <w:ins w:id="4836" w:author="Britt Collins" w:date="2021-10-04T18:45:00Z">
        <w:r w:rsidR="000D7821">
          <w:rPr>
            <w:rFonts w:ascii="Times New Roman" w:hAnsi="Times New Roman"/>
            <w:sz w:val="24"/>
            <w:szCs w:val="24"/>
          </w:rPr>
          <w:t>m</w:t>
        </w:r>
      </w:ins>
      <w:ins w:id="4837" w:author="Britt Collins" w:date="2021-09-30T14:58:00Z">
        <w:r w:rsidR="006F31F6" w:rsidRPr="000B0CC8">
          <w:rPr>
            <w:rFonts w:ascii="Times New Roman" w:hAnsi="Times New Roman"/>
            <w:sz w:val="24"/>
            <w:szCs w:val="24"/>
          </w:rPr>
          <w:t xml:space="preserve">e line to call her family in the UK. I found a </w:t>
        </w:r>
      </w:ins>
      <w:ins w:id="4838" w:author="Britt Collins" w:date="2021-10-04T18:44:00Z">
        <w:r w:rsidR="000D7821">
          <w:rPr>
            <w:rFonts w:ascii="Times New Roman" w:hAnsi="Times New Roman"/>
            <w:sz w:val="24"/>
            <w:szCs w:val="24"/>
          </w:rPr>
          <w:t xml:space="preserve">cheaper </w:t>
        </w:r>
      </w:ins>
      <w:ins w:id="4839" w:author="Britt Collins" w:date="2021-09-30T14:58:00Z">
        <w:r w:rsidR="006F31F6" w:rsidRPr="000B0CC8">
          <w:rPr>
            <w:rFonts w:ascii="Times New Roman" w:hAnsi="Times New Roman"/>
            <w:sz w:val="24"/>
            <w:szCs w:val="24"/>
          </w:rPr>
          <w:t>deal than the current mobile contract. I discussed it with Becs, who hesitantly agreed to make the switch. A big improvement, so I thought. Improvement number two, again technology related. There was a noticeable space on the TV stand which needed to be amended as a matter of urgency. After a brief chat with Becs, we decided a big-screen TV would fill the gap nicely. In the interim we made do with a small TV Becs borrowed from her bedroom. It was a matter of time before this first world problem was rectified with a visit to Dick Smith.</w:t>
        </w:r>
      </w:ins>
    </w:p>
    <w:p w14:paraId="7D9A172B" w14:textId="2909DD4A" w:rsidR="006F31F6" w:rsidRPr="000B0CC8" w:rsidRDefault="006F31F6">
      <w:pPr>
        <w:spacing w:line="480" w:lineRule="auto"/>
        <w:ind w:left="-5" w:right="15" w:firstLine="350"/>
        <w:rPr>
          <w:ins w:id="4840" w:author="Britt Collins" w:date="2021-09-30T14:58:00Z"/>
          <w:rFonts w:ascii="Times New Roman" w:hAnsi="Times New Roman"/>
          <w:sz w:val="24"/>
          <w:szCs w:val="24"/>
        </w:rPr>
        <w:pPrChange w:id="4841" w:author="Britt Collins" w:date="2021-10-04T18:45:00Z">
          <w:pPr>
            <w:ind w:left="-5" w:right="15"/>
          </w:pPr>
        </w:pPrChange>
      </w:pPr>
      <w:ins w:id="4842" w:author="Britt Collins" w:date="2021-09-30T14:58:00Z">
        <w:r w:rsidRPr="000B0CC8">
          <w:rPr>
            <w:rFonts w:ascii="Times New Roman" w:hAnsi="Times New Roman"/>
            <w:sz w:val="24"/>
            <w:szCs w:val="24"/>
          </w:rPr>
          <w:t>The average British person is unaware of ANZAC Day. Ask any Australian about the day and they will educate you on its significance. Wikipedia reveals, in 1915 25th April, the British</w:t>
        </w:r>
      </w:ins>
      <w:ins w:id="4843" w:author="Britt Collins" w:date="2021-10-04T18:46:00Z">
        <w:r w:rsidR="000D7821">
          <w:rPr>
            <w:rFonts w:ascii="Times New Roman" w:hAnsi="Times New Roman"/>
            <w:sz w:val="24"/>
            <w:szCs w:val="24"/>
          </w:rPr>
          <w:t>-</w:t>
        </w:r>
      </w:ins>
      <w:ins w:id="4844" w:author="Britt Collins" w:date="2021-09-30T14:58:00Z">
        <w:r w:rsidRPr="000B0CC8">
          <w:rPr>
            <w:rFonts w:ascii="Times New Roman" w:hAnsi="Times New Roman"/>
            <w:sz w:val="24"/>
            <w:szCs w:val="24"/>
          </w:rPr>
          <w:t>led Australian and New Zealand Army Corps (ANZAC) on a death march over in Gallipoli, Turkey. They were outnumbered, outgunned and were disadvantaged by their poorer strategic position. It was the only war the Turkish forces won during WWI. After this education and a subsequent information about America’s role</w:t>
        </w:r>
      </w:ins>
      <w:ins w:id="4845" w:author="Britt Collins" w:date="2021-10-04T18:46:00Z">
        <w:r w:rsidR="000D7821">
          <w:rPr>
            <w:rFonts w:ascii="Times New Roman" w:hAnsi="Times New Roman"/>
            <w:sz w:val="24"/>
            <w:szCs w:val="24"/>
          </w:rPr>
          <w:t xml:space="preserve"> – </w:t>
        </w:r>
      </w:ins>
      <w:ins w:id="4846" w:author="Britt Collins" w:date="2021-09-30T14:58:00Z">
        <w:r w:rsidRPr="000B0CC8">
          <w:rPr>
            <w:rFonts w:ascii="Times New Roman" w:hAnsi="Times New Roman"/>
            <w:sz w:val="24"/>
            <w:szCs w:val="24"/>
          </w:rPr>
          <w:t>America rescued Australia from a Japanese offensive in the WWII fight in the Pacific</w:t>
        </w:r>
      </w:ins>
      <w:ins w:id="4847" w:author="Britt Collins" w:date="2021-10-04T18:46:00Z">
        <w:r w:rsidR="000D7821">
          <w:rPr>
            <w:rFonts w:ascii="Times New Roman" w:hAnsi="Times New Roman"/>
            <w:sz w:val="24"/>
            <w:szCs w:val="24"/>
          </w:rPr>
          <w:t xml:space="preserve"> – i</w:t>
        </w:r>
      </w:ins>
      <w:ins w:id="4848" w:author="Britt Collins" w:date="2021-09-30T14:58:00Z">
        <w:r w:rsidRPr="000B0CC8">
          <w:rPr>
            <w:rFonts w:ascii="Times New Roman" w:hAnsi="Times New Roman"/>
            <w:sz w:val="24"/>
            <w:szCs w:val="24"/>
          </w:rPr>
          <w:t>t became clear why Australians</w:t>
        </w:r>
      </w:ins>
      <w:ins w:id="4849" w:author="Britt Collins" w:date="2021-10-04T18:46:00Z">
        <w:r w:rsidR="000D7821">
          <w:rPr>
            <w:rFonts w:ascii="Times New Roman" w:hAnsi="Times New Roman"/>
            <w:sz w:val="24"/>
            <w:szCs w:val="24"/>
          </w:rPr>
          <w:t xml:space="preserve"> </w:t>
        </w:r>
      </w:ins>
      <w:ins w:id="4850" w:author="Britt Collins" w:date="2021-09-30T14:58:00Z">
        <w:r w:rsidRPr="000B0CC8">
          <w:rPr>
            <w:rFonts w:ascii="Times New Roman" w:hAnsi="Times New Roman"/>
            <w:sz w:val="24"/>
            <w:szCs w:val="24"/>
          </w:rPr>
          <w:t>can feel resentment towards the British.</w:t>
        </w:r>
      </w:ins>
    </w:p>
    <w:p w14:paraId="1B77BAD8" w14:textId="064F4BDC" w:rsidR="006F31F6" w:rsidRPr="000B0CC8" w:rsidRDefault="006F31F6">
      <w:pPr>
        <w:spacing w:line="480" w:lineRule="auto"/>
        <w:ind w:left="-5" w:right="15" w:firstLine="350"/>
        <w:rPr>
          <w:ins w:id="4851" w:author="Britt Collins" w:date="2021-09-30T14:58:00Z"/>
          <w:rFonts w:ascii="Times New Roman" w:hAnsi="Times New Roman"/>
          <w:sz w:val="24"/>
          <w:szCs w:val="24"/>
        </w:rPr>
        <w:pPrChange w:id="4852" w:author="Britt Collins" w:date="2021-10-04T18:47:00Z">
          <w:pPr>
            <w:ind w:left="-5" w:right="15"/>
          </w:pPr>
        </w:pPrChange>
      </w:pPr>
      <w:ins w:id="4853" w:author="Britt Collins" w:date="2021-09-30T14:58:00Z">
        <w:r w:rsidRPr="000B0CC8">
          <w:rPr>
            <w:rFonts w:ascii="Times New Roman" w:hAnsi="Times New Roman"/>
            <w:sz w:val="24"/>
            <w:szCs w:val="24"/>
          </w:rPr>
          <w:t xml:space="preserve">April 25th is a public holiday in Australia and New Zealand. ANZAC day, commemorates the Battle of Gallipoli in WWI. The day unites </w:t>
        </w:r>
      </w:ins>
      <w:ins w:id="4854" w:author="Britt Collins" w:date="2021-10-04T18:47:00Z">
        <w:r w:rsidR="000D7821">
          <w:rPr>
            <w:rFonts w:ascii="Times New Roman" w:hAnsi="Times New Roman"/>
            <w:sz w:val="24"/>
            <w:szCs w:val="24"/>
          </w:rPr>
          <w:t>antipodean</w:t>
        </w:r>
      </w:ins>
      <w:ins w:id="4855" w:author="Britt Collins" w:date="2021-09-30T14:58:00Z">
        <w:r w:rsidRPr="000B0CC8">
          <w:rPr>
            <w:rFonts w:ascii="Times New Roman" w:hAnsi="Times New Roman"/>
            <w:sz w:val="24"/>
            <w:szCs w:val="24"/>
          </w:rPr>
          <w:t xml:space="preserve">s. The equivalent day in Britain is Armistice Day, commemorated on November 11th. There is more to ANZAC day than commemorations. A simple betting game, Two-Up, is made legal on ANZAC day at drinking establishments across the country. A </w:t>
        </w:r>
        <w:r w:rsidRPr="000B0CC8">
          <w:rPr>
            <w:rFonts w:ascii="Times New Roman" w:hAnsi="Times New Roman"/>
            <w:sz w:val="24"/>
            <w:szCs w:val="24"/>
          </w:rPr>
          <w:lastRenderedPageBreak/>
          <w:t>well organised version of the game is something I would recommend experiencing. Remember, gamble responsibly.</w:t>
        </w:r>
      </w:ins>
    </w:p>
    <w:p w14:paraId="5B47AB70" w14:textId="29AC7EE0" w:rsidR="006F31F6" w:rsidRPr="000B0CC8" w:rsidRDefault="002270DF">
      <w:pPr>
        <w:spacing w:line="480" w:lineRule="auto"/>
        <w:ind w:left="-5" w:right="15"/>
        <w:rPr>
          <w:ins w:id="4856" w:author="Britt Collins" w:date="2021-09-30T14:58:00Z"/>
          <w:rFonts w:ascii="Times New Roman" w:hAnsi="Times New Roman"/>
          <w:sz w:val="24"/>
          <w:szCs w:val="24"/>
        </w:rPr>
        <w:pPrChange w:id="4857" w:author="Britt Collins" w:date="2021-09-30T15:06:00Z">
          <w:pPr>
            <w:ind w:left="-5" w:right="15"/>
          </w:pPr>
        </w:pPrChange>
      </w:pPr>
      <w:ins w:id="4858" w:author="Britt Collins" w:date="2021-10-05T15:52:00Z">
        <w:r w:rsidRPr="002270DF">
          <w:rPr>
            <w:rFonts w:ascii="Times New Roman" w:hAnsi="Times New Roman"/>
            <w:b/>
            <w:sz w:val="24"/>
            <w:szCs w:val="24"/>
            <w:rPrChange w:id="4859" w:author="Britt Collins" w:date="2021-10-05T15:55:00Z">
              <w:rPr>
                <w:rFonts w:ascii="Times New Roman" w:hAnsi="Times New Roman"/>
                <w:sz w:val="24"/>
                <w:szCs w:val="24"/>
              </w:rPr>
            </w:rPrChange>
          </w:rPr>
          <w:t>NEED A L</w:t>
        </w:r>
      </w:ins>
      <w:ins w:id="4860" w:author="Britt Collins" w:date="2021-10-05T15:53:00Z">
        <w:r w:rsidRPr="002270DF">
          <w:rPr>
            <w:rFonts w:ascii="Times New Roman" w:hAnsi="Times New Roman"/>
            <w:b/>
            <w:sz w:val="24"/>
            <w:szCs w:val="24"/>
            <w:rPrChange w:id="4861" w:author="Britt Collins" w:date="2021-10-05T15:55:00Z">
              <w:rPr>
                <w:rFonts w:ascii="Times New Roman" w:hAnsi="Times New Roman"/>
                <w:sz w:val="24"/>
                <w:szCs w:val="24"/>
              </w:rPr>
            </w:rPrChange>
          </w:rPr>
          <w:t>ITTLE MORE OF A SCENE TRANSITION. SOMETHING LIKE:</w:t>
        </w:r>
        <w:r>
          <w:rPr>
            <w:rFonts w:ascii="Times New Roman" w:hAnsi="Times New Roman"/>
            <w:sz w:val="24"/>
            <w:szCs w:val="24"/>
          </w:rPr>
          <w:t xml:space="preserve"> </w:t>
        </w:r>
        <w:r w:rsidRPr="00DC40C7">
          <w:rPr>
            <w:rFonts w:ascii="Times New Roman" w:hAnsi="Times New Roman"/>
            <w:b/>
            <w:sz w:val="24"/>
            <w:szCs w:val="24"/>
            <w:rPrChange w:id="4862" w:author="Britt Collins" w:date="2021-10-05T15:58:00Z">
              <w:rPr>
                <w:rFonts w:ascii="Times New Roman" w:hAnsi="Times New Roman"/>
                <w:sz w:val="24"/>
                <w:szCs w:val="24"/>
              </w:rPr>
            </w:rPrChange>
          </w:rPr>
          <w:t xml:space="preserve">One </w:t>
        </w:r>
      </w:ins>
      <w:ins w:id="4863" w:author="Britt Collins" w:date="2021-09-30T14:58:00Z">
        <w:r w:rsidR="006F31F6" w:rsidRPr="00DC40C7">
          <w:rPr>
            <w:rFonts w:ascii="Times New Roman" w:hAnsi="Times New Roman"/>
            <w:b/>
            <w:sz w:val="24"/>
            <w:szCs w:val="24"/>
            <w:rPrChange w:id="4864" w:author="Britt Collins" w:date="2021-10-05T15:58:00Z">
              <w:rPr>
                <w:rFonts w:ascii="Times New Roman" w:hAnsi="Times New Roman"/>
                <w:sz w:val="24"/>
                <w:szCs w:val="24"/>
              </w:rPr>
            </w:rPrChange>
          </w:rPr>
          <w:t>warm</w:t>
        </w:r>
      </w:ins>
      <w:ins w:id="4865" w:author="Britt Collins" w:date="2021-10-05T15:53:00Z">
        <w:r w:rsidRPr="00DC40C7">
          <w:rPr>
            <w:rFonts w:ascii="Times New Roman" w:hAnsi="Times New Roman"/>
            <w:b/>
            <w:sz w:val="24"/>
            <w:szCs w:val="24"/>
            <w:rPrChange w:id="4866" w:author="Britt Collins" w:date="2021-10-05T15:58:00Z">
              <w:rPr>
                <w:rFonts w:ascii="Times New Roman" w:hAnsi="Times New Roman"/>
                <w:sz w:val="24"/>
                <w:szCs w:val="24"/>
              </w:rPr>
            </w:rPrChange>
          </w:rPr>
          <w:t xml:space="preserve"> and balmy</w:t>
        </w:r>
      </w:ins>
      <w:ins w:id="4867" w:author="Britt Collins" w:date="2021-10-05T15:54:00Z">
        <w:r w:rsidRPr="00DC40C7">
          <w:rPr>
            <w:rFonts w:ascii="Times New Roman" w:hAnsi="Times New Roman"/>
            <w:b/>
            <w:sz w:val="24"/>
            <w:szCs w:val="24"/>
            <w:rPrChange w:id="4868" w:author="Britt Collins" w:date="2021-10-05T15:58:00Z">
              <w:rPr>
                <w:rFonts w:ascii="Times New Roman" w:hAnsi="Times New Roman"/>
                <w:sz w:val="24"/>
                <w:szCs w:val="24"/>
              </w:rPr>
            </w:rPrChange>
          </w:rPr>
          <w:t xml:space="preserve"> January</w:t>
        </w:r>
      </w:ins>
      <w:ins w:id="4869" w:author="Britt Collins" w:date="2021-09-30T14:58:00Z">
        <w:r w:rsidR="006F31F6" w:rsidRPr="00DC40C7">
          <w:rPr>
            <w:rFonts w:ascii="Times New Roman" w:hAnsi="Times New Roman"/>
            <w:b/>
            <w:sz w:val="24"/>
            <w:szCs w:val="24"/>
            <w:rPrChange w:id="4870" w:author="Britt Collins" w:date="2021-10-05T15:58:00Z">
              <w:rPr>
                <w:rFonts w:ascii="Times New Roman" w:hAnsi="Times New Roman"/>
                <w:sz w:val="24"/>
                <w:szCs w:val="24"/>
              </w:rPr>
            </w:rPrChange>
          </w:rPr>
          <w:t xml:space="preserve"> evening</w:t>
        </w:r>
      </w:ins>
      <w:ins w:id="4871" w:author="Britt Collins" w:date="2021-10-05T15:54:00Z">
        <w:r w:rsidRPr="00DC40C7">
          <w:rPr>
            <w:rFonts w:ascii="Times New Roman" w:hAnsi="Times New Roman"/>
            <w:b/>
            <w:sz w:val="24"/>
            <w:szCs w:val="24"/>
            <w:rPrChange w:id="4872" w:author="Britt Collins" w:date="2021-10-05T15:58:00Z">
              <w:rPr>
                <w:rFonts w:ascii="Times New Roman" w:hAnsi="Times New Roman"/>
                <w:sz w:val="24"/>
                <w:szCs w:val="24"/>
              </w:rPr>
            </w:rPrChange>
          </w:rPr>
          <w:t>,</w:t>
        </w:r>
      </w:ins>
      <w:ins w:id="4873" w:author="Britt Collins" w:date="2021-09-30T14:58:00Z">
        <w:r w:rsidR="006F31F6" w:rsidRPr="000B0CC8">
          <w:rPr>
            <w:rFonts w:ascii="Times New Roman" w:hAnsi="Times New Roman"/>
            <w:sz w:val="24"/>
            <w:szCs w:val="24"/>
          </w:rPr>
          <w:t xml:space="preserve"> I had managed to arrange a social drink with the British expats and NZ Andi, my old Queenscliff flatmate</w:t>
        </w:r>
      </w:ins>
      <w:ins w:id="4874" w:author="Britt Collins" w:date="2021-10-05T15:54:00Z">
        <w:r>
          <w:rPr>
            <w:rFonts w:ascii="Times New Roman" w:hAnsi="Times New Roman"/>
            <w:sz w:val="24"/>
            <w:szCs w:val="24"/>
          </w:rPr>
          <w:t xml:space="preserve"> </w:t>
        </w:r>
        <w:r w:rsidRPr="000B0CC8">
          <w:rPr>
            <w:rFonts w:ascii="Times New Roman" w:hAnsi="Times New Roman"/>
            <w:sz w:val="24"/>
            <w:szCs w:val="24"/>
          </w:rPr>
          <w:t>over in Coogee, Sydney</w:t>
        </w:r>
      </w:ins>
      <w:ins w:id="4875" w:author="Britt Collins" w:date="2021-09-30T14:58:00Z">
        <w:r w:rsidR="006F31F6" w:rsidRPr="000B0CC8">
          <w:rPr>
            <w:rFonts w:ascii="Times New Roman" w:hAnsi="Times New Roman"/>
            <w:sz w:val="24"/>
            <w:szCs w:val="24"/>
          </w:rPr>
          <w:t xml:space="preserve">. The meeting place, the infamous Coogee Bay Hotel (CBH). I say infamous, the Sydney news press linked it to drunken disorderly behaviour. </w:t>
        </w:r>
      </w:ins>
      <w:ins w:id="4876" w:author="Britt Collins" w:date="2021-10-05T16:00:00Z">
        <w:r w:rsidR="00DC40C7" w:rsidRPr="00DC40C7">
          <w:rPr>
            <w:rFonts w:ascii="Times New Roman" w:hAnsi="Times New Roman"/>
            <w:b/>
            <w:sz w:val="24"/>
            <w:szCs w:val="24"/>
            <w:rPrChange w:id="4877" w:author="Britt Collins" w:date="2021-10-05T16:00:00Z">
              <w:rPr>
                <w:rFonts w:ascii="Times New Roman" w:hAnsi="Times New Roman"/>
                <w:sz w:val="24"/>
                <w:szCs w:val="24"/>
              </w:rPr>
            </w:rPrChange>
          </w:rPr>
          <w:t xml:space="preserve">WHY… WHAT HAPPENED THAT IT HAD THIS REPUTATION? </w:t>
        </w:r>
      </w:ins>
      <w:ins w:id="4878" w:author="Britt Collins" w:date="2021-10-05T15:59:00Z">
        <w:r w:rsidR="00DC40C7" w:rsidRPr="00DC40C7">
          <w:rPr>
            <w:rFonts w:ascii="Times New Roman" w:hAnsi="Times New Roman"/>
            <w:b/>
            <w:sz w:val="24"/>
            <w:szCs w:val="24"/>
            <w:rPrChange w:id="4879" w:author="Britt Collins" w:date="2021-10-05T16:00:00Z">
              <w:rPr>
                <w:rFonts w:ascii="Times New Roman" w:hAnsi="Times New Roman"/>
                <w:sz w:val="24"/>
                <w:szCs w:val="24"/>
              </w:rPr>
            </w:rPrChange>
          </w:rPr>
          <w:t xml:space="preserve">NEEDS CLARITY </w:t>
        </w:r>
      </w:ins>
      <w:ins w:id="4880" w:author="Britt Collins" w:date="2021-09-30T14:58:00Z">
        <w:r w:rsidR="006F31F6" w:rsidRPr="000B0CC8">
          <w:rPr>
            <w:rFonts w:ascii="Times New Roman" w:hAnsi="Times New Roman"/>
            <w:sz w:val="24"/>
            <w:szCs w:val="24"/>
          </w:rPr>
          <w:t xml:space="preserve">The CBH had a monumental outdoor seating area. I was soon to find out it had an immense indoor area too. I went to the effort to look my best that night. I wanted to avoid looking like a </w:t>
        </w:r>
      </w:ins>
      <w:ins w:id="4881" w:author="Britt Collins" w:date="2021-10-04T18:48:00Z">
        <w:r w:rsidR="000D7821">
          <w:rPr>
            <w:rFonts w:ascii="Times New Roman" w:hAnsi="Times New Roman"/>
            <w:sz w:val="24"/>
            <w:szCs w:val="24"/>
          </w:rPr>
          <w:t>‘</w:t>
        </w:r>
      </w:ins>
      <w:ins w:id="4882" w:author="Britt Collins" w:date="2021-09-30T14:58:00Z">
        <w:r w:rsidR="006F31F6" w:rsidRPr="000B0CC8">
          <w:rPr>
            <w:rFonts w:ascii="Times New Roman" w:hAnsi="Times New Roman"/>
            <w:sz w:val="24"/>
            <w:szCs w:val="24"/>
          </w:rPr>
          <w:t>dero</w:t>
        </w:r>
      </w:ins>
      <w:ins w:id="4883" w:author="Britt Collins" w:date="2021-10-04T18:48:00Z">
        <w:r w:rsidR="000D7821">
          <w:rPr>
            <w:rFonts w:ascii="Times New Roman" w:hAnsi="Times New Roman"/>
            <w:sz w:val="24"/>
            <w:szCs w:val="24"/>
          </w:rPr>
          <w:t>’</w:t>
        </w:r>
      </w:ins>
      <w:ins w:id="4884" w:author="Britt Collins" w:date="2021-09-30T14:58:00Z">
        <w:r w:rsidR="006F31F6" w:rsidRPr="000B0CC8">
          <w:rPr>
            <w:rFonts w:ascii="Times New Roman" w:hAnsi="Times New Roman"/>
            <w:sz w:val="24"/>
            <w:szCs w:val="24"/>
          </w:rPr>
          <w:t xml:space="preserve">. </w:t>
        </w:r>
      </w:ins>
      <w:ins w:id="4885" w:author="Britt Collins" w:date="2021-10-04T18:48:00Z">
        <w:r w:rsidR="000D7821">
          <w:rPr>
            <w:rFonts w:ascii="Times New Roman" w:hAnsi="Times New Roman"/>
            <w:sz w:val="24"/>
            <w:szCs w:val="24"/>
          </w:rPr>
          <w:t>A</w:t>
        </w:r>
      </w:ins>
      <w:ins w:id="4886" w:author="Britt Collins" w:date="2021-09-30T14:58:00Z">
        <w:r w:rsidR="006F31F6" w:rsidRPr="000B0CC8">
          <w:rPr>
            <w:rFonts w:ascii="Times New Roman" w:hAnsi="Times New Roman"/>
            <w:sz w:val="24"/>
            <w:szCs w:val="24"/>
          </w:rPr>
          <w:t>rriv</w:t>
        </w:r>
      </w:ins>
      <w:ins w:id="4887" w:author="Britt Collins" w:date="2021-10-04T18:48:00Z">
        <w:r w:rsidR="000D7821">
          <w:rPr>
            <w:rFonts w:ascii="Times New Roman" w:hAnsi="Times New Roman"/>
            <w:sz w:val="24"/>
            <w:szCs w:val="24"/>
          </w:rPr>
          <w:t>ing</w:t>
        </w:r>
      </w:ins>
      <w:ins w:id="4888" w:author="Britt Collins" w:date="2021-09-30T14:58:00Z">
        <w:r w:rsidR="006F31F6" w:rsidRPr="000B0CC8">
          <w:rPr>
            <w:rFonts w:ascii="Times New Roman" w:hAnsi="Times New Roman"/>
            <w:sz w:val="24"/>
            <w:szCs w:val="24"/>
          </w:rPr>
          <w:t xml:space="preserve"> to the CBH</w:t>
        </w:r>
      </w:ins>
      <w:ins w:id="4889" w:author="Britt Collins" w:date="2021-10-04T18:48:00Z">
        <w:r w:rsidR="000D7821">
          <w:rPr>
            <w:rFonts w:ascii="Times New Roman" w:hAnsi="Times New Roman"/>
            <w:sz w:val="24"/>
            <w:szCs w:val="24"/>
          </w:rPr>
          <w:t>,</w:t>
        </w:r>
      </w:ins>
      <w:ins w:id="4890" w:author="Britt Collins" w:date="2021-09-30T14:58:00Z">
        <w:r w:rsidR="006F31F6" w:rsidRPr="000B0CC8">
          <w:rPr>
            <w:rFonts w:ascii="Times New Roman" w:hAnsi="Times New Roman"/>
            <w:sz w:val="24"/>
            <w:szCs w:val="24"/>
          </w:rPr>
          <w:t xml:space="preserve"> I recognised some of the British expats</w:t>
        </w:r>
      </w:ins>
      <w:ins w:id="4891" w:author="Britt Collins" w:date="2021-10-04T18:48:00Z">
        <w:r w:rsidR="000D7821">
          <w:rPr>
            <w:rFonts w:ascii="Times New Roman" w:hAnsi="Times New Roman"/>
            <w:sz w:val="24"/>
            <w:szCs w:val="24"/>
          </w:rPr>
          <w:t>, who</w:t>
        </w:r>
      </w:ins>
      <w:ins w:id="4892" w:author="Britt Collins" w:date="2021-09-30T14:58:00Z">
        <w:r w:rsidR="006F31F6" w:rsidRPr="000B0CC8">
          <w:rPr>
            <w:rFonts w:ascii="Times New Roman" w:hAnsi="Times New Roman"/>
            <w:sz w:val="24"/>
            <w:szCs w:val="24"/>
          </w:rPr>
          <w:t xml:space="preserve"> formed part of a far larger group, the size of a small village. The numbers of British women exceeded the number of men. I approached, people who recognised me began to smile and offered to shake my hand. Cullen, a girlfriend of an expat Andy (not to get confused with NZ Andi), went above and beyond to make me feel welcome. She presented me to everyone, even people I had met before in Manly. It felt great to be accepted at a time when I was becoming homesick. Little did I know at the time, over the next </w:t>
        </w:r>
      </w:ins>
      <w:ins w:id="4893" w:author="Britt Collins" w:date="2021-10-04T18:49:00Z">
        <w:r w:rsidR="000D7821">
          <w:rPr>
            <w:rFonts w:ascii="Times New Roman" w:hAnsi="Times New Roman"/>
            <w:sz w:val="24"/>
            <w:szCs w:val="24"/>
          </w:rPr>
          <w:t>six</w:t>
        </w:r>
      </w:ins>
      <w:ins w:id="4894" w:author="Britt Collins" w:date="2021-09-30T14:58:00Z">
        <w:r w:rsidR="006F31F6" w:rsidRPr="000B0CC8">
          <w:rPr>
            <w:rFonts w:ascii="Times New Roman" w:hAnsi="Times New Roman"/>
            <w:sz w:val="24"/>
            <w:szCs w:val="24"/>
          </w:rPr>
          <w:t xml:space="preserve"> months, they were going to be my rock.</w:t>
        </w:r>
      </w:ins>
    </w:p>
    <w:p w14:paraId="6788BFA7" w14:textId="77777777" w:rsidR="006F31F6" w:rsidRPr="000B0CC8" w:rsidRDefault="006F31F6">
      <w:pPr>
        <w:spacing w:line="480" w:lineRule="auto"/>
        <w:ind w:left="-5" w:right="15" w:firstLine="725"/>
        <w:rPr>
          <w:ins w:id="4895" w:author="Britt Collins" w:date="2021-09-30T14:58:00Z"/>
          <w:rFonts w:ascii="Times New Roman" w:hAnsi="Times New Roman"/>
          <w:sz w:val="24"/>
          <w:szCs w:val="24"/>
        </w:rPr>
        <w:pPrChange w:id="4896" w:author="Britt Collins" w:date="2021-10-04T18:49:00Z">
          <w:pPr>
            <w:ind w:left="-5" w:right="15"/>
          </w:pPr>
        </w:pPrChange>
      </w:pPr>
      <w:ins w:id="4897" w:author="Britt Collins" w:date="2021-09-30T14:58:00Z">
        <w:r w:rsidRPr="000B0CC8">
          <w:rPr>
            <w:rFonts w:ascii="Times New Roman" w:hAnsi="Times New Roman"/>
            <w:sz w:val="24"/>
            <w:szCs w:val="24"/>
          </w:rPr>
          <w:t>Something I did question about the group was its size. How could so many people belong to one social group? Further analysis of its hierarchy revealed it was formed of three subgroups: Andy’s, Carl’s and Johnny’s friends. These fine gents excelled at interacting with people from all walks of life. Unfortunately, it was clear there was an undercurrent of mounting tension between the 3 groups.</w:t>
        </w:r>
      </w:ins>
    </w:p>
    <w:p w14:paraId="6010087A" w14:textId="77777777" w:rsidR="008F3920" w:rsidRDefault="006F31F6" w:rsidP="000D7821">
      <w:pPr>
        <w:spacing w:line="480" w:lineRule="auto"/>
        <w:ind w:left="-5" w:right="15" w:firstLine="725"/>
        <w:rPr>
          <w:ins w:id="4898" w:author="Britt Collins" w:date="2021-10-04T18:54:00Z"/>
          <w:rFonts w:ascii="Times New Roman" w:hAnsi="Times New Roman"/>
          <w:sz w:val="24"/>
          <w:szCs w:val="24"/>
        </w:rPr>
      </w:pPr>
      <w:ins w:id="4899" w:author="Britt Collins" w:date="2021-09-30T14:58:00Z">
        <w:r w:rsidRPr="000B0CC8">
          <w:rPr>
            <w:rFonts w:ascii="Times New Roman" w:hAnsi="Times New Roman"/>
            <w:sz w:val="24"/>
            <w:szCs w:val="24"/>
          </w:rPr>
          <w:t xml:space="preserve">NZ Andi finally arrived. She looked stunning, taller than I remembered, </w:t>
        </w:r>
      </w:ins>
      <w:ins w:id="4900" w:author="Britt Collins" w:date="2021-10-04T18:49:00Z">
        <w:r w:rsidR="000D7821">
          <w:rPr>
            <w:rFonts w:ascii="Times New Roman" w:hAnsi="Times New Roman"/>
            <w:sz w:val="24"/>
            <w:szCs w:val="24"/>
          </w:rPr>
          <w:t>six-foot</w:t>
        </w:r>
      </w:ins>
      <w:ins w:id="4901" w:author="Britt Collins" w:date="2021-09-30T14:58:00Z">
        <w:r w:rsidRPr="000B0CC8">
          <w:rPr>
            <w:rFonts w:ascii="Times New Roman" w:hAnsi="Times New Roman"/>
            <w:sz w:val="24"/>
            <w:szCs w:val="24"/>
          </w:rPr>
          <w:t xml:space="preserve"> in heels. She wore a </w:t>
        </w:r>
      </w:ins>
      <w:ins w:id="4902" w:author="Britt Collins" w:date="2021-10-04T18:54:00Z">
        <w:r w:rsidR="000D7821">
          <w:rPr>
            <w:rFonts w:ascii="Times New Roman" w:hAnsi="Times New Roman"/>
            <w:sz w:val="24"/>
            <w:szCs w:val="24"/>
          </w:rPr>
          <w:t>gorgeous, figure-</w:t>
        </w:r>
      </w:ins>
      <w:ins w:id="4903" w:author="Britt Collins" w:date="2021-09-30T14:58:00Z">
        <w:r w:rsidRPr="000B0CC8">
          <w:rPr>
            <w:rFonts w:ascii="Times New Roman" w:hAnsi="Times New Roman"/>
            <w:sz w:val="24"/>
            <w:szCs w:val="24"/>
          </w:rPr>
          <w:t>hugg</w:t>
        </w:r>
      </w:ins>
      <w:ins w:id="4904" w:author="Britt Collins" w:date="2021-10-04T18:54:00Z">
        <w:r w:rsidR="000D7821">
          <w:rPr>
            <w:rFonts w:ascii="Times New Roman" w:hAnsi="Times New Roman"/>
            <w:sz w:val="24"/>
            <w:szCs w:val="24"/>
          </w:rPr>
          <w:t>ing</w:t>
        </w:r>
      </w:ins>
      <w:ins w:id="4905" w:author="Britt Collins" w:date="2021-09-30T14:58:00Z">
        <w:r w:rsidRPr="000B0CC8">
          <w:rPr>
            <w:rFonts w:ascii="Times New Roman" w:hAnsi="Times New Roman"/>
            <w:sz w:val="24"/>
            <w:szCs w:val="24"/>
          </w:rPr>
          <w:t xml:space="preserve"> red dress. </w:t>
        </w:r>
      </w:ins>
      <w:ins w:id="4906" w:author="Britt Collins" w:date="2021-10-04T18:54:00Z">
        <w:r w:rsidR="008F3920">
          <w:rPr>
            <w:rFonts w:ascii="Times New Roman" w:hAnsi="Times New Roman"/>
            <w:sz w:val="24"/>
            <w:szCs w:val="24"/>
          </w:rPr>
          <w:t>“</w:t>
        </w:r>
      </w:ins>
      <w:ins w:id="4907" w:author="Britt Collins" w:date="2021-09-30T14:58:00Z">
        <w:r w:rsidRPr="000B0CC8">
          <w:rPr>
            <w:rFonts w:ascii="Times New Roman" w:hAnsi="Times New Roman"/>
            <w:sz w:val="24"/>
            <w:szCs w:val="24"/>
          </w:rPr>
          <w:t>Dave</w:t>
        </w:r>
      </w:ins>
      <w:ins w:id="4908" w:author="Britt Collins" w:date="2021-10-04T18:54:00Z">
        <w:r w:rsidR="008F3920">
          <w:rPr>
            <w:rFonts w:ascii="Times New Roman" w:hAnsi="Times New Roman"/>
            <w:sz w:val="24"/>
            <w:szCs w:val="24"/>
          </w:rPr>
          <w:t>!”</w:t>
        </w:r>
      </w:ins>
      <w:ins w:id="4909" w:author="Britt Collins" w:date="2021-09-30T14:58:00Z">
        <w:r w:rsidRPr="000B0CC8">
          <w:rPr>
            <w:rFonts w:ascii="Times New Roman" w:hAnsi="Times New Roman"/>
            <w:sz w:val="24"/>
            <w:szCs w:val="24"/>
          </w:rPr>
          <w:t xml:space="preserve"> she shouted. </w:t>
        </w:r>
      </w:ins>
    </w:p>
    <w:p w14:paraId="042D4CF4" w14:textId="0DC52B05" w:rsidR="006F31F6" w:rsidRPr="008F3920" w:rsidRDefault="006F31F6">
      <w:pPr>
        <w:spacing w:line="480" w:lineRule="auto"/>
        <w:ind w:left="-5" w:right="15" w:firstLine="725"/>
        <w:rPr>
          <w:ins w:id="4910" w:author="Britt Collins" w:date="2021-09-30T14:58:00Z"/>
          <w:rFonts w:ascii="Times New Roman" w:hAnsi="Times New Roman"/>
          <w:b/>
          <w:sz w:val="24"/>
          <w:szCs w:val="24"/>
          <w:rPrChange w:id="4911" w:author="Britt Collins" w:date="2021-10-04T18:55:00Z">
            <w:rPr>
              <w:ins w:id="4912" w:author="Britt Collins" w:date="2021-09-30T14:58:00Z"/>
              <w:rFonts w:ascii="Times New Roman" w:hAnsi="Times New Roman"/>
              <w:sz w:val="24"/>
              <w:szCs w:val="24"/>
            </w:rPr>
          </w:rPrChange>
        </w:rPr>
        <w:pPrChange w:id="4913" w:author="Britt Collins" w:date="2021-10-04T18:49:00Z">
          <w:pPr>
            <w:ind w:left="-5" w:right="15"/>
          </w:pPr>
        </w:pPrChange>
      </w:pPr>
      <w:ins w:id="4914" w:author="Britt Collins" w:date="2021-09-30T14:58:00Z">
        <w:r w:rsidRPr="000B0CC8">
          <w:rPr>
            <w:rFonts w:ascii="Times New Roman" w:hAnsi="Times New Roman"/>
            <w:sz w:val="24"/>
            <w:szCs w:val="24"/>
          </w:rPr>
          <w:t xml:space="preserve">I turned around.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w:t>
        </w:r>
        <w:r w:rsidRPr="000B0CC8">
          <w:rPr>
            <w:rFonts w:ascii="Times New Roman" w:hAnsi="Times New Roman"/>
            <w:sz w:val="24"/>
            <w:szCs w:val="24"/>
          </w:rPr>
          <w:lastRenderedPageBreak/>
          <w:t xml:space="preserve">positive personality. I even thought, </w:t>
        </w:r>
        <w:r w:rsidRPr="008F3920">
          <w:rPr>
            <w:rFonts w:ascii="Times New Roman" w:hAnsi="Times New Roman"/>
            <w:i/>
            <w:sz w:val="24"/>
            <w:szCs w:val="24"/>
            <w:rPrChange w:id="4915" w:author="Britt Collins" w:date="2021-10-04T18:55:00Z">
              <w:rPr>
                <w:rFonts w:ascii="Times New Roman" w:hAnsi="Times New Roman"/>
                <w:sz w:val="24"/>
                <w:szCs w:val="24"/>
              </w:rPr>
            </w:rPrChange>
          </w:rPr>
          <w:t>imagine if she was my girlfriend?</w:t>
        </w:r>
        <w:r w:rsidRPr="000B0CC8">
          <w:rPr>
            <w:rFonts w:ascii="Times New Roman" w:hAnsi="Times New Roman"/>
            <w:sz w:val="24"/>
            <w:szCs w:val="24"/>
          </w:rPr>
          <w:t xml:space="preserve"> </w:t>
        </w:r>
        <w:r w:rsidRPr="008F3920">
          <w:rPr>
            <w:rFonts w:ascii="Times New Roman" w:hAnsi="Times New Roman"/>
            <w:b/>
            <w:sz w:val="24"/>
            <w:szCs w:val="24"/>
            <w:rPrChange w:id="4916" w:author="Britt Collins" w:date="2021-10-04T18:55:00Z">
              <w:rPr>
                <w:rFonts w:ascii="Times New Roman" w:hAnsi="Times New Roman"/>
                <w:sz w:val="24"/>
                <w:szCs w:val="24"/>
              </w:rPr>
            </w:rPrChange>
          </w:rPr>
          <w:t>How jealous would people be of me?</w:t>
        </w:r>
      </w:ins>
    </w:p>
    <w:p w14:paraId="6F862AA7" w14:textId="2EBC477D" w:rsidR="008F3920" w:rsidRDefault="008F3920" w:rsidP="008F3920">
      <w:pPr>
        <w:spacing w:line="480" w:lineRule="auto"/>
        <w:ind w:left="-5" w:right="15" w:firstLine="725"/>
        <w:rPr>
          <w:ins w:id="4917" w:author="Britt Collins" w:date="2021-10-04T18:57:00Z"/>
          <w:rFonts w:ascii="Times New Roman" w:hAnsi="Times New Roman"/>
          <w:sz w:val="24"/>
          <w:szCs w:val="24"/>
        </w:rPr>
      </w:pPr>
      <w:ins w:id="4918" w:author="Britt Collins" w:date="2021-10-04T18:55:00Z">
        <w:r w:rsidRPr="008F3920">
          <w:rPr>
            <w:rFonts w:ascii="Times New Roman" w:hAnsi="Times New Roman"/>
            <w:b/>
            <w:sz w:val="24"/>
            <w:szCs w:val="24"/>
            <w:rPrChange w:id="4919" w:author="Britt Collins" w:date="2021-10-04T18:56:00Z">
              <w:rPr>
                <w:rFonts w:ascii="Times New Roman" w:hAnsi="Times New Roman"/>
                <w:sz w:val="24"/>
                <w:szCs w:val="24"/>
              </w:rPr>
            </w:rPrChange>
          </w:rPr>
          <w:t>NEED TO CUT OUT ALL THESE INT</w:t>
        </w:r>
      </w:ins>
      <w:ins w:id="4920" w:author="Britt Collins" w:date="2021-10-04T18:56:00Z">
        <w:r w:rsidRPr="008F3920">
          <w:rPr>
            <w:rFonts w:ascii="Times New Roman" w:hAnsi="Times New Roman"/>
            <w:b/>
            <w:sz w:val="24"/>
            <w:szCs w:val="24"/>
            <w:rPrChange w:id="4921" w:author="Britt Collins" w:date="2021-10-04T18:56:00Z">
              <w:rPr>
                <w:rFonts w:ascii="Times New Roman" w:hAnsi="Times New Roman"/>
                <w:sz w:val="24"/>
                <w:szCs w:val="24"/>
              </w:rPr>
            </w:rPrChange>
          </w:rPr>
          <w:t xml:space="preserve">RODUCTIONS, VERY REPITIVE AND </w:t>
        </w:r>
      </w:ins>
      <w:ins w:id="4922" w:author="Britt Collins" w:date="2021-10-05T16:01:00Z">
        <w:r w:rsidR="00DC40C7">
          <w:rPr>
            <w:rFonts w:ascii="Times New Roman" w:hAnsi="Times New Roman"/>
            <w:b/>
            <w:sz w:val="24"/>
            <w:szCs w:val="24"/>
          </w:rPr>
          <w:t xml:space="preserve">CLUNKY AND </w:t>
        </w:r>
      </w:ins>
      <w:ins w:id="4923" w:author="Britt Collins" w:date="2021-10-04T18:56:00Z">
        <w:r w:rsidRPr="008F3920">
          <w:rPr>
            <w:rFonts w:ascii="Times New Roman" w:hAnsi="Times New Roman"/>
            <w:b/>
            <w:sz w:val="24"/>
            <w:szCs w:val="24"/>
            <w:rPrChange w:id="4924" w:author="Britt Collins" w:date="2021-10-04T18:56:00Z">
              <w:rPr>
                <w:rFonts w:ascii="Times New Roman" w:hAnsi="Times New Roman"/>
                <w:sz w:val="24"/>
                <w:szCs w:val="24"/>
              </w:rPr>
            </w:rPrChange>
          </w:rPr>
          <w:t>UNINTERESTING FOR READERS</w:t>
        </w:r>
        <w:r>
          <w:rPr>
            <w:rFonts w:ascii="Times New Roman" w:hAnsi="Times New Roman"/>
            <w:sz w:val="24"/>
            <w:szCs w:val="24"/>
          </w:rPr>
          <w:t xml:space="preserve"> </w:t>
        </w:r>
      </w:ins>
      <w:ins w:id="4925" w:author="Britt Collins" w:date="2021-09-30T14:58:00Z">
        <w:r w:rsidR="006F31F6" w:rsidRPr="000B0CC8">
          <w:rPr>
            <w:rFonts w:ascii="Times New Roman" w:hAnsi="Times New Roman"/>
            <w:sz w:val="24"/>
            <w:szCs w:val="24"/>
          </w:rPr>
          <w:t xml:space="preserve">After a big hug, I introduced Andi to my impressed British expat friends. After the introductions, Andi turned her attentions back to me. She indicated she wasn’t here just to see me, her other friends were located inside. </w:t>
        </w:r>
      </w:ins>
    </w:p>
    <w:p w14:paraId="0CD18C14" w14:textId="6D669921" w:rsidR="008F3920" w:rsidRDefault="006F31F6" w:rsidP="008F3920">
      <w:pPr>
        <w:spacing w:line="480" w:lineRule="auto"/>
        <w:ind w:left="-5" w:right="15" w:firstLine="725"/>
        <w:rPr>
          <w:ins w:id="4926" w:author="Britt Collins" w:date="2021-10-04T18:57:00Z"/>
          <w:rFonts w:ascii="Times New Roman" w:hAnsi="Times New Roman"/>
          <w:sz w:val="24"/>
          <w:szCs w:val="24"/>
        </w:rPr>
      </w:pPr>
      <w:ins w:id="4927" w:author="Britt Collins" w:date="2021-09-30T14:58:00Z">
        <w:r w:rsidRPr="000B0CC8">
          <w:rPr>
            <w:rFonts w:ascii="Times New Roman" w:hAnsi="Times New Roman"/>
            <w:sz w:val="24"/>
            <w:szCs w:val="24"/>
          </w:rPr>
          <w:t xml:space="preserve">Andi generously made her excuses to leave, but left an open invitation to me. </w:t>
        </w:r>
      </w:ins>
      <w:ins w:id="4928" w:author="Britt Collins" w:date="2021-10-04T18:57:00Z">
        <w:r w:rsidR="008F3920">
          <w:rPr>
            <w:rFonts w:ascii="Times New Roman" w:hAnsi="Times New Roman"/>
            <w:sz w:val="24"/>
            <w:szCs w:val="24"/>
          </w:rPr>
          <w:t>“</w:t>
        </w:r>
      </w:ins>
      <w:ins w:id="4929" w:author="Britt Collins" w:date="2021-09-30T14:58:00Z">
        <w:r w:rsidRPr="000B0CC8">
          <w:rPr>
            <w:rFonts w:ascii="Times New Roman" w:hAnsi="Times New Roman"/>
            <w:sz w:val="24"/>
            <w:szCs w:val="24"/>
          </w:rPr>
          <w:t>Hey Dave</w:t>
        </w:r>
      </w:ins>
      <w:ins w:id="4930" w:author="Britt Collins" w:date="2021-10-04T18:57:00Z">
        <w:r w:rsidR="008F3920">
          <w:rPr>
            <w:rFonts w:ascii="Times New Roman" w:hAnsi="Times New Roman"/>
            <w:sz w:val="24"/>
            <w:szCs w:val="24"/>
          </w:rPr>
          <w:t>,</w:t>
        </w:r>
      </w:ins>
      <w:ins w:id="4931" w:author="Britt Collins" w:date="2021-09-30T14:58:00Z">
        <w:r w:rsidRPr="000B0CC8">
          <w:rPr>
            <w:rFonts w:ascii="Times New Roman" w:hAnsi="Times New Roman"/>
            <w:sz w:val="24"/>
            <w:szCs w:val="24"/>
          </w:rPr>
          <w:t xml:space="preserve"> I’ll be inside if you want to meet up later.</w:t>
        </w:r>
      </w:ins>
      <w:ins w:id="4932" w:author="Britt Collins" w:date="2021-10-04T18:57:00Z">
        <w:r w:rsidR="008F3920">
          <w:rPr>
            <w:rFonts w:ascii="Times New Roman" w:hAnsi="Times New Roman"/>
            <w:sz w:val="24"/>
            <w:szCs w:val="24"/>
          </w:rPr>
          <w:t>”</w:t>
        </w:r>
      </w:ins>
      <w:ins w:id="4933" w:author="Britt Collins" w:date="2021-09-30T14:58:00Z">
        <w:r w:rsidRPr="000B0CC8">
          <w:rPr>
            <w:rFonts w:ascii="Times New Roman" w:hAnsi="Times New Roman"/>
            <w:sz w:val="24"/>
            <w:szCs w:val="24"/>
          </w:rPr>
          <w:t xml:space="preserve"> </w:t>
        </w:r>
      </w:ins>
    </w:p>
    <w:p w14:paraId="58EDD39A" w14:textId="42D46003" w:rsidR="006F31F6" w:rsidRPr="000B0CC8" w:rsidRDefault="008F3920">
      <w:pPr>
        <w:spacing w:line="480" w:lineRule="auto"/>
        <w:ind w:left="-5" w:right="15" w:firstLine="725"/>
        <w:rPr>
          <w:ins w:id="4934" w:author="Britt Collins" w:date="2021-09-30T14:58:00Z"/>
          <w:rFonts w:ascii="Times New Roman" w:hAnsi="Times New Roman"/>
          <w:sz w:val="24"/>
          <w:szCs w:val="24"/>
        </w:rPr>
        <w:pPrChange w:id="4935" w:author="Britt Collins" w:date="2021-10-04T18:55:00Z">
          <w:pPr>
            <w:ind w:left="-5" w:right="15"/>
          </w:pPr>
        </w:pPrChange>
      </w:pPr>
      <w:ins w:id="4936" w:author="Britt Collins" w:date="2021-10-04T18:57:00Z">
        <w:r>
          <w:rPr>
            <w:rFonts w:ascii="Times New Roman" w:hAnsi="Times New Roman"/>
            <w:sz w:val="24"/>
            <w:szCs w:val="24"/>
          </w:rPr>
          <w:t>“</w:t>
        </w:r>
      </w:ins>
      <w:ins w:id="4937" w:author="Britt Collins" w:date="2021-09-30T14:58:00Z">
        <w:r w:rsidR="006F31F6" w:rsidRPr="000B0CC8">
          <w:rPr>
            <w:rFonts w:ascii="Times New Roman" w:hAnsi="Times New Roman"/>
            <w:sz w:val="24"/>
            <w:szCs w:val="24"/>
          </w:rPr>
          <w:t>Cool</w:t>
        </w:r>
      </w:ins>
      <w:ins w:id="4938" w:author="Britt Collins" w:date="2021-10-04T18:57:00Z">
        <w:r>
          <w:rPr>
            <w:rFonts w:ascii="Times New Roman" w:hAnsi="Times New Roman"/>
            <w:sz w:val="24"/>
            <w:szCs w:val="24"/>
          </w:rPr>
          <w:t>.”</w:t>
        </w:r>
      </w:ins>
      <w:ins w:id="4939" w:author="Britt Collins" w:date="2021-09-30T14:58:00Z">
        <w:r w:rsidR="006F31F6" w:rsidRPr="000B0CC8">
          <w:rPr>
            <w:rFonts w:ascii="Times New Roman" w:hAnsi="Times New Roman"/>
            <w:sz w:val="24"/>
            <w:szCs w:val="24"/>
          </w:rPr>
          <w:t xml:space="preserve"> Given the lack of a group plan, and the slow dispersal of the three sub-groups, it would be a short time before I would see Andi again. Most of the British expat group had been lingering around CBH for the whole day. As the sun dipped I was one of only a handful of expats still </w:t>
        </w:r>
      </w:ins>
      <w:ins w:id="4940" w:author="Britt Collins" w:date="2021-10-04T18:58:00Z">
        <w:r>
          <w:rPr>
            <w:rFonts w:ascii="Times New Roman" w:hAnsi="Times New Roman"/>
            <w:sz w:val="24"/>
            <w:szCs w:val="24"/>
          </w:rPr>
          <w:t>there</w:t>
        </w:r>
      </w:ins>
      <w:ins w:id="4941" w:author="Britt Collins" w:date="2021-09-30T14:58:00Z">
        <w:r w:rsidR="006F31F6" w:rsidRPr="000B0CC8">
          <w:rPr>
            <w:rFonts w:ascii="Times New Roman" w:hAnsi="Times New Roman"/>
            <w:sz w:val="24"/>
            <w:szCs w:val="24"/>
          </w:rPr>
          <w:t>. I was the only one still with a drink in hand. Being in a sociable mood, I was prepared to stay on into the wee hours.</w:t>
        </w:r>
      </w:ins>
    </w:p>
    <w:p w14:paraId="47D3ECD3" w14:textId="77777777" w:rsidR="008F3920" w:rsidRDefault="006F31F6" w:rsidP="008F3920">
      <w:pPr>
        <w:spacing w:line="480" w:lineRule="auto"/>
        <w:ind w:left="-5" w:right="15" w:firstLine="725"/>
        <w:rPr>
          <w:ins w:id="4942" w:author="Britt Collins" w:date="2021-10-04T18:59:00Z"/>
          <w:rFonts w:ascii="Times New Roman" w:hAnsi="Times New Roman"/>
          <w:sz w:val="24"/>
          <w:szCs w:val="24"/>
        </w:rPr>
      </w:pPr>
      <w:ins w:id="4943" w:author="Britt Collins" w:date="2021-09-30T14:58:00Z">
        <w:r w:rsidRPr="000B0CC8">
          <w:rPr>
            <w:rFonts w:ascii="Times New Roman" w:hAnsi="Times New Roman"/>
            <w:sz w:val="24"/>
            <w:szCs w:val="24"/>
          </w:rPr>
          <w:t xml:space="preserve">I </w:t>
        </w:r>
      </w:ins>
      <w:ins w:id="4944" w:author="Britt Collins" w:date="2021-10-04T18:58:00Z">
        <w:r w:rsidR="008F3920">
          <w:rPr>
            <w:rFonts w:ascii="Times New Roman" w:hAnsi="Times New Roman"/>
            <w:sz w:val="24"/>
            <w:szCs w:val="24"/>
          </w:rPr>
          <w:t>waved</w:t>
        </w:r>
      </w:ins>
      <w:ins w:id="4945" w:author="Britt Collins" w:date="2021-09-30T14:58:00Z">
        <w:r w:rsidRPr="000B0CC8">
          <w:rPr>
            <w:rFonts w:ascii="Times New Roman" w:hAnsi="Times New Roman"/>
            <w:sz w:val="24"/>
            <w:szCs w:val="24"/>
          </w:rPr>
          <w:t xml:space="preserve"> to the few group members</w:t>
        </w:r>
      </w:ins>
      <w:ins w:id="4946" w:author="Britt Collins" w:date="2021-10-04T18:58:00Z">
        <w:r w:rsidR="008F3920">
          <w:rPr>
            <w:rFonts w:ascii="Times New Roman" w:hAnsi="Times New Roman"/>
            <w:sz w:val="24"/>
            <w:szCs w:val="24"/>
          </w:rPr>
          <w:t xml:space="preserve"> and</w:t>
        </w:r>
      </w:ins>
      <w:ins w:id="4947" w:author="Britt Collins" w:date="2021-09-30T14:58:00Z">
        <w:r w:rsidRPr="000B0CC8">
          <w:rPr>
            <w:rFonts w:ascii="Times New Roman" w:hAnsi="Times New Roman"/>
            <w:sz w:val="24"/>
            <w:szCs w:val="24"/>
          </w:rPr>
          <w:t xml:space="preserve"> made my way to indoors to </w:t>
        </w:r>
      </w:ins>
      <w:ins w:id="4948" w:author="Britt Collins" w:date="2021-10-04T18:58:00Z">
        <w:r w:rsidR="008F3920">
          <w:rPr>
            <w:rFonts w:ascii="Times New Roman" w:hAnsi="Times New Roman"/>
            <w:sz w:val="24"/>
            <w:szCs w:val="24"/>
          </w:rPr>
          <w:t>find</w:t>
        </w:r>
      </w:ins>
      <w:ins w:id="4949" w:author="Britt Collins" w:date="2021-09-30T14:58:00Z">
        <w:r w:rsidRPr="000B0CC8">
          <w:rPr>
            <w:rFonts w:ascii="Times New Roman" w:hAnsi="Times New Roman"/>
            <w:sz w:val="24"/>
            <w:szCs w:val="24"/>
          </w:rPr>
          <w:t xml:space="preserve"> Andi. Inside it was shoulder to-shoulder. I circ</w:t>
        </w:r>
      </w:ins>
      <w:ins w:id="4950" w:author="Britt Collins" w:date="2021-10-04T18:59:00Z">
        <w:r w:rsidR="008F3920">
          <w:rPr>
            <w:rFonts w:ascii="Times New Roman" w:hAnsi="Times New Roman"/>
            <w:sz w:val="24"/>
            <w:szCs w:val="24"/>
          </w:rPr>
          <w:t>l</w:t>
        </w:r>
      </w:ins>
      <w:ins w:id="4951" w:author="Britt Collins" w:date="2021-09-30T14:58:00Z">
        <w:r w:rsidRPr="000B0CC8">
          <w:rPr>
            <w:rFonts w:ascii="Times New Roman" w:hAnsi="Times New Roman"/>
            <w:sz w:val="24"/>
            <w:szCs w:val="24"/>
          </w:rPr>
          <w:t xml:space="preserve">ed the bar repeatedly, but I couldn’t see </w:t>
        </w:r>
      </w:ins>
      <w:ins w:id="4952" w:author="Britt Collins" w:date="2021-10-04T18:58:00Z">
        <w:r w:rsidR="008F3920">
          <w:rPr>
            <w:rFonts w:ascii="Times New Roman" w:hAnsi="Times New Roman"/>
            <w:sz w:val="24"/>
            <w:szCs w:val="24"/>
          </w:rPr>
          <w:t>her</w:t>
        </w:r>
      </w:ins>
      <w:ins w:id="4953" w:author="Britt Collins" w:date="2021-09-30T14:58:00Z">
        <w:r w:rsidRPr="000B0CC8">
          <w:rPr>
            <w:rFonts w:ascii="Times New Roman" w:hAnsi="Times New Roman"/>
            <w:sz w:val="24"/>
            <w:szCs w:val="24"/>
          </w:rPr>
          <w:t xml:space="preserve">. As I took my final lap, I heard Andi’s laugh above the bar noise. </w:t>
        </w:r>
      </w:ins>
    </w:p>
    <w:p w14:paraId="643F6FA0" w14:textId="41365F8E" w:rsidR="008F3920" w:rsidRDefault="008F3920" w:rsidP="008F3920">
      <w:pPr>
        <w:spacing w:line="480" w:lineRule="auto"/>
        <w:ind w:left="-5" w:right="15" w:firstLine="725"/>
        <w:rPr>
          <w:ins w:id="4954" w:author="Britt Collins" w:date="2021-10-04T18:59:00Z"/>
          <w:rFonts w:ascii="Times New Roman" w:hAnsi="Times New Roman"/>
          <w:sz w:val="24"/>
          <w:szCs w:val="24"/>
        </w:rPr>
      </w:pPr>
      <w:ins w:id="4955" w:author="Britt Collins" w:date="2021-10-04T18:59:00Z">
        <w:r>
          <w:rPr>
            <w:rFonts w:ascii="Times New Roman" w:hAnsi="Times New Roman"/>
            <w:sz w:val="24"/>
            <w:szCs w:val="24"/>
          </w:rPr>
          <w:t>“</w:t>
        </w:r>
      </w:ins>
      <w:ins w:id="4956" w:author="Britt Collins" w:date="2021-09-30T14:58:00Z">
        <w:r w:rsidR="006F31F6" w:rsidRPr="000B0CC8">
          <w:rPr>
            <w:rFonts w:ascii="Times New Roman" w:hAnsi="Times New Roman"/>
            <w:sz w:val="24"/>
            <w:szCs w:val="24"/>
          </w:rPr>
          <w:t>Dave! We’re over here!</w:t>
        </w:r>
      </w:ins>
      <w:ins w:id="4957" w:author="Britt Collins" w:date="2021-10-04T18:59:00Z">
        <w:r>
          <w:rPr>
            <w:rFonts w:ascii="Times New Roman" w:hAnsi="Times New Roman"/>
            <w:sz w:val="24"/>
            <w:szCs w:val="24"/>
          </w:rPr>
          <w:t>”</w:t>
        </w:r>
      </w:ins>
      <w:ins w:id="4958" w:author="Britt Collins" w:date="2021-09-30T14:58:00Z">
        <w:r w:rsidR="006F31F6" w:rsidRPr="000B0CC8">
          <w:rPr>
            <w:rFonts w:ascii="Times New Roman" w:hAnsi="Times New Roman"/>
            <w:sz w:val="24"/>
            <w:szCs w:val="24"/>
          </w:rPr>
          <w:t xml:space="preserve"> Andi </w:t>
        </w:r>
      </w:ins>
      <w:ins w:id="4959" w:author="Britt Collins" w:date="2021-10-05T16:01:00Z">
        <w:r w:rsidR="00DC40C7">
          <w:rPr>
            <w:rFonts w:ascii="Times New Roman" w:hAnsi="Times New Roman"/>
            <w:sz w:val="24"/>
            <w:szCs w:val="24"/>
          </w:rPr>
          <w:t>called out</w:t>
        </w:r>
      </w:ins>
      <w:ins w:id="4960" w:author="Britt Collins" w:date="2021-09-30T14:58:00Z">
        <w:r w:rsidR="006F31F6" w:rsidRPr="000B0CC8">
          <w:rPr>
            <w:rFonts w:ascii="Times New Roman" w:hAnsi="Times New Roman"/>
            <w:sz w:val="24"/>
            <w:szCs w:val="24"/>
          </w:rPr>
          <w:t xml:space="preserve">. </w:t>
        </w:r>
      </w:ins>
    </w:p>
    <w:p w14:paraId="36DBA62B" w14:textId="5DFCAF4A" w:rsidR="006F31F6" w:rsidRPr="000B0CC8" w:rsidRDefault="006F31F6">
      <w:pPr>
        <w:spacing w:line="480" w:lineRule="auto"/>
        <w:ind w:left="-5" w:right="15" w:firstLine="725"/>
        <w:rPr>
          <w:ins w:id="4961" w:author="Britt Collins" w:date="2021-09-30T14:58:00Z"/>
          <w:rFonts w:ascii="Times New Roman" w:hAnsi="Times New Roman"/>
          <w:sz w:val="24"/>
          <w:szCs w:val="24"/>
        </w:rPr>
        <w:pPrChange w:id="4962" w:author="Britt Collins" w:date="2021-10-04T18:58:00Z">
          <w:pPr>
            <w:ind w:left="-5" w:right="15"/>
          </w:pPr>
        </w:pPrChange>
      </w:pPr>
      <w:ins w:id="4963" w:author="Britt Collins" w:date="2021-09-30T14:58:00Z">
        <w:r w:rsidRPr="000B0CC8">
          <w:rPr>
            <w:rFonts w:ascii="Times New Roman" w:hAnsi="Times New Roman"/>
            <w:sz w:val="24"/>
            <w:szCs w:val="24"/>
          </w:rPr>
          <w:t xml:space="preserve">I smiled when I saw her by a table with her </w:t>
        </w:r>
      </w:ins>
      <w:ins w:id="4964" w:author="Britt Collins" w:date="2021-10-04T18:59:00Z">
        <w:r w:rsidR="008F3920">
          <w:rPr>
            <w:rFonts w:ascii="Times New Roman" w:hAnsi="Times New Roman"/>
            <w:sz w:val="24"/>
            <w:szCs w:val="24"/>
          </w:rPr>
          <w:t xml:space="preserve">three </w:t>
        </w:r>
      </w:ins>
      <w:ins w:id="4965" w:author="Britt Collins" w:date="2021-09-30T14:58:00Z">
        <w:r w:rsidRPr="000B0CC8">
          <w:rPr>
            <w:rFonts w:ascii="Times New Roman" w:hAnsi="Times New Roman"/>
            <w:sz w:val="24"/>
            <w:szCs w:val="24"/>
          </w:rPr>
          <w:t>friends. I hoped the group were planning to stay on. Listening in on their conversation, this was going to be the case. Andi’s friend Steve said, "What do you guys think about visiting the hall and playing a game of Two-Up?"</w:t>
        </w:r>
      </w:ins>
    </w:p>
    <w:p w14:paraId="238296B1" w14:textId="77777777" w:rsidR="006F31F6" w:rsidRPr="000B0CC8" w:rsidRDefault="006F31F6">
      <w:pPr>
        <w:spacing w:line="480" w:lineRule="auto"/>
        <w:ind w:left="-5" w:right="15" w:firstLine="725"/>
        <w:rPr>
          <w:ins w:id="4966" w:author="Britt Collins" w:date="2021-09-30T14:58:00Z"/>
          <w:rFonts w:ascii="Times New Roman" w:hAnsi="Times New Roman"/>
          <w:sz w:val="24"/>
          <w:szCs w:val="24"/>
        </w:rPr>
        <w:pPrChange w:id="4967" w:author="Britt Collins" w:date="2021-10-05T16:02:00Z">
          <w:pPr>
            <w:ind w:left="-5" w:right="15"/>
          </w:pPr>
        </w:pPrChange>
      </w:pPr>
      <w:ins w:id="4968" w:author="Britt Collins" w:date="2021-09-30T14:58:00Z">
        <w:r w:rsidRPr="000B0CC8">
          <w:rPr>
            <w:rFonts w:ascii="Times New Roman" w:hAnsi="Times New Roman"/>
            <w:sz w:val="24"/>
            <w:szCs w:val="24"/>
          </w:rPr>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ins>
    </w:p>
    <w:p w14:paraId="64CE2507" w14:textId="77777777" w:rsidR="00DC40C7" w:rsidRDefault="006F31F6" w:rsidP="00DC40C7">
      <w:pPr>
        <w:spacing w:line="480" w:lineRule="auto"/>
        <w:ind w:left="-5" w:right="15" w:firstLine="395"/>
        <w:rPr>
          <w:ins w:id="4969" w:author="Britt Collins" w:date="2021-10-05T16:03:00Z"/>
          <w:rFonts w:ascii="Times New Roman" w:hAnsi="Times New Roman"/>
          <w:sz w:val="24"/>
          <w:szCs w:val="24"/>
        </w:rPr>
      </w:pPr>
      <w:ins w:id="4970" w:author="Britt Collins" w:date="2021-09-30T14:58:00Z">
        <w:r w:rsidRPr="000B0CC8">
          <w:rPr>
            <w:rFonts w:ascii="Times New Roman" w:hAnsi="Times New Roman"/>
            <w:sz w:val="24"/>
            <w:szCs w:val="24"/>
          </w:rPr>
          <w:lastRenderedPageBreak/>
          <w:t>It took a few moments for my eyes to adjust to the low</w:t>
        </w:r>
      </w:ins>
      <w:ins w:id="4971" w:author="Britt Collins" w:date="2021-10-05T16:03:00Z">
        <w:r w:rsidR="00DC40C7">
          <w:rPr>
            <w:rFonts w:ascii="Times New Roman" w:hAnsi="Times New Roman"/>
            <w:sz w:val="24"/>
            <w:szCs w:val="24"/>
          </w:rPr>
          <w:t>-</w:t>
        </w:r>
      </w:ins>
      <w:ins w:id="4972" w:author="Britt Collins" w:date="2021-09-30T14:58:00Z">
        <w:r w:rsidRPr="000B0CC8">
          <w:rPr>
            <w:rFonts w:ascii="Times New Roman" w:hAnsi="Times New Roman"/>
            <w:sz w:val="24"/>
            <w:szCs w:val="24"/>
          </w:rPr>
          <w:t xml:space="preserve">light levels. Steve, Andi and I approached a large gathering of people holding aloft their money. We stopped and observed the action from a comfortable distance to listen and learn. We could see </w:t>
        </w:r>
      </w:ins>
      <w:ins w:id="4973" w:author="Britt Collins" w:date="2021-10-05T16:03:00Z">
        <w:r w:rsidR="00DC40C7">
          <w:rPr>
            <w:rFonts w:ascii="Times New Roman" w:hAnsi="Times New Roman"/>
            <w:sz w:val="24"/>
            <w:szCs w:val="24"/>
          </w:rPr>
          <w:t>two</w:t>
        </w:r>
      </w:ins>
      <w:ins w:id="4974" w:author="Britt Collins" w:date="2021-09-30T14:58:00Z">
        <w:r w:rsidRPr="000B0CC8">
          <w:rPr>
            <w:rFonts w:ascii="Times New Roman" w:hAnsi="Times New Roman"/>
            <w:sz w:val="24"/>
            <w:szCs w:val="24"/>
          </w:rPr>
          <w:t xml:space="preserve"> officials with coin paddles, stood in a court surrounded by a crowd on their feet. </w:t>
        </w:r>
      </w:ins>
    </w:p>
    <w:p w14:paraId="63DBBA52" w14:textId="329CBE91" w:rsidR="006F31F6" w:rsidRPr="000B0CC8" w:rsidRDefault="006F31F6">
      <w:pPr>
        <w:spacing w:line="480" w:lineRule="auto"/>
        <w:ind w:left="-5" w:right="15" w:firstLine="395"/>
        <w:rPr>
          <w:ins w:id="4975" w:author="Britt Collins" w:date="2021-09-30T14:58:00Z"/>
          <w:rFonts w:ascii="Times New Roman" w:hAnsi="Times New Roman"/>
          <w:sz w:val="24"/>
          <w:szCs w:val="24"/>
        </w:rPr>
        <w:pPrChange w:id="4976" w:author="Britt Collins" w:date="2021-10-05T16:03:00Z">
          <w:pPr>
            <w:ind w:left="-5" w:right="15"/>
          </w:pPr>
        </w:pPrChange>
      </w:pPr>
      <w:ins w:id="4977" w:author="Britt Collins" w:date="2021-09-30T14:58:00Z">
        <w:r w:rsidRPr="000B0CC8">
          <w:rPr>
            <w:rFonts w:ascii="Times New Roman" w:hAnsi="Times New Roman"/>
            <w:sz w:val="24"/>
            <w:szCs w:val="24"/>
          </w:rPr>
          <w:t xml:space="preserve">"What were they doing?" I </w:t>
        </w:r>
      </w:ins>
      <w:ins w:id="4978" w:author="Britt Collins" w:date="2021-10-05T16:03:00Z">
        <w:r w:rsidR="00DC40C7">
          <w:rPr>
            <w:rFonts w:ascii="Times New Roman" w:hAnsi="Times New Roman"/>
            <w:sz w:val="24"/>
            <w:szCs w:val="24"/>
          </w:rPr>
          <w:t>aske</w:t>
        </w:r>
      </w:ins>
      <w:ins w:id="4979" w:author="Britt Collins" w:date="2021-09-30T14:58:00Z">
        <w:r w:rsidRPr="000B0CC8">
          <w:rPr>
            <w:rFonts w:ascii="Times New Roman" w:hAnsi="Times New Roman"/>
            <w:sz w:val="24"/>
            <w:szCs w:val="24"/>
          </w:rPr>
          <w:t xml:space="preserve"> Steve. The penny literally dropped, we were witnessing a game of heads and tails on steroids. The general rules were:</w:t>
        </w:r>
      </w:ins>
    </w:p>
    <w:p w14:paraId="7F87DA90" w14:textId="77777777" w:rsidR="006F31F6" w:rsidRPr="000B0CC8" w:rsidRDefault="006F31F6">
      <w:pPr>
        <w:numPr>
          <w:ilvl w:val="0"/>
          <w:numId w:val="10"/>
        </w:numPr>
        <w:spacing w:after="17" w:line="480" w:lineRule="auto"/>
        <w:ind w:right="15" w:hanging="210"/>
        <w:rPr>
          <w:ins w:id="4980" w:author="Britt Collins" w:date="2021-09-30T14:58:00Z"/>
          <w:rFonts w:ascii="Times New Roman" w:hAnsi="Times New Roman"/>
          <w:sz w:val="24"/>
          <w:szCs w:val="24"/>
        </w:rPr>
        <w:pPrChange w:id="4981" w:author="Britt Collins" w:date="2021-09-30T15:06:00Z">
          <w:pPr>
            <w:numPr>
              <w:numId w:val="10"/>
            </w:numPr>
            <w:spacing w:after="17"/>
            <w:ind w:left="600" w:right="15" w:hanging="210"/>
          </w:pPr>
        </w:pPrChange>
      </w:pPr>
      <w:ins w:id="4982" w:author="Britt Collins" w:date="2021-09-30T14:58:00Z">
        <w:r w:rsidRPr="000B0CC8">
          <w:rPr>
            <w:rFonts w:ascii="Times New Roman" w:hAnsi="Times New Roman"/>
            <w:sz w:val="24"/>
            <w:szCs w:val="24"/>
          </w:rPr>
          <w:t>Wait for the previous game to end.</w:t>
        </w:r>
      </w:ins>
    </w:p>
    <w:p w14:paraId="19D8D368" w14:textId="77777777" w:rsidR="006F31F6" w:rsidRPr="000B0CC8" w:rsidRDefault="006F31F6">
      <w:pPr>
        <w:numPr>
          <w:ilvl w:val="0"/>
          <w:numId w:val="10"/>
        </w:numPr>
        <w:spacing w:after="17" w:line="480" w:lineRule="auto"/>
        <w:ind w:right="15" w:hanging="210"/>
        <w:rPr>
          <w:ins w:id="4983" w:author="Britt Collins" w:date="2021-09-30T14:58:00Z"/>
          <w:rFonts w:ascii="Times New Roman" w:hAnsi="Times New Roman"/>
          <w:sz w:val="24"/>
          <w:szCs w:val="24"/>
        </w:rPr>
        <w:pPrChange w:id="4984" w:author="Britt Collins" w:date="2021-09-30T15:06:00Z">
          <w:pPr>
            <w:numPr>
              <w:numId w:val="10"/>
            </w:numPr>
            <w:spacing w:after="17"/>
            <w:ind w:left="600" w:right="15" w:hanging="210"/>
          </w:pPr>
        </w:pPrChange>
      </w:pPr>
      <w:ins w:id="4985" w:author="Britt Collins" w:date="2021-09-30T14:58:00Z">
        <w:r w:rsidRPr="000B0CC8">
          <w:rPr>
            <w:rFonts w:ascii="Times New Roman" w:hAnsi="Times New Roman"/>
            <w:sz w:val="24"/>
            <w:szCs w:val="24"/>
          </w:rPr>
          <w:t>Shout "HEADS" or "TAILS".</w:t>
        </w:r>
      </w:ins>
    </w:p>
    <w:p w14:paraId="2E32F175" w14:textId="77777777" w:rsidR="006F31F6" w:rsidRPr="000B0CC8" w:rsidRDefault="006F31F6">
      <w:pPr>
        <w:numPr>
          <w:ilvl w:val="0"/>
          <w:numId w:val="10"/>
        </w:numPr>
        <w:spacing w:after="10" w:line="480" w:lineRule="auto"/>
        <w:ind w:right="15" w:hanging="210"/>
        <w:rPr>
          <w:ins w:id="4986" w:author="Britt Collins" w:date="2021-09-30T14:58:00Z"/>
          <w:rFonts w:ascii="Times New Roman" w:hAnsi="Times New Roman"/>
          <w:sz w:val="24"/>
          <w:szCs w:val="24"/>
        </w:rPr>
        <w:pPrChange w:id="4987" w:author="Britt Collins" w:date="2021-09-30T15:06:00Z">
          <w:pPr>
            <w:numPr>
              <w:numId w:val="10"/>
            </w:numPr>
            <w:spacing w:after="10"/>
            <w:ind w:left="600" w:right="15" w:hanging="210"/>
          </w:pPr>
        </w:pPrChange>
      </w:pPr>
      <w:ins w:id="4988" w:author="Britt Collins" w:date="2021-09-30T14:58:00Z">
        <w:r w:rsidRPr="000B0CC8">
          <w:rPr>
            <w:rFonts w:ascii="Times New Roman" w:hAnsi="Times New Roman"/>
            <w:sz w:val="24"/>
            <w:szCs w:val="24"/>
          </w:rPr>
          <w:t>Find a fellow gambler who shouted "TAILS" to your "HEADS" or vice versa and wants to wager the same amount of cash.</w:t>
        </w:r>
      </w:ins>
    </w:p>
    <w:p w14:paraId="7365E394" w14:textId="77777777" w:rsidR="006F31F6" w:rsidRPr="000B0CC8" w:rsidRDefault="006F31F6">
      <w:pPr>
        <w:numPr>
          <w:ilvl w:val="0"/>
          <w:numId w:val="10"/>
        </w:numPr>
        <w:spacing w:after="17" w:line="480" w:lineRule="auto"/>
        <w:ind w:right="15" w:hanging="210"/>
        <w:rPr>
          <w:ins w:id="4989" w:author="Britt Collins" w:date="2021-09-30T14:58:00Z"/>
          <w:rFonts w:ascii="Times New Roman" w:hAnsi="Times New Roman"/>
          <w:sz w:val="24"/>
          <w:szCs w:val="24"/>
        </w:rPr>
        <w:pPrChange w:id="4990" w:author="Britt Collins" w:date="2021-09-30T15:06:00Z">
          <w:pPr>
            <w:numPr>
              <w:numId w:val="10"/>
            </w:numPr>
            <w:spacing w:after="17"/>
            <w:ind w:left="600" w:right="15" w:hanging="210"/>
          </w:pPr>
        </w:pPrChange>
      </w:pPr>
      <w:ins w:id="4991" w:author="Britt Collins" w:date="2021-09-30T14:58:00Z">
        <w:r w:rsidRPr="000B0CC8">
          <w:rPr>
            <w:rFonts w:ascii="Times New Roman" w:hAnsi="Times New Roman"/>
            <w:sz w:val="24"/>
            <w:szCs w:val="24"/>
          </w:rPr>
          <w:t>Wait for the officials to release the coins and announced "HEADS" or "TAILS".</w:t>
        </w:r>
      </w:ins>
    </w:p>
    <w:p w14:paraId="26D888F2" w14:textId="77777777" w:rsidR="006F31F6" w:rsidRPr="000B0CC8" w:rsidRDefault="006F31F6">
      <w:pPr>
        <w:numPr>
          <w:ilvl w:val="0"/>
          <w:numId w:val="10"/>
        </w:numPr>
        <w:spacing w:line="480" w:lineRule="auto"/>
        <w:ind w:right="15" w:hanging="210"/>
        <w:rPr>
          <w:ins w:id="4992" w:author="Britt Collins" w:date="2021-09-30T14:58:00Z"/>
          <w:rFonts w:ascii="Times New Roman" w:hAnsi="Times New Roman"/>
          <w:sz w:val="24"/>
          <w:szCs w:val="24"/>
        </w:rPr>
        <w:pPrChange w:id="4993" w:author="Britt Collins" w:date="2021-09-30T15:06:00Z">
          <w:pPr>
            <w:numPr>
              <w:numId w:val="10"/>
            </w:numPr>
            <w:ind w:left="600" w:right="15" w:hanging="210"/>
          </w:pPr>
        </w:pPrChange>
      </w:pPr>
      <w:ins w:id="4994" w:author="Britt Collins" w:date="2021-09-30T14:58:00Z">
        <w:r w:rsidRPr="000B0CC8">
          <w:rPr>
            <w:rFonts w:ascii="Times New Roman" w:hAnsi="Times New Roman"/>
            <w:sz w:val="24"/>
            <w:szCs w:val="24"/>
          </w:rPr>
          <w:t>Won? Claim your winnings from fellow gambler. Lost? Hand over your losses to fellow gambler.</w:t>
        </w:r>
      </w:ins>
    </w:p>
    <w:p w14:paraId="5C0A8035" w14:textId="522B1762" w:rsidR="006F31F6" w:rsidRPr="000B0CC8" w:rsidRDefault="006F31F6">
      <w:pPr>
        <w:spacing w:line="480" w:lineRule="auto"/>
        <w:ind w:left="-5" w:right="15" w:firstLine="395"/>
        <w:rPr>
          <w:ins w:id="4995" w:author="Britt Collins" w:date="2021-09-30T14:58:00Z"/>
          <w:rFonts w:ascii="Times New Roman" w:hAnsi="Times New Roman"/>
          <w:sz w:val="24"/>
          <w:szCs w:val="24"/>
        </w:rPr>
        <w:pPrChange w:id="4996" w:author="Britt Collins" w:date="2021-10-05T16:03:00Z">
          <w:pPr>
            <w:ind w:left="-5" w:right="15"/>
          </w:pPr>
        </w:pPrChange>
      </w:pPr>
      <w:ins w:id="4997" w:author="Britt Collins" w:date="2021-09-30T14:58:00Z">
        <w:r w:rsidRPr="000B0CC8">
          <w:rPr>
            <w:rFonts w:ascii="Times New Roman" w:hAnsi="Times New Roman"/>
            <w:sz w:val="24"/>
            <w:szCs w:val="24"/>
          </w:rPr>
          <w:t xml:space="preserve">After an hour of walking between the </w:t>
        </w:r>
      </w:ins>
      <w:ins w:id="4998" w:author="Britt Collins" w:date="2021-10-05T16:04:00Z">
        <w:r w:rsidR="00DC40C7">
          <w:rPr>
            <w:rFonts w:ascii="Times New Roman" w:hAnsi="Times New Roman"/>
            <w:sz w:val="24"/>
            <w:szCs w:val="24"/>
          </w:rPr>
          <w:t>two</w:t>
        </w:r>
      </w:ins>
      <w:ins w:id="4999" w:author="Britt Collins" w:date="2021-09-30T14:58:00Z">
        <w:r w:rsidRPr="000B0CC8">
          <w:rPr>
            <w:rFonts w:ascii="Times New Roman" w:hAnsi="Times New Roman"/>
            <w:sz w:val="24"/>
            <w:szCs w:val="24"/>
          </w:rPr>
          <w:t xml:space="preserve">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approached</w:t>
        </w:r>
      </w:ins>
      <w:ins w:id="5000" w:author="Britt Collins" w:date="2021-10-05T16:04:00Z">
        <w:r w:rsidR="00DC40C7">
          <w:rPr>
            <w:rFonts w:ascii="Times New Roman" w:hAnsi="Times New Roman"/>
            <w:sz w:val="24"/>
            <w:szCs w:val="24"/>
          </w:rPr>
          <w:t>,</w:t>
        </w:r>
      </w:ins>
      <w:ins w:id="5001" w:author="Britt Collins" w:date="2021-09-30T14:58:00Z">
        <w:r w:rsidRPr="000B0CC8">
          <w:rPr>
            <w:rFonts w:ascii="Times New Roman" w:hAnsi="Times New Roman"/>
            <w:sz w:val="24"/>
            <w:szCs w:val="24"/>
          </w:rPr>
          <w:t xml:space="preserve"> I was happy to head home. It was comforting knowing I only had a short journey to the flat in Rose Bay.</w:t>
        </w:r>
      </w:ins>
    </w:p>
    <w:p w14:paraId="49F22D9B" w14:textId="36F7639A" w:rsidR="006F31F6" w:rsidRPr="000B0CC8" w:rsidRDefault="006F31F6">
      <w:pPr>
        <w:spacing w:after="10" w:line="480" w:lineRule="auto"/>
        <w:ind w:left="-5" w:right="15" w:firstLine="395"/>
        <w:rPr>
          <w:ins w:id="5002" w:author="Britt Collins" w:date="2021-09-30T14:58:00Z"/>
          <w:rFonts w:ascii="Times New Roman" w:hAnsi="Times New Roman"/>
          <w:sz w:val="24"/>
          <w:szCs w:val="24"/>
        </w:rPr>
        <w:pPrChange w:id="5003" w:author="Britt Collins" w:date="2021-10-05T16:07:00Z">
          <w:pPr>
            <w:ind w:left="-5" w:right="15"/>
          </w:pPr>
        </w:pPrChange>
      </w:pPr>
      <w:ins w:id="5004" w:author="Britt Collins" w:date="2021-09-30T14:58:00Z">
        <w:r w:rsidRPr="000B0CC8">
          <w:rPr>
            <w:rFonts w:ascii="Times New Roman" w:hAnsi="Times New Roman"/>
            <w:sz w:val="24"/>
            <w:szCs w:val="24"/>
          </w:rPr>
          <w:t>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w:t>
        </w:r>
      </w:ins>
      <w:ins w:id="5005" w:author="Britt Collins" w:date="2021-10-05T16:05:00Z">
        <w:r w:rsidR="00DC40C7">
          <w:rPr>
            <w:rFonts w:ascii="Times New Roman" w:hAnsi="Times New Roman"/>
            <w:sz w:val="24"/>
            <w:szCs w:val="24"/>
          </w:rPr>
          <w:t xml:space="preserve"> </w:t>
        </w:r>
      </w:ins>
      <w:ins w:id="5006" w:author="Britt Collins" w:date="2021-09-30T14:58:00Z">
        <w:r w:rsidRPr="000B0CC8">
          <w:rPr>
            <w:rFonts w:ascii="Times New Roman" w:hAnsi="Times New Roman"/>
            <w:sz w:val="24"/>
            <w:szCs w:val="24"/>
          </w:rPr>
          <w:t>McCartney</w:t>
        </w:r>
      </w:ins>
      <w:ins w:id="5007" w:author="Britt Collins" w:date="2021-10-05T16:05:00Z">
        <w:r w:rsidR="00DC40C7">
          <w:rPr>
            <w:rFonts w:ascii="Times New Roman" w:hAnsi="Times New Roman"/>
            <w:sz w:val="24"/>
            <w:szCs w:val="24"/>
          </w:rPr>
          <w:t>,</w:t>
        </w:r>
      </w:ins>
      <w:ins w:id="5008" w:author="Britt Collins" w:date="2021-09-30T14:58:00Z">
        <w:r w:rsidRPr="000B0CC8">
          <w:rPr>
            <w:rFonts w:ascii="Times New Roman" w:hAnsi="Times New Roman"/>
            <w:sz w:val="24"/>
            <w:szCs w:val="24"/>
          </w:rPr>
          <w:t xml:space="preserve"> similar in height to the legend, but more athletic in physique. </w:t>
        </w:r>
      </w:ins>
      <w:ins w:id="5009" w:author="Britt Collins" w:date="2021-10-05T16:05:00Z">
        <w:r w:rsidR="00DC40C7">
          <w:rPr>
            <w:rFonts w:ascii="Times New Roman" w:hAnsi="Times New Roman"/>
            <w:sz w:val="24"/>
            <w:szCs w:val="24"/>
          </w:rPr>
          <w:t>A</w:t>
        </w:r>
      </w:ins>
      <w:ins w:id="5010" w:author="Britt Collins" w:date="2021-09-30T14:58:00Z">
        <w:r w:rsidRPr="000B0CC8">
          <w:rPr>
            <w:rFonts w:ascii="Times New Roman" w:hAnsi="Times New Roman"/>
            <w:sz w:val="24"/>
            <w:szCs w:val="24"/>
          </w:rPr>
          <w:t xml:space="preserve"> sports enthusiast</w:t>
        </w:r>
      </w:ins>
      <w:ins w:id="5011" w:author="Britt Collins" w:date="2021-10-05T16:05:00Z">
        <w:r w:rsidR="00DC40C7">
          <w:rPr>
            <w:rFonts w:ascii="Times New Roman" w:hAnsi="Times New Roman"/>
            <w:sz w:val="24"/>
            <w:szCs w:val="24"/>
          </w:rPr>
          <w:t>, h</w:t>
        </w:r>
      </w:ins>
      <w:ins w:id="5012" w:author="Britt Collins" w:date="2021-09-30T14:58:00Z">
        <w:r w:rsidRPr="000B0CC8">
          <w:rPr>
            <w:rFonts w:ascii="Times New Roman" w:hAnsi="Times New Roman"/>
            <w:sz w:val="24"/>
            <w:szCs w:val="24"/>
          </w:rPr>
          <w:t xml:space="preserve">e </w:t>
        </w:r>
      </w:ins>
      <w:ins w:id="5013" w:author="Britt Collins" w:date="2021-10-05T16:05:00Z">
        <w:r w:rsidR="00DC40C7">
          <w:rPr>
            <w:rFonts w:ascii="Times New Roman" w:hAnsi="Times New Roman"/>
            <w:sz w:val="24"/>
            <w:szCs w:val="24"/>
          </w:rPr>
          <w:t>led a</w:t>
        </w:r>
      </w:ins>
      <w:ins w:id="5014" w:author="Britt Collins" w:date="2021-10-05T16:06:00Z">
        <w:r w:rsidR="00DC40C7">
          <w:rPr>
            <w:rFonts w:ascii="Times New Roman" w:hAnsi="Times New Roman"/>
            <w:sz w:val="24"/>
            <w:szCs w:val="24"/>
          </w:rPr>
          <w:t xml:space="preserve">n adventurous life and </w:t>
        </w:r>
      </w:ins>
      <w:ins w:id="5015" w:author="Britt Collins" w:date="2021-09-30T14:58:00Z">
        <w:r w:rsidRPr="000B0CC8">
          <w:rPr>
            <w:rFonts w:ascii="Times New Roman" w:hAnsi="Times New Roman"/>
            <w:sz w:val="24"/>
            <w:szCs w:val="24"/>
          </w:rPr>
          <w:t xml:space="preserve">could talk endlessly about surfing, swimming, running, snowboarding. I </w:t>
        </w:r>
      </w:ins>
      <w:ins w:id="5016" w:author="Britt Collins" w:date="2021-10-05T16:06:00Z">
        <w:r w:rsidR="00DC40C7">
          <w:rPr>
            <w:rFonts w:ascii="Times New Roman" w:hAnsi="Times New Roman"/>
            <w:sz w:val="24"/>
            <w:szCs w:val="24"/>
          </w:rPr>
          <w:t>wrote back</w:t>
        </w:r>
      </w:ins>
      <w:ins w:id="5017" w:author="Britt Collins" w:date="2021-09-30T14:58:00Z">
        <w:r w:rsidRPr="000B0CC8">
          <w:rPr>
            <w:rFonts w:ascii="Times New Roman" w:hAnsi="Times New Roman"/>
            <w:sz w:val="24"/>
            <w:szCs w:val="24"/>
          </w:rPr>
          <w:t xml:space="preserve"> with enthusiasm. Andy was quick to reply</w:t>
        </w:r>
      </w:ins>
      <w:ins w:id="5018" w:author="Britt Collins" w:date="2021-10-05T16:06:00Z">
        <w:r w:rsidR="00DC40C7">
          <w:rPr>
            <w:rFonts w:ascii="Times New Roman" w:hAnsi="Times New Roman"/>
            <w:sz w:val="24"/>
            <w:szCs w:val="24"/>
          </w:rPr>
          <w:t xml:space="preserve"> and</w:t>
        </w:r>
      </w:ins>
      <w:ins w:id="5019" w:author="Britt Collins" w:date="2021-09-30T14:58:00Z">
        <w:r w:rsidRPr="000B0CC8">
          <w:rPr>
            <w:rFonts w:ascii="Times New Roman" w:hAnsi="Times New Roman"/>
            <w:sz w:val="24"/>
            <w:szCs w:val="24"/>
          </w:rPr>
          <w:t xml:space="preserve"> suggested we meet at Luna Park, on the other side of Sydney Harbour Bridge. The meet up was a day out organised for his girlfriend's mom. He was planning to be there with girlfriend Cullen and </w:t>
        </w:r>
      </w:ins>
      <w:ins w:id="5020" w:author="Britt Collins" w:date="2021-10-05T16:06:00Z">
        <w:r w:rsidR="00DC40C7">
          <w:rPr>
            <w:rFonts w:ascii="Times New Roman" w:hAnsi="Times New Roman"/>
            <w:sz w:val="24"/>
            <w:szCs w:val="24"/>
          </w:rPr>
          <w:t xml:space="preserve">her </w:t>
        </w:r>
      </w:ins>
      <w:ins w:id="5021" w:author="Britt Collins" w:date="2021-09-30T14:58:00Z">
        <w:r w:rsidRPr="000B0CC8">
          <w:rPr>
            <w:rFonts w:ascii="Times New Roman" w:hAnsi="Times New Roman"/>
            <w:sz w:val="24"/>
            <w:szCs w:val="24"/>
          </w:rPr>
          <w:t xml:space="preserve">mother, on Saturday, 26th </w:t>
        </w:r>
        <w:r w:rsidRPr="000B0CC8">
          <w:rPr>
            <w:rFonts w:ascii="Times New Roman" w:hAnsi="Times New Roman"/>
            <w:sz w:val="24"/>
            <w:szCs w:val="24"/>
          </w:rPr>
          <w:lastRenderedPageBreak/>
          <w:t>April. He mentioned that Becs, my new flatmate was coming along too. Cullen’s mo</w:t>
        </w:r>
      </w:ins>
      <w:ins w:id="5022" w:author="Britt Collins" w:date="2021-10-05T16:07:00Z">
        <w:r w:rsidR="00DC40C7">
          <w:rPr>
            <w:rFonts w:ascii="Times New Roman" w:hAnsi="Times New Roman"/>
            <w:sz w:val="24"/>
            <w:szCs w:val="24"/>
          </w:rPr>
          <w:t>ther</w:t>
        </w:r>
      </w:ins>
      <w:ins w:id="5023" w:author="Britt Collins" w:date="2021-09-30T14:58:00Z">
        <w:r w:rsidRPr="000B0CC8">
          <w:rPr>
            <w:rFonts w:ascii="Times New Roman" w:hAnsi="Times New Roman"/>
            <w:sz w:val="24"/>
            <w:szCs w:val="24"/>
          </w:rPr>
          <w:t xml:space="preserve"> had arrived recently from the UK and was temporarily occupying the spare room at Andy and Cullen's flat in Coogee. Andy was counting down the day's until</w:t>
        </w:r>
      </w:ins>
      <w:ins w:id="5024" w:author="Britt Collins" w:date="2021-10-05T16:07:00Z">
        <w:r w:rsidR="00DC40C7">
          <w:rPr>
            <w:rFonts w:ascii="Times New Roman" w:hAnsi="Times New Roman"/>
            <w:sz w:val="24"/>
            <w:szCs w:val="24"/>
          </w:rPr>
          <w:t xml:space="preserve"> </w:t>
        </w:r>
      </w:ins>
      <w:ins w:id="5025" w:author="Britt Collins" w:date="2021-09-30T14:58:00Z">
        <w:r w:rsidRPr="000B0CC8">
          <w:rPr>
            <w:rFonts w:ascii="Times New Roman" w:hAnsi="Times New Roman"/>
            <w:sz w:val="24"/>
            <w:szCs w:val="24"/>
          </w:rPr>
          <w:t>Cullen's mom got on the plane home. She had no home skills and expected to be waited on hand and foot.</w:t>
        </w:r>
      </w:ins>
    </w:p>
    <w:p w14:paraId="6ACC5CA9" w14:textId="12122EA9" w:rsidR="006F31F6" w:rsidRPr="000B0CC8" w:rsidRDefault="006F31F6">
      <w:pPr>
        <w:spacing w:line="480" w:lineRule="auto"/>
        <w:ind w:left="-5" w:right="15" w:firstLine="395"/>
        <w:rPr>
          <w:ins w:id="5026" w:author="Britt Collins" w:date="2021-09-30T14:58:00Z"/>
          <w:rFonts w:ascii="Times New Roman" w:hAnsi="Times New Roman"/>
          <w:sz w:val="24"/>
          <w:szCs w:val="24"/>
        </w:rPr>
        <w:pPrChange w:id="5027" w:author="Britt Collins" w:date="2021-10-05T16:07:00Z">
          <w:pPr>
            <w:ind w:left="-5" w:right="15"/>
          </w:pPr>
        </w:pPrChange>
      </w:pPr>
      <w:ins w:id="5028" w:author="Britt Collins" w:date="2021-09-30T14:58:00Z">
        <w:r w:rsidRPr="000B0CC8">
          <w:rPr>
            <w:rFonts w:ascii="Times New Roman" w:hAnsi="Times New Roman"/>
            <w:sz w:val="24"/>
            <w:szCs w:val="24"/>
          </w:rPr>
          <w:t>Luna Park drew memories of yesteryear. A 1930s fairground, refurbished in 2004 to cater for tourism related to the Olympics games. On meet</w:t>
        </w:r>
      </w:ins>
      <w:ins w:id="5029" w:author="Britt Collins" w:date="2021-10-05T16:13:00Z">
        <w:r w:rsidR="00CF4E14">
          <w:rPr>
            <w:rFonts w:ascii="Times New Roman" w:hAnsi="Times New Roman"/>
            <w:sz w:val="24"/>
            <w:szCs w:val="24"/>
          </w:rPr>
          <w:t>-</w:t>
        </w:r>
      </w:ins>
      <w:ins w:id="5030" w:author="Britt Collins" w:date="2021-09-30T14:58:00Z">
        <w:r w:rsidRPr="000B0CC8">
          <w:rPr>
            <w:rFonts w:ascii="Times New Roman" w:hAnsi="Times New Roman"/>
            <w:sz w:val="24"/>
            <w:szCs w:val="24"/>
          </w:rPr>
          <w:t xml:space="preserve">up day, Becs insisted on driving me to Luna Park. Andy, Cullen and </w:t>
        </w:r>
      </w:ins>
      <w:ins w:id="5031" w:author="Britt Collins" w:date="2021-10-05T16:13:00Z">
        <w:r w:rsidR="00CF4E14">
          <w:rPr>
            <w:rFonts w:ascii="Times New Roman" w:hAnsi="Times New Roman"/>
            <w:sz w:val="24"/>
            <w:szCs w:val="24"/>
          </w:rPr>
          <w:t>her</w:t>
        </w:r>
      </w:ins>
      <w:ins w:id="5032" w:author="Britt Collins" w:date="2021-09-30T14:58:00Z">
        <w:r w:rsidRPr="000B0CC8">
          <w:rPr>
            <w:rFonts w:ascii="Times New Roman" w:hAnsi="Times New Roman"/>
            <w:sz w:val="24"/>
            <w:szCs w:val="24"/>
          </w:rPr>
          <w:t xml:space="preserve"> mom </w:t>
        </w:r>
      </w:ins>
      <w:ins w:id="5033" w:author="Britt Collins" w:date="2021-10-05T16:13:00Z">
        <w:r w:rsidR="00CF4E14">
          <w:rPr>
            <w:rFonts w:ascii="Times New Roman" w:hAnsi="Times New Roman"/>
            <w:sz w:val="24"/>
            <w:szCs w:val="24"/>
          </w:rPr>
          <w:t>plann</w:t>
        </w:r>
      </w:ins>
      <w:ins w:id="5034" w:author="Britt Collins" w:date="2021-09-30T14:58:00Z">
        <w:r w:rsidRPr="000B0CC8">
          <w:rPr>
            <w:rFonts w:ascii="Times New Roman" w:hAnsi="Times New Roman"/>
            <w:sz w:val="24"/>
            <w:szCs w:val="24"/>
          </w:rPr>
          <w:t xml:space="preserve">ed to meet us at the entrance. It was a gorgeous, warm, blue sky </w:t>
        </w:r>
      </w:ins>
      <w:ins w:id="5035" w:author="Britt Collins" w:date="2021-10-05T16:13:00Z">
        <w:r w:rsidR="00CF4E14">
          <w:rPr>
            <w:rFonts w:ascii="Times New Roman" w:hAnsi="Times New Roman"/>
            <w:sz w:val="24"/>
            <w:szCs w:val="24"/>
          </w:rPr>
          <w:t>a</w:t>
        </w:r>
      </w:ins>
      <w:ins w:id="5036" w:author="Britt Collins" w:date="2021-09-30T14:58:00Z">
        <w:r w:rsidRPr="000B0CC8">
          <w:rPr>
            <w:rFonts w:ascii="Times New Roman" w:hAnsi="Times New Roman"/>
            <w:sz w:val="24"/>
            <w:szCs w:val="24"/>
          </w:rPr>
          <w:t>utumn day. Becs and I parked nearby and walked through the ornate, circus</w:t>
        </w:r>
      </w:ins>
      <w:ins w:id="5037" w:author="Britt Collins" w:date="2021-10-05T16:14:00Z">
        <w:r w:rsidR="00CF4E14">
          <w:rPr>
            <w:rFonts w:ascii="Times New Roman" w:hAnsi="Times New Roman"/>
            <w:sz w:val="24"/>
            <w:szCs w:val="24"/>
          </w:rPr>
          <w:t>-</w:t>
        </w:r>
      </w:ins>
      <w:ins w:id="5038" w:author="Britt Collins" w:date="2021-09-30T14:58:00Z">
        <w:r w:rsidRPr="000B0CC8">
          <w:rPr>
            <w:rFonts w:ascii="Times New Roman" w:hAnsi="Times New Roman"/>
            <w:sz w:val="24"/>
            <w:szCs w:val="24"/>
          </w:rPr>
          <w:t>studded Luna Park entrance. We reached the p</w:t>
        </w:r>
      </w:ins>
      <w:ins w:id="5039" w:author="Britt Collins" w:date="2021-10-05T16:14:00Z">
        <w:r w:rsidR="00CF4E14">
          <w:rPr>
            <w:rFonts w:ascii="Times New Roman" w:hAnsi="Times New Roman"/>
            <w:sz w:val="24"/>
            <w:szCs w:val="24"/>
          </w:rPr>
          <w:t>ie</w:t>
        </w:r>
      </w:ins>
      <w:ins w:id="5040" w:author="Britt Collins" w:date="2021-09-30T14:58:00Z">
        <w:r w:rsidRPr="000B0CC8">
          <w:rPr>
            <w:rFonts w:ascii="Times New Roman" w:hAnsi="Times New Roman"/>
            <w:sz w:val="24"/>
            <w:szCs w:val="24"/>
          </w:rPr>
          <w:t xml:space="preserve">r. Becs took her phone out and </w:t>
        </w:r>
      </w:ins>
      <w:ins w:id="5041" w:author="Britt Collins" w:date="2021-10-05T16:15:00Z">
        <w:r w:rsidR="00CF4E14">
          <w:rPr>
            <w:rFonts w:ascii="Times New Roman" w:hAnsi="Times New Roman"/>
            <w:sz w:val="24"/>
            <w:szCs w:val="24"/>
          </w:rPr>
          <w:t xml:space="preserve">called </w:t>
        </w:r>
      </w:ins>
      <w:ins w:id="5042" w:author="Britt Collins" w:date="2021-09-30T14:58:00Z">
        <w:r w:rsidRPr="000B0CC8">
          <w:rPr>
            <w:rFonts w:ascii="Times New Roman" w:hAnsi="Times New Roman"/>
            <w:sz w:val="24"/>
            <w:szCs w:val="24"/>
          </w:rPr>
          <w:t>Andy</w:t>
        </w:r>
      </w:ins>
      <w:ins w:id="5043" w:author="Britt Collins" w:date="2021-10-05T16:15:00Z">
        <w:r w:rsidR="00CF4E14">
          <w:rPr>
            <w:rFonts w:ascii="Times New Roman" w:hAnsi="Times New Roman"/>
            <w:sz w:val="24"/>
            <w:szCs w:val="24"/>
          </w:rPr>
          <w:t>.</w:t>
        </w:r>
      </w:ins>
      <w:ins w:id="5044" w:author="Britt Collins" w:date="2021-09-30T14:58:00Z">
        <w:r w:rsidRPr="000B0CC8">
          <w:rPr>
            <w:rFonts w:ascii="Times New Roman" w:hAnsi="Times New Roman"/>
            <w:sz w:val="24"/>
            <w:szCs w:val="24"/>
          </w:rPr>
          <w:t xml:space="preserve"> She slowly turned, looked towards the entrance and smiled. I followed the direction of her gaze. I recognised the enthusiastic duo, Andy and Cullen. </w:t>
        </w:r>
      </w:ins>
      <w:ins w:id="5045" w:author="Britt Collins" w:date="2021-10-05T16:15:00Z">
        <w:r w:rsidR="00CF4E14">
          <w:rPr>
            <w:rFonts w:ascii="Times New Roman" w:hAnsi="Times New Roman"/>
            <w:sz w:val="24"/>
            <w:szCs w:val="24"/>
          </w:rPr>
          <w:t>Her</w:t>
        </w:r>
      </w:ins>
      <w:ins w:id="5046" w:author="Britt Collins" w:date="2021-09-30T14:58:00Z">
        <w:r w:rsidRPr="000B0CC8">
          <w:rPr>
            <w:rFonts w:ascii="Times New Roman" w:hAnsi="Times New Roman"/>
            <w:sz w:val="24"/>
            <w:szCs w:val="24"/>
          </w:rPr>
          <w:t xml:space="preserve"> </w:t>
        </w:r>
      </w:ins>
      <w:ins w:id="5047" w:author="Britt Collins" w:date="2021-10-05T16:15:00Z">
        <w:r w:rsidR="00CF4E14">
          <w:rPr>
            <w:rFonts w:ascii="Times New Roman" w:hAnsi="Times New Roman"/>
            <w:sz w:val="24"/>
            <w:szCs w:val="24"/>
          </w:rPr>
          <w:t>m</w:t>
        </w:r>
      </w:ins>
      <w:ins w:id="5048" w:author="Britt Collins" w:date="2021-09-30T14:58:00Z">
        <w:r w:rsidRPr="000B0CC8">
          <w:rPr>
            <w:rFonts w:ascii="Times New Roman" w:hAnsi="Times New Roman"/>
            <w:sz w:val="24"/>
            <w:szCs w:val="24"/>
          </w:rPr>
          <w:t xml:space="preserve">other, had a stiff upper lip and a pale complexion. </w:t>
        </w:r>
      </w:ins>
      <w:ins w:id="5049" w:author="Britt Collins" w:date="2021-10-05T16:16:00Z">
        <w:r w:rsidR="00CF4E14">
          <w:rPr>
            <w:rFonts w:ascii="Times New Roman" w:hAnsi="Times New Roman"/>
            <w:sz w:val="24"/>
            <w:szCs w:val="24"/>
          </w:rPr>
          <w:t>They strode</w:t>
        </w:r>
      </w:ins>
      <w:ins w:id="5050" w:author="Britt Collins" w:date="2021-09-30T14:58:00Z">
        <w:r w:rsidRPr="000B0CC8">
          <w:rPr>
            <w:rFonts w:ascii="Times New Roman" w:hAnsi="Times New Roman"/>
            <w:sz w:val="24"/>
            <w:szCs w:val="24"/>
          </w:rPr>
          <w:t xml:space="preserve"> towards me and Becs smiling, with arms open wide. I shook Andy’s hand. I embraced Cullen and her mom with a half-hearted hug.</w:t>
        </w:r>
      </w:ins>
    </w:p>
    <w:p w14:paraId="611D5E1F" w14:textId="77777777" w:rsidR="00CF4E14" w:rsidRDefault="006F31F6" w:rsidP="00CF4E14">
      <w:pPr>
        <w:spacing w:line="480" w:lineRule="auto"/>
        <w:ind w:left="-5" w:right="15" w:firstLine="395"/>
        <w:rPr>
          <w:ins w:id="5051" w:author="Britt Collins" w:date="2021-10-05T16:17:00Z"/>
          <w:rFonts w:ascii="Times New Roman" w:hAnsi="Times New Roman"/>
          <w:sz w:val="24"/>
          <w:szCs w:val="24"/>
        </w:rPr>
      </w:pPr>
      <w:ins w:id="5052" w:author="Britt Collins" w:date="2021-09-30T14:58:00Z">
        <w:r w:rsidRPr="000B0CC8">
          <w:rPr>
            <w:rFonts w:ascii="Times New Roman" w:hAnsi="Times New Roman"/>
            <w:sz w:val="24"/>
            <w:szCs w:val="24"/>
          </w:rPr>
          <w:t>The love they shared was in warm contrast to my touch</w:t>
        </w:r>
      </w:ins>
      <w:ins w:id="5053" w:author="Britt Collins" w:date="2021-10-05T16:16:00Z">
        <w:r w:rsidR="00CF4E14">
          <w:rPr>
            <w:rFonts w:ascii="Times New Roman" w:hAnsi="Times New Roman"/>
            <w:sz w:val="24"/>
            <w:szCs w:val="24"/>
          </w:rPr>
          <w:t>-</w:t>
        </w:r>
      </w:ins>
      <w:ins w:id="5054" w:author="Britt Collins" w:date="2021-09-30T14:58:00Z">
        <w:r w:rsidRPr="000B0CC8">
          <w:rPr>
            <w:rFonts w:ascii="Times New Roman" w:hAnsi="Times New Roman"/>
            <w:sz w:val="24"/>
            <w:szCs w:val="24"/>
          </w:rPr>
          <w:t>starved life. Cullen’s mom behaved more in line with my upbringing</w:t>
        </w:r>
      </w:ins>
      <w:ins w:id="5055" w:author="Britt Collins" w:date="2021-10-05T16:16:00Z">
        <w:r w:rsidR="00CF4E14">
          <w:rPr>
            <w:rFonts w:ascii="Times New Roman" w:hAnsi="Times New Roman"/>
            <w:sz w:val="24"/>
            <w:szCs w:val="24"/>
          </w:rPr>
          <w:t>:</w:t>
        </w:r>
      </w:ins>
      <w:ins w:id="5056" w:author="Britt Collins" w:date="2021-09-30T14:58:00Z">
        <w:r w:rsidRPr="000B0CC8">
          <w:rPr>
            <w:rFonts w:ascii="Times New Roman" w:hAnsi="Times New Roman"/>
            <w:sz w:val="24"/>
            <w:szCs w:val="24"/>
          </w:rPr>
          <w:t xml:space="preserve"> don't show your emotion and don't touch. I was a reserved person, even by British standards.</w:t>
        </w:r>
      </w:ins>
      <w:ins w:id="5057" w:author="Britt Collins" w:date="2021-10-05T16:17:00Z">
        <w:r w:rsidR="00CF4E14">
          <w:rPr>
            <w:rFonts w:ascii="Times New Roman" w:hAnsi="Times New Roman"/>
            <w:sz w:val="24"/>
            <w:szCs w:val="24"/>
          </w:rPr>
          <w:t xml:space="preserve"> </w:t>
        </w:r>
      </w:ins>
      <w:ins w:id="5058" w:author="Britt Collins" w:date="2021-09-30T14:58:00Z">
        <w:r w:rsidRPr="000B0CC8">
          <w:rPr>
            <w:rFonts w:ascii="Times New Roman" w:hAnsi="Times New Roman"/>
            <w:sz w:val="24"/>
            <w:szCs w:val="24"/>
          </w:rPr>
          <w:t xml:space="preserve">The women went their separate ways, leaving me and Andy to chat. </w:t>
        </w:r>
      </w:ins>
    </w:p>
    <w:p w14:paraId="50AAB7C8" w14:textId="77777777" w:rsidR="00CF4E14" w:rsidRDefault="00CF4E14" w:rsidP="00CF4E14">
      <w:pPr>
        <w:spacing w:line="480" w:lineRule="auto"/>
        <w:ind w:left="-5" w:right="15" w:firstLine="395"/>
        <w:rPr>
          <w:ins w:id="5059" w:author="Britt Collins" w:date="2021-10-05T16:17:00Z"/>
          <w:rFonts w:ascii="Times New Roman" w:hAnsi="Times New Roman"/>
          <w:sz w:val="24"/>
          <w:szCs w:val="24"/>
        </w:rPr>
      </w:pPr>
      <w:ins w:id="5060" w:author="Britt Collins" w:date="2021-10-05T16:17:00Z">
        <w:r>
          <w:rPr>
            <w:rFonts w:ascii="Times New Roman" w:hAnsi="Times New Roman"/>
            <w:sz w:val="24"/>
            <w:szCs w:val="24"/>
          </w:rPr>
          <w:t>H</w:t>
        </w:r>
      </w:ins>
      <w:ins w:id="5061" w:author="Britt Collins" w:date="2021-09-30T14:58:00Z">
        <w:r w:rsidR="006F31F6" w:rsidRPr="000B0CC8">
          <w:rPr>
            <w:rFonts w:ascii="Times New Roman" w:hAnsi="Times New Roman"/>
            <w:sz w:val="24"/>
            <w:szCs w:val="24"/>
          </w:rPr>
          <w:t xml:space="preserve">earing Andy’s strong southern accent, I engaged my Birmingham accent. </w:t>
        </w:r>
      </w:ins>
    </w:p>
    <w:p w14:paraId="0B9A9CD5" w14:textId="3E50B1C7" w:rsidR="00CF4E14" w:rsidRDefault="00CF4E14">
      <w:pPr>
        <w:spacing w:line="480" w:lineRule="auto"/>
        <w:ind w:left="-5" w:right="15" w:firstLine="395"/>
        <w:rPr>
          <w:ins w:id="5062" w:author="Britt Collins" w:date="2021-10-05T16:18:00Z"/>
          <w:rFonts w:ascii="Times New Roman" w:hAnsi="Times New Roman"/>
          <w:sz w:val="24"/>
          <w:szCs w:val="24"/>
        </w:rPr>
      </w:pPr>
      <w:ins w:id="5063" w:author="Britt Collins" w:date="2021-10-05T16:18:00Z">
        <w:r w:rsidRPr="00CF4E14">
          <w:rPr>
            <w:rFonts w:ascii="Times New Roman" w:hAnsi="Times New Roman"/>
            <w:b/>
            <w:sz w:val="22"/>
            <w:szCs w:val="24"/>
            <w:rPrChange w:id="5064" w:author="Britt Collins" w:date="2021-10-05T16:18:00Z">
              <w:rPr>
                <w:rFonts w:ascii="Times New Roman" w:hAnsi="Times New Roman"/>
                <w:sz w:val="22"/>
                <w:szCs w:val="24"/>
              </w:rPr>
            </w:rPrChange>
          </w:rPr>
          <w:t>I SUGGEST CUTTING</w:t>
        </w:r>
      </w:ins>
      <w:ins w:id="5065" w:author="Britt Collins" w:date="2021-10-05T16:17:00Z">
        <w:r w:rsidRPr="00CF4E14">
          <w:rPr>
            <w:rFonts w:ascii="Times New Roman" w:hAnsi="Times New Roman"/>
            <w:b/>
            <w:sz w:val="22"/>
            <w:szCs w:val="24"/>
            <w:rPrChange w:id="5066" w:author="Britt Collins" w:date="2021-10-05T16:18:00Z">
              <w:rPr>
                <w:rFonts w:ascii="Times New Roman" w:hAnsi="Times New Roman"/>
                <w:sz w:val="22"/>
                <w:szCs w:val="24"/>
              </w:rPr>
            </w:rPrChange>
          </w:rPr>
          <w:t xml:space="preserve"> </w:t>
        </w:r>
      </w:ins>
      <w:ins w:id="5067" w:author="Britt Collins" w:date="2021-10-05T16:18:00Z">
        <w:r w:rsidRPr="00CF4E14">
          <w:rPr>
            <w:rFonts w:ascii="Times New Roman" w:hAnsi="Times New Roman"/>
            <w:b/>
            <w:sz w:val="22"/>
            <w:szCs w:val="24"/>
            <w:rPrChange w:id="5068" w:author="Britt Collins" w:date="2021-10-05T16:18:00Z">
              <w:rPr>
                <w:rFonts w:ascii="Times New Roman" w:hAnsi="Times New Roman"/>
                <w:sz w:val="22"/>
                <w:szCs w:val="24"/>
              </w:rPr>
            </w:rPrChange>
          </w:rPr>
          <w:t>THIS</w:t>
        </w:r>
      </w:ins>
      <w:ins w:id="5069" w:author="Britt Collins" w:date="2021-10-05T16:17:00Z">
        <w:r w:rsidRPr="00CF4E14">
          <w:rPr>
            <w:rFonts w:ascii="Times New Roman" w:hAnsi="Times New Roman"/>
            <w:b/>
            <w:sz w:val="22"/>
            <w:szCs w:val="24"/>
            <w:rPrChange w:id="5070" w:author="Britt Collins" w:date="2021-10-05T16:18:00Z">
              <w:rPr>
                <w:rFonts w:ascii="Times New Roman" w:hAnsi="Times New Roman"/>
                <w:sz w:val="22"/>
                <w:szCs w:val="24"/>
              </w:rPr>
            </w:rPrChange>
          </w:rPr>
          <w:t xml:space="preserve"> EMPTY</w:t>
        </w:r>
      </w:ins>
      <w:ins w:id="5071" w:author="Britt Collins" w:date="2021-10-05T16:18:00Z">
        <w:r w:rsidRPr="00CF4E14">
          <w:rPr>
            <w:rFonts w:ascii="Times New Roman" w:hAnsi="Times New Roman"/>
            <w:b/>
            <w:sz w:val="22"/>
            <w:szCs w:val="24"/>
            <w:rPrChange w:id="5072" w:author="Britt Collins" w:date="2021-10-05T16:18:00Z">
              <w:rPr>
                <w:rFonts w:ascii="Times New Roman" w:hAnsi="Times New Roman"/>
                <w:sz w:val="22"/>
                <w:szCs w:val="24"/>
              </w:rPr>
            </w:rPrChange>
          </w:rPr>
          <w:t xml:space="preserve"> TRIVIAL DIALOGUE</w:t>
        </w:r>
        <w:r>
          <w:rPr>
            <w:rFonts w:ascii="Times New Roman" w:hAnsi="Times New Roman"/>
            <w:sz w:val="22"/>
            <w:szCs w:val="24"/>
          </w:rPr>
          <w:t xml:space="preserve"> </w:t>
        </w:r>
      </w:ins>
      <w:ins w:id="5073" w:author="Britt Collins" w:date="2021-10-05T16:17:00Z">
        <w:r>
          <w:rPr>
            <w:rFonts w:ascii="Times New Roman" w:hAnsi="Times New Roman"/>
            <w:sz w:val="22"/>
            <w:szCs w:val="24"/>
          </w:rPr>
          <w:t>“</w:t>
        </w:r>
      </w:ins>
      <w:ins w:id="5074" w:author="Britt Collins" w:date="2021-09-30T14:58:00Z">
        <w:r w:rsidR="006F31F6" w:rsidRPr="000B0CC8">
          <w:rPr>
            <w:rFonts w:ascii="Times New Roman" w:hAnsi="Times New Roman"/>
            <w:sz w:val="24"/>
            <w:szCs w:val="24"/>
          </w:rPr>
          <w:t>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enthusiasm for fitness far exceeded mine.</w:t>
        </w:r>
      </w:ins>
      <w:ins w:id="5075" w:author="Britt Collins" w:date="2021-10-05T16:18:00Z">
        <w:r>
          <w:rPr>
            <w:rFonts w:ascii="Times New Roman" w:hAnsi="Times New Roman"/>
            <w:sz w:val="24"/>
            <w:szCs w:val="24"/>
          </w:rPr>
          <w:t xml:space="preserve"> </w:t>
        </w:r>
      </w:ins>
      <w:ins w:id="5076" w:author="Britt Collins" w:date="2021-09-30T14:58:00Z">
        <w:r w:rsidR="006F31F6" w:rsidRPr="000B0CC8">
          <w:rPr>
            <w:rFonts w:ascii="Times New Roman" w:hAnsi="Times New Roman"/>
            <w:sz w:val="24"/>
            <w:szCs w:val="24"/>
          </w:rPr>
          <w:t xml:space="preserve">He mentioned snowboarding in passing. A sport he knew well, which he'd taken up recently in Australia. </w:t>
        </w:r>
      </w:ins>
    </w:p>
    <w:p w14:paraId="5ABB6635" w14:textId="3A186F7F" w:rsidR="00CF4E14" w:rsidRDefault="00CF4E14" w:rsidP="00CF4E14">
      <w:pPr>
        <w:spacing w:line="480" w:lineRule="auto"/>
        <w:ind w:left="-5" w:right="15" w:firstLine="395"/>
        <w:rPr>
          <w:ins w:id="5077" w:author="Britt Collins" w:date="2021-10-05T16:19:00Z"/>
          <w:rFonts w:ascii="Times New Roman" w:hAnsi="Times New Roman"/>
          <w:sz w:val="24"/>
          <w:szCs w:val="24"/>
        </w:rPr>
      </w:pPr>
      <w:ins w:id="5078" w:author="Britt Collins" w:date="2021-10-05T16:19:00Z">
        <w:r>
          <w:rPr>
            <w:rFonts w:ascii="Times New Roman" w:hAnsi="Times New Roman"/>
            <w:sz w:val="24"/>
            <w:szCs w:val="24"/>
          </w:rPr>
          <w:t>“</w:t>
        </w:r>
      </w:ins>
      <w:ins w:id="5079" w:author="Britt Collins" w:date="2021-09-30T14:58:00Z">
        <w:r w:rsidR="006F31F6" w:rsidRPr="000B0CC8">
          <w:rPr>
            <w:rFonts w:ascii="Times New Roman" w:hAnsi="Times New Roman"/>
            <w:sz w:val="24"/>
            <w:szCs w:val="24"/>
          </w:rPr>
          <w:t>Where can you snowboard in Australia?</w:t>
        </w:r>
      </w:ins>
      <w:ins w:id="5080" w:author="Britt Collins" w:date="2021-10-05T16:19:00Z">
        <w:r>
          <w:rPr>
            <w:rFonts w:ascii="Times New Roman" w:hAnsi="Times New Roman"/>
            <w:sz w:val="24"/>
            <w:szCs w:val="24"/>
          </w:rPr>
          <w:t>”</w:t>
        </w:r>
      </w:ins>
      <w:ins w:id="5081" w:author="Britt Collins" w:date="2021-09-30T14:58:00Z">
        <w:r w:rsidR="006F31F6" w:rsidRPr="000B0CC8">
          <w:rPr>
            <w:rFonts w:ascii="Times New Roman" w:hAnsi="Times New Roman"/>
            <w:sz w:val="24"/>
            <w:szCs w:val="24"/>
          </w:rPr>
          <w:t xml:space="preserve"> I asked. </w:t>
        </w:r>
      </w:ins>
    </w:p>
    <w:p w14:paraId="26120156" w14:textId="77777777" w:rsidR="00FF7069" w:rsidRDefault="00CF4E14" w:rsidP="00CF4E14">
      <w:pPr>
        <w:spacing w:line="480" w:lineRule="auto"/>
        <w:ind w:left="-5" w:right="15" w:firstLine="395"/>
        <w:rPr>
          <w:ins w:id="5082" w:author="Britt Collins" w:date="2021-10-05T16:19:00Z"/>
          <w:rFonts w:ascii="Times New Roman" w:hAnsi="Times New Roman"/>
          <w:sz w:val="24"/>
          <w:szCs w:val="24"/>
        </w:rPr>
      </w:pPr>
      <w:ins w:id="5083" w:author="Britt Collins" w:date="2021-10-05T16:19:00Z">
        <w:r>
          <w:rPr>
            <w:rFonts w:ascii="Times New Roman" w:hAnsi="Times New Roman"/>
            <w:sz w:val="24"/>
            <w:szCs w:val="24"/>
          </w:rPr>
          <w:t>“</w:t>
        </w:r>
      </w:ins>
      <w:ins w:id="5084" w:author="Britt Collins" w:date="2021-09-30T14:58:00Z">
        <w:r w:rsidR="006F31F6" w:rsidRPr="000B0CC8">
          <w:rPr>
            <w:rFonts w:ascii="Times New Roman" w:hAnsi="Times New Roman"/>
            <w:sz w:val="24"/>
            <w:szCs w:val="24"/>
          </w:rPr>
          <w:t>Do you snowboard?</w:t>
        </w:r>
      </w:ins>
      <w:ins w:id="5085" w:author="Britt Collins" w:date="2021-10-05T16:19:00Z">
        <w:r w:rsidR="00FF7069">
          <w:rPr>
            <w:rFonts w:ascii="Times New Roman" w:hAnsi="Times New Roman"/>
            <w:sz w:val="24"/>
            <w:szCs w:val="24"/>
          </w:rPr>
          <w:t xml:space="preserve">” </w:t>
        </w:r>
      </w:ins>
    </w:p>
    <w:p w14:paraId="6C0A9E93" w14:textId="77777777" w:rsidR="00FF7069" w:rsidRDefault="00FF7069" w:rsidP="00CF4E14">
      <w:pPr>
        <w:spacing w:line="480" w:lineRule="auto"/>
        <w:ind w:left="-5" w:right="15" w:firstLine="395"/>
        <w:rPr>
          <w:ins w:id="5086" w:author="Britt Collins" w:date="2021-10-05T16:20:00Z"/>
          <w:rFonts w:ascii="Times New Roman" w:hAnsi="Times New Roman"/>
          <w:sz w:val="24"/>
          <w:szCs w:val="24"/>
        </w:rPr>
      </w:pPr>
      <w:ins w:id="5087" w:author="Britt Collins" w:date="2021-10-05T16:19:00Z">
        <w:r>
          <w:rPr>
            <w:rFonts w:ascii="Times New Roman" w:hAnsi="Times New Roman"/>
            <w:sz w:val="24"/>
            <w:szCs w:val="24"/>
          </w:rPr>
          <w:lastRenderedPageBreak/>
          <w:t>“</w:t>
        </w:r>
      </w:ins>
      <w:ins w:id="5088" w:author="Britt Collins" w:date="2021-09-30T14:58:00Z">
        <w:r w:rsidR="006F31F6" w:rsidRPr="000B0CC8">
          <w:rPr>
            <w:rFonts w:ascii="Times New Roman" w:hAnsi="Times New Roman"/>
            <w:sz w:val="24"/>
            <w:szCs w:val="24"/>
          </w:rPr>
          <w:t>Yeah, I’ve been on a couple of snowboarding holidays. Austria, the other in Andorra.</w:t>
        </w:r>
      </w:ins>
      <w:ins w:id="5089" w:author="Britt Collins" w:date="2021-10-05T16:19:00Z">
        <w:r>
          <w:rPr>
            <w:rFonts w:ascii="Times New Roman" w:hAnsi="Times New Roman"/>
            <w:sz w:val="24"/>
            <w:szCs w:val="24"/>
          </w:rPr>
          <w:t>”</w:t>
        </w:r>
      </w:ins>
      <w:ins w:id="5090" w:author="Britt Collins" w:date="2021-09-30T14:58:00Z">
        <w:r w:rsidR="006F31F6" w:rsidRPr="000B0CC8">
          <w:rPr>
            <w:rFonts w:ascii="Times New Roman" w:hAnsi="Times New Roman"/>
            <w:sz w:val="24"/>
            <w:szCs w:val="24"/>
          </w:rPr>
          <w:t>. In reality, I had spent most of time learning how to snowboard at my local Tamworth Snowdome. Out of embarrassment, I stopped my chapter and verse. I looked over to Andy, his eyes were the size of saucers.</w:t>
        </w:r>
      </w:ins>
    </w:p>
    <w:p w14:paraId="311593C9" w14:textId="59A16BAE" w:rsidR="002D5881" w:rsidRDefault="006F31F6" w:rsidP="002D5881">
      <w:pPr>
        <w:spacing w:line="480" w:lineRule="auto"/>
        <w:ind w:left="-5" w:right="15" w:firstLine="395"/>
        <w:rPr>
          <w:ins w:id="5091" w:author="Britt Collins" w:date="2021-10-05T17:08:00Z"/>
          <w:rFonts w:ascii="Times New Roman" w:hAnsi="Times New Roman"/>
          <w:sz w:val="24"/>
          <w:szCs w:val="24"/>
        </w:rPr>
      </w:pPr>
      <w:ins w:id="5092" w:author="Britt Collins" w:date="2021-09-30T14:58:00Z">
        <w:r w:rsidRPr="000B0CC8">
          <w:rPr>
            <w:rFonts w:ascii="Times New Roman" w:hAnsi="Times New Roman"/>
            <w:sz w:val="24"/>
            <w:szCs w:val="24"/>
          </w:rPr>
          <w:t xml:space="preserve">“Do you fancy heading over to Thredbo?” he asked. </w:t>
        </w:r>
      </w:ins>
      <w:ins w:id="5093" w:author="Britt Collins" w:date="2021-10-05T17:06:00Z">
        <w:r w:rsidR="002D5881">
          <w:rPr>
            <w:rFonts w:ascii="Times New Roman" w:hAnsi="Times New Roman"/>
            <w:sz w:val="24"/>
            <w:szCs w:val="24"/>
          </w:rPr>
          <w:t>“</w:t>
        </w:r>
      </w:ins>
      <w:ins w:id="5094" w:author="Britt Collins" w:date="2021-09-30T14:58:00Z">
        <w:r w:rsidRPr="000B0CC8">
          <w:rPr>
            <w:rFonts w:ascii="Times New Roman" w:hAnsi="Times New Roman"/>
            <w:sz w:val="24"/>
            <w:szCs w:val="24"/>
          </w:rPr>
          <w:t>I’ve had a look at the weather recently. There is supposed to be a few inches of snow on the slopes. Failing that, they do have snow blowers to add a covering.</w:t>
        </w:r>
      </w:ins>
      <w:ins w:id="5095" w:author="Britt Collins" w:date="2021-10-05T17:06:00Z">
        <w:r w:rsidR="002D5881">
          <w:rPr>
            <w:rFonts w:ascii="Times New Roman" w:hAnsi="Times New Roman"/>
            <w:sz w:val="24"/>
            <w:szCs w:val="24"/>
          </w:rPr>
          <w:t xml:space="preserve">” </w:t>
        </w:r>
      </w:ins>
      <w:ins w:id="5096" w:author="Britt Collins" w:date="2021-09-30T14:58:00Z">
        <w:r w:rsidRPr="000B0CC8">
          <w:rPr>
            <w:rFonts w:ascii="Times New Roman" w:hAnsi="Times New Roman"/>
            <w:sz w:val="24"/>
            <w:szCs w:val="24"/>
          </w:rPr>
          <w:t>What a friendly and trusting bloke. I barely knew him</w:t>
        </w:r>
      </w:ins>
      <w:ins w:id="5097" w:author="Britt Collins" w:date="2021-10-05T17:07:00Z">
        <w:r w:rsidR="002D5881">
          <w:rPr>
            <w:rFonts w:ascii="Times New Roman" w:hAnsi="Times New Roman"/>
            <w:sz w:val="24"/>
            <w:szCs w:val="24"/>
          </w:rPr>
          <w:t>, yet for him</w:t>
        </w:r>
      </w:ins>
      <w:ins w:id="5098" w:author="Britt Collins" w:date="2021-09-30T14:58:00Z">
        <w:r w:rsidRPr="000B0CC8">
          <w:rPr>
            <w:rFonts w:ascii="Times New Roman" w:hAnsi="Times New Roman"/>
            <w:sz w:val="24"/>
            <w:szCs w:val="24"/>
          </w:rPr>
          <w:t xml:space="preserve"> to invite me and Becs to Luna Park was going out the way. For Andy to invite me, a stranger, on a snowboarding trip in Australia. To put it lightly, I was overwhelmed. </w:t>
        </w:r>
      </w:ins>
    </w:p>
    <w:p w14:paraId="20ACD0FF" w14:textId="618BB79E" w:rsidR="002D5881" w:rsidRDefault="002D5881" w:rsidP="002D5881">
      <w:pPr>
        <w:spacing w:line="480" w:lineRule="auto"/>
        <w:ind w:left="-5" w:right="15" w:firstLine="395"/>
        <w:rPr>
          <w:ins w:id="5099" w:author="Britt Collins" w:date="2021-10-05T17:07:00Z"/>
          <w:rFonts w:ascii="Times New Roman" w:hAnsi="Times New Roman"/>
          <w:sz w:val="24"/>
          <w:szCs w:val="24"/>
        </w:rPr>
      </w:pPr>
      <w:ins w:id="5100" w:author="Britt Collins" w:date="2021-10-05T17:08:00Z">
        <w:r>
          <w:rPr>
            <w:rFonts w:ascii="Times New Roman" w:hAnsi="Times New Roman"/>
            <w:sz w:val="24"/>
            <w:szCs w:val="24"/>
          </w:rPr>
          <w:t>“Yeah, perfect.”</w:t>
        </w:r>
      </w:ins>
    </w:p>
    <w:p w14:paraId="0A33E07B" w14:textId="082525B1" w:rsidR="006F31F6" w:rsidRPr="000B0CC8" w:rsidRDefault="002D5881">
      <w:pPr>
        <w:spacing w:line="480" w:lineRule="auto"/>
        <w:ind w:left="-5" w:right="15" w:firstLine="395"/>
        <w:rPr>
          <w:ins w:id="5101" w:author="Britt Collins" w:date="2021-09-30T14:58:00Z"/>
          <w:rFonts w:ascii="Times New Roman" w:hAnsi="Times New Roman"/>
          <w:sz w:val="24"/>
          <w:szCs w:val="24"/>
        </w:rPr>
        <w:pPrChange w:id="5102" w:author="Britt Collins" w:date="2021-10-05T17:07:00Z">
          <w:pPr>
            <w:ind w:left="-5" w:right="15"/>
          </w:pPr>
        </w:pPrChange>
      </w:pPr>
      <w:ins w:id="5103" w:author="Britt Collins" w:date="2021-10-05T17:07:00Z">
        <w:r>
          <w:rPr>
            <w:rFonts w:ascii="Times New Roman" w:hAnsi="Times New Roman"/>
            <w:sz w:val="24"/>
            <w:szCs w:val="24"/>
          </w:rPr>
          <w:t>“</w:t>
        </w:r>
      </w:ins>
      <w:ins w:id="5104" w:author="Britt Collins" w:date="2021-10-05T17:08:00Z">
        <w:r>
          <w:rPr>
            <w:rFonts w:ascii="Times New Roman" w:hAnsi="Times New Roman"/>
            <w:sz w:val="24"/>
            <w:szCs w:val="24"/>
          </w:rPr>
          <w:t>C</w:t>
        </w:r>
      </w:ins>
      <w:ins w:id="5105" w:author="Britt Collins" w:date="2021-09-30T14:58:00Z">
        <w:r w:rsidR="006F31F6" w:rsidRPr="000B0CC8">
          <w:rPr>
            <w:rFonts w:ascii="Times New Roman" w:hAnsi="Times New Roman"/>
            <w:sz w:val="24"/>
            <w:szCs w:val="24"/>
          </w:rPr>
          <w:t>ool</w:t>
        </w:r>
      </w:ins>
      <w:ins w:id="5106" w:author="Britt Collins" w:date="2021-10-05T17:07:00Z">
        <w:r>
          <w:rPr>
            <w:rFonts w:ascii="Times New Roman" w:hAnsi="Times New Roman"/>
            <w:sz w:val="24"/>
            <w:szCs w:val="24"/>
          </w:rPr>
          <w:t>. W</w:t>
        </w:r>
      </w:ins>
      <w:ins w:id="5107" w:author="Britt Collins" w:date="2021-09-30T14:58:00Z">
        <w:r w:rsidR="006F31F6" w:rsidRPr="000B0CC8">
          <w:rPr>
            <w:rFonts w:ascii="Times New Roman" w:hAnsi="Times New Roman"/>
            <w:sz w:val="24"/>
            <w:szCs w:val="24"/>
          </w:rPr>
          <w:t>hat’s your mobile number? I’ll text you when I find out more.</w:t>
        </w:r>
      </w:ins>
      <w:ins w:id="5108" w:author="Britt Collins" w:date="2021-10-05T17:08:00Z">
        <w:r>
          <w:rPr>
            <w:rFonts w:ascii="Times New Roman" w:hAnsi="Times New Roman"/>
            <w:sz w:val="24"/>
            <w:szCs w:val="24"/>
          </w:rPr>
          <w:t>”</w:t>
        </w:r>
      </w:ins>
    </w:p>
    <w:p w14:paraId="3A15E68A" w14:textId="77777777" w:rsidR="002D5881" w:rsidRDefault="006F31F6" w:rsidP="002D5881">
      <w:pPr>
        <w:spacing w:line="480" w:lineRule="auto"/>
        <w:ind w:left="-5" w:right="15" w:firstLine="395"/>
        <w:rPr>
          <w:ins w:id="5109" w:author="Britt Collins" w:date="2021-10-05T17:09:00Z"/>
          <w:rFonts w:ascii="Times New Roman" w:hAnsi="Times New Roman"/>
          <w:sz w:val="24"/>
          <w:szCs w:val="24"/>
        </w:rPr>
      </w:pPr>
      <w:ins w:id="5110" w:author="Britt Collins" w:date="2021-09-30T14:58:00Z">
        <w:r w:rsidRPr="000B0CC8">
          <w:rPr>
            <w:rFonts w:ascii="Times New Roman" w:hAnsi="Times New Roman"/>
            <w:sz w:val="24"/>
            <w:szCs w:val="24"/>
          </w:rPr>
          <w:t xml:space="preserve">Andy and I, having shown disregard to Cullen, the mom and Becs, walked over to see how they were. Cullen's mom had a rush of nostalgia when she saw a multi-coloured, multi-laned, undulating slide. Cullen began to smile, feeding off her mother’s excitement. </w:t>
        </w:r>
      </w:ins>
    </w:p>
    <w:p w14:paraId="4F8F0BD1" w14:textId="77777777" w:rsidR="002D5881" w:rsidRDefault="002D5881" w:rsidP="002D5881">
      <w:pPr>
        <w:spacing w:line="480" w:lineRule="auto"/>
        <w:ind w:left="-5" w:right="15" w:firstLine="395"/>
        <w:rPr>
          <w:ins w:id="5111" w:author="Britt Collins" w:date="2021-10-05T17:09:00Z"/>
          <w:rFonts w:ascii="Times New Roman" w:hAnsi="Times New Roman"/>
          <w:sz w:val="24"/>
          <w:szCs w:val="24"/>
        </w:rPr>
      </w:pPr>
      <w:ins w:id="5112" w:author="Britt Collins" w:date="2021-10-05T17:09:00Z">
        <w:r>
          <w:rPr>
            <w:rFonts w:ascii="Times New Roman" w:hAnsi="Times New Roman"/>
            <w:sz w:val="24"/>
            <w:szCs w:val="24"/>
          </w:rPr>
          <w:t>–</w:t>
        </w:r>
      </w:ins>
      <w:ins w:id="5113" w:author="Britt Collins" w:date="2021-09-30T14:58:00Z">
        <w:r w:rsidR="006F31F6" w:rsidRPr="000B0CC8">
          <w:rPr>
            <w:rFonts w:ascii="Times New Roman" w:hAnsi="Times New Roman"/>
            <w:sz w:val="24"/>
            <w:szCs w:val="24"/>
          </w:rPr>
          <w:t>Come on, shall we have a go?</w:t>
        </w:r>
      </w:ins>
      <w:ins w:id="5114" w:author="Britt Collins" w:date="2021-10-05T17:09:00Z">
        <w:r>
          <w:rPr>
            <w:rFonts w:ascii="Times New Roman" w:hAnsi="Times New Roman"/>
            <w:sz w:val="24"/>
            <w:szCs w:val="24"/>
          </w:rPr>
          <w:t>”</w:t>
        </w:r>
      </w:ins>
      <w:ins w:id="5115" w:author="Britt Collins" w:date="2021-09-30T14:58:00Z">
        <w:r w:rsidR="006F31F6" w:rsidRPr="000B0CC8">
          <w:rPr>
            <w:rFonts w:ascii="Times New Roman" w:hAnsi="Times New Roman"/>
            <w:sz w:val="24"/>
            <w:szCs w:val="24"/>
          </w:rPr>
          <w:t xml:space="preserve"> Cullen said eagerly. </w:t>
        </w:r>
      </w:ins>
    </w:p>
    <w:p w14:paraId="03377354" w14:textId="471DD3D3" w:rsidR="006F31F6" w:rsidRPr="000B0CC8" w:rsidRDefault="006F31F6">
      <w:pPr>
        <w:spacing w:line="480" w:lineRule="auto"/>
        <w:ind w:left="-5" w:right="15" w:firstLine="395"/>
        <w:rPr>
          <w:ins w:id="5116" w:author="Britt Collins" w:date="2021-09-30T14:58:00Z"/>
          <w:rFonts w:ascii="Times New Roman" w:hAnsi="Times New Roman"/>
          <w:sz w:val="24"/>
          <w:szCs w:val="24"/>
        </w:rPr>
        <w:pPrChange w:id="5117" w:author="Britt Collins" w:date="2021-10-05T17:08:00Z">
          <w:pPr>
            <w:ind w:left="-5" w:right="15"/>
          </w:pPr>
        </w:pPrChange>
      </w:pPr>
      <w:ins w:id="5118" w:author="Britt Collins" w:date="2021-09-30T14:58:00Z">
        <w:r w:rsidRPr="000B0CC8">
          <w:rPr>
            <w:rFonts w:ascii="Times New Roman" w:hAnsi="Times New Roman"/>
            <w:sz w:val="24"/>
            <w:szCs w:val="24"/>
          </w:rPr>
          <w:t xml:space="preserve">Andy laughed and shrugged his shoulders. </w:t>
        </w:r>
      </w:ins>
      <w:ins w:id="5119" w:author="Britt Collins" w:date="2021-10-05T17:09:00Z">
        <w:r w:rsidR="002D5881">
          <w:rPr>
            <w:rFonts w:ascii="Times New Roman" w:hAnsi="Times New Roman"/>
            <w:sz w:val="24"/>
            <w:szCs w:val="24"/>
          </w:rPr>
          <w:t>“</w:t>
        </w:r>
      </w:ins>
      <w:ins w:id="5120" w:author="Britt Collins" w:date="2021-09-30T14:58:00Z">
        <w:r w:rsidRPr="000B0CC8">
          <w:rPr>
            <w:rFonts w:ascii="Times New Roman" w:hAnsi="Times New Roman"/>
            <w:sz w:val="24"/>
            <w:szCs w:val="24"/>
          </w:rPr>
          <w:t>Why not, you only live once.</w:t>
        </w:r>
      </w:ins>
      <w:ins w:id="5121" w:author="Britt Collins" w:date="2021-10-05T17:09:00Z">
        <w:r w:rsidR="002D5881">
          <w:rPr>
            <w:rFonts w:ascii="Times New Roman" w:hAnsi="Times New Roman"/>
            <w:sz w:val="24"/>
            <w:szCs w:val="24"/>
          </w:rPr>
          <w:t>”</w:t>
        </w:r>
      </w:ins>
      <w:ins w:id="5122" w:author="Britt Collins" w:date="2021-09-30T14:58:00Z">
        <w:r w:rsidRPr="000B0CC8">
          <w:rPr>
            <w:rFonts w:ascii="Times New Roman" w:hAnsi="Times New Roman"/>
            <w:sz w:val="24"/>
            <w:szCs w:val="24"/>
          </w:rPr>
          <w:t xml:space="preserve"> It was a motto that defined </w:t>
        </w:r>
      </w:ins>
      <w:ins w:id="5123" w:author="Britt Collins" w:date="2021-10-05T17:09:00Z">
        <w:r w:rsidR="002D5881">
          <w:rPr>
            <w:rFonts w:ascii="Times New Roman" w:hAnsi="Times New Roman"/>
            <w:sz w:val="24"/>
            <w:szCs w:val="24"/>
          </w:rPr>
          <w:t>that had</w:t>
        </w:r>
      </w:ins>
      <w:ins w:id="5124" w:author="Britt Collins" w:date="2021-09-30T14:58:00Z">
        <w:r w:rsidRPr="000B0CC8">
          <w:rPr>
            <w:rFonts w:ascii="Times New Roman" w:hAnsi="Times New Roman"/>
            <w:sz w:val="24"/>
            <w:szCs w:val="24"/>
          </w:rPr>
          <w:t xml:space="preserve"> given his already</w:t>
        </w:r>
      </w:ins>
      <w:ins w:id="5125" w:author="Britt Collins" w:date="2021-10-05T17:09:00Z">
        <w:r w:rsidR="002D5881">
          <w:rPr>
            <w:rFonts w:ascii="Times New Roman" w:hAnsi="Times New Roman"/>
            <w:sz w:val="24"/>
            <w:szCs w:val="24"/>
          </w:rPr>
          <w:t>-</w:t>
        </w:r>
      </w:ins>
      <w:ins w:id="5126" w:author="Britt Collins" w:date="2021-09-30T14:58:00Z">
        <w:r w:rsidRPr="000B0CC8">
          <w:rPr>
            <w:rFonts w:ascii="Times New Roman" w:hAnsi="Times New Roman"/>
            <w:sz w:val="24"/>
            <w:szCs w:val="24"/>
          </w:rPr>
          <w:t>stellar life experience.</w:t>
        </w:r>
      </w:ins>
    </w:p>
    <w:p w14:paraId="621D3A01" w14:textId="77777777" w:rsidR="002D5881" w:rsidRDefault="006F31F6" w:rsidP="002D5881">
      <w:pPr>
        <w:spacing w:line="480" w:lineRule="auto"/>
        <w:ind w:left="-5" w:right="15" w:firstLine="395"/>
        <w:rPr>
          <w:ins w:id="5127" w:author="Britt Collins" w:date="2021-10-05T17:11:00Z"/>
          <w:rFonts w:ascii="Times New Roman" w:hAnsi="Times New Roman"/>
          <w:sz w:val="24"/>
          <w:szCs w:val="24"/>
        </w:rPr>
      </w:pPr>
      <w:ins w:id="5128" w:author="Britt Collins" w:date="2021-09-30T14:58:00Z">
        <w:r w:rsidRPr="000B0CC8">
          <w:rPr>
            <w:rFonts w:ascii="Times New Roman" w:hAnsi="Times New Roman"/>
            <w:sz w:val="24"/>
            <w:szCs w:val="24"/>
          </w:rPr>
          <w:t>At the top of the slide</w:t>
        </w:r>
      </w:ins>
      <w:ins w:id="5129" w:author="Britt Collins" w:date="2021-10-05T17:10:00Z">
        <w:r w:rsidR="002D5881">
          <w:rPr>
            <w:rFonts w:ascii="Times New Roman" w:hAnsi="Times New Roman"/>
            <w:sz w:val="24"/>
            <w:szCs w:val="24"/>
          </w:rPr>
          <w:t>,</w:t>
        </w:r>
      </w:ins>
      <w:ins w:id="5130" w:author="Britt Collins" w:date="2021-09-30T14:58:00Z">
        <w:r w:rsidRPr="000B0CC8">
          <w:rPr>
            <w:rFonts w:ascii="Times New Roman" w:hAnsi="Times New Roman"/>
            <w:sz w:val="24"/>
            <w:szCs w:val="24"/>
          </w:rPr>
          <w:t xml:space="preserve"> we realised there weren’t enough lanes to fit all </w:t>
        </w:r>
      </w:ins>
      <w:ins w:id="5131" w:author="Britt Collins" w:date="2021-10-05T17:10:00Z">
        <w:r w:rsidR="002D5881">
          <w:rPr>
            <w:rFonts w:ascii="Times New Roman" w:hAnsi="Times New Roman"/>
            <w:sz w:val="24"/>
            <w:szCs w:val="24"/>
          </w:rPr>
          <w:t>five</w:t>
        </w:r>
      </w:ins>
      <w:ins w:id="5132" w:author="Britt Collins" w:date="2021-09-30T14:58:00Z">
        <w:r w:rsidRPr="000B0CC8">
          <w:rPr>
            <w:rFonts w:ascii="Times New Roman" w:hAnsi="Times New Roman"/>
            <w:sz w:val="24"/>
            <w:szCs w:val="24"/>
          </w:rPr>
          <w:t xml:space="preserve"> of us</w:t>
        </w:r>
      </w:ins>
      <w:ins w:id="5133" w:author="Britt Collins" w:date="2021-10-05T17:10:00Z">
        <w:r w:rsidR="002D5881">
          <w:rPr>
            <w:rFonts w:ascii="Times New Roman" w:hAnsi="Times New Roman"/>
            <w:sz w:val="24"/>
            <w:szCs w:val="24"/>
          </w:rPr>
          <w:t>, so we</w:t>
        </w:r>
      </w:ins>
      <w:ins w:id="5134" w:author="Britt Collins" w:date="2021-09-30T14:58:00Z">
        <w:r w:rsidRPr="000B0CC8">
          <w:rPr>
            <w:rFonts w:ascii="Times New Roman" w:hAnsi="Times New Roman"/>
            <w:sz w:val="24"/>
            <w:szCs w:val="24"/>
          </w:rPr>
          <w:t xml:space="preserve"> split</w:t>
        </w:r>
      </w:ins>
      <w:ins w:id="5135" w:author="Britt Collins" w:date="2021-10-05T17:10:00Z">
        <w:r w:rsidR="002D5881">
          <w:rPr>
            <w:rFonts w:ascii="Times New Roman" w:hAnsi="Times New Roman"/>
            <w:sz w:val="24"/>
            <w:szCs w:val="24"/>
          </w:rPr>
          <w:t xml:space="preserve"> up</w:t>
        </w:r>
      </w:ins>
      <w:ins w:id="5136" w:author="Britt Collins" w:date="2021-09-30T14:58:00Z">
        <w:r w:rsidRPr="000B0CC8">
          <w:rPr>
            <w:rFonts w:ascii="Times New Roman" w:hAnsi="Times New Roman"/>
            <w:sz w:val="24"/>
            <w:szCs w:val="24"/>
          </w:rPr>
          <w:t xml:space="preserve"> again</w:t>
        </w:r>
      </w:ins>
      <w:ins w:id="5137" w:author="Britt Collins" w:date="2021-10-05T17:10:00Z">
        <w:r w:rsidR="002D5881">
          <w:rPr>
            <w:rFonts w:ascii="Times New Roman" w:hAnsi="Times New Roman"/>
            <w:sz w:val="24"/>
            <w:szCs w:val="24"/>
          </w:rPr>
          <w:t>, with</w:t>
        </w:r>
      </w:ins>
      <w:ins w:id="5138" w:author="Britt Collins" w:date="2021-09-30T14:58:00Z">
        <w:r w:rsidRPr="000B0CC8">
          <w:rPr>
            <w:rFonts w:ascii="Times New Roman" w:hAnsi="Times New Roman"/>
            <w:sz w:val="24"/>
            <w:szCs w:val="24"/>
          </w:rPr>
          <w:t xml:space="preserve"> Andy and I t</w:t>
        </w:r>
      </w:ins>
      <w:ins w:id="5139" w:author="Britt Collins" w:date="2021-10-05T17:10:00Z">
        <w:r w:rsidR="002D5881">
          <w:rPr>
            <w:rFonts w:ascii="Times New Roman" w:hAnsi="Times New Roman"/>
            <w:sz w:val="24"/>
            <w:szCs w:val="24"/>
          </w:rPr>
          <w:t xml:space="preserve">aking </w:t>
        </w:r>
      </w:ins>
      <w:ins w:id="5140" w:author="Britt Collins" w:date="2021-10-05T17:11:00Z">
        <w:r w:rsidR="002D5881">
          <w:rPr>
            <w:rFonts w:ascii="Times New Roman" w:hAnsi="Times New Roman"/>
            <w:sz w:val="24"/>
            <w:szCs w:val="24"/>
          </w:rPr>
          <w:t>to</w:t>
        </w:r>
      </w:ins>
      <w:ins w:id="5141" w:author="Britt Collins" w:date="2021-09-30T14:58:00Z">
        <w:r w:rsidRPr="000B0CC8">
          <w:rPr>
            <w:rFonts w:ascii="Times New Roman" w:hAnsi="Times New Roman"/>
            <w:sz w:val="24"/>
            <w:szCs w:val="24"/>
          </w:rPr>
          <w:t xml:space="preserve"> slide. Andy asked the carny (slide operator), what technique delivered the best experience. </w:t>
        </w:r>
      </w:ins>
    </w:p>
    <w:p w14:paraId="7DD519BA" w14:textId="77777777" w:rsidR="002D5881" w:rsidRDefault="002D5881" w:rsidP="002D5881">
      <w:pPr>
        <w:spacing w:line="480" w:lineRule="auto"/>
        <w:ind w:left="-5" w:right="15" w:firstLine="395"/>
        <w:rPr>
          <w:ins w:id="5142" w:author="Britt Collins" w:date="2021-10-05T17:11:00Z"/>
          <w:rFonts w:ascii="Times New Roman" w:hAnsi="Times New Roman"/>
          <w:sz w:val="24"/>
          <w:szCs w:val="24"/>
        </w:rPr>
      </w:pPr>
      <w:ins w:id="5143" w:author="Britt Collins" w:date="2021-10-05T17:11:00Z">
        <w:r>
          <w:rPr>
            <w:rFonts w:ascii="Times New Roman" w:hAnsi="Times New Roman"/>
            <w:sz w:val="24"/>
            <w:szCs w:val="24"/>
          </w:rPr>
          <w:t>“</w:t>
        </w:r>
      </w:ins>
      <w:ins w:id="5144" w:author="Britt Collins" w:date="2021-09-30T14:58:00Z">
        <w:r w:rsidR="006F31F6" w:rsidRPr="000B0CC8">
          <w:rPr>
            <w:rFonts w:ascii="Times New Roman" w:hAnsi="Times New Roman"/>
            <w:sz w:val="24"/>
            <w:szCs w:val="24"/>
          </w:rPr>
          <w:t>Head first mate</w:t>
        </w:r>
      </w:ins>
      <w:ins w:id="5145" w:author="Britt Collins" w:date="2021-10-05T17:11:00Z">
        <w:r>
          <w:rPr>
            <w:rFonts w:ascii="Times New Roman" w:hAnsi="Times New Roman"/>
            <w:sz w:val="24"/>
            <w:szCs w:val="24"/>
          </w:rPr>
          <w:t xml:space="preserve">,” </w:t>
        </w:r>
      </w:ins>
      <w:ins w:id="5146" w:author="Britt Collins" w:date="2021-09-30T14:58:00Z">
        <w:r w:rsidR="006F31F6" w:rsidRPr="000B0CC8">
          <w:rPr>
            <w:rFonts w:ascii="Times New Roman" w:hAnsi="Times New Roman"/>
            <w:sz w:val="24"/>
            <w:szCs w:val="24"/>
          </w:rPr>
          <w:t xml:space="preserve">he said. </w:t>
        </w:r>
      </w:ins>
    </w:p>
    <w:p w14:paraId="0CA2C3BF" w14:textId="77777777" w:rsidR="002D5881" w:rsidRDefault="006F31F6" w:rsidP="002D5881">
      <w:pPr>
        <w:spacing w:line="480" w:lineRule="auto"/>
        <w:ind w:left="-5" w:right="15" w:firstLine="395"/>
        <w:rPr>
          <w:ins w:id="5147" w:author="Britt Collins" w:date="2021-10-05T17:12:00Z"/>
          <w:rFonts w:ascii="Times New Roman" w:hAnsi="Times New Roman"/>
          <w:sz w:val="24"/>
          <w:szCs w:val="24"/>
        </w:rPr>
      </w:pPr>
      <w:ins w:id="5148" w:author="Britt Collins" w:date="2021-09-30T14:58:00Z">
        <w:r w:rsidRPr="000B0CC8">
          <w:rPr>
            <w:rFonts w:ascii="Times New Roman" w:hAnsi="Times New Roman"/>
            <w:sz w:val="24"/>
            <w:szCs w:val="24"/>
          </w:rPr>
          <w:t>As Andy went missionary, in the adjacent lane, I lay on my back. I contorted my body to be as aerodynamic as possible. Andy began to cackle as he lay chest down on his hessian matt. He turned to the women</w:t>
        </w:r>
      </w:ins>
      <w:ins w:id="5149" w:author="Britt Collins" w:date="2021-10-05T17:11:00Z">
        <w:r w:rsidR="002D5881">
          <w:rPr>
            <w:rFonts w:ascii="Times New Roman" w:hAnsi="Times New Roman"/>
            <w:sz w:val="24"/>
            <w:szCs w:val="24"/>
          </w:rPr>
          <w:t>,</w:t>
        </w:r>
      </w:ins>
      <w:ins w:id="5150" w:author="Britt Collins" w:date="2021-09-30T14:58:00Z">
        <w:r w:rsidRPr="000B0CC8">
          <w:rPr>
            <w:rFonts w:ascii="Times New Roman" w:hAnsi="Times New Roman"/>
            <w:sz w:val="24"/>
            <w:szCs w:val="24"/>
          </w:rPr>
          <w:t xml:space="preserve"> </w:t>
        </w:r>
      </w:ins>
      <w:ins w:id="5151" w:author="Britt Collins" w:date="2021-10-05T17:11:00Z">
        <w:r w:rsidR="002D5881">
          <w:rPr>
            <w:rFonts w:ascii="Times New Roman" w:hAnsi="Times New Roman"/>
            <w:sz w:val="24"/>
            <w:szCs w:val="24"/>
          </w:rPr>
          <w:t>“</w:t>
        </w:r>
      </w:ins>
      <w:ins w:id="5152" w:author="Britt Collins" w:date="2021-09-30T14:58:00Z">
        <w:r w:rsidRPr="000B0CC8">
          <w:rPr>
            <w:rFonts w:ascii="Times New Roman" w:hAnsi="Times New Roman"/>
            <w:sz w:val="24"/>
            <w:szCs w:val="24"/>
          </w:rPr>
          <w:t>Right</w:t>
        </w:r>
      </w:ins>
      <w:ins w:id="5153" w:author="Britt Collins" w:date="2021-10-05T17:12:00Z">
        <w:r w:rsidR="002D5881">
          <w:rPr>
            <w:rFonts w:ascii="Times New Roman" w:hAnsi="Times New Roman"/>
            <w:sz w:val="24"/>
            <w:szCs w:val="24"/>
          </w:rPr>
          <w:t>,</w:t>
        </w:r>
      </w:ins>
      <w:ins w:id="5154" w:author="Britt Collins" w:date="2021-09-30T14:58:00Z">
        <w:r w:rsidRPr="000B0CC8">
          <w:rPr>
            <w:rFonts w:ascii="Times New Roman" w:hAnsi="Times New Roman"/>
            <w:sz w:val="24"/>
            <w:szCs w:val="24"/>
          </w:rPr>
          <w:t xml:space="preserve"> could you girls give me a push on </w:t>
        </w:r>
      </w:ins>
      <w:ins w:id="5155" w:author="Britt Collins" w:date="2021-10-05T17:12:00Z">
        <w:r w:rsidR="002D5881">
          <w:rPr>
            <w:rFonts w:ascii="Times New Roman" w:hAnsi="Times New Roman"/>
            <w:sz w:val="24"/>
            <w:szCs w:val="24"/>
          </w:rPr>
          <w:t>three</w:t>
        </w:r>
      </w:ins>
      <w:ins w:id="5156" w:author="Britt Collins" w:date="2021-09-30T14:58:00Z">
        <w:r w:rsidRPr="000B0CC8">
          <w:rPr>
            <w:rFonts w:ascii="Times New Roman" w:hAnsi="Times New Roman"/>
            <w:sz w:val="24"/>
            <w:szCs w:val="24"/>
          </w:rPr>
          <w:t>?</w:t>
        </w:r>
      </w:ins>
      <w:ins w:id="5157" w:author="Britt Collins" w:date="2021-10-05T17:12:00Z">
        <w:r w:rsidR="002D5881">
          <w:rPr>
            <w:rFonts w:ascii="Times New Roman" w:hAnsi="Times New Roman"/>
            <w:sz w:val="24"/>
            <w:szCs w:val="24"/>
          </w:rPr>
          <w:t>”</w:t>
        </w:r>
      </w:ins>
      <w:ins w:id="5158" w:author="Britt Collins" w:date="2021-09-30T14:58:00Z">
        <w:r w:rsidRPr="000B0CC8">
          <w:rPr>
            <w:rFonts w:ascii="Times New Roman" w:hAnsi="Times New Roman"/>
            <w:sz w:val="24"/>
            <w:szCs w:val="24"/>
          </w:rPr>
          <w:t xml:space="preserve"> </w:t>
        </w:r>
      </w:ins>
    </w:p>
    <w:p w14:paraId="4474D014" w14:textId="77777777" w:rsidR="002D5881" w:rsidRDefault="006F31F6" w:rsidP="002D5881">
      <w:pPr>
        <w:spacing w:line="480" w:lineRule="auto"/>
        <w:ind w:left="-5" w:right="15" w:firstLine="395"/>
        <w:rPr>
          <w:ins w:id="5159" w:author="Britt Collins" w:date="2021-10-05T17:13:00Z"/>
          <w:rFonts w:ascii="Times New Roman" w:hAnsi="Times New Roman"/>
          <w:sz w:val="24"/>
          <w:szCs w:val="24"/>
        </w:rPr>
      </w:pPr>
      <w:ins w:id="5160" w:author="Britt Collins" w:date="2021-09-30T14:58:00Z">
        <w:r w:rsidRPr="000B0CC8">
          <w:rPr>
            <w:rFonts w:ascii="Times New Roman" w:hAnsi="Times New Roman"/>
            <w:sz w:val="24"/>
            <w:szCs w:val="24"/>
          </w:rPr>
          <w:lastRenderedPageBreak/>
          <w:t>The ambers of competitive Dave had been were stoked</w:t>
        </w:r>
      </w:ins>
      <w:ins w:id="5161" w:author="Britt Collins" w:date="2021-10-05T17:12:00Z">
        <w:r w:rsidR="002D5881">
          <w:rPr>
            <w:rFonts w:ascii="Times New Roman" w:hAnsi="Times New Roman"/>
            <w:sz w:val="24"/>
            <w:szCs w:val="24"/>
          </w:rPr>
          <w:t>.</w:t>
        </w:r>
      </w:ins>
      <w:ins w:id="5162" w:author="Britt Collins" w:date="2021-09-30T14:58:00Z">
        <w:r w:rsidRPr="000B0CC8">
          <w:rPr>
            <w:rFonts w:ascii="Times New Roman" w:hAnsi="Times New Roman"/>
            <w:sz w:val="24"/>
            <w:szCs w:val="24"/>
          </w:rPr>
          <w:t xml:space="preserve"> I waited for the countdown. Andy and I began fast and furiously. The missionary was proving inferior to back-to-mat. I accelerated</w:t>
        </w:r>
      </w:ins>
      <w:ins w:id="5163" w:author="Britt Collins" w:date="2021-10-05T17:12:00Z">
        <w:r w:rsidR="002D5881">
          <w:rPr>
            <w:rFonts w:ascii="Times New Roman" w:hAnsi="Times New Roman"/>
            <w:sz w:val="24"/>
            <w:szCs w:val="24"/>
          </w:rPr>
          <w:t>, while</w:t>
        </w:r>
      </w:ins>
      <w:ins w:id="5164" w:author="Britt Collins" w:date="2021-09-30T14:58:00Z">
        <w:r w:rsidRPr="000B0CC8">
          <w:rPr>
            <w:rFonts w:ascii="Times New Roman" w:hAnsi="Times New Roman"/>
            <w:sz w:val="24"/>
            <w:szCs w:val="24"/>
          </w:rPr>
          <w:t xml:space="preserve"> Andy lost control and giggled frantically. He managed to spin himself and the mat a full 360 degrees. I glided in a textbook fashion to the huge black breaking matts at the bottom. I didn’t outwardly celebrate the win. But mentally I could have kissed the sky. Andy eventually arrived, laughing. </w:t>
        </w:r>
      </w:ins>
    </w:p>
    <w:p w14:paraId="7F042FA4" w14:textId="77777777" w:rsidR="002D5881" w:rsidRDefault="006F31F6" w:rsidP="002D5881">
      <w:pPr>
        <w:spacing w:line="480" w:lineRule="auto"/>
        <w:ind w:left="-5" w:right="15" w:firstLine="395"/>
        <w:rPr>
          <w:ins w:id="5165" w:author="Britt Collins" w:date="2021-10-05T17:13:00Z"/>
          <w:rFonts w:ascii="Times New Roman" w:hAnsi="Times New Roman"/>
          <w:sz w:val="24"/>
          <w:szCs w:val="24"/>
        </w:rPr>
      </w:pPr>
      <w:ins w:id="5166" w:author="Britt Collins" w:date="2021-09-30T14:58:00Z">
        <w:r w:rsidRPr="000B0CC8">
          <w:rPr>
            <w:rFonts w:ascii="Times New Roman" w:hAnsi="Times New Roman"/>
            <w:sz w:val="24"/>
            <w:szCs w:val="24"/>
          </w:rPr>
          <w:t xml:space="preserve">Cullen shouted from the top of the slide, </w:t>
        </w:r>
      </w:ins>
      <w:ins w:id="5167" w:author="Britt Collins" w:date="2021-10-05T17:13:00Z">
        <w:r w:rsidR="002D5881">
          <w:rPr>
            <w:rFonts w:ascii="Times New Roman" w:hAnsi="Times New Roman"/>
            <w:sz w:val="24"/>
            <w:szCs w:val="24"/>
          </w:rPr>
          <w:t>“</w:t>
        </w:r>
      </w:ins>
      <w:ins w:id="5168" w:author="Britt Collins" w:date="2021-09-30T14:58:00Z">
        <w:r w:rsidRPr="000B0CC8">
          <w:rPr>
            <w:rFonts w:ascii="Times New Roman" w:hAnsi="Times New Roman"/>
            <w:sz w:val="24"/>
            <w:szCs w:val="24"/>
          </w:rPr>
          <w:t>Are you all right</w:t>
        </w:r>
      </w:ins>
      <w:ins w:id="5169" w:author="Britt Collins" w:date="2021-10-05T17:13:00Z">
        <w:r w:rsidR="002D5881">
          <w:rPr>
            <w:rFonts w:ascii="Times New Roman" w:hAnsi="Times New Roman"/>
            <w:sz w:val="24"/>
            <w:szCs w:val="24"/>
          </w:rPr>
          <w:t>,</w:t>
        </w:r>
      </w:ins>
      <w:ins w:id="5170" w:author="Britt Collins" w:date="2021-09-30T14:58:00Z">
        <w:r w:rsidRPr="000B0CC8">
          <w:rPr>
            <w:rFonts w:ascii="Times New Roman" w:hAnsi="Times New Roman"/>
            <w:sz w:val="24"/>
            <w:szCs w:val="24"/>
          </w:rPr>
          <w:t xml:space="preserve"> love?</w:t>
        </w:r>
      </w:ins>
      <w:ins w:id="5171" w:author="Britt Collins" w:date="2021-10-05T17:13:00Z">
        <w:r w:rsidR="002D5881">
          <w:rPr>
            <w:rFonts w:ascii="Times New Roman" w:hAnsi="Times New Roman"/>
            <w:sz w:val="24"/>
            <w:szCs w:val="24"/>
          </w:rPr>
          <w:t>”</w:t>
        </w:r>
      </w:ins>
      <w:ins w:id="5172" w:author="Britt Collins" w:date="2021-09-30T14:58:00Z">
        <w:r w:rsidRPr="000B0CC8">
          <w:rPr>
            <w:rFonts w:ascii="Times New Roman" w:hAnsi="Times New Roman"/>
            <w:sz w:val="24"/>
            <w:szCs w:val="24"/>
          </w:rPr>
          <w:t xml:space="preserve"> </w:t>
        </w:r>
      </w:ins>
    </w:p>
    <w:p w14:paraId="7CF3C83F" w14:textId="2F560203" w:rsidR="002D5881" w:rsidRDefault="002D5881" w:rsidP="002D5881">
      <w:pPr>
        <w:spacing w:line="480" w:lineRule="auto"/>
        <w:ind w:left="-5" w:right="15" w:firstLine="395"/>
        <w:rPr>
          <w:ins w:id="5173" w:author="Britt Collins" w:date="2021-10-05T17:13:00Z"/>
          <w:rFonts w:ascii="Times New Roman" w:hAnsi="Times New Roman"/>
          <w:sz w:val="24"/>
          <w:szCs w:val="24"/>
        </w:rPr>
      </w:pPr>
      <w:ins w:id="5174" w:author="Britt Collins" w:date="2021-10-05T17:13:00Z">
        <w:r>
          <w:rPr>
            <w:rFonts w:ascii="Times New Roman" w:hAnsi="Times New Roman"/>
            <w:sz w:val="24"/>
            <w:szCs w:val="24"/>
          </w:rPr>
          <w:t>“A</w:t>
        </w:r>
      </w:ins>
      <w:ins w:id="5175" w:author="Britt Collins" w:date="2021-09-30T14:58:00Z">
        <w:r w:rsidR="006F31F6" w:rsidRPr="000B0CC8">
          <w:rPr>
            <w:rFonts w:ascii="Times New Roman" w:hAnsi="Times New Roman"/>
            <w:sz w:val="24"/>
            <w:szCs w:val="24"/>
          </w:rPr>
          <w:t>ll good</w:t>
        </w:r>
      </w:ins>
      <w:ins w:id="5176" w:author="Britt Collins" w:date="2021-10-05T17:13:00Z">
        <w:r>
          <w:rPr>
            <w:rFonts w:ascii="Times New Roman" w:hAnsi="Times New Roman"/>
            <w:sz w:val="24"/>
            <w:szCs w:val="24"/>
          </w:rPr>
          <w:t>…</w:t>
        </w:r>
      </w:ins>
      <w:ins w:id="5177" w:author="Britt Collins" w:date="2021-09-30T14:58:00Z">
        <w:r w:rsidR="006F31F6" w:rsidRPr="000B0CC8">
          <w:rPr>
            <w:rFonts w:ascii="Times New Roman" w:hAnsi="Times New Roman"/>
            <w:sz w:val="24"/>
            <w:szCs w:val="24"/>
          </w:rPr>
          <w:t xml:space="preserve"> just a few mat burns</w:t>
        </w:r>
      </w:ins>
      <w:ins w:id="5178" w:author="Britt Collins" w:date="2021-10-05T17:13:00Z">
        <w:r>
          <w:rPr>
            <w:rFonts w:ascii="Times New Roman" w:hAnsi="Times New Roman"/>
            <w:sz w:val="24"/>
            <w:szCs w:val="24"/>
          </w:rPr>
          <w:t>.”</w:t>
        </w:r>
      </w:ins>
      <w:ins w:id="5179" w:author="Britt Collins" w:date="2021-09-30T14:58:00Z">
        <w:r w:rsidR="006F31F6" w:rsidRPr="000B0CC8">
          <w:rPr>
            <w:rFonts w:ascii="Times New Roman" w:hAnsi="Times New Roman"/>
            <w:sz w:val="24"/>
            <w:szCs w:val="24"/>
          </w:rPr>
          <w:t xml:space="preserve"> </w:t>
        </w:r>
      </w:ins>
    </w:p>
    <w:p w14:paraId="01500A2D" w14:textId="4D8185B8" w:rsidR="006F31F6" w:rsidRPr="000B0CC8" w:rsidRDefault="006F31F6">
      <w:pPr>
        <w:spacing w:line="480" w:lineRule="auto"/>
        <w:ind w:left="-5" w:right="15" w:firstLine="395"/>
        <w:rPr>
          <w:ins w:id="5180" w:author="Britt Collins" w:date="2021-09-30T14:58:00Z"/>
          <w:rFonts w:ascii="Times New Roman" w:hAnsi="Times New Roman"/>
          <w:sz w:val="24"/>
          <w:szCs w:val="24"/>
        </w:rPr>
        <w:pPrChange w:id="5181" w:author="Britt Collins" w:date="2021-10-05T17:09:00Z">
          <w:pPr>
            <w:ind w:left="-5" w:right="15"/>
          </w:pPr>
        </w:pPrChange>
      </w:pPr>
      <w:ins w:id="5182" w:author="Britt Collins" w:date="2021-09-30T14:58:00Z">
        <w:r w:rsidRPr="000B0CC8">
          <w:rPr>
            <w:rFonts w:ascii="Times New Roman" w:hAnsi="Times New Roman"/>
            <w:sz w:val="24"/>
            <w:szCs w:val="24"/>
          </w:rPr>
          <w:t>It was the ladies turn. They all ignored the carny’s advice. They chose bum-to-mat, grip and glide. From the huge grins on their faces, it was clear they were having a blast as they slowly descended. All were laughing as they picked themselves and their mats up at the end.</w:t>
        </w:r>
      </w:ins>
    </w:p>
    <w:p w14:paraId="76A31DB7" w14:textId="4BDB0ED5" w:rsidR="006F31F6" w:rsidRPr="002D5881" w:rsidRDefault="006F31F6">
      <w:pPr>
        <w:spacing w:line="480" w:lineRule="auto"/>
        <w:ind w:left="-5" w:right="15" w:firstLine="395"/>
        <w:rPr>
          <w:ins w:id="5183" w:author="Britt Collins" w:date="2021-09-30T14:58:00Z"/>
          <w:rFonts w:ascii="Times New Roman" w:hAnsi="Times New Roman"/>
          <w:b/>
          <w:sz w:val="24"/>
          <w:szCs w:val="24"/>
          <w:rPrChange w:id="5184" w:author="Britt Collins" w:date="2021-10-05T17:15:00Z">
            <w:rPr>
              <w:ins w:id="5185" w:author="Britt Collins" w:date="2021-09-30T14:58:00Z"/>
              <w:rFonts w:ascii="Times New Roman" w:hAnsi="Times New Roman"/>
              <w:sz w:val="24"/>
              <w:szCs w:val="24"/>
            </w:rPr>
          </w:rPrChange>
        </w:rPr>
        <w:pPrChange w:id="5186" w:author="Britt Collins" w:date="2021-10-05T17:14:00Z">
          <w:pPr>
            <w:ind w:left="-5" w:right="15"/>
          </w:pPr>
        </w:pPrChange>
      </w:pPr>
      <w:ins w:id="5187" w:author="Britt Collins" w:date="2021-09-30T14:58:00Z">
        <w:r w:rsidRPr="000B0CC8">
          <w:rPr>
            <w:rFonts w:ascii="Times New Roman" w:hAnsi="Times New Roman"/>
            <w:sz w:val="24"/>
            <w:szCs w:val="24"/>
          </w:rPr>
          <w:t>We continued our Luna Park tour, experiencing some of the more traditional rides. The dodgems and waltzers were some of the more memorable. An unforgettable, fun day in Australia, complemented by a British setting, in the company of British folk.</w:t>
        </w:r>
      </w:ins>
      <w:ins w:id="5188" w:author="Britt Collins" w:date="2021-10-05T17:14:00Z">
        <w:r w:rsidR="002D5881">
          <w:rPr>
            <w:rFonts w:ascii="Times New Roman" w:hAnsi="Times New Roman"/>
            <w:sz w:val="24"/>
            <w:szCs w:val="24"/>
          </w:rPr>
          <w:t xml:space="preserve"> </w:t>
        </w:r>
        <w:r w:rsidR="002D5881" w:rsidRPr="002D5881">
          <w:rPr>
            <w:rFonts w:ascii="Times New Roman" w:hAnsi="Times New Roman"/>
            <w:b/>
            <w:sz w:val="24"/>
            <w:szCs w:val="24"/>
            <w:rPrChange w:id="5189" w:author="Britt Collins" w:date="2021-10-05T17:15:00Z">
              <w:rPr>
                <w:rFonts w:ascii="Times New Roman" w:hAnsi="Times New Roman"/>
                <w:sz w:val="24"/>
                <w:szCs w:val="24"/>
              </w:rPr>
            </w:rPrChange>
          </w:rPr>
          <w:t>BRINGING UP ENG</w:t>
        </w:r>
      </w:ins>
      <w:ins w:id="5190" w:author="Britt Collins" w:date="2021-10-05T17:15:00Z">
        <w:r w:rsidR="002D5881" w:rsidRPr="002D5881">
          <w:rPr>
            <w:rFonts w:ascii="Times New Roman" w:hAnsi="Times New Roman"/>
            <w:b/>
            <w:sz w:val="24"/>
            <w:szCs w:val="24"/>
            <w:rPrChange w:id="5191" w:author="Britt Collins" w:date="2021-10-05T17:15:00Z">
              <w:rPr>
                <w:rFonts w:ascii="Times New Roman" w:hAnsi="Times New Roman"/>
                <w:sz w:val="24"/>
                <w:szCs w:val="24"/>
              </w:rPr>
            </w:rPrChange>
          </w:rPr>
          <w:t>LAND CONSTANTLY GET REPTITIVE.</w:t>
        </w:r>
      </w:ins>
    </w:p>
    <w:p w14:paraId="6AB7DD3F" w14:textId="3879445B" w:rsidR="006F31F6" w:rsidRPr="000B0CC8" w:rsidRDefault="006F31F6">
      <w:pPr>
        <w:spacing w:line="480" w:lineRule="auto"/>
        <w:ind w:left="-5" w:right="15" w:firstLine="395"/>
        <w:rPr>
          <w:ins w:id="5192" w:author="Britt Collins" w:date="2021-09-30T14:58:00Z"/>
          <w:rFonts w:ascii="Times New Roman" w:hAnsi="Times New Roman"/>
          <w:sz w:val="24"/>
          <w:szCs w:val="24"/>
        </w:rPr>
        <w:pPrChange w:id="5193" w:author="Britt Collins" w:date="2021-10-05T17:15:00Z">
          <w:pPr>
            <w:ind w:left="-5" w:right="15"/>
          </w:pPr>
        </w:pPrChange>
      </w:pPr>
      <w:ins w:id="5194" w:author="Britt Collins" w:date="2021-09-30T14:58:00Z">
        <w:r w:rsidRPr="000B0CC8">
          <w:rPr>
            <w:rFonts w:ascii="Times New Roman" w:hAnsi="Times New Roman"/>
            <w:sz w:val="24"/>
            <w:szCs w:val="24"/>
          </w:rPr>
          <w:t xml:space="preserve">Before buying a car, you don’t think about how many of that model is on the road. The same can be said for Canadians. Mr Bradford was the first Canadian I had met in Australia. I knew little of his extensive homeland. I discovered that Canadians are </w:t>
        </w:r>
      </w:ins>
      <w:ins w:id="5195" w:author="Britt Collins" w:date="2021-10-05T17:15:00Z">
        <w:r w:rsidR="002D5881">
          <w:rPr>
            <w:rFonts w:ascii="Times New Roman" w:hAnsi="Times New Roman"/>
            <w:sz w:val="24"/>
            <w:szCs w:val="24"/>
          </w:rPr>
          <w:t xml:space="preserve">extremely </w:t>
        </w:r>
      </w:ins>
      <w:ins w:id="5196" w:author="Britt Collins" w:date="2021-09-30T14:58:00Z">
        <w:r w:rsidRPr="000B0CC8">
          <w:rPr>
            <w:rFonts w:ascii="Times New Roman" w:hAnsi="Times New Roman"/>
            <w:sz w:val="24"/>
            <w:szCs w:val="24"/>
          </w:rPr>
          <w:t xml:space="preserve">proud. Their cultural heritage is celebrated wherever </w:t>
        </w:r>
      </w:ins>
      <w:ins w:id="5197" w:author="Britt Collins" w:date="2021-10-05T17:15:00Z">
        <w:r w:rsidR="000C393C">
          <w:rPr>
            <w:rFonts w:ascii="Times New Roman" w:hAnsi="Times New Roman"/>
            <w:sz w:val="24"/>
            <w:szCs w:val="24"/>
          </w:rPr>
          <w:t xml:space="preserve">they are </w:t>
        </w:r>
      </w:ins>
      <w:ins w:id="5198" w:author="Britt Collins" w:date="2021-09-30T14:58:00Z">
        <w:r w:rsidRPr="000B0CC8">
          <w:rPr>
            <w:rFonts w:ascii="Times New Roman" w:hAnsi="Times New Roman"/>
            <w:sz w:val="24"/>
            <w:szCs w:val="24"/>
          </w:rPr>
          <w:t>in the world. That day is aptly named Canada Day. There were lots of Canadians in Sydney thanks to Australia’s close links with other Commonwealth countries. Canada Day celebrations were advertised at many of Sydney's pubs.</w:t>
        </w:r>
      </w:ins>
    </w:p>
    <w:p w14:paraId="2AAFBCF0" w14:textId="2315180A" w:rsidR="006F31F6" w:rsidRPr="000B0CC8" w:rsidRDefault="006F31F6">
      <w:pPr>
        <w:spacing w:line="480" w:lineRule="auto"/>
        <w:ind w:left="-5" w:right="15" w:firstLine="395"/>
        <w:rPr>
          <w:ins w:id="5199" w:author="Britt Collins" w:date="2021-09-30T14:58:00Z"/>
          <w:rFonts w:ascii="Times New Roman" w:hAnsi="Times New Roman"/>
          <w:sz w:val="24"/>
          <w:szCs w:val="24"/>
        </w:rPr>
        <w:pPrChange w:id="5200" w:author="Britt Collins" w:date="2021-10-05T17:16:00Z">
          <w:pPr>
            <w:ind w:left="-5" w:right="15"/>
          </w:pPr>
        </w:pPrChange>
      </w:pPr>
      <w:ins w:id="5201" w:author="Britt Collins" w:date="2021-09-30T14:58:00Z">
        <w:r w:rsidRPr="000B0CC8">
          <w:rPr>
            <w:rFonts w:ascii="Times New Roman" w:hAnsi="Times New Roman"/>
            <w:sz w:val="24"/>
            <w:szCs w:val="24"/>
          </w:rPr>
          <w:t xml:space="preserve">Andi was the first female friend I socialised with on a </w:t>
        </w:r>
      </w:ins>
      <w:ins w:id="5202" w:author="Britt Collins" w:date="2021-10-05T17:16:00Z">
        <w:r w:rsidR="000C393C">
          <w:rPr>
            <w:rFonts w:ascii="Times New Roman" w:hAnsi="Times New Roman"/>
            <w:sz w:val="24"/>
            <w:szCs w:val="24"/>
          </w:rPr>
          <w:t>one</w:t>
        </w:r>
      </w:ins>
      <w:ins w:id="5203" w:author="Britt Collins" w:date="2021-09-30T14:58:00Z">
        <w:r w:rsidRPr="000B0CC8">
          <w:rPr>
            <w:rFonts w:ascii="Times New Roman" w:hAnsi="Times New Roman"/>
            <w:sz w:val="24"/>
            <w:szCs w:val="24"/>
          </w:rPr>
          <w:t>-to-</w:t>
        </w:r>
      </w:ins>
      <w:ins w:id="5204" w:author="Britt Collins" w:date="2021-10-05T17:16:00Z">
        <w:r w:rsidR="000C393C">
          <w:rPr>
            <w:rFonts w:ascii="Times New Roman" w:hAnsi="Times New Roman"/>
            <w:sz w:val="24"/>
            <w:szCs w:val="24"/>
          </w:rPr>
          <w:t>one</w:t>
        </w:r>
      </w:ins>
      <w:ins w:id="5205" w:author="Britt Collins" w:date="2021-09-30T14:58:00Z">
        <w:r w:rsidRPr="000B0CC8">
          <w:rPr>
            <w:rFonts w:ascii="Times New Roman" w:hAnsi="Times New Roman"/>
            <w:sz w:val="24"/>
            <w:szCs w:val="24"/>
          </w:rPr>
          <w:t xml:space="preserve"> basis. She, like her male UK counterpart, was </w:t>
        </w:r>
      </w:ins>
      <w:ins w:id="5206" w:author="Britt Collins" w:date="2021-10-05T17:16:00Z">
        <w:r w:rsidR="000C393C">
          <w:rPr>
            <w:rFonts w:ascii="Times New Roman" w:hAnsi="Times New Roman"/>
            <w:sz w:val="24"/>
            <w:szCs w:val="24"/>
          </w:rPr>
          <w:t>very</w:t>
        </w:r>
      </w:ins>
      <w:ins w:id="5207" w:author="Britt Collins" w:date="2021-09-30T14:58:00Z">
        <w:r w:rsidRPr="000B0CC8">
          <w:rPr>
            <w:rFonts w:ascii="Times New Roman" w:hAnsi="Times New Roman"/>
            <w:sz w:val="24"/>
            <w:szCs w:val="24"/>
          </w:rPr>
          <w:t xml:space="preserve"> trusting. After splitting with boyfriend Glen, she happily included me in her social invites. I think she enjoyed my </w:t>
        </w:r>
      </w:ins>
      <w:ins w:id="5208" w:author="Britt Collins" w:date="2021-10-05T17:16:00Z">
        <w:r w:rsidR="000C393C">
          <w:rPr>
            <w:rFonts w:ascii="Times New Roman" w:hAnsi="Times New Roman"/>
            <w:sz w:val="24"/>
            <w:szCs w:val="24"/>
          </w:rPr>
          <w:t>easygo</w:t>
        </w:r>
      </w:ins>
      <w:ins w:id="5209" w:author="Britt Collins" w:date="2021-10-05T17:17:00Z">
        <w:r w:rsidR="000C393C">
          <w:rPr>
            <w:rFonts w:ascii="Times New Roman" w:hAnsi="Times New Roman"/>
            <w:sz w:val="24"/>
            <w:szCs w:val="24"/>
          </w:rPr>
          <w:t>ing</w:t>
        </w:r>
      </w:ins>
      <w:ins w:id="5210" w:author="Britt Collins" w:date="2021-09-30T14:58:00Z">
        <w:r w:rsidRPr="000B0CC8">
          <w:rPr>
            <w:rFonts w:ascii="Times New Roman" w:hAnsi="Times New Roman"/>
            <w:sz w:val="24"/>
            <w:szCs w:val="24"/>
          </w:rPr>
          <w:t xml:space="preserve"> personality and carefree drinking exploits. On Canada Day, Andi was heading to a pub located near St. James’s Park, Sydney CBD, with friend Mel. With it being </w:t>
        </w:r>
        <w:r w:rsidRPr="000B0CC8">
          <w:rPr>
            <w:rFonts w:ascii="Times New Roman" w:hAnsi="Times New Roman"/>
            <w:sz w:val="24"/>
            <w:szCs w:val="24"/>
          </w:rPr>
          <w:lastRenderedPageBreak/>
          <w:t>June, the already short days were becoming shorter. On that day in Sydney, by Canadian standards, the weather was a beauty.</w:t>
        </w:r>
      </w:ins>
    </w:p>
    <w:p w14:paraId="3ECD5BC7" w14:textId="3913B817" w:rsidR="006F31F6" w:rsidRPr="000B0CC8" w:rsidRDefault="006F31F6">
      <w:pPr>
        <w:spacing w:after="17" w:line="480" w:lineRule="auto"/>
        <w:ind w:left="-5" w:right="15" w:firstLine="395"/>
        <w:rPr>
          <w:ins w:id="5211" w:author="Britt Collins" w:date="2021-09-30T14:58:00Z"/>
          <w:rFonts w:ascii="Times New Roman" w:hAnsi="Times New Roman"/>
          <w:sz w:val="24"/>
          <w:szCs w:val="24"/>
        </w:rPr>
        <w:pPrChange w:id="5212" w:author="Britt Collins" w:date="2021-10-05T17:17:00Z">
          <w:pPr>
            <w:ind w:left="-5" w:right="15"/>
          </w:pPr>
        </w:pPrChange>
      </w:pPr>
      <w:ins w:id="5213" w:author="Britt Collins" w:date="2021-09-30T14:58:00Z">
        <w:r w:rsidRPr="000B0CC8">
          <w:rPr>
            <w:rFonts w:ascii="Times New Roman" w:hAnsi="Times New Roman"/>
            <w:sz w:val="24"/>
            <w:szCs w:val="24"/>
          </w:rPr>
          <w:t xml:space="preserve">I made my way to the bar Andi </w:t>
        </w:r>
      </w:ins>
      <w:ins w:id="5214" w:author="Britt Collins" w:date="2021-10-05T17:17:00Z">
        <w:r w:rsidR="000C393C">
          <w:rPr>
            <w:rFonts w:ascii="Times New Roman" w:hAnsi="Times New Roman"/>
            <w:sz w:val="24"/>
            <w:szCs w:val="24"/>
          </w:rPr>
          <w:t>suggested</w:t>
        </w:r>
      </w:ins>
      <w:ins w:id="5215" w:author="Britt Collins" w:date="2021-09-30T14:58:00Z">
        <w:r w:rsidRPr="000B0CC8">
          <w:rPr>
            <w:rFonts w:ascii="Times New Roman" w:hAnsi="Times New Roman"/>
            <w:sz w:val="24"/>
            <w:szCs w:val="24"/>
          </w:rPr>
          <w:t>. Its theme was heavily influenced by Bavaria and</w:t>
        </w:r>
      </w:ins>
      <w:ins w:id="5216" w:author="Britt Collins" w:date="2021-10-05T17:17:00Z">
        <w:r w:rsidR="000C393C">
          <w:rPr>
            <w:rFonts w:ascii="Times New Roman" w:hAnsi="Times New Roman"/>
            <w:sz w:val="24"/>
            <w:szCs w:val="24"/>
          </w:rPr>
          <w:t xml:space="preserve"> </w:t>
        </w:r>
      </w:ins>
      <w:ins w:id="5217" w:author="Britt Collins" w:date="2021-09-30T14:58:00Z">
        <w:r w:rsidRPr="000B0CC8">
          <w:rPr>
            <w:rFonts w:ascii="Times New Roman" w:hAnsi="Times New Roman"/>
            <w:sz w:val="24"/>
            <w:szCs w:val="24"/>
          </w:rPr>
          <w:t xml:space="preserve">North America. </w:t>
        </w:r>
      </w:ins>
      <w:ins w:id="5218" w:author="Britt Collins" w:date="2021-10-05T17:18:00Z">
        <w:r w:rsidR="000C393C">
          <w:rPr>
            <w:rFonts w:ascii="Times New Roman" w:hAnsi="Times New Roman"/>
            <w:sz w:val="24"/>
            <w:szCs w:val="24"/>
          </w:rPr>
          <w:t>I</w:t>
        </w:r>
      </w:ins>
      <w:ins w:id="5219" w:author="Britt Collins" w:date="2021-09-30T14:58:00Z">
        <w:r w:rsidRPr="000B0CC8">
          <w:rPr>
            <w:rFonts w:ascii="Times New Roman" w:hAnsi="Times New Roman"/>
            <w:sz w:val="24"/>
            <w:szCs w:val="24"/>
          </w:rPr>
          <w:t>nside, big screen TVs covered the walls</w:t>
        </w:r>
      </w:ins>
      <w:ins w:id="5220" w:author="Britt Collins" w:date="2021-10-05T17:18:00Z">
        <w:r w:rsidR="000C393C">
          <w:rPr>
            <w:rFonts w:ascii="Times New Roman" w:hAnsi="Times New Roman"/>
            <w:sz w:val="24"/>
            <w:szCs w:val="24"/>
          </w:rPr>
          <w:t>, all</w:t>
        </w:r>
      </w:ins>
      <w:ins w:id="5221" w:author="Britt Collins" w:date="2021-09-30T14:58:00Z">
        <w:r w:rsidRPr="000B0CC8">
          <w:rPr>
            <w:rFonts w:ascii="Times New Roman" w:hAnsi="Times New Roman"/>
            <w:sz w:val="24"/>
            <w:szCs w:val="24"/>
          </w:rPr>
          <w:t xml:space="preserve"> showing classic Canadian hockey games. Small, blue, ice buckets</w:t>
        </w:r>
      </w:ins>
      <w:ins w:id="5222" w:author="Britt Collins" w:date="2021-10-05T17:18:00Z">
        <w:r w:rsidR="000C393C">
          <w:rPr>
            <w:rFonts w:ascii="Times New Roman" w:hAnsi="Times New Roman"/>
            <w:sz w:val="24"/>
            <w:szCs w:val="24"/>
          </w:rPr>
          <w:t xml:space="preserve"> filled with Canadian beer</w:t>
        </w:r>
      </w:ins>
      <w:ins w:id="5223" w:author="Britt Collins" w:date="2021-09-30T14:58:00Z">
        <w:r w:rsidRPr="000B0CC8">
          <w:rPr>
            <w:rFonts w:ascii="Times New Roman" w:hAnsi="Times New Roman"/>
            <w:sz w:val="24"/>
            <w:szCs w:val="24"/>
          </w:rPr>
          <w:t xml:space="preserve"> surrounded the bar counter. I saw Andi perched on the bar wearing a Canadian NHL top. She wore it well, given her svelte figure. </w:t>
        </w:r>
      </w:ins>
      <w:ins w:id="5224" w:author="Britt Collins" w:date="2021-10-05T17:19:00Z">
        <w:r w:rsidR="000C393C">
          <w:rPr>
            <w:rFonts w:ascii="Times New Roman" w:hAnsi="Times New Roman"/>
            <w:sz w:val="24"/>
            <w:szCs w:val="24"/>
          </w:rPr>
          <w:t>H</w:t>
        </w:r>
        <w:r w:rsidR="000C393C" w:rsidRPr="000B0CC8">
          <w:rPr>
            <w:rFonts w:ascii="Times New Roman" w:hAnsi="Times New Roman"/>
            <w:sz w:val="24"/>
            <w:szCs w:val="24"/>
          </w:rPr>
          <w:t xml:space="preserve">er </w:t>
        </w:r>
        <w:r w:rsidR="000C393C">
          <w:rPr>
            <w:rFonts w:ascii="Times New Roman" w:hAnsi="Times New Roman"/>
            <w:sz w:val="24"/>
            <w:szCs w:val="24"/>
          </w:rPr>
          <w:t>n</w:t>
        </w:r>
        <w:r w:rsidR="000C393C" w:rsidRPr="000B0CC8">
          <w:rPr>
            <w:rFonts w:ascii="Times New Roman" w:hAnsi="Times New Roman"/>
            <w:sz w:val="24"/>
            <w:szCs w:val="24"/>
          </w:rPr>
          <w:t>orthern English friend Mel</w:t>
        </w:r>
        <w:r w:rsidR="000C393C">
          <w:rPr>
            <w:rFonts w:ascii="Times New Roman" w:hAnsi="Times New Roman"/>
            <w:sz w:val="24"/>
            <w:szCs w:val="24"/>
          </w:rPr>
          <w:t xml:space="preserve"> stood </w:t>
        </w:r>
      </w:ins>
      <w:ins w:id="5225" w:author="Britt Collins" w:date="2021-10-05T17:20:00Z">
        <w:r w:rsidR="000C393C">
          <w:rPr>
            <w:rFonts w:ascii="Times New Roman" w:hAnsi="Times New Roman"/>
            <w:sz w:val="24"/>
            <w:szCs w:val="24"/>
          </w:rPr>
          <w:t>b</w:t>
        </w:r>
      </w:ins>
      <w:ins w:id="5226" w:author="Britt Collins" w:date="2021-09-30T14:58:00Z">
        <w:r w:rsidRPr="000B0CC8">
          <w:rPr>
            <w:rFonts w:ascii="Times New Roman" w:hAnsi="Times New Roman"/>
            <w:sz w:val="24"/>
            <w:szCs w:val="24"/>
          </w:rPr>
          <w:t>eside her</w:t>
        </w:r>
      </w:ins>
      <w:ins w:id="5227" w:author="Britt Collins" w:date="2021-10-05T17:20:00Z">
        <w:r w:rsidR="000C393C">
          <w:rPr>
            <w:rFonts w:ascii="Times New Roman" w:hAnsi="Times New Roman"/>
            <w:sz w:val="24"/>
            <w:szCs w:val="24"/>
          </w:rPr>
          <w:t>.</w:t>
        </w:r>
      </w:ins>
      <w:ins w:id="5228" w:author="Britt Collins" w:date="2021-09-30T14:58:00Z">
        <w:r w:rsidRPr="000B0CC8">
          <w:rPr>
            <w:rFonts w:ascii="Times New Roman" w:hAnsi="Times New Roman"/>
            <w:sz w:val="24"/>
            <w:szCs w:val="24"/>
          </w:rPr>
          <w:t xml:space="preserve"> </w:t>
        </w:r>
      </w:ins>
      <w:ins w:id="5229" w:author="Britt Collins" w:date="2021-10-05T17:20:00Z">
        <w:r w:rsidR="000C393C">
          <w:rPr>
            <w:rFonts w:ascii="Times New Roman" w:hAnsi="Times New Roman"/>
            <w:sz w:val="24"/>
            <w:szCs w:val="24"/>
          </w:rPr>
          <w:t>A</w:t>
        </w:r>
      </w:ins>
      <w:ins w:id="5230" w:author="Britt Collins" w:date="2021-09-30T14:58:00Z">
        <w:r w:rsidRPr="000B0CC8">
          <w:rPr>
            <w:rFonts w:ascii="Times New Roman" w:hAnsi="Times New Roman"/>
            <w:sz w:val="24"/>
            <w:szCs w:val="24"/>
          </w:rPr>
          <w:t xml:space="preserve">t </w:t>
        </w:r>
      </w:ins>
      <w:ins w:id="5231" w:author="Britt Collins" w:date="2021-10-05T17:20:00Z">
        <w:r w:rsidR="000C393C">
          <w:rPr>
            <w:rFonts w:ascii="Times New Roman" w:hAnsi="Times New Roman"/>
            <w:sz w:val="24"/>
            <w:szCs w:val="24"/>
          </w:rPr>
          <w:t xml:space="preserve">five-foot-ten, </w:t>
        </w:r>
      </w:ins>
      <w:ins w:id="5232" w:author="Britt Collins" w:date="2021-09-30T14:58:00Z">
        <w:r w:rsidRPr="000B0CC8">
          <w:rPr>
            <w:rFonts w:ascii="Times New Roman" w:hAnsi="Times New Roman"/>
            <w:sz w:val="24"/>
            <w:szCs w:val="24"/>
          </w:rPr>
          <w:t xml:space="preserve">Mel was blonde, cute </w:t>
        </w:r>
      </w:ins>
      <w:ins w:id="5233" w:author="Britt Collins" w:date="2021-10-05T17:20:00Z">
        <w:r w:rsidR="000C393C">
          <w:rPr>
            <w:rFonts w:ascii="Times New Roman" w:hAnsi="Times New Roman"/>
            <w:sz w:val="24"/>
            <w:szCs w:val="24"/>
          </w:rPr>
          <w:t xml:space="preserve">and </w:t>
        </w:r>
      </w:ins>
      <w:ins w:id="5234" w:author="Britt Collins" w:date="2021-09-30T14:58:00Z">
        <w:r w:rsidRPr="000B0CC8">
          <w:rPr>
            <w:rFonts w:ascii="Times New Roman" w:hAnsi="Times New Roman"/>
            <w:sz w:val="24"/>
            <w:szCs w:val="24"/>
          </w:rPr>
          <w:t>as svelte as Andi. She was the same age as Andi too, but still looked young</w:t>
        </w:r>
      </w:ins>
      <w:ins w:id="5235" w:author="Britt Collins" w:date="2021-10-05T17:20:00Z">
        <w:r w:rsidR="000C393C">
          <w:rPr>
            <w:rFonts w:ascii="Times New Roman" w:hAnsi="Times New Roman"/>
            <w:sz w:val="24"/>
            <w:szCs w:val="24"/>
          </w:rPr>
          <w:t>er</w:t>
        </w:r>
      </w:ins>
      <w:ins w:id="5236" w:author="Britt Collins" w:date="2021-09-30T14:58:00Z">
        <w:r w:rsidRPr="000B0CC8">
          <w:rPr>
            <w:rFonts w:ascii="Times New Roman" w:hAnsi="Times New Roman"/>
            <w:sz w:val="24"/>
            <w:szCs w:val="24"/>
          </w:rPr>
          <w:t xml:space="preserve"> than 37. I was magnetised to her</w:t>
        </w:r>
      </w:ins>
      <w:ins w:id="5237" w:author="Britt Collins" w:date="2021-10-05T17:21:00Z">
        <w:r w:rsidR="000C393C">
          <w:rPr>
            <w:rFonts w:ascii="Times New Roman" w:hAnsi="Times New Roman"/>
            <w:sz w:val="24"/>
            <w:szCs w:val="24"/>
          </w:rPr>
          <w:t>, but sad</w:t>
        </w:r>
      </w:ins>
      <w:ins w:id="5238" w:author="Britt Collins" w:date="2021-09-30T14:58:00Z">
        <w:r w:rsidRPr="000B0CC8">
          <w:rPr>
            <w:rFonts w:ascii="Times New Roman" w:hAnsi="Times New Roman"/>
            <w:sz w:val="24"/>
            <w:szCs w:val="24"/>
          </w:rPr>
          <w:t>ly she wasn’t interested</w:t>
        </w:r>
      </w:ins>
      <w:ins w:id="5239" w:author="Britt Collins" w:date="2021-10-05T17:21:00Z">
        <w:r w:rsidR="000C393C">
          <w:rPr>
            <w:rFonts w:ascii="Times New Roman" w:hAnsi="Times New Roman"/>
            <w:sz w:val="24"/>
            <w:szCs w:val="24"/>
          </w:rPr>
          <w:t xml:space="preserve"> in me</w:t>
        </w:r>
      </w:ins>
      <w:ins w:id="5240" w:author="Britt Collins" w:date="2021-09-30T14:58:00Z">
        <w:r w:rsidRPr="000B0CC8">
          <w:rPr>
            <w:rFonts w:ascii="Times New Roman" w:hAnsi="Times New Roman"/>
            <w:sz w:val="24"/>
            <w:szCs w:val="24"/>
          </w:rPr>
          <w:t xml:space="preserve">. The Canadians, like the Australians, </w:t>
        </w:r>
      </w:ins>
      <w:ins w:id="5241" w:author="Britt Collins" w:date="2021-10-05T17:21:00Z">
        <w:r w:rsidR="000C393C">
          <w:rPr>
            <w:rFonts w:ascii="Times New Roman" w:hAnsi="Times New Roman"/>
            <w:sz w:val="24"/>
            <w:szCs w:val="24"/>
          </w:rPr>
          <w:t>we</w:t>
        </w:r>
      </w:ins>
      <w:ins w:id="5242" w:author="Britt Collins" w:date="2021-09-30T14:58:00Z">
        <w:r w:rsidRPr="000B0CC8">
          <w:rPr>
            <w:rFonts w:ascii="Times New Roman" w:hAnsi="Times New Roman"/>
            <w:sz w:val="24"/>
            <w:szCs w:val="24"/>
          </w:rPr>
          <w:t xml:space="preserve">re </w:t>
        </w:r>
      </w:ins>
      <w:ins w:id="5243" w:author="Britt Collins" w:date="2021-10-05T17:22:00Z">
        <w:r w:rsidR="000C393C">
          <w:rPr>
            <w:rFonts w:ascii="Times New Roman" w:hAnsi="Times New Roman"/>
            <w:sz w:val="24"/>
            <w:szCs w:val="24"/>
          </w:rPr>
          <w:t xml:space="preserve">warm and </w:t>
        </w:r>
      </w:ins>
      <w:ins w:id="5244" w:author="Britt Collins" w:date="2021-10-05T17:21:00Z">
        <w:r w:rsidR="000C393C">
          <w:rPr>
            <w:rFonts w:ascii="Times New Roman" w:hAnsi="Times New Roman"/>
            <w:sz w:val="24"/>
            <w:szCs w:val="24"/>
          </w:rPr>
          <w:t>hugely</w:t>
        </w:r>
      </w:ins>
      <w:ins w:id="5245" w:author="Britt Collins" w:date="2021-09-30T14:58:00Z">
        <w:r w:rsidRPr="000B0CC8">
          <w:rPr>
            <w:rFonts w:ascii="Times New Roman" w:hAnsi="Times New Roman"/>
            <w:sz w:val="24"/>
            <w:szCs w:val="24"/>
          </w:rPr>
          <w:t xml:space="preserve"> accommodating</w:t>
        </w:r>
      </w:ins>
      <w:ins w:id="5246" w:author="Britt Collins" w:date="2021-10-05T17:22:00Z">
        <w:r w:rsidR="000C393C">
          <w:rPr>
            <w:rFonts w:ascii="Times New Roman" w:hAnsi="Times New Roman"/>
            <w:sz w:val="24"/>
            <w:szCs w:val="24"/>
          </w:rPr>
          <w:t xml:space="preserve">, </w:t>
        </w:r>
      </w:ins>
      <w:ins w:id="5247" w:author="Britt Collins" w:date="2021-09-30T14:58:00Z">
        <w:r w:rsidRPr="000B0CC8">
          <w:rPr>
            <w:rFonts w:ascii="Times New Roman" w:hAnsi="Times New Roman"/>
            <w:sz w:val="24"/>
            <w:szCs w:val="24"/>
          </w:rPr>
          <w:t>happy to share their beers.</w:t>
        </w:r>
      </w:ins>
    </w:p>
    <w:p w14:paraId="6746BDC1" w14:textId="34529247" w:rsidR="006F31F6" w:rsidRPr="000B0CC8" w:rsidRDefault="006F31F6">
      <w:pPr>
        <w:spacing w:after="10" w:line="480" w:lineRule="auto"/>
        <w:ind w:left="-5" w:right="15"/>
        <w:rPr>
          <w:ins w:id="5248" w:author="Britt Collins" w:date="2021-09-30T14:58:00Z"/>
          <w:rFonts w:ascii="Times New Roman" w:hAnsi="Times New Roman"/>
          <w:sz w:val="24"/>
          <w:szCs w:val="24"/>
        </w:rPr>
        <w:pPrChange w:id="5249" w:author="Britt Collins" w:date="2021-09-30T15:06:00Z">
          <w:pPr>
            <w:spacing w:after="10"/>
            <w:ind w:left="-5" w:right="15"/>
          </w:pPr>
        </w:pPrChange>
      </w:pPr>
      <w:ins w:id="5250" w:author="Britt Collins" w:date="2021-09-30T14:58:00Z">
        <w:r w:rsidRPr="000B0CC8">
          <w:rPr>
            <w:rFonts w:ascii="Times New Roman" w:hAnsi="Times New Roman"/>
            <w:sz w:val="24"/>
            <w:szCs w:val="24"/>
          </w:rPr>
          <w:t>Andy was becoming a good friend of mine. He was comfortable talking about his personal life</w:t>
        </w:r>
      </w:ins>
      <w:ins w:id="5251" w:author="Britt Collins" w:date="2021-10-05T17:23:00Z">
        <w:r w:rsidR="000C393C">
          <w:rPr>
            <w:rFonts w:ascii="Times New Roman" w:hAnsi="Times New Roman"/>
            <w:sz w:val="24"/>
            <w:szCs w:val="24"/>
          </w:rPr>
          <w:t xml:space="preserve"> and in particular</w:t>
        </w:r>
      </w:ins>
      <w:ins w:id="5252" w:author="Britt Collins" w:date="2021-09-30T14:58:00Z">
        <w:r w:rsidRPr="000B0CC8">
          <w:rPr>
            <w:rFonts w:ascii="Times New Roman" w:hAnsi="Times New Roman"/>
            <w:sz w:val="24"/>
            <w:szCs w:val="24"/>
          </w:rPr>
          <w:t xml:space="preserve"> his relationship with girlfriend Cullen. Even though their relationship </w:t>
        </w:r>
      </w:ins>
      <w:ins w:id="5253" w:author="Britt Collins" w:date="2021-10-05T17:23:00Z">
        <w:r w:rsidR="000C393C">
          <w:rPr>
            <w:rFonts w:ascii="Times New Roman" w:hAnsi="Times New Roman"/>
            <w:sz w:val="24"/>
            <w:szCs w:val="24"/>
          </w:rPr>
          <w:t>seemed</w:t>
        </w:r>
      </w:ins>
      <w:ins w:id="5254" w:author="Britt Collins" w:date="2021-09-30T14:58:00Z">
        <w:r w:rsidRPr="000B0CC8">
          <w:rPr>
            <w:rFonts w:ascii="Times New Roman" w:hAnsi="Times New Roman"/>
            <w:sz w:val="24"/>
            <w:szCs w:val="24"/>
          </w:rPr>
          <w:t xml:space="preserve"> healthy, </w:t>
        </w:r>
      </w:ins>
      <w:ins w:id="5255" w:author="Britt Collins" w:date="2021-10-05T17:23:00Z">
        <w:r w:rsidR="000C393C">
          <w:rPr>
            <w:rFonts w:ascii="Times New Roman" w:hAnsi="Times New Roman"/>
            <w:sz w:val="24"/>
            <w:szCs w:val="24"/>
          </w:rPr>
          <w:t>he</w:t>
        </w:r>
      </w:ins>
      <w:ins w:id="5256" w:author="Britt Collins" w:date="2021-09-30T14:58:00Z">
        <w:r w:rsidRPr="000B0CC8">
          <w:rPr>
            <w:rFonts w:ascii="Times New Roman" w:hAnsi="Times New Roman"/>
            <w:sz w:val="24"/>
            <w:szCs w:val="24"/>
          </w:rPr>
          <w:t xml:space="preserve"> was having second thoughts. Cullen was an attractive, articulate </w:t>
        </w:r>
      </w:ins>
      <w:ins w:id="5257" w:author="Britt Collins" w:date="2021-10-05T17:23:00Z">
        <w:r w:rsidR="000C393C">
          <w:rPr>
            <w:rFonts w:ascii="Times New Roman" w:hAnsi="Times New Roman"/>
            <w:sz w:val="24"/>
            <w:szCs w:val="24"/>
          </w:rPr>
          <w:t>and</w:t>
        </w:r>
      </w:ins>
      <w:ins w:id="5258" w:author="Britt Collins" w:date="2021-09-30T14:58:00Z">
        <w:r w:rsidRPr="000B0CC8">
          <w:rPr>
            <w:rFonts w:ascii="Times New Roman" w:hAnsi="Times New Roman"/>
            <w:sz w:val="24"/>
            <w:szCs w:val="24"/>
          </w:rPr>
          <w:t xml:space="preserve"> great listener. She trusted few of the ex-pat group members, but she trusted me</w:t>
        </w:r>
      </w:ins>
      <w:ins w:id="5259" w:author="Britt Collins" w:date="2021-10-05T17:24:00Z">
        <w:r w:rsidR="000C393C">
          <w:rPr>
            <w:rFonts w:ascii="Times New Roman" w:hAnsi="Times New Roman"/>
            <w:sz w:val="24"/>
            <w:szCs w:val="24"/>
          </w:rPr>
          <w:t>,</w:t>
        </w:r>
      </w:ins>
      <w:ins w:id="5260" w:author="Britt Collins" w:date="2021-09-30T14:58:00Z">
        <w:r w:rsidRPr="000B0CC8">
          <w:rPr>
            <w:rFonts w:ascii="Times New Roman" w:hAnsi="Times New Roman"/>
            <w:sz w:val="24"/>
            <w:szCs w:val="24"/>
          </w:rPr>
          <w:t xml:space="preserve"> enough to allow me and Andy to have a weekend of snowboarding in Mount Buller. Andy just wanted to get away. We both loved our experience of</w:t>
        </w:r>
      </w:ins>
    </w:p>
    <w:p w14:paraId="00840EBF" w14:textId="3FBF7052" w:rsidR="006F31F6" w:rsidRPr="000B0CC8" w:rsidRDefault="006F31F6">
      <w:pPr>
        <w:spacing w:line="480" w:lineRule="auto"/>
        <w:ind w:left="-5" w:right="15" w:firstLine="725"/>
        <w:rPr>
          <w:ins w:id="5261" w:author="Britt Collins" w:date="2021-09-30T14:58:00Z"/>
          <w:rFonts w:ascii="Times New Roman" w:hAnsi="Times New Roman"/>
          <w:sz w:val="24"/>
          <w:szCs w:val="24"/>
        </w:rPr>
        <w:pPrChange w:id="5262" w:author="Britt Collins" w:date="2021-10-05T17:24:00Z">
          <w:pPr>
            <w:ind w:left="-5" w:right="15"/>
          </w:pPr>
        </w:pPrChange>
      </w:pPr>
      <w:ins w:id="5263" w:author="Britt Collins" w:date="2021-09-30T14:58:00Z">
        <w:r w:rsidRPr="000B0CC8">
          <w:rPr>
            <w:rFonts w:ascii="Times New Roman" w:hAnsi="Times New Roman"/>
            <w:sz w:val="24"/>
            <w:szCs w:val="24"/>
          </w:rPr>
          <w:t>Australia's slushy slopes. After the trip we agreed, we should experience the best slopes in the Southern Hemisphere. Queenstown</w:t>
        </w:r>
      </w:ins>
      <w:ins w:id="5264" w:author="Britt Collins" w:date="2021-10-05T17:25:00Z">
        <w:r w:rsidR="000C393C">
          <w:rPr>
            <w:rFonts w:ascii="Times New Roman" w:hAnsi="Times New Roman"/>
            <w:sz w:val="24"/>
            <w:szCs w:val="24"/>
          </w:rPr>
          <w:t xml:space="preserve"> in South Island</w:t>
        </w:r>
      </w:ins>
      <w:ins w:id="5265" w:author="Britt Collins" w:date="2021-09-30T14:58:00Z">
        <w:r w:rsidRPr="000B0CC8">
          <w:rPr>
            <w:rFonts w:ascii="Times New Roman" w:hAnsi="Times New Roman"/>
            <w:sz w:val="24"/>
            <w:szCs w:val="24"/>
          </w:rPr>
          <w:t xml:space="preserve"> was New Zealand's outdoor sports </w:t>
        </w:r>
      </w:ins>
      <w:ins w:id="5266" w:author="Britt Collins" w:date="2021-10-05T17:25:00Z">
        <w:r w:rsidR="000C393C">
          <w:rPr>
            <w:rFonts w:ascii="Times New Roman" w:hAnsi="Times New Roman"/>
            <w:sz w:val="24"/>
            <w:szCs w:val="24"/>
          </w:rPr>
          <w:t>m</w:t>
        </w:r>
      </w:ins>
      <w:ins w:id="5267" w:author="Britt Collins" w:date="2021-09-30T14:58:00Z">
        <w:r w:rsidRPr="000B0CC8">
          <w:rPr>
            <w:rFonts w:ascii="Times New Roman" w:hAnsi="Times New Roman"/>
            <w:sz w:val="24"/>
            <w:szCs w:val="24"/>
          </w:rPr>
          <w:t xml:space="preserve">ecca. Andy and I set about organising a trip to there. </w:t>
        </w:r>
      </w:ins>
      <w:ins w:id="5268" w:author="Britt Collins" w:date="2021-10-05T17:25:00Z">
        <w:r w:rsidR="000C393C">
          <w:rPr>
            <w:rFonts w:ascii="Times New Roman" w:hAnsi="Times New Roman"/>
            <w:sz w:val="24"/>
            <w:szCs w:val="24"/>
          </w:rPr>
          <w:t xml:space="preserve">Since </w:t>
        </w:r>
      </w:ins>
      <w:ins w:id="5269" w:author="Britt Collins" w:date="2021-09-30T14:58:00Z">
        <w:r w:rsidRPr="000B0CC8">
          <w:rPr>
            <w:rFonts w:ascii="Times New Roman" w:hAnsi="Times New Roman"/>
            <w:sz w:val="24"/>
            <w:szCs w:val="24"/>
          </w:rPr>
          <w:t>we couldn't get the same time off work</w:t>
        </w:r>
      </w:ins>
      <w:ins w:id="5270" w:author="Britt Collins" w:date="2021-10-05T17:26:00Z">
        <w:r w:rsidR="000C393C">
          <w:rPr>
            <w:rFonts w:ascii="Times New Roman" w:hAnsi="Times New Roman"/>
            <w:sz w:val="24"/>
            <w:szCs w:val="24"/>
          </w:rPr>
          <w:t>, we</w:t>
        </w:r>
      </w:ins>
      <w:ins w:id="5271" w:author="Britt Collins" w:date="2021-09-30T14:58:00Z">
        <w:r w:rsidRPr="000B0CC8">
          <w:rPr>
            <w:rFonts w:ascii="Times New Roman" w:hAnsi="Times New Roman"/>
            <w:sz w:val="24"/>
            <w:szCs w:val="24"/>
          </w:rPr>
          <w:t xml:space="preserve"> ma</w:t>
        </w:r>
      </w:ins>
      <w:ins w:id="5272" w:author="Britt Collins" w:date="2021-10-05T17:26:00Z">
        <w:r w:rsidR="000C393C">
          <w:rPr>
            <w:rFonts w:ascii="Times New Roman" w:hAnsi="Times New Roman"/>
            <w:sz w:val="24"/>
            <w:szCs w:val="24"/>
          </w:rPr>
          <w:t>d</w:t>
        </w:r>
      </w:ins>
      <w:ins w:id="5273" w:author="Britt Collins" w:date="2021-09-30T14:58:00Z">
        <w:r w:rsidRPr="000B0CC8">
          <w:rPr>
            <w:rFonts w:ascii="Times New Roman" w:hAnsi="Times New Roman"/>
            <w:sz w:val="24"/>
            <w:szCs w:val="24"/>
          </w:rPr>
          <w:t xml:space="preserve">e our own way there. Andy, having an eye for original plans, thought it would be a great idea to fly-drive. </w:t>
        </w:r>
      </w:ins>
      <w:ins w:id="5274" w:author="Britt Collins" w:date="2021-10-05T17:26:00Z">
        <w:r w:rsidR="000C393C">
          <w:rPr>
            <w:rFonts w:ascii="Times New Roman" w:hAnsi="Times New Roman"/>
            <w:sz w:val="24"/>
            <w:szCs w:val="24"/>
          </w:rPr>
          <w:t>He</w:t>
        </w:r>
      </w:ins>
      <w:ins w:id="5275" w:author="Britt Collins" w:date="2021-09-30T14:58:00Z">
        <w:r w:rsidRPr="000B0CC8">
          <w:rPr>
            <w:rFonts w:ascii="Times New Roman" w:hAnsi="Times New Roman"/>
            <w:sz w:val="24"/>
            <w:szCs w:val="24"/>
          </w:rPr>
          <w:t xml:space="preserve"> found a car hire company that offered the oldest hire cars available in NZ. The company prided itself on offering the driver, the shitbox experience. He organised the visit to coincide with the arrival of Aussie friends. </w:t>
        </w:r>
      </w:ins>
    </w:p>
    <w:p w14:paraId="65366A5C" w14:textId="358942FB" w:rsidR="006F31F6" w:rsidRPr="000B0CC8" w:rsidRDefault="000C393C">
      <w:pPr>
        <w:spacing w:line="480" w:lineRule="auto"/>
        <w:ind w:left="-5" w:right="15" w:firstLine="725"/>
        <w:rPr>
          <w:ins w:id="5276" w:author="Britt Collins" w:date="2021-09-30T14:58:00Z"/>
          <w:rFonts w:ascii="Times New Roman" w:hAnsi="Times New Roman"/>
          <w:sz w:val="24"/>
          <w:szCs w:val="24"/>
        </w:rPr>
        <w:pPrChange w:id="5277" w:author="Britt Collins" w:date="2021-10-05T17:26:00Z">
          <w:pPr>
            <w:ind w:left="-5" w:right="15"/>
          </w:pPr>
        </w:pPrChange>
      </w:pPr>
      <w:ins w:id="5278" w:author="Britt Collins" w:date="2021-10-05T17:26:00Z">
        <w:r w:rsidRPr="004C64A9">
          <w:rPr>
            <w:rFonts w:ascii="Times New Roman" w:hAnsi="Times New Roman"/>
            <w:b/>
            <w:sz w:val="24"/>
            <w:szCs w:val="24"/>
            <w:rPrChange w:id="5279" w:author="Britt Collins" w:date="2021-10-05T17:27:00Z">
              <w:rPr>
                <w:rFonts w:ascii="Times New Roman" w:hAnsi="Times New Roman"/>
                <w:sz w:val="24"/>
                <w:szCs w:val="24"/>
              </w:rPr>
            </w:rPrChange>
          </w:rPr>
          <w:t>AGAIN, DON’T DOCUMENT EVERY STEP OF YOUR</w:t>
        </w:r>
      </w:ins>
      <w:ins w:id="5280" w:author="Britt Collins" w:date="2021-10-05T17:27:00Z">
        <w:r w:rsidRPr="004C64A9">
          <w:rPr>
            <w:rFonts w:ascii="Times New Roman" w:hAnsi="Times New Roman"/>
            <w:b/>
            <w:sz w:val="24"/>
            <w:szCs w:val="24"/>
            <w:rPrChange w:id="5281" w:author="Britt Collins" w:date="2021-10-05T17:27:00Z">
              <w:rPr>
                <w:rFonts w:ascii="Times New Roman" w:hAnsi="Times New Roman"/>
                <w:sz w:val="24"/>
                <w:szCs w:val="24"/>
              </w:rPr>
            </w:rPrChange>
          </w:rPr>
          <w:t xml:space="preserve"> JOURN</w:t>
        </w:r>
        <w:r w:rsidR="004C64A9" w:rsidRPr="004C64A9">
          <w:rPr>
            <w:rFonts w:ascii="Times New Roman" w:hAnsi="Times New Roman"/>
            <w:b/>
            <w:sz w:val="24"/>
            <w:szCs w:val="24"/>
            <w:rPrChange w:id="5282" w:author="Britt Collins" w:date="2021-10-05T17:27:00Z">
              <w:rPr>
                <w:rFonts w:ascii="Times New Roman" w:hAnsi="Times New Roman"/>
                <w:sz w:val="24"/>
                <w:szCs w:val="24"/>
              </w:rPr>
            </w:rPrChange>
          </w:rPr>
          <w:t>EY</w:t>
        </w:r>
      </w:ins>
      <w:ins w:id="5283" w:author="Britt Collins" w:date="2021-10-05T17:28:00Z">
        <w:r w:rsidR="004C64A9">
          <w:rPr>
            <w:rFonts w:ascii="Times New Roman" w:hAnsi="Times New Roman"/>
            <w:b/>
            <w:sz w:val="24"/>
            <w:szCs w:val="24"/>
          </w:rPr>
          <w:t>. UNLESS IT’S CRUCIAL TO THE STORY OR E</w:t>
        </w:r>
      </w:ins>
      <w:ins w:id="5284" w:author="Britt Collins" w:date="2021-10-05T17:29:00Z">
        <w:r w:rsidR="004C64A9">
          <w:rPr>
            <w:rFonts w:ascii="Times New Roman" w:hAnsi="Times New Roman"/>
            <w:b/>
            <w:sz w:val="24"/>
            <w:szCs w:val="24"/>
          </w:rPr>
          <w:t>NTERTAINING, IT’S POINTLESS</w:t>
        </w:r>
      </w:ins>
      <w:ins w:id="5285" w:author="Britt Collins" w:date="2021-10-05T17:28:00Z">
        <w:r w:rsidR="004C64A9">
          <w:rPr>
            <w:rFonts w:ascii="Times New Roman" w:hAnsi="Times New Roman"/>
            <w:b/>
            <w:sz w:val="24"/>
            <w:szCs w:val="24"/>
          </w:rPr>
          <w:t xml:space="preserve"> WRITING ABOUT THE AIPORT</w:t>
        </w:r>
      </w:ins>
      <w:ins w:id="5286" w:author="Britt Collins" w:date="2021-10-05T17:29:00Z">
        <w:r w:rsidR="004C64A9">
          <w:rPr>
            <w:rFonts w:ascii="Times New Roman" w:hAnsi="Times New Roman"/>
            <w:b/>
            <w:sz w:val="24"/>
            <w:szCs w:val="24"/>
          </w:rPr>
          <w:t xml:space="preserve"> ETC</w:t>
        </w:r>
      </w:ins>
      <w:ins w:id="5287" w:author="Britt Collins" w:date="2021-10-05T17:27:00Z">
        <w:r w:rsidR="004C64A9" w:rsidRPr="004C64A9">
          <w:rPr>
            <w:rFonts w:ascii="Times New Roman" w:hAnsi="Times New Roman"/>
            <w:b/>
            <w:sz w:val="24"/>
            <w:szCs w:val="24"/>
            <w:rPrChange w:id="5288" w:author="Britt Collins" w:date="2021-10-05T17:27:00Z">
              <w:rPr>
                <w:rFonts w:ascii="Times New Roman" w:hAnsi="Times New Roman"/>
                <w:sz w:val="24"/>
                <w:szCs w:val="24"/>
              </w:rPr>
            </w:rPrChange>
          </w:rPr>
          <w:t>. SET THE SCENE WITH BEING THERE AND SNOWBOARDING.</w:t>
        </w:r>
        <w:r w:rsidR="004C64A9">
          <w:rPr>
            <w:rFonts w:ascii="Times New Roman" w:hAnsi="Times New Roman"/>
            <w:sz w:val="24"/>
            <w:szCs w:val="24"/>
          </w:rPr>
          <w:t xml:space="preserve"> </w:t>
        </w:r>
      </w:ins>
      <w:ins w:id="5289" w:author="Britt Collins" w:date="2021-09-30T14:58:00Z">
        <w:r w:rsidR="006F31F6" w:rsidRPr="000B0CC8">
          <w:rPr>
            <w:rFonts w:ascii="Times New Roman" w:hAnsi="Times New Roman"/>
            <w:sz w:val="24"/>
            <w:szCs w:val="24"/>
          </w:rPr>
          <w:t xml:space="preserve">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w:t>
        </w:r>
        <w:r w:rsidR="006F31F6" w:rsidRPr="000B0CC8">
          <w:rPr>
            <w:rFonts w:ascii="Times New Roman" w:hAnsi="Times New Roman"/>
            <w:sz w:val="24"/>
            <w:szCs w:val="24"/>
          </w:rPr>
          <w:lastRenderedPageBreak/>
          <w:t>it, having read about their excellent level of service. Their inflight safety videos were deemed to be the most humorous of any airline.</w:t>
        </w:r>
      </w:ins>
    </w:p>
    <w:p w14:paraId="739B355E" w14:textId="476D14B1" w:rsidR="006F31F6" w:rsidRPr="000B0CC8" w:rsidRDefault="006F31F6">
      <w:pPr>
        <w:spacing w:line="480" w:lineRule="auto"/>
        <w:ind w:left="-5" w:right="15" w:firstLine="725"/>
        <w:rPr>
          <w:ins w:id="5290" w:author="Britt Collins" w:date="2021-09-30T14:58:00Z"/>
          <w:rFonts w:ascii="Times New Roman" w:hAnsi="Times New Roman"/>
          <w:sz w:val="24"/>
          <w:szCs w:val="24"/>
        </w:rPr>
        <w:pPrChange w:id="5291" w:author="Britt Collins" w:date="2021-10-05T17:29:00Z">
          <w:pPr>
            <w:ind w:left="-5" w:right="15"/>
          </w:pPr>
        </w:pPrChange>
      </w:pPr>
      <w:ins w:id="5292" w:author="Britt Collins" w:date="2021-09-30T14:58:00Z">
        <w:r w:rsidRPr="000B0CC8">
          <w:rPr>
            <w:rFonts w:ascii="Times New Roman" w:hAnsi="Times New Roman"/>
            <w:sz w:val="24"/>
            <w:szCs w:val="24"/>
          </w:rPr>
          <w:t>On board, buckled up, the staff began plane safety procedures. Small screens dropped down from above. The 2010 Rugby World Cup team inspired safety video began. I was captivated. By the end of the safety briefing</w:t>
        </w:r>
      </w:ins>
      <w:ins w:id="5293" w:author="Britt Collins" w:date="2021-10-06T09:44:00Z">
        <w:r w:rsidR="005B7635">
          <w:rPr>
            <w:rFonts w:ascii="Times New Roman" w:hAnsi="Times New Roman"/>
            <w:sz w:val="24"/>
            <w:szCs w:val="24"/>
          </w:rPr>
          <w:t>,</w:t>
        </w:r>
      </w:ins>
      <w:ins w:id="5294" w:author="Britt Collins" w:date="2021-09-30T14:58:00Z">
        <w:r w:rsidRPr="000B0CC8">
          <w:rPr>
            <w:rFonts w:ascii="Times New Roman" w:hAnsi="Times New Roman"/>
            <w:sz w:val="24"/>
            <w:szCs w:val="24"/>
          </w:rPr>
          <w:t xml:space="preserve"> I had a huge grin on my face. </w:t>
        </w:r>
      </w:ins>
      <w:ins w:id="5295" w:author="Britt Collins" w:date="2021-10-06T09:44:00Z">
        <w:r w:rsidR="005B7635" w:rsidRPr="005B7635">
          <w:rPr>
            <w:rFonts w:ascii="Times New Roman" w:hAnsi="Times New Roman"/>
            <w:b/>
            <w:sz w:val="24"/>
            <w:szCs w:val="24"/>
            <w:rPrChange w:id="5296" w:author="Britt Collins" w:date="2021-10-06T09:45:00Z">
              <w:rPr>
                <w:rFonts w:ascii="Times New Roman" w:hAnsi="Times New Roman"/>
                <w:sz w:val="24"/>
                <w:szCs w:val="24"/>
              </w:rPr>
            </w:rPrChange>
          </w:rPr>
          <w:t>AGAIN THIS IS TRIVIAL, UNNECESSARY DETAIL WHICH ONL</w:t>
        </w:r>
      </w:ins>
      <w:ins w:id="5297" w:author="Britt Collins" w:date="2021-10-06T09:45:00Z">
        <w:r w:rsidR="005B7635" w:rsidRPr="005B7635">
          <w:rPr>
            <w:rFonts w:ascii="Times New Roman" w:hAnsi="Times New Roman"/>
            <w:b/>
            <w:sz w:val="24"/>
            <w:szCs w:val="24"/>
            <w:rPrChange w:id="5298" w:author="Britt Collins" w:date="2021-10-06T09:45:00Z">
              <w:rPr>
                <w:rFonts w:ascii="Times New Roman" w:hAnsi="Times New Roman"/>
                <w:sz w:val="24"/>
                <w:szCs w:val="24"/>
              </w:rPr>
            </w:rPrChange>
          </w:rPr>
          <w:t>Y BLOATS THE STORY</w:t>
        </w:r>
        <w:r w:rsidR="005B7635">
          <w:rPr>
            <w:rFonts w:ascii="Times New Roman" w:hAnsi="Times New Roman"/>
            <w:sz w:val="24"/>
            <w:szCs w:val="24"/>
          </w:rPr>
          <w:t xml:space="preserve"> </w:t>
        </w:r>
      </w:ins>
      <w:ins w:id="5299" w:author="Britt Collins" w:date="2021-09-30T14:58:00Z">
        <w:r w:rsidRPr="000B0CC8">
          <w:rPr>
            <w:rFonts w:ascii="Times New Roman" w:hAnsi="Times New Roman"/>
            <w:sz w:val="24"/>
            <w:szCs w:val="24"/>
          </w:rPr>
          <w:t>The video met all expectations. I was in a positive relaxed mood, set for the 7+ hour, 1-stop journey ahead. The smaller connecting flight from Auckland, NZ to Queenstown was memorable. I’m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ins>
    </w:p>
    <w:p w14:paraId="245B5CAC" w14:textId="77777777" w:rsidR="006F31F6" w:rsidRPr="000B0CC8" w:rsidRDefault="006F31F6">
      <w:pPr>
        <w:spacing w:after="10" w:line="480" w:lineRule="auto"/>
        <w:ind w:left="-5" w:right="15" w:firstLine="725"/>
        <w:rPr>
          <w:ins w:id="5300" w:author="Britt Collins" w:date="2021-09-30T14:58:00Z"/>
          <w:rFonts w:ascii="Times New Roman" w:hAnsi="Times New Roman"/>
          <w:sz w:val="24"/>
          <w:szCs w:val="24"/>
        </w:rPr>
        <w:pPrChange w:id="5301" w:author="Britt Collins" w:date="2021-10-05T17:29:00Z">
          <w:pPr>
            <w:spacing w:after="10"/>
            <w:ind w:left="-5" w:right="15"/>
          </w:pPr>
        </w:pPrChange>
      </w:pPr>
      <w:ins w:id="5302" w:author="Britt Collins" w:date="2021-09-30T14:58:00Z">
        <w:r w:rsidRPr="000B0CC8">
          <w:rPr>
            <w:rFonts w:ascii="Times New Roman" w:hAnsi="Times New Roman"/>
            <w:sz w:val="24"/>
            <w:szCs w:val="24"/>
          </w:rPr>
          <w:t>Queenstown airport was a good size airport, given it served a town of few locals. It was only a ten-minute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Wakapitu, a monstrous body of water over 75km long. I didn't tempt the driver to stop for photos. I was too focussed on our conversation. One of the best aspects of travelling is talking to random people about life. In this case, the conversation focussed on New Zealand culture and Liverpool Football Club.</w:t>
        </w:r>
      </w:ins>
    </w:p>
    <w:p w14:paraId="5FFF0055" w14:textId="77777777" w:rsidR="006F31F6" w:rsidRPr="000B0CC8" w:rsidRDefault="006F31F6">
      <w:pPr>
        <w:spacing w:line="480" w:lineRule="auto"/>
        <w:ind w:left="-5" w:right="15"/>
        <w:rPr>
          <w:ins w:id="5303" w:author="Britt Collins" w:date="2021-09-30T14:58:00Z"/>
          <w:rFonts w:ascii="Times New Roman" w:hAnsi="Times New Roman"/>
          <w:sz w:val="24"/>
          <w:szCs w:val="24"/>
        </w:rPr>
        <w:pPrChange w:id="5304" w:author="Britt Collins" w:date="2021-09-30T15:06:00Z">
          <w:pPr>
            <w:ind w:left="-5" w:right="15"/>
          </w:pPr>
        </w:pPrChange>
      </w:pPr>
      <w:ins w:id="5305" w:author="Britt Collins" w:date="2021-09-30T14:58:00Z">
        <w:r w:rsidRPr="000B0CC8">
          <w:rPr>
            <w:rFonts w:ascii="Times New Roman" w:hAnsi="Times New Roman"/>
            <w:sz w:val="24"/>
            <w:szCs w:val="24"/>
          </w:rPr>
          <w:t>Originating from South America, he loved football. Why support Liverpool F C? Why not.</w:t>
        </w:r>
      </w:ins>
    </w:p>
    <w:p w14:paraId="54BCB284" w14:textId="238D0E69" w:rsidR="006F31F6" w:rsidRPr="000B0CC8" w:rsidRDefault="004C64A9">
      <w:pPr>
        <w:spacing w:line="480" w:lineRule="auto"/>
        <w:ind w:left="-5" w:right="15" w:firstLine="725"/>
        <w:rPr>
          <w:ins w:id="5306" w:author="Britt Collins" w:date="2021-09-30T14:58:00Z"/>
          <w:rFonts w:ascii="Times New Roman" w:hAnsi="Times New Roman"/>
          <w:sz w:val="24"/>
          <w:szCs w:val="24"/>
        </w:rPr>
        <w:pPrChange w:id="5307" w:author="Britt Collins" w:date="2021-10-05T17:29:00Z">
          <w:pPr>
            <w:ind w:left="-5" w:right="15"/>
          </w:pPr>
        </w:pPrChange>
      </w:pPr>
      <w:ins w:id="5308" w:author="Britt Collins" w:date="2021-10-05T17:30:00Z">
        <w:r w:rsidRPr="004C64A9">
          <w:rPr>
            <w:rFonts w:ascii="Times New Roman" w:hAnsi="Times New Roman"/>
            <w:b/>
            <w:sz w:val="24"/>
            <w:szCs w:val="24"/>
            <w:rPrChange w:id="5309" w:author="Britt Collins" w:date="2021-10-05T17:31:00Z">
              <w:rPr>
                <w:rFonts w:ascii="Times New Roman" w:hAnsi="Times New Roman"/>
                <w:sz w:val="24"/>
                <w:szCs w:val="24"/>
              </w:rPr>
            </w:rPrChange>
          </w:rPr>
          <w:t xml:space="preserve">YOU SHOULD CUT OUT ALL THE ABOVE SET THE SCENE HERE AND START BY </w:t>
        </w:r>
      </w:ins>
      <w:ins w:id="5310" w:author="Britt Collins" w:date="2021-10-05T17:31:00Z">
        <w:r w:rsidRPr="004C64A9">
          <w:rPr>
            <w:rFonts w:ascii="Times New Roman" w:hAnsi="Times New Roman"/>
            <w:b/>
            <w:sz w:val="24"/>
            <w:szCs w:val="24"/>
            <w:rPrChange w:id="5311" w:author="Britt Collins" w:date="2021-10-05T17:31:00Z">
              <w:rPr>
                <w:rFonts w:ascii="Times New Roman" w:hAnsi="Times New Roman"/>
                <w:sz w:val="24"/>
                <w:szCs w:val="24"/>
              </w:rPr>
            </w:rPrChange>
          </w:rPr>
          <w:t>GLIMPSING LAKE WAKAPITU</w:t>
        </w:r>
        <w:r>
          <w:rPr>
            <w:rFonts w:ascii="Times New Roman" w:hAnsi="Times New Roman"/>
            <w:sz w:val="24"/>
            <w:szCs w:val="24"/>
          </w:rPr>
          <w:t xml:space="preserve"> </w:t>
        </w:r>
      </w:ins>
      <w:ins w:id="5312" w:author="Britt Collins" w:date="2021-10-05T17:30:00Z">
        <w:r>
          <w:rPr>
            <w:rFonts w:ascii="Times New Roman" w:hAnsi="Times New Roman"/>
            <w:sz w:val="24"/>
            <w:szCs w:val="24"/>
          </w:rPr>
          <w:t>A</w:t>
        </w:r>
      </w:ins>
      <w:ins w:id="5313" w:author="Britt Collins" w:date="2021-09-30T14:58:00Z">
        <w:r w:rsidR="006F31F6" w:rsidRPr="000B0CC8">
          <w:rPr>
            <w:rFonts w:ascii="Times New Roman" w:hAnsi="Times New Roman"/>
            <w:sz w:val="24"/>
            <w:szCs w:val="24"/>
          </w:rPr>
          <w:t>rriv</w:t>
        </w:r>
      </w:ins>
      <w:ins w:id="5314" w:author="Britt Collins" w:date="2021-10-06T09:35:00Z">
        <w:r w:rsidR="005B7635">
          <w:rPr>
            <w:rFonts w:ascii="Times New Roman" w:hAnsi="Times New Roman"/>
            <w:sz w:val="24"/>
            <w:szCs w:val="24"/>
          </w:rPr>
          <w:t>ing</w:t>
        </w:r>
      </w:ins>
      <w:ins w:id="5315" w:author="Britt Collins" w:date="2021-09-30T14:58:00Z">
        <w:r w:rsidR="006F31F6" w:rsidRPr="000B0CC8">
          <w:rPr>
            <w:rFonts w:ascii="Times New Roman" w:hAnsi="Times New Roman"/>
            <w:sz w:val="24"/>
            <w:szCs w:val="24"/>
          </w:rPr>
          <w:t xml:space="preserve"> in Queenstown</w:t>
        </w:r>
      </w:ins>
      <w:ins w:id="5316" w:author="Britt Collins" w:date="2021-10-05T17:31:00Z">
        <w:r w:rsidRPr="0003268B">
          <w:rPr>
            <w:rFonts w:ascii="Times New Roman" w:hAnsi="Times New Roman"/>
            <w:b/>
            <w:sz w:val="24"/>
            <w:szCs w:val="24"/>
            <w:rPrChange w:id="5317" w:author="Britt Collins" w:date="2021-10-06T11:57:00Z">
              <w:rPr>
                <w:rFonts w:ascii="Times New Roman" w:hAnsi="Times New Roman"/>
                <w:sz w:val="24"/>
                <w:szCs w:val="24"/>
              </w:rPr>
            </w:rPrChange>
          </w:rPr>
          <w:t>,</w:t>
        </w:r>
      </w:ins>
      <w:ins w:id="5318" w:author="Britt Collins" w:date="2021-09-30T14:58:00Z">
        <w:r w:rsidR="006F31F6" w:rsidRPr="0003268B">
          <w:rPr>
            <w:rFonts w:ascii="Times New Roman" w:hAnsi="Times New Roman"/>
            <w:b/>
            <w:sz w:val="24"/>
            <w:szCs w:val="24"/>
            <w:rPrChange w:id="5319" w:author="Britt Collins" w:date="2021-10-06T11:57:00Z">
              <w:rPr>
                <w:rFonts w:ascii="Times New Roman" w:hAnsi="Times New Roman"/>
                <w:sz w:val="24"/>
                <w:szCs w:val="24"/>
              </w:rPr>
            </w:rPrChange>
          </w:rPr>
          <w:t xml:space="preserve"> </w:t>
        </w:r>
      </w:ins>
      <w:ins w:id="5320" w:author="Britt Collins" w:date="2021-10-06T11:56:00Z">
        <w:r w:rsidR="007F1F09" w:rsidRPr="0003268B">
          <w:rPr>
            <w:rFonts w:ascii="Times New Roman" w:hAnsi="Times New Roman"/>
            <w:b/>
            <w:sz w:val="24"/>
            <w:szCs w:val="24"/>
            <w:rPrChange w:id="5321" w:author="Britt Collins" w:date="2021-10-06T11:57:00Z">
              <w:rPr>
                <w:rFonts w:ascii="Times New Roman" w:hAnsi="Times New Roman"/>
                <w:sz w:val="24"/>
                <w:szCs w:val="24"/>
              </w:rPr>
            </w:rPrChange>
          </w:rPr>
          <w:t>the adventure capital of the world</w:t>
        </w:r>
        <w:r w:rsidR="0003268B" w:rsidRPr="0003268B">
          <w:rPr>
            <w:rFonts w:ascii="Times New Roman" w:hAnsi="Times New Roman"/>
            <w:b/>
            <w:sz w:val="24"/>
            <w:szCs w:val="24"/>
            <w:rPrChange w:id="5322" w:author="Britt Collins" w:date="2021-10-06T11:57:00Z">
              <w:rPr>
                <w:rFonts w:ascii="Times New Roman" w:hAnsi="Times New Roman"/>
                <w:sz w:val="24"/>
                <w:szCs w:val="24"/>
              </w:rPr>
            </w:rPrChange>
          </w:rPr>
          <w:t>, as the locals called</w:t>
        </w:r>
      </w:ins>
      <w:ins w:id="5323" w:author="Britt Collins" w:date="2021-10-06T11:57:00Z">
        <w:r w:rsidR="0003268B" w:rsidRPr="0003268B">
          <w:rPr>
            <w:rFonts w:ascii="Times New Roman" w:hAnsi="Times New Roman"/>
            <w:b/>
            <w:sz w:val="24"/>
            <w:szCs w:val="24"/>
            <w:rPrChange w:id="5324" w:author="Britt Collins" w:date="2021-10-06T11:57:00Z">
              <w:rPr>
                <w:rFonts w:ascii="Times New Roman" w:hAnsi="Times New Roman"/>
                <w:sz w:val="24"/>
                <w:szCs w:val="24"/>
              </w:rPr>
            </w:rPrChange>
          </w:rPr>
          <w:t xml:space="preserve"> it, </w:t>
        </w:r>
      </w:ins>
      <w:ins w:id="5325" w:author="Britt Collins" w:date="2021-09-30T14:58:00Z">
        <w:r w:rsidR="006F31F6" w:rsidRPr="000B0CC8">
          <w:rPr>
            <w:rFonts w:ascii="Times New Roman" w:hAnsi="Times New Roman"/>
            <w:sz w:val="24"/>
            <w:szCs w:val="24"/>
          </w:rPr>
          <w:t>I was initially underwhelmed</w:t>
        </w:r>
        <w:r w:rsidR="006F31F6" w:rsidRPr="0003268B">
          <w:rPr>
            <w:rFonts w:ascii="Times New Roman" w:hAnsi="Times New Roman"/>
            <w:b/>
            <w:sz w:val="24"/>
            <w:szCs w:val="24"/>
            <w:rPrChange w:id="5326" w:author="Britt Collins" w:date="2021-10-06T11:59:00Z">
              <w:rPr>
                <w:rFonts w:ascii="Times New Roman" w:hAnsi="Times New Roman"/>
                <w:sz w:val="24"/>
                <w:szCs w:val="24"/>
              </w:rPr>
            </w:rPrChange>
          </w:rPr>
          <w:t xml:space="preserve">. </w:t>
        </w:r>
      </w:ins>
      <w:ins w:id="5327" w:author="Britt Collins" w:date="2021-10-06T11:59:00Z">
        <w:r w:rsidR="0003268B" w:rsidRPr="0003268B">
          <w:rPr>
            <w:rFonts w:ascii="Times New Roman" w:hAnsi="Times New Roman"/>
            <w:b/>
            <w:sz w:val="24"/>
            <w:szCs w:val="24"/>
            <w:rPrChange w:id="5328" w:author="Britt Collins" w:date="2021-10-06T11:59:00Z">
              <w:rPr>
                <w:rFonts w:ascii="Times New Roman" w:hAnsi="Times New Roman"/>
                <w:sz w:val="24"/>
                <w:szCs w:val="24"/>
              </w:rPr>
            </w:rPrChange>
          </w:rPr>
          <w:t xml:space="preserve">The town centre </w:t>
        </w:r>
      </w:ins>
      <w:ins w:id="5329" w:author="Britt Collins" w:date="2021-09-30T14:58:00Z">
        <w:r w:rsidR="006F31F6" w:rsidRPr="0003268B">
          <w:rPr>
            <w:rFonts w:ascii="Times New Roman" w:hAnsi="Times New Roman"/>
            <w:b/>
            <w:sz w:val="24"/>
            <w:szCs w:val="24"/>
            <w:rPrChange w:id="5330" w:author="Britt Collins" w:date="2021-10-06T11:59:00Z">
              <w:rPr>
                <w:rFonts w:ascii="Times New Roman" w:hAnsi="Times New Roman"/>
                <w:sz w:val="24"/>
                <w:szCs w:val="24"/>
              </w:rPr>
            </w:rPrChange>
          </w:rPr>
          <w:t>was humble</w:t>
        </w:r>
      </w:ins>
      <w:ins w:id="5331" w:author="Britt Collins" w:date="2021-10-06T11:59:00Z">
        <w:r w:rsidR="0003268B" w:rsidRPr="0003268B">
          <w:rPr>
            <w:rFonts w:ascii="Times New Roman" w:hAnsi="Times New Roman"/>
            <w:b/>
            <w:sz w:val="24"/>
            <w:szCs w:val="24"/>
            <w:rPrChange w:id="5332" w:author="Britt Collins" w:date="2021-10-06T11:59:00Z">
              <w:rPr>
                <w:rFonts w:ascii="Times New Roman" w:hAnsi="Times New Roman"/>
                <w:sz w:val="24"/>
                <w:szCs w:val="24"/>
              </w:rPr>
            </w:rPrChange>
          </w:rPr>
          <w:t xml:space="preserve"> but</w:t>
        </w:r>
      </w:ins>
      <w:ins w:id="5333" w:author="Britt Collins" w:date="2021-09-30T14:58:00Z">
        <w:r w:rsidR="006F31F6" w:rsidRPr="0003268B">
          <w:rPr>
            <w:rFonts w:ascii="Times New Roman" w:hAnsi="Times New Roman"/>
            <w:b/>
            <w:sz w:val="24"/>
            <w:szCs w:val="24"/>
            <w:rPrChange w:id="5334" w:author="Britt Collins" w:date="2021-10-06T11:59:00Z">
              <w:rPr>
                <w:rFonts w:ascii="Times New Roman" w:hAnsi="Times New Roman"/>
                <w:sz w:val="24"/>
                <w:szCs w:val="24"/>
              </w:rPr>
            </w:rPrChange>
          </w:rPr>
          <w:t xml:space="preserve"> did pack a lot into its quaint estate</w:t>
        </w:r>
      </w:ins>
      <w:ins w:id="5335" w:author="Britt Collins" w:date="2021-10-06T11:57:00Z">
        <w:r w:rsidR="0003268B" w:rsidRPr="0003268B">
          <w:rPr>
            <w:rFonts w:ascii="Times New Roman" w:hAnsi="Times New Roman"/>
            <w:b/>
            <w:sz w:val="24"/>
            <w:szCs w:val="24"/>
            <w:rPrChange w:id="5336" w:author="Britt Collins" w:date="2021-10-06T11:59:00Z">
              <w:rPr>
                <w:rFonts w:ascii="Times New Roman" w:hAnsi="Times New Roman"/>
                <w:sz w:val="24"/>
                <w:szCs w:val="24"/>
              </w:rPr>
            </w:rPrChange>
          </w:rPr>
          <w:t xml:space="preserve">, with </w:t>
        </w:r>
      </w:ins>
      <w:ins w:id="5337" w:author="Britt Collins" w:date="2021-10-06T11:59:00Z">
        <w:r w:rsidR="0003268B">
          <w:rPr>
            <w:rFonts w:ascii="Times New Roman" w:hAnsi="Times New Roman"/>
            <w:b/>
            <w:sz w:val="24"/>
            <w:szCs w:val="24"/>
          </w:rPr>
          <w:t xml:space="preserve">sports shops, hostels and </w:t>
        </w:r>
      </w:ins>
      <w:ins w:id="5338" w:author="Britt Collins" w:date="2021-10-06T11:57:00Z">
        <w:r w:rsidR="0003268B" w:rsidRPr="0003268B">
          <w:rPr>
            <w:rFonts w:ascii="Times New Roman" w:hAnsi="Times New Roman"/>
            <w:b/>
            <w:sz w:val="24"/>
            <w:szCs w:val="24"/>
            <w:rPrChange w:id="5339" w:author="Britt Collins" w:date="2021-10-06T11:59:00Z">
              <w:rPr>
                <w:rFonts w:ascii="Times New Roman" w:hAnsi="Times New Roman"/>
                <w:sz w:val="24"/>
                <w:szCs w:val="24"/>
              </w:rPr>
            </w:rPrChange>
          </w:rPr>
          <w:t>adventure companies offering</w:t>
        </w:r>
      </w:ins>
      <w:ins w:id="5340" w:author="Britt Collins" w:date="2021-10-06T11:58:00Z">
        <w:r w:rsidR="0003268B" w:rsidRPr="0003268B">
          <w:rPr>
            <w:rFonts w:ascii="Times New Roman" w:hAnsi="Times New Roman"/>
            <w:b/>
            <w:sz w:val="24"/>
            <w:szCs w:val="24"/>
            <w:rPrChange w:id="5341" w:author="Britt Collins" w:date="2021-10-06T11:59:00Z">
              <w:rPr>
                <w:rFonts w:ascii="Times New Roman" w:hAnsi="Times New Roman"/>
                <w:sz w:val="24"/>
                <w:szCs w:val="24"/>
              </w:rPr>
            </w:rPrChange>
          </w:rPr>
          <w:t xml:space="preserve"> everything from ziplining to skiing and snowboarding</w:t>
        </w:r>
      </w:ins>
      <w:ins w:id="5342" w:author="Britt Collins" w:date="2021-09-30T14:58:00Z">
        <w:r w:rsidR="006F31F6" w:rsidRPr="0003268B">
          <w:rPr>
            <w:rFonts w:ascii="Times New Roman" w:hAnsi="Times New Roman"/>
            <w:b/>
            <w:sz w:val="24"/>
            <w:szCs w:val="24"/>
            <w:rPrChange w:id="5343" w:author="Britt Collins" w:date="2021-10-06T11:59:00Z">
              <w:rPr>
                <w:rFonts w:ascii="Times New Roman" w:hAnsi="Times New Roman"/>
                <w:sz w:val="24"/>
                <w:szCs w:val="24"/>
              </w:rPr>
            </w:rPrChange>
          </w:rPr>
          <w:t>.</w:t>
        </w:r>
        <w:r w:rsidR="006F31F6" w:rsidRPr="000B0CC8">
          <w:rPr>
            <w:rFonts w:ascii="Times New Roman" w:hAnsi="Times New Roman"/>
            <w:sz w:val="24"/>
            <w:szCs w:val="24"/>
          </w:rPr>
          <w:t xml:space="preserve"> The largest buildings accommodated the youth hostels, or backpackers, as they were known here. I was booked into Nomads </w:t>
        </w:r>
      </w:ins>
      <w:ins w:id="5344" w:author="Britt Collins" w:date="2021-10-06T09:36:00Z">
        <w:r w:rsidR="005B7635">
          <w:rPr>
            <w:rFonts w:ascii="Times New Roman" w:hAnsi="Times New Roman"/>
            <w:sz w:val="24"/>
            <w:szCs w:val="24"/>
          </w:rPr>
          <w:t>B</w:t>
        </w:r>
      </w:ins>
      <w:ins w:id="5345" w:author="Britt Collins" w:date="2021-09-30T14:58:00Z">
        <w:r w:rsidR="006F31F6" w:rsidRPr="000B0CC8">
          <w:rPr>
            <w:rFonts w:ascii="Times New Roman" w:hAnsi="Times New Roman"/>
            <w:sz w:val="24"/>
            <w:szCs w:val="24"/>
          </w:rPr>
          <w:t xml:space="preserve">ackpackers. Hostels had become the </w:t>
        </w:r>
        <w:r w:rsidR="006F31F6" w:rsidRPr="000B0CC8">
          <w:rPr>
            <w:rFonts w:ascii="Times New Roman" w:hAnsi="Times New Roman"/>
            <w:sz w:val="24"/>
            <w:szCs w:val="24"/>
          </w:rPr>
          <w:lastRenderedPageBreak/>
          <w:t>travel accommodation of choice since arriving in Australia. Each hostel was a shared living space including a toilet, kitchen and sleeping quarters. They were by far the cheapest accommodation in the city.</w:t>
        </w:r>
      </w:ins>
    </w:p>
    <w:p w14:paraId="66195289" w14:textId="65CDE03C" w:rsidR="006F31F6" w:rsidRPr="000B0CC8" w:rsidRDefault="004C64A9">
      <w:pPr>
        <w:spacing w:line="480" w:lineRule="auto"/>
        <w:ind w:left="-5" w:right="15" w:firstLine="725"/>
        <w:rPr>
          <w:ins w:id="5346" w:author="Britt Collins" w:date="2021-09-30T14:58:00Z"/>
          <w:rFonts w:ascii="Times New Roman" w:hAnsi="Times New Roman"/>
          <w:sz w:val="24"/>
          <w:szCs w:val="24"/>
        </w:rPr>
        <w:pPrChange w:id="5347" w:author="Britt Collins" w:date="2021-10-05T17:32:00Z">
          <w:pPr>
            <w:ind w:left="-5" w:right="15"/>
          </w:pPr>
        </w:pPrChange>
      </w:pPr>
      <w:ins w:id="5348" w:author="Britt Collins" w:date="2021-10-05T17:32:00Z">
        <w:r w:rsidRPr="004C64A9">
          <w:rPr>
            <w:rFonts w:ascii="Times New Roman" w:hAnsi="Times New Roman"/>
            <w:b/>
            <w:sz w:val="24"/>
            <w:szCs w:val="24"/>
            <w:rPrChange w:id="5349" w:author="Britt Collins" w:date="2021-10-05T17:32:00Z">
              <w:rPr>
                <w:rFonts w:ascii="Times New Roman" w:hAnsi="Times New Roman"/>
                <w:sz w:val="24"/>
                <w:szCs w:val="24"/>
              </w:rPr>
            </w:rPrChange>
          </w:rPr>
          <w:t>THIS COULD BE REDUCED TO A COUPLE SENTENCES.</w:t>
        </w:r>
        <w:r>
          <w:rPr>
            <w:rFonts w:ascii="Times New Roman" w:hAnsi="Times New Roman"/>
            <w:sz w:val="24"/>
            <w:szCs w:val="24"/>
          </w:rPr>
          <w:t xml:space="preserve"> </w:t>
        </w:r>
      </w:ins>
      <w:ins w:id="5350" w:author="Britt Collins" w:date="2021-09-30T14:58:00Z">
        <w:r w:rsidR="006F31F6" w:rsidRPr="000B0CC8">
          <w:rPr>
            <w:rFonts w:ascii="Times New Roman" w:hAnsi="Times New Roman"/>
            <w:sz w:val="24"/>
            <w:szCs w:val="24"/>
          </w:rPr>
          <w:t>I checked in at reception. The backpackers provided me with a set of bed sheets and pillow cases. I was assigned the lower bunk of a bed in a six-person room</w:t>
        </w:r>
      </w:ins>
      <w:ins w:id="5351" w:author="Britt Collins" w:date="2021-10-05T17:33:00Z">
        <w:r>
          <w:rPr>
            <w:rFonts w:ascii="Times New Roman" w:hAnsi="Times New Roman"/>
            <w:sz w:val="24"/>
            <w:szCs w:val="24"/>
          </w:rPr>
          <w:t xml:space="preserve"> </w:t>
        </w:r>
      </w:ins>
      <w:ins w:id="5352" w:author="Britt Collins" w:date="2021-09-30T14:58:00Z">
        <w:r w:rsidR="006F31F6" w:rsidRPr="000B0CC8">
          <w:rPr>
            <w:rFonts w:ascii="Times New Roman" w:hAnsi="Times New Roman"/>
            <w:sz w:val="24"/>
            <w:szCs w:val="24"/>
          </w:rPr>
          <w:t xml:space="preserve">share. There were </w:t>
        </w:r>
      </w:ins>
      <w:ins w:id="5353" w:author="Britt Collins" w:date="2021-10-05T17:33:00Z">
        <w:r>
          <w:rPr>
            <w:rFonts w:ascii="Times New Roman" w:hAnsi="Times New Roman"/>
            <w:sz w:val="24"/>
            <w:szCs w:val="24"/>
          </w:rPr>
          <w:t>three</w:t>
        </w:r>
      </w:ins>
      <w:ins w:id="5354" w:author="Britt Collins" w:date="2021-09-30T14:58:00Z">
        <w:r w:rsidR="006F31F6" w:rsidRPr="000B0CC8">
          <w:rPr>
            <w:rFonts w:ascii="Times New Roman" w:hAnsi="Times New Roman"/>
            <w:sz w:val="24"/>
            <w:szCs w:val="24"/>
          </w:rPr>
          <w:t xml:space="preserve"> bunk beds and enough floor space to swing a mouse. I couldn’t see the floor, such was the mess of clothes and hair dryers strewn upon it. I tip-toed my way around the carnage to the vacant bed</w:t>
        </w:r>
      </w:ins>
      <w:ins w:id="5355" w:author="Britt Collins" w:date="2021-10-05T17:33:00Z">
        <w:r>
          <w:rPr>
            <w:rFonts w:ascii="Times New Roman" w:hAnsi="Times New Roman"/>
            <w:sz w:val="24"/>
            <w:szCs w:val="24"/>
          </w:rPr>
          <w:t>,</w:t>
        </w:r>
      </w:ins>
      <w:ins w:id="5356" w:author="Britt Collins" w:date="2021-09-30T14:58:00Z">
        <w:r w:rsidR="006F31F6" w:rsidRPr="000B0CC8">
          <w:rPr>
            <w:rFonts w:ascii="Times New Roman" w:hAnsi="Times New Roman"/>
            <w:sz w:val="24"/>
            <w:szCs w:val="24"/>
          </w:rPr>
          <w:t xml:space="preserve"> chucked my backpack underneath and headed out.</w:t>
        </w:r>
      </w:ins>
    </w:p>
    <w:p w14:paraId="748030C7" w14:textId="35C4B484" w:rsidR="006F31F6" w:rsidRPr="000B0CC8" w:rsidRDefault="006F31F6">
      <w:pPr>
        <w:spacing w:line="480" w:lineRule="auto"/>
        <w:ind w:left="-5" w:right="15" w:firstLine="725"/>
        <w:rPr>
          <w:ins w:id="5357" w:author="Britt Collins" w:date="2021-09-30T14:58:00Z"/>
          <w:rFonts w:ascii="Times New Roman" w:hAnsi="Times New Roman"/>
          <w:sz w:val="24"/>
          <w:szCs w:val="24"/>
        </w:rPr>
        <w:pPrChange w:id="5358" w:author="Britt Collins" w:date="2021-10-05T17:32:00Z">
          <w:pPr>
            <w:ind w:left="-5" w:right="15"/>
          </w:pPr>
        </w:pPrChange>
      </w:pPr>
      <w:ins w:id="5359" w:author="Britt Collins" w:date="2021-09-30T14:58:00Z">
        <w:r w:rsidRPr="000B0CC8">
          <w:rPr>
            <w:rFonts w:ascii="Times New Roman" w:hAnsi="Times New Roman"/>
            <w:sz w:val="24"/>
            <w:szCs w:val="24"/>
          </w:rPr>
          <w:t>Andy text me to mention he had landed in Christchurch. He had picked up the shitbox rental vehicle and was half</w:t>
        </w:r>
      </w:ins>
      <w:ins w:id="5360" w:author="Britt Collins" w:date="2021-10-05T17:33:00Z">
        <w:r w:rsidR="004C64A9">
          <w:rPr>
            <w:rFonts w:ascii="Times New Roman" w:hAnsi="Times New Roman"/>
            <w:sz w:val="24"/>
            <w:szCs w:val="24"/>
          </w:rPr>
          <w:t>-</w:t>
        </w:r>
      </w:ins>
      <w:ins w:id="5361" w:author="Britt Collins" w:date="2021-09-30T14:58:00Z">
        <w:r w:rsidRPr="000B0CC8">
          <w:rPr>
            <w:rFonts w:ascii="Times New Roman" w:hAnsi="Times New Roman"/>
            <w:sz w:val="24"/>
            <w:szCs w:val="24"/>
          </w:rPr>
          <w:t xml:space="preserve">day’s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w:t>
        </w:r>
      </w:ins>
      <w:ins w:id="5362" w:author="Britt Collins" w:date="2021-10-06T09:45:00Z">
        <w:r w:rsidR="005B7635">
          <w:rPr>
            <w:rFonts w:ascii="Times New Roman" w:hAnsi="Times New Roman"/>
            <w:sz w:val="24"/>
            <w:szCs w:val="24"/>
          </w:rPr>
          <w:t>all the</w:t>
        </w:r>
      </w:ins>
      <w:ins w:id="5363" w:author="Britt Collins" w:date="2021-09-30T14:58:00Z">
        <w:r w:rsidRPr="000B0CC8">
          <w:rPr>
            <w:rFonts w:ascii="Times New Roman" w:hAnsi="Times New Roman"/>
            <w:sz w:val="24"/>
            <w:szCs w:val="24"/>
          </w:rPr>
          <w:t xml:space="preserve"> limited-edition winter beers on tap. All the limited editions were dark and very strong.</w:t>
        </w:r>
      </w:ins>
    </w:p>
    <w:p w14:paraId="71EC9AC5" w14:textId="77777777" w:rsidR="005B7635" w:rsidRDefault="006F31F6">
      <w:pPr>
        <w:spacing w:after="10" w:line="480" w:lineRule="auto"/>
        <w:ind w:left="-5" w:right="15" w:firstLine="725"/>
        <w:rPr>
          <w:ins w:id="5364" w:author="Britt Collins" w:date="2021-10-06T09:46:00Z"/>
          <w:rFonts w:ascii="Times New Roman" w:hAnsi="Times New Roman"/>
          <w:sz w:val="24"/>
          <w:szCs w:val="24"/>
        </w:rPr>
      </w:pPr>
      <w:ins w:id="5365" w:author="Britt Collins" w:date="2021-09-30T14:58:00Z">
        <w:r w:rsidRPr="000B0CC8">
          <w:rPr>
            <w:rFonts w:ascii="Times New Roman" w:hAnsi="Times New Roman"/>
            <w:sz w:val="24"/>
            <w:szCs w:val="24"/>
          </w:rPr>
          <w:t>Wa</w:t>
        </w:r>
      </w:ins>
      <w:ins w:id="5366" w:author="Britt Collins" w:date="2021-10-06T09:45:00Z">
        <w:r w:rsidR="005B7635">
          <w:rPr>
            <w:rFonts w:ascii="Times New Roman" w:hAnsi="Times New Roman"/>
            <w:sz w:val="24"/>
            <w:szCs w:val="24"/>
          </w:rPr>
          <w:t>nder</w:t>
        </w:r>
      </w:ins>
      <w:ins w:id="5367" w:author="Britt Collins" w:date="2021-09-30T14:58:00Z">
        <w:r w:rsidRPr="000B0CC8">
          <w:rPr>
            <w:rFonts w:ascii="Times New Roman" w:hAnsi="Times New Roman"/>
            <w:sz w:val="24"/>
            <w:szCs w:val="24"/>
          </w:rPr>
          <w:t>ing around town</w:t>
        </w:r>
      </w:ins>
      <w:ins w:id="5368" w:author="Britt Collins" w:date="2021-10-06T09:45:00Z">
        <w:r w:rsidR="005B7635">
          <w:rPr>
            <w:rFonts w:ascii="Times New Roman" w:hAnsi="Times New Roman"/>
            <w:sz w:val="24"/>
            <w:szCs w:val="24"/>
          </w:rPr>
          <w:t>,</w:t>
        </w:r>
      </w:ins>
      <w:ins w:id="5369" w:author="Britt Collins" w:date="2021-09-30T14:58:00Z">
        <w:r w:rsidRPr="000B0CC8">
          <w:rPr>
            <w:rFonts w:ascii="Times New Roman" w:hAnsi="Times New Roman"/>
            <w:sz w:val="24"/>
            <w:szCs w:val="24"/>
          </w:rPr>
          <w:t xml:space="preserve"> I saw cafés, adventure stores, more bars and a queue of people the length of the high street. I looked at the sign above the entrance, it read Fergburger. </w:t>
        </w:r>
      </w:ins>
    </w:p>
    <w:p w14:paraId="7501F72F" w14:textId="77777777" w:rsidR="005B7635" w:rsidRDefault="006F31F6">
      <w:pPr>
        <w:spacing w:after="10" w:line="480" w:lineRule="auto"/>
        <w:ind w:left="-5" w:right="15" w:firstLine="725"/>
        <w:rPr>
          <w:ins w:id="5370" w:author="Britt Collins" w:date="2021-10-06T09:46:00Z"/>
          <w:rFonts w:ascii="Times New Roman" w:hAnsi="Times New Roman"/>
          <w:sz w:val="24"/>
          <w:szCs w:val="24"/>
        </w:rPr>
      </w:pPr>
      <w:ins w:id="5371" w:author="Britt Collins" w:date="2021-09-30T14:58:00Z">
        <w:r w:rsidRPr="000B0CC8">
          <w:rPr>
            <w:rFonts w:ascii="Times New Roman" w:hAnsi="Times New Roman"/>
            <w:sz w:val="24"/>
            <w:szCs w:val="24"/>
          </w:rPr>
          <w:t xml:space="preserve">I walked up to a random person in the queue and asked, </w:t>
        </w:r>
      </w:ins>
      <w:ins w:id="5372" w:author="Britt Collins" w:date="2021-10-06T09:46:00Z">
        <w:r w:rsidR="005B7635">
          <w:rPr>
            <w:rFonts w:ascii="Times New Roman" w:hAnsi="Times New Roman"/>
            <w:sz w:val="24"/>
            <w:szCs w:val="24"/>
          </w:rPr>
          <w:t>“W</w:t>
        </w:r>
      </w:ins>
      <w:ins w:id="5373" w:author="Britt Collins" w:date="2021-09-30T14:58:00Z">
        <w:r w:rsidRPr="000B0CC8">
          <w:rPr>
            <w:rFonts w:ascii="Times New Roman" w:hAnsi="Times New Roman"/>
            <w:sz w:val="24"/>
            <w:szCs w:val="24"/>
          </w:rPr>
          <w:t>hat's this place then?</w:t>
        </w:r>
      </w:ins>
      <w:ins w:id="5374" w:author="Britt Collins" w:date="2021-10-06T09:46:00Z">
        <w:r w:rsidR="005B7635">
          <w:rPr>
            <w:rFonts w:ascii="Times New Roman" w:hAnsi="Times New Roman"/>
            <w:sz w:val="24"/>
            <w:szCs w:val="24"/>
          </w:rPr>
          <w:t>”</w:t>
        </w:r>
      </w:ins>
      <w:ins w:id="5375" w:author="Britt Collins" w:date="2021-09-30T14:58:00Z">
        <w:r w:rsidRPr="000B0CC8">
          <w:rPr>
            <w:rFonts w:ascii="Times New Roman" w:hAnsi="Times New Roman"/>
            <w:sz w:val="24"/>
            <w:szCs w:val="24"/>
          </w:rPr>
          <w:t xml:space="preserve"> </w:t>
        </w:r>
      </w:ins>
    </w:p>
    <w:p w14:paraId="3A1D9553" w14:textId="01345D17" w:rsidR="005B7635" w:rsidRDefault="005B7635">
      <w:pPr>
        <w:spacing w:after="10" w:line="480" w:lineRule="auto"/>
        <w:ind w:left="-5" w:right="15" w:firstLine="725"/>
        <w:rPr>
          <w:ins w:id="5376" w:author="Britt Collins" w:date="2021-10-06T09:47:00Z"/>
          <w:rFonts w:ascii="Times New Roman" w:hAnsi="Times New Roman"/>
          <w:sz w:val="24"/>
          <w:szCs w:val="24"/>
        </w:rPr>
      </w:pPr>
      <w:ins w:id="5377" w:author="Britt Collins" w:date="2021-10-06T09:46:00Z">
        <w:r>
          <w:rPr>
            <w:rFonts w:ascii="Times New Roman" w:hAnsi="Times New Roman"/>
            <w:sz w:val="24"/>
            <w:szCs w:val="24"/>
          </w:rPr>
          <w:t>“</w:t>
        </w:r>
      </w:ins>
      <w:ins w:id="5378" w:author="Britt Collins" w:date="2021-09-30T14:58:00Z">
        <w:r w:rsidR="006F31F6" w:rsidRPr="000B0CC8">
          <w:rPr>
            <w:rFonts w:ascii="Times New Roman" w:hAnsi="Times New Roman"/>
            <w:sz w:val="24"/>
            <w:szCs w:val="24"/>
          </w:rPr>
          <w:t>You've never heard of Ferg Burger? It's the best gourmet burger joint in town,</w:t>
        </w:r>
      </w:ins>
      <w:ins w:id="5379" w:author="Britt Collins" w:date="2021-10-06T09:46:00Z">
        <w:r>
          <w:rPr>
            <w:rFonts w:ascii="Times New Roman" w:hAnsi="Times New Roman"/>
            <w:sz w:val="24"/>
            <w:szCs w:val="24"/>
          </w:rPr>
          <w:t>”</w:t>
        </w:r>
      </w:ins>
      <w:ins w:id="5380" w:author="Britt Collins" w:date="2021-09-30T14:58:00Z">
        <w:r w:rsidR="006F31F6" w:rsidRPr="000B0CC8">
          <w:rPr>
            <w:rFonts w:ascii="Times New Roman" w:hAnsi="Times New Roman"/>
            <w:sz w:val="24"/>
            <w:szCs w:val="24"/>
          </w:rPr>
          <w:t xml:space="preserve"> the </w:t>
        </w:r>
      </w:ins>
      <w:ins w:id="5381" w:author="Britt Collins" w:date="2021-10-06T09:47:00Z">
        <w:r>
          <w:rPr>
            <w:rFonts w:ascii="Times New Roman" w:hAnsi="Times New Roman"/>
            <w:sz w:val="24"/>
            <w:szCs w:val="24"/>
          </w:rPr>
          <w:t>guy replied.</w:t>
        </w:r>
      </w:ins>
      <w:ins w:id="5382" w:author="Britt Collins" w:date="2021-09-30T14:58:00Z">
        <w:r w:rsidR="006F31F6" w:rsidRPr="000B0CC8">
          <w:rPr>
            <w:rFonts w:ascii="Times New Roman" w:hAnsi="Times New Roman"/>
            <w:sz w:val="24"/>
            <w:szCs w:val="24"/>
          </w:rPr>
          <w:t xml:space="preserve"> </w:t>
        </w:r>
      </w:ins>
    </w:p>
    <w:p w14:paraId="74DC286B" w14:textId="434EF79A" w:rsidR="006F31F6" w:rsidRPr="000B0CC8" w:rsidRDefault="006F31F6">
      <w:pPr>
        <w:spacing w:after="10" w:line="480" w:lineRule="auto"/>
        <w:ind w:left="-5" w:right="15" w:firstLine="725"/>
        <w:rPr>
          <w:ins w:id="5383" w:author="Britt Collins" w:date="2021-09-30T14:58:00Z"/>
          <w:rFonts w:ascii="Times New Roman" w:hAnsi="Times New Roman"/>
          <w:sz w:val="24"/>
          <w:szCs w:val="24"/>
        </w:rPr>
        <w:pPrChange w:id="5384" w:author="Britt Collins" w:date="2021-10-05T17:34:00Z">
          <w:pPr>
            <w:spacing w:after="10"/>
            <w:ind w:left="-5" w:right="15"/>
          </w:pPr>
        </w:pPrChange>
      </w:pPr>
      <w:ins w:id="5385" w:author="Britt Collins" w:date="2021-09-30T14:58:00Z">
        <w:r w:rsidRPr="000B0CC8">
          <w:rPr>
            <w:rFonts w:ascii="Times New Roman" w:hAnsi="Times New Roman"/>
            <w:sz w:val="24"/>
            <w:szCs w:val="24"/>
          </w:rPr>
          <w:t xml:space="preserve">My immediate thoughts were, if it could better Benbry, I would happily leave on the next flight to Sydney. The </w:t>
        </w:r>
      </w:ins>
      <w:ins w:id="5386" w:author="Britt Collins" w:date="2021-10-06T09:47:00Z">
        <w:r w:rsidR="005B7635">
          <w:rPr>
            <w:rFonts w:ascii="Times New Roman" w:hAnsi="Times New Roman"/>
            <w:sz w:val="24"/>
            <w:szCs w:val="24"/>
          </w:rPr>
          <w:t>lin</w:t>
        </w:r>
      </w:ins>
      <w:ins w:id="5387" w:author="Britt Collins" w:date="2021-09-30T14:58:00Z">
        <w:r w:rsidRPr="000B0CC8">
          <w:rPr>
            <w:rFonts w:ascii="Times New Roman" w:hAnsi="Times New Roman"/>
            <w:sz w:val="24"/>
            <w:szCs w:val="24"/>
          </w:rPr>
          <w:t xml:space="preserve">e was moving quickly. I was hungry, with </w:t>
        </w:r>
      </w:ins>
      <w:ins w:id="5388" w:author="Britt Collins" w:date="2021-10-06T09:47:00Z">
        <w:r w:rsidR="005B7635">
          <w:rPr>
            <w:rFonts w:ascii="Times New Roman" w:hAnsi="Times New Roman"/>
            <w:sz w:val="24"/>
            <w:szCs w:val="24"/>
          </w:rPr>
          <w:t xml:space="preserve">lots of </w:t>
        </w:r>
      </w:ins>
      <w:ins w:id="5389" w:author="Britt Collins" w:date="2021-09-30T14:58:00Z">
        <w:r w:rsidRPr="000B0CC8">
          <w:rPr>
            <w:rFonts w:ascii="Times New Roman" w:hAnsi="Times New Roman"/>
            <w:sz w:val="24"/>
            <w:szCs w:val="24"/>
          </w:rPr>
          <w:t xml:space="preserve">time </w:t>
        </w:r>
      </w:ins>
      <w:ins w:id="5390" w:author="Britt Collins" w:date="2021-10-06T09:47:00Z">
        <w:r w:rsidR="005B7635">
          <w:rPr>
            <w:rFonts w:ascii="Times New Roman" w:hAnsi="Times New Roman"/>
            <w:sz w:val="24"/>
            <w:szCs w:val="24"/>
          </w:rPr>
          <w:t>to kill</w:t>
        </w:r>
      </w:ins>
      <w:ins w:id="5391" w:author="Britt Collins" w:date="2021-09-30T14:58:00Z">
        <w:r w:rsidRPr="000B0CC8">
          <w:rPr>
            <w:rFonts w:ascii="Times New Roman" w:hAnsi="Times New Roman"/>
            <w:sz w:val="24"/>
            <w:szCs w:val="24"/>
          </w:rPr>
          <w:t>. I joined the queue. 30 minutes later I entered the small diner. There were a large number of staff members working in behind the counter. It was a production line: Cook, fetch, assemble, package and yell. I looked up at the hand-written menu behind the counter. Their standard offerings included the</w:t>
        </w:r>
      </w:ins>
    </w:p>
    <w:p w14:paraId="31CBD521" w14:textId="6C457581" w:rsidR="001751BF" w:rsidRPr="001751BF" w:rsidRDefault="005B7635" w:rsidP="001751BF">
      <w:pPr>
        <w:spacing w:after="0" w:line="240" w:lineRule="auto"/>
        <w:ind w:left="0" w:firstLine="0"/>
        <w:rPr>
          <w:ins w:id="5392" w:author="Britt Collins" w:date="2021-10-06T10:16:00Z"/>
          <w:rFonts w:ascii="Times New Roman" w:eastAsia="Times New Roman" w:hAnsi="Times New Roman" w:cs="Times New Roman"/>
          <w:color w:val="auto"/>
          <w:sz w:val="24"/>
          <w:szCs w:val="24"/>
          <w:lang w:eastAsia="en-US"/>
        </w:rPr>
      </w:pPr>
      <w:ins w:id="5393" w:author="Britt Collins" w:date="2021-10-06T09:48:00Z">
        <w:r w:rsidRPr="00776E88">
          <w:rPr>
            <w:rFonts w:ascii="Times New Roman" w:hAnsi="Times New Roman"/>
            <w:b/>
            <w:sz w:val="24"/>
            <w:szCs w:val="24"/>
            <w:rPrChange w:id="5394" w:author="Britt Collins" w:date="2021-10-06T09:50:00Z">
              <w:rPr>
                <w:rFonts w:ascii="Times New Roman" w:hAnsi="Times New Roman"/>
                <w:sz w:val="24"/>
                <w:szCs w:val="24"/>
              </w:rPr>
            </w:rPrChange>
          </w:rPr>
          <w:t xml:space="preserve">AGAIN AVOID LISTING MENUS AND WHAT YOU’VE EATEN </w:t>
        </w:r>
      </w:ins>
      <w:ins w:id="5395" w:author="Britt Collins" w:date="2021-10-06T10:02:00Z">
        <w:r w:rsidR="00776E88">
          <w:rPr>
            <w:rFonts w:ascii="Times New Roman" w:hAnsi="Times New Roman"/>
            <w:b/>
            <w:sz w:val="24"/>
            <w:szCs w:val="24"/>
          </w:rPr>
          <w:t xml:space="preserve">IN </w:t>
        </w:r>
      </w:ins>
      <w:ins w:id="5396" w:author="Britt Collins" w:date="2021-10-06T09:50:00Z">
        <w:r w:rsidR="00776E88">
          <w:rPr>
            <w:rFonts w:ascii="Times New Roman" w:hAnsi="Times New Roman"/>
            <w:b/>
            <w:sz w:val="24"/>
            <w:szCs w:val="24"/>
          </w:rPr>
          <w:t>GENERIC TERMS</w:t>
        </w:r>
      </w:ins>
      <w:ins w:id="5397" w:author="Britt Collins" w:date="2021-10-06T10:09:00Z">
        <w:r w:rsidR="00C443B7">
          <w:rPr>
            <w:rFonts w:ascii="Times New Roman" w:hAnsi="Times New Roman"/>
            <w:b/>
            <w:sz w:val="24"/>
            <w:szCs w:val="24"/>
          </w:rPr>
          <w:t xml:space="preserve"> THAT DON’T READ ANYTHING ABOUT THE MEAL</w:t>
        </w:r>
      </w:ins>
      <w:ins w:id="5398" w:author="Britt Collins" w:date="2021-10-06T09:51:00Z">
        <w:r w:rsidR="00776E88">
          <w:rPr>
            <w:rFonts w:ascii="Times New Roman" w:hAnsi="Times New Roman"/>
            <w:b/>
            <w:sz w:val="24"/>
            <w:szCs w:val="24"/>
          </w:rPr>
          <w:t xml:space="preserve">; </w:t>
        </w:r>
      </w:ins>
      <w:ins w:id="5399" w:author="Britt Collins" w:date="2021-10-06T10:14:00Z">
        <w:r w:rsidR="00C443B7">
          <w:rPr>
            <w:rFonts w:ascii="Times New Roman" w:hAnsi="Times New Roman"/>
            <w:b/>
            <w:sz w:val="24"/>
            <w:szCs w:val="24"/>
          </w:rPr>
          <w:t>EATING IS A SENSORY</w:t>
        </w:r>
        <w:r w:rsidR="001751BF">
          <w:rPr>
            <w:rFonts w:ascii="Times New Roman" w:hAnsi="Times New Roman"/>
            <w:b/>
            <w:sz w:val="24"/>
            <w:szCs w:val="24"/>
          </w:rPr>
          <w:t xml:space="preserve"> EXPERIENCE, SO YOU HAVE TO APPEAL TO THE SENSE</w:t>
        </w:r>
      </w:ins>
      <w:ins w:id="5400" w:author="Britt Collins" w:date="2021-10-06T10:15:00Z">
        <w:r w:rsidR="001751BF">
          <w:rPr>
            <w:rFonts w:ascii="Times New Roman" w:hAnsi="Times New Roman"/>
            <w:b/>
            <w:sz w:val="24"/>
            <w:szCs w:val="24"/>
          </w:rPr>
          <w:t xml:space="preserve">S, </w:t>
        </w:r>
      </w:ins>
      <w:ins w:id="5401" w:author="Britt Collins" w:date="2021-10-06T09:51:00Z">
        <w:r w:rsidR="00776E88">
          <w:rPr>
            <w:rFonts w:ascii="Times New Roman" w:hAnsi="Times New Roman"/>
            <w:b/>
            <w:sz w:val="24"/>
            <w:szCs w:val="24"/>
          </w:rPr>
          <w:t>US</w:t>
        </w:r>
      </w:ins>
      <w:ins w:id="5402" w:author="Britt Collins" w:date="2021-10-06T10:15:00Z">
        <w:r w:rsidR="001751BF">
          <w:rPr>
            <w:rFonts w:ascii="Times New Roman" w:hAnsi="Times New Roman"/>
            <w:b/>
            <w:sz w:val="24"/>
            <w:szCs w:val="24"/>
          </w:rPr>
          <w:t>ING</w:t>
        </w:r>
      </w:ins>
      <w:ins w:id="5403" w:author="Britt Collins" w:date="2021-10-06T09:51:00Z">
        <w:r w:rsidR="00776E88">
          <w:rPr>
            <w:rFonts w:ascii="Times New Roman" w:hAnsi="Times New Roman"/>
            <w:b/>
            <w:sz w:val="24"/>
            <w:szCs w:val="24"/>
          </w:rPr>
          <w:t xml:space="preserve"> VIVID, SENSUAL LANGU</w:t>
        </w:r>
      </w:ins>
      <w:ins w:id="5404" w:author="Britt Collins" w:date="2021-10-06T09:52:00Z">
        <w:r w:rsidR="00776E88">
          <w:rPr>
            <w:rFonts w:ascii="Times New Roman" w:hAnsi="Times New Roman"/>
            <w:b/>
            <w:sz w:val="24"/>
            <w:szCs w:val="24"/>
          </w:rPr>
          <w:t>AGE (HOW IT LOOKS, SMELLS, FEELS, TASTES</w:t>
        </w:r>
      </w:ins>
      <w:ins w:id="5405" w:author="Britt Collins" w:date="2021-10-06T09:54:00Z">
        <w:r w:rsidR="00776E88">
          <w:rPr>
            <w:rFonts w:ascii="Times New Roman" w:hAnsi="Times New Roman"/>
            <w:b/>
            <w:sz w:val="24"/>
            <w:szCs w:val="24"/>
          </w:rPr>
          <w:t>, TEXTURES AND EMOTIONS</w:t>
        </w:r>
      </w:ins>
      <w:ins w:id="5406" w:author="Britt Collins" w:date="2021-10-06T09:52:00Z">
        <w:r w:rsidR="00776E88">
          <w:rPr>
            <w:rFonts w:ascii="Times New Roman" w:hAnsi="Times New Roman"/>
            <w:b/>
            <w:sz w:val="24"/>
            <w:szCs w:val="24"/>
          </w:rPr>
          <w:t>)</w:t>
        </w:r>
      </w:ins>
      <w:ins w:id="5407" w:author="Britt Collins" w:date="2021-10-06T10:16:00Z">
        <w:r w:rsidR="001751BF">
          <w:rPr>
            <w:rFonts w:ascii="Times New Roman" w:hAnsi="Times New Roman"/>
            <w:b/>
            <w:sz w:val="24"/>
            <w:szCs w:val="24"/>
          </w:rPr>
          <w:t xml:space="preserve"> IE WRITE ABOUT THE </w:t>
        </w:r>
      </w:ins>
      <w:ins w:id="5408" w:author="Britt Collins" w:date="2021-10-06T10:18:00Z">
        <w:r w:rsidR="001751BF">
          <w:rPr>
            <w:rFonts w:ascii="Times New Roman" w:hAnsi="Times New Roman"/>
            <w:b/>
            <w:sz w:val="24"/>
            <w:szCs w:val="24"/>
          </w:rPr>
          <w:t xml:space="preserve">SIZZLE OF THE BURGER, THE </w:t>
        </w:r>
      </w:ins>
      <w:ins w:id="5409" w:author="Britt Collins" w:date="2021-10-06T10:16:00Z">
        <w:r w:rsidR="001751BF">
          <w:rPr>
            <w:rFonts w:ascii="Times New Roman" w:hAnsi="Times New Roman"/>
            <w:b/>
            <w:sz w:val="24"/>
            <w:szCs w:val="24"/>
          </w:rPr>
          <w:t xml:space="preserve">COLOUR OF THE VINE-RIPE TOMATOS, THE </w:t>
        </w:r>
      </w:ins>
      <w:ins w:id="5410" w:author="Britt Collins" w:date="2021-10-06T10:17:00Z">
        <w:r w:rsidR="001751BF">
          <w:rPr>
            <w:rFonts w:ascii="Times New Roman" w:hAnsi="Times New Roman"/>
            <w:b/>
            <w:sz w:val="24"/>
            <w:szCs w:val="24"/>
          </w:rPr>
          <w:t>SANDY TEXTURE OF SHORTBREAD, THE TORCHED-SUGAR SMELL OF CRÈME BRULEE, ETC.</w:t>
        </w:r>
      </w:ins>
      <w:ins w:id="5411" w:author="Britt Collins" w:date="2021-10-06T10:16:00Z">
        <w:r w:rsidR="001751BF">
          <w:rPr>
            <w:rFonts w:ascii="Times New Roman" w:hAnsi="Times New Roman"/>
            <w:b/>
            <w:sz w:val="24"/>
            <w:szCs w:val="24"/>
          </w:rPr>
          <w:t xml:space="preserve"> </w:t>
        </w:r>
      </w:ins>
    </w:p>
    <w:p w14:paraId="3D0780E4" w14:textId="59E6E4AF" w:rsidR="006F31F6" w:rsidRPr="000B0CC8" w:rsidRDefault="00776E88">
      <w:pPr>
        <w:spacing w:line="480" w:lineRule="auto"/>
        <w:ind w:left="0" w:right="15" w:firstLine="0"/>
        <w:rPr>
          <w:ins w:id="5412" w:author="Britt Collins" w:date="2021-09-30T14:58:00Z"/>
          <w:rFonts w:ascii="Times New Roman" w:hAnsi="Times New Roman"/>
          <w:sz w:val="24"/>
          <w:szCs w:val="24"/>
        </w:rPr>
        <w:pPrChange w:id="5413" w:author="Britt Collins" w:date="2021-10-06T10:17:00Z">
          <w:pPr>
            <w:ind w:left="-5" w:right="15"/>
          </w:pPr>
        </w:pPrChange>
      </w:pPr>
      <w:ins w:id="5414" w:author="Britt Collins" w:date="2021-10-06T09:53:00Z">
        <w:r>
          <w:rPr>
            <w:rFonts w:ascii="Times New Roman" w:hAnsi="Times New Roman"/>
            <w:b/>
            <w:sz w:val="24"/>
            <w:szCs w:val="24"/>
          </w:rPr>
          <w:lastRenderedPageBreak/>
          <w:t>WHEN FOOD WRITING</w:t>
        </w:r>
      </w:ins>
      <w:ins w:id="5415" w:author="Britt Collins" w:date="2021-10-06T09:54:00Z">
        <w:r>
          <w:rPr>
            <w:rFonts w:ascii="Times New Roman" w:hAnsi="Times New Roman"/>
            <w:b/>
            <w:sz w:val="24"/>
            <w:szCs w:val="24"/>
          </w:rPr>
          <w:t xml:space="preserve"> ISN’T EFFECTIVE, IT’S </w:t>
        </w:r>
      </w:ins>
      <w:ins w:id="5416" w:author="Britt Collins" w:date="2021-10-06T10:15:00Z">
        <w:r w:rsidR="001751BF">
          <w:rPr>
            <w:rFonts w:ascii="Times New Roman" w:hAnsi="Times New Roman"/>
            <w:b/>
            <w:sz w:val="24"/>
            <w:szCs w:val="24"/>
          </w:rPr>
          <w:t xml:space="preserve">JUST LISTY, </w:t>
        </w:r>
      </w:ins>
      <w:ins w:id="5417" w:author="Britt Collins" w:date="2021-10-06T09:54:00Z">
        <w:r>
          <w:rPr>
            <w:rFonts w:ascii="Times New Roman" w:hAnsi="Times New Roman"/>
            <w:b/>
            <w:sz w:val="24"/>
            <w:szCs w:val="24"/>
          </w:rPr>
          <w:t>BLAND AND BORING</w:t>
        </w:r>
      </w:ins>
      <w:ins w:id="5418" w:author="Britt Collins" w:date="2021-10-06T10:07:00Z">
        <w:r w:rsidR="00C443B7">
          <w:rPr>
            <w:rFonts w:ascii="Times New Roman" w:hAnsi="Times New Roman"/>
            <w:b/>
            <w:sz w:val="24"/>
            <w:szCs w:val="24"/>
          </w:rPr>
          <w:t>.</w:t>
        </w:r>
      </w:ins>
      <w:ins w:id="5419" w:author="Britt Collins" w:date="2021-10-06T09:53:00Z">
        <w:r>
          <w:rPr>
            <w:rFonts w:ascii="Times New Roman" w:hAnsi="Times New Roman"/>
            <w:b/>
            <w:sz w:val="24"/>
            <w:szCs w:val="24"/>
          </w:rPr>
          <w:t xml:space="preserve"> </w:t>
        </w:r>
      </w:ins>
      <w:ins w:id="5420" w:author="Britt Collins" w:date="2021-10-06T09:48:00Z">
        <w:r>
          <w:rPr>
            <w:rFonts w:ascii="Times New Roman" w:hAnsi="Times New Roman"/>
            <w:sz w:val="24"/>
            <w:szCs w:val="24"/>
          </w:rPr>
          <w:t xml:space="preserve"> </w:t>
        </w:r>
      </w:ins>
      <w:ins w:id="5421" w:author="Britt Collins" w:date="2021-09-30T14:58:00Z">
        <w:r w:rsidR="006F31F6" w:rsidRPr="000B0CC8">
          <w:rPr>
            <w:rFonts w:ascii="Times New Roman" w:hAnsi="Times New Roman"/>
            <w:sz w:val="24"/>
            <w:szCs w:val="24"/>
          </w:rPr>
          <w:t>Fergburger</w:t>
        </w:r>
      </w:ins>
      <w:ins w:id="5422" w:author="Britt Collins" w:date="2021-10-06T09:47:00Z">
        <w:r w:rsidR="005B7635">
          <w:rPr>
            <w:rFonts w:ascii="Times New Roman" w:hAnsi="Times New Roman"/>
            <w:sz w:val="24"/>
            <w:szCs w:val="24"/>
          </w:rPr>
          <w:t xml:space="preserve"> </w:t>
        </w:r>
      </w:ins>
      <w:ins w:id="5423" w:author="Britt Collins" w:date="2021-09-30T14:58:00Z">
        <w:r w:rsidR="006F31F6" w:rsidRPr="000B0CC8">
          <w:rPr>
            <w:rFonts w:ascii="Times New Roman" w:hAnsi="Times New Roman"/>
            <w:sz w:val="24"/>
            <w:szCs w:val="24"/>
          </w:rPr>
          <w:t xml:space="preserve">(beef), Cockadoodle Oink (chicken and bacon), Bun Laden (Falafel with salad) and The Codfather (blue code). Their most extreme burger was the Big Al. He was </w:t>
        </w:r>
      </w:ins>
      <w:ins w:id="5424" w:author="Britt Collins" w:date="2021-10-06T10:18:00Z">
        <w:r w:rsidR="001751BF">
          <w:rPr>
            <w:rFonts w:ascii="Times New Roman" w:hAnsi="Times New Roman"/>
            <w:sz w:val="24"/>
            <w:szCs w:val="24"/>
          </w:rPr>
          <w:t>three-quarter</w:t>
        </w:r>
      </w:ins>
      <w:ins w:id="5425" w:author="Britt Collins" w:date="2021-09-30T14:58:00Z">
        <w:r w:rsidR="006F31F6" w:rsidRPr="000B0CC8">
          <w:rPr>
            <w:rFonts w:ascii="Times New Roman" w:hAnsi="Times New Roman"/>
            <w:sz w:val="24"/>
            <w:szCs w:val="24"/>
          </w:rPr>
          <w:t xml:space="preserve"> pound of beef, lashings of bacon, a whole lot of cheese, </w:t>
        </w:r>
      </w:ins>
      <w:ins w:id="5426" w:author="Britt Collins" w:date="2021-10-06T09:48:00Z">
        <w:r w:rsidR="005B7635">
          <w:rPr>
            <w:rFonts w:ascii="Times New Roman" w:hAnsi="Times New Roman"/>
            <w:sz w:val="24"/>
            <w:szCs w:val="24"/>
          </w:rPr>
          <w:t>two</w:t>
        </w:r>
      </w:ins>
      <w:ins w:id="5427" w:author="Britt Collins" w:date="2021-09-30T14:58:00Z">
        <w:r w:rsidR="006F31F6" w:rsidRPr="000B0CC8">
          <w:rPr>
            <w:rFonts w:ascii="Times New Roman" w:hAnsi="Times New Roman"/>
            <w:sz w:val="24"/>
            <w:szCs w:val="24"/>
          </w:rPr>
          <w:t xml:space="preserve"> eggs, loads of salad and a big wad of aioli. Fries were at extra cost. When I received my Fergburger I did a double take. I could barely hold their standard size burger, given its enormous size. I strategized a plan of attack. Doing what only a fool would attempt. I opened my mouth as wide as I could and took a bite. This was a school boy error. By the time I had finished eating, my jaw muscles ached.</w:t>
        </w:r>
      </w:ins>
    </w:p>
    <w:p w14:paraId="63E87395" w14:textId="0EF83F05" w:rsidR="006F31F6" w:rsidRPr="000B0CC8" w:rsidRDefault="006F31F6">
      <w:pPr>
        <w:spacing w:line="480" w:lineRule="auto"/>
        <w:ind w:left="-5" w:right="15" w:firstLine="725"/>
        <w:rPr>
          <w:ins w:id="5428" w:author="Britt Collins" w:date="2021-09-30T14:58:00Z"/>
          <w:rFonts w:ascii="Times New Roman" w:hAnsi="Times New Roman"/>
          <w:sz w:val="24"/>
          <w:szCs w:val="24"/>
        </w:rPr>
        <w:pPrChange w:id="5429" w:author="Britt Collins" w:date="2021-10-06T10:09:00Z">
          <w:pPr>
            <w:ind w:left="-5" w:right="15"/>
          </w:pPr>
        </w:pPrChange>
      </w:pPr>
      <w:ins w:id="5430" w:author="Britt Collins" w:date="2021-09-30T14:58:00Z">
        <w:r w:rsidRPr="000B0CC8">
          <w:rPr>
            <w:rFonts w:ascii="Times New Roman" w:hAnsi="Times New Roman"/>
            <w:sz w:val="24"/>
            <w:szCs w:val="24"/>
          </w:rPr>
          <w:t>The hectic throb of the Queenstown high street made way for the serenity of Lake Waka</w:t>
        </w:r>
      </w:ins>
      <w:ins w:id="5431" w:author="Britt Collins" w:date="2021-10-06T10:13:00Z">
        <w:r w:rsidR="00C443B7">
          <w:rPr>
            <w:rFonts w:ascii="Times New Roman" w:hAnsi="Times New Roman"/>
            <w:sz w:val="24"/>
            <w:szCs w:val="24"/>
          </w:rPr>
          <w:t>tip</w:t>
        </w:r>
      </w:ins>
      <w:ins w:id="5432" w:author="Britt Collins" w:date="2021-09-30T14:58:00Z">
        <w:r w:rsidRPr="000B0CC8">
          <w:rPr>
            <w:rFonts w:ascii="Times New Roman" w:hAnsi="Times New Roman"/>
            <w:sz w:val="24"/>
            <w:szCs w:val="24"/>
          </w:rPr>
          <w:t xml:space="preserve">u. </w:t>
        </w:r>
      </w:ins>
      <w:ins w:id="5433" w:author="Britt Collins" w:date="2021-10-05T17:34:00Z">
        <w:r w:rsidR="004C64A9" w:rsidRPr="004C64A9">
          <w:rPr>
            <w:rFonts w:ascii="Times New Roman" w:hAnsi="Times New Roman"/>
            <w:b/>
            <w:sz w:val="24"/>
            <w:szCs w:val="24"/>
            <w:rPrChange w:id="5434" w:author="Britt Collins" w:date="2021-10-05T17:35:00Z">
              <w:rPr>
                <w:rFonts w:ascii="Times New Roman" w:hAnsi="Times New Roman"/>
                <w:sz w:val="24"/>
                <w:szCs w:val="24"/>
              </w:rPr>
            </w:rPrChange>
          </w:rPr>
          <w:t>DESCRIBE THE LAKE</w:t>
        </w:r>
      </w:ins>
      <w:ins w:id="5435" w:author="Britt Collins" w:date="2021-10-05T17:36:00Z">
        <w:r w:rsidR="004C64A9">
          <w:rPr>
            <w:rFonts w:ascii="Times New Roman" w:hAnsi="Times New Roman"/>
            <w:b/>
            <w:sz w:val="24"/>
            <w:szCs w:val="24"/>
          </w:rPr>
          <w:t xml:space="preserve">, IE, a glacial green marvel or </w:t>
        </w:r>
      </w:ins>
      <w:ins w:id="5436" w:author="Britt Collins" w:date="2021-10-05T17:37:00Z">
        <w:r w:rsidR="004C64A9">
          <w:rPr>
            <w:rFonts w:ascii="Times New Roman" w:hAnsi="Times New Roman"/>
            <w:b/>
            <w:sz w:val="24"/>
            <w:szCs w:val="24"/>
          </w:rPr>
          <w:t>glacial-green, otherworldly expanse… etc etc</w:t>
        </w:r>
      </w:ins>
      <w:ins w:id="5437" w:author="Britt Collins" w:date="2021-10-05T17:35:00Z">
        <w:r w:rsidR="004C64A9" w:rsidRPr="004C64A9">
          <w:rPr>
            <w:rFonts w:ascii="Times New Roman" w:hAnsi="Times New Roman"/>
            <w:b/>
            <w:sz w:val="24"/>
            <w:szCs w:val="24"/>
            <w:rPrChange w:id="5438" w:author="Britt Collins" w:date="2021-10-05T17:35:00Z">
              <w:rPr>
                <w:rFonts w:ascii="Times New Roman" w:hAnsi="Times New Roman"/>
                <w:sz w:val="24"/>
                <w:szCs w:val="24"/>
              </w:rPr>
            </w:rPrChange>
          </w:rPr>
          <w:t>.</w:t>
        </w:r>
        <w:r w:rsidR="004C64A9">
          <w:rPr>
            <w:rFonts w:ascii="Times New Roman" w:hAnsi="Times New Roman"/>
            <w:sz w:val="24"/>
            <w:szCs w:val="24"/>
          </w:rPr>
          <w:t xml:space="preserve"> </w:t>
        </w:r>
      </w:ins>
      <w:ins w:id="5439" w:author="Britt Collins" w:date="2021-09-30T14:58:00Z">
        <w:r w:rsidRPr="00C443B7">
          <w:rPr>
            <w:rFonts w:ascii="Times New Roman" w:hAnsi="Times New Roman"/>
            <w:b/>
            <w:sz w:val="24"/>
            <w:szCs w:val="24"/>
            <w:rPrChange w:id="5440" w:author="Britt Collins" w:date="2021-10-06T10:11:00Z">
              <w:rPr>
                <w:rFonts w:ascii="Times New Roman" w:hAnsi="Times New Roman"/>
                <w:sz w:val="24"/>
                <w:szCs w:val="24"/>
              </w:rPr>
            </w:rPrChange>
          </w:rPr>
          <w:t xml:space="preserve">Boats </w:t>
        </w:r>
      </w:ins>
      <w:ins w:id="5441" w:author="Britt Collins" w:date="2021-10-06T10:10:00Z">
        <w:r w:rsidR="00C443B7" w:rsidRPr="00C443B7">
          <w:rPr>
            <w:rFonts w:ascii="Times New Roman" w:hAnsi="Times New Roman"/>
            <w:b/>
            <w:sz w:val="24"/>
            <w:szCs w:val="24"/>
            <w:rPrChange w:id="5442" w:author="Britt Collins" w:date="2021-10-06T10:11:00Z">
              <w:rPr>
                <w:rFonts w:ascii="Times New Roman" w:hAnsi="Times New Roman"/>
                <w:sz w:val="24"/>
                <w:szCs w:val="24"/>
              </w:rPr>
            </w:rPrChange>
          </w:rPr>
          <w:t xml:space="preserve">lined </w:t>
        </w:r>
      </w:ins>
      <w:ins w:id="5443" w:author="Britt Collins" w:date="2021-10-06T10:11:00Z">
        <w:r w:rsidR="00C443B7">
          <w:rPr>
            <w:rFonts w:ascii="Times New Roman" w:hAnsi="Times New Roman"/>
            <w:b/>
            <w:sz w:val="24"/>
            <w:szCs w:val="24"/>
          </w:rPr>
          <w:t>the</w:t>
        </w:r>
        <w:r w:rsidR="00C443B7" w:rsidRPr="00C443B7">
          <w:rPr>
            <w:rFonts w:ascii="Times New Roman" w:hAnsi="Times New Roman"/>
            <w:b/>
            <w:sz w:val="24"/>
            <w:szCs w:val="24"/>
            <w:rPrChange w:id="5444" w:author="Britt Collins" w:date="2021-10-06T10:11:00Z">
              <w:rPr>
                <w:rFonts w:ascii="Times New Roman" w:hAnsi="Times New Roman"/>
                <w:sz w:val="24"/>
                <w:szCs w:val="24"/>
              </w:rPr>
            </w:rPrChange>
          </w:rPr>
          <w:t xml:space="preserve"> shores</w:t>
        </w:r>
      </w:ins>
      <w:ins w:id="5445" w:author="Britt Collins" w:date="2021-09-30T14:58:00Z">
        <w:r w:rsidRPr="000B0CC8">
          <w:rPr>
            <w:rFonts w:ascii="Times New Roman" w:hAnsi="Times New Roman"/>
            <w:sz w:val="24"/>
            <w:szCs w:val="24"/>
          </w:rPr>
          <w:t xml:space="preserve">, </w:t>
        </w:r>
        <w:r w:rsidRPr="00C443B7">
          <w:rPr>
            <w:rFonts w:ascii="Times New Roman" w:hAnsi="Times New Roman"/>
            <w:b/>
            <w:sz w:val="24"/>
            <w:szCs w:val="24"/>
            <w:rPrChange w:id="5446" w:author="Britt Collins" w:date="2021-10-06T10:12:00Z">
              <w:rPr>
                <w:rFonts w:ascii="Times New Roman" w:hAnsi="Times New Roman"/>
                <w:sz w:val="24"/>
                <w:szCs w:val="24"/>
              </w:rPr>
            </w:rPrChange>
          </w:rPr>
          <w:t xml:space="preserve">offering tours of </w:t>
        </w:r>
      </w:ins>
      <w:ins w:id="5447" w:author="Britt Collins" w:date="2021-10-06T10:11:00Z">
        <w:r w:rsidR="00C443B7" w:rsidRPr="00C443B7">
          <w:rPr>
            <w:rFonts w:ascii="Times New Roman" w:hAnsi="Times New Roman"/>
            <w:b/>
            <w:sz w:val="24"/>
            <w:szCs w:val="24"/>
            <w:rPrChange w:id="5448" w:author="Britt Collins" w:date="2021-10-06T10:12:00Z">
              <w:rPr>
                <w:rFonts w:ascii="Times New Roman" w:hAnsi="Times New Roman"/>
                <w:sz w:val="24"/>
                <w:szCs w:val="24"/>
              </w:rPr>
            </w:rPrChange>
          </w:rPr>
          <w:t>its</w:t>
        </w:r>
      </w:ins>
      <w:ins w:id="5449" w:author="Britt Collins" w:date="2021-09-30T14:58:00Z">
        <w:r w:rsidRPr="00C443B7">
          <w:rPr>
            <w:rFonts w:ascii="Times New Roman" w:hAnsi="Times New Roman"/>
            <w:b/>
            <w:sz w:val="24"/>
            <w:szCs w:val="24"/>
            <w:rPrChange w:id="5450" w:author="Britt Collins" w:date="2021-10-06T10:12:00Z">
              <w:rPr>
                <w:rFonts w:ascii="Times New Roman" w:hAnsi="Times New Roman"/>
                <w:sz w:val="24"/>
                <w:szCs w:val="24"/>
              </w:rPr>
            </w:rPrChange>
          </w:rPr>
          <w:t xml:space="preserve"> serene, </w:t>
        </w:r>
      </w:ins>
      <w:ins w:id="5451" w:author="Britt Collins" w:date="2021-10-06T10:11:00Z">
        <w:r w:rsidR="00C443B7" w:rsidRPr="00C443B7">
          <w:rPr>
            <w:rFonts w:ascii="Times New Roman" w:hAnsi="Times New Roman"/>
            <w:b/>
            <w:sz w:val="24"/>
            <w:szCs w:val="24"/>
            <w:rPrChange w:id="5452" w:author="Britt Collins" w:date="2021-10-06T10:12:00Z">
              <w:rPr>
                <w:rFonts w:ascii="Times New Roman" w:hAnsi="Times New Roman"/>
                <w:sz w:val="24"/>
                <w:szCs w:val="24"/>
              </w:rPr>
            </w:rPrChange>
          </w:rPr>
          <w:t>green</w:t>
        </w:r>
      </w:ins>
      <w:ins w:id="5453" w:author="Britt Collins" w:date="2021-09-30T14:58:00Z">
        <w:r w:rsidRPr="00C443B7">
          <w:rPr>
            <w:rFonts w:ascii="Times New Roman" w:hAnsi="Times New Roman"/>
            <w:b/>
            <w:sz w:val="24"/>
            <w:szCs w:val="24"/>
            <w:rPrChange w:id="5454" w:author="Britt Collins" w:date="2021-10-06T10:12:00Z">
              <w:rPr>
                <w:rFonts w:ascii="Times New Roman" w:hAnsi="Times New Roman"/>
                <w:sz w:val="24"/>
                <w:szCs w:val="24"/>
              </w:rPr>
            </w:rPrChange>
          </w:rPr>
          <w:t xml:space="preserve"> water</w:t>
        </w:r>
      </w:ins>
      <w:ins w:id="5455" w:author="Britt Collins" w:date="2021-10-06T10:12:00Z">
        <w:r w:rsidR="00C443B7" w:rsidRPr="00C443B7">
          <w:rPr>
            <w:rFonts w:ascii="Times New Roman" w:hAnsi="Times New Roman"/>
            <w:b/>
            <w:sz w:val="24"/>
            <w:szCs w:val="24"/>
            <w:rPrChange w:id="5456" w:author="Britt Collins" w:date="2021-10-06T10:12:00Z">
              <w:rPr>
                <w:rFonts w:ascii="Times New Roman" w:hAnsi="Times New Roman"/>
                <w:sz w:val="24"/>
                <w:szCs w:val="24"/>
              </w:rPr>
            </w:rPrChange>
          </w:rPr>
          <w:t>s</w:t>
        </w:r>
      </w:ins>
      <w:ins w:id="5457" w:author="Britt Collins" w:date="2021-09-30T14:58:00Z">
        <w:r w:rsidRPr="000B0CC8">
          <w:rPr>
            <w:rFonts w:ascii="Times New Roman" w:hAnsi="Times New Roman"/>
            <w:sz w:val="24"/>
            <w:szCs w:val="24"/>
          </w:rPr>
          <w:t>. I paused for a minute, took a deep breath and freed my mind of thoughts. It is no wonder why New Zealanders frequently use epic</w:t>
        </w:r>
      </w:ins>
      <w:ins w:id="5458" w:author="Britt Collins" w:date="2021-10-06T10:21:00Z">
        <w:r w:rsidR="001751BF">
          <w:rPr>
            <w:rFonts w:ascii="Times New Roman" w:hAnsi="Times New Roman"/>
            <w:sz w:val="24"/>
            <w:szCs w:val="24"/>
          </w:rPr>
          <w:t xml:space="preserve"> to describe the</w:t>
        </w:r>
      </w:ins>
      <w:ins w:id="5459" w:author="Britt Collins" w:date="2021-10-06T10:22:00Z">
        <w:r w:rsidR="001751BF">
          <w:rPr>
            <w:rFonts w:ascii="Times New Roman" w:hAnsi="Times New Roman"/>
            <w:sz w:val="24"/>
            <w:szCs w:val="24"/>
          </w:rPr>
          <w:t xml:space="preserve"> place</w:t>
        </w:r>
      </w:ins>
      <w:ins w:id="5460" w:author="Britt Collins" w:date="2021-09-30T14:58:00Z">
        <w:r w:rsidRPr="000B0CC8">
          <w:rPr>
            <w:rFonts w:ascii="Times New Roman" w:hAnsi="Times New Roman"/>
            <w:sz w:val="24"/>
            <w:szCs w:val="24"/>
          </w:rPr>
          <w:t>.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ins>
    </w:p>
    <w:p w14:paraId="5E1F00BC" w14:textId="77777777" w:rsidR="001751BF" w:rsidRDefault="001751BF" w:rsidP="001751BF">
      <w:pPr>
        <w:spacing w:line="480" w:lineRule="auto"/>
        <w:ind w:left="-5" w:right="15" w:firstLine="725"/>
        <w:rPr>
          <w:ins w:id="5461" w:author="Britt Collins" w:date="2021-10-06T10:23:00Z"/>
          <w:rFonts w:ascii="Times New Roman" w:hAnsi="Times New Roman"/>
          <w:sz w:val="24"/>
          <w:szCs w:val="24"/>
        </w:rPr>
      </w:pPr>
      <w:ins w:id="5462" w:author="Britt Collins" w:date="2021-10-06T10:22:00Z">
        <w:r>
          <w:rPr>
            <w:rFonts w:ascii="Times New Roman" w:hAnsi="Times New Roman"/>
            <w:sz w:val="24"/>
            <w:szCs w:val="24"/>
          </w:rPr>
          <w:t>L</w:t>
        </w:r>
      </w:ins>
      <w:ins w:id="5463" w:author="Britt Collins" w:date="2021-09-30T14:58:00Z">
        <w:r w:rsidR="006F31F6" w:rsidRPr="000B0CC8">
          <w:rPr>
            <w:rFonts w:ascii="Times New Roman" w:hAnsi="Times New Roman"/>
            <w:sz w:val="24"/>
            <w:szCs w:val="24"/>
          </w:rPr>
          <w:t xml:space="preserve">ater that </w:t>
        </w:r>
      </w:ins>
      <w:ins w:id="5464" w:author="Britt Collins" w:date="2021-10-06T10:22:00Z">
        <w:r>
          <w:rPr>
            <w:rFonts w:ascii="Times New Roman" w:hAnsi="Times New Roman"/>
            <w:sz w:val="24"/>
            <w:szCs w:val="24"/>
          </w:rPr>
          <w:t xml:space="preserve">afternoon, </w:t>
        </w:r>
      </w:ins>
      <w:ins w:id="5465" w:author="Britt Collins" w:date="2021-10-06T10:23:00Z">
        <w:r w:rsidRPr="000B0CC8">
          <w:rPr>
            <w:rFonts w:ascii="Times New Roman" w:hAnsi="Times New Roman"/>
            <w:sz w:val="24"/>
            <w:szCs w:val="24"/>
          </w:rPr>
          <w:t xml:space="preserve">I </w:t>
        </w:r>
        <w:r>
          <w:rPr>
            <w:rFonts w:ascii="Times New Roman" w:hAnsi="Times New Roman"/>
            <w:sz w:val="24"/>
            <w:szCs w:val="24"/>
          </w:rPr>
          <w:t>got</w:t>
        </w:r>
        <w:r w:rsidRPr="000B0CC8">
          <w:rPr>
            <w:rFonts w:ascii="Times New Roman" w:hAnsi="Times New Roman"/>
            <w:sz w:val="24"/>
            <w:szCs w:val="24"/>
          </w:rPr>
          <w:t xml:space="preserve"> cal</w:t>
        </w:r>
        <w:r>
          <w:rPr>
            <w:rFonts w:ascii="Times New Roman" w:hAnsi="Times New Roman"/>
            <w:sz w:val="24"/>
            <w:szCs w:val="24"/>
          </w:rPr>
          <w:t>l from</w:t>
        </w:r>
      </w:ins>
      <w:ins w:id="5466" w:author="Britt Collins" w:date="2021-09-30T14:58:00Z">
        <w:r w:rsidR="006F31F6" w:rsidRPr="000B0CC8">
          <w:rPr>
            <w:rFonts w:ascii="Times New Roman" w:hAnsi="Times New Roman"/>
            <w:sz w:val="24"/>
            <w:szCs w:val="24"/>
          </w:rPr>
          <w:t xml:space="preserve"> Andy</w:t>
        </w:r>
      </w:ins>
      <w:ins w:id="5467" w:author="Britt Collins" w:date="2021-10-06T10:23:00Z">
        <w:r>
          <w:rPr>
            <w:rFonts w:ascii="Times New Roman" w:hAnsi="Times New Roman"/>
            <w:sz w:val="24"/>
            <w:szCs w:val="24"/>
          </w:rPr>
          <w:t xml:space="preserve"> to say h</w:t>
        </w:r>
      </w:ins>
      <w:ins w:id="5468" w:author="Britt Collins" w:date="2021-09-30T14:58:00Z">
        <w:r w:rsidR="006F31F6" w:rsidRPr="000B0CC8">
          <w:rPr>
            <w:rFonts w:ascii="Times New Roman" w:hAnsi="Times New Roman"/>
            <w:sz w:val="24"/>
            <w:szCs w:val="24"/>
          </w:rPr>
          <w:t>e had just arrived in Queenstown, no dramas. He asked me to meet in some obscure car park on the edge of town. As I arrived I fixed my eyes on the hire car. What a terrible vehicle</w:t>
        </w:r>
      </w:ins>
      <w:ins w:id="5469" w:author="Britt Collins" w:date="2021-10-06T10:23:00Z">
        <w:r>
          <w:rPr>
            <w:rFonts w:ascii="Times New Roman" w:hAnsi="Times New Roman"/>
            <w:sz w:val="24"/>
            <w:szCs w:val="24"/>
          </w:rPr>
          <w:t>, 90s</w:t>
        </w:r>
      </w:ins>
      <w:ins w:id="5470" w:author="Britt Collins" w:date="2021-09-30T14:58:00Z">
        <w:r w:rsidR="006F31F6" w:rsidRPr="000B0CC8">
          <w:rPr>
            <w:rFonts w:ascii="Times New Roman" w:hAnsi="Times New Roman"/>
            <w:sz w:val="24"/>
            <w:szCs w:val="24"/>
          </w:rPr>
          <w:t xml:space="preserve"> Nissan Fairlady. </w:t>
        </w:r>
      </w:ins>
    </w:p>
    <w:p w14:paraId="67A70347" w14:textId="79074FDE" w:rsidR="006F31F6" w:rsidRPr="000B0CC8" w:rsidRDefault="006F31F6">
      <w:pPr>
        <w:spacing w:line="480" w:lineRule="auto"/>
        <w:ind w:left="-5" w:right="15" w:firstLine="725"/>
        <w:rPr>
          <w:ins w:id="5471" w:author="Britt Collins" w:date="2021-09-30T14:58:00Z"/>
          <w:rFonts w:ascii="Times New Roman" w:hAnsi="Times New Roman"/>
          <w:sz w:val="24"/>
          <w:szCs w:val="24"/>
        </w:rPr>
        <w:pPrChange w:id="5472" w:author="Britt Collins" w:date="2021-10-06T10:22:00Z">
          <w:pPr>
            <w:ind w:left="-5" w:right="15"/>
          </w:pPr>
        </w:pPrChange>
      </w:pPr>
      <w:ins w:id="5473" w:author="Britt Collins" w:date="2021-09-30T14:58:00Z">
        <w:r w:rsidRPr="000B0CC8">
          <w:rPr>
            <w:rFonts w:ascii="Times New Roman" w:hAnsi="Times New Roman"/>
            <w:sz w:val="24"/>
            <w:szCs w:val="24"/>
          </w:rPr>
          <w:t xml:space="preserve">Andy laughed. “Let me present our chariot for the week.” After pointing out </w:t>
        </w:r>
      </w:ins>
      <w:ins w:id="5474" w:author="Britt Collins" w:date="2021-10-06T10:24:00Z">
        <w:r w:rsidR="001751BF">
          <w:rPr>
            <w:rFonts w:ascii="Times New Roman" w:hAnsi="Times New Roman"/>
            <w:sz w:val="24"/>
            <w:szCs w:val="24"/>
          </w:rPr>
          <w:t>all its</w:t>
        </w:r>
      </w:ins>
      <w:ins w:id="5475" w:author="Britt Collins" w:date="2021-09-30T14:58:00Z">
        <w:r w:rsidRPr="000B0CC8">
          <w:rPr>
            <w:rFonts w:ascii="Times New Roman" w:hAnsi="Times New Roman"/>
            <w:sz w:val="24"/>
            <w:szCs w:val="24"/>
          </w:rPr>
          <w:t xml:space="preserve"> defects, </w:t>
        </w:r>
      </w:ins>
      <w:ins w:id="5476" w:author="Britt Collins" w:date="2021-10-06T10:24:00Z">
        <w:r w:rsidR="001751BF">
          <w:rPr>
            <w:rFonts w:ascii="Times New Roman" w:hAnsi="Times New Roman"/>
            <w:sz w:val="24"/>
            <w:szCs w:val="24"/>
          </w:rPr>
          <w:t>he said, “</w:t>
        </w:r>
      </w:ins>
      <w:ins w:id="5477" w:author="Britt Collins" w:date="2021-09-30T14:58:00Z">
        <w:r w:rsidRPr="000B0CC8">
          <w:rPr>
            <w:rFonts w:ascii="Times New Roman" w:hAnsi="Times New Roman"/>
            <w:sz w:val="24"/>
            <w:szCs w:val="24"/>
          </w:rPr>
          <w:t>But she runs like a dream.</w:t>
        </w:r>
      </w:ins>
      <w:ins w:id="5478" w:author="Britt Collins" w:date="2021-10-06T10:24:00Z">
        <w:r w:rsidR="001751BF">
          <w:rPr>
            <w:rFonts w:ascii="Times New Roman" w:hAnsi="Times New Roman"/>
            <w:sz w:val="24"/>
            <w:szCs w:val="24"/>
          </w:rPr>
          <w:t>”</w:t>
        </w:r>
      </w:ins>
      <w:ins w:id="5479" w:author="Britt Collins" w:date="2021-09-30T14:58:00Z">
        <w:r w:rsidRPr="000B0CC8">
          <w:rPr>
            <w:rFonts w:ascii="Times New Roman" w:hAnsi="Times New Roman"/>
            <w:sz w:val="24"/>
            <w:szCs w:val="24"/>
          </w:rPr>
          <w:t xml:space="preserve"> I imagined Andy having to manually propel the car along by foot, Flintstones style, via a huge cut-out in the driver side foot</w:t>
        </w:r>
      </w:ins>
      <w:ins w:id="5480" w:author="Britt Collins" w:date="2021-10-06T10:24:00Z">
        <w:r w:rsidR="001751BF">
          <w:rPr>
            <w:rFonts w:ascii="Times New Roman" w:hAnsi="Times New Roman"/>
            <w:sz w:val="24"/>
            <w:szCs w:val="24"/>
          </w:rPr>
          <w:t xml:space="preserve"> </w:t>
        </w:r>
      </w:ins>
      <w:ins w:id="5481" w:author="Britt Collins" w:date="2021-09-30T14:58:00Z">
        <w:r w:rsidRPr="000B0CC8">
          <w:rPr>
            <w:rFonts w:ascii="Times New Roman" w:hAnsi="Times New Roman"/>
            <w:sz w:val="24"/>
            <w:szCs w:val="24"/>
          </w:rPr>
          <w:t xml:space="preserve">well. Andy took photos of the lake then grabbed his snowboarding gear out the boot of the car. </w:t>
        </w:r>
      </w:ins>
    </w:p>
    <w:p w14:paraId="0D35A711" w14:textId="2A4AA855" w:rsidR="006F31F6" w:rsidRPr="000B0CC8" w:rsidRDefault="001751BF">
      <w:pPr>
        <w:spacing w:line="480" w:lineRule="auto"/>
        <w:ind w:left="-5" w:right="15" w:firstLine="725"/>
        <w:rPr>
          <w:ins w:id="5482" w:author="Britt Collins" w:date="2021-09-30T14:58:00Z"/>
          <w:rFonts w:ascii="Times New Roman" w:hAnsi="Times New Roman"/>
          <w:sz w:val="24"/>
          <w:szCs w:val="24"/>
        </w:rPr>
        <w:pPrChange w:id="5483" w:author="Britt Collins" w:date="2021-10-06T10:25:00Z">
          <w:pPr>
            <w:ind w:left="-5" w:right="15"/>
          </w:pPr>
        </w:pPrChange>
      </w:pPr>
      <w:ins w:id="5484" w:author="Britt Collins" w:date="2021-10-06T10:25:00Z">
        <w:r w:rsidRPr="001751BF">
          <w:rPr>
            <w:rFonts w:ascii="Times New Roman" w:hAnsi="Times New Roman"/>
            <w:b/>
            <w:sz w:val="24"/>
            <w:szCs w:val="24"/>
            <w:rPrChange w:id="5485" w:author="Britt Collins" w:date="2021-10-06T10:25:00Z">
              <w:rPr>
                <w:rFonts w:ascii="Times New Roman" w:hAnsi="Times New Roman"/>
                <w:sz w:val="24"/>
                <w:szCs w:val="24"/>
              </w:rPr>
            </w:rPrChange>
          </w:rPr>
          <w:t>On the way into town,</w:t>
        </w:r>
        <w:r>
          <w:rPr>
            <w:rFonts w:ascii="Times New Roman" w:hAnsi="Times New Roman"/>
            <w:sz w:val="24"/>
            <w:szCs w:val="24"/>
          </w:rPr>
          <w:t xml:space="preserve"> </w:t>
        </w:r>
      </w:ins>
      <w:ins w:id="5486" w:author="Britt Collins" w:date="2021-09-30T14:58:00Z">
        <w:r w:rsidR="006F31F6" w:rsidRPr="000B0CC8">
          <w:rPr>
            <w:rFonts w:ascii="Times New Roman" w:hAnsi="Times New Roman"/>
            <w:sz w:val="24"/>
            <w:szCs w:val="24"/>
          </w:rPr>
          <w:t xml:space="preserve">Andy chat about his journey from Christchurch. </w:t>
        </w:r>
      </w:ins>
      <w:ins w:id="5487" w:author="Britt Collins" w:date="2021-10-06T10:26:00Z">
        <w:r>
          <w:rPr>
            <w:rFonts w:ascii="Times New Roman" w:hAnsi="Times New Roman"/>
            <w:sz w:val="24"/>
            <w:szCs w:val="24"/>
          </w:rPr>
          <w:t>He was</w:t>
        </w:r>
      </w:ins>
      <w:ins w:id="5488" w:author="Britt Collins" w:date="2021-09-30T14:58:00Z">
        <w:r w:rsidR="006F31F6" w:rsidRPr="000B0CC8">
          <w:rPr>
            <w:rFonts w:ascii="Times New Roman" w:hAnsi="Times New Roman"/>
            <w:sz w:val="24"/>
            <w:szCs w:val="24"/>
          </w:rPr>
          <w:t xml:space="preserve"> an avid photographer, captured many photos of his road trip on an SLR </w:t>
        </w:r>
      </w:ins>
      <w:ins w:id="5489" w:author="Britt Collins" w:date="2021-10-06T10:26:00Z">
        <w:r>
          <w:rPr>
            <w:rFonts w:ascii="Times New Roman" w:hAnsi="Times New Roman"/>
            <w:sz w:val="24"/>
            <w:szCs w:val="24"/>
          </w:rPr>
          <w:t>d</w:t>
        </w:r>
      </w:ins>
      <w:ins w:id="5490" w:author="Britt Collins" w:date="2021-09-30T14:58:00Z">
        <w:r w:rsidR="006F31F6" w:rsidRPr="000B0CC8">
          <w:rPr>
            <w:rFonts w:ascii="Times New Roman" w:hAnsi="Times New Roman"/>
            <w:sz w:val="24"/>
            <w:szCs w:val="24"/>
          </w:rPr>
          <w:t xml:space="preserve">igital </w:t>
        </w:r>
      </w:ins>
      <w:ins w:id="5491" w:author="Britt Collins" w:date="2021-10-06T10:26:00Z">
        <w:r>
          <w:rPr>
            <w:rFonts w:ascii="Times New Roman" w:hAnsi="Times New Roman"/>
            <w:sz w:val="24"/>
            <w:szCs w:val="24"/>
          </w:rPr>
          <w:t>c</w:t>
        </w:r>
      </w:ins>
      <w:ins w:id="5492" w:author="Britt Collins" w:date="2021-09-30T14:58:00Z">
        <w:r w:rsidR="006F31F6" w:rsidRPr="000B0CC8">
          <w:rPr>
            <w:rFonts w:ascii="Times New Roman" w:hAnsi="Times New Roman"/>
            <w:sz w:val="24"/>
            <w:szCs w:val="24"/>
          </w:rPr>
          <w:t xml:space="preserve">amera. He showed me a few of his favourites. There was so much wilderness in the central region of the South Island. I was jealous of </w:t>
        </w:r>
        <w:r w:rsidR="006F31F6" w:rsidRPr="000B0CC8">
          <w:rPr>
            <w:rFonts w:ascii="Times New Roman" w:hAnsi="Times New Roman"/>
            <w:sz w:val="24"/>
            <w:szCs w:val="24"/>
          </w:rPr>
          <w:lastRenderedPageBreak/>
          <w:t>what I saw, but I wouldn’t have missed that view of the mountain on approach to Queenstown airport for love nor money. We checked him into Nomads Backpackers and agreed to meet in the hostel lobby before grabbing food.</w:t>
        </w:r>
      </w:ins>
    </w:p>
    <w:p w14:paraId="5E56FCB5" w14:textId="46E7F6AA" w:rsidR="006F31F6" w:rsidRPr="000B0CC8" w:rsidRDefault="006F31F6">
      <w:pPr>
        <w:spacing w:line="480" w:lineRule="auto"/>
        <w:ind w:left="-5" w:right="15" w:firstLine="725"/>
        <w:rPr>
          <w:ins w:id="5493" w:author="Britt Collins" w:date="2021-09-30T14:58:00Z"/>
          <w:rFonts w:ascii="Times New Roman" w:hAnsi="Times New Roman"/>
          <w:sz w:val="24"/>
          <w:szCs w:val="24"/>
        </w:rPr>
        <w:pPrChange w:id="5494" w:author="Britt Collins" w:date="2021-10-06T10:26:00Z">
          <w:pPr>
            <w:ind w:left="-5" w:right="15"/>
          </w:pPr>
        </w:pPrChange>
      </w:pPr>
      <w:ins w:id="5495" w:author="Britt Collins" w:date="2021-09-30T14:58:00Z">
        <w:r w:rsidRPr="000B0CC8">
          <w:rPr>
            <w:rFonts w:ascii="Times New Roman" w:hAnsi="Times New Roman"/>
            <w:sz w:val="24"/>
            <w:szCs w:val="24"/>
          </w:rPr>
          <w:t>As we stood in the hostel lobby Andy had a beaming smile</w:t>
        </w:r>
      </w:ins>
      <w:ins w:id="5496" w:author="Britt Collins" w:date="2021-10-06T10:26:00Z">
        <w:r w:rsidR="001751BF">
          <w:rPr>
            <w:rFonts w:ascii="Times New Roman" w:hAnsi="Times New Roman"/>
            <w:sz w:val="24"/>
            <w:szCs w:val="24"/>
          </w:rPr>
          <w:t>.</w:t>
        </w:r>
      </w:ins>
      <w:ins w:id="5497" w:author="Britt Collins" w:date="2021-09-30T14:58:00Z">
        <w:r w:rsidRPr="000B0CC8">
          <w:rPr>
            <w:rFonts w:ascii="Times New Roman" w:hAnsi="Times New Roman"/>
            <w:sz w:val="24"/>
            <w:szCs w:val="24"/>
          </w:rPr>
          <w:t xml:space="preserve"> </w:t>
        </w:r>
      </w:ins>
      <w:ins w:id="5498" w:author="Britt Collins" w:date="2021-10-06T10:26:00Z">
        <w:r w:rsidR="001751BF">
          <w:rPr>
            <w:rFonts w:ascii="Times New Roman" w:hAnsi="Times New Roman"/>
            <w:sz w:val="24"/>
            <w:szCs w:val="24"/>
          </w:rPr>
          <w:t>“</w:t>
        </w:r>
      </w:ins>
      <w:ins w:id="5499" w:author="Britt Collins" w:date="2021-09-30T14:58:00Z">
        <w:r w:rsidRPr="000B0CC8">
          <w:rPr>
            <w:rFonts w:ascii="Times New Roman" w:hAnsi="Times New Roman"/>
            <w:sz w:val="24"/>
            <w:szCs w:val="24"/>
          </w:rPr>
          <w:t>I'm happy with my room matey. I've got the lower bunk of the bunk</w:t>
        </w:r>
      </w:ins>
      <w:ins w:id="5500" w:author="Britt Collins" w:date="2021-10-06T10:26:00Z">
        <w:r w:rsidR="001751BF">
          <w:rPr>
            <w:rFonts w:ascii="Times New Roman" w:hAnsi="Times New Roman"/>
            <w:sz w:val="24"/>
            <w:szCs w:val="24"/>
          </w:rPr>
          <w:t xml:space="preserve"> </w:t>
        </w:r>
      </w:ins>
      <w:ins w:id="5501" w:author="Britt Collins" w:date="2021-09-30T14:58:00Z">
        <w:r w:rsidRPr="000B0CC8">
          <w:rPr>
            <w:rFonts w:ascii="Times New Roman" w:hAnsi="Times New Roman"/>
            <w:sz w:val="24"/>
            <w:szCs w:val="24"/>
          </w:rPr>
          <w:t>bed. I just had a quick chat with my room-mates. The girl in the top bunk is dangerously attractive. She</w:t>
        </w:r>
      </w:ins>
      <w:ins w:id="5502" w:author="Britt Collins" w:date="2021-10-06T10:27:00Z">
        <w:r w:rsidR="001751BF">
          <w:rPr>
            <w:rFonts w:ascii="Times New Roman" w:hAnsi="Times New Roman"/>
            <w:sz w:val="24"/>
            <w:szCs w:val="24"/>
          </w:rPr>
          <w:t>’</w:t>
        </w:r>
      </w:ins>
      <w:ins w:id="5503" w:author="Britt Collins" w:date="2021-09-30T14:58:00Z">
        <w:r w:rsidRPr="000B0CC8">
          <w:rPr>
            <w:rFonts w:ascii="Times New Roman" w:hAnsi="Times New Roman"/>
            <w:sz w:val="24"/>
            <w:szCs w:val="24"/>
          </w:rPr>
          <w:t>s blonde, fit as a butcher's dog, down</w:t>
        </w:r>
      </w:ins>
      <w:ins w:id="5504" w:author="Britt Collins" w:date="2021-10-06T10:27:00Z">
        <w:r w:rsidR="001751BF">
          <w:rPr>
            <w:rFonts w:ascii="Times New Roman" w:hAnsi="Times New Roman"/>
            <w:sz w:val="24"/>
            <w:szCs w:val="24"/>
          </w:rPr>
          <w:t>-</w:t>
        </w:r>
      </w:ins>
      <w:ins w:id="5505" w:author="Britt Collins" w:date="2021-09-30T14:58:00Z">
        <w:r w:rsidRPr="000B0CC8">
          <w:rPr>
            <w:rFonts w:ascii="Times New Roman" w:hAnsi="Times New Roman"/>
            <w:sz w:val="24"/>
            <w:szCs w:val="24"/>
          </w:rPr>
          <w:t>to</w:t>
        </w:r>
      </w:ins>
      <w:ins w:id="5506" w:author="Britt Collins" w:date="2021-10-06T10:27:00Z">
        <w:r w:rsidR="001751BF">
          <w:rPr>
            <w:rFonts w:ascii="Times New Roman" w:hAnsi="Times New Roman"/>
            <w:sz w:val="24"/>
            <w:szCs w:val="24"/>
          </w:rPr>
          <w:t>-</w:t>
        </w:r>
      </w:ins>
      <w:ins w:id="5507" w:author="Britt Collins" w:date="2021-09-30T14:58:00Z">
        <w:r w:rsidRPr="000B0CC8">
          <w:rPr>
            <w:rFonts w:ascii="Times New Roman" w:hAnsi="Times New Roman"/>
            <w:sz w:val="24"/>
            <w:szCs w:val="24"/>
          </w:rPr>
          <w:t>earth and from the UK.</w:t>
        </w:r>
      </w:ins>
      <w:ins w:id="5508" w:author="Britt Collins" w:date="2021-10-06T10:27:00Z">
        <w:r w:rsidR="001751BF">
          <w:rPr>
            <w:rFonts w:ascii="Times New Roman" w:hAnsi="Times New Roman"/>
            <w:sz w:val="24"/>
            <w:szCs w:val="24"/>
          </w:rPr>
          <w:t>”</w:t>
        </w:r>
      </w:ins>
      <w:ins w:id="5509" w:author="Britt Collins" w:date="2021-09-30T14:58:00Z">
        <w:r w:rsidRPr="000B0CC8">
          <w:rPr>
            <w:rFonts w:ascii="Times New Roman" w:hAnsi="Times New Roman"/>
            <w:sz w:val="24"/>
            <w:szCs w:val="24"/>
          </w:rPr>
          <w:t xml:space="preserve"> He raised </w:t>
        </w:r>
      </w:ins>
      <w:ins w:id="5510" w:author="Britt Collins" w:date="2021-10-06T10:27:00Z">
        <w:r w:rsidR="001751BF">
          <w:rPr>
            <w:rFonts w:ascii="Times New Roman" w:hAnsi="Times New Roman"/>
            <w:sz w:val="24"/>
            <w:szCs w:val="24"/>
          </w:rPr>
          <w:t xml:space="preserve">his </w:t>
        </w:r>
      </w:ins>
      <w:ins w:id="5511" w:author="Britt Collins" w:date="2021-09-30T14:58:00Z">
        <w:r w:rsidRPr="000B0CC8">
          <w:rPr>
            <w:rFonts w:ascii="Times New Roman" w:hAnsi="Times New Roman"/>
            <w:sz w:val="24"/>
            <w:szCs w:val="24"/>
          </w:rPr>
          <w:t xml:space="preserve">eyebrows and started to </w:t>
        </w:r>
      </w:ins>
      <w:ins w:id="5512" w:author="Britt Collins" w:date="2021-10-06T10:27:00Z">
        <w:r w:rsidR="001751BF">
          <w:rPr>
            <w:rFonts w:ascii="Times New Roman" w:hAnsi="Times New Roman"/>
            <w:sz w:val="24"/>
            <w:szCs w:val="24"/>
          </w:rPr>
          <w:t>laugh</w:t>
        </w:r>
      </w:ins>
      <w:ins w:id="5513" w:author="Britt Collins" w:date="2021-09-30T14:58:00Z">
        <w:r w:rsidRPr="000B0CC8">
          <w:rPr>
            <w:rFonts w:ascii="Times New Roman" w:hAnsi="Times New Roman"/>
            <w:sz w:val="24"/>
            <w:szCs w:val="24"/>
          </w:rPr>
          <w:t xml:space="preserve">. </w:t>
        </w:r>
      </w:ins>
      <w:ins w:id="5514" w:author="Britt Collins" w:date="2021-10-06T10:27:00Z">
        <w:r w:rsidR="001751BF">
          <w:rPr>
            <w:rFonts w:ascii="Times New Roman" w:hAnsi="Times New Roman"/>
            <w:sz w:val="24"/>
            <w:szCs w:val="24"/>
          </w:rPr>
          <w:t>“</w:t>
        </w:r>
      </w:ins>
      <w:ins w:id="5515" w:author="Britt Collins" w:date="2021-09-30T14:58:00Z">
        <w:r w:rsidRPr="000B0CC8">
          <w:rPr>
            <w:rFonts w:ascii="Times New Roman" w:hAnsi="Times New Roman"/>
            <w:sz w:val="24"/>
            <w:szCs w:val="24"/>
          </w:rPr>
          <w:t>Right, what shall we eat?</w:t>
        </w:r>
      </w:ins>
      <w:ins w:id="5516" w:author="Britt Collins" w:date="2021-10-06T10:27:00Z">
        <w:r w:rsidR="001751BF">
          <w:rPr>
            <w:rFonts w:ascii="Times New Roman" w:hAnsi="Times New Roman"/>
            <w:sz w:val="24"/>
            <w:szCs w:val="24"/>
          </w:rPr>
          <w:t>”</w:t>
        </w:r>
      </w:ins>
      <w:ins w:id="5517" w:author="Britt Collins" w:date="2021-09-30T14:58:00Z">
        <w:r w:rsidRPr="000B0CC8">
          <w:rPr>
            <w:rFonts w:ascii="Times New Roman" w:hAnsi="Times New Roman"/>
            <w:sz w:val="24"/>
            <w:szCs w:val="24"/>
          </w:rPr>
          <w:t xml:space="preserve"> </w:t>
        </w:r>
      </w:ins>
    </w:p>
    <w:p w14:paraId="492CCACA" w14:textId="77777777" w:rsidR="00742CAD" w:rsidRDefault="006F31F6" w:rsidP="001751BF">
      <w:pPr>
        <w:spacing w:line="480" w:lineRule="auto"/>
        <w:ind w:left="-5" w:right="15" w:firstLine="725"/>
        <w:rPr>
          <w:ins w:id="5518" w:author="Britt Collins" w:date="2021-10-06T10:29:00Z"/>
          <w:rFonts w:ascii="Times New Roman" w:hAnsi="Times New Roman"/>
          <w:sz w:val="24"/>
          <w:szCs w:val="24"/>
        </w:rPr>
      </w:pPr>
      <w:ins w:id="5519" w:author="Britt Collins" w:date="2021-09-30T14:58:00Z">
        <w:r w:rsidRPr="000B0CC8">
          <w:rPr>
            <w:rFonts w:ascii="Times New Roman" w:hAnsi="Times New Roman"/>
            <w:sz w:val="24"/>
            <w:szCs w:val="24"/>
          </w:rPr>
          <w:t>W</w:t>
        </w:r>
      </w:ins>
      <w:ins w:id="5520" w:author="Britt Collins" w:date="2021-10-06T10:28:00Z">
        <w:r w:rsidR="001751BF">
          <w:rPr>
            <w:rFonts w:ascii="Times New Roman" w:hAnsi="Times New Roman"/>
            <w:sz w:val="24"/>
            <w:szCs w:val="24"/>
          </w:rPr>
          <w:t>hen w</w:t>
        </w:r>
      </w:ins>
      <w:ins w:id="5521" w:author="Britt Collins" w:date="2021-09-30T14:58:00Z">
        <w:r w:rsidRPr="000B0CC8">
          <w:rPr>
            <w:rFonts w:ascii="Times New Roman" w:hAnsi="Times New Roman"/>
            <w:sz w:val="24"/>
            <w:szCs w:val="24"/>
          </w:rPr>
          <w:t xml:space="preserve">e </w:t>
        </w:r>
      </w:ins>
      <w:ins w:id="5522" w:author="Britt Collins" w:date="2021-10-06T10:28:00Z">
        <w:r w:rsidR="001751BF">
          <w:rPr>
            <w:rFonts w:ascii="Times New Roman" w:hAnsi="Times New Roman"/>
            <w:sz w:val="24"/>
            <w:szCs w:val="24"/>
          </w:rPr>
          <w:t>walked into</w:t>
        </w:r>
      </w:ins>
      <w:ins w:id="5523" w:author="Britt Collins" w:date="2021-09-30T14:58:00Z">
        <w:r w:rsidRPr="000B0CC8">
          <w:rPr>
            <w:rFonts w:ascii="Times New Roman" w:hAnsi="Times New Roman"/>
            <w:sz w:val="24"/>
            <w:szCs w:val="24"/>
          </w:rPr>
          <w:t xml:space="preserve"> Ferg Burger after another </w:t>
        </w:r>
      </w:ins>
      <w:ins w:id="5524" w:author="Britt Collins" w:date="2021-10-06T10:28:00Z">
        <w:r w:rsidR="001751BF">
          <w:rPr>
            <w:rFonts w:ascii="Times New Roman" w:hAnsi="Times New Roman"/>
            <w:sz w:val="24"/>
            <w:szCs w:val="24"/>
          </w:rPr>
          <w:t>a long</w:t>
        </w:r>
      </w:ins>
      <w:ins w:id="5525" w:author="Britt Collins" w:date="2021-09-30T14:58:00Z">
        <w:r w:rsidRPr="000B0CC8">
          <w:rPr>
            <w:rFonts w:ascii="Times New Roman" w:hAnsi="Times New Roman"/>
            <w:sz w:val="24"/>
            <w:szCs w:val="24"/>
          </w:rPr>
          <w:t xml:space="preserve"> wait</w:t>
        </w:r>
      </w:ins>
      <w:ins w:id="5526" w:author="Britt Collins" w:date="2021-10-06T10:28:00Z">
        <w:r w:rsidR="001751BF">
          <w:rPr>
            <w:rFonts w:ascii="Times New Roman" w:hAnsi="Times New Roman"/>
            <w:sz w:val="24"/>
            <w:szCs w:val="24"/>
          </w:rPr>
          <w:t>,</w:t>
        </w:r>
      </w:ins>
      <w:ins w:id="5527" w:author="Britt Collins" w:date="2021-09-30T14:58:00Z">
        <w:r w:rsidRPr="000B0CC8">
          <w:rPr>
            <w:rFonts w:ascii="Times New Roman" w:hAnsi="Times New Roman"/>
            <w:sz w:val="24"/>
            <w:szCs w:val="24"/>
          </w:rPr>
          <w:t xml:space="preserve"> Andy’s eyes went from viewing the menu to the blonde-haired lady in the queue. Two beautifully crafted, </w:t>
        </w:r>
      </w:ins>
      <w:ins w:id="5528" w:author="Britt Collins" w:date="2021-10-06T10:28:00Z">
        <w:r w:rsidR="00742CAD">
          <w:rPr>
            <w:rFonts w:ascii="Times New Roman" w:hAnsi="Times New Roman"/>
            <w:sz w:val="24"/>
            <w:szCs w:val="24"/>
          </w:rPr>
          <w:t>fl</w:t>
        </w:r>
      </w:ins>
      <w:ins w:id="5529" w:author="Britt Collins" w:date="2021-10-06T10:29:00Z">
        <w:r w:rsidR="00742CAD">
          <w:rPr>
            <w:rFonts w:ascii="Times New Roman" w:hAnsi="Times New Roman"/>
            <w:sz w:val="24"/>
            <w:szCs w:val="24"/>
          </w:rPr>
          <w:t>ower</w:t>
        </w:r>
      </w:ins>
      <w:ins w:id="5530" w:author="Britt Collins" w:date="2021-09-30T14:58:00Z">
        <w:r w:rsidRPr="000B0CC8">
          <w:rPr>
            <w:rFonts w:ascii="Times New Roman" w:hAnsi="Times New Roman"/>
            <w:sz w:val="24"/>
            <w:szCs w:val="24"/>
          </w:rPr>
          <w:t xml:space="preserve"> tattoos were exposed on her shoulders. </w:t>
        </w:r>
      </w:ins>
      <w:ins w:id="5531" w:author="Britt Collins" w:date="2021-10-06T10:29:00Z">
        <w:r w:rsidR="00742CAD">
          <w:rPr>
            <w:rFonts w:ascii="Times New Roman" w:hAnsi="Times New Roman"/>
            <w:sz w:val="24"/>
            <w:szCs w:val="24"/>
          </w:rPr>
          <w:t>“</w:t>
        </w:r>
      </w:ins>
      <w:ins w:id="5532" w:author="Britt Collins" w:date="2021-09-30T14:58:00Z">
        <w:r w:rsidRPr="000B0CC8">
          <w:rPr>
            <w:rFonts w:ascii="Times New Roman" w:hAnsi="Times New Roman"/>
            <w:sz w:val="24"/>
            <w:szCs w:val="24"/>
          </w:rPr>
          <w:t>Those are a lovely pair of tats,</w:t>
        </w:r>
      </w:ins>
      <w:ins w:id="5533" w:author="Britt Collins" w:date="2021-10-06T10:29:00Z">
        <w:r w:rsidR="00742CAD">
          <w:rPr>
            <w:rFonts w:ascii="Times New Roman" w:hAnsi="Times New Roman"/>
            <w:sz w:val="24"/>
            <w:szCs w:val="24"/>
          </w:rPr>
          <w:t>”</w:t>
        </w:r>
      </w:ins>
      <w:ins w:id="5534" w:author="Britt Collins" w:date="2021-09-30T14:58:00Z">
        <w:r w:rsidRPr="000B0CC8">
          <w:rPr>
            <w:rFonts w:ascii="Times New Roman" w:hAnsi="Times New Roman"/>
            <w:sz w:val="24"/>
            <w:szCs w:val="24"/>
          </w:rPr>
          <w:t xml:space="preserve"> he said in a loud southern English tone. </w:t>
        </w:r>
      </w:ins>
    </w:p>
    <w:p w14:paraId="10FFED04" w14:textId="77777777" w:rsidR="00742CAD" w:rsidRDefault="006F31F6" w:rsidP="001751BF">
      <w:pPr>
        <w:spacing w:line="480" w:lineRule="auto"/>
        <w:ind w:left="-5" w:right="15" w:firstLine="725"/>
        <w:rPr>
          <w:ins w:id="5535" w:author="Britt Collins" w:date="2021-10-06T10:30:00Z"/>
          <w:rFonts w:ascii="Times New Roman" w:hAnsi="Times New Roman"/>
          <w:sz w:val="24"/>
          <w:szCs w:val="24"/>
        </w:rPr>
      </w:pPr>
      <w:ins w:id="5536" w:author="Britt Collins" w:date="2021-09-30T14:58:00Z">
        <w:r w:rsidRPr="000B0CC8">
          <w:rPr>
            <w:rFonts w:ascii="Times New Roman" w:hAnsi="Times New Roman"/>
            <w:sz w:val="24"/>
            <w:szCs w:val="24"/>
          </w:rPr>
          <w:t xml:space="preserve">The </w:t>
        </w:r>
      </w:ins>
      <w:ins w:id="5537" w:author="Britt Collins" w:date="2021-10-06T10:29:00Z">
        <w:r w:rsidR="00742CAD">
          <w:rPr>
            <w:rFonts w:ascii="Times New Roman" w:hAnsi="Times New Roman"/>
            <w:sz w:val="24"/>
            <w:szCs w:val="24"/>
          </w:rPr>
          <w:t>woman</w:t>
        </w:r>
      </w:ins>
      <w:ins w:id="5538" w:author="Britt Collins" w:date="2021-09-30T14:58:00Z">
        <w:r w:rsidRPr="000B0CC8">
          <w:rPr>
            <w:rFonts w:ascii="Times New Roman" w:hAnsi="Times New Roman"/>
            <w:sz w:val="24"/>
            <w:szCs w:val="24"/>
          </w:rPr>
          <w:t xml:space="preserve"> immediately turned around and gave me and Andy the dirtiest of looks. She grabbed her burger and stormed out. We were left bemused. I took a few moments to think about what Andy said</w:t>
        </w:r>
      </w:ins>
      <w:ins w:id="5539" w:author="Britt Collins" w:date="2021-10-06T10:30:00Z">
        <w:r w:rsidR="00742CAD">
          <w:rPr>
            <w:rFonts w:ascii="Times New Roman" w:hAnsi="Times New Roman"/>
            <w:sz w:val="24"/>
            <w:szCs w:val="24"/>
          </w:rPr>
          <w:t>,</w:t>
        </w:r>
      </w:ins>
      <w:ins w:id="5540" w:author="Britt Collins" w:date="2021-09-30T14:58:00Z">
        <w:r w:rsidRPr="000B0CC8">
          <w:rPr>
            <w:rFonts w:ascii="Times New Roman" w:hAnsi="Times New Roman"/>
            <w:sz w:val="24"/>
            <w:szCs w:val="24"/>
          </w:rPr>
          <w:t xml:space="preserve"> </w:t>
        </w:r>
      </w:ins>
      <w:ins w:id="5541" w:author="Britt Collins" w:date="2021-10-06T10:30:00Z">
        <w:r w:rsidR="00742CAD">
          <w:rPr>
            <w:rFonts w:ascii="Times New Roman" w:hAnsi="Times New Roman"/>
            <w:sz w:val="24"/>
            <w:szCs w:val="24"/>
          </w:rPr>
          <w:t>wondering h</w:t>
        </w:r>
      </w:ins>
      <w:ins w:id="5542" w:author="Britt Collins" w:date="2021-09-30T14:58:00Z">
        <w:r w:rsidRPr="000B0CC8">
          <w:rPr>
            <w:rFonts w:ascii="Times New Roman" w:hAnsi="Times New Roman"/>
            <w:sz w:val="24"/>
            <w:szCs w:val="24"/>
          </w:rPr>
          <w:t>ow could it be misinterpreted</w:t>
        </w:r>
      </w:ins>
      <w:ins w:id="5543" w:author="Britt Collins" w:date="2021-10-06T10:30:00Z">
        <w:r w:rsidR="00742CAD">
          <w:rPr>
            <w:rFonts w:ascii="Times New Roman" w:hAnsi="Times New Roman"/>
            <w:sz w:val="24"/>
            <w:szCs w:val="24"/>
          </w:rPr>
          <w:t>.</w:t>
        </w:r>
      </w:ins>
      <w:ins w:id="5544" w:author="Britt Collins" w:date="2021-09-30T14:58:00Z">
        <w:r w:rsidRPr="000B0CC8">
          <w:rPr>
            <w:rFonts w:ascii="Times New Roman" w:hAnsi="Times New Roman"/>
            <w:sz w:val="24"/>
            <w:szCs w:val="24"/>
          </w:rPr>
          <w:t xml:space="preserve"> </w:t>
        </w:r>
      </w:ins>
    </w:p>
    <w:p w14:paraId="06DB05C4" w14:textId="77777777" w:rsidR="00742CAD" w:rsidRDefault="00742CAD" w:rsidP="001751BF">
      <w:pPr>
        <w:spacing w:line="480" w:lineRule="auto"/>
        <w:ind w:left="-5" w:right="15" w:firstLine="725"/>
        <w:rPr>
          <w:ins w:id="5545" w:author="Britt Collins" w:date="2021-10-06T10:30:00Z"/>
          <w:rFonts w:ascii="Times New Roman" w:hAnsi="Times New Roman"/>
          <w:sz w:val="24"/>
          <w:szCs w:val="24"/>
        </w:rPr>
      </w:pPr>
      <w:ins w:id="5546" w:author="Britt Collins" w:date="2021-10-06T10:30:00Z">
        <w:r>
          <w:rPr>
            <w:rFonts w:ascii="Times New Roman" w:hAnsi="Times New Roman"/>
            <w:sz w:val="24"/>
            <w:szCs w:val="24"/>
          </w:rPr>
          <w:t>“</w:t>
        </w:r>
      </w:ins>
      <w:ins w:id="5547" w:author="Britt Collins" w:date="2021-09-30T14:58:00Z">
        <w:r w:rsidR="006F31F6" w:rsidRPr="000B0CC8">
          <w:rPr>
            <w:rFonts w:ascii="Times New Roman" w:hAnsi="Times New Roman"/>
            <w:sz w:val="24"/>
            <w:szCs w:val="24"/>
          </w:rPr>
          <w:t>Do you think she may have misheard the word tats?</w:t>
        </w:r>
      </w:ins>
      <w:ins w:id="5548" w:author="Britt Collins" w:date="2021-10-06T10:30:00Z">
        <w:r>
          <w:rPr>
            <w:rFonts w:ascii="Times New Roman" w:hAnsi="Times New Roman"/>
            <w:sz w:val="24"/>
            <w:szCs w:val="24"/>
          </w:rPr>
          <w:t>”</w:t>
        </w:r>
      </w:ins>
      <w:ins w:id="5549" w:author="Britt Collins" w:date="2021-09-30T14:58:00Z">
        <w:r w:rsidR="006F31F6" w:rsidRPr="000B0CC8">
          <w:rPr>
            <w:rFonts w:ascii="Times New Roman" w:hAnsi="Times New Roman"/>
            <w:sz w:val="24"/>
            <w:szCs w:val="24"/>
          </w:rPr>
          <w:t xml:space="preserve"> I said. </w:t>
        </w:r>
      </w:ins>
    </w:p>
    <w:p w14:paraId="4A299B2C" w14:textId="45346A33" w:rsidR="006F31F6" w:rsidRPr="000B0CC8" w:rsidRDefault="006F31F6">
      <w:pPr>
        <w:spacing w:line="480" w:lineRule="auto"/>
        <w:ind w:left="-5" w:right="15" w:firstLine="725"/>
        <w:rPr>
          <w:ins w:id="5550" w:author="Britt Collins" w:date="2021-09-30T14:58:00Z"/>
          <w:rFonts w:ascii="Times New Roman" w:hAnsi="Times New Roman"/>
          <w:sz w:val="24"/>
          <w:szCs w:val="24"/>
        </w:rPr>
        <w:pPrChange w:id="5551" w:author="Britt Collins" w:date="2021-10-06T10:28:00Z">
          <w:pPr>
            <w:ind w:left="-5" w:right="15"/>
          </w:pPr>
        </w:pPrChange>
      </w:pPr>
      <w:ins w:id="5552" w:author="Britt Collins" w:date="2021-09-30T14:58:00Z">
        <w:r w:rsidRPr="000B0CC8">
          <w:rPr>
            <w:rFonts w:ascii="Times New Roman" w:hAnsi="Times New Roman"/>
            <w:sz w:val="24"/>
            <w:szCs w:val="24"/>
          </w:rPr>
          <w:t>We both laughed out loud.</w:t>
        </w:r>
      </w:ins>
    </w:p>
    <w:p w14:paraId="3932C4A5" w14:textId="1A68AEE3" w:rsidR="006F31F6" w:rsidRPr="000B0CC8" w:rsidRDefault="006F31F6">
      <w:pPr>
        <w:spacing w:line="480" w:lineRule="auto"/>
        <w:ind w:left="-5" w:right="15" w:firstLine="725"/>
        <w:rPr>
          <w:ins w:id="5553" w:author="Britt Collins" w:date="2021-09-30T14:58:00Z"/>
          <w:rFonts w:ascii="Times New Roman" w:hAnsi="Times New Roman"/>
          <w:sz w:val="24"/>
          <w:szCs w:val="24"/>
        </w:rPr>
        <w:pPrChange w:id="5554" w:author="Britt Collins" w:date="2021-10-06T10:30:00Z">
          <w:pPr>
            <w:ind w:left="-5" w:right="15"/>
          </w:pPr>
        </w:pPrChange>
      </w:pPr>
      <w:ins w:id="5555" w:author="Britt Collins" w:date="2021-09-30T14:58:00Z">
        <w:r w:rsidRPr="000B0CC8">
          <w:rPr>
            <w:rFonts w:ascii="Times New Roman" w:hAnsi="Times New Roman"/>
            <w:sz w:val="24"/>
            <w:szCs w:val="24"/>
          </w:rPr>
          <w:t>Andy received a text from his Aussie mates. The group were playing pool in an Alpine</w:t>
        </w:r>
      </w:ins>
      <w:ins w:id="5556" w:author="Britt Collins" w:date="2021-10-06T10:30:00Z">
        <w:r w:rsidR="00742CAD">
          <w:rPr>
            <w:rFonts w:ascii="Times New Roman" w:hAnsi="Times New Roman"/>
            <w:sz w:val="24"/>
            <w:szCs w:val="24"/>
          </w:rPr>
          <w:t>-</w:t>
        </w:r>
      </w:ins>
      <w:ins w:id="5557" w:author="Britt Collins" w:date="2021-09-30T14:58:00Z">
        <w:r w:rsidRPr="000B0CC8">
          <w:rPr>
            <w:rFonts w:ascii="Times New Roman" w:hAnsi="Times New Roman"/>
            <w:sz w:val="24"/>
            <w:szCs w:val="24"/>
          </w:rPr>
          <w:t xml:space="preserve">style lodge on the edge of town. Anywhere in town was less than a five-minute walk, </w:t>
        </w:r>
      </w:ins>
      <w:ins w:id="5558" w:author="Britt Collins" w:date="2021-10-06T10:31:00Z">
        <w:r w:rsidR="00742CAD">
          <w:rPr>
            <w:rFonts w:ascii="Times New Roman" w:hAnsi="Times New Roman"/>
            <w:sz w:val="24"/>
            <w:szCs w:val="24"/>
          </w:rPr>
          <w:t>so we walked over.</w:t>
        </w:r>
      </w:ins>
      <w:ins w:id="5559" w:author="Britt Collins" w:date="2021-09-30T14:58:00Z">
        <w:r w:rsidRPr="000B0CC8">
          <w:rPr>
            <w:rFonts w:ascii="Times New Roman" w:hAnsi="Times New Roman"/>
            <w:sz w:val="24"/>
            <w:szCs w:val="24"/>
          </w:rPr>
          <w:t xml:space="preserve"> The lodge looked authentic from the outside. It was </w:t>
        </w:r>
      </w:ins>
      <w:ins w:id="5560" w:author="Britt Collins" w:date="2021-10-06T10:32:00Z">
        <w:r w:rsidR="00742CAD">
          <w:rPr>
            <w:rFonts w:ascii="Times New Roman" w:hAnsi="Times New Roman"/>
            <w:sz w:val="24"/>
            <w:szCs w:val="24"/>
          </w:rPr>
          <w:t xml:space="preserve">a </w:t>
        </w:r>
      </w:ins>
      <w:ins w:id="5561" w:author="Britt Collins" w:date="2021-09-30T14:58:00Z">
        <w:r w:rsidRPr="000B0CC8">
          <w:rPr>
            <w:rFonts w:ascii="Times New Roman" w:hAnsi="Times New Roman"/>
            <w:sz w:val="24"/>
            <w:szCs w:val="24"/>
          </w:rPr>
          <w:t>deceptively large space, sporting loads of indoor bar games</w:t>
        </w:r>
      </w:ins>
      <w:ins w:id="5562" w:author="Britt Collins" w:date="2021-10-06T10:32:00Z">
        <w:r w:rsidR="00742CAD">
          <w:rPr>
            <w:rFonts w:ascii="Times New Roman" w:hAnsi="Times New Roman"/>
            <w:sz w:val="24"/>
            <w:szCs w:val="24"/>
          </w:rPr>
          <w:t>,</w:t>
        </w:r>
      </w:ins>
      <w:ins w:id="5563" w:author="Britt Collins" w:date="2021-09-30T14:58:00Z">
        <w:r w:rsidRPr="000B0CC8">
          <w:rPr>
            <w:rFonts w:ascii="Times New Roman" w:hAnsi="Times New Roman"/>
            <w:sz w:val="24"/>
            <w:szCs w:val="24"/>
          </w:rPr>
          <w:t xml:space="preserve"> including a</w:t>
        </w:r>
      </w:ins>
      <w:ins w:id="5564" w:author="Britt Collins" w:date="2021-10-06T10:32:00Z">
        <w:r w:rsidR="00742CAD">
          <w:rPr>
            <w:rFonts w:ascii="Times New Roman" w:hAnsi="Times New Roman"/>
            <w:sz w:val="24"/>
            <w:szCs w:val="24"/>
          </w:rPr>
          <w:t>n</w:t>
        </w:r>
      </w:ins>
      <w:ins w:id="5565" w:author="Britt Collins" w:date="2021-09-30T14:58:00Z">
        <w:r w:rsidRPr="000B0CC8">
          <w:rPr>
            <w:rFonts w:ascii="Times New Roman" w:hAnsi="Times New Roman"/>
            <w:sz w:val="24"/>
            <w:szCs w:val="24"/>
          </w:rPr>
          <w:t xml:space="preserve"> American pool tables section. The bar counter was lengthy too. The booty of draught winter dark ales brought a smile to my face. I asked the barmaid for dark, flat ale recommendations. First up was Montieth’s, I had tasted their ‘Black’ version in Sydney. The choice on draught included flavours I'd never heard of</w:t>
        </w:r>
      </w:ins>
      <w:ins w:id="5566" w:author="Britt Collins" w:date="2021-10-06T10:33:00Z">
        <w:r w:rsidR="00742CAD">
          <w:rPr>
            <w:rFonts w:ascii="Times New Roman" w:hAnsi="Times New Roman"/>
            <w:sz w:val="24"/>
            <w:szCs w:val="24"/>
          </w:rPr>
          <w:t xml:space="preserve"> such as</w:t>
        </w:r>
      </w:ins>
      <w:ins w:id="5567" w:author="Britt Collins" w:date="2021-09-30T14:58:00Z">
        <w:r w:rsidRPr="000B0CC8">
          <w:rPr>
            <w:rFonts w:ascii="Times New Roman" w:hAnsi="Times New Roman"/>
            <w:sz w:val="24"/>
            <w:szCs w:val="24"/>
          </w:rPr>
          <w:t xml:space="preserve"> the Dopplebock Winter Ale, the Velvet Stout and the OakAged Porter. I asked for a shot glass sample of each. They looked the part i.e., like drain water mixed with peat</w:t>
        </w:r>
      </w:ins>
      <w:ins w:id="5568" w:author="Britt Collins" w:date="2021-10-06T10:33:00Z">
        <w:r w:rsidR="00742CAD">
          <w:rPr>
            <w:rFonts w:ascii="Times New Roman" w:hAnsi="Times New Roman"/>
            <w:sz w:val="24"/>
            <w:szCs w:val="24"/>
          </w:rPr>
          <w:t>, but they</w:t>
        </w:r>
      </w:ins>
      <w:ins w:id="5569" w:author="Britt Collins" w:date="2021-09-30T14:58:00Z">
        <w:r w:rsidRPr="000B0CC8">
          <w:rPr>
            <w:rFonts w:ascii="Times New Roman" w:hAnsi="Times New Roman"/>
            <w:sz w:val="24"/>
            <w:szCs w:val="24"/>
          </w:rPr>
          <w:t xml:space="preserve"> lack</w:t>
        </w:r>
      </w:ins>
      <w:ins w:id="5570" w:author="Britt Collins" w:date="2021-10-06T10:33:00Z">
        <w:r w:rsidR="00742CAD">
          <w:rPr>
            <w:rFonts w:ascii="Times New Roman" w:hAnsi="Times New Roman"/>
            <w:sz w:val="24"/>
            <w:szCs w:val="24"/>
          </w:rPr>
          <w:t>ed</w:t>
        </w:r>
      </w:ins>
      <w:ins w:id="5571" w:author="Britt Collins" w:date="2021-09-30T14:58:00Z">
        <w:r w:rsidRPr="000B0CC8">
          <w:rPr>
            <w:rFonts w:ascii="Times New Roman" w:hAnsi="Times New Roman"/>
            <w:sz w:val="24"/>
            <w:szCs w:val="24"/>
          </w:rPr>
          <w:t xml:space="preserve"> the deep, sour flavour of </w:t>
        </w:r>
      </w:ins>
      <w:ins w:id="5572" w:author="Britt Collins" w:date="2021-10-06T10:33:00Z">
        <w:r w:rsidR="00742CAD">
          <w:rPr>
            <w:rFonts w:ascii="Times New Roman" w:hAnsi="Times New Roman"/>
            <w:sz w:val="24"/>
            <w:szCs w:val="24"/>
          </w:rPr>
          <w:t>Englis</w:t>
        </w:r>
      </w:ins>
      <w:ins w:id="5573" w:author="Britt Collins" w:date="2021-10-06T10:34:00Z">
        <w:r w:rsidR="00742CAD">
          <w:rPr>
            <w:rFonts w:ascii="Times New Roman" w:hAnsi="Times New Roman"/>
            <w:sz w:val="24"/>
            <w:szCs w:val="24"/>
          </w:rPr>
          <w:t>h</w:t>
        </w:r>
      </w:ins>
      <w:ins w:id="5574" w:author="Britt Collins" w:date="2021-09-30T14:58:00Z">
        <w:r w:rsidRPr="000B0CC8">
          <w:rPr>
            <w:rFonts w:ascii="Times New Roman" w:hAnsi="Times New Roman"/>
            <w:sz w:val="24"/>
            <w:szCs w:val="24"/>
          </w:rPr>
          <w:t xml:space="preserve"> dark ales. These beers, like the Mac's beers, had an alcohol content north of </w:t>
        </w:r>
      </w:ins>
      <w:ins w:id="5575" w:author="Britt Collins" w:date="2021-10-06T10:34:00Z">
        <w:r w:rsidR="00742CAD">
          <w:rPr>
            <w:rFonts w:ascii="Times New Roman" w:hAnsi="Times New Roman"/>
            <w:sz w:val="24"/>
            <w:szCs w:val="24"/>
          </w:rPr>
          <w:t>five percent</w:t>
        </w:r>
      </w:ins>
      <w:ins w:id="5576" w:author="Britt Collins" w:date="2021-09-30T14:58:00Z">
        <w:r w:rsidRPr="000B0CC8">
          <w:rPr>
            <w:rFonts w:ascii="Times New Roman" w:hAnsi="Times New Roman"/>
            <w:sz w:val="24"/>
            <w:szCs w:val="24"/>
          </w:rPr>
          <w:t>.</w:t>
        </w:r>
      </w:ins>
    </w:p>
    <w:p w14:paraId="3148D109" w14:textId="77777777" w:rsidR="00742CAD" w:rsidRDefault="006F31F6" w:rsidP="00742CAD">
      <w:pPr>
        <w:spacing w:line="480" w:lineRule="auto"/>
        <w:ind w:left="-5" w:right="15" w:firstLine="725"/>
        <w:rPr>
          <w:ins w:id="5577" w:author="Britt Collins" w:date="2021-10-06T10:36:00Z"/>
          <w:rFonts w:ascii="Times New Roman" w:hAnsi="Times New Roman"/>
          <w:sz w:val="24"/>
          <w:szCs w:val="24"/>
        </w:rPr>
      </w:pPr>
      <w:ins w:id="5578" w:author="Britt Collins" w:date="2021-09-30T14:58:00Z">
        <w:r w:rsidRPr="000B0CC8">
          <w:rPr>
            <w:rFonts w:ascii="Times New Roman" w:hAnsi="Times New Roman"/>
            <w:sz w:val="24"/>
            <w:szCs w:val="24"/>
          </w:rPr>
          <w:lastRenderedPageBreak/>
          <w:t xml:space="preserve">With drink in hand, Andy and I turned to see the action. In a bar dominated by pool tables, the action was related to pool. The tables brimmed with people. The floors couldn’t be seen for because of the sawdust. The bar counter could barely be recognised for the peanut shells. </w:t>
        </w:r>
      </w:ins>
    </w:p>
    <w:p w14:paraId="6BAEC9BA" w14:textId="1D4394DF" w:rsidR="006F31F6" w:rsidRPr="000B0CC8" w:rsidRDefault="00DC5271">
      <w:pPr>
        <w:spacing w:line="480" w:lineRule="auto"/>
        <w:ind w:left="-5" w:right="15" w:firstLine="725"/>
        <w:rPr>
          <w:ins w:id="5579" w:author="Britt Collins" w:date="2021-09-30T14:58:00Z"/>
          <w:rFonts w:ascii="Times New Roman" w:hAnsi="Times New Roman"/>
          <w:sz w:val="24"/>
          <w:szCs w:val="24"/>
        </w:rPr>
        <w:pPrChange w:id="5580" w:author="Britt Collins" w:date="2021-10-06T10:34:00Z">
          <w:pPr>
            <w:ind w:left="-5" w:right="15"/>
          </w:pPr>
        </w:pPrChange>
      </w:pPr>
      <w:ins w:id="5581" w:author="Britt Collins" w:date="2021-10-06T10:44:00Z">
        <w:r w:rsidRPr="00DC5271">
          <w:rPr>
            <w:rFonts w:ascii="Times New Roman" w:hAnsi="Times New Roman"/>
            <w:b/>
            <w:sz w:val="24"/>
            <w:szCs w:val="24"/>
            <w:rPrChange w:id="5582" w:author="Britt Collins" w:date="2021-10-06T10:46:00Z">
              <w:rPr>
                <w:rFonts w:ascii="Times New Roman" w:hAnsi="Times New Roman"/>
                <w:sz w:val="24"/>
                <w:szCs w:val="24"/>
              </w:rPr>
            </w:rPrChange>
          </w:rPr>
          <w:t xml:space="preserve">I SUGGEST </w:t>
        </w:r>
      </w:ins>
      <w:ins w:id="5583" w:author="Britt Collins" w:date="2021-10-06T10:42:00Z">
        <w:r w:rsidRPr="00DC5271">
          <w:rPr>
            <w:rFonts w:ascii="Times New Roman" w:hAnsi="Times New Roman"/>
            <w:b/>
            <w:sz w:val="24"/>
            <w:szCs w:val="24"/>
            <w:rPrChange w:id="5584" w:author="Britt Collins" w:date="2021-10-06T10:46:00Z">
              <w:rPr>
                <w:rFonts w:ascii="Times New Roman" w:hAnsi="Times New Roman"/>
                <w:sz w:val="24"/>
                <w:szCs w:val="24"/>
              </w:rPr>
            </w:rPrChange>
          </w:rPr>
          <w:t>CONDENS</w:t>
        </w:r>
      </w:ins>
      <w:ins w:id="5585" w:author="Britt Collins" w:date="2021-10-06T10:44:00Z">
        <w:r w:rsidRPr="00DC5271">
          <w:rPr>
            <w:rFonts w:ascii="Times New Roman" w:hAnsi="Times New Roman"/>
            <w:b/>
            <w:sz w:val="24"/>
            <w:szCs w:val="24"/>
            <w:rPrChange w:id="5586" w:author="Britt Collins" w:date="2021-10-06T10:46:00Z">
              <w:rPr>
                <w:rFonts w:ascii="Times New Roman" w:hAnsi="Times New Roman"/>
                <w:sz w:val="24"/>
                <w:szCs w:val="24"/>
              </w:rPr>
            </w:rPrChange>
          </w:rPr>
          <w:t>ING</w:t>
        </w:r>
      </w:ins>
      <w:ins w:id="5587" w:author="Britt Collins" w:date="2021-10-06T10:42:00Z">
        <w:r w:rsidRPr="00DC5271">
          <w:rPr>
            <w:rFonts w:ascii="Times New Roman" w:hAnsi="Times New Roman"/>
            <w:b/>
            <w:sz w:val="24"/>
            <w:szCs w:val="24"/>
            <w:rPrChange w:id="5588" w:author="Britt Collins" w:date="2021-10-06T10:46:00Z">
              <w:rPr>
                <w:rFonts w:ascii="Times New Roman" w:hAnsi="Times New Roman"/>
                <w:sz w:val="24"/>
                <w:szCs w:val="24"/>
              </w:rPr>
            </w:rPrChange>
          </w:rPr>
          <w:t xml:space="preserve"> THIS</w:t>
        </w:r>
      </w:ins>
      <w:ins w:id="5589" w:author="Britt Collins" w:date="2021-10-06T10:44:00Z">
        <w:r w:rsidRPr="00DC5271">
          <w:rPr>
            <w:rFonts w:ascii="Times New Roman" w:hAnsi="Times New Roman"/>
            <w:b/>
            <w:sz w:val="24"/>
            <w:szCs w:val="24"/>
            <w:rPrChange w:id="5590" w:author="Britt Collins" w:date="2021-10-06T10:46:00Z">
              <w:rPr>
                <w:rFonts w:ascii="Times New Roman" w:hAnsi="Times New Roman"/>
                <w:sz w:val="24"/>
                <w:szCs w:val="24"/>
              </w:rPr>
            </w:rPrChange>
          </w:rPr>
          <w:t xml:space="preserve"> OR </w:t>
        </w:r>
      </w:ins>
      <w:ins w:id="5591" w:author="Britt Collins" w:date="2021-10-06T10:45:00Z">
        <w:r w:rsidRPr="00DC5271">
          <w:rPr>
            <w:rFonts w:ascii="Times New Roman" w:hAnsi="Times New Roman"/>
            <w:b/>
            <w:sz w:val="24"/>
            <w:szCs w:val="24"/>
            <w:rPrChange w:id="5592" w:author="Britt Collins" w:date="2021-10-06T10:46:00Z">
              <w:rPr>
                <w:rFonts w:ascii="Times New Roman" w:hAnsi="Times New Roman"/>
                <w:sz w:val="24"/>
                <w:szCs w:val="24"/>
              </w:rPr>
            </w:rPrChange>
          </w:rPr>
          <w:t>CUTTING OUT COMPETELY</w:t>
        </w:r>
      </w:ins>
      <w:ins w:id="5593" w:author="Britt Collins" w:date="2021-10-06T10:42:00Z">
        <w:r w:rsidRPr="00DC5271">
          <w:rPr>
            <w:rFonts w:ascii="Times New Roman" w:hAnsi="Times New Roman"/>
            <w:b/>
            <w:sz w:val="24"/>
            <w:szCs w:val="24"/>
            <w:rPrChange w:id="5594" w:author="Britt Collins" w:date="2021-10-06T10:46:00Z">
              <w:rPr>
                <w:rFonts w:ascii="Times New Roman" w:hAnsi="Times New Roman"/>
                <w:sz w:val="24"/>
                <w:szCs w:val="24"/>
              </w:rPr>
            </w:rPrChange>
          </w:rPr>
          <w:t xml:space="preserve">… </w:t>
        </w:r>
      </w:ins>
      <w:ins w:id="5595" w:author="Britt Collins" w:date="2021-10-06T10:46:00Z">
        <w:r>
          <w:rPr>
            <w:rFonts w:ascii="Times New Roman" w:hAnsi="Times New Roman"/>
            <w:b/>
            <w:sz w:val="24"/>
            <w:szCs w:val="24"/>
          </w:rPr>
          <w:t xml:space="preserve">UNLESS SOMETHING HAPPENED, YOU HAD A BAR FIGHT ETC, </w:t>
        </w:r>
      </w:ins>
      <w:ins w:id="5596" w:author="Britt Collins" w:date="2021-10-06T10:47:00Z">
        <w:r w:rsidRPr="007F3300">
          <w:rPr>
            <w:rFonts w:ascii="Times New Roman" w:hAnsi="Times New Roman"/>
            <w:b/>
            <w:sz w:val="24"/>
            <w:szCs w:val="24"/>
          </w:rPr>
          <w:t>TOO MANY FILLER WORDS, GREETING AND INTRODUCTIONS</w:t>
        </w:r>
      </w:ins>
      <w:ins w:id="5597" w:author="Britt Collins" w:date="2021-10-06T10:48:00Z">
        <w:r>
          <w:rPr>
            <w:rFonts w:ascii="Times New Roman" w:hAnsi="Times New Roman"/>
            <w:b/>
            <w:sz w:val="24"/>
            <w:szCs w:val="24"/>
          </w:rPr>
          <w:t xml:space="preserve">, WHICH SERVE NO PURPOSE, ONLY </w:t>
        </w:r>
      </w:ins>
      <w:ins w:id="5598" w:author="Britt Collins" w:date="2021-10-06T10:47:00Z">
        <w:r w:rsidRPr="007F3300">
          <w:rPr>
            <w:rFonts w:ascii="Times New Roman" w:hAnsi="Times New Roman"/>
            <w:b/>
            <w:sz w:val="24"/>
            <w:szCs w:val="24"/>
          </w:rPr>
          <w:t>SLOW AND DRAG DOWN THE STORY</w:t>
        </w:r>
        <w:r>
          <w:rPr>
            <w:rFonts w:ascii="Times New Roman" w:hAnsi="Times New Roman"/>
            <w:b/>
            <w:sz w:val="24"/>
            <w:szCs w:val="24"/>
          </w:rPr>
          <w:t xml:space="preserve">. </w:t>
        </w:r>
      </w:ins>
      <w:ins w:id="5599" w:author="Britt Collins" w:date="2021-10-06T10:36:00Z">
        <w:r w:rsidR="00742CAD">
          <w:rPr>
            <w:rFonts w:ascii="Times New Roman" w:hAnsi="Times New Roman"/>
            <w:sz w:val="24"/>
            <w:szCs w:val="24"/>
          </w:rPr>
          <w:t>“</w:t>
        </w:r>
      </w:ins>
      <w:ins w:id="5600" w:author="Britt Collins" w:date="2021-09-30T14:58:00Z">
        <w:r w:rsidR="006F31F6" w:rsidRPr="000B0CC8">
          <w:rPr>
            <w:rFonts w:ascii="Times New Roman" w:hAnsi="Times New Roman"/>
            <w:sz w:val="24"/>
            <w:szCs w:val="24"/>
          </w:rPr>
          <w:t>Wait there,</w:t>
        </w:r>
      </w:ins>
      <w:ins w:id="5601" w:author="Britt Collins" w:date="2021-10-06T10:36:00Z">
        <w:r w:rsidR="00742CAD">
          <w:rPr>
            <w:rFonts w:ascii="Times New Roman" w:hAnsi="Times New Roman"/>
            <w:sz w:val="24"/>
            <w:szCs w:val="24"/>
          </w:rPr>
          <w:t>”</w:t>
        </w:r>
      </w:ins>
      <w:ins w:id="5602" w:author="Britt Collins" w:date="2021-09-30T14:58:00Z">
        <w:r w:rsidR="006F31F6" w:rsidRPr="000B0CC8">
          <w:rPr>
            <w:rFonts w:ascii="Times New Roman" w:hAnsi="Times New Roman"/>
            <w:sz w:val="24"/>
            <w:szCs w:val="24"/>
          </w:rPr>
          <w:t xml:space="preserve"> Andy said</w:t>
        </w:r>
      </w:ins>
      <w:ins w:id="5603" w:author="Britt Collins" w:date="2021-10-06T10:37:00Z">
        <w:r w:rsidR="00742CAD">
          <w:rPr>
            <w:rFonts w:ascii="Times New Roman" w:hAnsi="Times New Roman"/>
            <w:sz w:val="24"/>
            <w:szCs w:val="24"/>
          </w:rPr>
          <w:t>, and</w:t>
        </w:r>
      </w:ins>
      <w:ins w:id="5604" w:author="Britt Collins" w:date="2021-09-30T14:58:00Z">
        <w:r w:rsidR="006F31F6" w:rsidRPr="000B0CC8">
          <w:rPr>
            <w:rFonts w:ascii="Times New Roman" w:hAnsi="Times New Roman"/>
            <w:sz w:val="24"/>
            <w:szCs w:val="24"/>
          </w:rPr>
          <w:t xml:space="preserve"> walked over and shouted to people on one of the pool tables. I could see </w:t>
        </w:r>
      </w:ins>
      <w:ins w:id="5605" w:author="Britt Collins" w:date="2021-10-06T10:37:00Z">
        <w:r w:rsidR="00742CAD">
          <w:rPr>
            <w:rFonts w:ascii="Times New Roman" w:hAnsi="Times New Roman"/>
            <w:sz w:val="24"/>
            <w:szCs w:val="24"/>
          </w:rPr>
          <w:t>he</w:t>
        </w:r>
      </w:ins>
      <w:ins w:id="5606" w:author="Britt Collins" w:date="2021-09-30T14:58:00Z">
        <w:r w:rsidR="006F31F6" w:rsidRPr="000B0CC8">
          <w:rPr>
            <w:rFonts w:ascii="Times New Roman" w:hAnsi="Times New Roman"/>
            <w:sz w:val="24"/>
            <w:szCs w:val="24"/>
          </w:rPr>
          <w:t xml:space="preserve"> recognised them. He said, "Hey mate, how’s it going?" to two of them, shaking their hands vigorously. Andy beckoned me and made introductions. "Dave, Steve. Steve, Dave. Dave, Jon and the rest I honestly don’t know.", Andy chuckled. "They replied in unison, "Hello Dave!". Andy explained that this group of snowboarding Aussies were Johnny Sayer’s mates. Being Aussies and being of the boarding community, they were cooler than being cool. If these folk were any more laidback, they’d be horizonal. We were going to be joining the </w:t>
        </w:r>
      </w:ins>
      <w:ins w:id="5607" w:author="Britt Collins" w:date="2021-10-06T10:38:00Z">
        <w:r w:rsidR="00742CAD">
          <w:rPr>
            <w:rFonts w:ascii="Times New Roman" w:hAnsi="Times New Roman"/>
            <w:sz w:val="24"/>
            <w:szCs w:val="24"/>
          </w:rPr>
          <w:t>“i</w:t>
        </w:r>
      </w:ins>
      <w:ins w:id="5608" w:author="Britt Collins" w:date="2021-09-30T14:58:00Z">
        <w:r w:rsidR="006F31F6" w:rsidRPr="000B0CC8">
          <w:rPr>
            <w:rFonts w:ascii="Times New Roman" w:hAnsi="Times New Roman"/>
            <w:sz w:val="24"/>
            <w:szCs w:val="24"/>
          </w:rPr>
          <w:t xml:space="preserve">ce </w:t>
        </w:r>
      </w:ins>
      <w:ins w:id="5609" w:author="Britt Collins" w:date="2021-10-06T10:39:00Z">
        <w:r w:rsidR="00742CAD">
          <w:rPr>
            <w:rFonts w:ascii="Times New Roman" w:hAnsi="Times New Roman"/>
            <w:sz w:val="24"/>
            <w:szCs w:val="24"/>
          </w:rPr>
          <w:t>c</w:t>
        </w:r>
      </w:ins>
      <w:ins w:id="5610" w:author="Britt Collins" w:date="2021-09-30T14:58:00Z">
        <w:r w:rsidR="006F31F6" w:rsidRPr="000B0CC8">
          <w:rPr>
            <w:rFonts w:ascii="Times New Roman" w:hAnsi="Times New Roman"/>
            <w:sz w:val="24"/>
            <w:szCs w:val="24"/>
          </w:rPr>
          <w:t>ol</w:t>
        </w:r>
      </w:ins>
      <w:ins w:id="5611" w:author="Britt Collins" w:date="2021-10-06T10:38:00Z">
        <w:r w:rsidR="00742CAD">
          <w:rPr>
            <w:rFonts w:ascii="Times New Roman" w:hAnsi="Times New Roman"/>
            <w:sz w:val="24"/>
            <w:szCs w:val="24"/>
          </w:rPr>
          <w:t>d”</w:t>
        </w:r>
      </w:ins>
      <w:ins w:id="5612" w:author="Britt Collins" w:date="2021-09-30T14:58:00Z">
        <w:r w:rsidR="006F31F6" w:rsidRPr="000B0CC8">
          <w:rPr>
            <w:rFonts w:ascii="Times New Roman" w:hAnsi="Times New Roman"/>
            <w:sz w:val="24"/>
            <w:szCs w:val="24"/>
          </w:rPr>
          <w:t xml:space="preserve"> Australians</w:t>
        </w:r>
      </w:ins>
      <w:ins w:id="5613" w:author="Britt Collins" w:date="2021-10-06T10:38:00Z">
        <w:r w:rsidR="00742CAD">
          <w:rPr>
            <w:rFonts w:ascii="Times New Roman" w:hAnsi="Times New Roman"/>
            <w:sz w:val="24"/>
            <w:szCs w:val="24"/>
          </w:rPr>
          <w:t xml:space="preserve"> the next day</w:t>
        </w:r>
      </w:ins>
      <w:ins w:id="5614" w:author="Britt Collins" w:date="2021-09-30T14:58:00Z">
        <w:r w:rsidR="006F31F6" w:rsidRPr="000B0CC8">
          <w:rPr>
            <w:rFonts w:ascii="Times New Roman" w:hAnsi="Times New Roman"/>
            <w:sz w:val="24"/>
            <w:szCs w:val="24"/>
          </w:rPr>
          <w:t>.</w:t>
        </w:r>
      </w:ins>
    </w:p>
    <w:p w14:paraId="1EC43A48" w14:textId="77777777" w:rsidR="00DC5271" w:rsidRDefault="00DC5271">
      <w:pPr>
        <w:spacing w:after="10" w:line="480" w:lineRule="auto"/>
        <w:ind w:left="-5" w:right="15"/>
        <w:rPr>
          <w:ins w:id="5615" w:author="Britt Collins" w:date="2021-10-06T10:48:00Z"/>
          <w:rFonts w:ascii="Times New Roman" w:hAnsi="Times New Roman"/>
          <w:sz w:val="24"/>
          <w:szCs w:val="24"/>
        </w:rPr>
      </w:pPr>
    </w:p>
    <w:p w14:paraId="1A78628C" w14:textId="77777777" w:rsidR="00DC5271" w:rsidRDefault="006F31F6">
      <w:pPr>
        <w:spacing w:after="10" w:line="480" w:lineRule="auto"/>
        <w:ind w:left="-5" w:right="15"/>
        <w:rPr>
          <w:ins w:id="5616" w:author="Britt Collins" w:date="2021-10-06T10:51:00Z"/>
          <w:rFonts w:ascii="Times New Roman" w:hAnsi="Times New Roman"/>
          <w:sz w:val="24"/>
          <w:szCs w:val="24"/>
        </w:rPr>
      </w:pPr>
      <w:ins w:id="5617" w:author="Britt Collins" w:date="2021-09-30T14:58:00Z">
        <w:r w:rsidRPr="000B0CC8">
          <w:rPr>
            <w:rFonts w:ascii="Times New Roman" w:hAnsi="Times New Roman"/>
            <w:sz w:val="24"/>
            <w:szCs w:val="24"/>
          </w:rPr>
          <w:t>The hostel has a storeroom where</w:t>
        </w:r>
      </w:ins>
      <w:ins w:id="5618" w:author="Britt Collins" w:date="2021-10-06T10:48:00Z">
        <w:r w:rsidR="00DC5271">
          <w:rPr>
            <w:rFonts w:ascii="Times New Roman" w:hAnsi="Times New Roman"/>
            <w:sz w:val="24"/>
            <w:szCs w:val="24"/>
          </w:rPr>
          <w:t xml:space="preserve"> </w:t>
        </w:r>
      </w:ins>
      <w:ins w:id="5619" w:author="Britt Collins" w:date="2021-09-30T14:58:00Z">
        <w:r w:rsidRPr="000B0CC8">
          <w:rPr>
            <w:rFonts w:ascii="Times New Roman" w:hAnsi="Times New Roman"/>
            <w:sz w:val="24"/>
            <w:szCs w:val="24"/>
          </w:rPr>
          <w:t>I picked up my snowboarding gear</w:t>
        </w:r>
      </w:ins>
      <w:ins w:id="5620" w:author="Britt Collins" w:date="2021-10-06T10:48:00Z">
        <w:r w:rsidR="00DC5271" w:rsidRPr="000B0CC8">
          <w:rPr>
            <w:rFonts w:ascii="Times New Roman" w:hAnsi="Times New Roman"/>
            <w:sz w:val="24"/>
            <w:szCs w:val="24"/>
          </w:rPr>
          <w:t xml:space="preserve"> the following morning,</w:t>
        </w:r>
      </w:ins>
      <w:ins w:id="5621" w:author="Britt Collins" w:date="2021-09-30T14:58:00Z">
        <w:r w:rsidRPr="000B0CC8">
          <w:rPr>
            <w:rFonts w:ascii="Times New Roman" w:hAnsi="Times New Roman"/>
            <w:sz w:val="24"/>
            <w:szCs w:val="24"/>
          </w:rPr>
          <w:t xml:space="preserve">. I met Andy in the lobby. He was boardless. His equipment was </w:t>
        </w:r>
      </w:ins>
      <w:ins w:id="5622" w:author="Britt Collins" w:date="2021-10-06T10:49:00Z">
        <w:r w:rsidR="00DC5271">
          <w:rPr>
            <w:rFonts w:ascii="Times New Roman" w:hAnsi="Times New Roman"/>
            <w:sz w:val="24"/>
            <w:szCs w:val="24"/>
          </w:rPr>
          <w:t>‘</w:t>
        </w:r>
      </w:ins>
      <w:ins w:id="5623" w:author="Britt Collins" w:date="2021-09-30T14:58:00Z">
        <w:r w:rsidRPr="000B0CC8">
          <w:rPr>
            <w:rFonts w:ascii="Times New Roman" w:hAnsi="Times New Roman"/>
            <w:sz w:val="24"/>
            <w:szCs w:val="24"/>
          </w:rPr>
          <w:t>secure</w:t>
        </w:r>
      </w:ins>
      <w:ins w:id="5624" w:author="Britt Collins" w:date="2021-10-06T10:49:00Z">
        <w:r w:rsidR="00DC5271">
          <w:rPr>
            <w:rFonts w:ascii="Times New Roman" w:hAnsi="Times New Roman"/>
            <w:sz w:val="24"/>
            <w:szCs w:val="24"/>
          </w:rPr>
          <w:t>’</w:t>
        </w:r>
      </w:ins>
      <w:ins w:id="5625" w:author="Britt Collins" w:date="2021-09-30T14:58:00Z">
        <w:r w:rsidRPr="000B0CC8">
          <w:rPr>
            <w:rFonts w:ascii="Times New Roman" w:hAnsi="Times New Roman"/>
            <w:sz w:val="24"/>
            <w:szCs w:val="24"/>
          </w:rPr>
          <w:t xml:space="preserve"> in the boot of the hire </w:t>
        </w:r>
      </w:ins>
      <w:ins w:id="5626" w:author="Britt Collins" w:date="2021-10-06T10:49:00Z">
        <w:r w:rsidR="00DC5271">
          <w:rPr>
            <w:rFonts w:ascii="Times New Roman" w:hAnsi="Times New Roman"/>
            <w:sz w:val="24"/>
            <w:szCs w:val="24"/>
          </w:rPr>
          <w:t>car</w:t>
        </w:r>
      </w:ins>
      <w:ins w:id="5627" w:author="Britt Collins" w:date="2021-09-30T14:58:00Z">
        <w:r w:rsidRPr="000B0CC8">
          <w:rPr>
            <w:rFonts w:ascii="Times New Roman" w:hAnsi="Times New Roman"/>
            <w:sz w:val="24"/>
            <w:szCs w:val="24"/>
          </w:rPr>
          <w:t xml:space="preserve">. </w:t>
        </w:r>
      </w:ins>
      <w:ins w:id="5628" w:author="Britt Collins" w:date="2021-10-06T10:50:00Z">
        <w:r w:rsidR="00DC5271">
          <w:rPr>
            <w:rFonts w:ascii="Times New Roman" w:hAnsi="Times New Roman"/>
            <w:sz w:val="24"/>
            <w:szCs w:val="24"/>
          </w:rPr>
          <w:t>S</w:t>
        </w:r>
      </w:ins>
      <w:ins w:id="5629" w:author="Britt Collins" w:date="2021-09-30T14:58:00Z">
        <w:r w:rsidRPr="000B0CC8">
          <w:rPr>
            <w:rFonts w:ascii="Times New Roman" w:hAnsi="Times New Roman"/>
            <w:sz w:val="24"/>
            <w:szCs w:val="24"/>
          </w:rPr>
          <w:t>tepp</w:t>
        </w:r>
      </w:ins>
      <w:ins w:id="5630" w:author="Britt Collins" w:date="2021-10-06T10:50:00Z">
        <w:r w:rsidR="00DC5271">
          <w:rPr>
            <w:rFonts w:ascii="Times New Roman" w:hAnsi="Times New Roman"/>
            <w:sz w:val="24"/>
            <w:szCs w:val="24"/>
          </w:rPr>
          <w:t>ing</w:t>
        </w:r>
      </w:ins>
      <w:ins w:id="5631" w:author="Britt Collins" w:date="2021-09-30T14:58:00Z">
        <w:r w:rsidRPr="000B0CC8">
          <w:rPr>
            <w:rFonts w:ascii="Times New Roman" w:hAnsi="Times New Roman"/>
            <w:sz w:val="24"/>
            <w:szCs w:val="24"/>
          </w:rPr>
          <w:t xml:space="preserve"> outside</w:t>
        </w:r>
      </w:ins>
      <w:ins w:id="5632" w:author="Britt Collins" w:date="2021-10-06T10:49:00Z">
        <w:r w:rsidR="00DC5271">
          <w:rPr>
            <w:rFonts w:ascii="Times New Roman" w:hAnsi="Times New Roman"/>
            <w:sz w:val="24"/>
            <w:szCs w:val="24"/>
          </w:rPr>
          <w:t>,</w:t>
        </w:r>
      </w:ins>
      <w:ins w:id="5633" w:author="Britt Collins" w:date="2021-09-30T14:58:00Z">
        <w:r w:rsidRPr="000B0CC8">
          <w:rPr>
            <w:rFonts w:ascii="Times New Roman" w:hAnsi="Times New Roman"/>
            <w:sz w:val="24"/>
            <w:szCs w:val="24"/>
          </w:rPr>
          <w:t xml:space="preserve"> </w:t>
        </w:r>
      </w:ins>
      <w:ins w:id="5634" w:author="Britt Collins" w:date="2021-10-06T10:50:00Z">
        <w:r w:rsidR="00DC5271">
          <w:rPr>
            <w:rFonts w:ascii="Times New Roman" w:hAnsi="Times New Roman"/>
            <w:sz w:val="24"/>
            <w:szCs w:val="24"/>
          </w:rPr>
          <w:t xml:space="preserve">we were met by the sight of </w:t>
        </w:r>
      </w:ins>
      <w:ins w:id="5635" w:author="Britt Collins" w:date="2021-09-30T14:58:00Z">
        <w:r w:rsidRPr="000B0CC8">
          <w:rPr>
            <w:rFonts w:ascii="Times New Roman" w:hAnsi="Times New Roman"/>
            <w:sz w:val="24"/>
            <w:szCs w:val="24"/>
          </w:rPr>
          <w:t>clear</w:t>
        </w:r>
      </w:ins>
      <w:ins w:id="5636" w:author="Britt Collins" w:date="2021-10-06T10:50:00Z">
        <w:r w:rsidR="00DC5271">
          <w:rPr>
            <w:rFonts w:ascii="Times New Roman" w:hAnsi="Times New Roman"/>
            <w:sz w:val="24"/>
            <w:szCs w:val="24"/>
          </w:rPr>
          <w:t xml:space="preserve"> </w:t>
        </w:r>
      </w:ins>
      <w:ins w:id="5637" w:author="Britt Collins" w:date="2021-09-30T14:58:00Z">
        <w:r w:rsidRPr="000B0CC8">
          <w:rPr>
            <w:rFonts w:ascii="Times New Roman" w:hAnsi="Times New Roman"/>
            <w:sz w:val="24"/>
            <w:szCs w:val="24"/>
          </w:rPr>
          <w:t>blue</w:t>
        </w:r>
      </w:ins>
      <w:ins w:id="5638" w:author="Britt Collins" w:date="2021-10-06T10:50:00Z">
        <w:r w:rsidR="00DC5271">
          <w:rPr>
            <w:rFonts w:ascii="Times New Roman" w:hAnsi="Times New Roman"/>
            <w:sz w:val="24"/>
            <w:szCs w:val="24"/>
          </w:rPr>
          <w:t xml:space="preserve"> skies</w:t>
        </w:r>
      </w:ins>
      <w:ins w:id="5639" w:author="Britt Collins" w:date="2021-09-30T14:58:00Z">
        <w:r w:rsidRPr="000B0CC8">
          <w:rPr>
            <w:rFonts w:ascii="Times New Roman" w:hAnsi="Times New Roman"/>
            <w:sz w:val="24"/>
            <w:szCs w:val="24"/>
          </w:rPr>
          <w:t xml:space="preserve">, sunlight peering over the mountains and a shimmer on the crystal-clear waters of Lake Wakapitu. </w:t>
        </w:r>
      </w:ins>
      <w:ins w:id="5640" w:author="Britt Collins" w:date="2021-10-06T10:51:00Z">
        <w:r w:rsidR="00DC5271" w:rsidRPr="00DC5271">
          <w:rPr>
            <w:rFonts w:ascii="Times New Roman" w:hAnsi="Times New Roman"/>
            <w:b/>
            <w:sz w:val="24"/>
            <w:szCs w:val="24"/>
            <w:rPrChange w:id="5641" w:author="Britt Collins" w:date="2021-10-06T10:51:00Z">
              <w:rPr>
                <w:rFonts w:ascii="Times New Roman" w:hAnsi="Times New Roman"/>
                <w:sz w:val="24"/>
                <w:szCs w:val="24"/>
              </w:rPr>
            </w:rPrChange>
          </w:rPr>
          <w:t>CONDENSE THIS, IT JUST CLUTTERS THE NARRATIVE</w:t>
        </w:r>
        <w:r w:rsidR="00DC5271">
          <w:rPr>
            <w:rFonts w:ascii="Times New Roman" w:hAnsi="Times New Roman"/>
            <w:sz w:val="24"/>
            <w:szCs w:val="24"/>
          </w:rPr>
          <w:t xml:space="preserve"> </w:t>
        </w:r>
      </w:ins>
      <w:ins w:id="5642" w:author="Britt Collins" w:date="2021-09-30T14:58:00Z">
        <w:r w:rsidRPr="000B0CC8">
          <w:rPr>
            <w:rFonts w:ascii="Times New Roman" w:hAnsi="Times New Roman"/>
            <w:sz w:val="24"/>
            <w:szCs w:val="24"/>
          </w:rPr>
          <w:t xml:space="preserve">I got into passenger seat of the car and performed a general assessment of its interior. Andy looked at me quizzically as he tried to locate the ignition. A turn of the car keys put life into the struggling, cold engine. Andy's concern turned to one of delight as the engine roared. </w:t>
        </w:r>
      </w:ins>
    </w:p>
    <w:p w14:paraId="448F5FE5" w14:textId="77777777" w:rsidR="000C4949" w:rsidRDefault="006F31F6" w:rsidP="00DC5271">
      <w:pPr>
        <w:spacing w:after="10" w:line="480" w:lineRule="auto"/>
        <w:ind w:left="-5" w:right="15" w:firstLine="725"/>
        <w:rPr>
          <w:ins w:id="5643" w:author="Britt Collins" w:date="2021-10-06T10:53:00Z"/>
          <w:rFonts w:ascii="Times New Roman" w:hAnsi="Times New Roman"/>
          <w:sz w:val="24"/>
          <w:szCs w:val="24"/>
        </w:rPr>
      </w:pPr>
      <w:ins w:id="5644" w:author="Britt Collins" w:date="2021-09-30T14:58:00Z">
        <w:r w:rsidRPr="000B0CC8">
          <w:rPr>
            <w:rFonts w:ascii="Times New Roman" w:hAnsi="Times New Roman"/>
            <w:sz w:val="24"/>
            <w:szCs w:val="24"/>
          </w:rPr>
          <w:t>He beat his hands down on the dashboard</w:t>
        </w:r>
      </w:ins>
      <w:ins w:id="5645" w:author="Britt Collins" w:date="2021-10-06T10:51:00Z">
        <w:r w:rsidR="00DC5271">
          <w:rPr>
            <w:rFonts w:ascii="Times New Roman" w:hAnsi="Times New Roman"/>
            <w:sz w:val="24"/>
            <w:szCs w:val="24"/>
          </w:rPr>
          <w:t>.</w:t>
        </w:r>
      </w:ins>
      <w:ins w:id="5646" w:author="Britt Collins" w:date="2021-09-30T14:58:00Z">
        <w:r w:rsidRPr="000B0CC8">
          <w:rPr>
            <w:rFonts w:ascii="Times New Roman" w:hAnsi="Times New Roman"/>
            <w:sz w:val="24"/>
            <w:szCs w:val="24"/>
          </w:rPr>
          <w:t xml:space="preserve"> </w:t>
        </w:r>
      </w:ins>
      <w:ins w:id="5647" w:author="Britt Collins" w:date="2021-10-06T10:51:00Z">
        <w:r w:rsidR="00DC5271">
          <w:rPr>
            <w:rFonts w:ascii="Times New Roman" w:hAnsi="Times New Roman"/>
            <w:sz w:val="24"/>
            <w:szCs w:val="24"/>
          </w:rPr>
          <w:t>“</w:t>
        </w:r>
      </w:ins>
      <w:ins w:id="5648" w:author="Britt Collins" w:date="2021-09-30T14:58:00Z">
        <w:r w:rsidRPr="000B0CC8">
          <w:rPr>
            <w:rFonts w:ascii="Times New Roman" w:hAnsi="Times New Roman"/>
            <w:sz w:val="24"/>
            <w:szCs w:val="24"/>
          </w:rPr>
          <w:t>Yes!</w:t>
        </w:r>
      </w:ins>
      <w:ins w:id="5649" w:author="Britt Collins" w:date="2021-10-06T10:51:00Z">
        <w:r w:rsidR="00DC5271">
          <w:rPr>
            <w:rFonts w:ascii="Times New Roman" w:hAnsi="Times New Roman"/>
            <w:sz w:val="24"/>
            <w:szCs w:val="24"/>
          </w:rPr>
          <w:t>”</w:t>
        </w:r>
      </w:ins>
      <w:ins w:id="5650" w:author="Britt Collins" w:date="2021-09-30T14:58:00Z">
        <w:r w:rsidRPr="000B0CC8">
          <w:rPr>
            <w:rFonts w:ascii="Times New Roman" w:hAnsi="Times New Roman"/>
            <w:sz w:val="24"/>
            <w:szCs w:val="24"/>
          </w:rPr>
          <w:t xml:space="preserve"> he </w:t>
        </w:r>
      </w:ins>
      <w:ins w:id="5651" w:author="Britt Collins" w:date="2021-10-06T10:51:00Z">
        <w:r w:rsidR="00DC5271">
          <w:rPr>
            <w:rFonts w:ascii="Times New Roman" w:hAnsi="Times New Roman"/>
            <w:sz w:val="24"/>
            <w:szCs w:val="24"/>
          </w:rPr>
          <w:t>shout</w:t>
        </w:r>
      </w:ins>
      <w:ins w:id="5652" w:author="Britt Collins" w:date="2021-09-30T14:58:00Z">
        <w:r w:rsidRPr="000B0CC8">
          <w:rPr>
            <w:rFonts w:ascii="Times New Roman" w:hAnsi="Times New Roman"/>
            <w:sz w:val="24"/>
            <w:szCs w:val="24"/>
          </w:rPr>
          <w:t xml:space="preserve">ed </w:t>
        </w:r>
      </w:ins>
      <w:ins w:id="5653" w:author="Britt Collins" w:date="2021-10-06T10:52:00Z">
        <w:r w:rsidR="00DC5271">
          <w:rPr>
            <w:rFonts w:ascii="Times New Roman" w:hAnsi="Times New Roman"/>
            <w:sz w:val="24"/>
            <w:szCs w:val="24"/>
          </w:rPr>
          <w:t>out and then</w:t>
        </w:r>
      </w:ins>
      <w:ins w:id="5654" w:author="Britt Collins" w:date="2021-09-30T14:58:00Z">
        <w:r w:rsidRPr="000B0CC8">
          <w:rPr>
            <w:rFonts w:ascii="Times New Roman" w:hAnsi="Times New Roman"/>
            <w:sz w:val="24"/>
            <w:szCs w:val="24"/>
          </w:rPr>
          <w:t xml:space="preserve"> turned his attentions to the CD/radio player</w:t>
        </w:r>
      </w:ins>
      <w:ins w:id="5655" w:author="Britt Collins" w:date="2021-10-06T10:52:00Z">
        <w:r w:rsidR="00DC5271">
          <w:rPr>
            <w:rFonts w:ascii="Times New Roman" w:hAnsi="Times New Roman"/>
            <w:sz w:val="24"/>
            <w:szCs w:val="24"/>
          </w:rPr>
          <w:t>.</w:t>
        </w:r>
      </w:ins>
      <w:ins w:id="5656" w:author="Britt Collins" w:date="2021-09-30T14:58:00Z">
        <w:r w:rsidRPr="000B0CC8">
          <w:rPr>
            <w:rFonts w:ascii="Times New Roman" w:hAnsi="Times New Roman"/>
            <w:sz w:val="24"/>
            <w:szCs w:val="24"/>
          </w:rPr>
          <w:t xml:space="preserve"> “</w:t>
        </w:r>
      </w:ins>
      <w:ins w:id="5657" w:author="Britt Collins" w:date="2021-10-06T10:52:00Z">
        <w:r w:rsidR="00DC5271">
          <w:rPr>
            <w:rFonts w:ascii="Times New Roman" w:hAnsi="Times New Roman"/>
            <w:sz w:val="24"/>
            <w:szCs w:val="24"/>
          </w:rPr>
          <w:t>T</w:t>
        </w:r>
      </w:ins>
      <w:ins w:id="5658" w:author="Britt Collins" w:date="2021-09-30T14:58:00Z">
        <w:r w:rsidRPr="000B0CC8">
          <w:rPr>
            <w:rFonts w:ascii="Times New Roman" w:hAnsi="Times New Roman"/>
            <w:sz w:val="24"/>
            <w:szCs w:val="24"/>
          </w:rPr>
          <w:t xml:space="preserve">he radio </w:t>
        </w:r>
      </w:ins>
      <w:ins w:id="5659" w:author="Britt Collins" w:date="2021-10-06T10:52:00Z">
        <w:r w:rsidR="00DC5271">
          <w:rPr>
            <w:rFonts w:ascii="Times New Roman" w:hAnsi="Times New Roman"/>
            <w:sz w:val="24"/>
            <w:szCs w:val="24"/>
          </w:rPr>
          <w:t>i</w:t>
        </w:r>
      </w:ins>
      <w:ins w:id="5660" w:author="Britt Collins" w:date="2021-09-30T14:58:00Z">
        <w:r w:rsidRPr="000B0CC8">
          <w:rPr>
            <w:rFonts w:ascii="Times New Roman" w:hAnsi="Times New Roman"/>
            <w:sz w:val="24"/>
            <w:szCs w:val="24"/>
          </w:rPr>
          <w:t xml:space="preserve">s fucked but the CD player </w:t>
        </w:r>
      </w:ins>
      <w:ins w:id="5661" w:author="Britt Collins" w:date="2021-10-06T10:52:00Z">
        <w:r w:rsidR="00DC5271">
          <w:rPr>
            <w:rFonts w:ascii="Times New Roman" w:hAnsi="Times New Roman"/>
            <w:sz w:val="24"/>
            <w:szCs w:val="24"/>
          </w:rPr>
          <w:t>works</w:t>
        </w:r>
      </w:ins>
      <w:ins w:id="5662" w:author="Britt Collins" w:date="2021-09-30T14:58:00Z">
        <w:r w:rsidRPr="000B0CC8">
          <w:rPr>
            <w:rFonts w:ascii="Times New Roman" w:hAnsi="Times New Roman"/>
            <w:sz w:val="24"/>
            <w:szCs w:val="24"/>
          </w:rPr>
          <w:t>.</w:t>
        </w:r>
      </w:ins>
      <w:ins w:id="5663" w:author="Britt Collins" w:date="2021-10-06T10:52:00Z">
        <w:r w:rsidR="00DC5271">
          <w:rPr>
            <w:rFonts w:ascii="Times New Roman" w:hAnsi="Times New Roman"/>
            <w:sz w:val="24"/>
            <w:szCs w:val="24"/>
          </w:rPr>
          <w:t>”</w:t>
        </w:r>
      </w:ins>
      <w:ins w:id="5664" w:author="Britt Collins" w:date="2021-09-30T14:58:00Z">
        <w:r w:rsidRPr="000B0CC8">
          <w:rPr>
            <w:rFonts w:ascii="Times New Roman" w:hAnsi="Times New Roman"/>
            <w:sz w:val="24"/>
            <w:szCs w:val="24"/>
          </w:rPr>
          <w:t xml:space="preserve"> </w:t>
        </w:r>
        <w:r w:rsidRPr="000C4949">
          <w:rPr>
            <w:rFonts w:ascii="Times New Roman" w:hAnsi="Times New Roman"/>
            <w:sz w:val="24"/>
            <w:szCs w:val="24"/>
            <w:rPrChange w:id="5665" w:author="Britt Collins" w:date="2021-10-06T10:53:00Z">
              <w:rPr>
                <w:rFonts w:ascii="Times New Roman" w:hAnsi="Times New Roman"/>
                <w:i/>
                <w:sz w:val="24"/>
                <w:szCs w:val="24"/>
              </w:rPr>
            </w:rPrChange>
          </w:rPr>
          <w:t xml:space="preserve">The previous customer was kind enough to leave a number of music compilations. </w:t>
        </w:r>
      </w:ins>
    </w:p>
    <w:p w14:paraId="14ECD211" w14:textId="6163A4F9" w:rsidR="006F31F6" w:rsidRPr="000B0CC8" w:rsidRDefault="000C4949">
      <w:pPr>
        <w:spacing w:after="10" w:line="480" w:lineRule="auto"/>
        <w:ind w:left="-5" w:right="15" w:firstLine="725"/>
        <w:rPr>
          <w:ins w:id="5666" w:author="Britt Collins" w:date="2021-09-30T14:58:00Z"/>
          <w:rFonts w:ascii="Times New Roman" w:hAnsi="Times New Roman"/>
          <w:sz w:val="24"/>
          <w:szCs w:val="24"/>
        </w:rPr>
        <w:pPrChange w:id="5667" w:author="Britt Collins" w:date="2021-10-06T10:55:00Z">
          <w:pPr>
            <w:ind w:left="-5" w:right="15"/>
          </w:pPr>
        </w:pPrChange>
      </w:pPr>
      <w:ins w:id="5668" w:author="Britt Collins" w:date="2021-10-06T10:53:00Z">
        <w:r>
          <w:rPr>
            <w:rFonts w:ascii="Times New Roman" w:hAnsi="Times New Roman"/>
            <w:sz w:val="24"/>
            <w:szCs w:val="24"/>
          </w:rPr>
          <w:t>I</w:t>
        </w:r>
      </w:ins>
      <w:ins w:id="5669" w:author="Britt Collins" w:date="2021-09-30T14:58:00Z">
        <w:r w:rsidR="006F31F6" w:rsidRPr="000C4949">
          <w:rPr>
            <w:rFonts w:ascii="Times New Roman" w:hAnsi="Times New Roman"/>
            <w:sz w:val="24"/>
            <w:szCs w:val="24"/>
            <w:rPrChange w:id="5670" w:author="Britt Collins" w:date="2021-10-06T10:53:00Z">
              <w:rPr>
                <w:rFonts w:ascii="Times New Roman" w:hAnsi="Times New Roman"/>
                <w:i/>
                <w:sz w:val="24"/>
                <w:szCs w:val="24"/>
              </w:rPr>
            </w:rPrChange>
          </w:rPr>
          <w:t xml:space="preserve"> chose one</w:t>
        </w:r>
        <w:r w:rsidR="006F31F6" w:rsidRPr="000B0CC8">
          <w:rPr>
            <w:rFonts w:ascii="Times New Roman" w:hAnsi="Times New Roman"/>
            <w:i/>
            <w:sz w:val="24"/>
            <w:szCs w:val="24"/>
          </w:rPr>
          <w:t xml:space="preserve">. </w:t>
        </w:r>
        <w:r w:rsidR="006F31F6" w:rsidRPr="000B0CC8">
          <w:rPr>
            <w:rFonts w:ascii="Times New Roman" w:hAnsi="Times New Roman"/>
            <w:sz w:val="24"/>
            <w:szCs w:val="24"/>
          </w:rPr>
          <w:t xml:space="preserve">Not only was the radio fucked, but most of the CDs were scratched to fuck too. </w:t>
        </w:r>
      </w:ins>
      <w:ins w:id="5671" w:author="Britt Collins" w:date="2021-10-06T10:54:00Z">
        <w:r>
          <w:rPr>
            <w:rFonts w:ascii="Times New Roman" w:hAnsi="Times New Roman"/>
            <w:sz w:val="24"/>
            <w:szCs w:val="24"/>
          </w:rPr>
          <w:t>“</w:t>
        </w:r>
      </w:ins>
      <w:ins w:id="5672" w:author="Britt Collins" w:date="2021-09-30T14:58:00Z">
        <w:r w:rsidR="006F31F6" w:rsidRPr="000B0CC8">
          <w:rPr>
            <w:rFonts w:ascii="Times New Roman" w:hAnsi="Times New Roman"/>
            <w:sz w:val="24"/>
            <w:szCs w:val="24"/>
          </w:rPr>
          <w:t>Bingo! We have a winner,</w:t>
        </w:r>
      </w:ins>
      <w:ins w:id="5673" w:author="Britt Collins" w:date="2021-10-06T10:54:00Z">
        <w:r>
          <w:rPr>
            <w:rFonts w:ascii="Times New Roman" w:hAnsi="Times New Roman"/>
            <w:sz w:val="24"/>
            <w:szCs w:val="24"/>
          </w:rPr>
          <w:t>”</w:t>
        </w:r>
      </w:ins>
      <w:ins w:id="5674" w:author="Britt Collins" w:date="2021-09-30T14:58:00Z">
        <w:r w:rsidR="006F31F6" w:rsidRPr="000B0CC8">
          <w:rPr>
            <w:rFonts w:ascii="Times New Roman" w:hAnsi="Times New Roman"/>
            <w:sz w:val="24"/>
            <w:szCs w:val="24"/>
          </w:rPr>
          <w:t xml:space="preserve"> I said on finding a marginally scraped disc. It inserted into the player with the smoothness of sandpaper. After a range of device related malfunctions, the music played at low </w:t>
        </w:r>
        <w:r w:rsidR="006F31F6" w:rsidRPr="000B0CC8">
          <w:rPr>
            <w:rFonts w:ascii="Times New Roman" w:hAnsi="Times New Roman"/>
            <w:sz w:val="24"/>
            <w:szCs w:val="24"/>
          </w:rPr>
          <w:lastRenderedPageBreak/>
          <w:t xml:space="preserve">volume. The sound was stereo, a combination of one working speaker on the rear passenger side and one on the driver's side. I turned the volume up to eleven. Andy and I </w:t>
        </w:r>
      </w:ins>
      <w:ins w:id="5675" w:author="Britt Collins" w:date="2021-10-06T10:55:00Z">
        <w:r>
          <w:rPr>
            <w:rFonts w:ascii="Times New Roman" w:hAnsi="Times New Roman"/>
            <w:sz w:val="24"/>
            <w:szCs w:val="24"/>
          </w:rPr>
          <w:t>glanced at each other</w:t>
        </w:r>
      </w:ins>
      <w:ins w:id="5676" w:author="Britt Collins" w:date="2021-09-30T14:58:00Z">
        <w:r w:rsidR="006F31F6" w:rsidRPr="000B0CC8">
          <w:rPr>
            <w:rFonts w:ascii="Times New Roman" w:hAnsi="Times New Roman"/>
            <w:sz w:val="24"/>
            <w:szCs w:val="24"/>
          </w:rPr>
          <w:t xml:space="preserve"> and burst out laughing.</w:t>
        </w:r>
      </w:ins>
      <w:ins w:id="5677" w:author="Britt Collins" w:date="2021-10-06T10:55:00Z">
        <w:r>
          <w:rPr>
            <w:rFonts w:ascii="Times New Roman" w:hAnsi="Times New Roman"/>
            <w:sz w:val="24"/>
            <w:szCs w:val="24"/>
          </w:rPr>
          <w:t xml:space="preserve"> </w:t>
        </w:r>
      </w:ins>
      <w:ins w:id="5678" w:author="Britt Collins" w:date="2021-09-30T14:58:00Z">
        <w:r w:rsidR="006F31F6" w:rsidRPr="000B0CC8">
          <w:rPr>
            <w:rFonts w:ascii="Times New Roman" w:hAnsi="Times New Roman"/>
            <w:sz w:val="24"/>
            <w:szCs w:val="24"/>
          </w:rPr>
          <w:t xml:space="preserve">Whatever this person’s tastes were it wasn’t mainstream, unless mainstream was </w:t>
        </w:r>
      </w:ins>
      <w:ins w:id="5679" w:author="Britt Collins" w:date="2021-10-06T10:55:00Z">
        <w:r>
          <w:rPr>
            <w:rFonts w:ascii="Times New Roman" w:hAnsi="Times New Roman"/>
            <w:sz w:val="24"/>
            <w:szCs w:val="24"/>
          </w:rPr>
          <w:t>c</w:t>
        </w:r>
      </w:ins>
      <w:ins w:id="5680" w:author="Britt Collins" w:date="2021-09-30T14:58:00Z">
        <w:r w:rsidR="006F31F6" w:rsidRPr="000B0CC8">
          <w:rPr>
            <w:rFonts w:ascii="Times New Roman" w:hAnsi="Times New Roman"/>
            <w:sz w:val="24"/>
            <w:szCs w:val="24"/>
          </w:rPr>
          <w:t xml:space="preserve">ountry and </w:t>
        </w:r>
      </w:ins>
      <w:ins w:id="5681" w:author="Britt Collins" w:date="2021-10-06T10:55:00Z">
        <w:r>
          <w:rPr>
            <w:rFonts w:ascii="Times New Roman" w:hAnsi="Times New Roman"/>
            <w:sz w:val="24"/>
            <w:szCs w:val="24"/>
          </w:rPr>
          <w:t>w</w:t>
        </w:r>
      </w:ins>
      <w:ins w:id="5682" w:author="Britt Collins" w:date="2021-09-30T14:58:00Z">
        <w:r w:rsidR="006F31F6" w:rsidRPr="000B0CC8">
          <w:rPr>
            <w:rFonts w:ascii="Times New Roman" w:hAnsi="Times New Roman"/>
            <w:sz w:val="24"/>
            <w:szCs w:val="24"/>
          </w:rPr>
          <w:t>estern.</w:t>
        </w:r>
      </w:ins>
    </w:p>
    <w:p w14:paraId="5C4387C7" w14:textId="43F344C4" w:rsidR="006F31F6" w:rsidRPr="000B0CC8" w:rsidRDefault="006F31F6">
      <w:pPr>
        <w:spacing w:line="480" w:lineRule="auto"/>
        <w:ind w:left="-5" w:right="15" w:firstLine="725"/>
        <w:rPr>
          <w:ins w:id="5683" w:author="Britt Collins" w:date="2021-09-30T14:58:00Z"/>
          <w:rFonts w:ascii="Times New Roman" w:hAnsi="Times New Roman"/>
          <w:sz w:val="24"/>
          <w:szCs w:val="24"/>
        </w:rPr>
        <w:pPrChange w:id="5684" w:author="Britt Collins" w:date="2021-10-06T10:55:00Z">
          <w:pPr>
            <w:ind w:left="-5" w:right="15"/>
          </w:pPr>
        </w:pPrChange>
      </w:pPr>
      <w:ins w:id="5685" w:author="Britt Collins" w:date="2021-09-30T14:58:00Z">
        <w:r w:rsidRPr="000B0CC8">
          <w:rPr>
            <w:rFonts w:ascii="Times New Roman" w:hAnsi="Times New Roman"/>
            <w:sz w:val="24"/>
            <w:szCs w:val="24"/>
          </w:rPr>
          <w:t>The shitbox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t</w:t>
        </w:r>
      </w:ins>
      <w:ins w:id="5686" w:author="Britt Collins" w:date="2021-10-06T10:56:00Z">
        <w:r w:rsidR="000C4949">
          <w:rPr>
            <w:rFonts w:ascii="Times New Roman" w:hAnsi="Times New Roman"/>
            <w:sz w:val="24"/>
            <w:szCs w:val="24"/>
          </w:rPr>
          <w:t>i</w:t>
        </w:r>
      </w:ins>
      <w:ins w:id="5687" w:author="Britt Collins" w:date="2021-09-30T14:58:00Z">
        <w:r w:rsidRPr="000B0CC8">
          <w:rPr>
            <w:rFonts w:ascii="Times New Roman" w:hAnsi="Times New Roman"/>
            <w:sz w:val="24"/>
            <w:szCs w:val="24"/>
          </w:rPr>
          <w:t>res began to lose grip. To further complicate matters, there was a big sign in the middle of the road</w:t>
        </w:r>
      </w:ins>
      <w:ins w:id="5688" w:author="Britt Collins" w:date="2021-10-06T10:56:00Z">
        <w:r w:rsidR="000C4949">
          <w:rPr>
            <w:rFonts w:ascii="Times New Roman" w:hAnsi="Times New Roman"/>
            <w:sz w:val="24"/>
            <w:szCs w:val="24"/>
          </w:rPr>
          <w:t>, warming</w:t>
        </w:r>
      </w:ins>
      <w:ins w:id="5689" w:author="Britt Collins" w:date="2021-09-30T14:58:00Z">
        <w:r w:rsidRPr="000B0CC8">
          <w:rPr>
            <w:rFonts w:ascii="Times New Roman" w:hAnsi="Times New Roman"/>
            <w:sz w:val="24"/>
            <w:szCs w:val="24"/>
          </w:rPr>
          <w:t xml:space="preserve"> it was illegal to continue without t</w:t>
        </w:r>
      </w:ins>
      <w:ins w:id="5690" w:author="Britt Collins" w:date="2021-10-06T10:56:00Z">
        <w:r w:rsidR="000C4949">
          <w:rPr>
            <w:rFonts w:ascii="Times New Roman" w:hAnsi="Times New Roman"/>
            <w:sz w:val="24"/>
            <w:szCs w:val="24"/>
          </w:rPr>
          <w:t>i</w:t>
        </w:r>
      </w:ins>
      <w:ins w:id="5691" w:author="Britt Collins" w:date="2021-09-30T14:58:00Z">
        <w:r w:rsidRPr="000B0CC8">
          <w:rPr>
            <w:rFonts w:ascii="Times New Roman" w:hAnsi="Times New Roman"/>
            <w:sz w:val="24"/>
            <w:szCs w:val="24"/>
          </w:rPr>
          <w:t>re chains.</w:t>
        </w:r>
      </w:ins>
    </w:p>
    <w:p w14:paraId="25BCC093" w14:textId="009ECE57" w:rsidR="006F31F6" w:rsidRPr="000B0CC8" w:rsidRDefault="006F31F6">
      <w:pPr>
        <w:spacing w:line="480" w:lineRule="auto"/>
        <w:ind w:left="-5" w:right="15" w:firstLine="725"/>
        <w:rPr>
          <w:ins w:id="5692" w:author="Britt Collins" w:date="2021-09-30T14:58:00Z"/>
          <w:rFonts w:ascii="Times New Roman" w:hAnsi="Times New Roman"/>
          <w:sz w:val="24"/>
          <w:szCs w:val="24"/>
        </w:rPr>
        <w:pPrChange w:id="5693" w:author="Britt Collins" w:date="2021-10-06T10:56:00Z">
          <w:pPr>
            <w:ind w:left="-5" w:right="15"/>
          </w:pPr>
        </w:pPrChange>
      </w:pPr>
      <w:ins w:id="5694" w:author="Britt Collins" w:date="2021-09-30T14:58:00Z">
        <w:r w:rsidRPr="000B0CC8">
          <w:rPr>
            <w:rFonts w:ascii="Times New Roman" w:hAnsi="Times New Roman"/>
            <w:sz w:val="24"/>
            <w:szCs w:val="24"/>
          </w:rPr>
          <w:t>We were so close to the slopes</w:t>
        </w:r>
      </w:ins>
      <w:ins w:id="5695" w:author="Britt Collins" w:date="2021-10-06T10:56:00Z">
        <w:r w:rsidR="000C4949">
          <w:rPr>
            <w:rFonts w:ascii="Times New Roman" w:hAnsi="Times New Roman"/>
            <w:sz w:val="24"/>
            <w:szCs w:val="24"/>
          </w:rPr>
          <w:t xml:space="preserve"> w</w:t>
        </w:r>
      </w:ins>
      <w:ins w:id="5696" w:author="Britt Collins" w:date="2021-09-30T14:58:00Z">
        <w:r w:rsidRPr="000B0CC8">
          <w:rPr>
            <w:rFonts w:ascii="Times New Roman" w:hAnsi="Times New Roman"/>
            <w:sz w:val="24"/>
            <w:szCs w:val="24"/>
          </w:rPr>
          <w:t>e could practically see the ski lifts in the distance. Andy stopped the car. We applied Issac Newton's theory of gravitation, positioning the car in the far corner of a nearby bend. Safely parked, we pulled out the snowboarding gear and began walking. As luck had it, we saw two Korean ladies struggle to drive their car up the slope. We popped over and asked if we could assist. They pointed at a pair of t</w:t>
        </w:r>
      </w:ins>
      <w:ins w:id="5697" w:author="Britt Collins" w:date="2021-10-06T10:57:00Z">
        <w:r w:rsidR="000C4949">
          <w:rPr>
            <w:rFonts w:ascii="Times New Roman" w:hAnsi="Times New Roman"/>
            <w:sz w:val="24"/>
            <w:szCs w:val="24"/>
          </w:rPr>
          <w:t>i</w:t>
        </w:r>
      </w:ins>
      <w:ins w:id="5698" w:author="Britt Collins" w:date="2021-09-30T14:58:00Z">
        <w:r w:rsidRPr="000B0CC8">
          <w:rPr>
            <w:rFonts w:ascii="Times New Roman" w:hAnsi="Times New Roman"/>
            <w:sz w:val="24"/>
            <w:szCs w:val="24"/>
          </w:rPr>
          <w:t xml:space="preserve">re chains. We asked if they needed help installing them. </w:t>
        </w:r>
      </w:ins>
      <w:ins w:id="5699" w:author="Britt Collins" w:date="2021-10-06T10:59:00Z">
        <w:r w:rsidR="000C4949">
          <w:rPr>
            <w:rFonts w:ascii="Times New Roman" w:hAnsi="Times New Roman"/>
            <w:sz w:val="24"/>
            <w:szCs w:val="24"/>
          </w:rPr>
          <w:t>They</w:t>
        </w:r>
      </w:ins>
      <w:ins w:id="5700" w:author="Britt Collins" w:date="2021-09-30T14:58:00Z">
        <w:r w:rsidRPr="000B0CC8">
          <w:rPr>
            <w:rFonts w:ascii="Times New Roman" w:hAnsi="Times New Roman"/>
            <w:sz w:val="24"/>
            <w:szCs w:val="24"/>
          </w:rPr>
          <w:t xml:space="preserve"> replied with a euphoric </w:t>
        </w:r>
      </w:ins>
      <w:ins w:id="5701" w:author="Britt Collins" w:date="2021-10-06T10:59:00Z">
        <w:r w:rsidR="000C4949">
          <w:rPr>
            <w:rFonts w:ascii="Times New Roman" w:hAnsi="Times New Roman"/>
            <w:sz w:val="24"/>
            <w:szCs w:val="24"/>
          </w:rPr>
          <w:t>“</w:t>
        </w:r>
      </w:ins>
      <w:ins w:id="5702" w:author="Britt Collins" w:date="2021-09-30T14:58:00Z">
        <w:r w:rsidRPr="000B0CC8">
          <w:rPr>
            <w:rFonts w:ascii="Times New Roman" w:hAnsi="Times New Roman"/>
            <w:sz w:val="24"/>
            <w:szCs w:val="24"/>
          </w:rPr>
          <w:t>Yes!</w:t>
        </w:r>
      </w:ins>
      <w:ins w:id="5703" w:author="Britt Collins" w:date="2021-10-06T10:59:00Z">
        <w:r w:rsidR="000C4949">
          <w:rPr>
            <w:rFonts w:ascii="Times New Roman" w:hAnsi="Times New Roman"/>
            <w:sz w:val="24"/>
            <w:szCs w:val="24"/>
          </w:rPr>
          <w:t>”</w:t>
        </w:r>
      </w:ins>
      <w:ins w:id="5704" w:author="Britt Collins" w:date="2021-09-30T14:58:00Z">
        <w:r w:rsidRPr="000B0CC8">
          <w:rPr>
            <w:rFonts w:ascii="Times New Roman" w:hAnsi="Times New Roman"/>
            <w:sz w:val="24"/>
            <w:szCs w:val="24"/>
          </w:rPr>
          <w:t xml:space="preserve"> </w:t>
        </w:r>
      </w:ins>
      <w:ins w:id="5705" w:author="Britt Collins" w:date="2021-10-06T10:59:00Z">
        <w:r w:rsidR="000C4949">
          <w:rPr>
            <w:rFonts w:ascii="Times New Roman" w:hAnsi="Times New Roman"/>
            <w:sz w:val="24"/>
            <w:szCs w:val="24"/>
          </w:rPr>
          <w:t>Four</w:t>
        </w:r>
      </w:ins>
      <w:ins w:id="5706" w:author="Britt Collins" w:date="2021-09-30T14:58:00Z">
        <w:r w:rsidRPr="000B0CC8">
          <w:rPr>
            <w:rFonts w:ascii="Times New Roman" w:hAnsi="Times New Roman"/>
            <w:sz w:val="24"/>
            <w:szCs w:val="24"/>
          </w:rPr>
          <w:t xml:space="preserve"> t</w:t>
        </w:r>
      </w:ins>
      <w:ins w:id="5707" w:author="Britt Collins" w:date="2021-10-06T10:59:00Z">
        <w:r w:rsidR="000C4949">
          <w:rPr>
            <w:rFonts w:ascii="Times New Roman" w:hAnsi="Times New Roman"/>
            <w:sz w:val="24"/>
            <w:szCs w:val="24"/>
          </w:rPr>
          <w:t>i</w:t>
        </w:r>
      </w:ins>
      <w:ins w:id="5708" w:author="Britt Collins" w:date="2021-09-30T14:58:00Z">
        <w:r w:rsidRPr="000B0CC8">
          <w:rPr>
            <w:rFonts w:ascii="Times New Roman" w:hAnsi="Times New Roman"/>
            <w:sz w:val="24"/>
            <w:szCs w:val="24"/>
          </w:rPr>
          <w:t xml:space="preserve">re chains constituted a full set. We were </w:t>
        </w:r>
      </w:ins>
      <w:ins w:id="5709" w:author="Britt Collins" w:date="2021-10-06T10:59:00Z">
        <w:r w:rsidR="000C4949">
          <w:rPr>
            <w:rFonts w:ascii="Times New Roman" w:hAnsi="Times New Roman"/>
            <w:sz w:val="24"/>
            <w:szCs w:val="24"/>
          </w:rPr>
          <w:t>two</w:t>
        </w:r>
      </w:ins>
      <w:ins w:id="5710" w:author="Britt Collins" w:date="2021-09-30T14:58:00Z">
        <w:r w:rsidRPr="000B0CC8">
          <w:rPr>
            <w:rFonts w:ascii="Times New Roman" w:hAnsi="Times New Roman"/>
            <w:sz w:val="24"/>
            <w:szCs w:val="24"/>
          </w:rPr>
          <w:t xml:space="preserve"> short. Thank goodness instructions were supplied, which allowed us to install them to the rear wheels.</w:t>
        </w:r>
      </w:ins>
    </w:p>
    <w:p w14:paraId="553494BA" w14:textId="355520FB" w:rsidR="006F31F6" w:rsidRPr="000B0CC8" w:rsidRDefault="006F31F6">
      <w:pPr>
        <w:spacing w:line="480" w:lineRule="auto"/>
        <w:ind w:left="-5" w:right="15" w:firstLine="725"/>
        <w:rPr>
          <w:ins w:id="5711" w:author="Britt Collins" w:date="2021-09-30T14:58:00Z"/>
          <w:rFonts w:ascii="Times New Roman" w:hAnsi="Times New Roman"/>
          <w:sz w:val="24"/>
          <w:szCs w:val="24"/>
        </w:rPr>
        <w:pPrChange w:id="5712" w:author="Britt Collins" w:date="2021-10-06T10:57:00Z">
          <w:pPr>
            <w:ind w:left="-5" w:right="15"/>
          </w:pPr>
        </w:pPrChange>
      </w:pPr>
      <w:ins w:id="5713" w:author="Britt Collins" w:date="2021-09-30T14:58:00Z">
        <w:r w:rsidRPr="000B0CC8">
          <w:rPr>
            <w:rFonts w:ascii="Times New Roman" w:hAnsi="Times New Roman"/>
            <w:sz w:val="24"/>
            <w:szCs w:val="24"/>
          </w:rPr>
          <w:t xml:space="preserve">Without our new Korean friends, our journey to the slopes would have ended there. It nearly did. Installing our snowboards into their </w:t>
        </w:r>
      </w:ins>
      <w:ins w:id="5714" w:author="Britt Collins" w:date="2021-10-06T11:00:00Z">
        <w:r w:rsidR="000C4949">
          <w:rPr>
            <w:rFonts w:ascii="Times New Roman" w:hAnsi="Times New Roman"/>
            <w:sz w:val="24"/>
            <w:szCs w:val="24"/>
          </w:rPr>
          <w:t xml:space="preserve">compact </w:t>
        </w:r>
      </w:ins>
      <w:ins w:id="5715" w:author="Britt Collins" w:date="2021-09-30T14:58:00Z">
        <w:r w:rsidRPr="000B0CC8">
          <w:rPr>
            <w:rFonts w:ascii="Times New Roman" w:hAnsi="Times New Roman"/>
            <w:sz w:val="24"/>
            <w:szCs w:val="24"/>
          </w:rPr>
          <w:t xml:space="preserve">car with </w:t>
        </w:r>
      </w:ins>
      <w:ins w:id="5716" w:author="Britt Collins" w:date="2021-10-06T11:00:00Z">
        <w:r w:rsidR="000C4949">
          <w:rPr>
            <w:rFonts w:ascii="Times New Roman" w:hAnsi="Times New Roman"/>
            <w:sz w:val="24"/>
            <w:szCs w:val="24"/>
          </w:rPr>
          <w:t>the</w:t>
        </w:r>
      </w:ins>
      <w:ins w:id="5717" w:author="Britt Collins" w:date="2021-09-30T14:58:00Z">
        <w:r w:rsidRPr="000B0CC8">
          <w:rPr>
            <w:rFonts w:ascii="Times New Roman" w:hAnsi="Times New Roman"/>
            <w:sz w:val="24"/>
            <w:szCs w:val="24"/>
          </w:rPr>
          <w:t xml:space="preserve"> </w:t>
        </w:r>
      </w:ins>
      <w:ins w:id="5718" w:author="Britt Collins" w:date="2021-10-06T11:00:00Z">
        <w:r w:rsidR="000C4949">
          <w:rPr>
            <w:rFonts w:ascii="Times New Roman" w:hAnsi="Times New Roman"/>
            <w:sz w:val="24"/>
            <w:szCs w:val="24"/>
          </w:rPr>
          <w:t>four</w:t>
        </w:r>
      </w:ins>
      <w:ins w:id="5719" w:author="Britt Collins" w:date="2021-09-30T14:58:00Z">
        <w:r w:rsidRPr="000B0CC8">
          <w:rPr>
            <w:rFonts w:ascii="Times New Roman" w:hAnsi="Times New Roman"/>
            <w:sz w:val="24"/>
            <w:szCs w:val="24"/>
          </w:rPr>
          <w:t xml:space="preserve"> </w:t>
        </w:r>
      </w:ins>
      <w:ins w:id="5720" w:author="Britt Collins" w:date="2021-10-06T11:00:00Z">
        <w:r w:rsidR="000C4949">
          <w:rPr>
            <w:rFonts w:ascii="Times New Roman" w:hAnsi="Times New Roman"/>
            <w:sz w:val="24"/>
            <w:szCs w:val="24"/>
          </w:rPr>
          <w:t xml:space="preserve">of us </w:t>
        </w:r>
      </w:ins>
      <w:ins w:id="5721" w:author="Britt Collins" w:date="2021-09-30T14:58:00Z">
        <w:r w:rsidRPr="000B0CC8">
          <w:rPr>
            <w:rFonts w:ascii="Times New Roman" w:hAnsi="Times New Roman"/>
            <w:sz w:val="24"/>
            <w:szCs w:val="24"/>
          </w:rPr>
          <w:t xml:space="preserve">was </w:t>
        </w:r>
      </w:ins>
      <w:ins w:id="5722" w:author="Britt Collins" w:date="2021-10-06T11:00:00Z">
        <w:r w:rsidR="000C4949">
          <w:rPr>
            <w:rFonts w:ascii="Times New Roman" w:hAnsi="Times New Roman"/>
            <w:sz w:val="24"/>
            <w:szCs w:val="24"/>
          </w:rPr>
          <w:t>like</w:t>
        </w:r>
      </w:ins>
      <w:ins w:id="5723" w:author="Britt Collins" w:date="2021-09-30T14:58:00Z">
        <w:r w:rsidRPr="000B0CC8">
          <w:rPr>
            <w:rFonts w:ascii="Times New Roman" w:hAnsi="Times New Roman"/>
            <w:sz w:val="24"/>
            <w:szCs w:val="24"/>
          </w:rPr>
          <w:t xml:space="preserve"> fitting a herd of elephants into a mini. The chains dug in and provided much-needed traction. Andy and I looked at each other and laughed manically at the ridiculousness of our situation.</w:t>
        </w:r>
      </w:ins>
    </w:p>
    <w:p w14:paraId="5D3A8ECB" w14:textId="12D56882" w:rsidR="006F31F6" w:rsidRPr="000B0CC8" w:rsidRDefault="006F31F6">
      <w:pPr>
        <w:spacing w:line="480" w:lineRule="auto"/>
        <w:ind w:left="-5" w:right="15" w:firstLine="725"/>
        <w:rPr>
          <w:ins w:id="5724" w:author="Britt Collins" w:date="2021-09-30T14:58:00Z"/>
          <w:rFonts w:ascii="Times New Roman" w:hAnsi="Times New Roman"/>
          <w:sz w:val="24"/>
          <w:szCs w:val="24"/>
        </w:rPr>
        <w:pPrChange w:id="5725" w:author="Britt Collins" w:date="2021-10-06T11:01:00Z">
          <w:pPr>
            <w:ind w:left="-5" w:right="15"/>
          </w:pPr>
        </w:pPrChange>
      </w:pPr>
      <w:ins w:id="5726" w:author="Britt Collins" w:date="2021-09-30T14:58:00Z">
        <w:r w:rsidRPr="000B0CC8">
          <w:rPr>
            <w:rFonts w:ascii="Times New Roman" w:hAnsi="Times New Roman"/>
            <w:sz w:val="24"/>
            <w:szCs w:val="24"/>
          </w:rPr>
          <w:t xml:space="preserve">I’d never seen a Kea before, the only Alpine parrot in the world. It’s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Kea they have </w:t>
        </w:r>
        <w:r w:rsidRPr="000B0CC8">
          <w:rPr>
            <w:rFonts w:ascii="Times New Roman" w:hAnsi="Times New Roman"/>
            <w:sz w:val="24"/>
            <w:szCs w:val="24"/>
          </w:rPr>
          <w:lastRenderedPageBreak/>
          <w:t xml:space="preserve">adapted their diet, eating all human signage and car parts. Kea have bloody sharp beaks which will rip through anything remotely soft. It was funny to see Kea warning signs defaced by the </w:t>
        </w:r>
      </w:ins>
      <w:ins w:id="5727" w:author="Britt Collins" w:date="2021-10-06T11:02:00Z">
        <w:r w:rsidR="000C4949">
          <w:rPr>
            <w:rFonts w:ascii="Times New Roman" w:hAnsi="Times New Roman"/>
            <w:sz w:val="24"/>
            <w:szCs w:val="24"/>
          </w:rPr>
          <w:t>birds</w:t>
        </w:r>
      </w:ins>
      <w:ins w:id="5728" w:author="Britt Collins" w:date="2021-09-30T14:58:00Z">
        <w:r w:rsidRPr="000B0CC8">
          <w:rPr>
            <w:rFonts w:ascii="Times New Roman" w:hAnsi="Times New Roman"/>
            <w:sz w:val="24"/>
            <w:szCs w:val="24"/>
          </w:rPr>
          <w:t>.</w:t>
        </w:r>
      </w:ins>
    </w:p>
    <w:p w14:paraId="2A84D8D0" w14:textId="4B2BA716" w:rsidR="006F31F6" w:rsidRPr="000B0CC8" w:rsidRDefault="006F31F6">
      <w:pPr>
        <w:spacing w:line="480" w:lineRule="auto"/>
        <w:ind w:left="-5" w:right="15" w:firstLine="725"/>
        <w:rPr>
          <w:ins w:id="5729" w:author="Britt Collins" w:date="2021-09-30T14:58:00Z"/>
          <w:rFonts w:ascii="Times New Roman" w:hAnsi="Times New Roman"/>
          <w:sz w:val="24"/>
          <w:szCs w:val="24"/>
        </w:rPr>
        <w:pPrChange w:id="5730" w:author="Britt Collins" w:date="2021-10-06T11:02:00Z">
          <w:pPr>
            <w:ind w:left="-5" w:right="15"/>
          </w:pPr>
        </w:pPrChange>
      </w:pPr>
      <w:ins w:id="5731" w:author="Britt Collins" w:date="2021-09-30T14:58:00Z">
        <w:r w:rsidRPr="000B0CC8">
          <w:rPr>
            <w:rFonts w:ascii="Times New Roman" w:hAnsi="Times New Roman"/>
            <w:sz w:val="24"/>
            <w:szCs w:val="24"/>
          </w:rPr>
          <w:t xml:space="preserve">The slopes were busy, but we easily found </w:t>
        </w:r>
      </w:ins>
      <w:ins w:id="5732" w:author="Britt Collins" w:date="2021-10-06T11:03:00Z">
        <w:r w:rsidR="000C4949">
          <w:rPr>
            <w:rFonts w:ascii="Times New Roman" w:hAnsi="Times New Roman"/>
            <w:sz w:val="24"/>
            <w:szCs w:val="24"/>
          </w:rPr>
          <w:t>Andy’</w:t>
        </w:r>
      </w:ins>
      <w:ins w:id="5733" w:author="Britt Collins" w:date="2021-09-30T14:58:00Z">
        <w:r w:rsidRPr="000B0CC8">
          <w:rPr>
            <w:rFonts w:ascii="Times New Roman" w:hAnsi="Times New Roman"/>
            <w:sz w:val="24"/>
            <w:szCs w:val="24"/>
          </w:rPr>
          <w:t>s mates. We just headed to the resort's bar. We all looked the part for snowboarding. I was dressed looking similar to South Park's Mr Hanky the Christmas Poo. The rest of the group donned a variety of brightly-coloured outfits. The chair lifts were awkward to use, especially for me who hadn’t used one for well over a year. I somehow coordinated a successful dismount, side-stepping pain and embarrassment. That's not to say I wouldn't feel pain that day. Bring on the icy conditions.</w:t>
        </w:r>
      </w:ins>
    </w:p>
    <w:p w14:paraId="30721206" w14:textId="77777777" w:rsidR="00310668" w:rsidRDefault="00310668">
      <w:pPr>
        <w:spacing w:line="480" w:lineRule="auto"/>
        <w:ind w:left="-5" w:right="15"/>
        <w:rPr>
          <w:ins w:id="5734" w:author="Britt Collins" w:date="2021-10-06T11:03:00Z"/>
          <w:rFonts w:ascii="Times New Roman" w:hAnsi="Times New Roman"/>
          <w:sz w:val="24"/>
          <w:szCs w:val="24"/>
        </w:rPr>
      </w:pPr>
    </w:p>
    <w:p w14:paraId="457E7FF3" w14:textId="0862BD2E" w:rsidR="006F31F6" w:rsidRPr="000B0CC8" w:rsidRDefault="006F31F6">
      <w:pPr>
        <w:spacing w:line="480" w:lineRule="auto"/>
        <w:ind w:left="-5" w:right="15"/>
        <w:rPr>
          <w:ins w:id="5735" w:author="Britt Collins" w:date="2021-09-30T14:58:00Z"/>
          <w:rFonts w:ascii="Times New Roman" w:hAnsi="Times New Roman"/>
          <w:sz w:val="24"/>
          <w:szCs w:val="24"/>
        </w:rPr>
        <w:pPrChange w:id="5736" w:author="Britt Collins" w:date="2021-09-30T15:06:00Z">
          <w:pPr>
            <w:ind w:left="-5" w:right="15"/>
          </w:pPr>
        </w:pPrChange>
      </w:pPr>
      <w:ins w:id="5737" w:author="Britt Collins" w:date="2021-09-30T14:58:00Z">
        <w:r w:rsidRPr="000B0CC8">
          <w:rPr>
            <w:rFonts w:ascii="Times New Roman" w:hAnsi="Times New Roman"/>
            <w:sz w:val="24"/>
            <w:szCs w:val="24"/>
          </w:rPr>
          <w:t>It was a bright day and the slopes weren’t particularly steep. There were two route options</w:t>
        </w:r>
      </w:ins>
      <w:ins w:id="5738" w:author="Britt Collins" w:date="2021-10-06T11:04:00Z">
        <w:r w:rsidR="00310668">
          <w:rPr>
            <w:rFonts w:ascii="Times New Roman" w:hAnsi="Times New Roman"/>
            <w:sz w:val="24"/>
            <w:szCs w:val="24"/>
          </w:rPr>
          <w:t>:</w:t>
        </w:r>
      </w:ins>
      <w:ins w:id="5739" w:author="Britt Collins" w:date="2021-09-30T14:58:00Z">
        <w:r w:rsidRPr="000B0CC8">
          <w:rPr>
            <w:rFonts w:ascii="Times New Roman" w:hAnsi="Times New Roman"/>
            <w:sz w:val="24"/>
            <w:szCs w:val="24"/>
          </w:rPr>
          <w:t xml:space="preserve"> a standard blue</w:t>
        </w:r>
      </w:ins>
      <w:ins w:id="5740" w:author="Britt Collins" w:date="2021-10-06T11:04:00Z">
        <w:r w:rsidR="00310668">
          <w:rPr>
            <w:rFonts w:ascii="Times New Roman" w:hAnsi="Times New Roman"/>
            <w:sz w:val="24"/>
            <w:szCs w:val="24"/>
          </w:rPr>
          <w:t>-</w:t>
        </w:r>
      </w:ins>
      <w:ins w:id="5741" w:author="Britt Collins" w:date="2021-09-30T14:58:00Z">
        <w:r w:rsidRPr="000B0CC8">
          <w:rPr>
            <w:rFonts w:ascii="Times New Roman" w:hAnsi="Times New Roman"/>
            <w:sz w:val="24"/>
            <w:szCs w:val="24"/>
          </w:rPr>
          <w:t>grade slope</w:t>
        </w:r>
      </w:ins>
      <w:ins w:id="5742" w:author="Britt Collins" w:date="2021-10-06T11:04:00Z">
        <w:r w:rsidR="00310668">
          <w:rPr>
            <w:rFonts w:ascii="Times New Roman" w:hAnsi="Times New Roman"/>
            <w:sz w:val="24"/>
            <w:szCs w:val="24"/>
          </w:rPr>
          <w:t>, while</w:t>
        </w:r>
      </w:ins>
      <w:ins w:id="5743" w:author="Britt Collins" w:date="2021-09-30T14:58:00Z">
        <w:r w:rsidRPr="000B0CC8">
          <w:rPr>
            <w:rFonts w:ascii="Times New Roman" w:hAnsi="Times New Roman"/>
            <w:sz w:val="24"/>
            <w:szCs w:val="24"/>
          </w:rPr>
          <w:t xml:space="preserve"> </w:t>
        </w:r>
      </w:ins>
      <w:ins w:id="5744" w:author="Britt Collins" w:date="2021-10-06T11:04:00Z">
        <w:r w:rsidR="00310668">
          <w:rPr>
            <w:rFonts w:ascii="Times New Roman" w:hAnsi="Times New Roman"/>
            <w:sz w:val="24"/>
            <w:szCs w:val="24"/>
          </w:rPr>
          <w:t>the other</w:t>
        </w:r>
      </w:ins>
      <w:ins w:id="5745" w:author="Britt Collins" w:date="2021-09-30T14:58:00Z">
        <w:r w:rsidRPr="000B0CC8">
          <w:rPr>
            <w:rFonts w:ascii="Times New Roman" w:hAnsi="Times New Roman"/>
            <w:sz w:val="24"/>
            <w:szCs w:val="24"/>
          </w:rPr>
          <w:t xml:space="preserve"> was park focused. Andy took to the park like a Kea to road signs. I</w:t>
        </w:r>
      </w:ins>
      <w:ins w:id="5746" w:author="Britt Collins" w:date="2021-10-06T11:04:00Z">
        <w:r w:rsidR="00310668">
          <w:rPr>
            <w:rFonts w:ascii="Times New Roman" w:hAnsi="Times New Roman"/>
            <w:sz w:val="24"/>
            <w:szCs w:val="24"/>
          </w:rPr>
          <w:t xml:space="preserve"> </w:t>
        </w:r>
      </w:ins>
      <w:ins w:id="5747" w:author="Britt Collins" w:date="2021-09-30T14:58:00Z">
        <w:r w:rsidRPr="000B0CC8">
          <w:rPr>
            <w:rFonts w:ascii="Times New Roman" w:hAnsi="Times New Roman"/>
            <w:sz w:val="24"/>
            <w:szCs w:val="24"/>
          </w:rPr>
          <w:t>was more risk averse. When I built up enough courage to try the park I was surprised how well I took to the obstacles. As my confidence grew</w:t>
        </w:r>
      </w:ins>
      <w:ins w:id="5748" w:author="Britt Collins" w:date="2021-10-06T11:05:00Z">
        <w:r w:rsidR="00310668">
          <w:rPr>
            <w:rFonts w:ascii="Times New Roman" w:hAnsi="Times New Roman"/>
            <w:sz w:val="24"/>
            <w:szCs w:val="24"/>
          </w:rPr>
          <w:t>,</w:t>
        </w:r>
      </w:ins>
      <w:ins w:id="5749" w:author="Britt Collins" w:date="2021-09-30T14:58:00Z">
        <w:r w:rsidRPr="000B0CC8">
          <w:rPr>
            <w:rFonts w:ascii="Times New Roman" w:hAnsi="Times New Roman"/>
            <w:sz w:val="24"/>
            <w:szCs w:val="24"/>
          </w:rPr>
          <w:t xml:space="preserve"> I began attempting more technical manoeuvres. It was evident, as the day progressed, more ice was forming on the slopes. This may be fine if the slope was straight down. Unfortunately, the main slope had a number of turns. To take on a turn, the board needed to cut into the ice. My board was blunt, whenever I attempted to turn, I fell. Falling on virgin snow is wonderful. Falling on ice, bloody hurts. Given the number of times I fell that day, my confidence dropped and my body was in a lot of pain. In the past I snowboarded till closing. This time round, pain dictated I should stop. For me to continue on the slopes that day I would need either painkillers or a huge cup of concrete (grit). After sitting down for a short </w:t>
        </w:r>
      </w:ins>
      <w:ins w:id="5750" w:author="Britt Collins" w:date="2021-10-06T11:06:00Z">
        <w:r w:rsidR="00310668">
          <w:rPr>
            <w:rFonts w:ascii="Times New Roman" w:hAnsi="Times New Roman"/>
            <w:sz w:val="24"/>
            <w:szCs w:val="24"/>
          </w:rPr>
          <w:t>spell,</w:t>
        </w:r>
      </w:ins>
      <w:ins w:id="5751" w:author="Britt Collins" w:date="2021-09-30T14:58:00Z">
        <w:r w:rsidRPr="000B0CC8">
          <w:rPr>
            <w:rFonts w:ascii="Times New Roman" w:hAnsi="Times New Roman"/>
            <w:sz w:val="24"/>
            <w:szCs w:val="24"/>
          </w:rPr>
          <w:t xml:space="preserve"> my leg muscles began to seize. I fretted</w:t>
        </w:r>
      </w:ins>
      <w:ins w:id="5752" w:author="Britt Collins" w:date="2021-10-06T11:06:00Z">
        <w:r w:rsidR="00310668">
          <w:rPr>
            <w:rFonts w:ascii="Times New Roman" w:hAnsi="Times New Roman"/>
            <w:sz w:val="24"/>
            <w:szCs w:val="24"/>
          </w:rPr>
          <w:t xml:space="preserve"> since</w:t>
        </w:r>
      </w:ins>
      <w:ins w:id="5753" w:author="Britt Collins" w:date="2021-09-30T14:58:00Z">
        <w:r w:rsidRPr="000B0CC8">
          <w:rPr>
            <w:rFonts w:ascii="Times New Roman" w:hAnsi="Times New Roman"/>
            <w:sz w:val="24"/>
            <w:szCs w:val="24"/>
          </w:rPr>
          <w:t xml:space="preserve"> there were potentially </w:t>
        </w:r>
      </w:ins>
      <w:ins w:id="5754" w:author="Britt Collins" w:date="2021-10-06T11:06:00Z">
        <w:r w:rsidR="00310668">
          <w:rPr>
            <w:rFonts w:ascii="Times New Roman" w:hAnsi="Times New Roman"/>
            <w:sz w:val="24"/>
            <w:szCs w:val="24"/>
          </w:rPr>
          <w:t>two</w:t>
        </w:r>
      </w:ins>
      <w:ins w:id="5755" w:author="Britt Collins" w:date="2021-09-30T14:58:00Z">
        <w:r w:rsidRPr="000B0CC8">
          <w:rPr>
            <w:rFonts w:ascii="Times New Roman" w:hAnsi="Times New Roman"/>
            <w:sz w:val="24"/>
            <w:szCs w:val="24"/>
          </w:rPr>
          <w:t xml:space="preserve"> days of boarding left on this holiday. I carefully considered my options. Not </w:t>
        </w:r>
      </w:ins>
      <w:ins w:id="5756" w:author="Britt Collins" w:date="2021-10-06T11:06:00Z">
        <w:r w:rsidR="00310668">
          <w:rPr>
            <w:rFonts w:ascii="Times New Roman" w:hAnsi="Times New Roman"/>
            <w:sz w:val="24"/>
            <w:szCs w:val="24"/>
          </w:rPr>
          <w:t>wanting</w:t>
        </w:r>
      </w:ins>
      <w:ins w:id="5757" w:author="Britt Collins" w:date="2021-09-30T14:58:00Z">
        <w:r w:rsidRPr="000B0CC8">
          <w:rPr>
            <w:rFonts w:ascii="Times New Roman" w:hAnsi="Times New Roman"/>
            <w:sz w:val="24"/>
            <w:szCs w:val="24"/>
          </w:rPr>
          <w:t xml:space="preserve"> to miss an opportunity, I took a dose the painkillers and got back to the slopes.</w:t>
        </w:r>
      </w:ins>
    </w:p>
    <w:p w14:paraId="20FF65B2" w14:textId="0E9D6F34" w:rsidR="006F31F6" w:rsidRPr="000B0CC8" w:rsidRDefault="006F31F6">
      <w:pPr>
        <w:spacing w:line="480" w:lineRule="auto"/>
        <w:ind w:left="-5" w:right="15" w:firstLine="725"/>
        <w:rPr>
          <w:ins w:id="5758" w:author="Britt Collins" w:date="2021-09-30T14:58:00Z"/>
          <w:rFonts w:ascii="Times New Roman" w:hAnsi="Times New Roman"/>
          <w:sz w:val="24"/>
          <w:szCs w:val="24"/>
        </w:rPr>
        <w:pPrChange w:id="5759" w:author="Britt Collins" w:date="2021-10-06T11:07:00Z">
          <w:pPr>
            <w:ind w:left="-5" w:right="15"/>
          </w:pPr>
        </w:pPrChange>
      </w:pPr>
      <w:ins w:id="5760" w:author="Britt Collins" w:date="2021-09-30T14:58:00Z">
        <w:r w:rsidRPr="000B0CC8">
          <w:rPr>
            <w:rFonts w:ascii="Times New Roman" w:hAnsi="Times New Roman"/>
            <w:sz w:val="24"/>
            <w:szCs w:val="24"/>
          </w:rPr>
          <w:t xml:space="preserve">It was a relief to finish the punishing day on the slopes. The punishment would continue if we couldn't catch a ride back to our precariously parked hire vehicle. Andy’s mate’s car was full. There was no public transport. Our only options were to take a long, sunset walk or hitch. The latter was to be a new experience for me. I had an idea of how to hitchhike. Stick the thumb out, look friendly and lock eyes on </w:t>
        </w:r>
        <w:r w:rsidRPr="000B0CC8">
          <w:rPr>
            <w:rFonts w:ascii="Times New Roman" w:hAnsi="Times New Roman"/>
            <w:sz w:val="24"/>
            <w:szCs w:val="24"/>
          </w:rPr>
          <w:lastRenderedPageBreak/>
          <w:t xml:space="preserve">the person driving the approaching </w:t>
        </w:r>
      </w:ins>
      <w:ins w:id="5761" w:author="Britt Collins" w:date="2021-10-06T11:07:00Z">
        <w:r w:rsidR="00310668">
          <w:rPr>
            <w:rFonts w:ascii="Times New Roman" w:hAnsi="Times New Roman"/>
            <w:sz w:val="24"/>
            <w:szCs w:val="24"/>
          </w:rPr>
          <w:t>car</w:t>
        </w:r>
      </w:ins>
      <w:ins w:id="5762" w:author="Britt Collins" w:date="2021-09-30T14:58:00Z">
        <w:r w:rsidRPr="000B0CC8">
          <w:rPr>
            <w:rFonts w:ascii="Times New Roman" w:hAnsi="Times New Roman"/>
            <w:sz w:val="24"/>
            <w:szCs w:val="24"/>
          </w:rPr>
          <w:t>. Andy, as with everything he did, took to hitchhiking with a smile on his face.</w:t>
        </w:r>
      </w:ins>
    </w:p>
    <w:p w14:paraId="08ADC321" w14:textId="782C0899" w:rsidR="00310668" w:rsidRDefault="006F31F6" w:rsidP="00310668">
      <w:pPr>
        <w:spacing w:line="480" w:lineRule="auto"/>
        <w:ind w:left="-5" w:right="15" w:firstLine="725"/>
        <w:rPr>
          <w:ins w:id="5763" w:author="Britt Collins" w:date="2021-10-06T11:10:00Z"/>
          <w:rFonts w:ascii="Times New Roman" w:hAnsi="Times New Roman"/>
          <w:sz w:val="24"/>
          <w:szCs w:val="24"/>
        </w:rPr>
      </w:pPr>
      <w:ins w:id="5764" w:author="Britt Collins" w:date="2021-09-30T14:58:00Z">
        <w:r w:rsidRPr="000B0CC8">
          <w:rPr>
            <w:rFonts w:ascii="Times New Roman" w:hAnsi="Times New Roman"/>
            <w:sz w:val="24"/>
            <w:szCs w:val="24"/>
          </w:rPr>
          <w:t xml:space="preserve">We positioned ourselves on opposite sides of the icy road with a clear view of each other. Andy's more approachable demeanour (he is admittedly easier on the eye than </w:t>
        </w:r>
      </w:ins>
      <w:ins w:id="5765" w:author="Britt Collins" w:date="2021-10-06T11:08:00Z">
        <w:r w:rsidR="00310668">
          <w:rPr>
            <w:rFonts w:ascii="Times New Roman" w:hAnsi="Times New Roman"/>
            <w:sz w:val="24"/>
            <w:szCs w:val="24"/>
          </w:rPr>
          <w:t>me</w:t>
        </w:r>
      </w:ins>
      <w:ins w:id="5766" w:author="Britt Collins" w:date="2021-09-30T14:58:00Z">
        <w:r w:rsidRPr="000B0CC8">
          <w:rPr>
            <w:rFonts w:ascii="Times New Roman" w:hAnsi="Times New Roman"/>
            <w:sz w:val="24"/>
            <w:szCs w:val="24"/>
          </w:rPr>
          <w:t xml:space="preserve">) worked like a charm. Within minutes a car came to a slippery halt just beyond </w:t>
        </w:r>
      </w:ins>
      <w:ins w:id="5767" w:author="Britt Collins" w:date="2021-10-06T11:08:00Z">
        <w:r w:rsidR="00310668">
          <w:rPr>
            <w:rFonts w:ascii="Times New Roman" w:hAnsi="Times New Roman"/>
            <w:sz w:val="24"/>
            <w:szCs w:val="24"/>
          </w:rPr>
          <w:t>hi</w:t>
        </w:r>
      </w:ins>
      <w:ins w:id="5768" w:author="Britt Collins" w:date="2021-09-30T14:58:00Z">
        <w:r w:rsidRPr="000B0CC8">
          <w:rPr>
            <w:rFonts w:ascii="Times New Roman" w:hAnsi="Times New Roman"/>
            <w:sz w:val="24"/>
            <w:szCs w:val="24"/>
          </w:rPr>
          <w:t xml:space="preserve">s hitching spot. He </w:t>
        </w:r>
      </w:ins>
      <w:ins w:id="5769" w:author="Britt Collins" w:date="2021-10-06T11:09:00Z">
        <w:r w:rsidR="00310668">
          <w:rPr>
            <w:rFonts w:ascii="Times New Roman" w:hAnsi="Times New Roman"/>
            <w:sz w:val="24"/>
            <w:szCs w:val="24"/>
          </w:rPr>
          <w:t>motion</w:t>
        </w:r>
      </w:ins>
      <w:ins w:id="5770" w:author="Britt Collins" w:date="2021-09-30T14:58:00Z">
        <w:r w:rsidRPr="000B0CC8">
          <w:rPr>
            <w:rFonts w:ascii="Times New Roman" w:hAnsi="Times New Roman"/>
            <w:sz w:val="24"/>
            <w:szCs w:val="24"/>
          </w:rPr>
          <w:t xml:space="preserve">ed </w:t>
        </w:r>
      </w:ins>
      <w:ins w:id="5771" w:author="Britt Collins" w:date="2021-10-06T11:09:00Z">
        <w:r w:rsidR="00310668">
          <w:rPr>
            <w:rFonts w:ascii="Times New Roman" w:hAnsi="Times New Roman"/>
            <w:sz w:val="24"/>
            <w:szCs w:val="24"/>
          </w:rPr>
          <w:t>for</w:t>
        </w:r>
      </w:ins>
      <w:ins w:id="5772" w:author="Britt Collins" w:date="2021-09-30T14:58:00Z">
        <w:r w:rsidRPr="000B0CC8">
          <w:rPr>
            <w:rFonts w:ascii="Times New Roman" w:hAnsi="Times New Roman"/>
            <w:sz w:val="24"/>
            <w:szCs w:val="24"/>
          </w:rPr>
          <w:t xml:space="preserve"> me to get my arse over asap. The single, 20-something-year-old, local lady was brave. </w:t>
        </w:r>
      </w:ins>
      <w:ins w:id="5773" w:author="Britt Collins" w:date="2021-10-06T11:14:00Z">
        <w:r w:rsidR="003974C8" w:rsidRPr="003974C8">
          <w:rPr>
            <w:rFonts w:ascii="Times New Roman" w:hAnsi="Times New Roman"/>
            <w:b/>
            <w:sz w:val="24"/>
            <w:szCs w:val="24"/>
            <w:rPrChange w:id="5774" w:author="Britt Collins" w:date="2021-10-06T11:15:00Z">
              <w:rPr>
                <w:rFonts w:ascii="Times New Roman" w:hAnsi="Times New Roman"/>
                <w:sz w:val="24"/>
                <w:szCs w:val="24"/>
              </w:rPr>
            </w:rPrChange>
          </w:rPr>
          <w:t>DESCRIBE HER A LITTLE</w:t>
        </w:r>
      </w:ins>
      <w:ins w:id="5775" w:author="Britt Collins" w:date="2021-10-06T11:15:00Z">
        <w:r w:rsidR="003974C8" w:rsidRPr="003974C8">
          <w:rPr>
            <w:rFonts w:ascii="Times New Roman" w:hAnsi="Times New Roman"/>
            <w:b/>
            <w:sz w:val="24"/>
            <w:szCs w:val="24"/>
            <w:rPrChange w:id="5776" w:author="Britt Collins" w:date="2021-10-06T11:15:00Z">
              <w:rPr>
                <w:rFonts w:ascii="Times New Roman" w:hAnsi="Times New Roman"/>
                <w:sz w:val="24"/>
                <w:szCs w:val="24"/>
              </w:rPr>
            </w:rPrChange>
          </w:rPr>
          <w:t xml:space="preserve"> IN A WAY THE READER CAN VISUALISE. </w:t>
        </w:r>
      </w:ins>
      <w:ins w:id="5777" w:author="Britt Collins" w:date="2021-10-06T11:16:00Z">
        <w:r w:rsidR="003974C8">
          <w:rPr>
            <w:rFonts w:ascii="Times New Roman" w:hAnsi="Times New Roman"/>
            <w:b/>
            <w:sz w:val="24"/>
            <w:szCs w:val="24"/>
          </w:rPr>
          <w:t>FOR EXAMP</w:t>
        </w:r>
      </w:ins>
      <w:ins w:id="5778" w:author="Britt Collins" w:date="2021-10-06T11:17:00Z">
        <w:r w:rsidR="003974C8">
          <w:rPr>
            <w:rFonts w:ascii="Times New Roman" w:hAnsi="Times New Roman"/>
            <w:b/>
            <w:sz w:val="24"/>
            <w:szCs w:val="24"/>
          </w:rPr>
          <w:t xml:space="preserve">LE, </w:t>
        </w:r>
        <w:r w:rsidR="003974C8" w:rsidRPr="003974C8">
          <w:rPr>
            <w:rFonts w:ascii="Calibri" w:hAnsi="Calibri"/>
            <w:b/>
            <w:sz w:val="28"/>
            <w:rPrChange w:id="5779" w:author="Britt Collins" w:date="2021-10-06T11:18:00Z">
              <w:rPr>
                <w:rFonts w:ascii="Calibri" w:hAnsi="Calibri"/>
                <w:sz w:val="28"/>
              </w:rPr>
            </w:rPrChange>
          </w:rPr>
          <w:t xml:space="preserve">The </w:t>
        </w:r>
      </w:ins>
      <w:ins w:id="5780" w:author="Britt Collins" w:date="2021-10-06T12:00:00Z">
        <w:r w:rsidR="0003268B">
          <w:rPr>
            <w:rFonts w:ascii="Calibri" w:hAnsi="Calibri"/>
            <w:b/>
            <w:sz w:val="28"/>
          </w:rPr>
          <w:t xml:space="preserve">lone </w:t>
        </w:r>
      </w:ins>
      <w:ins w:id="5781" w:author="Britt Collins" w:date="2021-10-06T11:17:00Z">
        <w:r w:rsidR="003974C8" w:rsidRPr="003974C8">
          <w:rPr>
            <w:rFonts w:ascii="Calibri" w:hAnsi="Calibri"/>
            <w:b/>
            <w:sz w:val="28"/>
            <w:rPrChange w:id="5782" w:author="Britt Collins" w:date="2021-10-06T11:18:00Z">
              <w:rPr>
                <w:rFonts w:ascii="Calibri" w:hAnsi="Calibri"/>
                <w:sz w:val="28"/>
              </w:rPr>
            </w:rPrChange>
          </w:rPr>
          <w:t xml:space="preserve">blonde local lady, a </w:t>
        </w:r>
      </w:ins>
      <w:ins w:id="5783" w:author="Britt Collins" w:date="2021-10-06T11:16:00Z">
        <w:r w:rsidR="003974C8" w:rsidRPr="003974C8">
          <w:rPr>
            <w:rFonts w:ascii="Calibri" w:hAnsi="Calibri"/>
            <w:b/>
            <w:sz w:val="28"/>
            <w:rPrChange w:id="5784" w:author="Britt Collins" w:date="2021-10-06T11:18:00Z">
              <w:rPr>
                <w:rFonts w:ascii="Calibri" w:hAnsi="Calibri"/>
                <w:sz w:val="28"/>
              </w:rPr>
            </w:rPrChange>
          </w:rPr>
          <w:t>pale, freckled wisp of a girl, who</w:t>
        </w:r>
      </w:ins>
      <w:ins w:id="5785" w:author="Britt Collins" w:date="2021-10-06T11:17:00Z">
        <w:r w:rsidR="003974C8" w:rsidRPr="003974C8">
          <w:rPr>
            <w:rFonts w:ascii="Calibri" w:hAnsi="Calibri"/>
            <w:b/>
            <w:sz w:val="28"/>
            <w:rPrChange w:id="5786" w:author="Britt Collins" w:date="2021-10-06T11:18:00Z">
              <w:rPr>
                <w:rFonts w:ascii="Calibri" w:hAnsi="Calibri"/>
                <w:sz w:val="28"/>
              </w:rPr>
            </w:rPrChange>
          </w:rPr>
          <w:t xml:space="preserve"> couldn’t been more than 25, was brave</w:t>
        </w:r>
      </w:ins>
      <w:ins w:id="5787" w:author="Britt Collins" w:date="2021-10-06T11:18:00Z">
        <w:r w:rsidR="003974C8" w:rsidRPr="003974C8">
          <w:rPr>
            <w:rFonts w:ascii="Calibri" w:hAnsi="Calibri"/>
            <w:b/>
            <w:sz w:val="28"/>
            <w:rPrChange w:id="5788" w:author="Britt Collins" w:date="2021-10-06T11:18:00Z">
              <w:rPr>
                <w:rFonts w:ascii="Calibri" w:hAnsi="Calibri"/>
                <w:sz w:val="28"/>
              </w:rPr>
            </w:rPrChange>
          </w:rPr>
          <w:t xml:space="preserve"> picking up</w:t>
        </w:r>
      </w:ins>
      <w:ins w:id="5789" w:author="Britt Collins" w:date="2021-09-30T14:58:00Z">
        <w:r w:rsidRPr="000B0CC8">
          <w:rPr>
            <w:rFonts w:ascii="Times New Roman" w:hAnsi="Times New Roman"/>
            <w:sz w:val="24"/>
            <w:szCs w:val="24"/>
          </w:rPr>
          <w:t xml:space="preserve"> two random</w:t>
        </w:r>
      </w:ins>
      <w:ins w:id="5790" w:author="Britt Collins" w:date="2021-10-06T11:09:00Z">
        <w:r w:rsidR="00310668">
          <w:rPr>
            <w:rFonts w:ascii="Times New Roman" w:hAnsi="Times New Roman"/>
            <w:sz w:val="24"/>
            <w:szCs w:val="24"/>
          </w:rPr>
          <w:t xml:space="preserve"> strangers</w:t>
        </w:r>
      </w:ins>
      <w:ins w:id="5791" w:author="Britt Collins" w:date="2021-09-30T14:58:00Z">
        <w:r w:rsidRPr="000B0CC8">
          <w:rPr>
            <w:rFonts w:ascii="Times New Roman" w:hAnsi="Times New Roman"/>
            <w:sz w:val="24"/>
            <w:szCs w:val="24"/>
          </w:rPr>
          <w:t xml:space="preserve"> into her Subaru (pronounced so-BAAAHHHH-roo). </w:t>
        </w:r>
      </w:ins>
      <w:ins w:id="5792" w:author="Britt Collins" w:date="2021-10-06T12:00:00Z">
        <w:r w:rsidR="0003268B">
          <w:rPr>
            <w:rFonts w:ascii="Times New Roman" w:hAnsi="Times New Roman"/>
            <w:sz w:val="24"/>
            <w:szCs w:val="24"/>
          </w:rPr>
          <w:t>But g</w:t>
        </w:r>
      </w:ins>
      <w:ins w:id="5793" w:author="Britt Collins" w:date="2021-09-30T14:58:00Z">
        <w:r w:rsidRPr="000B0CC8">
          <w:rPr>
            <w:rFonts w:ascii="Times New Roman" w:hAnsi="Times New Roman"/>
            <w:sz w:val="24"/>
            <w:szCs w:val="24"/>
          </w:rPr>
          <w:t xml:space="preserve">iven her choice of words, I could sense she wasn't a person to mess with. Andy and I made sure she knew how appreciative we were. </w:t>
        </w:r>
      </w:ins>
    </w:p>
    <w:p w14:paraId="21834F3F" w14:textId="08C13932" w:rsidR="00310668" w:rsidRDefault="00310668" w:rsidP="00310668">
      <w:pPr>
        <w:spacing w:line="480" w:lineRule="auto"/>
        <w:ind w:left="-5" w:right="15" w:firstLine="725"/>
        <w:rPr>
          <w:ins w:id="5794" w:author="Britt Collins" w:date="2021-10-06T11:10:00Z"/>
          <w:rFonts w:ascii="Times New Roman" w:hAnsi="Times New Roman"/>
          <w:sz w:val="24"/>
          <w:szCs w:val="24"/>
        </w:rPr>
      </w:pPr>
      <w:ins w:id="5795" w:author="Britt Collins" w:date="2021-10-06T11:10:00Z">
        <w:r>
          <w:rPr>
            <w:rFonts w:ascii="Times New Roman" w:hAnsi="Times New Roman"/>
            <w:sz w:val="24"/>
            <w:szCs w:val="24"/>
          </w:rPr>
          <w:t>She</w:t>
        </w:r>
      </w:ins>
      <w:ins w:id="5796" w:author="Britt Collins" w:date="2021-09-30T14:58:00Z">
        <w:r w:rsidR="006F31F6" w:rsidRPr="000B0CC8">
          <w:rPr>
            <w:rFonts w:ascii="Times New Roman" w:hAnsi="Times New Roman"/>
            <w:sz w:val="24"/>
            <w:szCs w:val="24"/>
          </w:rPr>
          <w:t xml:space="preserve"> kicked off the small talk. </w:t>
        </w:r>
      </w:ins>
      <w:ins w:id="5797" w:author="Britt Collins" w:date="2021-10-06T11:10:00Z">
        <w:r>
          <w:rPr>
            <w:rFonts w:ascii="Times New Roman" w:hAnsi="Times New Roman"/>
            <w:sz w:val="24"/>
            <w:szCs w:val="24"/>
          </w:rPr>
          <w:t>“</w:t>
        </w:r>
      </w:ins>
      <w:ins w:id="5798" w:author="Britt Collins" w:date="2021-09-30T14:58:00Z">
        <w:r w:rsidR="006F31F6" w:rsidRPr="000B0CC8">
          <w:rPr>
            <w:rFonts w:ascii="Times New Roman" w:hAnsi="Times New Roman"/>
            <w:sz w:val="24"/>
            <w:szCs w:val="24"/>
          </w:rPr>
          <w:t>First time in Wanaka? Have you been to…? They say that there’s going to be a dump of snow on Monday of next week</w:t>
        </w:r>
      </w:ins>
      <w:ins w:id="5799" w:author="Britt Collins" w:date="2021-10-06T11:10:00Z">
        <w:r>
          <w:rPr>
            <w:rFonts w:ascii="Times New Roman" w:hAnsi="Times New Roman"/>
            <w:sz w:val="24"/>
            <w:szCs w:val="24"/>
          </w:rPr>
          <w:t>…”</w:t>
        </w:r>
      </w:ins>
      <w:ins w:id="5800" w:author="Britt Collins" w:date="2021-09-30T14:58:00Z">
        <w:r w:rsidR="006F31F6" w:rsidRPr="000B0CC8">
          <w:rPr>
            <w:rFonts w:ascii="Times New Roman" w:hAnsi="Times New Roman"/>
            <w:sz w:val="24"/>
            <w:szCs w:val="24"/>
          </w:rPr>
          <w:t xml:space="preserve"> </w:t>
        </w:r>
      </w:ins>
    </w:p>
    <w:p w14:paraId="1B44323A" w14:textId="2F879346" w:rsidR="00310668" w:rsidRDefault="006F31F6">
      <w:pPr>
        <w:spacing w:line="480" w:lineRule="auto"/>
        <w:ind w:left="-5" w:right="15" w:firstLine="725"/>
        <w:rPr>
          <w:ins w:id="5801" w:author="Britt Collins" w:date="2021-10-06T11:10:00Z"/>
          <w:rFonts w:ascii="Times New Roman" w:hAnsi="Times New Roman"/>
          <w:sz w:val="24"/>
          <w:szCs w:val="24"/>
        </w:rPr>
        <w:pPrChange w:id="5802" w:author="Britt Collins" w:date="2021-10-06T11:10:00Z">
          <w:pPr>
            <w:spacing w:line="480" w:lineRule="auto"/>
            <w:ind w:left="-5" w:right="15"/>
          </w:pPr>
        </w:pPrChange>
      </w:pPr>
      <w:ins w:id="5803" w:author="Britt Collins" w:date="2021-09-30T14:58:00Z">
        <w:r w:rsidRPr="000B0CC8">
          <w:rPr>
            <w:rFonts w:ascii="Times New Roman" w:hAnsi="Times New Roman"/>
            <w:sz w:val="24"/>
            <w:szCs w:val="24"/>
          </w:rPr>
          <w:t>Conversation flowed</w:t>
        </w:r>
      </w:ins>
      <w:ins w:id="5804" w:author="Britt Collins" w:date="2021-10-06T11:10:00Z">
        <w:r w:rsidR="00310668">
          <w:rPr>
            <w:rFonts w:ascii="Times New Roman" w:hAnsi="Times New Roman"/>
            <w:sz w:val="24"/>
            <w:szCs w:val="24"/>
          </w:rPr>
          <w:t xml:space="preserve"> </w:t>
        </w:r>
      </w:ins>
      <w:ins w:id="5805" w:author="Britt Collins" w:date="2021-09-30T14:58:00Z">
        <w:r w:rsidRPr="000B0CC8">
          <w:rPr>
            <w:rFonts w:ascii="Times New Roman" w:hAnsi="Times New Roman"/>
            <w:sz w:val="24"/>
            <w:szCs w:val="24"/>
          </w:rPr>
          <w:t>and my confidence grew. A question popped into my head, inspired by my New Zealand friends in Australia. I already knew the answer, but I had a burning desire to ask it.</w:t>
        </w:r>
      </w:ins>
      <w:ins w:id="5806" w:author="Britt Collins" w:date="2021-10-06T11:11:00Z">
        <w:r w:rsidR="00310668">
          <w:rPr>
            <w:rFonts w:ascii="Times New Roman" w:hAnsi="Times New Roman"/>
            <w:sz w:val="24"/>
            <w:szCs w:val="24"/>
          </w:rPr>
          <w:t xml:space="preserve"> </w:t>
        </w:r>
      </w:ins>
      <w:ins w:id="5807" w:author="Britt Collins" w:date="2021-09-30T14:58:00Z">
        <w:r w:rsidRPr="000B0CC8">
          <w:rPr>
            <w:rFonts w:ascii="Times New Roman" w:hAnsi="Times New Roman"/>
            <w:sz w:val="24"/>
            <w:szCs w:val="24"/>
          </w:rPr>
          <w:t xml:space="preserve">I blurted out a condensed version, “Do you know the phrase getting ya dick wet?” </w:t>
        </w:r>
      </w:ins>
    </w:p>
    <w:p w14:paraId="22F6A927" w14:textId="35935C7C" w:rsidR="00310668" w:rsidRDefault="006F31F6" w:rsidP="00310668">
      <w:pPr>
        <w:spacing w:line="480" w:lineRule="auto"/>
        <w:ind w:left="-5" w:right="15" w:firstLine="725"/>
        <w:rPr>
          <w:ins w:id="5808" w:author="Britt Collins" w:date="2021-10-06T11:11:00Z"/>
          <w:rFonts w:ascii="Times New Roman" w:hAnsi="Times New Roman"/>
          <w:sz w:val="24"/>
          <w:szCs w:val="24"/>
        </w:rPr>
      </w:pPr>
      <w:ins w:id="5809" w:author="Britt Collins" w:date="2021-09-30T14:58:00Z">
        <w:r w:rsidRPr="000B0CC8">
          <w:rPr>
            <w:rFonts w:ascii="Times New Roman" w:hAnsi="Times New Roman"/>
            <w:sz w:val="24"/>
            <w:szCs w:val="24"/>
          </w:rPr>
          <w:t xml:space="preserve">The chilled atmosphere turned to silence. Andy slowly turned and looked at me </w:t>
        </w:r>
      </w:ins>
      <w:ins w:id="5810" w:author="Britt Collins" w:date="2021-10-06T15:22:00Z">
        <w:r w:rsidR="00900F80">
          <w:rPr>
            <w:rFonts w:ascii="Times New Roman" w:hAnsi="Times New Roman"/>
            <w:sz w:val="24"/>
            <w:szCs w:val="24"/>
          </w:rPr>
          <w:t>with</w:t>
        </w:r>
      </w:ins>
      <w:ins w:id="5811" w:author="Britt Collins" w:date="2021-09-30T14:58:00Z">
        <w:r w:rsidRPr="000B0CC8">
          <w:rPr>
            <w:rFonts w:ascii="Times New Roman" w:hAnsi="Times New Roman"/>
            <w:sz w:val="24"/>
            <w:szCs w:val="24"/>
          </w:rPr>
          <w:t xml:space="preserve"> disgust</w:t>
        </w:r>
      </w:ins>
      <w:ins w:id="5812" w:author="Britt Collins" w:date="2021-10-06T15:22:00Z">
        <w:r w:rsidR="00900F80">
          <w:rPr>
            <w:rFonts w:ascii="Times New Roman" w:hAnsi="Times New Roman"/>
            <w:sz w:val="24"/>
            <w:szCs w:val="24"/>
          </w:rPr>
          <w:t xml:space="preserve"> and </w:t>
        </w:r>
        <w:r w:rsidR="00900F80" w:rsidRPr="007F3300">
          <w:rPr>
            <w:rFonts w:ascii="Times New Roman" w:hAnsi="Times New Roman"/>
            <w:b/>
            <w:sz w:val="24"/>
            <w:szCs w:val="24"/>
          </w:rPr>
          <w:t>outright hostility</w:t>
        </w:r>
      </w:ins>
      <w:ins w:id="5813" w:author="Britt Collins" w:date="2021-09-30T14:58:00Z">
        <w:r w:rsidRPr="000B0CC8">
          <w:rPr>
            <w:rFonts w:ascii="Times New Roman" w:hAnsi="Times New Roman"/>
            <w:sz w:val="24"/>
            <w:szCs w:val="24"/>
          </w:rPr>
          <w:t xml:space="preserve">. The </w:t>
        </w:r>
      </w:ins>
      <w:ins w:id="5814" w:author="Britt Collins" w:date="2021-10-06T11:11:00Z">
        <w:r w:rsidR="00310668">
          <w:rPr>
            <w:rFonts w:ascii="Times New Roman" w:hAnsi="Times New Roman"/>
            <w:sz w:val="24"/>
            <w:szCs w:val="24"/>
          </w:rPr>
          <w:t>girl</w:t>
        </w:r>
      </w:ins>
      <w:ins w:id="5815" w:author="Britt Collins" w:date="2021-09-30T14:58:00Z">
        <w:r w:rsidRPr="000B0CC8">
          <w:rPr>
            <w:rFonts w:ascii="Times New Roman" w:hAnsi="Times New Roman"/>
            <w:sz w:val="24"/>
            <w:szCs w:val="24"/>
          </w:rPr>
          <w:t xml:space="preserve">'s head and eyes, once fixed on the road began to turn slowly toward me too. My usual shy smirk was replaced with one of hang-doggedness. </w:t>
        </w:r>
        <w:r w:rsidRPr="00310668">
          <w:rPr>
            <w:rFonts w:ascii="Times New Roman" w:hAnsi="Times New Roman"/>
            <w:i/>
            <w:sz w:val="24"/>
            <w:szCs w:val="24"/>
            <w:rPrChange w:id="5816" w:author="Britt Collins" w:date="2021-10-06T11:11:00Z">
              <w:rPr>
                <w:rFonts w:ascii="Times New Roman" w:hAnsi="Times New Roman"/>
                <w:sz w:val="24"/>
                <w:szCs w:val="24"/>
              </w:rPr>
            </w:rPrChange>
          </w:rPr>
          <w:t>Oh shit what did I just say?</w:t>
        </w:r>
        <w:r w:rsidRPr="000B0CC8">
          <w:rPr>
            <w:rFonts w:ascii="Times New Roman" w:hAnsi="Times New Roman"/>
            <w:sz w:val="24"/>
            <w:szCs w:val="24"/>
          </w:rPr>
          <w:t xml:space="preserve"> </w:t>
        </w:r>
      </w:ins>
    </w:p>
    <w:p w14:paraId="5C0CC0E6" w14:textId="21ED5B2C" w:rsidR="00310668" w:rsidRDefault="00310668" w:rsidP="00310668">
      <w:pPr>
        <w:spacing w:line="480" w:lineRule="auto"/>
        <w:ind w:left="-5" w:right="15" w:firstLine="725"/>
        <w:rPr>
          <w:ins w:id="5817" w:author="Britt Collins" w:date="2021-10-06T11:11:00Z"/>
          <w:rFonts w:ascii="Times New Roman" w:hAnsi="Times New Roman"/>
          <w:sz w:val="24"/>
          <w:szCs w:val="24"/>
        </w:rPr>
      </w:pPr>
      <w:ins w:id="5818" w:author="Britt Collins" w:date="2021-10-06T11:11:00Z">
        <w:r>
          <w:rPr>
            <w:rFonts w:ascii="Times New Roman" w:hAnsi="Times New Roman"/>
            <w:sz w:val="24"/>
            <w:szCs w:val="24"/>
          </w:rPr>
          <w:t>“</w:t>
        </w:r>
      </w:ins>
      <w:ins w:id="5819" w:author="Britt Collins" w:date="2021-09-30T14:58:00Z">
        <w:r w:rsidR="006F31F6" w:rsidRPr="000B0CC8">
          <w:rPr>
            <w:rFonts w:ascii="Times New Roman" w:hAnsi="Times New Roman"/>
            <w:sz w:val="24"/>
            <w:szCs w:val="24"/>
          </w:rPr>
          <w:t>What about it?</w:t>
        </w:r>
      </w:ins>
      <w:ins w:id="5820" w:author="Britt Collins" w:date="2021-10-06T11:11:00Z">
        <w:r>
          <w:rPr>
            <w:rFonts w:ascii="Times New Roman" w:hAnsi="Times New Roman"/>
            <w:sz w:val="24"/>
            <w:szCs w:val="24"/>
          </w:rPr>
          <w:t>” she said after an</w:t>
        </w:r>
      </w:ins>
      <w:ins w:id="5821" w:author="Britt Collins" w:date="2021-10-06T11:12:00Z">
        <w:r>
          <w:rPr>
            <w:rFonts w:ascii="Times New Roman" w:hAnsi="Times New Roman"/>
            <w:sz w:val="24"/>
            <w:szCs w:val="24"/>
          </w:rPr>
          <w:t xml:space="preserve"> un</w:t>
        </w:r>
      </w:ins>
      <w:ins w:id="5822" w:author="Britt Collins" w:date="2021-10-06T11:23:00Z">
        <w:r w:rsidR="003974C8">
          <w:rPr>
            <w:rFonts w:ascii="Times New Roman" w:hAnsi="Times New Roman"/>
            <w:sz w:val="24"/>
            <w:szCs w:val="24"/>
          </w:rPr>
          <w:t>easy</w:t>
        </w:r>
      </w:ins>
      <w:ins w:id="5823" w:author="Britt Collins" w:date="2021-10-06T11:12:00Z">
        <w:r>
          <w:rPr>
            <w:rFonts w:ascii="Times New Roman" w:hAnsi="Times New Roman"/>
            <w:sz w:val="24"/>
            <w:szCs w:val="24"/>
          </w:rPr>
          <w:t xml:space="preserve"> pause.</w:t>
        </w:r>
      </w:ins>
    </w:p>
    <w:p w14:paraId="3F2AC47F" w14:textId="15BD48CB" w:rsidR="00310668" w:rsidRDefault="006F31F6" w:rsidP="00310668">
      <w:pPr>
        <w:spacing w:line="480" w:lineRule="auto"/>
        <w:ind w:left="-5" w:right="15" w:firstLine="725"/>
        <w:rPr>
          <w:ins w:id="5824" w:author="Britt Collins" w:date="2021-10-06T11:13:00Z"/>
          <w:rFonts w:ascii="Times New Roman" w:hAnsi="Times New Roman"/>
          <w:sz w:val="24"/>
          <w:szCs w:val="24"/>
        </w:rPr>
      </w:pPr>
      <w:ins w:id="5825" w:author="Britt Collins" w:date="2021-09-30T14:58:00Z">
        <w:r w:rsidRPr="000B0CC8">
          <w:rPr>
            <w:rFonts w:ascii="Times New Roman" w:hAnsi="Times New Roman"/>
            <w:sz w:val="24"/>
            <w:szCs w:val="24"/>
          </w:rPr>
          <w:t xml:space="preserve">I wasn’t sure how my follow-up question was going to be structured. I hesitated, sweat began to form on my brow. </w:t>
        </w:r>
      </w:ins>
      <w:ins w:id="5826" w:author="Britt Collins" w:date="2021-10-06T11:12:00Z">
        <w:r w:rsidR="00310668">
          <w:rPr>
            <w:rFonts w:ascii="Times New Roman" w:hAnsi="Times New Roman"/>
            <w:sz w:val="24"/>
            <w:szCs w:val="24"/>
          </w:rPr>
          <w:t>“W</w:t>
        </w:r>
      </w:ins>
      <w:ins w:id="5827" w:author="Britt Collins" w:date="2021-09-30T14:58:00Z">
        <w:r w:rsidRPr="000B0CC8">
          <w:rPr>
            <w:rFonts w:ascii="Times New Roman" w:hAnsi="Times New Roman"/>
            <w:sz w:val="24"/>
            <w:szCs w:val="24"/>
          </w:rPr>
          <w:t>ell, er, my New Zealand friends used to say it to m</w:t>
        </w:r>
      </w:ins>
      <w:ins w:id="5828" w:author="Britt Collins" w:date="2021-10-06T11:12:00Z">
        <w:r w:rsidR="00310668">
          <w:rPr>
            <w:rFonts w:ascii="Times New Roman" w:hAnsi="Times New Roman"/>
            <w:sz w:val="24"/>
            <w:szCs w:val="24"/>
          </w:rPr>
          <w:t>e,</w:t>
        </w:r>
      </w:ins>
      <w:ins w:id="5829" w:author="Britt Collins" w:date="2021-10-06T11:13:00Z">
        <w:r w:rsidR="00310668">
          <w:rPr>
            <w:rFonts w:ascii="Times New Roman" w:hAnsi="Times New Roman"/>
            <w:sz w:val="24"/>
            <w:szCs w:val="24"/>
          </w:rPr>
          <w:t>” I stumbled nervously.</w:t>
        </w:r>
      </w:ins>
      <w:ins w:id="5830" w:author="Britt Collins" w:date="2021-10-06T11:12:00Z">
        <w:r w:rsidR="00310668">
          <w:rPr>
            <w:rFonts w:ascii="Times New Roman" w:hAnsi="Times New Roman"/>
            <w:sz w:val="24"/>
            <w:szCs w:val="24"/>
          </w:rPr>
          <w:t xml:space="preserve"> </w:t>
        </w:r>
      </w:ins>
      <w:ins w:id="5831" w:author="Britt Collins" w:date="2021-10-06T11:13:00Z">
        <w:r w:rsidR="00310668">
          <w:rPr>
            <w:rFonts w:ascii="Times New Roman" w:hAnsi="Times New Roman"/>
            <w:sz w:val="24"/>
            <w:szCs w:val="24"/>
          </w:rPr>
          <w:t>“</w:t>
        </w:r>
      </w:ins>
      <w:ins w:id="5832" w:author="Britt Collins" w:date="2021-09-30T14:58:00Z">
        <w:r w:rsidRPr="000B0CC8">
          <w:rPr>
            <w:rFonts w:ascii="Times New Roman" w:hAnsi="Times New Roman"/>
            <w:sz w:val="24"/>
            <w:szCs w:val="24"/>
          </w:rPr>
          <w:t>Erm, I didn’t know what it meant</w:t>
        </w:r>
      </w:ins>
      <w:ins w:id="5833" w:author="Britt Collins" w:date="2021-10-06T11:13:00Z">
        <w:r w:rsidR="00310668">
          <w:rPr>
            <w:rFonts w:ascii="Times New Roman" w:hAnsi="Times New Roman"/>
            <w:sz w:val="24"/>
            <w:szCs w:val="24"/>
          </w:rPr>
          <w:t>.</w:t>
        </w:r>
      </w:ins>
      <w:ins w:id="5834" w:author="Britt Collins" w:date="2021-09-30T14:58:00Z">
        <w:r w:rsidRPr="000B0CC8">
          <w:rPr>
            <w:rFonts w:ascii="Times New Roman" w:hAnsi="Times New Roman"/>
            <w:sz w:val="24"/>
            <w:szCs w:val="24"/>
          </w:rPr>
          <w:t xml:space="preserve">” </w:t>
        </w:r>
      </w:ins>
    </w:p>
    <w:p w14:paraId="7D9A58C2" w14:textId="77777777" w:rsidR="00310668" w:rsidRDefault="00310668" w:rsidP="00310668">
      <w:pPr>
        <w:spacing w:line="480" w:lineRule="auto"/>
        <w:ind w:left="-5" w:right="15" w:firstLine="725"/>
        <w:rPr>
          <w:ins w:id="5835" w:author="Britt Collins" w:date="2021-10-06T11:13:00Z"/>
          <w:rFonts w:ascii="Times New Roman" w:hAnsi="Times New Roman"/>
          <w:sz w:val="24"/>
          <w:szCs w:val="24"/>
        </w:rPr>
      </w:pPr>
      <w:ins w:id="5836" w:author="Britt Collins" w:date="2021-10-06T11:13:00Z">
        <w:r>
          <w:rPr>
            <w:rFonts w:ascii="Times New Roman" w:hAnsi="Times New Roman"/>
            <w:sz w:val="24"/>
            <w:szCs w:val="24"/>
          </w:rPr>
          <w:t>“</w:t>
        </w:r>
      </w:ins>
      <w:ins w:id="5837" w:author="Britt Collins" w:date="2021-09-30T14:58:00Z">
        <w:r w:rsidR="006F31F6" w:rsidRPr="000B0CC8">
          <w:rPr>
            <w:rFonts w:ascii="Times New Roman" w:hAnsi="Times New Roman"/>
            <w:sz w:val="24"/>
            <w:szCs w:val="24"/>
          </w:rPr>
          <w:t>It means to have sex,</w:t>
        </w:r>
      </w:ins>
      <w:ins w:id="5838" w:author="Britt Collins" w:date="2021-10-06T11:13:00Z">
        <w:r>
          <w:rPr>
            <w:rFonts w:ascii="Times New Roman" w:hAnsi="Times New Roman"/>
            <w:sz w:val="24"/>
            <w:szCs w:val="24"/>
          </w:rPr>
          <w:t>”</w:t>
        </w:r>
      </w:ins>
      <w:ins w:id="5839" w:author="Britt Collins" w:date="2021-09-30T14:58:00Z">
        <w:r w:rsidR="006F31F6" w:rsidRPr="000B0CC8">
          <w:rPr>
            <w:rFonts w:ascii="Times New Roman" w:hAnsi="Times New Roman"/>
            <w:sz w:val="24"/>
            <w:szCs w:val="24"/>
          </w:rPr>
          <w:t xml:space="preserve"> she said with a heavy sigh. </w:t>
        </w:r>
      </w:ins>
    </w:p>
    <w:p w14:paraId="2B72AC16" w14:textId="7D0375E0" w:rsidR="005D2928" w:rsidRDefault="006F31F6" w:rsidP="00310668">
      <w:pPr>
        <w:spacing w:line="480" w:lineRule="auto"/>
        <w:ind w:left="-5" w:right="15" w:firstLine="725"/>
        <w:rPr>
          <w:ins w:id="5840" w:author="Britt Collins" w:date="2021-10-06T11:26:00Z"/>
          <w:rFonts w:ascii="Times New Roman" w:hAnsi="Times New Roman"/>
          <w:sz w:val="24"/>
          <w:szCs w:val="24"/>
        </w:rPr>
      </w:pPr>
      <w:ins w:id="5841" w:author="Britt Collins" w:date="2021-09-30T14:58:00Z">
        <w:r w:rsidRPr="000B0CC8">
          <w:rPr>
            <w:rFonts w:ascii="Times New Roman" w:hAnsi="Times New Roman"/>
            <w:sz w:val="24"/>
            <w:szCs w:val="24"/>
          </w:rPr>
          <w:lastRenderedPageBreak/>
          <w:t>I felt like an idiot. I realised I had a problem. I loved using shock</w:t>
        </w:r>
      </w:ins>
      <w:ins w:id="5842" w:author="Britt Collins" w:date="2021-10-06T11:13:00Z">
        <w:r w:rsidR="00310668">
          <w:rPr>
            <w:rFonts w:ascii="Times New Roman" w:hAnsi="Times New Roman"/>
            <w:sz w:val="24"/>
            <w:szCs w:val="24"/>
          </w:rPr>
          <w:t>-</w:t>
        </w:r>
      </w:ins>
      <w:ins w:id="5843" w:author="Britt Collins" w:date="2021-09-30T14:58:00Z">
        <w:r w:rsidRPr="000B0CC8">
          <w:rPr>
            <w:rFonts w:ascii="Times New Roman" w:hAnsi="Times New Roman"/>
            <w:sz w:val="24"/>
            <w:szCs w:val="24"/>
          </w:rPr>
          <w:t>value conversation pieces on people I had just met. I could sense Andy was burning holes in the back of my neck with his disapproving stare</w:t>
        </w:r>
      </w:ins>
      <w:ins w:id="5844" w:author="Britt Collins" w:date="2021-10-06T11:14:00Z">
        <w:r w:rsidR="00310668">
          <w:rPr>
            <w:rFonts w:ascii="Times New Roman" w:hAnsi="Times New Roman"/>
            <w:sz w:val="24"/>
            <w:szCs w:val="24"/>
          </w:rPr>
          <w:t xml:space="preserve"> before he broke the </w:t>
        </w:r>
      </w:ins>
      <w:ins w:id="5845" w:author="Britt Collins" w:date="2021-09-30T14:58:00Z">
        <w:r w:rsidRPr="000B0CC8">
          <w:rPr>
            <w:rFonts w:ascii="Times New Roman" w:hAnsi="Times New Roman"/>
            <w:sz w:val="24"/>
            <w:szCs w:val="24"/>
          </w:rPr>
          <w:t>lengthy silence</w:t>
        </w:r>
      </w:ins>
      <w:ins w:id="5846" w:author="Britt Collins" w:date="2021-10-06T11:27:00Z">
        <w:r w:rsidR="005D2928">
          <w:rPr>
            <w:rFonts w:ascii="Times New Roman" w:hAnsi="Times New Roman"/>
            <w:sz w:val="24"/>
            <w:szCs w:val="24"/>
          </w:rPr>
          <w:t>,</w:t>
        </w:r>
      </w:ins>
      <w:ins w:id="5847" w:author="Britt Collins" w:date="2021-09-30T14:58:00Z">
        <w:r w:rsidRPr="000B0CC8">
          <w:rPr>
            <w:rFonts w:ascii="Times New Roman" w:hAnsi="Times New Roman"/>
            <w:sz w:val="24"/>
            <w:szCs w:val="24"/>
          </w:rPr>
          <w:t xml:space="preserve"> </w:t>
        </w:r>
      </w:ins>
      <w:ins w:id="5848" w:author="Britt Collins" w:date="2021-10-06T11:14:00Z">
        <w:r w:rsidR="00310668">
          <w:rPr>
            <w:rFonts w:ascii="Times New Roman" w:hAnsi="Times New Roman"/>
            <w:sz w:val="24"/>
            <w:szCs w:val="24"/>
          </w:rPr>
          <w:t>“</w:t>
        </w:r>
      </w:ins>
      <w:ins w:id="5849" w:author="Britt Collins" w:date="2021-09-30T14:58:00Z">
        <w:r w:rsidRPr="000B0CC8">
          <w:rPr>
            <w:rFonts w:ascii="Times New Roman" w:hAnsi="Times New Roman"/>
            <w:sz w:val="24"/>
            <w:szCs w:val="24"/>
          </w:rPr>
          <w:t>Do you know of any good drinking spots around these parts?</w:t>
        </w:r>
      </w:ins>
      <w:ins w:id="5850" w:author="Britt Collins" w:date="2021-10-06T11:14:00Z">
        <w:r w:rsidR="003974C8">
          <w:rPr>
            <w:rFonts w:ascii="Times New Roman" w:hAnsi="Times New Roman"/>
            <w:sz w:val="24"/>
            <w:szCs w:val="24"/>
          </w:rPr>
          <w:t xml:space="preserve">” </w:t>
        </w:r>
      </w:ins>
    </w:p>
    <w:p w14:paraId="1C158715" w14:textId="5DFAEB30" w:rsidR="005D2928" w:rsidRDefault="006F31F6" w:rsidP="005D2928">
      <w:pPr>
        <w:spacing w:line="480" w:lineRule="auto"/>
        <w:ind w:left="-5" w:right="15" w:firstLine="725"/>
        <w:rPr>
          <w:ins w:id="5851" w:author="Britt Collins" w:date="2021-10-06T11:27:00Z"/>
          <w:rFonts w:ascii="Times New Roman" w:hAnsi="Times New Roman"/>
          <w:sz w:val="24"/>
          <w:szCs w:val="24"/>
        </w:rPr>
      </w:pPr>
      <w:ins w:id="5852" w:author="Britt Collins" w:date="2021-09-30T14:58:00Z">
        <w:r w:rsidRPr="000B0CC8">
          <w:rPr>
            <w:rFonts w:ascii="Times New Roman" w:hAnsi="Times New Roman"/>
            <w:sz w:val="24"/>
            <w:szCs w:val="24"/>
          </w:rPr>
          <w:t xml:space="preserve">The </w:t>
        </w:r>
      </w:ins>
      <w:ins w:id="5853" w:author="Britt Collins" w:date="2021-10-06T11:26:00Z">
        <w:r w:rsidR="005D2928">
          <w:rPr>
            <w:rFonts w:ascii="Times New Roman" w:hAnsi="Times New Roman"/>
            <w:sz w:val="24"/>
            <w:szCs w:val="24"/>
          </w:rPr>
          <w:t xml:space="preserve">girl </w:t>
        </w:r>
      </w:ins>
      <w:ins w:id="5854" w:author="Britt Collins" w:date="2021-09-30T14:58:00Z">
        <w:r w:rsidRPr="000B0CC8">
          <w:rPr>
            <w:rFonts w:ascii="Times New Roman" w:hAnsi="Times New Roman"/>
            <w:sz w:val="24"/>
            <w:szCs w:val="24"/>
          </w:rPr>
          <w:t xml:space="preserve">looked notably more relaxed. </w:t>
        </w:r>
      </w:ins>
      <w:ins w:id="5855" w:author="Britt Collins" w:date="2021-10-06T11:27:00Z">
        <w:r w:rsidR="005D2928">
          <w:rPr>
            <w:rFonts w:ascii="Times New Roman" w:hAnsi="Times New Roman"/>
            <w:sz w:val="24"/>
            <w:szCs w:val="24"/>
          </w:rPr>
          <w:t>“</w:t>
        </w:r>
      </w:ins>
      <w:ins w:id="5856" w:author="Britt Collins" w:date="2021-09-30T14:58:00Z">
        <w:r w:rsidRPr="000B0CC8">
          <w:rPr>
            <w:rFonts w:ascii="Times New Roman" w:hAnsi="Times New Roman"/>
            <w:sz w:val="24"/>
            <w:szCs w:val="24"/>
          </w:rPr>
          <w:t>There aren’t that many pubs around these parts. There’s the pub at the local hostel. The best entertainment, in my opinion, is at Lake Bar.</w:t>
        </w:r>
      </w:ins>
      <w:ins w:id="5857" w:author="Britt Collins" w:date="2021-10-06T11:27:00Z">
        <w:r w:rsidR="005D2928">
          <w:rPr>
            <w:rFonts w:ascii="Times New Roman" w:hAnsi="Times New Roman"/>
            <w:sz w:val="24"/>
            <w:szCs w:val="24"/>
          </w:rPr>
          <w:t>”</w:t>
        </w:r>
      </w:ins>
    </w:p>
    <w:p w14:paraId="23A5CD82" w14:textId="0AFCA822" w:rsidR="006F31F6" w:rsidRPr="000B0CC8" w:rsidRDefault="006F31F6">
      <w:pPr>
        <w:spacing w:line="480" w:lineRule="auto"/>
        <w:ind w:left="-5" w:right="15" w:firstLine="725"/>
        <w:rPr>
          <w:ins w:id="5858" w:author="Britt Collins" w:date="2021-09-30T14:58:00Z"/>
          <w:rFonts w:ascii="Times New Roman" w:hAnsi="Times New Roman"/>
          <w:sz w:val="24"/>
          <w:szCs w:val="24"/>
        </w:rPr>
        <w:pPrChange w:id="5859" w:author="Britt Collins" w:date="2021-10-06T11:27:00Z">
          <w:pPr>
            <w:ind w:left="-5" w:right="15"/>
          </w:pPr>
        </w:pPrChange>
      </w:pPr>
      <w:ins w:id="5860" w:author="Britt Collins" w:date="2021-09-30T14:58:00Z">
        <w:r w:rsidRPr="000B0CC8">
          <w:rPr>
            <w:rFonts w:ascii="Times New Roman" w:hAnsi="Times New Roman"/>
            <w:sz w:val="24"/>
            <w:szCs w:val="24"/>
          </w:rPr>
          <w:t>Andy’s face lit up as he silently hatched a plan for the night.</w:t>
        </w:r>
      </w:ins>
    </w:p>
    <w:p w14:paraId="7520C29A" w14:textId="77777777" w:rsidR="00192FB9" w:rsidRDefault="006F31F6" w:rsidP="005D2928">
      <w:pPr>
        <w:spacing w:line="480" w:lineRule="auto"/>
        <w:ind w:left="-5" w:right="15" w:firstLine="725"/>
        <w:rPr>
          <w:ins w:id="5861" w:author="Britt Collins" w:date="2021-10-06T11:38:00Z"/>
          <w:rFonts w:ascii="Times New Roman" w:hAnsi="Times New Roman"/>
          <w:sz w:val="24"/>
          <w:szCs w:val="24"/>
        </w:rPr>
      </w:pPr>
      <w:ins w:id="5862" w:author="Britt Collins" w:date="2021-09-30T14:58:00Z">
        <w:r w:rsidRPr="000B0CC8">
          <w:rPr>
            <w:rFonts w:ascii="Times New Roman" w:hAnsi="Times New Roman"/>
            <w:sz w:val="24"/>
            <w:szCs w:val="24"/>
          </w:rPr>
          <w:t>W</w:t>
        </w:r>
      </w:ins>
      <w:ins w:id="5863" w:author="Britt Collins" w:date="2021-10-06T11:30:00Z">
        <w:r w:rsidR="005D2928">
          <w:rPr>
            <w:rFonts w:ascii="Times New Roman" w:hAnsi="Times New Roman"/>
            <w:sz w:val="24"/>
            <w:szCs w:val="24"/>
          </w:rPr>
          <w:t>hen she dropped us off</w:t>
        </w:r>
      </w:ins>
      <w:ins w:id="5864" w:author="Britt Collins" w:date="2021-09-30T14:58:00Z">
        <w:r w:rsidRPr="000B0CC8">
          <w:rPr>
            <w:rFonts w:ascii="Times New Roman" w:hAnsi="Times New Roman"/>
            <w:sz w:val="24"/>
            <w:szCs w:val="24"/>
          </w:rPr>
          <w:t xml:space="preserve"> </w:t>
        </w:r>
      </w:ins>
      <w:ins w:id="5865" w:author="Britt Collins" w:date="2021-10-06T11:31:00Z">
        <w:r w:rsidR="005D2928">
          <w:rPr>
            <w:rFonts w:ascii="Times New Roman" w:hAnsi="Times New Roman"/>
            <w:sz w:val="24"/>
            <w:szCs w:val="24"/>
          </w:rPr>
          <w:t>by our</w:t>
        </w:r>
      </w:ins>
      <w:ins w:id="5866" w:author="Britt Collins" w:date="2021-09-30T14:58:00Z">
        <w:r w:rsidRPr="000B0CC8">
          <w:rPr>
            <w:rFonts w:ascii="Times New Roman" w:hAnsi="Times New Roman"/>
            <w:sz w:val="24"/>
            <w:szCs w:val="24"/>
          </w:rPr>
          <w:t xml:space="preserve"> rental </w:t>
        </w:r>
      </w:ins>
      <w:ins w:id="5867" w:author="Britt Collins" w:date="2021-10-06T11:31:00Z">
        <w:r w:rsidR="005D2928">
          <w:rPr>
            <w:rFonts w:ascii="Times New Roman" w:hAnsi="Times New Roman"/>
            <w:sz w:val="24"/>
            <w:szCs w:val="24"/>
          </w:rPr>
          <w:t xml:space="preserve">car, I </w:t>
        </w:r>
      </w:ins>
      <w:ins w:id="5868" w:author="Britt Collins" w:date="2021-09-30T14:58:00Z">
        <w:r w:rsidRPr="000B0CC8">
          <w:rPr>
            <w:rFonts w:ascii="Times New Roman" w:hAnsi="Times New Roman"/>
            <w:sz w:val="24"/>
            <w:szCs w:val="24"/>
          </w:rPr>
          <w:t>offer</w:t>
        </w:r>
      </w:ins>
      <w:ins w:id="5869" w:author="Britt Collins" w:date="2021-10-06T11:31:00Z">
        <w:r w:rsidR="005D2928">
          <w:rPr>
            <w:rFonts w:ascii="Times New Roman" w:hAnsi="Times New Roman"/>
            <w:sz w:val="24"/>
            <w:szCs w:val="24"/>
          </w:rPr>
          <w:t>ed</w:t>
        </w:r>
      </w:ins>
      <w:ins w:id="5870" w:author="Britt Collins" w:date="2021-09-30T14:58:00Z">
        <w:r w:rsidRPr="000B0CC8">
          <w:rPr>
            <w:rFonts w:ascii="Times New Roman" w:hAnsi="Times New Roman"/>
            <w:sz w:val="24"/>
            <w:szCs w:val="24"/>
          </w:rPr>
          <w:t xml:space="preserve"> sincere thanks for the lift. We waved as the Subaru sped off down the road. There was never any doubt that </w:t>
        </w:r>
      </w:ins>
      <w:ins w:id="5871" w:author="Britt Collins" w:date="2021-10-06T11:31:00Z">
        <w:r w:rsidR="005D2928">
          <w:rPr>
            <w:rFonts w:ascii="Times New Roman" w:hAnsi="Times New Roman"/>
            <w:sz w:val="24"/>
            <w:szCs w:val="24"/>
          </w:rPr>
          <w:t xml:space="preserve">our clapped-out old </w:t>
        </w:r>
      </w:ins>
      <w:ins w:id="5872" w:author="Britt Collins" w:date="2021-09-30T14:58:00Z">
        <w:r w:rsidRPr="000B0CC8">
          <w:rPr>
            <w:rFonts w:ascii="Times New Roman" w:hAnsi="Times New Roman"/>
            <w:sz w:val="24"/>
            <w:szCs w:val="24"/>
          </w:rPr>
          <w:t>rental would still be parked where we left it. It wasn</w:t>
        </w:r>
      </w:ins>
      <w:ins w:id="5873" w:author="Britt Collins" w:date="2021-10-06T11:31:00Z">
        <w:r w:rsidR="005D2928">
          <w:rPr>
            <w:rFonts w:ascii="Times New Roman" w:hAnsi="Times New Roman"/>
            <w:sz w:val="24"/>
            <w:szCs w:val="24"/>
          </w:rPr>
          <w:t>’</w:t>
        </w:r>
      </w:ins>
      <w:ins w:id="5874" w:author="Britt Collins" w:date="2021-09-30T14:58:00Z">
        <w:r w:rsidRPr="000B0CC8">
          <w:rPr>
            <w:rFonts w:ascii="Times New Roman" w:hAnsi="Times New Roman"/>
            <w:sz w:val="24"/>
            <w:szCs w:val="24"/>
          </w:rPr>
          <w:t>t worth much more than the fuel left in the tank. Instead of heading back to Queenstown</w:t>
        </w:r>
      </w:ins>
      <w:ins w:id="5875" w:author="Britt Collins" w:date="2021-10-06T11:32:00Z">
        <w:r w:rsidR="005D2928">
          <w:rPr>
            <w:rFonts w:ascii="Times New Roman" w:hAnsi="Times New Roman"/>
            <w:sz w:val="24"/>
            <w:szCs w:val="24"/>
          </w:rPr>
          <w:t>,</w:t>
        </w:r>
      </w:ins>
      <w:ins w:id="5876" w:author="Britt Collins" w:date="2021-09-30T14:58:00Z">
        <w:r w:rsidRPr="000B0CC8">
          <w:rPr>
            <w:rFonts w:ascii="Times New Roman" w:hAnsi="Times New Roman"/>
            <w:sz w:val="24"/>
            <w:szCs w:val="24"/>
          </w:rPr>
          <w:t xml:space="preserve"> we </w:t>
        </w:r>
      </w:ins>
      <w:ins w:id="5877" w:author="Britt Collins" w:date="2021-10-06T11:32:00Z">
        <w:r w:rsidR="005D2928">
          <w:rPr>
            <w:rFonts w:ascii="Times New Roman" w:hAnsi="Times New Roman"/>
            <w:sz w:val="24"/>
            <w:szCs w:val="24"/>
          </w:rPr>
          <w:t>took</w:t>
        </w:r>
      </w:ins>
      <w:ins w:id="5878" w:author="Britt Collins" w:date="2021-09-30T14:58:00Z">
        <w:r w:rsidRPr="000B0CC8">
          <w:rPr>
            <w:rFonts w:ascii="Times New Roman" w:hAnsi="Times New Roman"/>
            <w:sz w:val="24"/>
            <w:szCs w:val="24"/>
          </w:rPr>
          <w:t xml:space="preserve"> the advice of the Subaru driver</w:t>
        </w:r>
      </w:ins>
      <w:ins w:id="5879" w:author="Britt Collins" w:date="2021-10-06T11:32:00Z">
        <w:r w:rsidR="005D2928">
          <w:rPr>
            <w:rFonts w:ascii="Times New Roman" w:hAnsi="Times New Roman"/>
            <w:sz w:val="24"/>
            <w:szCs w:val="24"/>
          </w:rPr>
          <w:t xml:space="preserve"> and hit the</w:t>
        </w:r>
      </w:ins>
      <w:ins w:id="5880" w:author="Britt Collins" w:date="2021-09-30T14:58:00Z">
        <w:r w:rsidRPr="000B0CC8">
          <w:rPr>
            <w:rFonts w:ascii="Times New Roman" w:hAnsi="Times New Roman"/>
            <w:sz w:val="24"/>
            <w:szCs w:val="24"/>
          </w:rPr>
          <w:t xml:space="preserve"> Lake Bar</w:t>
        </w:r>
      </w:ins>
      <w:ins w:id="5881" w:author="Britt Collins" w:date="2021-10-06T11:32:00Z">
        <w:r w:rsidR="005D2928">
          <w:rPr>
            <w:rFonts w:ascii="Times New Roman" w:hAnsi="Times New Roman"/>
            <w:sz w:val="24"/>
            <w:szCs w:val="24"/>
          </w:rPr>
          <w:t xml:space="preserve"> in</w:t>
        </w:r>
      </w:ins>
      <w:ins w:id="5882" w:author="Britt Collins" w:date="2021-09-30T14:58:00Z">
        <w:r w:rsidRPr="000B0CC8">
          <w:rPr>
            <w:rFonts w:ascii="Times New Roman" w:hAnsi="Times New Roman"/>
            <w:sz w:val="24"/>
            <w:szCs w:val="24"/>
          </w:rPr>
          <w:t xml:space="preserve"> Lake Wanaka. </w:t>
        </w:r>
      </w:ins>
    </w:p>
    <w:p w14:paraId="28FFECD4" w14:textId="13793A2B" w:rsidR="0003268B" w:rsidRDefault="006F31F6" w:rsidP="005D2928">
      <w:pPr>
        <w:spacing w:line="480" w:lineRule="auto"/>
        <w:ind w:left="-5" w:right="15" w:firstLine="725"/>
        <w:rPr>
          <w:ins w:id="5883" w:author="Britt Collins" w:date="2021-10-06T12:03:00Z"/>
          <w:rFonts w:ascii="Times New Roman" w:hAnsi="Times New Roman"/>
          <w:b/>
          <w:sz w:val="24"/>
          <w:szCs w:val="24"/>
        </w:rPr>
      </w:pPr>
      <w:ins w:id="5884" w:author="Britt Collins" w:date="2021-09-30T14:58:00Z">
        <w:r w:rsidRPr="000B0CC8">
          <w:rPr>
            <w:rFonts w:ascii="Times New Roman" w:hAnsi="Times New Roman"/>
            <w:sz w:val="24"/>
            <w:szCs w:val="24"/>
          </w:rPr>
          <w:t xml:space="preserve">Lake Wanaka is, in my humble </w:t>
        </w:r>
        <w:r w:rsidRPr="005D2928">
          <w:rPr>
            <w:rFonts w:ascii="Times New Roman" w:hAnsi="Times New Roman"/>
            <w:sz w:val="24"/>
            <w:szCs w:val="24"/>
          </w:rPr>
          <w:t>opinion, the most beautiful body of water I have ever seen.</w:t>
        </w:r>
        <w:r w:rsidRPr="005D2928">
          <w:rPr>
            <w:rFonts w:ascii="Times New Roman" w:hAnsi="Times New Roman"/>
            <w:b/>
            <w:sz w:val="24"/>
            <w:szCs w:val="24"/>
            <w:rPrChange w:id="5885" w:author="Britt Collins" w:date="2021-10-06T11:33:00Z">
              <w:rPr>
                <w:rFonts w:ascii="Times New Roman" w:hAnsi="Times New Roman"/>
                <w:sz w:val="24"/>
                <w:szCs w:val="24"/>
              </w:rPr>
            </w:rPrChange>
          </w:rPr>
          <w:t xml:space="preserve"> </w:t>
        </w:r>
      </w:ins>
      <w:ins w:id="5886" w:author="Britt Collins" w:date="2021-10-06T12:02:00Z">
        <w:r w:rsidR="0003268B" w:rsidRPr="007F3300">
          <w:rPr>
            <w:rFonts w:ascii="Times New Roman" w:hAnsi="Times New Roman"/>
            <w:b/>
            <w:sz w:val="24"/>
            <w:szCs w:val="24"/>
          </w:rPr>
          <w:t>WHY? BEAUTIFUL BODY OF WATER ISN’T MUCH OF A DESCRIPTION FOR THE READER TO IMAGINE. FOR EXAMPLE,</w:t>
        </w:r>
        <w:r w:rsidR="0003268B">
          <w:rPr>
            <w:rFonts w:ascii="Times New Roman" w:hAnsi="Times New Roman"/>
            <w:sz w:val="24"/>
            <w:szCs w:val="24"/>
          </w:rPr>
          <w:t xml:space="preserve"> </w:t>
        </w:r>
      </w:ins>
      <w:ins w:id="5887" w:author="Britt Collins" w:date="2021-10-06T11:38:00Z">
        <w:r w:rsidR="00192FB9" w:rsidRPr="00192FB9">
          <w:rPr>
            <w:rFonts w:ascii="Times New Roman" w:hAnsi="Times New Roman"/>
            <w:b/>
            <w:sz w:val="24"/>
            <w:szCs w:val="24"/>
            <w:rPrChange w:id="5888" w:author="Britt Collins" w:date="2021-10-06T11:41:00Z">
              <w:rPr>
                <w:rFonts w:ascii="Times New Roman" w:hAnsi="Times New Roman"/>
                <w:sz w:val="24"/>
                <w:szCs w:val="24"/>
              </w:rPr>
            </w:rPrChange>
          </w:rPr>
          <w:t>Standi</w:t>
        </w:r>
      </w:ins>
      <w:ins w:id="5889" w:author="Britt Collins" w:date="2021-10-06T11:39:00Z">
        <w:r w:rsidR="00192FB9" w:rsidRPr="00192FB9">
          <w:rPr>
            <w:rFonts w:ascii="Times New Roman" w:hAnsi="Times New Roman"/>
            <w:b/>
            <w:sz w:val="24"/>
            <w:szCs w:val="24"/>
            <w:rPrChange w:id="5890" w:author="Britt Collins" w:date="2021-10-06T11:41:00Z">
              <w:rPr>
                <w:rFonts w:ascii="Times New Roman" w:hAnsi="Times New Roman"/>
                <w:sz w:val="24"/>
                <w:szCs w:val="24"/>
              </w:rPr>
            </w:rPrChange>
          </w:rPr>
          <w:t xml:space="preserve">ng on the </w:t>
        </w:r>
      </w:ins>
      <w:ins w:id="5891" w:author="Britt Collins" w:date="2021-10-06T12:01:00Z">
        <w:r w:rsidR="0003268B">
          <w:rPr>
            <w:rFonts w:ascii="Times New Roman" w:hAnsi="Times New Roman"/>
            <w:b/>
            <w:sz w:val="24"/>
            <w:szCs w:val="24"/>
          </w:rPr>
          <w:t xml:space="preserve">willow-clocked </w:t>
        </w:r>
      </w:ins>
      <w:ins w:id="5892" w:author="Britt Collins" w:date="2021-10-06T11:39:00Z">
        <w:r w:rsidR="00192FB9" w:rsidRPr="00192FB9">
          <w:rPr>
            <w:rFonts w:ascii="Times New Roman" w:hAnsi="Times New Roman"/>
            <w:b/>
            <w:sz w:val="24"/>
            <w:szCs w:val="24"/>
            <w:rPrChange w:id="5893" w:author="Britt Collins" w:date="2021-10-06T11:41:00Z">
              <w:rPr>
                <w:rFonts w:ascii="Times New Roman" w:hAnsi="Times New Roman"/>
                <w:sz w:val="24"/>
                <w:szCs w:val="24"/>
              </w:rPr>
            </w:rPrChange>
          </w:rPr>
          <w:t xml:space="preserve">shore of Lake Wanaka, with the uninterrupted view of the </w:t>
        </w:r>
      </w:ins>
      <w:ins w:id="5894" w:author="Britt Collins" w:date="2021-10-06T11:42:00Z">
        <w:r w:rsidR="00192FB9">
          <w:rPr>
            <w:rFonts w:ascii="Times New Roman" w:hAnsi="Times New Roman"/>
            <w:b/>
            <w:sz w:val="24"/>
            <w:szCs w:val="24"/>
          </w:rPr>
          <w:t xml:space="preserve">snow-dusted </w:t>
        </w:r>
      </w:ins>
      <w:ins w:id="5895" w:author="Britt Collins" w:date="2021-10-06T11:39:00Z">
        <w:r w:rsidR="00192FB9" w:rsidRPr="00192FB9">
          <w:rPr>
            <w:rFonts w:ascii="Times New Roman" w:hAnsi="Times New Roman"/>
            <w:b/>
            <w:sz w:val="24"/>
            <w:szCs w:val="24"/>
            <w:rPrChange w:id="5896" w:author="Britt Collins" w:date="2021-10-06T11:41:00Z">
              <w:rPr>
                <w:rFonts w:ascii="Times New Roman" w:hAnsi="Times New Roman"/>
                <w:sz w:val="24"/>
                <w:szCs w:val="24"/>
              </w:rPr>
            </w:rPrChange>
          </w:rPr>
          <w:t xml:space="preserve">mountains, </w:t>
        </w:r>
      </w:ins>
      <w:ins w:id="5897" w:author="Britt Collins" w:date="2021-10-06T11:41:00Z">
        <w:r w:rsidR="00192FB9" w:rsidRPr="00192FB9">
          <w:rPr>
            <w:rFonts w:ascii="Times New Roman" w:hAnsi="Times New Roman"/>
            <w:b/>
            <w:sz w:val="24"/>
            <w:szCs w:val="24"/>
            <w:rPrChange w:id="5898" w:author="Britt Collins" w:date="2021-10-06T11:41:00Z">
              <w:rPr>
                <w:rFonts w:ascii="Times New Roman" w:hAnsi="Times New Roman"/>
                <w:sz w:val="24"/>
                <w:szCs w:val="24"/>
              </w:rPr>
            </w:rPrChange>
          </w:rPr>
          <w:t xml:space="preserve">I thought it was </w:t>
        </w:r>
      </w:ins>
      <w:ins w:id="5899" w:author="Britt Collins" w:date="2021-10-06T11:54:00Z">
        <w:r w:rsidR="007F1F09">
          <w:rPr>
            <w:rFonts w:ascii="Times New Roman" w:hAnsi="Times New Roman"/>
            <w:b/>
            <w:sz w:val="24"/>
            <w:szCs w:val="24"/>
          </w:rPr>
          <w:t xml:space="preserve">incredibly beautiful and otherworldly, </w:t>
        </w:r>
      </w:ins>
      <w:ins w:id="5900" w:author="Britt Collins" w:date="2021-10-06T11:45:00Z">
        <w:r w:rsidR="007F1F09">
          <w:rPr>
            <w:rFonts w:ascii="Times New Roman" w:hAnsi="Times New Roman"/>
            <w:b/>
            <w:sz w:val="24"/>
            <w:szCs w:val="24"/>
          </w:rPr>
          <w:t>straight out of a fantasy film</w:t>
        </w:r>
      </w:ins>
      <w:ins w:id="5901" w:author="Britt Collins" w:date="2021-10-06T11:41:00Z">
        <w:r w:rsidR="00192FB9" w:rsidRPr="00192FB9">
          <w:rPr>
            <w:rFonts w:ascii="Times New Roman" w:hAnsi="Times New Roman"/>
            <w:b/>
            <w:sz w:val="24"/>
            <w:szCs w:val="24"/>
            <w:rPrChange w:id="5902" w:author="Britt Collins" w:date="2021-10-06T11:41:00Z">
              <w:rPr>
                <w:rFonts w:ascii="Times New Roman" w:hAnsi="Times New Roman"/>
                <w:sz w:val="24"/>
                <w:szCs w:val="24"/>
              </w:rPr>
            </w:rPrChange>
          </w:rPr>
          <w:t xml:space="preserve">. </w:t>
        </w:r>
      </w:ins>
      <w:ins w:id="5903" w:author="Britt Collins" w:date="2021-10-06T12:03:00Z">
        <w:r w:rsidR="0003268B">
          <w:rPr>
            <w:rFonts w:ascii="Times New Roman" w:hAnsi="Times New Roman"/>
            <w:b/>
            <w:sz w:val="24"/>
            <w:szCs w:val="24"/>
          </w:rPr>
          <w:t xml:space="preserve">Only </w:t>
        </w:r>
        <w:r w:rsidR="0003268B" w:rsidRPr="007F3300">
          <w:rPr>
            <w:rFonts w:ascii="Times New Roman" w:hAnsi="Times New Roman"/>
            <w:b/>
            <w:sz w:val="24"/>
            <w:szCs w:val="24"/>
          </w:rPr>
          <w:t>Lake St. Clair in Tasmania</w:t>
        </w:r>
        <w:r w:rsidR="0003268B">
          <w:rPr>
            <w:rFonts w:ascii="Times New Roman" w:hAnsi="Times New Roman"/>
            <w:b/>
            <w:sz w:val="24"/>
            <w:szCs w:val="24"/>
          </w:rPr>
          <w:t xml:space="preserve">, </w:t>
        </w:r>
        <w:r w:rsidR="0003268B" w:rsidRPr="007F3300">
          <w:rPr>
            <w:rFonts w:ascii="Times New Roman" w:hAnsi="Times New Roman"/>
            <w:b/>
            <w:sz w:val="24"/>
            <w:szCs w:val="24"/>
          </w:rPr>
          <w:t>a close second</w:t>
        </w:r>
        <w:r w:rsidR="0003268B">
          <w:rPr>
            <w:rFonts w:ascii="Times New Roman" w:hAnsi="Times New Roman"/>
            <w:b/>
            <w:sz w:val="24"/>
            <w:szCs w:val="24"/>
          </w:rPr>
          <w:t>, rivalled its picture-perfect setting</w:t>
        </w:r>
        <w:r w:rsidR="0003268B" w:rsidRPr="007F3300">
          <w:rPr>
            <w:rFonts w:ascii="Times New Roman" w:hAnsi="Times New Roman"/>
            <w:b/>
            <w:sz w:val="24"/>
            <w:szCs w:val="24"/>
          </w:rPr>
          <w:t>.</w:t>
        </w:r>
      </w:ins>
    </w:p>
    <w:p w14:paraId="2AC9BB56" w14:textId="0A603C8F" w:rsidR="006F31F6" w:rsidRPr="000B0CC8" w:rsidRDefault="006F31F6">
      <w:pPr>
        <w:spacing w:line="480" w:lineRule="auto"/>
        <w:ind w:left="-5" w:right="15" w:firstLine="725"/>
        <w:rPr>
          <w:ins w:id="5904" w:author="Britt Collins" w:date="2021-09-30T14:58:00Z"/>
          <w:rFonts w:ascii="Times New Roman" w:hAnsi="Times New Roman"/>
          <w:sz w:val="24"/>
          <w:szCs w:val="24"/>
        </w:rPr>
        <w:pPrChange w:id="5905" w:author="Britt Collins" w:date="2021-10-06T11:27:00Z">
          <w:pPr>
            <w:ind w:left="-5" w:right="15"/>
          </w:pPr>
        </w:pPrChange>
      </w:pPr>
      <w:ins w:id="5906" w:author="Britt Collins" w:date="2021-09-30T14:58:00Z">
        <w:r w:rsidRPr="000B0CC8">
          <w:rPr>
            <w:rFonts w:ascii="Times New Roman" w:hAnsi="Times New Roman"/>
            <w:sz w:val="24"/>
            <w:szCs w:val="24"/>
          </w:rPr>
          <w:t xml:space="preserve">On that day the lake was flat as a pancake. </w:t>
        </w:r>
      </w:ins>
      <w:ins w:id="5907" w:author="Britt Collins" w:date="2021-10-06T11:42:00Z">
        <w:r w:rsidR="00192FB9">
          <w:rPr>
            <w:rFonts w:ascii="Times New Roman" w:hAnsi="Times New Roman"/>
            <w:sz w:val="24"/>
            <w:szCs w:val="24"/>
          </w:rPr>
          <w:t>T</w:t>
        </w:r>
      </w:ins>
      <w:ins w:id="5908" w:author="Britt Collins" w:date="2021-09-30T14:58:00Z">
        <w:r w:rsidRPr="000B0CC8">
          <w:rPr>
            <w:rFonts w:ascii="Times New Roman" w:hAnsi="Times New Roman"/>
            <w:sz w:val="24"/>
            <w:szCs w:val="24"/>
          </w:rPr>
          <w:t>he entertainment at Lake Bar was equally as flat. It was quiz night. Andy and I were far too tired to drink straight, let alone think straight. We left earlier than intended, back to Queenstown for our final night.</w:t>
        </w:r>
      </w:ins>
    </w:p>
    <w:p w14:paraId="5F866A5E" w14:textId="2CB94842" w:rsidR="007F1F09" w:rsidRDefault="006F31F6">
      <w:pPr>
        <w:spacing w:after="325" w:line="480" w:lineRule="auto"/>
        <w:ind w:left="-5" w:right="15" w:firstLine="725"/>
        <w:rPr>
          <w:ins w:id="5909" w:author="Britt Collins" w:date="2021-10-06T11:50:00Z"/>
          <w:rFonts w:ascii="Times New Roman" w:hAnsi="Times New Roman"/>
          <w:sz w:val="24"/>
          <w:szCs w:val="24"/>
        </w:rPr>
      </w:pPr>
      <w:ins w:id="5910" w:author="Britt Collins" w:date="2021-09-30T14:58:00Z">
        <w:r w:rsidRPr="000B0CC8">
          <w:rPr>
            <w:rFonts w:ascii="Times New Roman" w:hAnsi="Times New Roman"/>
            <w:sz w:val="24"/>
            <w:szCs w:val="24"/>
          </w:rPr>
          <w:t xml:space="preserve">The next day it was time for </w:t>
        </w:r>
      </w:ins>
      <w:ins w:id="5911" w:author="Britt Collins" w:date="2021-10-06T11:46:00Z">
        <w:r w:rsidR="007F1F09">
          <w:rPr>
            <w:rFonts w:ascii="Times New Roman" w:hAnsi="Times New Roman"/>
            <w:sz w:val="24"/>
            <w:szCs w:val="24"/>
          </w:rPr>
          <w:t xml:space="preserve">us to </w:t>
        </w:r>
      </w:ins>
      <w:ins w:id="5912" w:author="Britt Collins" w:date="2021-09-30T14:58:00Z">
        <w:r w:rsidRPr="000B0CC8">
          <w:rPr>
            <w:rFonts w:ascii="Times New Roman" w:hAnsi="Times New Roman"/>
            <w:sz w:val="24"/>
            <w:szCs w:val="24"/>
          </w:rPr>
          <w:t xml:space="preserve">part ways. Andy had a long trip back to Christchurch. I had a short taxi ride to the </w:t>
        </w:r>
      </w:ins>
      <w:ins w:id="5913" w:author="Britt Collins" w:date="2021-10-06T11:46:00Z">
        <w:r w:rsidR="007F1F09">
          <w:rPr>
            <w:rFonts w:ascii="Times New Roman" w:hAnsi="Times New Roman"/>
            <w:sz w:val="24"/>
            <w:szCs w:val="24"/>
          </w:rPr>
          <w:t>a</w:t>
        </w:r>
      </w:ins>
      <w:ins w:id="5914" w:author="Britt Collins" w:date="2021-09-30T14:58:00Z">
        <w:r w:rsidRPr="000B0CC8">
          <w:rPr>
            <w:rFonts w:ascii="Times New Roman" w:hAnsi="Times New Roman"/>
            <w:sz w:val="24"/>
            <w:szCs w:val="24"/>
          </w:rPr>
          <w:t xml:space="preserve">irport. Before </w:t>
        </w:r>
      </w:ins>
      <w:ins w:id="5915" w:author="Britt Collins" w:date="2021-10-06T11:46:00Z">
        <w:r w:rsidR="007F1F09">
          <w:rPr>
            <w:rFonts w:ascii="Times New Roman" w:hAnsi="Times New Roman"/>
            <w:sz w:val="24"/>
            <w:szCs w:val="24"/>
          </w:rPr>
          <w:t>leaving</w:t>
        </w:r>
      </w:ins>
      <w:ins w:id="5916" w:author="Britt Collins" w:date="2021-09-30T14:58:00Z">
        <w:r w:rsidRPr="000B0CC8">
          <w:rPr>
            <w:rFonts w:ascii="Times New Roman" w:hAnsi="Times New Roman"/>
            <w:sz w:val="24"/>
            <w:szCs w:val="24"/>
          </w:rPr>
          <w:t>, Andy opened up</w:t>
        </w:r>
      </w:ins>
      <w:ins w:id="5917" w:author="Britt Collins" w:date="2021-10-06T11:47:00Z">
        <w:r w:rsidR="007F1F09">
          <w:rPr>
            <w:rFonts w:ascii="Times New Roman" w:hAnsi="Times New Roman"/>
            <w:sz w:val="24"/>
            <w:szCs w:val="24"/>
          </w:rPr>
          <w:t xml:space="preserve"> and told me he</w:t>
        </w:r>
      </w:ins>
      <w:ins w:id="5918" w:author="Britt Collins" w:date="2021-09-30T14:58:00Z">
        <w:r w:rsidRPr="000B0CC8">
          <w:rPr>
            <w:rFonts w:ascii="Times New Roman" w:hAnsi="Times New Roman"/>
            <w:sz w:val="24"/>
            <w:szCs w:val="24"/>
          </w:rPr>
          <w:t xml:space="preserve"> was having second thoughts about his relationship with Cullen. He didn’t love her and admitted to having a wandering eye. He talked in more depth about shenanigans at the hostel. </w:t>
        </w:r>
      </w:ins>
      <w:ins w:id="5919" w:author="Britt Collins" w:date="2021-10-06T11:48:00Z">
        <w:r w:rsidR="007F1F09">
          <w:rPr>
            <w:rFonts w:ascii="Times New Roman" w:hAnsi="Times New Roman"/>
            <w:sz w:val="24"/>
            <w:szCs w:val="24"/>
          </w:rPr>
          <w:t>“</w:t>
        </w:r>
      </w:ins>
      <w:ins w:id="5920" w:author="Britt Collins" w:date="2021-09-30T14:58:00Z">
        <w:r w:rsidRPr="000B0CC8">
          <w:rPr>
            <w:rFonts w:ascii="Times New Roman" w:hAnsi="Times New Roman"/>
            <w:sz w:val="24"/>
            <w:szCs w:val="24"/>
          </w:rPr>
          <w:t>If I loved Cullen</w:t>
        </w:r>
      </w:ins>
      <w:ins w:id="5921" w:author="Britt Collins" w:date="2021-10-06T11:48:00Z">
        <w:r w:rsidR="007F1F09">
          <w:rPr>
            <w:rFonts w:ascii="Times New Roman" w:hAnsi="Times New Roman"/>
            <w:sz w:val="24"/>
            <w:szCs w:val="24"/>
          </w:rPr>
          <w:t>,</w:t>
        </w:r>
      </w:ins>
      <w:ins w:id="5922" w:author="Britt Collins" w:date="2021-09-30T14:58:00Z">
        <w:r w:rsidRPr="000B0CC8">
          <w:rPr>
            <w:rFonts w:ascii="Times New Roman" w:hAnsi="Times New Roman"/>
            <w:sz w:val="24"/>
            <w:szCs w:val="24"/>
          </w:rPr>
          <w:t xml:space="preserve"> I would</w:t>
        </w:r>
      </w:ins>
      <w:ins w:id="5923" w:author="Britt Collins" w:date="2021-10-06T11:48:00Z">
        <w:r w:rsidR="007F1F09">
          <w:rPr>
            <w:rFonts w:ascii="Times New Roman" w:hAnsi="Times New Roman"/>
            <w:sz w:val="24"/>
            <w:szCs w:val="24"/>
          </w:rPr>
          <w:t>’</w:t>
        </w:r>
      </w:ins>
      <w:ins w:id="5924" w:author="Britt Collins" w:date="2021-09-30T14:58:00Z">
        <w:r w:rsidRPr="000B0CC8">
          <w:rPr>
            <w:rFonts w:ascii="Times New Roman" w:hAnsi="Times New Roman"/>
            <w:sz w:val="24"/>
            <w:szCs w:val="24"/>
          </w:rPr>
          <w:t>ve stopped the conversation dead in the water, but I didn’t</w:t>
        </w:r>
      </w:ins>
      <w:ins w:id="5925" w:author="Britt Collins" w:date="2021-10-06T11:48:00Z">
        <w:r w:rsidR="007F1F09">
          <w:rPr>
            <w:rFonts w:ascii="Times New Roman" w:hAnsi="Times New Roman"/>
            <w:sz w:val="24"/>
            <w:szCs w:val="24"/>
          </w:rPr>
          <w:t>.</w:t>
        </w:r>
      </w:ins>
      <w:ins w:id="5926" w:author="Britt Collins" w:date="2021-10-06T11:49:00Z">
        <w:r w:rsidR="007F1F09">
          <w:rPr>
            <w:rFonts w:ascii="Times New Roman" w:hAnsi="Times New Roman"/>
            <w:sz w:val="24"/>
            <w:szCs w:val="24"/>
          </w:rPr>
          <w:t xml:space="preserve"> </w:t>
        </w:r>
      </w:ins>
      <w:ins w:id="5927" w:author="Britt Collins" w:date="2021-09-30T14:58:00Z">
        <w:r w:rsidRPr="000B0CC8">
          <w:rPr>
            <w:rFonts w:ascii="Times New Roman" w:hAnsi="Times New Roman"/>
            <w:sz w:val="24"/>
            <w:szCs w:val="24"/>
          </w:rPr>
          <w:t xml:space="preserve">Do you remember that blonde girl at the hostel? We talked openly about life. Time flew by. Before we knew it we’d been talking for </w:t>
        </w:r>
      </w:ins>
      <w:ins w:id="5928" w:author="Britt Collins" w:date="2021-10-06T11:49:00Z">
        <w:r w:rsidR="007F1F09">
          <w:rPr>
            <w:rFonts w:ascii="Times New Roman" w:hAnsi="Times New Roman"/>
            <w:sz w:val="24"/>
            <w:szCs w:val="24"/>
          </w:rPr>
          <w:t>two</w:t>
        </w:r>
      </w:ins>
      <w:ins w:id="5929" w:author="Britt Collins" w:date="2021-09-30T14:58:00Z">
        <w:r w:rsidRPr="000B0CC8">
          <w:rPr>
            <w:rFonts w:ascii="Times New Roman" w:hAnsi="Times New Roman"/>
            <w:sz w:val="24"/>
            <w:szCs w:val="24"/>
          </w:rPr>
          <w:t xml:space="preserve"> hours. That feeling of wanting to have </w:t>
        </w:r>
        <w:r w:rsidRPr="000B0CC8">
          <w:rPr>
            <w:rFonts w:ascii="Times New Roman" w:hAnsi="Times New Roman"/>
            <w:sz w:val="24"/>
            <w:szCs w:val="24"/>
          </w:rPr>
          <w:lastRenderedPageBreak/>
          <w:t xml:space="preserve">sex with someone other than Cullen. It's there and it isn't the first time I’ve felt this way </w:t>
        </w:r>
      </w:ins>
      <w:ins w:id="5930" w:author="Britt Collins" w:date="2021-10-06T11:49:00Z">
        <w:r w:rsidR="007F1F09">
          <w:rPr>
            <w:rFonts w:ascii="Times New Roman" w:hAnsi="Times New Roman"/>
            <w:sz w:val="24"/>
            <w:szCs w:val="24"/>
          </w:rPr>
          <w:t>since we’ve been to</w:t>
        </w:r>
      </w:ins>
      <w:ins w:id="5931" w:author="Britt Collins" w:date="2021-10-06T11:50:00Z">
        <w:r w:rsidR="007F1F09">
          <w:rPr>
            <w:rFonts w:ascii="Times New Roman" w:hAnsi="Times New Roman"/>
            <w:sz w:val="24"/>
            <w:szCs w:val="24"/>
          </w:rPr>
          <w:t>gether</w:t>
        </w:r>
      </w:ins>
      <w:ins w:id="5932" w:author="Britt Collins" w:date="2021-09-30T14:58:00Z">
        <w:r w:rsidRPr="000B0CC8">
          <w:rPr>
            <w:rFonts w:ascii="Times New Roman" w:hAnsi="Times New Roman"/>
            <w:sz w:val="24"/>
            <w:szCs w:val="24"/>
          </w:rPr>
          <w:t>. I need to rethink the relationship.</w:t>
        </w:r>
      </w:ins>
      <w:ins w:id="5933" w:author="Britt Collins" w:date="2021-10-06T11:50:00Z">
        <w:r w:rsidR="007F1F09">
          <w:rPr>
            <w:rFonts w:ascii="Times New Roman" w:hAnsi="Times New Roman"/>
            <w:sz w:val="24"/>
            <w:szCs w:val="24"/>
          </w:rPr>
          <w:t xml:space="preserve">” </w:t>
        </w:r>
      </w:ins>
    </w:p>
    <w:p w14:paraId="7C8E94BC" w14:textId="72457EFE" w:rsidR="007F1F09" w:rsidRDefault="007F1F09" w:rsidP="007F1F09">
      <w:pPr>
        <w:spacing w:after="325" w:line="480" w:lineRule="auto"/>
        <w:ind w:left="-5" w:right="15" w:firstLine="725"/>
        <w:rPr>
          <w:ins w:id="5934" w:author="Britt Collins" w:date="2021-10-06T11:50:00Z"/>
          <w:rFonts w:ascii="Times New Roman" w:hAnsi="Times New Roman"/>
          <w:sz w:val="24"/>
          <w:szCs w:val="24"/>
        </w:rPr>
      </w:pPr>
      <w:ins w:id="5935" w:author="Britt Collins" w:date="2021-10-06T11:51:00Z">
        <w:r>
          <w:rPr>
            <w:rFonts w:ascii="Times New Roman" w:hAnsi="Times New Roman"/>
            <w:sz w:val="24"/>
            <w:szCs w:val="24"/>
          </w:rPr>
          <w:t xml:space="preserve">Unsure of how to respond, I said, </w:t>
        </w:r>
      </w:ins>
      <w:ins w:id="5936" w:author="Britt Collins" w:date="2021-10-06T11:50:00Z">
        <w:r>
          <w:rPr>
            <w:rFonts w:ascii="Times New Roman" w:hAnsi="Times New Roman"/>
            <w:sz w:val="24"/>
            <w:szCs w:val="24"/>
          </w:rPr>
          <w:t>“Guess you’ve got to talk to her, mate</w:t>
        </w:r>
      </w:ins>
      <w:ins w:id="5937" w:author="Britt Collins" w:date="2021-10-06T11:51:00Z">
        <w:r>
          <w:rPr>
            <w:rFonts w:ascii="Times New Roman" w:hAnsi="Times New Roman"/>
            <w:sz w:val="24"/>
            <w:szCs w:val="24"/>
          </w:rPr>
          <w:t>.</w:t>
        </w:r>
      </w:ins>
      <w:ins w:id="5938" w:author="Britt Collins" w:date="2021-10-06T11:50:00Z">
        <w:r>
          <w:rPr>
            <w:rFonts w:ascii="Times New Roman" w:hAnsi="Times New Roman"/>
            <w:sz w:val="24"/>
            <w:szCs w:val="24"/>
          </w:rPr>
          <w:t xml:space="preserve">” </w:t>
        </w:r>
      </w:ins>
    </w:p>
    <w:p w14:paraId="18249FAF" w14:textId="388686F3" w:rsidR="006F31F6" w:rsidRPr="007F1F09" w:rsidRDefault="006F31F6" w:rsidP="007F1F09">
      <w:pPr>
        <w:spacing w:after="325" w:line="480" w:lineRule="auto"/>
        <w:ind w:left="-5" w:right="15" w:firstLine="725"/>
        <w:rPr>
          <w:ins w:id="5939" w:author="Britt Collins" w:date="2021-10-06T11:51:00Z"/>
          <w:rFonts w:ascii="Times New Roman" w:hAnsi="Times New Roman"/>
          <w:b/>
          <w:sz w:val="24"/>
          <w:szCs w:val="24"/>
          <w:rPrChange w:id="5940" w:author="Britt Collins" w:date="2021-10-06T11:52:00Z">
            <w:rPr>
              <w:ins w:id="5941" w:author="Britt Collins" w:date="2021-10-06T11:51:00Z"/>
              <w:rFonts w:ascii="Times New Roman" w:hAnsi="Times New Roman"/>
              <w:sz w:val="24"/>
              <w:szCs w:val="24"/>
            </w:rPr>
          </w:rPrChange>
        </w:rPr>
      </w:pPr>
      <w:ins w:id="5942" w:author="Britt Collins" w:date="2021-09-30T14:58:00Z">
        <w:r w:rsidRPr="000B0CC8">
          <w:rPr>
            <w:rFonts w:ascii="Times New Roman" w:hAnsi="Times New Roman"/>
            <w:sz w:val="24"/>
            <w:szCs w:val="24"/>
          </w:rPr>
          <w:t xml:space="preserve">He smiled and shook my hand. </w:t>
        </w:r>
      </w:ins>
      <w:ins w:id="5943" w:author="Britt Collins" w:date="2021-10-06T11:50:00Z">
        <w:r w:rsidR="007F1F09">
          <w:rPr>
            <w:rFonts w:ascii="Times New Roman" w:hAnsi="Times New Roman"/>
            <w:sz w:val="24"/>
            <w:szCs w:val="24"/>
          </w:rPr>
          <w:t>“</w:t>
        </w:r>
      </w:ins>
      <w:ins w:id="5944" w:author="Britt Collins" w:date="2021-09-30T14:58:00Z">
        <w:r w:rsidRPr="000B0CC8">
          <w:rPr>
            <w:rFonts w:ascii="Times New Roman" w:hAnsi="Times New Roman"/>
            <w:sz w:val="24"/>
            <w:szCs w:val="24"/>
          </w:rPr>
          <w:t>Thanks, I had a bloody good time.</w:t>
        </w:r>
      </w:ins>
      <w:ins w:id="5945" w:author="Britt Collins" w:date="2021-10-06T11:50:00Z">
        <w:r w:rsidR="007F1F09">
          <w:rPr>
            <w:rFonts w:ascii="Times New Roman" w:hAnsi="Times New Roman"/>
            <w:sz w:val="24"/>
            <w:szCs w:val="24"/>
          </w:rPr>
          <w:t>”</w:t>
        </w:r>
      </w:ins>
      <w:ins w:id="5946" w:author="Britt Collins" w:date="2021-09-30T14:58:00Z">
        <w:r w:rsidRPr="000B0CC8">
          <w:rPr>
            <w:rFonts w:ascii="Times New Roman" w:hAnsi="Times New Roman"/>
            <w:sz w:val="24"/>
            <w:szCs w:val="24"/>
          </w:rPr>
          <w:t xml:space="preserve"> he said. We went our separate ways.</w:t>
        </w:r>
      </w:ins>
      <w:ins w:id="5947" w:author="Britt Collins" w:date="2021-10-06T11:51:00Z">
        <w:r w:rsidR="007F1F09">
          <w:rPr>
            <w:rFonts w:ascii="Times New Roman" w:hAnsi="Times New Roman"/>
            <w:sz w:val="24"/>
            <w:szCs w:val="24"/>
          </w:rPr>
          <w:t xml:space="preserve"> </w:t>
        </w:r>
      </w:ins>
      <w:ins w:id="5948" w:author="Britt Collins" w:date="2021-10-06T11:52:00Z">
        <w:r w:rsidR="007F1F09" w:rsidRPr="007F1F09">
          <w:rPr>
            <w:rFonts w:ascii="Times New Roman" w:hAnsi="Times New Roman"/>
            <w:b/>
            <w:sz w:val="24"/>
            <w:szCs w:val="24"/>
            <w:rPrChange w:id="5949" w:author="Britt Collins" w:date="2021-10-06T11:52:00Z">
              <w:rPr>
                <w:rFonts w:ascii="Times New Roman" w:hAnsi="Times New Roman"/>
                <w:sz w:val="24"/>
                <w:szCs w:val="24"/>
              </w:rPr>
            </w:rPrChange>
          </w:rPr>
          <w:t>AGAIN, YOU NEED A BETTER CHAPTER ENDING. PERHAPS YOU CAN REFLECT ON YOUR OWN PAST RELATIONSHIPS</w:t>
        </w:r>
      </w:ins>
    </w:p>
    <w:p w14:paraId="21CF6CEE" w14:textId="2D929D16" w:rsidR="007F1F09" w:rsidRDefault="007F1F09" w:rsidP="007F1F09">
      <w:pPr>
        <w:spacing w:after="325" w:line="480" w:lineRule="auto"/>
        <w:ind w:left="-5" w:right="15" w:firstLine="725"/>
        <w:rPr>
          <w:ins w:id="5950" w:author="Britt Collins" w:date="2021-10-06T11:51:00Z"/>
          <w:rFonts w:ascii="Times New Roman" w:hAnsi="Times New Roman"/>
          <w:sz w:val="24"/>
          <w:szCs w:val="24"/>
        </w:rPr>
      </w:pPr>
    </w:p>
    <w:p w14:paraId="6CA1186D" w14:textId="7B32F9B7" w:rsidR="007F1F09" w:rsidRDefault="007F1F09" w:rsidP="007F1F09">
      <w:pPr>
        <w:spacing w:after="325" w:line="480" w:lineRule="auto"/>
        <w:ind w:left="-5" w:right="15" w:firstLine="725"/>
        <w:rPr>
          <w:ins w:id="5951" w:author="Britt Collins" w:date="2021-10-06T11:51:00Z"/>
          <w:rFonts w:ascii="Times New Roman" w:hAnsi="Times New Roman"/>
          <w:sz w:val="24"/>
          <w:szCs w:val="24"/>
        </w:rPr>
      </w:pPr>
    </w:p>
    <w:p w14:paraId="6DA2E5E0" w14:textId="5BEE4689" w:rsidR="007F1F09" w:rsidRPr="000B0CC8" w:rsidRDefault="0003268B">
      <w:pPr>
        <w:spacing w:after="325" w:line="480" w:lineRule="auto"/>
        <w:ind w:left="-5" w:right="15" w:firstLine="725"/>
        <w:rPr>
          <w:ins w:id="5952" w:author="Britt Collins" w:date="2021-09-30T14:58:00Z"/>
          <w:rFonts w:ascii="Times New Roman" w:hAnsi="Times New Roman"/>
          <w:sz w:val="24"/>
          <w:szCs w:val="24"/>
        </w:rPr>
        <w:pPrChange w:id="5953" w:author="Britt Collins" w:date="2021-10-06T11:49:00Z">
          <w:pPr>
            <w:spacing w:after="325"/>
            <w:ind w:left="-5" w:right="15"/>
          </w:pPr>
        </w:pPrChange>
      </w:pPr>
      <w:ins w:id="5954" w:author="Britt Collins" w:date="2021-10-06T12:03:00Z">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ins>
    </w:p>
    <w:p w14:paraId="500EB8B4" w14:textId="3FA0A07C" w:rsidR="006F31F6" w:rsidRPr="007F1F09" w:rsidRDefault="0003268B">
      <w:pPr>
        <w:pStyle w:val="Heading1"/>
        <w:spacing w:line="480" w:lineRule="auto"/>
        <w:ind w:left="-6" w:hanging="11"/>
        <w:jc w:val="center"/>
        <w:rPr>
          <w:ins w:id="5955" w:author="Britt Collins" w:date="2021-09-30T14:58:00Z"/>
          <w:rFonts w:ascii="Times New Roman" w:hAnsi="Times New Roman"/>
          <w:b/>
          <w:sz w:val="24"/>
          <w:szCs w:val="24"/>
          <w:rPrChange w:id="5956" w:author="Britt Collins" w:date="2021-10-06T11:51:00Z">
            <w:rPr>
              <w:ins w:id="5957" w:author="Britt Collins" w:date="2021-09-30T14:58:00Z"/>
              <w:rFonts w:ascii="Times New Roman" w:hAnsi="Times New Roman"/>
              <w:sz w:val="24"/>
              <w:szCs w:val="24"/>
            </w:rPr>
          </w:rPrChange>
        </w:rPr>
        <w:pPrChange w:id="5958" w:author="Britt Collins" w:date="2021-10-06T12:04:00Z">
          <w:pPr>
            <w:pStyle w:val="Heading1"/>
            <w:ind w:left="-5"/>
          </w:pPr>
        </w:pPrChange>
      </w:pPr>
      <w:ins w:id="5959" w:author="Britt Collins" w:date="2021-10-06T12:03:00Z">
        <w:r>
          <w:rPr>
            <w:rFonts w:ascii="Times New Roman" w:hAnsi="Times New Roman"/>
            <w:b/>
            <w:sz w:val="24"/>
            <w:szCs w:val="24"/>
          </w:rPr>
          <w:lastRenderedPageBreak/>
          <w:br/>
        </w:r>
        <w:r>
          <w:rPr>
            <w:rFonts w:ascii="Times New Roman" w:hAnsi="Times New Roman"/>
            <w:b/>
            <w:sz w:val="24"/>
            <w:szCs w:val="24"/>
          </w:rPr>
          <w:br/>
        </w:r>
      </w:ins>
      <w:ins w:id="5960" w:author="Britt Collins" w:date="2021-09-30T14:58:00Z">
        <w:r w:rsidR="006F31F6" w:rsidRPr="007F1F09">
          <w:rPr>
            <w:rFonts w:ascii="Times New Roman" w:hAnsi="Times New Roman"/>
            <w:b/>
            <w:sz w:val="24"/>
            <w:szCs w:val="24"/>
            <w:rPrChange w:id="5961" w:author="Britt Collins" w:date="2021-10-06T11:51:00Z">
              <w:rPr>
                <w:rFonts w:ascii="Times New Roman" w:hAnsi="Times New Roman"/>
                <w:sz w:val="24"/>
                <w:szCs w:val="24"/>
              </w:rPr>
            </w:rPrChange>
          </w:rPr>
          <w:t>10</w:t>
        </w:r>
      </w:ins>
    </w:p>
    <w:p w14:paraId="5FD0B575" w14:textId="77777777" w:rsidR="006F31F6" w:rsidRPr="007F1F09" w:rsidRDefault="006F31F6">
      <w:pPr>
        <w:pStyle w:val="Heading2"/>
        <w:spacing w:line="480" w:lineRule="auto"/>
        <w:ind w:left="-6" w:hanging="11"/>
        <w:jc w:val="center"/>
        <w:rPr>
          <w:ins w:id="5962" w:author="Britt Collins" w:date="2021-09-30T14:58:00Z"/>
          <w:rFonts w:ascii="Times New Roman" w:hAnsi="Times New Roman"/>
          <w:b/>
          <w:sz w:val="24"/>
          <w:szCs w:val="24"/>
          <w:rPrChange w:id="5963" w:author="Britt Collins" w:date="2021-10-06T11:51:00Z">
            <w:rPr>
              <w:ins w:id="5964" w:author="Britt Collins" w:date="2021-09-30T14:58:00Z"/>
              <w:rFonts w:ascii="Times New Roman" w:hAnsi="Times New Roman"/>
              <w:sz w:val="24"/>
              <w:szCs w:val="24"/>
            </w:rPr>
          </w:rPrChange>
        </w:rPr>
        <w:pPrChange w:id="5965" w:author="Britt Collins" w:date="2021-10-06T12:04:00Z">
          <w:pPr>
            <w:pStyle w:val="Heading2"/>
            <w:ind w:left="-5"/>
          </w:pPr>
        </w:pPrChange>
      </w:pPr>
      <w:ins w:id="5966" w:author="Britt Collins" w:date="2021-09-30T14:58:00Z">
        <w:r w:rsidRPr="007F1F09">
          <w:rPr>
            <w:rFonts w:ascii="Times New Roman" w:hAnsi="Times New Roman"/>
            <w:b/>
            <w:sz w:val="24"/>
            <w:szCs w:val="24"/>
            <w:rPrChange w:id="5967" w:author="Britt Collins" w:date="2021-10-06T11:51:00Z">
              <w:rPr>
                <w:rFonts w:ascii="Times New Roman" w:hAnsi="Times New Roman"/>
                <w:sz w:val="24"/>
                <w:szCs w:val="24"/>
              </w:rPr>
            </w:rPrChange>
          </w:rPr>
          <w:t>The Broken Jaw Incident</w:t>
        </w:r>
      </w:ins>
    </w:p>
    <w:p w14:paraId="4ADFD2B5" w14:textId="77777777" w:rsidR="0003268B" w:rsidRDefault="0003268B">
      <w:pPr>
        <w:spacing w:line="480" w:lineRule="auto"/>
        <w:ind w:left="-5" w:right="15"/>
        <w:rPr>
          <w:ins w:id="5968" w:author="Britt Collins" w:date="2021-10-06T12:04:00Z"/>
          <w:rFonts w:ascii="Times New Roman" w:hAnsi="Times New Roman"/>
          <w:sz w:val="24"/>
          <w:szCs w:val="24"/>
        </w:rPr>
      </w:pPr>
    </w:p>
    <w:p w14:paraId="15FB0934" w14:textId="77777777" w:rsidR="0003268B" w:rsidRDefault="0003268B">
      <w:pPr>
        <w:spacing w:line="480" w:lineRule="auto"/>
        <w:ind w:left="-5" w:right="15"/>
        <w:rPr>
          <w:ins w:id="5969" w:author="Britt Collins" w:date="2021-10-06T12:13:00Z"/>
          <w:rFonts w:ascii="Times New Roman" w:hAnsi="Times New Roman"/>
          <w:sz w:val="24"/>
          <w:szCs w:val="24"/>
        </w:rPr>
      </w:pPr>
      <w:ins w:id="5970" w:author="Britt Collins" w:date="2021-10-06T12:04:00Z">
        <w:r>
          <w:rPr>
            <w:rFonts w:ascii="Times New Roman" w:hAnsi="Times New Roman"/>
            <w:sz w:val="24"/>
            <w:szCs w:val="24"/>
          </w:rPr>
          <w:t xml:space="preserve">After my trip to New Zealand, </w:t>
        </w:r>
      </w:ins>
      <w:ins w:id="5971" w:author="Britt Collins" w:date="2021-09-30T14:58:00Z">
        <w:r w:rsidR="006F31F6" w:rsidRPr="000B0CC8">
          <w:rPr>
            <w:rFonts w:ascii="Times New Roman" w:hAnsi="Times New Roman"/>
            <w:sz w:val="24"/>
            <w:szCs w:val="24"/>
          </w:rPr>
          <w:t xml:space="preserve">I was beginning to yearn a change from my Sydney lifestyle. I wanted to either move to another Sydney suburb or to another city entirely. I decided to plan a move to another large Australian city, with assistance from the consultancy. The consultancy had offices in the Brisbane and Melbourne. Melbourne was considered globally as one of the best cities to live in. Choice made. Now, the difficult part. I had to ask my boss Mark if I could move. </w:t>
        </w:r>
      </w:ins>
    </w:p>
    <w:p w14:paraId="211C7FB5" w14:textId="77777777" w:rsidR="008127D7" w:rsidRDefault="006F31F6" w:rsidP="0003268B">
      <w:pPr>
        <w:spacing w:line="480" w:lineRule="auto"/>
        <w:ind w:left="-5" w:right="15" w:firstLine="725"/>
        <w:rPr>
          <w:ins w:id="5972" w:author="Britt Collins" w:date="2021-10-06T12:14:00Z"/>
          <w:rFonts w:ascii="Times New Roman" w:hAnsi="Times New Roman"/>
          <w:sz w:val="24"/>
          <w:szCs w:val="24"/>
        </w:rPr>
      </w:pPr>
      <w:ins w:id="5973" w:author="Britt Collins" w:date="2021-09-30T14:58:00Z">
        <w:r w:rsidRPr="000B0CC8">
          <w:rPr>
            <w:rFonts w:ascii="Times New Roman" w:hAnsi="Times New Roman"/>
            <w:sz w:val="24"/>
            <w:szCs w:val="24"/>
          </w:rPr>
          <w:t xml:space="preserve">One day in October I sent an email </w:t>
        </w:r>
      </w:ins>
      <w:ins w:id="5974" w:author="Britt Collins" w:date="2021-10-06T12:13:00Z">
        <w:r w:rsidR="0003268B">
          <w:rPr>
            <w:rFonts w:ascii="Times New Roman" w:hAnsi="Times New Roman"/>
            <w:sz w:val="24"/>
            <w:szCs w:val="24"/>
          </w:rPr>
          <w:t>about</w:t>
        </w:r>
      </w:ins>
      <w:ins w:id="5975" w:author="Britt Collins" w:date="2021-09-30T14:58:00Z">
        <w:r w:rsidRPr="000B0CC8">
          <w:rPr>
            <w:rFonts w:ascii="Times New Roman" w:hAnsi="Times New Roman"/>
            <w:sz w:val="24"/>
            <w:szCs w:val="24"/>
          </w:rPr>
          <w:t xml:space="preserve"> my desire to work at their Melbourne office. Minutes after hitting the send button </w:t>
        </w:r>
      </w:ins>
      <w:ins w:id="5976" w:author="Britt Collins" w:date="2021-10-06T12:14:00Z">
        <w:r w:rsidR="008127D7">
          <w:rPr>
            <w:rFonts w:ascii="Times New Roman" w:hAnsi="Times New Roman"/>
            <w:sz w:val="24"/>
            <w:szCs w:val="24"/>
          </w:rPr>
          <w:t>my</w:t>
        </w:r>
      </w:ins>
      <w:ins w:id="5977" w:author="Britt Collins" w:date="2021-09-30T14:58:00Z">
        <w:r w:rsidRPr="000B0CC8">
          <w:rPr>
            <w:rFonts w:ascii="Times New Roman" w:hAnsi="Times New Roman"/>
            <w:sz w:val="24"/>
            <w:szCs w:val="24"/>
          </w:rPr>
          <w:t xml:space="preserve"> phone rang. I was caught off guard by the immediacy. </w:t>
        </w:r>
      </w:ins>
      <w:ins w:id="5978" w:author="Britt Collins" w:date="2021-10-06T12:14:00Z">
        <w:r w:rsidR="008127D7">
          <w:rPr>
            <w:rFonts w:ascii="Times New Roman" w:hAnsi="Times New Roman"/>
            <w:sz w:val="24"/>
            <w:szCs w:val="24"/>
          </w:rPr>
          <w:t>“</w:t>
        </w:r>
      </w:ins>
      <w:ins w:id="5979" w:author="Britt Collins" w:date="2021-09-30T14:58:00Z">
        <w:r w:rsidRPr="000B0CC8">
          <w:rPr>
            <w:rFonts w:ascii="Times New Roman" w:hAnsi="Times New Roman"/>
            <w:sz w:val="24"/>
            <w:szCs w:val="24"/>
          </w:rPr>
          <w:t>Dave?</w:t>
        </w:r>
      </w:ins>
      <w:ins w:id="5980" w:author="Britt Collins" w:date="2021-10-06T12:14:00Z">
        <w:r w:rsidR="008127D7">
          <w:rPr>
            <w:rFonts w:ascii="Times New Roman" w:hAnsi="Times New Roman"/>
            <w:sz w:val="24"/>
            <w:szCs w:val="24"/>
          </w:rPr>
          <w:t>”</w:t>
        </w:r>
      </w:ins>
      <w:ins w:id="5981" w:author="Britt Collins" w:date="2021-09-30T14:58:00Z">
        <w:r w:rsidRPr="000B0CC8">
          <w:rPr>
            <w:rFonts w:ascii="Times New Roman" w:hAnsi="Times New Roman"/>
            <w:sz w:val="24"/>
            <w:szCs w:val="24"/>
          </w:rPr>
          <w:t xml:space="preserve"> he said quizzically. </w:t>
        </w:r>
      </w:ins>
    </w:p>
    <w:p w14:paraId="5C3B0B21" w14:textId="77777777" w:rsidR="008127D7" w:rsidRDefault="008127D7" w:rsidP="0003268B">
      <w:pPr>
        <w:spacing w:line="480" w:lineRule="auto"/>
        <w:ind w:left="-5" w:right="15" w:firstLine="725"/>
        <w:rPr>
          <w:ins w:id="5982" w:author="Britt Collins" w:date="2021-10-06T12:14:00Z"/>
          <w:rFonts w:ascii="Times New Roman" w:hAnsi="Times New Roman"/>
          <w:sz w:val="24"/>
          <w:szCs w:val="24"/>
        </w:rPr>
      </w:pPr>
      <w:ins w:id="5983" w:author="Britt Collins" w:date="2021-10-06T12:14:00Z">
        <w:r>
          <w:rPr>
            <w:rFonts w:ascii="Times New Roman" w:hAnsi="Times New Roman"/>
            <w:sz w:val="24"/>
            <w:szCs w:val="24"/>
          </w:rPr>
          <w:t>“</w:t>
        </w:r>
      </w:ins>
      <w:ins w:id="5984" w:author="Britt Collins" w:date="2021-09-30T14:58:00Z">
        <w:r w:rsidR="006F31F6" w:rsidRPr="000B0CC8">
          <w:rPr>
            <w:rFonts w:ascii="Times New Roman" w:hAnsi="Times New Roman"/>
            <w:sz w:val="24"/>
            <w:szCs w:val="24"/>
          </w:rPr>
          <w:t>Hi Mark, did you get my email?</w:t>
        </w:r>
      </w:ins>
      <w:ins w:id="5985" w:author="Britt Collins" w:date="2021-10-06T12:14:00Z">
        <w:r>
          <w:rPr>
            <w:rFonts w:ascii="Times New Roman" w:hAnsi="Times New Roman"/>
            <w:sz w:val="24"/>
            <w:szCs w:val="24"/>
          </w:rPr>
          <w:t>”</w:t>
        </w:r>
      </w:ins>
      <w:ins w:id="5986" w:author="Britt Collins" w:date="2021-09-30T14:58:00Z">
        <w:r w:rsidR="006F31F6" w:rsidRPr="000B0CC8">
          <w:rPr>
            <w:rFonts w:ascii="Times New Roman" w:hAnsi="Times New Roman"/>
            <w:sz w:val="24"/>
            <w:szCs w:val="24"/>
          </w:rPr>
          <w:t xml:space="preserve"> </w:t>
        </w:r>
      </w:ins>
    </w:p>
    <w:p w14:paraId="4CCB508C" w14:textId="77777777" w:rsidR="008127D7" w:rsidRDefault="008127D7" w:rsidP="0003268B">
      <w:pPr>
        <w:spacing w:line="480" w:lineRule="auto"/>
        <w:ind w:left="-5" w:right="15" w:firstLine="725"/>
        <w:rPr>
          <w:ins w:id="5987" w:author="Britt Collins" w:date="2021-10-06T12:15:00Z"/>
          <w:rFonts w:ascii="Times New Roman" w:hAnsi="Times New Roman"/>
          <w:sz w:val="24"/>
          <w:szCs w:val="24"/>
        </w:rPr>
      </w:pPr>
      <w:ins w:id="5988" w:author="Britt Collins" w:date="2021-10-06T12:14:00Z">
        <w:r>
          <w:rPr>
            <w:rFonts w:ascii="Times New Roman" w:hAnsi="Times New Roman"/>
            <w:sz w:val="24"/>
            <w:szCs w:val="24"/>
          </w:rPr>
          <w:t>“</w:t>
        </w:r>
      </w:ins>
      <w:ins w:id="5989" w:author="Britt Collins" w:date="2021-09-30T14:58:00Z">
        <w:r w:rsidR="006F31F6" w:rsidRPr="000B0CC8">
          <w:rPr>
            <w:rFonts w:ascii="Times New Roman" w:hAnsi="Times New Roman"/>
            <w:sz w:val="24"/>
            <w:szCs w:val="24"/>
          </w:rPr>
          <w:t>Yep, that’s what I want to talk to you about. I’m happy for you join the team down in Melbourne. You must be aware that they currently have a large number of people on the bench. Business is picking up, but currently it is running slowly.</w:t>
        </w:r>
      </w:ins>
      <w:ins w:id="5990" w:author="Britt Collins" w:date="2021-10-06T12:15:00Z">
        <w:r>
          <w:rPr>
            <w:rFonts w:ascii="Times New Roman" w:hAnsi="Times New Roman"/>
            <w:sz w:val="24"/>
            <w:szCs w:val="24"/>
          </w:rPr>
          <w:t>”</w:t>
        </w:r>
      </w:ins>
      <w:ins w:id="5991" w:author="Britt Collins" w:date="2021-09-30T14:58:00Z">
        <w:r w:rsidR="006F31F6" w:rsidRPr="000B0CC8">
          <w:rPr>
            <w:rFonts w:ascii="Times New Roman" w:hAnsi="Times New Roman"/>
            <w:sz w:val="24"/>
            <w:szCs w:val="24"/>
          </w:rPr>
          <w:t xml:space="preserve"> </w:t>
        </w:r>
      </w:ins>
    </w:p>
    <w:p w14:paraId="70960784" w14:textId="77777777" w:rsidR="008127D7" w:rsidRDefault="008127D7" w:rsidP="0003268B">
      <w:pPr>
        <w:spacing w:line="480" w:lineRule="auto"/>
        <w:ind w:left="-5" w:right="15" w:firstLine="725"/>
        <w:rPr>
          <w:ins w:id="5992" w:author="Britt Collins" w:date="2021-10-06T12:15:00Z"/>
          <w:rFonts w:ascii="Times New Roman" w:hAnsi="Times New Roman"/>
          <w:sz w:val="24"/>
          <w:szCs w:val="24"/>
        </w:rPr>
      </w:pPr>
      <w:ins w:id="5993" w:author="Britt Collins" w:date="2021-10-06T12:15:00Z">
        <w:r>
          <w:rPr>
            <w:rFonts w:ascii="Times New Roman" w:hAnsi="Times New Roman"/>
            <w:sz w:val="24"/>
            <w:szCs w:val="24"/>
          </w:rPr>
          <w:t>“</w:t>
        </w:r>
      </w:ins>
      <w:ins w:id="5994" w:author="Britt Collins" w:date="2021-09-30T14:58:00Z">
        <w:r w:rsidR="006F31F6" w:rsidRPr="000B0CC8">
          <w:rPr>
            <w:rFonts w:ascii="Times New Roman" w:hAnsi="Times New Roman"/>
            <w:sz w:val="24"/>
            <w:szCs w:val="24"/>
          </w:rPr>
          <w:t>That’s fine</w:t>
        </w:r>
      </w:ins>
      <w:ins w:id="5995" w:author="Britt Collins" w:date="2021-10-06T12:15:00Z">
        <w:r>
          <w:rPr>
            <w:rFonts w:ascii="Times New Roman" w:hAnsi="Times New Roman"/>
            <w:sz w:val="24"/>
            <w:szCs w:val="24"/>
          </w:rPr>
          <w:t>,</w:t>
        </w:r>
      </w:ins>
      <w:ins w:id="5996" w:author="Britt Collins" w:date="2021-09-30T14:58:00Z">
        <w:r w:rsidR="006F31F6" w:rsidRPr="000B0CC8">
          <w:rPr>
            <w:rFonts w:ascii="Times New Roman" w:hAnsi="Times New Roman"/>
            <w:sz w:val="24"/>
            <w:szCs w:val="24"/>
          </w:rPr>
          <w:t xml:space="preserve"> Mark. When would be an appropriate time to make the move?</w:t>
        </w:r>
      </w:ins>
      <w:ins w:id="5997" w:author="Britt Collins" w:date="2021-10-06T12:15:00Z">
        <w:r>
          <w:rPr>
            <w:rFonts w:ascii="Times New Roman" w:hAnsi="Times New Roman"/>
            <w:sz w:val="24"/>
            <w:szCs w:val="24"/>
          </w:rPr>
          <w:t>”</w:t>
        </w:r>
      </w:ins>
      <w:ins w:id="5998" w:author="Britt Collins" w:date="2021-09-30T14:58:00Z">
        <w:r w:rsidR="006F31F6" w:rsidRPr="000B0CC8">
          <w:rPr>
            <w:rFonts w:ascii="Times New Roman" w:hAnsi="Times New Roman"/>
            <w:sz w:val="24"/>
            <w:szCs w:val="24"/>
          </w:rPr>
          <w:t xml:space="preserve"> </w:t>
        </w:r>
      </w:ins>
    </w:p>
    <w:p w14:paraId="1744C0FE" w14:textId="77777777" w:rsidR="008127D7" w:rsidRDefault="008127D7" w:rsidP="0003268B">
      <w:pPr>
        <w:spacing w:line="480" w:lineRule="auto"/>
        <w:ind w:left="-5" w:right="15" w:firstLine="725"/>
        <w:rPr>
          <w:ins w:id="5999" w:author="Britt Collins" w:date="2021-10-06T12:16:00Z"/>
          <w:rFonts w:ascii="Times New Roman" w:hAnsi="Times New Roman"/>
          <w:sz w:val="24"/>
          <w:szCs w:val="24"/>
        </w:rPr>
      </w:pPr>
      <w:ins w:id="6000" w:author="Britt Collins" w:date="2021-10-06T12:15:00Z">
        <w:r>
          <w:rPr>
            <w:rFonts w:ascii="Times New Roman" w:hAnsi="Times New Roman"/>
            <w:sz w:val="24"/>
            <w:szCs w:val="24"/>
          </w:rPr>
          <w:t>“</w:t>
        </w:r>
      </w:ins>
      <w:ins w:id="6001" w:author="Britt Collins" w:date="2021-09-30T14:58:00Z">
        <w:r w:rsidR="006F31F6" w:rsidRPr="000B0CC8">
          <w:rPr>
            <w:rFonts w:ascii="Times New Roman" w:hAnsi="Times New Roman"/>
            <w:sz w:val="24"/>
            <w:szCs w:val="24"/>
          </w:rPr>
          <w:t>It's not going to be now. Once I know, I</w:t>
        </w:r>
      </w:ins>
      <w:ins w:id="6002" w:author="Britt Collins" w:date="2021-10-06T12:15:00Z">
        <w:r>
          <w:rPr>
            <w:rFonts w:ascii="Times New Roman" w:hAnsi="Times New Roman"/>
            <w:sz w:val="24"/>
            <w:szCs w:val="24"/>
          </w:rPr>
          <w:t>’</w:t>
        </w:r>
      </w:ins>
      <w:ins w:id="6003" w:author="Britt Collins" w:date="2021-09-30T14:58:00Z">
        <w:r w:rsidR="006F31F6" w:rsidRPr="000B0CC8">
          <w:rPr>
            <w:rFonts w:ascii="Times New Roman" w:hAnsi="Times New Roman"/>
            <w:sz w:val="24"/>
            <w:szCs w:val="24"/>
          </w:rPr>
          <w:t xml:space="preserve">ll give </w:t>
        </w:r>
      </w:ins>
      <w:ins w:id="6004" w:author="Britt Collins" w:date="2021-10-06T12:16:00Z">
        <w:r>
          <w:rPr>
            <w:rFonts w:ascii="Times New Roman" w:hAnsi="Times New Roman"/>
            <w:sz w:val="24"/>
            <w:szCs w:val="24"/>
          </w:rPr>
          <w:t>you</w:t>
        </w:r>
      </w:ins>
      <w:ins w:id="6005" w:author="Britt Collins" w:date="2021-09-30T14:58:00Z">
        <w:r w:rsidR="006F31F6" w:rsidRPr="000B0CC8">
          <w:rPr>
            <w:rFonts w:ascii="Times New Roman" w:hAnsi="Times New Roman"/>
            <w:sz w:val="24"/>
            <w:szCs w:val="24"/>
          </w:rPr>
          <w:t xml:space="preserve"> the time window.</w:t>
        </w:r>
      </w:ins>
      <w:ins w:id="6006" w:author="Britt Collins" w:date="2021-10-06T12:16:00Z">
        <w:r>
          <w:rPr>
            <w:rFonts w:ascii="Times New Roman" w:hAnsi="Times New Roman"/>
            <w:sz w:val="24"/>
            <w:szCs w:val="24"/>
          </w:rPr>
          <w:t xml:space="preserve">” </w:t>
        </w:r>
      </w:ins>
    </w:p>
    <w:p w14:paraId="64CE266A" w14:textId="416D4033" w:rsidR="006F31F6" w:rsidRPr="000B0CC8" w:rsidRDefault="006F31F6">
      <w:pPr>
        <w:spacing w:line="480" w:lineRule="auto"/>
        <w:ind w:left="-5" w:right="15" w:firstLine="725"/>
        <w:rPr>
          <w:ins w:id="6007" w:author="Britt Collins" w:date="2021-09-30T14:58:00Z"/>
          <w:rFonts w:ascii="Times New Roman" w:hAnsi="Times New Roman"/>
          <w:sz w:val="24"/>
          <w:szCs w:val="24"/>
        </w:rPr>
        <w:pPrChange w:id="6008" w:author="Britt Collins" w:date="2021-10-06T12:13:00Z">
          <w:pPr>
            <w:ind w:left="-5" w:right="15"/>
          </w:pPr>
        </w:pPrChange>
      </w:pPr>
      <w:ins w:id="6009" w:author="Britt Collins" w:date="2021-09-30T14:58:00Z">
        <w:r w:rsidRPr="000B0CC8">
          <w:rPr>
            <w:rFonts w:ascii="Times New Roman" w:hAnsi="Times New Roman"/>
            <w:sz w:val="24"/>
            <w:szCs w:val="24"/>
          </w:rPr>
          <w:t>I felt excitement and trepidation. Selfishly I had only considered my needs. I was forgetting the people I was beginning to forge meaningful relationships with, my friends.</w:t>
        </w:r>
      </w:ins>
    </w:p>
    <w:p w14:paraId="7AC8FD5A" w14:textId="77777777" w:rsidR="008127D7" w:rsidRDefault="008127D7" w:rsidP="008127D7">
      <w:pPr>
        <w:spacing w:line="480" w:lineRule="auto"/>
        <w:ind w:left="-15" w:right="15" w:firstLine="0"/>
        <w:rPr>
          <w:ins w:id="6010" w:author="Britt Collins" w:date="2021-10-06T12:16:00Z"/>
          <w:rFonts w:ascii="Times New Roman" w:hAnsi="Times New Roman"/>
          <w:sz w:val="24"/>
          <w:szCs w:val="24"/>
        </w:rPr>
      </w:pPr>
    </w:p>
    <w:p w14:paraId="09C13047" w14:textId="77777777" w:rsidR="008127D7" w:rsidRDefault="006F31F6" w:rsidP="008127D7">
      <w:pPr>
        <w:spacing w:line="480" w:lineRule="auto"/>
        <w:ind w:left="-15" w:right="15" w:firstLine="0"/>
        <w:rPr>
          <w:ins w:id="6011" w:author="Britt Collins" w:date="2021-10-06T12:22:00Z"/>
          <w:rFonts w:ascii="Times New Roman" w:hAnsi="Times New Roman"/>
          <w:sz w:val="24"/>
          <w:szCs w:val="24"/>
        </w:rPr>
      </w:pPr>
      <w:ins w:id="6012" w:author="Britt Collins" w:date="2021-09-30T14:58:00Z">
        <w:r w:rsidRPr="000B0CC8">
          <w:rPr>
            <w:rFonts w:ascii="Times New Roman" w:hAnsi="Times New Roman"/>
            <w:sz w:val="24"/>
            <w:szCs w:val="24"/>
          </w:rPr>
          <w:t xml:space="preserve">Carl and girlfriend Uma had booked a table on booze cruise: a </w:t>
        </w:r>
      </w:ins>
      <w:ins w:id="6013" w:author="Britt Collins" w:date="2021-10-06T12:16:00Z">
        <w:r w:rsidR="008127D7">
          <w:rPr>
            <w:rFonts w:ascii="Times New Roman" w:hAnsi="Times New Roman"/>
            <w:sz w:val="24"/>
            <w:szCs w:val="24"/>
          </w:rPr>
          <w:t>three</w:t>
        </w:r>
      </w:ins>
      <w:ins w:id="6014" w:author="Britt Collins" w:date="2021-09-30T14:58:00Z">
        <w:r w:rsidRPr="000B0CC8">
          <w:rPr>
            <w:rFonts w:ascii="Times New Roman" w:hAnsi="Times New Roman"/>
            <w:sz w:val="24"/>
            <w:szCs w:val="24"/>
          </w:rPr>
          <w:t xml:space="preserve">-hour harbour cruise, complete with dinner, unlimited drinks and stage-show entertainment. The cruise would be departing from Darling </w:t>
        </w:r>
        <w:r w:rsidRPr="000B0CC8">
          <w:rPr>
            <w:rFonts w:ascii="Times New Roman" w:hAnsi="Times New Roman"/>
            <w:sz w:val="24"/>
            <w:szCs w:val="24"/>
          </w:rPr>
          <w:lastRenderedPageBreak/>
          <w:t>Harbour on Saturday evening in early September. Carl asked if I was interested. I said yes, without looking into the details of the trip.</w:t>
        </w:r>
      </w:ins>
      <w:ins w:id="6015" w:author="Britt Collins" w:date="2021-10-06T12:17:00Z">
        <w:r w:rsidR="008127D7">
          <w:rPr>
            <w:rFonts w:ascii="Times New Roman" w:hAnsi="Times New Roman"/>
            <w:sz w:val="24"/>
            <w:szCs w:val="24"/>
          </w:rPr>
          <w:t xml:space="preserve"> </w:t>
        </w:r>
        <w:r w:rsidR="008127D7" w:rsidRPr="008127D7">
          <w:rPr>
            <w:rFonts w:ascii="Times New Roman" w:hAnsi="Times New Roman"/>
            <w:b/>
            <w:sz w:val="24"/>
            <w:szCs w:val="24"/>
            <w:rPrChange w:id="6016" w:author="Britt Collins" w:date="2021-10-06T12:18:00Z">
              <w:rPr>
                <w:rFonts w:ascii="Times New Roman" w:hAnsi="Times New Roman"/>
                <w:sz w:val="24"/>
                <w:szCs w:val="24"/>
              </w:rPr>
            </w:rPrChange>
          </w:rPr>
          <w:t xml:space="preserve">THIS IS CONFUSING. IN THE </w:t>
        </w:r>
      </w:ins>
      <w:ins w:id="6017" w:author="Britt Collins" w:date="2021-10-06T12:18:00Z">
        <w:r w:rsidR="008127D7" w:rsidRPr="008127D7">
          <w:rPr>
            <w:rFonts w:ascii="Times New Roman" w:hAnsi="Times New Roman"/>
            <w:b/>
            <w:sz w:val="24"/>
            <w:szCs w:val="24"/>
            <w:rPrChange w:id="6018" w:author="Britt Collins" w:date="2021-10-06T12:18:00Z">
              <w:rPr>
                <w:rFonts w:ascii="Times New Roman" w:hAnsi="Times New Roman"/>
                <w:sz w:val="24"/>
                <w:szCs w:val="24"/>
              </w:rPr>
            </w:rPrChange>
          </w:rPr>
          <w:t xml:space="preserve">OPENER YOU MENTION SENDING AN EMAIL TO MARK ONE DAY IN OCTOBER AND HOW WE’RE IN EARLY SEPTEMBER. </w:t>
        </w:r>
        <w:r w:rsidR="008127D7">
          <w:rPr>
            <w:rFonts w:ascii="Times New Roman" w:hAnsi="Times New Roman"/>
            <w:b/>
            <w:sz w:val="24"/>
            <w:szCs w:val="24"/>
          </w:rPr>
          <w:t>IF THIS IS A FLASHBACK OF A PREVIOUS EVENT YOU NEE</w:t>
        </w:r>
      </w:ins>
      <w:ins w:id="6019" w:author="Britt Collins" w:date="2021-10-06T12:19:00Z">
        <w:r w:rsidR="008127D7">
          <w:rPr>
            <w:rFonts w:ascii="Times New Roman" w:hAnsi="Times New Roman"/>
            <w:b/>
            <w:sz w:val="24"/>
            <w:szCs w:val="24"/>
          </w:rPr>
          <w:t xml:space="preserve">D TO CLARIFY. </w:t>
        </w:r>
      </w:ins>
      <w:ins w:id="6020" w:author="Britt Collins" w:date="2021-09-30T14:58:00Z">
        <w:r w:rsidRPr="000B0CC8">
          <w:rPr>
            <w:rFonts w:ascii="Times New Roman" w:hAnsi="Times New Roman"/>
            <w:sz w:val="24"/>
            <w:szCs w:val="24"/>
          </w:rPr>
          <w:t xml:space="preserve">I turned up to Darling Harbour at sunset. I was sober as a judge. I looked out and saw a hive of activity in the harbour. Boats as large as the public transport vessels, with a 400-people capacity, began to depart, one by one. Each boat was full with party goers. I looked at my phone to find a photo of the vessel I was booked onto. The boat had a face only a mother could love. </w:t>
        </w:r>
      </w:ins>
      <w:ins w:id="6021" w:author="Britt Collins" w:date="2021-10-06T12:19:00Z">
        <w:r w:rsidR="008127D7" w:rsidRPr="008127D7">
          <w:rPr>
            <w:rFonts w:ascii="Times New Roman" w:hAnsi="Times New Roman"/>
            <w:b/>
            <w:sz w:val="24"/>
            <w:szCs w:val="24"/>
            <w:rPrChange w:id="6022" w:author="Britt Collins" w:date="2021-10-06T12:20:00Z">
              <w:rPr>
                <w:rFonts w:ascii="Times New Roman" w:hAnsi="Times New Roman"/>
                <w:sz w:val="24"/>
                <w:szCs w:val="24"/>
              </w:rPr>
            </w:rPrChange>
          </w:rPr>
          <w:t xml:space="preserve">THIS DOESN’T </w:t>
        </w:r>
      </w:ins>
      <w:ins w:id="6023" w:author="Britt Collins" w:date="2021-10-06T12:20:00Z">
        <w:r w:rsidR="008127D7">
          <w:rPr>
            <w:rFonts w:ascii="Times New Roman" w:hAnsi="Times New Roman"/>
            <w:b/>
            <w:sz w:val="24"/>
            <w:szCs w:val="24"/>
          </w:rPr>
          <w:t xml:space="preserve">PHRASE </w:t>
        </w:r>
      </w:ins>
      <w:ins w:id="6024" w:author="Britt Collins" w:date="2021-10-06T12:19:00Z">
        <w:r w:rsidR="008127D7" w:rsidRPr="008127D7">
          <w:rPr>
            <w:rFonts w:ascii="Times New Roman" w:hAnsi="Times New Roman"/>
            <w:b/>
            <w:sz w:val="24"/>
            <w:szCs w:val="24"/>
            <w:rPrChange w:id="6025" w:author="Britt Collins" w:date="2021-10-06T12:20:00Z">
              <w:rPr>
                <w:rFonts w:ascii="Times New Roman" w:hAnsi="Times New Roman"/>
                <w:sz w:val="24"/>
                <w:szCs w:val="24"/>
              </w:rPr>
            </w:rPrChange>
          </w:rPr>
          <w:t>WORK AS A METAPHOR</w:t>
        </w:r>
        <w:r w:rsidR="008127D7">
          <w:rPr>
            <w:rFonts w:ascii="Times New Roman" w:hAnsi="Times New Roman"/>
            <w:sz w:val="24"/>
            <w:szCs w:val="24"/>
          </w:rPr>
          <w:t xml:space="preserve">. </w:t>
        </w:r>
      </w:ins>
      <w:ins w:id="6026" w:author="Britt Collins" w:date="2021-10-06T12:21:00Z">
        <w:r w:rsidR="008127D7" w:rsidRPr="008127D7">
          <w:rPr>
            <w:rFonts w:ascii="Times New Roman" w:hAnsi="Times New Roman"/>
            <w:b/>
            <w:sz w:val="24"/>
            <w:szCs w:val="24"/>
            <w:rPrChange w:id="6027" w:author="Britt Collins" w:date="2021-10-06T12:22:00Z">
              <w:rPr>
                <w:rFonts w:ascii="Times New Roman" w:hAnsi="Times New Roman"/>
                <w:sz w:val="24"/>
                <w:szCs w:val="24"/>
              </w:rPr>
            </w:rPrChange>
          </w:rPr>
          <w:t>WHY IS IT A STRIK</w:t>
        </w:r>
      </w:ins>
      <w:ins w:id="6028" w:author="Britt Collins" w:date="2021-10-06T12:22:00Z">
        <w:r w:rsidR="008127D7" w:rsidRPr="008127D7">
          <w:rPr>
            <w:rFonts w:ascii="Times New Roman" w:hAnsi="Times New Roman"/>
            <w:b/>
            <w:sz w:val="24"/>
            <w:szCs w:val="24"/>
            <w:rPrChange w:id="6029" w:author="Britt Collins" w:date="2021-10-06T12:22:00Z">
              <w:rPr>
                <w:rFonts w:ascii="Times New Roman" w:hAnsi="Times New Roman"/>
                <w:sz w:val="24"/>
                <w:szCs w:val="24"/>
              </w:rPr>
            </w:rPrChange>
          </w:rPr>
          <w:t>INGLY UGLY RUNDOWN BOAT?</w:t>
        </w:r>
        <w:r w:rsidR="008127D7">
          <w:rPr>
            <w:rFonts w:ascii="Times New Roman" w:hAnsi="Times New Roman"/>
            <w:sz w:val="24"/>
            <w:szCs w:val="24"/>
          </w:rPr>
          <w:t xml:space="preserve"> </w:t>
        </w:r>
      </w:ins>
      <w:ins w:id="6030" w:author="Britt Collins" w:date="2021-09-30T14:58:00Z">
        <w:r w:rsidRPr="000B0CC8">
          <w:rPr>
            <w:rFonts w:ascii="Times New Roman" w:hAnsi="Times New Roman"/>
            <w:sz w:val="24"/>
            <w:szCs w:val="24"/>
          </w:rPr>
          <w:t xml:space="preserve">My attention was diverted from the queue of customers to the people walking around the harbour. </w:t>
        </w:r>
      </w:ins>
    </w:p>
    <w:p w14:paraId="6BB53A7C" w14:textId="09E13F85" w:rsidR="006F31F6" w:rsidRPr="008127D7" w:rsidRDefault="008127D7">
      <w:pPr>
        <w:spacing w:line="480" w:lineRule="auto"/>
        <w:ind w:left="-15" w:right="15" w:firstLine="735"/>
        <w:rPr>
          <w:ins w:id="6031" w:author="Britt Collins" w:date="2021-09-30T14:58:00Z"/>
          <w:rFonts w:ascii="Times New Roman" w:hAnsi="Times New Roman"/>
          <w:b/>
          <w:sz w:val="24"/>
          <w:szCs w:val="24"/>
          <w:rPrChange w:id="6032" w:author="Britt Collins" w:date="2021-10-06T12:19:00Z">
            <w:rPr>
              <w:ins w:id="6033" w:author="Britt Collins" w:date="2021-09-30T14:58:00Z"/>
              <w:rFonts w:ascii="Times New Roman" w:hAnsi="Times New Roman"/>
              <w:sz w:val="24"/>
              <w:szCs w:val="24"/>
            </w:rPr>
          </w:rPrChange>
        </w:rPr>
        <w:pPrChange w:id="6034" w:author="Britt Collins" w:date="2021-10-06T12:22:00Z">
          <w:pPr>
            <w:spacing w:after="10"/>
            <w:ind w:left="-5" w:right="15"/>
          </w:pPr>
        </w:pPrChange>
      </w:pPr>
      <w:ins w:id="6035" w:author="Britt Collins" w:date="2021-10-06T12:22:00Z">
        <w:r>
          <w:rPr>
            <w:rFonts w:ascii="Times New Roman" w:hAnsi="Times New Roman"/>
            <w:sz w:val="24"/>
            <w:szCs w:val="24"/>
          </w:rPr>
          <w:t>“</w:t>
        </w:r>
      </w:ins>
      <w:ins w:id="6036" w:author="Britt Collins" w:date="2021-09-30T14:58:00Z">
        <w:r w:rsidR="006F31F6" w:rsidRPr="000B0CC8">
          <w:rPr>
            <w:rFonts w:ascii="Times New Roman" w:hAnsi="Times New Roman"/>
            <w:sz w:val="24"/>
            <w:szCs w:val="24"/>
          </w:rPr>
          <w:t>Where are Carl and Uma?</w:t>
        </w:r>
      </w:ins>
      <w:ins w:id="6037" w:author="Britt Collins" w:date="2021-10-06T12:22:00Z">
        <w:r>
          <w:rPr>
            <w:rFonts w:ascii="Times New Roman" w:hAnsi="Times New Roman"/>
            <w:sz w:val="24"/>
            <w:szCs w:val="24"/>
          </w:rPr>
          <w:t>”</w:t>
        </w:r>
      </w:ins>
      <w:ins w:id="6038" w:author="Britt Collins" w:date="2021-09-30T14:58:00Z">
        <w:r w:rsidR="006F31F6" w:rsidRPr="000B0CC8">
          <w:rPr>
            <w:rFonts w:ascii="Times New Roman" w:hAnsi="Times New Roman"/>
            <w:sz w:val="24"/>
            <w:szCs w:val="24"/>
          </w:rPr>
          <w:t xml:space="preserve"> I </w:t>
        </w:r>
      </w:ins>
      <w:ins w:id="6039" w:author="Britt Collins" w:date="2021-10-06T12:22:00Z">
        <w:r>
          <w:rPr>
            <w:rFonts w:ascii="Times New Roman" w:hAnsi="Times New Roman"/>
            <w:sz w:val="24"/>
            <w:szCs w:val="24"/>
          </w:rPr>
          <w:t>mumble</w:t>
        </w:r>
      </w:ins>
      <w:ins w:id="6040" w:author="Britt Collins" w:date="2021-09-30T14:58:00Z">
        <w:r w:rsidR="006F31F6" w:rsidRPr="000B0CC8">
          <w:rPr>
            <w:rFonts w:ascii="Times New Roman" w:hAnsi="Times New Roman"/>
            <w:sz w:val="24"/>
            <w:szCs w:val="24"/>
          </w:rPr>
          <w:t>d under my breath</w:t>
        </w:r>
      </w:ins>
      <w:ins w:id="6041" w:author="Britt Collins" w:date="2021-10-06T12:22:00Z">
        <w:r>
          <w:rPr>
            <w:rFonts w:ascii="Times New Roman" w:hAnsi="Times New Roman"/>
            <w:sz w:val="24"/>
            <w:szCs w:val="24"/>
          </w:rPr>
          <w:t>,</w:t>
        </w:r>
      </w:ins>
      <w:ins w:id="6042" w:author="Britt Collins" w:date="2021-09-30T14:58:00Z">
        <w:r w:rsidR="006F31F6" w:rsidRPr="000B0CC8">
          <w:rPr>
            <w:rFonts w:ascii="Times New Roman" w:hAnsi="Times New Roman"/>
            <w:sz w:val="24"/>
            <w:szCs w:val="24"/>
          </w:rPr>
          <w:t xml:space="preserve"> scan</w:t>
        </w:r>
      </w:ins>
      <w:ins w:id="6043" w:author="Britt Collins" w:date="2021-10-06T12:22:00Z">
        <w:r>
          <w:rPr>
            <w:rFonts w:ascii="Times New Roman" w:hAnsi="Times New Roman"/>
            <w:sz w:val="24"/>
            <w:szCs w:val="24"/>
          </w:rPr>
          <w:t>ning around</w:t>
        </w:r>
      </w:ins>
      <w:ins w:id="6044" w:author="Britt Collins" w:date="2021-09-30T14:58:00Z">
        <w:r w:rsidR="006F31F6" w:rsidRPr="000B0CC8">
          <w:rPr>
            <w:rFonts w:ascii="Times New Roman" w:hAnsi="Times New Roman"/>
            <w:sz w:val="24"/>
            <w:szCs w:val="24"/>
          </w:rPr>
          <w:t>. It took me a few seconds to pick them out from the crowd</w:t>
        </w:r>
      </w:ins>
      <w:ins w:id="6045" w:author="Britt Collins" w:date="2021-10-06T12:22:00Z">
        <w:r>
          <w:rPr>
            <w:rFonts w:ascii="Times New Roman" w:hAnsi="Times New Roman"/>
            <w:sz w:val="24"/>
            <w:szCs w:val="24"/>
          </w:rPr>
          <w:t xml:space="preserve"> as they</w:t>
        </w:r>
      </w:ins>
      <w:ins w:id="6046" w:author="Britt Collins" w:date="2021-09-30T14:58:00Z">
        <w:r w:rsidR="006F31F6" w:rsidRPr="000B0CC8">
          <w:rPr>
            <w:rFonts w:ascii="Times New Roman" w:hAnsi="Times New Roman"/>
            <w:sz w:val="24"/>
            <w:szCs w:val="24"/>
          </w:rPr>
          <w:t xml:space="preserve"> </w:t>
        </w:r>
      </w:ins>
      <w:ins w:id="6047" w:author="Britt Collins" w:date="2021-10-06T12:22:00Z">
        <w:r>
          <w:rPr>
            <w:rFonts w:ascii="Times New Roman" w:hAnsi="Times New Roman"/>
            <w:sz w:val="24"/>
            <w:szCs w:val="24"/>
          </w:rPr>
          <w:t>strod</w:t>
        </w:r>
      </w:ins>
      <w:ins w:id="6048" w:author="Britt Collins" w:date="2021-10-06T12:23:00Z">
        <w:r>
          <w:rPr>
            <w:rFonts w:ascii="Times New Roman" w:hAnsi="Times New Roman"/>
            <w:sz w:val="24"/>
            <w:szCs w:val="24"/>
          </w:rPr>
          <w:t>e</w:t>
        </w:r>
      </w:ins>
      <w:ins w:id="6049" w:author="Britt Collins" w:date="2021-09-30T14:58:00Z">
        <w:r w:rsidR="006F31F6" w:rsidRPr="000B0CC8">
          <w:rPr>
            <w:rFonts w:ascii="Times New Roman" w:hAnsi="Times New Roman"/>
            <w:sz w:val="24"/>
            <w:szCs w:val="24"/>
          </w:rPr>
          <w:t xml:space="preserve"> languidly in my direction. Uma forced a smile and Carl looked at me with an air of disgust. </w:t>
        </w:r>
      </w:ins>
      <w:ins w:id="6050" w:author="Britt Collins" w:date="2021-10-06T12:23:00Z">
        <w:r>
          <w:rPr>
            <w:rFonts w:ascii="Times New Roman" w:hAnsi="Times New Roman"/>
            <w:sz w:val="24"/>
            <w:szCs w:val="24"/>
          </w:rPr>
          <w:t>“</w:t>
        </w:r>
      </w:ins>
      <w:ins w:id="6051" w:author="Britt Collins" w:date="2021-09-30T14:58:00Z">
        <w:r w:rsidR="006F31F6" w:rsidRPr="000B0CC8">
          <w:rPr>
            <w:rFonts w:ascii="Times New Roman" w:hAnsi="Times New Roman"/>
            <w:sz w:val="24"/>
            <w:szCs w:val="24"/>
          </w:rPr>
          <w:t>Hello dickhead,</w:t>
        </w:r>
      </w:ins>
      <w:ins w:id="6052" w:author="Britt Collins" w:date="2021-10-06T12:23:00Z">
        <w:r>
          <w:rPr>
            <w:rFonts w:ascii="Times New Roman" w:hAnsi="Times New Roman"/>
            <w:sz w:val="24"/>
            <w:szCs w:val="24"/>
          </w:rPr>
          <w:t>”</w:t>
        </w:r>
      </w:ins>
      <w:ins w:id="6053" w:author="Britt Collins" w:date="2021-09-30T14:58:00Z">
        <w:r w:rsidR="006F31F6" w:rsidRPr="000B0CC8">
          <w:rPr>
            <w:rFonts w:ascii="Times New Roman" w:hAnsi="Times New Roman"/>
            <w:sz w:val="24"/>
            <w:szCs w:val="24"/>
          </w:rPr>
          <w:t xml:space="preserve"> he said.</w:t>
        </w:r>
      </w:ins>
    </w:p>
    <w:p w14:paraId="6483524C" w14:textId="77777777" w:rsidR="008127D7" w:rsidRDefault="008127D7" w:rsidP="008127D7">
      <w:pPr>
        <w:spacing w:line="480" w:lineRule="auto"/>
        <w:ind w:left="-5" w:right="15" w:firstLine="725"/>
        <w:rPr>
          <w:ins w:id="6054" w:author="Britt Collins" w:date="2021-10-06T12:24:00Z"/>
          <w:rFonts w:ascii="Times New Roman" w:hAnsi="Times New Roman"/>
          <w:sz w:val="24"/>
          <w:szCs w:val="24"/>
        </w:rPr>
      </w:pPr>
      <w:ins w:id="6055" w:author="Britt Collins" w:date="2021-10-06T12:23:00Z">
        <w:r>
          <w:rPr>
            <w:rFonts w:ascii="Times New Roman" w:hAnsi="Times New Roman"/>
            <w:sz w:val="24"/>
            <w:szCs w:val="24"/>
          </w:rPr>
          <w:t>B</w:t>
        </w:r>
      </w:ins>
      <w:ins w:id="6056" w:author="Britt Collins" w:date="2021-09-30T14:58:00Z">
        <w:r w:rsidR="006F31F6" w:rsidRPr="000B0CC8">
          <w:rPr>
            <w:rFonts w:ascii="Times New Roman" w:hAnsi="Times New Roman"/>
            <w:sz w:val="24"/>
            <w:szCs w:val="24"/>
          </w:rPr>
          <w:t>y this stage in our friendship I was</w:t>
        </w:r>
      </w:ins>
      <w:ins w:id="6057" w:author="Britt Collins" w:date="2021-10-06T12:23:00Z">
        <w:r>
          <w:rPr>
            <w:rFonts w:ascii="Times New Roman" w:hAnsi="Times New Roman"/>
            <w:sz w:val="24"/>
            <w:szCs w:val="24"/>
          </w:rPr>
          <w:t>n’t bothered by</w:t>
        </w:r>
      </w:ins>
      <w:ins w:id="6058" w:author="Britt Collins" w:date="2021-09-30T14:58:00Z">
        <w:r w:rsidR="006F31F6" w:rsidRPr="000B0CC8">
          <w:rPr>
            <w:rFonts w:ascii="Times New Roman" w:hAnsi="Times New Roman"/>
            <w:sz w:val="24"/>
            <w:szCs w:val="24"/>
          </w:rPr>
          <w:t xml:space="preserve"> his putdowns. I knew he cared. A grin and a hello was as good as I could muster. </w:t>
        </w:r>
      </w:ins>
    </w:p>
    <w:p w14:paraId="631B96A7" w14:textId="77777777" w:rsidR="008127D7" w:rsidRDefault="008127D7" w:rsidP="008127D7">
      <w:pPr>
        <w:spacing w:line="480" w:lineRule="auto"/>
        <w:ind w:left="-5" w:right="15" w:firstLine="725"/>
        <w:rPr>
          <w:ins w:id="6059" w:author="Britt Collins" w:date="2021-10-06T12:24:00Z"/>
          <w:rFonts w:ascii="Times New Roman" w:hAnsi="Times New Roman"/>
          <w:sz w:val="24"/>
          <w:szCs w:val="24"/>
        </w:rPr>
      </w:pPr>
      <w:ins w:id="6060" w:author="Britt Collins" w:date="2021-10-06T12:24:00Z">
        <w:r>
          <w:rPr>
            <w:rFonts w:ascii="Times New Roman" w:hAnsi="Times New Roman"/>
            <w:sz w:val="24"/>
            <w:szCs w:val="24"/>
          </w:rPr>
          <w:t>“</w:t>
        </w:r>
      </w:ins>
      <w:ins w:id="6061" w:author="Britt Collins" w:date="2021-09-30T14:58:00Z">
        <w:r w:rsidR="006F31F6" w:rsidRPr="000B0CC8">
          <w:rPr>
            <w:rFonts w:ascii="Times New Roman" w:hAnsi="Times New Roman"/>
            <w:sz w:val="24"/>
            <w:szCs w:val="24"/>
          </w:rPr>
          <w:t>Who else was coming along?</w:t>
        </w:r>
      </w:ins>
      <w:ins w:id="6062" w:author="Britt Collins" w:date="2021-10-06T12:24:00Z">
        <w:r>
          <w:rPr>
            <w:rFonts w:ascii="Times New Roman" w:hAnsi="Times New Roman"/>
            <w:sz w:val="24"/>
            <w:szCs w:val="24"/>
          </w:rPr>
          <w:t>”</w:t>
        </w:r>
      </w:ins>
      <w:ins w:id="6063" w:author="Britt Collins" w:date="2021-09-30T14:58:00Z">
        <w:r w:rsidR="006F31F6" w:rsidRPr="000B0CC8">
          <w:rPr>
            <w:rFonts w:ascii="Times New Roman" w:hAnsi="Times New Roman"/>
            <w:sz w:val="24"/>
            <w:szCs w:val="24"/>
          </w:rPr>
          <w:t xml:space="preserve"> I asked. Unfortunately, out of the group of nearly 20 </w:t>
        </w:r>
      </w:ins>
      <w:ins w:id="6064" w:author="Britt Collins" w:date="2021-10-06T12:24:00Z">
        <w:r>
          <w:rPr>
            <w:rFonts w:ascii="Times New Roman" w:hAnsi="Times New Roman"/>
            <w:sz w:val="24"/>
            <w:szCs w:val="24"/>
          </w:rPr>
          <w:t>e</w:t>
        </w:r>
      </w:ins>
      <w:ins w:id="6065" w:author="Britt Collins" w:date="2021-09-30T14:58:00Z">
        <w:r w:rsidR="006F31F6" w:rsidRPr="000B0CC8">
          <w:rPr>
            <w:rFonts w:ascii="Times New Roman" w:hAnsi="Times New Roman"/>
            <w:sz w:val="24"/>
            <w:szCs w:val="24"/>
          </w:rPr>
          <w:t xml:space="preserve">x-pats, only </w:t>
        </w:r>
      </w:ins>
      <w:ins w:id="6066" w:author="Britt Collins" w:date="2021-10-06T12:24:00Z">
        <w:r>
          <w:rPr>
            <w:rFonts w:ascii="Times New Roman" w:hAnsi="Times New Roman"/>
            <w:sz w:val="24"/>
            <w:szCs w:val="24"/>
          </w:rPr>
          <w:t>three</w:t>
        </w:r>
      </w:ins>
      <w:ins w:id="6067" w:author="Britt Collins" w:date="2021-09-30T14:58:00Z">
        <w:r w:rsidR="006F31F6" w:rsidRPr="000B0CC8">
          <w:rPr>
            <w:rFonts w:ascii="Times New Roman" w:hAnsi="Times New Roman"/>
            <w:sz w:val="24"/>
            <w:szCs w:val="24"/>
          </w:rPr>
          <w:t xml:space="preserve"> of us thought this was a good idea. </w:t>
        </w:r>
      </w:ins>
    </w:p>
    <w:p w14:paraId="439A0FBF" w14:textId="05E3D8D4" w:rsidR="006F31F6" w:rsidRPr="000B0CC8" w:rsidRDefault="006F31F6">
      <w:pPr>
        <w:spacing w:line="480" w:lineRule="auto"/>
        <w:ind w:left="-5" w:right="15" w:firstLine="725"/>
        <w:rPr>
          <w:ins w:id="6068" w:author="Britt Collins" w:date="2021-09-30T14:58:00Z"/>
          <w:rFonts w:ascii="Times New Roman" w:hAnsi="Times New Roman"/>
          <w:sz w:val="24"/>
          <w:szCs w:val="24"/>
        </w:rPr>
        <w:pPrChange w:id="6069" w:author="Britt Collins" w:date="2021-10-06T12:24:00Z">
          <w:pPr>
            <w:ind w:left="-5" w:right="15"/>
          </w:pPr>
        </w:pPrChange>
      </w:pPr>
      <w:ins w:id="6070" w:author="Britt Collins" w:date="2021-09-30T14:58:00Z">
        <w:r w:rsidRPr="000B0CC8">
          <w:rPr>
            <w:rFonts w:ascii="Times New Roman" w:hAnsi="Times New Roman"/>
            <w:sz w:val="24"/>
            <w:szCs w:val="24"/>
          </w:rPr>
          <w:t>There was a flicker of staff movement on our fugly boat. Onboarding was to begin as the gang-way was lowered. The queue consisted of couples. I was only singleton. A member of staff checked our tickets as we embarked. Another looked at our ticket and directed us to our assigned tables. My small table for one was located to the rear of the first-floor balcony. Uma and Carl were assigned a large table towards the front. I waved enthusiastically. Carl lifted his head, Uma beamed, as they both sat down. I was distracted briefly as a waiter placed a bottle of red and white wine on my table. A special all</w:t>
        </w:r>
      </w:ins>
      <w:ins w:id="6071" w:author="Britt Collins" w:date="2021-10-06T12:25:00Z">
        <w:r w:rsidR="008127D7">
          <w:rPr>
            <w:rFonts w:ascii="Times New Roman" w:hAnsi="Times New Roman"/>
            <w:sz w:val="24"/>
            <w:szCs w:val="24"/>
          </w:rPr>
          <w:t>-</w:t>
        </w:r>
      </w:ins>
      <w:ins w:id="6072" w:author="Britt Collins" w:date="2021-09-30T14:58:00Z">
        <w:r w:rsidRPr="000B0CC8">
          <w:rPr>
            <w:rFonts w:ascii="Times New Roman" w:hAnsi="Times New Roman"/>
            <w:sz w:val="24"/>
            <w:szCs w:val="24"/>
          </w:rPr>
          <w:t>you</w:t>
        </w:r>
      </w:ins>
      <w:ins w:id="6073" w:author="Britt Collins" w:date="2021-10-06T12:25:00Z">
        <w:r w:rsidR="008127D7">
          <w:rPr>
            <w:rFonts w:ascii="Times New Roman" w:hAnsi="Times New Roman"/>
            <w:sz w:val="24"/>
            <w:szCs w:val="24"/>
          </w:rPr>
          <w:t>-</w:t>
        </w:r>
      </w:ins>
      <w:ins w:id="6074" w:author="Britt Collins" w:date="2021-09-30T14:58:00Z">
        <w:r w:rsidRPr="000B0CC8">
          <w:rPr>
            <w:rFonts w:ascii="Times New Roman" w:hAnsi="Times New Roman"/>
            <w:sz w:val="24"/>
            <w:szCs w:val="24"/>
          </w:rPr>
          <w:t>can</w:t>
        </w:r>
      </w:ins>
      <w:ins w:id="6075" w:author="Britt Collins" w:date="2021-10-06T12:25:00Z">
        <w:r w:rsidR="008127D7">
          <w:rPr>
            <w:rFonts w:ascii="Times New Roman" w:hAnsi="Times New Roman"/>
            <w:sz w:val="24"/>
            <w:szCs w:val="24"/>
          </w:rPr>
          <w:t>-</w:t>
        </w:r>
      </w:ins>
      <w:ins w:id="6076" w:author="Britt Collins" w:date="2021-09-30T14:58:00Z">
        <w:r w:rsidRPr="000B0CC8">
          <w:rPr>
            <w:rFonts w:ascii="Times New Roman" w:hAnsi="Times New Roman"/>
            <w:sz w:val="24"/>
            <w:szCs w:val="24"/>
          </w:rPr>
          <w:t xml:space="preserve">drink menu </w:t>
        </w:r>
      </w:ins>
      <w:ins w:id="6077" w:author="Britt Collins" w:date="2021-10-06T12:25:00Z">
        <w:r w:rsidR="008127D7">
          <w:rPr>
            <w:rFonts w:ascii="Times New Roman" w:hAnsi="Times New Roman"/>
            <w:sz w:val="24"/>
            <w:szCs w:val="24"/>
          </w:rPr>
          <w:t xml:space="preserve">was </w:t>
        </w:r>
      </w:ins>
      <w:ins w:id="6078" w:author="Britt Collins" w:date="2021-10-06T12:26:00Z">
        <w:r w:rsidR="008127D7">
          <w:rPr>
            <w:rFonts w:ascii="Times New Roman" w:hAnsi="Times New Roman"/>
            <w:sz w:val="24"/>
            <w:szCs w:val="24"/>
          </w:rPr>
          <w:t xml:space="preserve">thrust </w:t>
        </w:r>
      </w:ins>
      <w:ins w:id="6079" w:author="Britt Collins" w:date="2021-09-30T14:58:00Z">
        <w:r w:rsidRPr="000B0CC8">
          <w:rPr>
            <w:rFonts w:ascii="Times New Roman" w:hAnsi="Times New Roman"/>
            <w:sz w:val="24"/>
            <w:szCs w:val="24"/>
          </w:rPr>
          <w:t>in front of me</w:t>
        </w:r>
      </w:ins>
      <w:ins w:id="6080" w:author="Britt Collins" w:date="2021-10-06T12:26:00Z">
        <w:r w:rsidR="00021706">
          <w:rPr>
            <w:rFonts w:ascii="Times New Roman" w:hAnsi="Times New Roman"/>
            <w:sz w:val="24"/>
            <w:szCs w:val="24"/>
          </w:rPr>
          <w:t xml:space="preserve">, with everything </w:t>
        </w:r>
      </w:ins>
      <w:ins w:id="6081" w:author="Britt Collins" w:date="2021-09-30T14:58:00Z">
        <w:r w:rsidRPr="000B0CC8">
          <w:rPr>
            <w:rFonts w:ascii="Times New Roman" w:hAnsi="Times New Roman"/>
            <w:sz w:val="24"/>
            <w:szCs w:val="24"/>
          </w:rPr>
          <w:t>draught, bottled beer</w:t>
        </w:r>
      </w:ins>
      <w:ins w:id="6082" w:author="Britt Collins" w:date="2021-10-06T12:26:00Z">
        <w:r w:rsidR="00021706">
          <w:rPr>
            <w:rFonts w:ascii="Times New Roman" w:hAnsi="Times New Roman"/>
            <w:sz w:val="24"/>
            <w:szCs w:val="24"/>
          </w:rPr>
          <w:t xml:space="preserve"> to</w:t>
        </w:r>
      </w:ins>
      <w:ins w:id="6083" w:author="Britt Collins" w:date="2021-09-30T14:58:00Z">
        <w:r w:rsidRPr="000B0CC8">
          <w:rPr>
            <w:rFonts w:ascii="Times New Roman" w:hAnsi="Times New Roman"/>
            <w:sz w:val="24"/>
            <w:szCs w:val="24"/>
          </w:rPr>
          <w:t xml:space="preserve"> spirits and more cheap wine. My excitement piqued. I poured myself a glass of red, necked it. I poured a glass of white, necked it. I ordered a bottle of VB, necked that. I worked my way through the whole menu, in a western top-to-</w:t>
        </w:r>
        <w:r w:rsidRPr="000B0CC8">
          <w:rPr>
            <w:rFonts w:ascii="Times New Roman" w:hAnsi="Times New Roman"/>
            <w:sz w:val="24"/>
            <w:szCs w:val="24"/>
          </w:rPr>
          <w:lastRenderedPageBreak/>
          <w:t>bottom, left-to-right order. The pre-ordered meal arrived just in time for the stage show to begin. At this point I was beginning to lose consciousness. I knew better than to mix grain and grape</w:t>
        </w:r>
      </w:ins>
      <w:ins w:id="6084" w:author="Britt Collins" w:date="2021-10-06T12:26:00Z">
        <w:r w:rsidR="00021706">
          <w:rPr>
            <w:rFonts w:ascii="Times New Roman" w:hAnsi="Times New Roman"/>
            <w:sz w:val="24"/>
            <w:szCs w:val="24"/>
          </w:rPr>
          <w:t>-</w:t>
        </w:r>
      </w:ins>
      <w:ins w:id="6085" w:author="Britt Collins" w:date="2021-09-30T14:58:00Z">
        <w:r w:rsidRPr="000B0CC8">
          <w:rPr>
            <w:rFonts w:ascii="Times New Roman" w:hAnsi="Times New Roman"/>
            <w:sz w:val="24"/>
            <w:szCs w:val="24"/>
          </w:rPr>
          <w:t>based drinks. Stupidly, I wanted value for money.</w:t>
        </w:r>
      </w:ins>
    </w:p>
    <w:p w14:paraId="085AE483" w14:textId="7F88C29D" w:rsidR="006F31F6" w:rsidRPr="000B0CC8" w:rsidRDefault="006F31F6">
      <w:pPr>
        <w:spacing w:line="480" w:lineRule="auto"/>
        <w:ind w:left="-5" w:right="15" w:firstLine="725"/>
        <w:rPr>
          <w:ins w:id="6086" w:author="Britt Collins" w:date="2021-09-30T14:58:00Z"/>
          <w:rFonts w:ascii="Times New Roman" w:hAnsi="Times New Roman"/>
          <w:sz w:val="24"/>
          <w:szCs w:val="24"/>
        </w:rPr>
        <w:pPrChange w:id="6087" w:author="Britt Collins" w:date="2021-10-06T12:28:00Z">
          <w:pPr>
            <w:ind w:left="-5" w:right="15"/>
          </w:pPr>
        </w:pPrChange>
      </w:pPr>
      <w:ins w:id="6088" w:author="Britt Collins" w:date="2021-09-30T14:58:00Z">
        <w:r w:rsidRPr="000B0CC8">
          <w:rPr>
            <w:rFonts w:ascii="Times New Roman" w:hAnsi="Times New Roman"/>
            <w:sz w:val="24"/>
            <w:szCs w:val="24"/>
          </w:rPr>
          <w:t xml:space="preserve">In my semi-conscious state time passed by swiftly. Before I knew it, the show was over, the boat had docked and it was time to depart. Carl and Uma walked over to my table. Uma enthusiastically slurred something about the stage show we'd seen. I couldn't even speak, such was the impact of the alcohol. Carl </w:t>
        </w:r>
      </w:ins>
      <w:ins w:id="6089" w:author="Britt Collins" w:date="2021-10-06T12:29:00Z">
        <w:r w:rsidR="00021706">
          <w:rPr>
            <w:rFonts w:ascii="Times New Roman" w:hAnsi="Times New Roman"/>
            <w:sz w:val="24"/>
            <w:szCs w:val="24"/>
          </w:rPr>
          <w:t>sai</w:t>
        </w:r>
      </w:ins>
      <w:ins w:id="6090" w:author="Britt Collins" w:date="2021-09-30T14:58:00Z">
        <w:r w:rsidRPr="000B0CC8">
          <w:rPr>
            <w:rFonts w:ascii="Times New Roman" w:hAnsi="Times New Roman"/>
            <w:sz w:val="24"/>
            <w:szCs w:val="24"/>
          </w:rPr>
          <w:t>d he and Uma were heading to the James Squire Bar before calling it a night. In my wavering state</w:t>
        </w:r>
      </w:ins>
      <w:ins w:id="6091" w:author="Britt Collins" w:date="2021-10-06T12:29:00Z">
        <w:r w:rsidR="00021706">
          <w:rPr>
            <w:rFonts w:ascii="Times New Roman" w:hAnsi="Times New Roman"/>
            <w:sz w:val="24"/>
            <w:szCs w:val="24"/>
          </w:rPr>
          <w:t>,</w:t>
        </w:r>
      </w:ins>
      <w:ins w:id="6092" w:author="Britt Collins" w:date="2021-09-30T14:58:00Z">
        <w:r w:rsidRPr="000B0CC8">
          <w:rPr>
            <w:rFonts w:ascii="Times New Roman" w:hAnsi="Times New Roman"/>
            <w:sz w:val="24"/>
            <w:szCs w:val="24"/>
          </w:rPr>
          <w:t xml:space="preserve"> I nodded and followed the</w:t>
        </w:r>
      </w:ins>
      <w:ins w:id="6093" w:author="Britt Collins" w:date="2021-10-06T12:29:00Z">
        <w:r w:rsidR="00021706">
          <w:rPr>
            <w:rFonts w:ascii="Times New Roman" w:hAnsi="Times New Roman"/>
            <w:sz w:val="24"/>
            <w:szCs w:val="24"/>
          </w:rPr>
          <w:t>m</w:t>
        </w:r>
      </w:ins>
      <w:ins w:id="6094" w:author="Britt Collins" w:date="2021-09-30T14:58:00Z">
        <w:r w:rsidRPr="000B0CC8">
          <w:rPr>
            <w:rFonts w:ascii="Times New Roman" w:hAnsi="Times New Roman"/>
            <w:sz w:val="24"/>
            <w:szCs w:val="24"/>
          </w:rPr>
          <w:t xml:space="preserve"> to the embarkation point. The fresh air hit me. I was finding it difficult to keep conscious. It took a lot of focus to keep on my feet as I shuffled down the ramp. I looked across the Darling Harbour thoroughfare. The James Squire Bar was buzzing. A group of men dressed in Mariachi fancy dress stood outside. My recollection of events from that point forwards </w:t>
        </w:r>
      </w:ins>
      <w:ins w:id="6095" w:author="Britt Collins" w:date="2021-10-06T12:30:00Z">
        <w:r w:rsidR="00021706">
          <w:rPr>
            <w:rFonts w:ascii="Times New Roman" w:hAnsi="Times New Roman"/>
            <w:sz w:val="24"/>
            <w:szCs w:val="24"/>
          </w:rPr>
          <w:t xml:space="preserve">was </w:t>
        </w:r>
      </w:ins>
      <w:ins w:id="6096" w:author="Britt Collins" w:date="2021-09-30T14:58:00Z">
        <w:r w:rsidRPr="000B0CC8">
          <w:rPr>
            <w:rFonts w:ascii="Times New Roman" w:hAnsi="Times New Roman"/>
            <w:sz w:val="24"/>
            <w:szCs w:val="24"/>
          </w:rPr>
          <w:t xml:space="preserve">hazy. I </w:t>
        </w:r>
      </w:ins>
      <w:ins w:id="6097" w:author="Britt Collins" w:date="2021-10-06T12:30:00Z">
        <w:r w:rsidR="00021706">
          <w:rPr>
            <w:rFonts w:ascii="Times New Roman" w:hAnsi="Times New Roman"/>
            <w:sz w:val="24"/>
            <w:szCs w:val="24"/>
          </w:rPr>
          <w:t>bought</w:t>
        </w:r>
      </w:ins>
      <w:ins w:id="6098" w:author="Britt Collins" w:date="2021-09-30T14:58:00Z">
        <w:r w:rsidRPr="000B0CC8">
          <w:rPr>
            <w:rFonts w:ascii="Times New Roman" w:hAnsi="Times New Roman"/>
            <w:sz w:val="24"/>
            <w:szCs w:val="24"/>
          </w:rPr>
          <w:t xml:space="preserve"> a round of drinks for myself, Uma and Carl. I looked at both of them. They were noticeably drunk and tired. They left their drinks and </w:t>
        </w:r>
      </w:ins>
      <w:ins w:id="6099" w:author="Britt Collins" w:date="2021-10-06T12:30:00Z">
        <w:r w:rsidR="00021706">
          <w:rPr>
            <w:rFonts w:ascii="Times New Roman" w:hAnsi="Times New Roman"/>
            <w:sz w:val="24"/>
            <w:szCs w:val="24"/>
          </w:rPr>
          <w:t>called it a night</w:t>
        </w:r>
      </w:ins>
      <w:ins w:id="6100" w:author="Britt Collins" w:date="2021-09-30T14:58:00Z">
        <w:r w:rsidRPr="000B0CC8">
          <w:rPr>
            <w:rFonts w:ascii="Times New Roman" w:hAnsi="Times New Roman"/>
            <w:sz w:val="24"/>
            <w:szCs w:val="24"/>
          </w:rPr>
          <w:t>.</w:t>
        </w:r>
      </w:ins>
    </w:p>
    <w:p w14:paraId="5B4091F3" w14:textId="00A9B132" w:rsidR="00021706" w:rsidRDefault="006F31F6" w:rsidP="00021706">
      <w:pPr>
        <w:spacing w:line="480" w:lineRule="auto"/>
        <w:ind w:left="-5" w:right="15" w:firstLine="725"/>
        <w:rPr>
          <w:ins w:id="6101" w:author="Britt Collins" w:date="2021-10-06T12:33:00Z"/>
          <w:rFonts w:ascii="Times New Roman" w:hAnsi="Times New Roman"/>
          <w:sz w:val="24"/>
          <w:szCs w:val="24"/>
        </w:rPr>
      </w:pPr>
      <w:ins w:id="6102" w:author="Britt Collins" w:date="2021-09-30T14:58:00Z">
        <w:r w:rsidRPr="000B0CC8">
          <w:rPr>
            <w:rFonts w:ascii="Times New Roman" w:hAnsi="Times New Roman"/>
            <w:sz w:val="24"/>
            <w:szCs w:val="24"/>
          </w:rPr>
          <w:t xml:space="preserve">I walked over to the group of Mariachis. </w:t>
        </w:r>
      </w:ins>
      <w:ins w:id="6103" w:author="Britt Collins" w:date="2021-10-06T12:31:00Z">
        <w:r w:rsidR="00021706">
          <w:rPr>
            <w:rFonts w:ascii="Times New Roman" w:hAnsi="Times New Roman"/>
            <w:sz w:val="24"/>
            <w:szCs w:val="24"/>
          </w:rPr>
          <w:t xml:space="preserve">THIS IS CONFUSING, NEEDS CLARITY, DID YOU CALL AND HIT YOUR JAW, DESCRIBE IN A COUPLE SENTENCES WHAT HAPPENED. When </w:t>
        </w:r>
      </w:ins>
      <w:ins w:id="6104" w:author="Britt Collins" w:date="2021-09-30T14:58:00Z">
        <w:r w:rsidRPr="000B0CC8">
          <w:rPr>
            <w:rFonts w:ascii="Times New Roman" w:hAnsi="Times New Roman"/>
            <w:sz w:val="24"/>
            <w:szCs w:val="24"/>
          </w:rPr>
          <w:t>I regained consciousness</w:t>
        </w:r>
      </w:ins>
      <w:ins w:id="6105" w:author="Britt Collins" w:date="2021-10-06T12:32:00Z">
        <w:r w:rsidR="00021706">
          <w:rPr>
            <w:rFonts w:ascii="Times New Roman" w:hAnsi="Times New Roman"/>
            <w:sz w:val="24"/>
            <w:szCs w:val="24"/>
          </w:rPr>
          <w:t>, o</w:t>
        </w:r>
      </w:ins>
      <w:ins w:id="6106" w:author="Britt Collins" w:date="2021-09-30T14:58:00Z">
        <w:r w:rsidRPr="000B0CC8">
          <w:rPr>
            <w:rFonts w:ascii="Times New Roman" w:hAnsi="Times New Roman"/>
            <w:sz w:val="24"/>
            <w:szCs w:val="24"/>
          </w:rPr>
          <w:t>ne of the blokes from the Mariachi group asked me to hold a wedge of tissues to my jaw. He opened the passenger door to a taxi</w:t>
        </w:r>
      </w:ins>
      <w:ins w:id="6107" w:author="Britt Collins" w:date="2021-10-06T12:32:00Z">
        <w:r w:rsidR="00021706">
          <w:rPr>
            <w:rFonts w:ascii="Times New Roman" w:hAnsi="Times New Roman"/>
            <w:sz w:val="24"/>
            <w:szCs w:val="24"/>
          </w:rPr>
          <w:t>,</w:t>
        </w:r>
      </w:ins>
      <w:ins w:id="6108" w:author="Britt Collins" w:date="2021-09-30T14:58:00Z">
        <w:r w:rsidRPr="000B0CC8">
          <w:rPr>
            <w:rFonts w:ascii="Times New Roman" w:hAnsi="Times New Roman"/>
            <w:sz w:val="24"/>
            <w:szCs w:val="24"/>
          </w:rPr>
          <w:t xml:space="preserve"> I got in</w:t>
        </w:r>
      </w:ins>
      <w:ins w:id="6109" w:author="Britt Collins" w:date="2021-10-06T12:32:00Z">
        <w:r w:rsidR="00021706">
          <w:rPr>
            <w:rFonts w:ascii="Times New Roman" w:hAnsi="Times New Roman"/>
            <w:sz w:val="24"/>
            <w:szCs w:val="24"/>
          </w:rPr>
          <w:t>, and he instructed t</w:t>
        </w:r>
      </w:ins>
      <w:ins w:id="6110" w:author="Britt Collins" w:date="2021-09-30T14:58:00Z">
        <w:r w:rsidRPr="000B0CC8">
          <w:rPr>
            <w:rFonts w:ascii="Times New Roman" w:hAnsi="Times New Roman"/>
            <w:sz w:val="24"/>
            <w:szCs w:val="24"/>
          </w:rPr>
          <w:t xml:space="preserve">he driver </w:t>
        </w:r>
      </w:ins>
      <w:ins w:id="6111" w:author="Britt Collins" w:date="2021-10-06T12:34:00Z">
        <w:r w:rsidR="00021706">
          <w:rPr>
            <w:rFonts w:ascii="Times New Roman" w:hAnsi="Times New Roman"/>
            <w:sz w:val="24"/>
            <w:szCs w:val="24"/>
          </w:rPr>
          <w:t xml:space="preserve">to take </w:t>
        </w:r>
      </w:ins>
      <w:ins w:id="6112" w:author="Britt Collins" w:date="2021-09-30T14:58:00Z">
        <w:r w:rsidRPr="000B0CC8">
          <w:rPr>
            <w:rFonts w:ascii="Times New Roman" w:hAnsi="Times New Roman"/>
            <w:sz w:val="24"/>
            <w:szCs w:val="24"/>
          </w:rPr>
          <w:t xml:space="preserve">me to the </w:t>
        </w:r>
      </w:ins>
      <w:ins w:id="6113" w:author="Britt Collins" w:date="2021-10-06T12:34:00Z">
        <w:r w:rsidR="00021706">
          <w:rPr>
            <w:rFonts w:ascii="Times New Roman" w:hAnsi="Times New Roman"/>
            <w:sz w:val="24"/>
            <w:szCs w:val="24"/>
          </w:rPr>
          <w:t>h</w:t>
        </w:r>
      </w:ins>
      <w:ins w:id="6114" w:author="Britt Collins" w:date="2021-09-30T14:58:00Z">
        <w:r w:rsidRPr="000B0CC8">
          <w:rPr>
            <w:rFonts w:ascii="Times New Roman" w:hAnsi="Times New Roman"/>
            <w:sz w:val="24"/>
            <w:szCs w:val="24"/>
          </w:rPr>
          <w:t>ospital. I was unaware of my injuries. I sat, slumped in the taxi seat</w:t>
        </w:r>
      </w:ins>
      <w:ins w:id="6115" w:author="Britt Collins" w:date="2021-10-06T12:33:00Z">
        <w:r w:rsidR="00021706">
          <w:rPr>
            <w:rFonts w:ascii="Times New Roman" w:hAnsi="Times New Roman"/>
            <w:sz w:val="24"/>
            <w:szCs w:val="24"/>
          </w:rPr>
          <w:t>,</w:t>
        </w:r>
      </w:ins>
      <w:ins w:id="6116" w:author="Britt Collins" w:date="2021-09-30T14:58:00Z">
        <w:r w:rsidRPr="000B0CC8">
          <w:rPr>
            <w:rFonts w:ascii="Times New Roman" w:hAnsi="Times New Roman"/>
            <w:sz w:val="24"/>
            <w:szCs w:val="24"/>
          </w:rPr>
          <w:t xml:space="preserve"> pull</w:t>
        </w:r>
      </w:ins>
      <w:ins w:id="6117" w:author="Britt Collins" w:date="2021-10-06T12:33:00Z">
        <w:r w:rsidR="00021706">
          <w:rPr>
            <w:rFonts w:ascii="Times New Roman" w:hAnsi="Times New Roman"/>
            <w:sz w:val="24"/>
            <w:szCs w:val="24"/>
          </w:rPr>
          <w:t>ing</w:t>
        </w:r>
      </w:ins>
      <w:ins w:id="6118" w:author="Britt Collins" w:date="2021-09-30T14:58:00Z">
        <w:r w:rsidRPr="000B0CC8">
          <w:rPr>
            <w:rFonts w:ascii="Times New Roman" w:hAnsi="Times New Roman"/>
            <w:sz w:val="24"/>
            <w:szCs w:val="24"/>
          </w:rPr>
          <w:t xml:space="preserve"> the wedge of tissue away from my chin. I felt the warm trickle of blood. I reapplied the tissue. The taxi driver asked if I was okay. Thankfully my senses were numbed to the pain. </w:t>
        </w:r>
      </w:ins>
    </w:p>
    <w:p w14:paraId="485D8854" w14:textId="77777777" w:rsidR="00021706" w:rsidRDefault="00021706" w:rsidP="00021706">
      <w:pPr>
        <w:spacing w:line="480" w:lineRule="auto"/>
        <w:ind w:left="-5" w:right="15" w:firstLine="725"/>
        <w:rPr>
          <w:ins w:id="6119" w:author="Britt Collins" w:date="2021-10-06T12:34:00Z"/>
          <w:rFonts w:ascii="Times New Roman" w:hAnsi="Times New Roman"/>
          <w:sz w:val="24"/>
          <w:szCs w:val="24"/>
        </w:rPr>
      </w:pPr>
      <w:ins w:id="6120" w:author="Britt Collins" w:date="2021-10-06T12:33:00Z">
        <w:r>
          <w:rPr>
            <w:rFonts w:ascii="Times New Roman" w:hAnsi="Times New Roman"/>
            <w:sz w:val="24"/>
            <w:szCs w:val="24"/>
          </w:rPr>
          <w:t>“</w:t>
        </w:r>
      </w:ins>
      <w:ins w:id="6121" w:author="Britt Collins" w:date="2021-09-30T14:58:00Z">
        <w:r w:rsidR="006F31F6" w:rsidRPr="000B0CC8">
          <w:rPr>
            <w:rFonts w:ascii="Times New Roman" w:hAnsi="Times New Roman"/>
            <w:sz w:val="24"/>
            <w:szCs w:val="24"/>
          </w:rPr>
          <w:t>Where we were going?</w:t>
        </w:r>
      </w:ins>
      <w:ins w:id="6122" w:author="Britt Collins" w:date="2021-10-06T12:34:00Z">
        <w:r>
          <w:rPr>
            <w:rFonts w:ascii="Times New Roman" w:hAnsi="Times New Roman"/>
            <w:sz w:val="24"/>
            <w:szCs w:val="24"/>
          </w:rPr>
          <w:t>”</w:t>
        </w:r>
      </w:ins>
      <w:ins w:id="6123" w:author="Britt Collins" w:date="2021-09-30T14:58:00Z">
        <w:r w:rsidR="006F31F6" w:rsidRPr="000B0CC8">
          <w:rPr>
            <w:rFonts w:ascii="Times New Roman" w:hAnsi="Times New Roman"/>
            <w:sz w:val="24"/>
            <w:szCs w:val="24"/>
          </w:rPr>
          <w:t xml:space="preserve"> I asked. </w:t>
        </w:r>
      </w:ins>
    </w:p>
    <w:p w14:paraId="21FD2C11" w14:textId="1CA7DF7A" w:rsidR="006F31F6" w:rsidRPr="000B0CC8" w:rsidRDefault="00021706">
      <w:pPr>
        <w:spacing w:line="480" w:lineRule="auto"/>
        <w:ind w:left="-5" w:right="15" w:firstLine="725"/>
        <w:rPr>
          <w:ins w:id="6124" w:author="Britt Collins" w:date="2021-09-30T14:58:00Z"/>
          <w:rFonts w:ascii="Times New Roman" w:hAnsi="Times New Roman"/>
          <w:sz w:val="24"/>
          <w:szCs w:val="24"/>
        </w:rPr>
        <w:pPrChange w:id="6125" w:author="Britt Collins" w:date="2021-10-06T12:30:00Z">
          <w:pPr>
            <w:ind w:left="-5" w:right="15"/>
          </w:pPr>
        </w:pPrChange>
      </w:pPr>
      <w:ins w:id="6126" w:author="Britt Collins" w:date="2021-10-06T12:34:00Z">
        <w:r>
          <w:rPr>
            <w:rFonts w:ascii="Times New Roman" w:hAnsi="Times New Roman"/>
            <w:sz w:val="24"/>
            <w:szCs w:val="24"/>
          </w:rPr>
          <w:t>“</w:t>
        </w:r>
      </w:ins>
      <w:ins w:id="6127" w:author="Britt Collins" w:date="2021-09-30T14:58:00Z">
        <w:r w:rsidR="006F31F6" w:rsidRPr="000B0CC8">
          <w:rPr>
            <w:rFonts w:ascii="Times New Roman" w:hAnsi="Times New Roman"/>
            <w:sz w:val="24"/>
            <w:szCs w:val="24"/>
          </w:rPr>
          <w:t>We are heading to Sydney Hospital</w:t>
        </w:r>
      </w:ins>
      <w:ins w:id="6128" w:author="Britt Collins" w:date="2021-10-06T12:34:00Z">
        <w:r>
          <w:rPr>
            <w:rFonts w:ascii="Times New Roman" w:hAnsi="Times New Roman"/>
            <w:sz w:val="24"/>
            <w:szCs w:val="24"/>
          </w:rPr>
          <w:t>,</w:t>
        </w:r>
      </w:ins>
      <w:ins w:id="6129" w:author="Britt Collins" w:date="2021-09-30T14:58:00Z">
        <w:r w:rsidR="006F31F6" w:rsidRPr="000B0CC8">
          <w:rPr>
            <w:rFonts w:ascii="Times New Roman" w:hAnsi="Times New Roman"/>
            <w:sz w:val="24"/>
            <w:szCs w:val="24"/>
          </w:rPr>
          <w:t xml:space="preserve"> mate. Hang in there. You need someone to look at that chin.</w:t>
        </w:r>
      </w:ins>
      <w:ins w:id="6130" w:author="Britt Collins" w:date="2021-10-06T12:34:00Z">
        <w:r>
          <w:rPr>
            <w:rFonts w:ascii="Times New Roman" w:hAnsi="Times New Roman"/>
            <w:sz w:val="24"/>
            <w:szCs w:val="24"/>
          </w:rPr>
          <w:t>”</w:t>
        </w:r>
      </w:ins>
    </w:p>
    <w:p w14:paraId="22CA5B6D" w14:textId="77777777" w:rsidR="00021706" w:rsidRDefault="006F31F6" w:rsidP="00021706">
      <w:pPr>
        <w:spacing w:line="480" w:lineRule="auto"/>
        <w:ind w:left="-5" w:right="15" w:firstLine="725"/>
        <w:rPr>
          <w:ins w:id="6131" w:author="Britt Collins" w:date="2021-10-06T12:35:00Z"/>
          <w:rFonts w:ascii="Times New Roman" w:hAnsi="Times New Roman"/>
          <w:sz w:val="24"/>
          <w:szCs w:val="24"/>
        </w:rPr>
      </w:pPr>
      <w:ins w:id="6132" w:author="Britt Collins" w:date="2021-09-30T14:58:00Z">
        <w:r w:rsidRPr="000B0CC8">
          <w:rPr>
            <w:rFonts w:ascii="Times New Roman" w:hAnsi="Times New Roman"/>
            <w:sz w:val="24"/>
            <w:szCs w:val="24"/>
          </w:rPr>
          <w:t>The taxi pulled up outside the sleek</w:t>
        </w:r>
      </w:ins>
      <w:ins w:id="6133" w:author="Britt Collins" w:date="2021-10-06T12:35:00Z">
        <w:r w:rsidR="00021706">
          <w:rPr>
            <w:rFonts w:ascii="Times New Roman" w:hAnsi="Times New Roman"/>
            <w:sz w:val="24"/>
            <w:szCs w:val="24"/>
          </w:rPr>
          <w:t>-</w:t>
        </w:r>
      </w:ins>
      <w:ins w:id="6134" w:author="Britt Collins" w:date="2021-09-30T14:58:00Z">
        <w:r w:rsidRPr="000B0CC8">
          <w:rPr>
            <w:rFonts w:ascii="Times New Roman" w:hAnsi="Times New Roman"/>
            <w:sz w:val="24"/>
            <w:szCs w:val="24"/>
          </w:rPr>
          <w:t>looking A&amp;E entrance. I handed the driver a red</w:t>
        </w:r>
      </w:ins>
      <w:ins w:id="6135" w:author="Britt Collins" w:date="2021-10-06T12:35:00Z">
        <w:r w:rsidR="00021706">
          <w:rPr>
            <w:rFonts w:ascii="Times New Roman" w:hAnsi="Times New Roman"/>
            <w:sz w:val="24"/>
            <w:szCs w:val="24"/>
          </w:rPr>
          <w:t>-</w:t>
        </w:r>
      </w:ins>
      <w:ins w:id="6136" w:author="Britt Collins" w:date="2021-09-30T14:58:00Z">
        <w:r w:rsidRPr="000B0CC8">
          <w:rPr>
            <w:rFonts w:ascii="Times New Roman" w:hAnsi="Times New Roman"/>
            <w:sz w:val="24"/>
            <w:szCs w:val="24"/>
          </w:rPr>
          <w:t xml:space="preserve">coloured note. I hobbled through the first set of doors and into the waiting area. Immediately I was attended to. A </w:t>
        </w:r>
        <w:r w:rsidRPr="000B0CC8">
          <w:rPr>
            <w:rFonts w:ascii="Times New Roman" w:hAnsi="Times New Roman"/>
            <w:sz w:val="24"/>
            <w:szCs w:val="24"/>
          </w:rPr>
          <w:lastRenderedPageBreak/>
          <w:t xml:space="preserve">nurse asked to see a form of ID. Thankfully, I had my Medicare card in my wallet. She made a note on a piece of paper and looked at my chin. </w:t>
        </w:r>
      </w:ins>
    </w:p>
    <w:p w14:paraId="4CE513DA" w14:textId="77777777" w:rsidR="00021706" w:rsidRDefault="00021706" w:rsidP="00021706">
      <w:pPr>
        <w:spacing w:line="480" w:lineRule="auto"/>
        <w:ind w:left="-5" w:right="15" w:firstLine="725"/>
        <w:rPr>
          <w:ins w:id="6137" w:author="Britt Collins" w:date="2021-10-06T12:35:00Z"/>
          <w:rFonts w:ascii="Times New Roman" w:hAnsi="Times New Roman"/>
          <w:sz w:val="24"/>
          <w:szCs w:val="24"/>
        </w:rPr>
      </w:pPr>
      <w:ins w:id="6138" w:author="Britt Collins" w:date="2021-10-06T12:35:00Z">
        <w:r>
          <w:rPr>
            <w:rFonts w:ascii="Times New Roman" w:hAnsi="Times New Roman"/>
            <w:sz w:val="24"/>
            <w:szCs w:val="24"/>
          </w:rPr>
          <w:t>“</w:t>
        </w:r>
      </w:ins>
      <w:ins w:id="6139" w:author="Britt Collins" w:date="2021-09-30T14:58:00Z">
        <w:r w:rsidR="006F31F6" w:rsidRPr="000B0CC8">
          <w:rPr>
            <w:rFonts w:ascii="Times New Roman" w:hAnsi="Times New Roman"/>
            <w:sz w:val="24"/>
            <w:szCs w:val="24"/>
          </w:rPr>
          <w:t>What happened to you?</w:t>
        </w:r>
      </w:ins>
      <w:ins w:id="6140" w:author="Britt Collins" w:date="2021-10-06T12:35:00Z">
        <w:r>
          <w:rPr>
            <w:rFonts w:ascii="Times New Roman" w:hAnsi="Times New Roman"/>
            <w:sz w:val="24"/>
            <w:szCs w:val="24"/>
          </w:rPr>
          <w:t>”</w:t>
        </w:r>
      </w:ins>
      <w:ins w:id="6141" w:author="Britt Collins" w:date="2021-09-30T14:58:00Z">
        <w:r w:rsidR="006F31F6" w:rsidRPr="000B0CC8">
          <w:rPr>
            <w:rFonts w:ascii="Times New Roman" w:hAnsi="Times New Roman"/>
            <w:sz w:val="24"/>
            <w:szCs w:val="24"/>
          </w:rPr>
          <w:t xml:space="preserve"> she asked. </w:t>
        </w:r>
      </w:ins>
    </w:p>
    <w:p w14:paraId="677F868D" w14:textId="4A1ABC9B" w:rsidR="00021706" w:rsidRDefault="00021706" w:rsidP="00021706">
      <w:pPr>
        <w:spacing w:line="480" w:lineRule="auto"/>
        <w:ind w:left="-5" w:right="15" w:firstLine="725"/>
        <w:rPr>
          <w:ins w:id="6142" w:author="Britt Collins" w:date="2021-10-06T12:35:00Z"/>
          <w:rFonts w:ascii="Times New Roman" w:hAnsi="Times New Roman"/>
          <w:sz w:val="24"/>
          <w:szCs w:val="24"/>
        </w:rPr>
      </w:pPr>
      <w:ins w:id="6143" w:author="Britt Collins" w:date="2021-10-06T12:35:00Z">
        <w:r>
          <w:rPr>
            <w:rFonts w:ascii="Times New Roman" w:hAnsi="Times New Roman"/>
            <w:sz w:val="24"/>
            <w:szCs w:val="24"/>
          </w:rPr>
          <w:t>“</w:t>
        </w:r>
      </w:ins>
      <w:ins w:id="6144" w:author="Britt Collins" w:date="2021-09-30T14:58:00Z">
        <w:r w:rsidR="006F31F6" w:rsidRPr="000B0CC8">
          <w:rPr>
            <w:rFonts w:ascii="Times New Roman" w:hAnsi="Times New Roman"/>
            <w:sz w:val="24"/>
            <w:szCs w:val="24"/>
          </w:rPr>
          <w:t>Fell over, I think</w:t>
        </w:r>
      </w:ins>
      <w:ins w:id="6145" w:author="Britt Collins" w:date="2021-10-06T12:35:00Z">
        <w:r>
          <w:rPr>
            <w:rFonts w:ascii="Times New Roman" w:hAnsi="Times New Roman"/>
            <w:sz w:val="24"/>
            <w:szCs w:val="24"/>
          </w:rPr>
          <w:t>”</w:t>
        </w:r>
      </w:ins>
      <w:ins w:id="6146" w:author="Britt Collins" w:date="2021-10-06T12:36:00Z">
        <w:r>
          <w:rPr>
            <w:rFonts w:ascii="Times New Roman" w:hAnsi="Times New Roman"/>
            <w:sz w:val="24"/>
            <w:szCs w:val="24"/>
          </w:rPr>
          <w:t xml:space="preserve"> </w:t>
        </w:r>
      </w:ins>
      <w:ins w:id="6147" w:author="Britt Collins" w:date="2021-09-30T14:58:00Z">
        <w:r w:rsidR="006F31F6" w:rsidRPr="000B0CC8">
          <w:rPr>
            <w:rFonts w:ascii="Times New Roman" w:hAnsi="Times New Roman"/>
            <w:sz w:val="24"/>
            <w:szCs w:val="24"/>
          </w:rPr>
          <w:t xml:space="preserve">was my laboured response. </w:t>
        </w:r>
      </w:ins>
    </w:p>
    <w:p w14:paraId="43244CEE" w14:textId="2DA349A4" w:rsidR="00021706" w:rsidRDefault="00021706" w:rsidP="00021706">
      <w:pPr>
        <w:spacing w:line="480" w:lineRule="auto"/>
        <w:ind w:left="-5" w:right="15" w:firstLine="725"/>
        <w:rPr>
          <w:ins w:id="6148" w:author="Britt Collins" w:date="2021-10-06T12:38:00Z"/>
          <w:rFonts w:ascii="Times New Roman" w:hAnsi="Times New Roman"/>
          <w:sz w:val="24"/>
          <w:szCs w:val="24"/>
        </w:rPr>
      </w:pPr>
      <w:ins w:id="6149" w:author="Britt Collins" w:date="2021-10-06T12:36:00Z">
        <w:r>
          <w:rPr>
            <w:rFonts w:ascii="Times New Roman" w:hAnsi="Times New Roman"/>
            <w:sz w:val="24"/>
            <w:szCs w:val="24"/>
          </w:rPr>
          <w:t>“</w:t>
        </w:r>
      </w:ins>
      <w:ins w:id="6150" w:author="Britt Collins" w:date="2021-09-30T14:58:00Z">
        <w:r w:rsidR="006F31F6" w:rsidRPr="000B0CC8">
          <w:rPr>
            <w:rFonts w:ascii="Times New Roman" w:hAnsi="Times New Roman"/>
            <w:sz w:val="24"/>
            <w:szCs w:val="24"/>
          </w:rPr>
          <w:t>Remove the tissue and let me take a closer look</w:t>
        </w:r>
      </w:ins>
      <w:ins w:id="6151" w:author="Britt Collins" w:date="2021-10-06T12:36:00Z">
        <w:r>
          <w:rPr>
            <w:rFonts w:ascii="Times New Roman" w:hAnsi="Times New Roman"/>
            <w:sz w:val="24"/>
            <w:szCs w:val="24"/>
          </w:rPr>
          <w:t xml:space="preserve">.” </w:t>
        </w:r>
      </w:ins>
      <w:ins w:id="6152" w:author="Britt Collins" w:date="2021-09-30T14:58:00Z">
        <w:r w:rsidR="006F31F6" w:rsidRPr="000B0CC8">
          <w:rPr>
            <w:rFonts w:ascii="Times New Roman" w:hAnsi="Times New Roman"/>
            <w:sz w:val="24"/>
            <w:szCs w:val="24"/>
          </w:rPr>
          <w:t xml:space="preserve">The nurse winced. </w:t>
        </w:r>
      </w:ins>
      <w:ins w:id="6153" w:author="Britt Collins" w:date="2021-10-06T12:36:00Z">
        <w:r>
          <w:rPr>
            <w:rFonts w:ascii="Times New Roman" w:hAnsi="Times New Roman"/>
            <w:sz w:val="24"/>
            <w:szCs w:val="24"/>
          </w:rPr>
          <w:t>“</w:t>
        </w:r>
      </w:ins>
      <w:ins w:id="6154" w:author="Britt Collins" w:date="2021-09-30T14:58:00Z">
        <w:r w:rsidR="006F31F6" w:rsidRPr="000B0CC8">
          <w:rPr>
            <w:rFonts w:ascii="Times New Roman" w:hAnsi="Times New Roman"/>
            <w:sz w:val="24"/>
            <w:szCs w:val="24"/>
          </w:rPr>
          <w:t>You’ll be needing stitches</w:t>
        </w:r>
      </w:ins>
      <w:ins w:id="6155" w:author="Britt Collins" w:date="2021-10-06T12:36:00Z">
        <w:r>
          <w:rPr>
            <w:rFonts w:ascii="Times New Roman" w:hAnsi="Times New Roman"/>
            <w:sz w:val="24"/>
            <w:szCs w:val="24"/>
          </w:rPr>
          <w:t xml:space="preserve">. </w:t>
        </w:r>
      </w:ins>
      <w:ins w:id="6156" w:author="Britt Collins" w:date="2021-09-30T14:58:00Z">
        <w:r w:rsidR="006F31F6" w:rsidRPr="000B0CC8">
          <w:rPr>
            <w:rFonts w:ascii="Times New Roman" w:hAnsi="Times New Roman"/>
            <w:sz w:val="24"/>
            <w:szCs w:val="24"/>
          </w:rPr>
          <w:t>Come on through to the ward, we’ll get you a bed</w:t>
        </w:r>
      </w:ins>
      <w:ins w:id="6157" w:author="Britt Collins" w:date="2021-10-06T12:37:00Z">
        <w:r>
          <w:rPr>
            <w:rFonts w:ascii="Times New Roman" w:hAnsi="Times New Roman"/>
            <w:sz w:val="24"/>
            <w:szCs w:val="24"/>
          </w:rPr>
          <w:t>.”</w:t>
        </w:r>
      </w:ins>
      <w:ins w:id="6158" w:author="Britt Collins" w:date="2021-09-30T14:58:00Z">
        <w:r w:rsidR="006F31F6" w:rsidRPr="000B0CC8">
          <w:rPr>
            <w:rFonts w:ascii="Times New Roman" w:hAnsi="Times New Roman"/>
            <w:sz w:val="24"/>
            <w:szCs w:val="24"/>
          </w:rPr>
          <w:t xml:space="preserve"> </w:t>
        </w:r>
      </w:ins>
      <w:ins w:id="6159" w:author="Britt Collins" w:date="2021-10-06T12:37:00Z">
        <w:r>
          <w:rPr>
            <w:rFonts w:ascii="Times New Roman" w:hAnsi="Times New Roman"/>
            <w:sz w:val="24"/>
            <w:szCs w:val="24"/>
          </w:rPr>
          <w:t>She</w:t>
        </w:r>
      </w:ins>
      <w:ins w:id="6160" w:author="Britt Collins" w:date="2021-09-30T14:58:00Z">
        <w:r w:rsidR="006F31F6" w:rsidRPr="000B0CC8">
          <w:rPr>
            <w:rFonts w:ascii="Times New Roman" w:hAnsi="Times New Roman"/>
            <w:sz w:val="24"/>
            <w:szCs w:val="24"/>
          </w:rPr>
          <w:t xml:space="preserve"> sped off, returning with a large plaster</w:t>
        </w:r>
      </w:ins>
      <w:ins w:id="6161" w:author="Britt Collins" w:date="2021-10-06T12:37:00Z">
        <w:r>
          <w:rPr>
            <w:rFonts w:ascii="Times New Roman" w:hAnsi="Times New Roman"/>
            <w:sz w:val="24"/>
            <w:szCs w:val="24"/>
          </w:rPr>
          <w:t>, which s</w:t>
        </w:r>
      </w:ins>
      <w:ins w:id="6162" w:author="Britt Collins" w:date="2021-09-30T14:58:00Z">
        <w:r w:rsidR="006F31F6" w:rsidRPr="000B0CC8">
          <w:rPr>
            <w:rFonts w:ascii="Times New Roman" w:hAnsi="Times New Roman"/>
            <w:sz w:val="24"/>
            <w:szCs w:val="24"/>
          </w:rPr>
          <w:t>he applied it to my chin with care</w:t>
        </w:r>
      </w:ins>
      <w:ins w:id="6163" w:author="Britt Collins" w:date="2021-10-06T12:38:00Z">
        <w:r>
          <w:rPr>
            <w:rFonts w:ascii="Times New Roman" w:hAnsi="Times New Roman"/>
            <w:sz w:val="24"/>
            <w:szCs w:val="24"/>
          </w:rPr>
          <w:t xml:space="preserve"> and </w:t>
        </w:r>
      </w:ins>
      <w:ins w:id="6164" w:author="Britt Collins" w:date="2021-10-06T12:39:00Z">
        <w:r w:rsidR="008B0D33">
          <w:rPr>
            <w:rFonts w:ascii="Times New Roman" w:hAnsi="Times New Roman"/>
            <w:sz w:val="24"/>
            <w:szCs w:val="24"/>
          </w:rPr>
          <w:t xml:space="preserve">then </w:t>
        </w:r>
      </w:ins>
      <w:ins w:id="6165" w:author="Britt Collins" w:date="2021-10-06T12:38:00Z">
        <w:r>
          <w:rPr>
            <w:rFonts w:ascii="Times New Roman" w:hAnsi="Times New Roman"/>
            <w:sz w:val="24"/>
            <w:szCs w:val="24"/>
          </w:rPr>
          <w:t xml:space="preserve">handed me </w:t>
        </w:r>
      </w:ins>
      <w:ins w:id="6166" w:author="Britt Collins" w:date="2021-10-06T12:39:00Z">
        <w:r w:rsidR="008B0D33">
          <w:rPr>
            <w:rFonts w:ascii="Times New Roman" w:hAnsi="Times New Roman"/>
            <w:sz w:val="24"/>
            <w:szCs w:val="24"/>
          </w:rPr>
          <w:t>a hospital gown</w:t>
        </w:r>
      </w:ins>
      <w:ins w:id="6167" w:author="Britt Collins" w:date="2021-09-30T14:58:00Z">
        <w:r w:rsidR="006F31F6" w:rsidRPr="000B0CC8">
          <w:rPr>
            <w:rFonts w:ascii="Times New Roman" w:hAnsi="Times New Roman"/>
            <w:sz w:val="24"/>
            <w:szCs w:val="24"/>
          </w:rPr>
          <w:t xml:space="preserve">. </w:t>
        </w:r>
      </w:ins>
    </w:p>
    <w:p w14:paraId="08903DAE" w14:textId="45ED1F7F" w:rsidR="006F31F6" w:rsidRPr="00021706" w:rsidRDefault="00021706">
      <w:pPr>
        <w:spacing w:line="480" w:lineRule="auto"/>
        <w:ind w:left="-5" w:right="15" w:firstLine="725"/>
        <w:rPr>
          <w:ins w:id="6168" w:author="Britt Collins" w:date="2021-09-30T14:58:00Z"/>
          <w:rFonts w:ascii="Times New Roman" w:hAnsi="Times New Roman"/>
          <w:i/>
          <w:sz w:val="24"/>
          <w:szCs w:val="24"/>
          <w:rPrChange w:id="6169" w:author="Britt Collins" w:date="2021-10-06T12:38:00Z">
            <w:rPr>
              <w:ins w:id="6170" w:author="Britt Collins" w:date="2021-09-30T14:58:00Z"/>
              <w:rFonts w:ascii="Times New Roman" w:hAnsi="Times New Roman"/>
              <w:sz w:val="24"/>
              <w:szCs w:val="24"/>
            </w:rPr>
          </w:rPrChange>
        </w:rPr>
        <w:pPrChange w:id="6171" w:author="Britt Collins" w:date="2021-10-06T12:38:00Z">
          <w:pPr>
            <w:ind w:left="-5" w:right="15"/>
          </w:pPr>
        </w:pPrChange>
      </w:pPr>
      <w:ins w:id="6172" w:author="Britt Collins" w:date="2021-10-06T12:39:00Z">
        <w:r>
          <w:rPr>
            <w:rFonts w:ascii="Times New Roman" w:hAnsi="Times New Roman"/>
            <w:sz w:val="24"/>
            <w:szCs w:val="24"/>
          </w:rPr>
          <w:t>She</w:t>
        </w:r>
      </w:ins>
      <w:ins w:id="6173" w:author="Britt Collins" w:date="2021-09-30T14:58:00Z">
        <w:r w:rsidR="006F31F6" w:rsidRPr="000B0CC8">
          <w:rPr>
            <w:rFonts w:ascii="Times New Roman" w:hAnsi="Times New Roman"/>
            <w:sz w:val="24"/>
            <w:szCs w:val="24"/>
          </w:rPr>
          <w:t xml:space="preserve"> pulled </w:t>
        </w:r>
      </w:ins>
      <w:ins w:id="6174" w:author="Britt Collins" w:date="2021-10-06T12:38:00Z">
        <w:r>
          <w:rPr>
            <w:rFonts w:ascii="Times New Roman" w:hAnsi="Times New Roman"/>
            <w:sz w:val="24"/>
            <w:szCs w:val="24"/>
          </w:rPr>
          <w:t xml:space="preserve">the </w:t>
        </w:r>
      </w:ins>
      <w:ins w:id="6175" w:author="Britt Collins" w:date="2021-09-30T14:58:00Z">
        <w:r w:rsidR="006F31F6" w:rsidRPr="000B0CC8">
          <w:rPr>
            <w:rFonts w:ascii="Times New Roman" w:hAnsi="Times New Roman"/>
            <w:sz w:val="24"/>
            <w:szCs w:val="24"/>
          </w:rPr>
          <w:t xml:space="preserve">thinly veiled curtains around my bed </w:t>
        </w:r>
      </w:ins>
      <w:ins w:id="6176" w:author="Britt Collins" w:date="2021-10-06T12:38:00Z">
        <w:r>
          <w:rPr>
            <w:rFonts w:ascii="Times New Roman" w:hAnsi="Times New Roman"/>
            <w:sz w:val="24"/>
            <w:szCs w:val="24"/>
          </w:rPr>
          <w:t>for</w:t>
        </w:r>
      </w:ins>
      <w:ins w:id="6177" w:author="Britt Collins" w:date="2021-09-30T14:58:00Z">
        <w:r w:rsidR="006F31F6" w:rsidRPr="000B0CC8">
          <w:rPr>
            <w:rFonts w:ascii="Times New Roman" w:hAnsi="Times New Roman"/>
            <w:sz w:val="24"/>
            <w:szCs w:val="24"/>
          </w:rPr>
          <w:t xml:space="preserve"> privacy. It was a relief to remove my blood and alcohol-soaked clothes. I put the gown on and lay in bed. I stared at the ceiling, taking a moment to think about the enormity of the situation. As I yawned and closed my mouth, my top and bottom teeth weren't stacking atop one another. I strained my jaw muscles on the right-hand side of my mouth to correct the problem. My jaw ached. I used my tongue to probe the condition of my teeth. Some were jagged, others were loose. </w:t>
        </w:r>
        <w:r w:rsidR="006F31F6" w:rsidRPr="00021706">
          <w:rPr>
            <w:rFonts w:ascii="Times New Roman" w:hAnsi="Times New Roman"/>
            <w:i/>
            <w:sz w:val="24"/>
            <w:szCs w:val="24"/>
            <w:rPrChange w:id="6178" w:author="Britt Collins" w:date="2021-10-06T12:38:00Z">
              <w:rPr>
                <w:rFonts w:ascii="Times New Roman" w:hAnsi="Times New Roman"/>
                <w:sz w:val="24"/>
                <w:szCs w:val="24"/>
              </w:rPr>
            </w:rPrChange>
          </w:rPr>
          <w:t>What the hell happened to me?</w:t>
        </w:r>
      </w:ins>
    </w:p>
    <w:p w14:paraId="6EE2F1E7" w14:textId="54A7E1CB" w:rsidR="008B0D33" w:rsidRDefault="006F31F6" w:rsidP="00021706">
      <w:pPr>
        <w:spacing w:line="480" w:lineRule="auto"/>
        <w:ind w:left="-5" w:right="15" w:firstLine="725"/>
        <w:rPr>
          <w:ins w:id="6179" w:author="Britt Collins" w:date="2021-10-06T12:40:00Z"/>
          <w:rFonts w:ascii="Times New Roman" w:hAnsi="Times New Roman"/>
          <w:sz w:val="24"/>
          <w:szCs w:val="24"/>
        </w:rPr>
      </w:pPr>
      <w:ins w:id="6180" w:author="Britt Collins" w:date="2021-09-30T14:58:00Z">
        <w:r w:rsidRPr="000B0CC8">
          <w:rPr>
            <w:rFonts w:ascii="Times New Roman" w:hAnsi="Times New Roman"/>
            <w:sz w:val="24"/>
            <w:szCs w:val="24"/>
          </w:rPr>
          <w:t xml:space="preserve">The nurse was a welcome distraction. </w:t>
        </w:r>
      </w:ins>
      <w:ins w:id="6181" w:author="Britt Collins" w:date="2021-10-06T12:41:00Z">
        <w:r w:rsidR="008B0D33" w:rsidRPr="008B0D33">
          <w:rPr>
            <w:rFonts w:ascii="Times New Roman" w:hAnsi="Times New Roman"/>
            <w:b/>
            <w:sz w:val="24"/>
            <w:szCs w:val="24"/>
            <w:rPrChange w:id="6182" w:author="Britt Collins" w:date="2021-10-06T12:42:00Z">
              <w:rPr>
                <w:rFonts w:ascii="Times New Roman" w:hAnsi="Times New Roman"/>
                <w:sz w:val="24"/>
                <w:szCs w:val="24"/>
              </w:rPr>
            </w:rPrChange>
          </w:rPr>
          <w:t>DESCRIBE THE NURSE</w:t>
        </w:r>
      </w:ins>
      <w:ins w:id="6183" w:author="Britt Collins" w:date="2021-10-06T12:42:00Z">
        <w:r w:rsidR="008B0D33" w:rsidRPr="008B0D33">
          <w:rPr>
            <w:rFonts w:ascii="Times New Roman" w:hAnsi="Times New Roman"/>
            <w:b/>
            <w:sz w:val="24"/>
            <w:szCs w:val="24"/>
            <w:rPrChange w:id="6184" w:author="Britt Collins" w:date="2021-10-06T12:42:00Z">
              <w:rPr>
                <w:rFonts w:ascii="Times New Roman" w:hAnsi="Times New Roman"/>
                <w:sz w:val="24"/>
                <w:szCs w:val="24"/>
              </w:rPr>
            </w:rPrChange>
          </w:rPr>
          <w:t>, EVEN PASSING CHARACTER NEED SOME SORT OF DESCRIPTION.</w:t>
        </w:r>
        <w:r w:rsidR="008B0D33">
          <w:rPr>
            <w:rFonts w:ascii="Times New Roman" w:hAnsi="Times New Roman"/>
            <w:sz w:val="24"/>
            <w:szCs w:val="24"/>
          </w:rPr>
          <w:t xml:space="preserve"> </w:t>
        </w:r>
      </w:ins>
      <w:ins w:id="6185" w:author="Britt Collins" w:date="2021-09-30T14:58:00Z">
        <w:r w:rsidRPr="000B0CC8">
          <w:rPr>
            <w:rFonts w:ascii="Times New Roman" w:hAnsi="Times New Roman"/>
            <w:sz w:val="24"/>
            <w:szCs w:val="24"/>
          </w:rPr>
          <w:t>She asked me to sit up. The plaster was gently removed from my chin, the area was cleaned and injected with anaesthetic. A plastic stitch was laced through with a large needle. The procedure was performed quickly. A large bandage was applied over the stitching.</w:t>
        </w:r>
      </w:ins>
      <w:ins w:id="6186" w:author="Britt Collins" w:date="2021-10-06T12:40:00Z">
        <w:r w:rsidR="008B0D33">
          <w:rPr>
            <w:rFonts w:ascii="Times New Roman" w:hAnsi="Times New Roman"/>
            <w:sz w:val="24"/>
            <w:szCs w:val="24"/>
          </w:rPr>
          <w:t xml:space="preserve"> “</w:t>
        </w:r>
      </w:ins>
      <w:ins w:id="6187" w:author="Britt Collins" w:date="2021-09-30T14:58:00Z">
        <w:r w:rsidRPr="000B0CC8">
          <w:rPr>
            <w:rFonts w:ascii="Times New Roman" w:hAnsi="Times New Roman"/>
            <w:sz w:val="24"/>
            <w:szCs w:val="24"/>
          </w:rPr>
          <w:t>Please lie back,</w:t>
        </w:r>
      </w:ins>
      <w:ins w:id="6188" w:author="Britt Collins" w:date="2021-10-06T12:40:00Z">
        <w:r w:rsidR="008B0D33">
          <w:rPr>
            <w:rFonts w:ascii="Times New Roman" w:hAnsi="Times New Roman"/>
            <w:sz w:val="24"/>
            <w:szCs w:val="24"/>
          </w:rPr>
          <w:t>”</w:t>
        </w:r>
      </w:ins>
      <w:ins w:id="6189" w:author="Britt Collins" w:date="2021-09-30T14:58:00Z">
        <w:r w:rsidRPr="000B0CC8">
          <w:rPr>
            <w:rFonts w:ascii="Times New Roman" w:hAnsi="Times New Roman"/>
            <w:sz w:val="24"/>
            <w:szCs w:val="24"/>
          </w:rPr>
          <w:t xml:space="preserve"> she asked</w:t>
        </w:r>
      </w:ins>
      <w:ins w:id="6190" w:author="Britt Collins" w:date="2021-10-06T12:40:00Z">
        <w:r w:rsidR="008B0D33">
          <w:rPr>
            <w:rFonts w:ascii="Times New Roman" w:hAnsi="Times New Roman"/>
            <w:sz w:val="24"/>
            <w:szCs w:val="24"/>
          </w:rPr>
          <w:t xml:space="preserve"> and left</w:t>
        </w:r>
      </w:ins>
      <w:ins w:id="6191" w:author="Britt Collins" w:date="2021-09-30T14:58:00Z">
        <w:r w:rsidRPr="000B0CC8">
          <w:rPr>
            <w:rFonts w:ascii="Times New Roman" w:hAnsi="Times New Roman"/>
            <w:sz w:val="24"/>
            <w:szCs w:val="24"/>
          </w:rPr>
          <w:t xml:space="preserve">. </w:t>
        </w:r>
      </w:ins>
    </w:p>
    <w:p w14:paraId="5BC336FA" w14:textId="77777777" w:rsidR="008B0D33" w:rsidRDefault="006F31F6" w:rsidP="00021706">
      <w:pPr>
        <w:spacing w:line="480" w:lineRule="auto"/>
        <w:ind w:left="-5" w:right="15" w:firstLine="725"/>
        <w:rPr>
          <w:ins w:id="6192" w:author="Britt Collins" w:date="2021-10-06T12:41:00Z"/>
          <w:rFonts w:ascii="Times New Roman" w:hAnsi="Times New Roman"/>
          <w:sz w:val="24"/>
          <w:szCs w:val="24"/>
        </w:rPr>
      </w:pPr>
      <w:ins w:id="6193" w:author="Britt Collins" w:date="2021-09-30T14:58:00Z">
        <w:r w:rsidRPr="000B0CC8">
          <w:rPr>
            <w:rFonts w:ascii="Times New Roman" w:hAnsi="Times New Roman"/>
            <w:sz w:val="24"/>
            <w:szCs w:val="24"/>
          </w:rPr>
          <w:t xml:space="preserve">It went deathly quiet. I wondered if I was okay to leave. A young male nurse flung open the curtains surrounding my bed and closed them quickly behind him. He asked me to show my forearm. He warned I might feel discomfort. A large needled IV drip was inserted into the arm. It didn't bother me, I had grown up on local anaesthetics for dental treatments. The male nurse asked if I felt any discomfort other than the obvious IV puncture wound. The alcoholic affects were slowly wearing off. The pain from my leg and jaw was becoming </w:t>
        </w:r>
      </w:ins>
      <w:ins w:id="6194" w:author="Britt Collins" w:date="2021-10-06T11:24:00Z">
        <w:r w:rsidR="005D2928">
          <w:rPr>
            <w:rFonts w:ascii="Times New Roman" w:hAnsi="Times New Roman"/>
            <w:sz w:val="24"/>
            <w:szCs w:val="24"/>
          </w:rPr>
          <w:t>painful</w:t>
        </w:r>
      </w:ins>
      <w:ins w:id="6195" w:author="Britt Collins" w:date="2021-09-30T14:58:00Z">
        <w:r w:rsidRPr="000B0CC8">
          <w:rPr>
            <w:rFonts w:ascii="Times New Roman" w:hAnsi="Times New Roman"/>
            <w:sz w:val="24"/>
            <w:szCs w:val="24"/>
          </w:rPr>
          <w:t xml:space="preserve">. </w:t>
        </w:r>
      </w:ins>
    </w:p>
    <w:p w14:paraId="0D6C806F" w14:textId="767AB01D" w:rsidR="008B0D33" w:rsidRDefault="006F31F6" w:rsidP="00021706">
      <w:pPr>
        <w:spacing w:line="480" w:lineRule="auto"/>
        <w:ind w:left="-5" w:right="15" w:firstLine="725"/>
        <w:rPr>
          <w:ins w:id="6196" w:author="Britt Collins" w:date="2021-10-06T12:41:00Z"/>
          <w:rFonts w:ascii="Times New Roman" w:hAnsi="Times New Roman"/>
          <w:sz w:val="24"/>
          <w:szCs w:val="24"/>
        </w:rPr>
      </w:pPr>
      <w:ins w:id="6197" w:author="Britt Collins" w:date="2021-09-30T14:58:00Z">
        <w:r w:rsidRPr="000B0CC8">
          <w:rPr>
            <w:rFonts w:ascii="Times New Roman" w:hAnsi="Times New Roman"/>
            <w:sz w:val="24"/>
            <w:szCs w:val="24"/>
          </w:rPr>
          <w:t xml:space="preserve">I winced, nodded my head then deeply exhaled. </w:t>
        </w:r>
      </w:ins>
    </w:p>
    <w:p w14:paraId="209AE3DA" w14:textId="4BEFEB3F" w:rsidR="006F31F6" w:rsidRPr="000B0CC8" w:rsidRDefault="008B0D33">
      <w:pPr>
        <w:spacing w:line="480" w:lineRule="auto"/>
        <w:ind w:left="-5" w:right="15" w:firstLine="725"/>
        <w:rPr>
          <w:ins w:id="6198" w:author="Britt Collins" w:date="2021-09-30T14:58:00Z"/>
          <w:rFonts w:ascii="Times New Roman" w:hAnsi="Times New Roman"/>
          <w:sz w:val="24"/>
          <w:szCs w:val="24"/>
        </w:rPr>
        <w:pPrChange w:id="6199" w:author="Britt Collins" w:date="2021-10-06T12:39:00Z">
          <w:pPr>
            <w:ind w:left="-5" w:right="15"/>
          </w:pPr>
        </w:pPrChange>
      </w:pPr>
      <w:ins w:id="6200" w:author="Britt Collins" w:date="2021-10-06T12:41:00Z">
        <w:r>
          <w:rPr>
            <w:rFonts w:ascii="Times New Roman" w:hAnsi="Times New Roman"/>
            <w:sz w:val="24"/>
            <w:szCs w:val="24"/>
          </w:rPr>
          <w:lastRenderedPageBreak/>
          <w:t>“</w:t>
        </w:r>
      </w:ins>
      <w:ins w:id="6201" w:author="Britt Collins" w:date="2021-10-06T12:49:00Z">
        <w:r w:rsidR="002E00AF">
          <w:rPr>
            <w:rFonts w:ascii="Times New Roman" w:hAnsi="Times New Roman"/>
            <w:sz w:val="24"/>
            <w:szCs w:val="24"/>
          </w:rPr>
          <w:t>Y</w:t>
        </w:r>
      </w:ins>
      <w:ins w:id="6202" w:author="Britt Collins" w:date="2021-10-06T12:48:00Z">
        <w:r>
          <w:rPr>
            <w:rFonts w:ascii="Times New Roman" w:hAnsi="Times New Roman"/>
            <w:sz w:val="24"/>
            <w:szCs w:val="24"/>
          </w:rPr>
          <w:t>ou’ll live</w:t>
        </w:r>
      </w:ins>
      <w:ins w:id="6203" w:author="Britt Collins" w:date="2021-10-06T12:50:00Z">
        <w:r w:rsidR="002E00AF">
          <w:rPr>
            <w:rFonts w:ascii="Times New Roman" w:hAnsi="Times New Roman"/>
            <w:sz w:val="24"/>
            <w:szCs w:val="24"/>
          </w:rPr>
          <w:t xml:space="preserve">… a </w:t>
        </w:r>
        <w:r w:rsidR="002E00AF" w:rsidRPr="000B0CC8">
          <w:rPr>
            <w:rFonts w:ascii="Times New Roman" w:hAnsi="Times New Roman"/>
            <w:sz w:val="24"/>
            <w:szCs w:val="24"/>
          </w:rPr>
          <w:t xml:space="preserve">dose of morphine </w:t>
        </w:r>
        <w:r w:rsidR="002E00AF">
          <w:rPr>
            <w:rFonts w:ascii="Times New Roman" w:hAnsi="Times New Roman"/>
            <w:sz w:val="24"/>
            <w:szCs w:val="24"/>
          </w:rPr>
          <w:t>will help</w:t>
        </w:r>
      </w:ins>
      <w:ins w:id="6204" w:author="Britt Collins" w:date="2021-10-06T12:41:00Z">
        <w:r>
          <w:rPr>
            <w:rFonts w:ascii="Times New Roman" w:hAnsi="Times New Roman"/>
            <w:sz w:val="24"/>
            <w:szCs w:val="24"/>
          </w:rPr>
          <w:t>,”</w:t>
        </w:r>
      </w:ins>
      <w:ins w:id="6205" w:author="Britt Collins" w:date="2021-09-30T14:58:00Z">
        <w:r w:rsidR="006F31F6" w:rsidRPr="000B0CC8">
          <w:rPr>
            <w:rFonts w:ascii="Times New Roman" w:hAnsi="Times New Roman"/>
            <w:sz w:val="24"/>
            <w:szCs w:val="24"/>
          </w:rPr>
          <w:t xml:space="preserve"> </w:t>
        </w:r>
      </w:ins>
      <w:ins w:id="6206" w:author="Britt Collins" w:date="2021-10-06T12:42:00Z">
        <w:r>
          <w:rPr>
            <w:rFonts w:ascii="Times New Roman" w:hAnsi="Times New Roman"/>
            <w:sz w:val="24"/>
            <w:szCs w:val="24"/>
          </w:rPr>
          <w:t xml:space="preserve">said </w:t>
        </w:r>
      </w:ins>
      <w:ins w:id="6207" w:author="Britt Collins" w:date="2021-09-30T14:58:00Z">
        <w:r w:rsidR="006F31F6" w:rsidRPr="000B0CC8">
          <w:rPr>
            <w:rFonts w:ascii="Times New Roman" w:hAnsi="Times New Roman"/>
            <w:sz w:val="24"/>
            <w:szCs w:val="24"/>
          </w:rPr>
          <w:t>the male nurse</w:t>
        </w:r>
      </w:ins>
      <w:ins w:id="6208" w:author="Britt Collins" w:date="2021-10-06T12:42:00Z">
        <w:r w:rsidRPr="008B0D33">
          <w:rPr>
            <w:rFonts w:ascii="Times New Roman" w:hAnsi="Times New Roman"/>
            <w:b/>
            <w:sz w:val="24"/>
            <w:szCs w:val="24"/>
            <w:rPrChange w:id="6209" w:author="Britt Collins" w:date="2021-10-06T12:48:00Z">
              <w:rPr>
                <w:rFonts w:ascii="Times New Roman" w:hAnsi="Times New Roman"/>
                <w:sz w:val="24"/>
                <w:szCs w:val="24"/>
              </w:rPr>
            </w:rPrChange>
          </w:rPr>
          <w:t xml:space="preserve">, </w:t>
        </w:r>
      </w:ins>
      <w:ins w:id="6210" w:author="Britt Collins" w:date="2021-10-06T12:47:00Z">
        <w:r w:rsidRPr="008B0D33">
          <w:rPr>
            <w:rFonts w:ascii="Times New Roman" w:hAnsi="Times New Roman"/>
            <w:b/>
            <w:sz w:val="24"/>
            <w:szCs w:val="24"/>
            <w:rPrChange w:id="6211" w:author="Britt Collins" w:date="2021-10-06T12:48:00Z">
              <w:rPr>
                <w:rFonts w:ascii="Times New Roman" w:hAnsi="Times New Roman"/>
                <w:sz w:val="24"/>
                <w:szCs w:val="24"/>
              </w:rPr>
            </w:rPrChange>
          </w:rPr>
          <w:t>silvery-haired, square-jawed and stocky</w:t>
        </w:r>
      </w:ins>
      <w:ins w:id="6212" w:author="Britt Collins" w:date="2021-10-06T12:48:00Z">
        <w:r w:rsidRPr="008B0D33">
          <w:rPr>
            <w:rFonts w:ascii="Times New Roman" w:hAnsi="Times New Roman"/>
            <w:b/>
            <w:sz w:val="24"/>
            <w:szCs w:val="24"/>
            <w:rPrChange w:id="6213" w:author="Britt Collins" w:date="2021-10-06T12:48:00Z">
              <w:rPr>
                <w:rFonts w:ascii="Times New Roman" w:hAnsi="Times New Roman"/>
                <w:sz w:val="24"/>
                <w:szCs w:val="24"/>
              </w:rPr>
            </w:rPrChange>
          </w:rPr>
          <w:t>, tried to make light of the situation</w:t>
        </w:r>
      </w:ins>
      <w:ins w:id="6214" w:author="Britt Collins" w:date="2021-09-30T14:58:00Z">
        <w:r w:rsidR="006F31F6" w:rsidRPr="000B0CC8">
          <w:rPr>
            <w:rFonts w:ascii="Times New Roman" w:hAnsi="Times New Roman"/>
            <w:sz w:val="24"/>
            <w:szCs w:val="24"/>
          </w:rPr>
          <w:t xml:space="preserve">. Out the corner of my eye I could see </w:t>
        </w:r>
      </w:ins>
      <w:ins w:id="6215" w:author="Britt Collins" w:date="2021-10-06T12:49:00Z">
        <w:r>
          <w:rPr>
            <w:rFonts w:ascii="Times New Roman" w:hAnsi="Times New Roman"/>
            <w:sz w:val="24"/>
            <w:szCs w:val="24"/>
          </w:rPr>
          <w:t>him</w:t>
        </w:r>
      </w:ins>
      <w:ins w:id="6216" w:author="Britt Collins" w:date="2021-09-30T14:58:00Z">
        <w:r w:rsidR="006F31F6" w:rsidRPr="000B0CC8">
          <w:rPr>
            <w:rFonts w:ascii="Times New Roman" w:hAnsi="Times New Roman"/>
            <w:sz w:val="24"/>
            <w:szCs w:val="24"/>
          </w:rPr>
          <w:t xml:space="preserv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another patient had too.</w:t>
        </w:r>
      </w:ins>
    </w:p>
    <w:p w14:paraId="7123D90A" w14:textId="4CC0610C" w:rsidR="006F31F6" w:rsidRPr="000B0CC8" w:rsidRDefault="006F31F6">
      <w:pPr>
        <w:spacing w:line="480" w:lineRule="auto"/>
        <w:ind w:left="-5" w:right="15" w:firstLine="725"/>
        <w:rPr>
          <w:ins w:id="6217" w:author="Britt Collins" w:date="2021-09-30T14:58:00Z"/>
          <w:rFonts w:ascii="Times New Roman" w:hAnsi="Times New Roman"/>
          <w:sz w:val="24"/>
          <w:szCs w:val="24"/>
        </w:rPr>
        <w:pPrChange w:id="6218" w:author="Britt Collins" w:date="2021-10-06T12:50:00Z">
          <w:pPr>
            <w:ind w:left="-5" w:right="15"/>
          </w:pPr>
        </w:pPrChange>
      </w:pPr>
      <w:ins w:id="6219" w:author="Britt Collins" w:date="2021-09-30T14:58:00Z">
        <w:r w:rsidRPr="000B0CC8">
          <w:rPr>
            <w:rFonts w:ascii="Times New Roman" w:hAnsi="Times New Roman"/>
            <w:sz w:val="24"/>
            <w:szCs w:val="24"/>
          </w:rPr>
          <w:t>There was a lot of commotion from the people surrounding the bed next door. My situation was clearly nothing compar</w:t>
        </w:r>
      </w:ins>
      <w:ins w:id="6220" w:author="Britt Collins" w:date="2021-10-06T12:50:00Z">
        <w:r w:rsidR="002E00AF">
          <w:rPr>
            <w:rFonts w:ascii="Times New Roman" w:hAnsi="Times New Roman"/>
            <w:sz w:val="24"/>
            <w:szCs w:val="24"/>
          </w:rPr>
          <w:t>ed</w:t>
        </w:r>
      </w:ins>
      <w:ins w:id="6221" w:author="Britt Collins" w:date="2021-09-30T14:58:00Z">
        <w:r w:rsidRPr="000B0CC8">
          <w:rPr>
            <w:rFonts w:ascii="Times New Roman" w:hAnsi="Times New Roman"/>
            <w:sz w:val="24"/>
            <w:szCs w:val="24"/>
          </w:rPr>
          <w:t xml:space="preserve"> to hers. I gathered from the conversation, my neighbour was a young party goer. She had inadvertently overdosed. The family was present, offering a prayer. Initially, it wasn’t looking good. The noise from next door was drowned out by the discomforting pain originating from my bladder. I swung my legs to the side of the bed, grabbed my mobile IV unit and flung the curtains open. I located the bathroom, looked inside and admired its many mirrors. Like an inquisitive child, I stared at myself</w:t>
        </w:r>
      </w:ins>
      <w:ins w:id="6222" w:author="Britt Collins" w:date="2021-10-06T12:51:00Z">
        <w:r w:rsidR="002E00AF">
          <w:rPr>
            <w:rFonts w:ascii="Times New Roman" w:hAnsi="Times New Roman"/>
            <w:sz w:val="24"/>
            <w:szCs w:val="24"/>
          </w:rPr>
          <w:t xml:space="preserve"> and</w:t>
        </w:r>
      </w:ins>
      <w:ins w:id="6223" w:author="Britt Collins" w:date="2021-09-30T14:58:00Z">
        <w:r w:rsidRPr="000B0CC8">
          <w:rPr>
            <w:rFonts w:ascii="Times New Roman" w:hAnsi="Times New Roman"/>
            <w:sz w:val="24"/>
            <w:szCs w:val="24"/>
          </w:rPr>
          <w:t xml:space="preserve"> noticed the plaster on my bloody chin. My glasses look slightly damaged. As I suspected, my jaw was skewed. My teeth appeared to look okay, which was a relief.</w:t>
        </w:r>
      </w:ins>
    </w:p>
    <w:p w14:paraId="074A5357" w14:textId="4EC95046" w:rsidR="006F31F6" w:rsidRPr="000B0CC8" w:rsidRDefault="006F31F6">
      <w:pPr>
        <w:spacing w:line="480" w:lineRule="auto"/>
        <w:ind w:left="-5" w:right="15" w:firstLine="725"/>
        <w:rPr>
          <w:ins w:id="6224" w:author="Britt Collins" w:date="2021-09-30T14:58:00Z"/>
          <w:rFonts w:ascii="Times New Roman" w:hAnsi="Times New Roman"/>
          <w:sz w:val="24"/>
          <w:szCs w:val="24"/>
        </w:rPr>
        <w:pPrChange w:id="6225" w:author="Britt Collins" w:date="2021-10-06T12:51:00Z">
          <w:pPr>
            <w:ind w:left="-5" w:right="15"/>
          </w:pPr>
        </w:pPrChange>
      </w:pPr>
      <w:ins w:id="6226" w:author="Britt Collins" w:date="2021-09-30T14:58:00Z">
        <w:r w:rsidRPr="000B0CC8">
          <w:rPr>
            <w:rFonts w:ascii="Times New Roman" w:hAnsi="Times New Roman"/>
            <w:sz w:val="24"/>
            <w:szCs w:val="24"/>
          </w:rPr>
          <w:t xml:space="preserve">I made my way back to bed and lay </w:t>
        </w:r>
      </w:ins>
      <w:ins w:id="6227" w:author="Britt Collins" w:date="2021-10-06T12:52:00Z">
        <w:r w:rsidR="002E00AF">
          <w:rPr>
            <w:rFonts w:ascii="Times New Roman" w:hAnsi="Times New Roman"/>
            <w:sz w:val="24"/>
            <w:szCs w:val="24"/>
          </w:rPr>
          <w:t>there</w:t>
        </w:r>
      </w:ins>
      <w:ins w:id="6228" w:author="Britt Collins" w:date="2021-09-30T14:58:00Z">
        <w:r w:rsidRPr="000B0CC8">
          <w:rPr>
            <w:rFonts w:ascii="Times New Roman" w:hAnsi="Times New Roman"/>
            <w:sz w:val="24"/>
            <w:szCs w:val="24"/>
          </w:rPr>
          <w:t>. I was tired, but the commotion from next door and the pain from my injuries was keeping me awake. I heard the cries of relief from the family as my next-door neighbour woke from her drug</w:t>
        </w:r>
      </w:ins>
      <w:ins w:id="6229" w:author="Britt Collins" w:date="2021-10-06T12:52:00Z">
        <w:r w:rsidR="002E00AF">
          <w:rPr>
            <w:rFonts w:ascii="Times New Roman" w:hAnsi="Times New Roman"/>
            <w:sz w:val="24"/>
            <w:szCs w:val="24"/>
          </w:rPr>
          <w:t>-</w:t>
        </w:r>
      </w:ins>
      <w:ins w:id="6230" w:author="Britt Collins" w:date="2021-09-30T14:58:00Z">
        <w:r w:rsidRPr="000B0CC8">
          <w:rPr>
            <w:rFonts w:ascii="Times New Roman" w:hAnsi="Times New Roman"/>
            <w:sz w:val="24"/>
            <w:szCs w:val="24"/>
          </w:rPr>
          <w:t xml:space="preserve">induced slumber. It was only the pain that was now keeping me awake. </w:t>
        </w:r>
      </w:ins>
      <w:ins w:id="6231" w:author="Britt Collins" w:date="2021-10-06T12:52:00Z">
        <w:r w:rsidR="002E00AF">
          <w:rPr>
            <w:rFonts w:ascii="Times New Roman" w:hAnsi="Times New Roman"/>
            <w:sz w:val="24"/>
            <w:szCs w:val="24"/>
          </w:rPr>
          <w:t>After a while</w:t>
        </w:r>
      </w:ins>
      <w:ins w:id="6232" w:author="Britt Collins" w:date="2021-09-30T14:58:00Z">
        <w:r w:rsidRPr="000B0CC8">
          <w:rPr>
            <w:rFonts w:ascii="Times New Roman" w:hAnsi="Times New Roman"/>
            <w:sz w:val="24"/>
            <w:szCs w:val="24"/>
          </w:rPr>
          <w:t>, I passed out. The hospital became enshrined in light as dawn broke. This angelic call made me stir and wince as I tried to open my eyes. The pain immediately returned. I was rested, but tired, tired of being in this hospital bed. I wanted to be back home. I knew my flatmate Becs would be worried.</w:t>
        </w:r>
      </w:ins>
    </w:p>
    <w:p w14:paraId="7A4538C1" w14:textId="77777777" w:rsidR="002E00AF" w:rsidRDefault="002E00AF" w:rsidP="002E00AF">
      <w:pPr>
        <w:spacing w:line="480" w:lineRule="auto"/>
        <w:ind w:left="-5" w:right="15" w:firstLine="725"/>
        <w:rPr>
          <w:ins w:id="6233" w:author="Britt Collins" w:date="2021-10-06T12:53:00Z"/>
          <w:rFonts w:ascii="Times New Roman" w:hAnsi="Times New Roman"/>
          <w:sz w:val="24"/>
          <w:szCs w:val="24"/>
        </w:rPr>
      </w:pPr>
      <w:ins w:id="6234" w:author="Britt Collins" w:date="2021-10-06T12:53:00Z">
        <w:r>
          <w:rPr>
            <w:rFonts w:ascii="Times New Roman" w:hAnsi="Times New Roman"/>
            <w:sz w:val="24"/>
            <w:szCs w:val="24"/>
          </w:rPr>
          <w:t xml:space="preserve">The silver-haired </w:t>
        </w:r>
      </w:ins>
      <w:ins w:id="6235" w:author="Britt Collins" w:date="2021-09-30T14:58:00Z">
        <w:r w:rsidR="006F31F6" w:rsidRPr="000B0CC8">
          <w:rPr>
            <w:rFonts w:ascii="Times New Roman" w:hAnsi="Times New Roman"/>
            <w:sz w:val="24"/>
            <w:szCs w:val="24"/>
          </w:rPr>
          <w:t xml:space="preserve">male nurse </w:t>
        </w:r>
      </w:ins>
      <w:ins w:id="6236" w:author="Britt Collins" w:date="2021-10-06T12:53:00Z">
        <w:r>
          <w:rPr>
            <w:rFonts w:ascii="Times New Roman" w:hAnsi="Times New Roman"/>
            <w:sz w:val="24"/>
            <w:szCs w:val="24"/>
          </w:rPr>
          <w:t>re</w:t>
        </w:r>
      </w:ins>
      <w:ins w:id="6237" w:author="Britt Collins" w:date="2021-09-30T14:58:00Z">
        <w:r w:rsidR="006F31F6" w:rsidRPr="000B0CC8">
          <w:rPr>
            <w:rFonts w:ascii="Times New Roman" w:hAnsi="Times New Roman"/>
            <w:sz w:val="24"/>
            <w:szCs w:val="24"/>
          </w:rPr>
          <w:t xml:space="preserve">appeared. </w:t>
        </w:r>
      </w:ins>
      <w:ins w:id="6238" w:author="Britt Collins" w:date="2021-10-06T12:53:00Z">
        <w:r>
          <w:rPr>
            <w:rFonts w:ascii="Times New Roman" w:hAnsi="Times New Roman"/>
            <w:sz w:val="24"/>
            <w:szCs w:val="24"/>
          </w:rPr>
          <w:t>“</w:t>
        </w:r>
      </w:ins>
      <w:ins w:id="6239" w:author="Britt Collins" w:date="2021-09-30T14:58:00Z">
        <w:r w:rsidR="006F31F6" w:rsidRPr="000B0CC8">
          <w:rPr>
            <w:rFonts w:ascii="Times New Roman" w:hAnsi="Times New Roman"/>
            <w:sz w:val="24"/>
            <w:szCs w:val="24"/>
          </w:rPr>
          <w:t>How are you feeling?</w:t>
        </w:r>
      </w:ins>
      <w:ins w:id="6240" w:author="Britt Collins" w:date="2021-10-06T12:53:00Z">
        <w:r>
          <w:rPr>
            <w:rFonts w:ascii="Times New Roman" w:hAnsi="Times New Roman"/>
            <w:sz w:val="24"/>
            <w:szCs w:val="24"/>
          </w:rPr>
          <w:t>”</w:t>
        </w:r>
      </w:ins>
    </w:p>
    <w:p w14:paraId="12E9DA04" w14:textId="77777777" w:rsidR="002E00AF" w:rsidRDefault="006F31F6" w:rsidP="002E00AF">
      <w:pPr>
        <w:spacing w:line="480" w:lineRule="auto"/>
        <w:ind w:left="-5" w:right="15" w:firstLine="725"/>
        <w:rPr>
          <w:ins w:id="6241" w:author="Britt Collins" w:date="2021-10-06T12:53:00Z"/>
          <w:rFonts w:ascii="Times New Roman" w:hAnsi="Times New Roman"/>
          <w:sz w:val="24"/>
          <w:szCs w:val="24"/>
        </w:rPr>
      </w:pPr>
      <w:ins w:id="6242" w:author="Britt Collins" w:date="2021-09-30T14:58:00Z">
        <w:r w:rsidRPr="000B0CC8">
          <w:rPr>
            <w:rFonts w:ascii="Times New Roman" w:hAnsi="Times New Roman"/>
            <w:sz w:val="24"/>
            <w:szCs w:val="24"/>
          </w:rPr>
          <w:t xml:space="preserve">Given my desperation for a reprieve, I enthusiastically </w:t>
        </w:r>
      </w:ins>
      <w:ins w:id="6243" w:author="Britt Collins" w:date="2021-10-06T12:53:00Z">
        <w:r w:rsidR="002E00AF">
          <w:rPr>
            <w:rFonts w:ascii="Times New Roman" w:hAnsi="Times New Roman"/>
            <w:sz w:val="24"/>
            <w:szCs w:val="24"/>
          </w:rPr>
          <w:t>said,</w:t>
        </w:r>
      </w:ins>
      <w:ins w:id="6244" w:author="Britt Collins" w:date="2021-09-30T14:58:00Z">
        <w:r w:rsidRPr="000B0CC8">
          <w:rPr>
            <w:rFonts w:ascii="Times New Roman" w:hAnsi="Times New Roman"/>
            <w:sz w:val="24"/>
            <w:szCs w:val="24"/>
          </w:rPr>
          <w:t xml:space="preserve"> </w:t>
        </w:r>
      </w:ins>
      <w:ins w:id="6245" w:author="Britt Collins" w:date="2021-10-06T12:53:00Z">
        <w:r w:rsidR="002E00AF">
          <w:rPr>
            <w:rFonts w:ascii="Times New Roman" w:hAnsi="Times New Roman"/>
            <w:sz w:val="24"/>
            <w:szCs w:val="24"/>
          </w:rPr>
          <w:t>“N</w:t>
        </w:r>
      </w:ins>
      <w:ins w:id="6246" w:author="Britt Collins" w:date="2021-09-30T14:58:00Z">
        <w:r w:rsidRPr="000B0CC8">
          <w:rPr>
            <w:rFonts w:ascii="Times New Roman" w:hAnsi="Times New Roman"/>
            <w:sz w:val="24"/>
            <w:szCs w:val="24"/>
          </w:rPr>
          <w:t>ever better.</w:t>
        </w:r>
      </w:ins>
      <w:ins w:id="6247" w:author="Britt Collins" w:date="2021-10-06T12:53:00Z">
        <w:r w:rsidR="002E00AF">
          <w:rPr>
            <w:rFonts w:ascii="Times New Roman" w:hAnsi="Times New Roman"/>
            <w:sz w:val="24"/>
            <w:szCs w:val="24"/>
          </w:rPr>
          <w:t>”</w:t>
        </w:r>
      </w:ins>
      <w:ins w:id="6248" w:author="Britt Collins" w:date="2021-09-30T14:58:00Z">
        <w:r w:rsidRPr="000B0CC8">
          <w:rPr>
            <w:rFonts w:ascii="Times New Roman" w:hAnsi="Times New Roman"/>
            <w:sz w:val="24"/>
            <w:szCs w:val="24"/>
          </w:rPr>
          <w:t xml:space="preserve"> </w:t>
        </w:r>
      </w:ins>
    </w:p>
    <w:p w14:paraId="21AF5151" w14:textId="77777777" w:rsidR="002E00AF" w:rsidRDefault="002E00AF" w:rsidP="002E00AF">
      <w:pPr>
        <w:spacing w:line="480" w:lineRule="auto"/>
        <w:ind w:left="-5" w:right="15" w:firstLine="725"/>
        <w:rPr>
          <w:ins w:id="6249" w:author="Britt Collins" w:date="2021-10-06T12:54:00Z"/>
          <w:rFonts w:ascii="Times New Roman" w:hAnsi="Times New Roman"/>
          <w:sz w:val="24"/>
          <w:szCs w:val="24"/>
        </w:rPr>
      </w:pPr>
      <w:ins w:id="6250" w:author="Britt Collins" w:date="2021-10-06T12:54:00Z">
        <w:r>
          <w:rPr>
            <w:rFonts w:ascii="Times New Roman" w:hAnsi="Times New Roman"/>
            <w:sz w:val="24"/>
            <w:szCs w:val="24"/>
          </w:rPr>
          <w:t>After</w:t>
        </w:r>
      </w:ins>
      <w:ins w:id="6251" w:author="Britt Collins" w:date="2021-09-30T14:58:00Z">
        <w:r w:rsidR="006F31F6" w:rsidRPr="000B0CC8">
          <w:rPr>
            <w:rFonts w:ascii="Times New Roman" w:hAnsi="Times New Roman"/>
            <w:sz w:val="24"/>
            <w:szCs w:val="24"/>
          </w:rPr>
          <w:t xml:space="preserve"> ask</w:t>
        </w:r>
      </w:ins>
      <w:ins w:id="6252" w:author="Britt Collins" w:date="2021-10-06T12:54:00Z">
        <w:r>
          <w:rPr>
            <w:rFonts w:ascii="Times New Roman" w:hAnsi="Times New Roman"/>
            <w:sz w:val="24"/>
            <w:szCs w:val="24"/>
          </w:rPr>
          <w:t>ing</w:t>
        </w:r>
      </w:ins>
      <w:ins w:id="6253" w:author="Britt Collins" w:date="2021-09-30T14:58:00Z">
        <w:r w:rsidR="006F31F6" w:rsidRPr="000B0CC8">
          <w:rPr>
            <w:rFonts w:ascii="Times New Roman" w:hAnsi="Times New Roman"/>
            <w:sz w:val="24"/>
            <w:szCs w:val="24"/>
          </w:rPr>
          <w:t xml:space="preserve"> a few general questions about my health</w:t>
        </w:r>
      </w:ins>
      <w:ins w:id="6254" w:author="Britt Collins" w:date="2021-10-06T12:54:00Z">
        <w:r>
          <w:rPr>
            <w:rFonts w:ascii="Times New Roman" w:hAnsi="Times New Roman"/>
            <w:sz w:val="24"/>
            <w:szCs w:val="24"/>
          </w:rPr>
          <w:t>, he handed me a</w:t>
        </w:r>
      </w:ins>
      <w:ins w:id="6255" w:author="Britt Collins" w:date="2021-09-30T14:58:00Z">
        <w:r w:rsidR="006F31F6" w:rsidRPr="000B0CC8">
          <w:rPr>
            <w:rFonts w:ascii="Times New Roman" w:hAnsi="Times New Roman"/>
            <w:sz w:val="24"/>
            <w:szCs w:val="24"/>
          </w:rPr>
          <w:t xml:space="preserve"> discharge form and pen</w:t>
        </w:r>
      </w:ins>
      <w:ins w:id="6256" w:author="Britt Collins" w:date="2021-10-06T12:54:00Z">
        <w:r>
          <w:rPr>
            <w:rFonts w:ascii="Times New Roman" w:hAnsi="Times New Roman"/>
            <w:sz w:val="24"/>
            <w:szCs w:val="24"/>
          </w:rPr>
          <w:t>. “</w:t>
        </w:r>
      </w:ins>
      <w:ins w:id="6257" w:author="Britt Collins" w:date="2021-09-30T14:58:00Z">
        <w:r w:rsidR="006F31F6" w:rsidRPr="000B0CC8">
          <w:rPr>
            <w:rFonts w:ascii="Times New Roman" w:hAnsi="Times New Roman"/>
            <w:sz w:val="24"/>
            <w:szCs w:val="24"/>
          </w:rPr>
          <w:t xml:space="preserve">Right, sign here and you’re good to </w:t>
        </w:r>
      </w:ins>
      <w:ins w:id="6258" w:author="Britt Collins" w:date="2021-10-06T12:54:00Z">
        <w:r>
          <w:rPr>
            <w:rFonts w:ascii="Times New Roman" w:hAnsi="Times New Roman"/>
            <w:sz w:val="24"/>
            <w:szCs w:val="24"/>
          </w:rPr>
          <w:t>go.”</w:t>
        </w:r>
      </w:ins>
      <w:ins w:id="6259" w:author="Britt Collins" w:date="2021-09-30T14:58:00Z">
        <w:r w:rsidR="006F31F6" w:rsidRPr="000B0CC8">
          <w:rPr>
            <w:rFonts w:ascii="Times New Roman" w:hAnsi="Times New Roman"/>
            <w:sz w:val="24"/>
            <w:szCs w:val="24"/>
          </w:rPr>
          <w:t xml:space="preserve"> </w:t>
        </w:r>
      </w:ins>
    </w:p>
    <w:p w14:paraId="004B871D" w14:textId="77777777" w:rsidR="002E00AF" w:rsidRDefault="006F31F6" w:rsidP="002E00AF">
      <w:pPr>
        <w:spacing w:line="480" w:lineRule="auto"/>
        <w:ind w:left="-5" w:right="15" w:firstLine="725"/>
        <w:rPr>
          <w:ins w:id="6260" w:author="Britt Collins" w:date="2021-10-06T12:57:00Z"/>
          <w:rFonts w:ascii="Times New Roman" w:hAnsi="Times New Roman"/>
          <w:sz w:val="24"/>
          <w:szCs w:val="24"/>
        </w:rPr>
      </w:pPr>
      <w:ins w:id="6261" w:author="Britt Collins" w:date="2021-09-30T14:58:00Z">
        <w:r w:rsidRPr="000B0CC8">
          <w:rPr>
            <w:rFonts w:ascii="Times New Roman" w:hAnsi="Times New Roman"/>
            <w:sz w:val="24"/>
            <w:szCs w:val="24"/>
          </w:rPr>
          <w:lastRenderedPageBreak/>
          <w:t>I was shocked</w:t>
        </w:r>
      </w:ins>
      <w:ins w:id="6262" w:author="Britt Collins" w:date="2021-10-06T12:56:00Z">
        <w:r w:rsidR="002E00AF">
          <w:rPr>
            <w:rFonts w:ascii="Times New Roman" w:hAnsi="Times New Roman"/>
            <w:sz w:val="24"/>
            <w:szCs w:val="24"/>
          </w:rPr>
          <w:t xml:space="preserve"> that</w:t>
        </w:r>
      </w:ins>
      <w:ins w:id="6263" w:author="Britt Collins" w:date="2021-09-30T14:58:00Z">
        <w:r w:rsidRPr="000B0CC8">
          <w:rPr>
            <w:rFonts w:ascii="Times New Roman" w:hAnsi="Times New Roman"/>
            <w:sz w:val="24"/>
            <w:szCs w:val="24"/>
          </w:rPr>
          <w:t xml:space="preserve"> I </w:t>
        </w:r>
      </w:ins>
      <w:ins w:id="6264" w:author="Britt Collins" w:date="2021-10-06T12:56:00Z">
        <w:r w:rsidR="002E00AF">
          <w:rPr>
            <w:rFonts w:ascii="Times New Roman" w:hAnsi="Times New Roman"/>
            <w:sz w:val="24"/>
            <w:szCs w:val="24"/>
          </w:rPr>
          <w:t>could</w:t>
        </w:r>
      </w:ins>
      <w:ins w:id="6265" w:author="Britt Collins" w:date="2021-09-30T14:58:00Z">
        <w:r w:rsidRPr="000B0CC8">
          <w:rPr>
            <w:rFonts w:ascii="Times New Roman" w:hAnsi="Times New Roman"/>
            <w:sz w:val="24"/>
            <w:szCs w:val="24"/>
          </w:rPr>
          <w:t xml:space="preserve"> </w:t>
        </w:r>
      </w:ins>
      <w:ins w:id="6266" w:author="Britt Collins" w:date="2021-10-06T12:56:00Z">
        <w:r w:rsidR="002E00AF">
          <w:rPr>
            <w:rFonts w:ascii="Times New Roman" w:hAnsi="Times New Roman"/>
            <w:sz w:val="24"/>
            <w:szCs w:val="24"/>
          </w:rPr>
          <w:t xml:space="preserve">leave. </w:t>
        </w:r>
      </w:ins>
      <w:ins w:id="6267" w:author="Britt Collins" w:date="2021-09-30T14:58:00Z">
        <w:r w:rsidRPr="000B0CC8">
          <w:rPr>
            <w:rFonts w:ascii="Times New Roman" w:hAnsi="Times New Roman"/>
            <w:sz w:val="24"/>
            <w:szCs w:val="24"/>
          </w:rPr>
          <w:t>Moments later</w:t>
        </w:r>
      </w:ins>
      <w:ins w:id="6268" w:author="Britt Collins" w:date="2021-10-06T12:56:00Z">
        <w:r w:rsidR="002E00AF">
          <w:rPr>
            <w:rFonts w:ascii="Times New Roman" w:hAnsi="Times New Roman"/>
            <w:sz w:val="24"/>
            <w:szCs w:val="24"/>
          </w:rPr>
          <w:t>,</w:t>
        </w:r>
      </w:ins>
      <w:ins w:id="6269" w:author="Britt Collins" w:date="2021-09-30T14:58:00Z">
        <w:r w:rsidRPr="000B0CC8">
          <w:rPr>
            <w:rFonts w:ascii="Times New Roman" w:hAnsi="Times New Roman"/>
            <w:sz w:val="24"/>
            <w:szCs w:val="24"/>
          </w:rPr>
          <w:t xml:space="preserve"> the nurse returned with my worldly possessions</w:t>
        </w:r>
      </w:ins>
      <w:ins w:id="6270" w:author="Britt Collins" w:date="2021-10-06T12:56:00Z">
        <w:r w:rsidR="002E00AF">
          <w:rPr>
            <w:rFonts w:ascii="Times New Roman" w:hAnsi="Times New Roman"/>
            <w:sz w:val="24"/>
            <w:szCs w:val="24"/>
          </w:rPr>
          <w:t xml:space="preserve"> and dirty, bloodied clothes.</w:t>
        </w:r>
      </w:ins>
      <w:ins w:id="6271" w:author="Britt Collins" w:date="2021-09-30T14:58:00Z">
        <w:r w:rsidRPr="000B0CC8">
          <w:rPr>
            <w:rFonts w:ascii="Times New Roman" w:hAnsi="Times New Roman"/>
            <w:sz w:val="24"/>
            <w:szCs w:val="24"/>
          </w:rPr>
          <w:t xml:space="preserve"> I changed and attempted to walk to the reception area. I could hear the clop of my hard-soled shoes on the bare hospital floor</w:t>
        </w:r>
      </w:ins>
      <w:ins w:id="6272" w:author="Britt Collins" w:date="2021-10-06T12:57:00Z">
        <w:r w:rsidR="002E00AF">
          <w:rPr>
            <w:rFonts w:ascii="Times New Roman" w:hAnsi="Times New Roman"/>
            <w:sz w:val="24"/>
            <w:szCs w:val="24"/>
          </w:rPr>
          <w:t>.</w:t>
        </w:r>
      </w:ins>
    </w:p>
    <w:p w14:paraId="4BFFC0F4" w14:textId="730A2C58" w:rsidR="006F31F6" w:rsidRPr="000B0CC8" w:rsidRDefault="006F31F6">
      <w:pPr>
        <w:spacing w:line="480" w:lineRule="auto"/>
        <w:ind w:left="-5" w:right="15" w:firstLine="725"/>
        <w:rPr>
          <w:ins w:id="6273" w:author="Britt Collins" w:date="2021-09-30T14:58:00Z"/>
          <w:rFonts w:ascii="Times New Roman" w:hAnsi="Times New Roman"/>
          <w:sz w:val="24"/>
          <w:szCs w:val="24"/>
        </w:rPr>
        <w:pPrChange w:id="6274" w:author="Britt Collins" w:date="2021-10-06T12:58:00Z">
          <w:pPr>
            <w:ind w:left="-5" w:right="15"/>
          </w:pPr>
        </w:pPrChange>
      </w:pPr>
      <w:ins w:id="6275" w:author="Britt Collins" w:date="2021-09-30T14:58:00Z">
        <w:r w:rsidRPr="000B0CC8">
          <w:rPr>
            <w:rFonts w:ascii="Times New Roman" w:hAnsi="Times New Roman"/>
            <w:sz w:val="24"/>
            <w:szCs w:val="24"/>
          </w:rPr>
          <w:t xml:space="preserve">The sun made me squint as I approached the large glass door. Once outside the fresh morning air filled my lungs. The alcohol levels in my blood stream had lowered substantially. The hangover, the come-down from excess alcohol consumption, was now </w:t>
        </w:r>
      </w:ins>
      <w:ins w:id="6276" w:author="Britt Collins" w:date="2021-10-06T12:58:00Z">
        <w:r w:rsidR="002E00AF">
          <w:rPr>
            <w:rFonts w:ascii="Times New Roman" w:hAnsi="Times New Roman"/>
            <w:sz w:val="24"/>
            <w:szCs w:val="24"/>
          </w:rPr>
          <w:t>taking</w:t>
        </w:r>
      </w:ins>
      <w:ins w:id="6277" w:author="Britt Collins" w:date="2021-09-30T14:58:00Z">
        <w:r w:rsidRPr="000B0CC8">
          <w:rPr>
            <w:rFonts w:ascii="Times New Roman" w:hAnsi="Times New Roman"/>
            <w:sz w:val="24"/>
            <w:szCs w:val="24"/>
          </w:rPr>
          <w:t xml:space="preserve"> effect. As they say, the more you drink, the more you suffer.</w:t>
        </w:r>
      </w:ins>
      <w:ins w:id="6278" w:author="Britt Collins" w:date="2021-10-06T12:58:00Z">
        <w:r w:rsidR="002E00AF">
          <w:rPr>
            <w:rFonts w:ascii="Times New Roman" w:hAnsi="Times New Roman"/>
            <w:sz w:val="24"/>
            <w:szCs w:val="24"/>
          </w:rPr>
          <w:t xml:space="preserve"> </w:t>
        </w:r>
      </w:ins>
      <w:ins w:id="6279" w:author="Britt Collins" w:date="2021-09-30T14:58:00Z">
        <w:r w:rsidRPr="000B0CC8">
          <w:rPr>
            <w:rFonts w:ascii="Times New Roman" w:hAnsi="Times New Roman"/>
            <w:sz w:val="24"/>
            <w:szCs w:val="24"/>
          </w:rPr>
          <w:t>I hobbled and winced as I walked the streets of Sydney CBD. I was reacting to both the pain of shame and my injuries. I tried to recollect what happened the night before</w:t>
        </w:r>
      </w:ins>
      <w:ins w:id="6280" w:author="Britt Collins" w:date="2021-10-06T13:00:00Z">
        <w:r w:rsidR="002E00AF">
          <w:rPr>
            <w:rFonts w:ascii="Times New Roman" w:hAnsi="Times New Roman"/>
            <w:sz w:val="24"/>
            <w:szCs w:val="24"/>
          </w:rPr>
          <w:t xml:space="preserve">. </w:t>
        </w:r>
      </w:ins>
      <w:ins w:id="6281" w:author="Britt Collins" w:date="2021-09-30T14:58:00Z">
        <w:r w:rsidRPr="000B0CC8">
          <w:rPr>
            <w:rFonts w:ascii="Times New Roman" w:hAnsi="Times New Roman"/>
            <w:sz w:val="24"/>
            <w:szCs w:val="24"/>
          </w:rPr>
          <w:t xml:space="preserve">I could, at best, vaguely recall what happened immediately after the fall. I had an inspired thought. I rummaged through all my pockets like a hungry ferret. I stopped and emptied all possessions from </w:t>
        </w:r>
      </w:ins>
      <w:ins w:id="6282" w:author="Britt Collins" w:date="2021-10-06T13:00:00Z">
        <w:r w:rsidR="002E00AF">
          <w:rPr>
            <w:rFonts w:ascii="Times New Roman" w:hAnsi="Times New Roman"/>
            <w:sz w:val="24"/>
            <w:szCs w:val="24"/>
          </w:rPr>
          <w:t>my</w:t>
        </w:r>
      </w:ins>
      <w:ins w:id="6283" w:author="Britt Collins" w:date="2021-09-30T14:58:00Z">
        <w:r w:rsidRPr="000B0CC8">
          <w:rPr>
            <w:rFonts w:ascii="Times New Roman" w:hAnsi="Times New Roman"/>
            <w:sz w:val="24"/>
            <w:szCs w:val="24"/>
          </w:rPr>
          <w:t xml:space="preserve"> trouser pockets</w:t>
        </w:r>
      </w:ins>
      <w:ins w:id="6284" w:author="Britt Collins" w:date="2021-10-06T13:01:00Z">
        <w:r w:rsidR="005A164B">
          <w:rPr>
            <w:rFonts w:ascii="Times New Roman" w:hAnsi="Times New Roman"/>
            <w:sz w:val="24"/>
            <w:szCs w:val="24"/>
          </w:rPr>
          <w:t xml:space="preserve"> and pulled out</w:t>
        </w:r>
      </w:ins>
      <w:ins w:id="6285" w:author="Britt Collins" w:date="2021-09-30T14:58:00Z">
        <w:r w:rsidRPr="000B0CC8">
          <w:rPr>
            <w:rFonts w:ascii="Times New Roman" w:hAnsi="Times New Roman"/>
            <w:sz w:val="24"/>
            <w:szCs w:val="24"/>
          </w:rPr>
          <w:t xml:space="preserve"> </w:t>
        </w:r>
      </w:ins>
      <w:ins w:id="6286" w:author="Britt Collins" w:date="2021-10-06T13:01:00Z">
        <w:r w:rsidR="005A164B">
          <w:rPr>
            <w:rFonts w:ascii="Times New Roman" w:hAnsi="Times New Roman"/>
            <w:sz w:val="24"/>
            <w:szCs w:val="24"/>
          </w:rPr>
          <w:t xml:space="preserve">what looked like </w:t>
        </w:r>
      </w:ins>
      <w:ins w:id="6287" w:author="Britt Collins" w:date="2021-09-30T14:58:00Z">
        <w:r w:rsidRPr="000B0CC8">
          <w:rPr>
            <w:rFonts w:ascii="Times New Roman" w:hAnsi="Times New Roman"/>
            <w:sz w:val="24"/>
            <w:szCs w:val="24"/>
          </w:rPr>
          <w:t xml:space="preserve">a business card. The place name was flamboyantly printed in gold under a laminated exterior. I read the name, Velvet Underground. I got my phone out and Googled it. A strip club. Did I visit there or did I pick up the card as I passed by? I was happier I knew my location between the time I left James Squire, to the time I </w:t>
        </w:r>
      </w:ins>
      <w:ins w:id="6288" w:author="Britt Collins" w:date="2021-10-06T13:02:00Z">
        <w:r w:rsidR="005A164B">
          <w:rPr>
            <w:rFonts w:ascii="Times New Roman" w:hAnsi="Times New Roman"/>
            <w:sz w:val="24"/>
            <w:szCs w:val="24"/>
          </w:rPr>
          <w:t>was put into</w:t>
        </w:r>
      </w:ins>
      <w:ins w:id="6289" w:author="Britt Collins" w:date="2021-09-30T14:58:00Z">
        <w:r w:rsidRPr="000B0CC8">
          <w:rPr>
            <w:rFonts w:ascii="Times New Roman" w:hAnsi="Times New Roman"/>
            <w:sz w:val="24"/>
            <w:szCs w:val="24"/>
          </w:rPr>
          <w:t xml:space="preserve"> the </w:t>
        </w:r>
      </w:ins>
      <w:ins w:id="6290" w:author="Britt Collins" w:date="2021-10-06T13:01:00Z">
        <w:r w:rsidR="005A164B">
          <w:rPr>
            <w:rFonts w:ascii="Times New Roman" w:hAnsi="Times New Roman"/>
            <w:sz w:val="24"/>
            <w:szCs w:val="24"/>
          </w:rPr>
          <w:t>t</w:t>
        </w:r>
      </w:ins>
      <w:ins w:id="6291" w:author="Britt Collins" w:date="2021-09-30T14:58:00Z">
        <w:r w:rsidRPr="000B0CC8">
          <w:rPr>
            <w:rFonts w:ascii="Times New Roman" w:hAnsi="Times New Roman"/>
            <w:sz w:val="24"/>
            <w:szCs w:val="24"/>
          </w:rPr>
          <w:t>axi.</w:t>
        </w:r>
      </w:ins>
    </w:p>
    <w:p w14:paraId="2D9A399E" w14:textId="3B8F0ADE" w:rsidR="006F31F6" w:rsidRPr="000B0CC8" w:rsidRDefault="006F31F6">
      <w:pPr>
        <w:spacing w:line="480" w:lineRule="auto"/>
        <w:ind w:left="-5" w:right="15" w:firstLine="725"/>
        <w:rPr>
          <w:ins w:id="6292" w:author="Britt Collins" w:date="2021-09-30T14:58:00Z"/>
          <w:rFonts w:ascii="Times New Roman" w:hAnsi="Times New Roman"/>
          <w:sz w:val="24"/>
          <w:szCs w:val="24"/>
        </w:rPr>
        <w:pPrChange w:id="6293" w:author="Britt Collins" w:date="2021-10-06T13:02:00Z">
          <w:pPr>
            <w:ind w:left="-5" w:right="15"/>
          </w:pPr>
        </w:pPrChange>
      </w:pPr>
      <w:ins w:id="6294" w:author="Britt Collins" w:date="2021-09-30T14:58:00Z">
        <w:r w:rsidRPr="000B0CC8">
          <w:rPr>
            <w:rFonts w:ascii="Times New Roman" w:hAnsi="Times New Roman"/>
            <w:sz w:val="24"/>
            <w:szCs w:val="24"/>
          </w:rPr>
          <w:t xml:space="preserve">I returned to the Rose Bay flat. The journey from the hospital felt like minutes, such was my pre-occupation with my thoughts. In reality, the walk spanned over </w:t>
        </w:r>
      </w:ins>
      <w:ins w:id="6295" w:author="Britt Collins" w:date="2021-10-06T13:02:00Z">
        <w:r w:rsidR="005A164B">
          <w:rPr>
            <w:rFonts w:ascii="Times New Roman" w:hAnsi="Times New Roman"/>
            <w:sz w:val="24"/>
            <w:szCs w:val="24"/>
          </w:rPr>
          <w:t>two</w:t>
        </w:r>
      </w:ins>
      <w:ins w:id="6296" w:author="Britt Collins" w:date="2021-09-30T14:58:00Z">
        <w:r w:rsidRPr="000B0CC8">
          <w:rPr>
            <w:rFonts w:ascii="Times New Roman" w:hAnsi="Times New Roman"/>
            <w:sz w:val="24"/>
            <w:szCs w:val="24"/>
          </w:rPr>
          <w:t xml:space="preserve"> hours. I collapsed on the sofa in the lounge and stared vacantly at the white ceiling. I realised I was on my own. Where was Becs? I wanted her to know that I was okay. I played out what she would say when she saw me</w:t>
        </w:r>
      </w:ins>
      <w:ins w:id="6297" w:author="Britt Collins" w:date="2021-10-06T13:03:00Z">
        <w:r w:rsidR="005A164B">
          <w:rPr>
            <w:rFonts w:ascii="Times New Roman" w:hAnsi="Times New Roman"/>
            <w:sz w:val="24"/>
            <w:szCs w:val="24"/>
          </w:rPr>
          <w:t>,</w:t>
        </w:r>
      </w:ins>
      <w:ins w:id="6298" w:author="Britt Collins" w:date="2021-09-30T14:58:00Z">
        <w:r w:rsidRPr="000B0CC8">
          <w:rPr>
            <w:rFonts w:ascii="Times New Roman" w:hAnsi="Times New Roman"/>
            <w:sz w:val="24"/>
            <w:szCs w:val="24"/>
          </w:rPr>
          <w:t xml:space="preserve"> </w:t>
        </w:r>
      </w:ins>
      <w:ins w:id="6299" w:author="Britt Collins" w:date="2021-10-06T13:02:00Z">
        <w:r w:rsidR="005A164B">
          <w:rPr>
            <w:rFonts w:ascii="Times New Roman" w:hAnsi="Times New Roman"/>
            <w:sz w:val="24"/>
            <w:szCs w:val="24"/>
          </w:rPr>
          <w:t>“</w:t>
        </w:r>
      </w:ins>
      <w:ins w:id="6300" w:author="Britt Collins" w:date="2021-09-30T14:58:00Z">
        <w:r w:rsidRPr="000B0CC8">
          <w:rPr>
            <w:rFonts w:ascii="Times New Roman" w:hAnsi="Times New Roman"/>
            <w:sz w:val="24"/>
            <w:szCs w:val="24"/>
          </w:rPr>
          <w:t>Where were you last night</w:t>
        </w:r>
      </w:ins>
      <w:ins w:id="6301" w:author="Britt Collins" w:date="2021-10-06T13:02:00Z">
        <w:r w:rsidR="005A164B">
          <w:rPr>
            <w:rFonts w:ascii="Times New Roman" w:hAnsi="Times New Roman"/>
            <w:sz w:val="24"/>
            <w:szCs w:val="24"/>
          </w:rPr>
          <w:t>,</w:t>
        </w:r>
      </w:ins>
      <w:ins w:id="6302" w:author="Britt Collins" w:date="2021-09-30T14:58:00Z">
        <w:r w:rsidRPr="000B0CC8">
          <w:rPr>
            <w:rFonts w:ascii="Times New Roman" w:hAnsi="Times New Roman"/>
            <w:sz w:val="24"/>
            <w:szCs w:val="24"/>
          </w:rPr>
          <w:t xml:space="preserve"> </w:t>
        </w:r>
      </w:ins>
      <w:ins w:id="6303" w:author="Britt Collins" w:date="2021-10-06T13:02:00Z">
        <w:r w:rsidR="005A164B">
          <w:rPr>
            <w:rFonts w:ascii="Times New Roman" w:hAnsi="Times New Roman"/>
            <w:sz w:val="24"/>
            <w:szCs w:val="24"/>
          </w:rPr>
          <w:t>y</w:t>
        </w:r>
      </w:ins>
      <w:ins w:id="6304" w:author="Britt Collins" w:date="2021-09-30T14:58:00Z">
        <w:r w:rsidRPr="000B0CC8">
          <w:rPr>
            <w:rFonts w:ascii="Times New Roman" w:hAnsi="Times New Roman"/>
            <w:sz w:val="24"/>
            <w:szCs w:val="24"/>
          </w:rPr>
          <w:t>ou dirty stopout</w:t>
        </w:r>
      </w:ins>
      <w:ins w:id="6305" w:author="Britt Collins" w:date="2021-10-06T13:02:00Z">
        <w:r w:rsidR="005A164B">
          <w:rPr>
            <w:rFonts w:ascii="Times New Roman" w:hAnsi="Times New Roman"/>
            <w:sz w:val="24"/>
            <w:szCs w:val="24"/>
          </w:rPr>
          <w:t>?”</w:t>
        </w:r>
      </w:ins>
      <w:ins w:id="6306" w:author="Britt Collins" w:date="2021-09-30T14:58:00Z">
        <w:r w:rsidRPr="000B0CC8">
          <w:rPr>
            <w:rFonts w:ascii="Times New Roman" w:hAnsi="Times New Roman"/>
            <w:sz w:val="24"/>
            <w:szCs w:val="24"/>
          </w:rPr>
          <w:t xml:space="preserve"> She</w:t>
        </w:r>
      </w:ins>
      <w:ins w:id="6307" w:author="Britt Collins" w:date="2021-10-06T13:03:00Z">
        <w:r w:rsidR="005A164B">
          <w:rPr>
            <w:rFonts w:ascii="Times New Roman" w:hAnsi="Times New Roman"/>
            <w:sz w:val="24"/>
            <w:szCs w:val="24"/>
          </w:rPr>
          <w:t>’</w:t>
        </w:r>
      </w:ins>
      <w:ins w:id="6308" w:author="Britt Collins" w:date="2021-09-30T14:58:00Z">
        <w:r w:rsidRPr="000B0CC8">
          <w:rPr>
            <w:rFonts w:ascii="Times New Roman" w:hAnsi="Times New Roman"/>
            <w:sz w:val="24"/>
            <w:szCs w:val="24"/>
          </w:rPr>
          <w:t>d be right. I needed a shower and a night spent in the flat for a change. Before then I needed to rest and handle my thoughts I knew I didn't respect myself. I had a problem with drinking. I had been lucky until now. This moment was to bring change in my relationship with alcohol.</w:t>
        </w:r>
      </w:ins>
    </w:p>
    <w:p w14:paraId="10A1283C" w14:textId="28FC5674" w:rsidR="006F31F6" w:rsidRPr="000B0CC8" w:rsidRDefault="006F31F6">
      <w:pPr>
        <w:spacing w:line="480" w:lineRule="auto"/>
        <w:ind w:left="-5" w:right="15" w:firstLine="725"/>
        <w:rPr>
          <w:ins w:id="6309" w:author="Britt Collins" w:date="2021-09-30T14:58:00Z"/>
          <w:rFonts w:ascii="Times New Roman" w:hAnsi="Times New Roman"/>
          <w:sz w:val="24"/>
          <w:szCs w:val="24"/>
        </w:rPr>
        <w:pPrChange w:id="6310" w:author="Britt Collins" w:date="2021-10-06T13:04:00Z">
          <w:pPr>
            <w:ind w:left="-5" w:right="15"/>
          </w:pPr>
        </w:pPrChange>
      </w:pPr>
      <w:ins w:id="6311" w:author="Britt Collins" w:date="2021-09-30T14:58:00Z">
        <w:r w:rsidRPr="000B0CC8">
          <w:rPr>
            <w:rFonts w:ascii="Times New Roman" w:hAnsi="Times New Roman"/>
            <w:sz w:val="24"/>
            <w:szCs w:val="24"/>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designer glasses were looking as sharp as ever. I took photos of my head from various angles to ensure there were no other surprise cuts and bruises. </w:t>
        </w:r>
      </w:ins>
      <w:ins w:id="6312" w:author="Britt Collins" w:date="2021-10-06T13:04:00Z">
        <w:r w:rsidR="005A164B">
          <w:rPr>
            <w:rFonts w:ascii="Times New Roman" w:hAnsi="Times New Roman"/>
            <w:sz w:val="24"/>
            <w:szCs w:val="24"/>
          </w:rPr>
          <w:t>T</w:t>
        </w:r>
      </w:ins>
      <w:ins w:id="6313" w:author="Britt Collins" w:date="2021-09-30T14:58:00Z">
        <w:r w:rsidRPr="000B0CC8">
          <w:rPr>
            <w:rFonts w:ascii="Times New Roman" w:hAnsi="Times New Roman"/>
            <w:sz w:val="24"/>
            <w:szCs w:val="24"/>
          </w:rPr>
          <w:t>he only damage was where I expected it, to my mouth and chin.</w:t>
        </w:r>
      </w:ins>
    </w:p>
    <w:p w14:paraId="1191445D" w14:textId="10E75966" w:rsidR="006F31F6" w:rsidRPr="000B0CC8" w:rsidRDefault="006F31F6">
      <w:pPr>
        <w:spacing w:line="480" w:lineRule="auto"/>
        <w:ind w:left="-5" w:right="15"/>
        <w:rPr>
          <w:ins w:id="6314" w:author="Britt Collins" w:date="2021-09-30T14:58:00Z"/>
          <w:rFonts w:ascii="Times New Roman" w:hAnsi="Times New Roman"/>
          <w:sz w:val="24"/>
          <w:szCs w:val="24"/>
        </w:rPr>
        <w:pPrChange w:id="6315" w:author="Britt Collins" w:date="2021-09-30T15:06:00Z">
          <w:pPr>
            <w:ind w:left="-5" w:right="15"/>
          </w:pPr>
        </w:pPrChange>
      </w:pPr>
      <w:ins w:id="6316" w:author="Britt Collins" w:date="2021-09-30T14:58:00Z">
        <w:r w:rsidRPr="000B0CC8">
          <w:rPr>
            <w:rFonts w:ascii="Times New Roman" w:hAnsi="Times New Roman"/>
            <w:sz w:val="24"/>
            <w:szCs w:val="24"/>
          </w:rPr>
          <w:lastRenderedPageBreak/>
          <w:t xml:space="preserve">My life over the coming weeks and months was </w:t>
        </w:r>
      </w:ins>
      <w:ins w:id="6317" w:author="Britt Collins" w:date="2021-10-06T11:23:00Z">
        <w:r w:rsidR="003974C8">
          <w:rPr>
            <w:rFonts w:ascii="Times New Roman" w:hAnsi="Times New Roman"/>
            <w:sz w:val="24"/>
            <w:szCs w:val="24"/>
          </w:rPr>
          <w:t>painful and dist</w:t>
        </w:r>
      </w:ins>
      <w:ins w:id="6318" w:author="Britt Collins" w:date="2021-10-06T11:24:00Z">
        <w:r w:rsidR="003974C8">
          <w:rPr>
            <w:rFonts w:ascii="Times New Roman" w:hAnsi="Times New Roman"/>
            <w:sz w:val="24"/>
            <w:szCs w:val="24"/>
          </w:rPr>
          <w:t>ressing</w:t>
        </w:r>
      </w:ins>
      <w:ins w:id="6319" w:author="Britt Collins" w:date="2021-09-30T14:58:00Z">
        <w:r w:rsidRPr="000B0CC8">
          <w:rPr>
            <w:rFonts w:ascii="Times New Roman" w:hAnsi="Times New Roman"/>
            <w:sz w:val="24"/>
            <w:szCs w:val="24"/>
          </w:rPr>
          <w:t>. My jaw needed to be examined by a medical professional. A phone call, a bus journey to hospital and an X-</w:t>
        </w:r>
      </w:ins>
      <w:ins w:id="6320" w:author="Britt Collins" w:date="2021-10-06T13:05:00Z">
        <w:r w:rsidR="005A164B">
          <w:rPr>
            <w:rFonts w:ascii="Times New Roman" w:hAnsi="Times New Roman"/>
            <w:sz w:val="24"/>
            <w:szCs w:val="24"/>
          </w:rPr>
          <w:t>r</w:t>
        </w:r>
      </w:ins>
      <w:ins w:id="6321" w:author="Britt Collins" w:date="2021-09-30T14:58:00Z">
        <w:r w:rsidRPr="000B0CC8">
          <w:rPr>
            <w:rFonts w:ascii="Times New Roman" w:hAnsi="Times New Roman"/>
            <w:sz w:val="24"/>
            <w:szCs w:val="24"/>
          </w:rPr>
          <w:t>ay later, all was clear. My lower jaw had nearly broke in half at the chin. The doctor was amazed, she pointed at the X-Ray to show a hair’s breadth of bone holding the jaw together. My teeth ached. I asked the doctor if she could take a look. She recommended I see a dental specialist immediately.</w:t>
        </w:r>
      </w:ins>
    </w:p>
    <w:p w14:paraId="0365B8F3" w14:textId="77777777" w:rsidR="005A164B" w:rsidRDefault="006F31F6" w:rsidP="005A164B">
      <w:pPr>
        <w:spacing w:line="480" w:lineRule="auto"/>
        <w:ind w:left="-5" w:right="15" w:firstLine="725"/>
        <w:rPr>
          <w:ins w:id="6322" w:author="Britt Collins" w:date="2021-10-06T13:06:00Z"/>
          <w:rFonts w:ascii="Times New Roman" w:hAnsi="Times New Roman"/>
          <w:sz w:val="24"/>
          <w:szCs w:val="24"/>
        </w:rPr>
      </w:pPr>
      <w:ins w:id="6323" w:author="Britt Collins" w:date="2021-09-30T14:58:00Z">
        <w:r w:rsidRPr="000B0CC8">
          <w:rPr>
            <w:rFonts w:ascii="Times New Roman" w:hAnsi="Times New Roman"/>
            <w:sz w:val="24"/>
            <w:szCs w:val="24"/>
          </w:rPr>
          <w:t xml:space="preserve">Becs recommended private dentist, </w:t>
        </w:r>
      </w:ins>
      <w:ins w:id="6324" w:author="Britt Collins" w:date="2021-10-06T13:05:00Z">
        <w:r w:rsidR="005A164B">
          <w:rPr>
            <w:rFonts w:ascii="Times New Roman" w:hAnsi="Times New Roman"/>
            <w:sz w:val="24"/>
            <w:szCs w:val="24"/>
          </w:rPr>
          <w:t>which w</w:t>
        </w:r>
      </w:ins>
      <w:ins w:id="6325" w:author="Britt Collins" w:date="2021-10-06T13:06:00Z">
        <w:r w:rsidR="005A164B">
          <w:rPr>
            <w:rFonts w:ascii="Times New Roman" w:hAnsi="Times New Roman"/>
            <w:sz w:val="24"/>
            <w:szCs w:val="24"/>
          </w:rPr>
          <w:t>as</w:t>
        </w:r>
      </w:ins>
      <w:ins w:id="6326" w:author="Britt Collins" w:date="2021-09-30T14:58:00Z">
        <w:r w:rsidRPr="000B0CC8">
          <w:rPr>
            <w:rFonts w:ascii="Times New Roman" w:hAnsi="Times New Roman"/>
            <w:sz w:val="24"/>
            <w:szCs w:val="24"/>
          </w:rPr>
          <w:t xml:space="preserve"> a couple of blocks from </w:t>
        </w:r>
      </w:ins>
      <w:ins w:id="6327" w:author="Britt Collins" w:date="2021-10-06T13:06:00Z">
        <w:r w:rsidR="005A164B">
          <w:rPr>
            <w:rFonts w:ascii="Times New Roman" w:hAnsi="Times New Roman"/>
            <w:sz w:val="24"/>
            <w:szCs w:val="24"/>
          </w:rPr>
          <w:t>our</w:t>
        </w:r>
      </w:ins>
      <w:ins w:id="6328" w:author="Britt Collins" w:date="2021-09-30T14:58:00Z">
        <w:r w:rsidRPr="000B0CC8">
          <w:rPr>
            <w:rFonts w:ascii="Times New Roman" w:hAnsi="Times New Roman"/>
            <w:sz w:val="24"/>
            <w:szCs w:val="24"/>
          </w:rPr>
          <w:t xml:space="preserve"> flat. I booked an emergency appointment and visited the next day. I was warmly welcomed by the receptionist, wife and aide to dentist, Mr Weinstein. </w:t>
        </w:r>
      </w:ins>
      <w:ins w:id="6329" w:author="Britt Collins" w:date="2021-10-06T13:06:00Z">
        <w:r w:rsidR="005A164B">
          <w:rPr>
            <w:rFonts w:ascii="Times New Roman" w:hAnsi="Times New Roman"/>
            <w:sz w:val="24"/>
            <w:szCs w:val="24"/>
          </w:rPr>
          <w:t>“</w:t>
        </w:r>
      </w:ins>
      <w:ins w:id="6330" w:author="Britt Collins" w:date="2021-09-30T14:58:00Z">
        <w:r w:rsidRPr="000B0CC8">
          <w:rPr>
            <w:rFonts w:ascii="Times New Roman" w:hAnsi="Times New Roman"/>
            <w:sz w:val="24"/>
            <w:szCs w:val="24"/>
          </w:rPr>
          <w:t>Do you have health insurance?</w:t>
        </w:r>
      </w:ins>
      <w:ins w:id="6331" w:author="Britt Collins" w:date="2021-10-06T13:06:00Z">
        <w:r w:rsidR="005A164B">
          <w:rPr>
            <w:rFonts w:ascii="Times New Roman" w:hAnsi="Times New Roman"/>
            <w:sz w:val="24"/>
            <w:szCs w:val="24"/>
          </w:rPr>
          <w:t>”</w:t>
        </w:r>
      </w:ins>
      <w:ins w:id="6332" w:author="Britt Collins" w:date="2021-09-30T14:58:00Z">
        <w:r w:rsidRPr="000B0CC8">
          <w:rPr>
            <w:rFonts w:ascii="Times New Roman" w:hAnsi="Times New Roman"/>
            <w:sz w:val="24"/>
            <w:szCs w:val="24"/>
          </w:rPr>
          <w:t xml:space="preserve"> she asked. </w:t>
        </w:r>
      </w:ins>
    </w:p>
    <w:p w14:paraId="0CF870F7" w14:textId="5276C6B0" w:rsidR="006F31F6" w:rsidRPr="000B0CC8" w:rsidRDefault="005A164B">
      <w:pPr>
        <w:spacing w:line="480" w:lineRule="auto"/>
        <w:ind w:left="-5" w:right="15" w:firstLine="725"/>
        <w:rPr>
          <w:ins w:id="6333" w:author="Britt Collins" w:date="2021-09-30T14:58:00Z"/>
          <w:rFonts w:ascii="Times New Roman" w:hAnsi="Times New Roman"/>
          <w:sz w:val="24"/>
          <w:szCs w:val="24"/>
        </w:rPr>
        <w:pPrChange w:id="6334" w:author="Britt Collins" w:date="2021-10-06T13:05:00Z">
          <w:pPr>
            <w:ind w:left="-5" w:right="15"/>
          </w:pPr>
        </w:pPrChange>
      </w:pPr>
      <w:ins w:id="6335" w:author="Britt Collins" w:date="2021-10-06T13:06:00Z">
        <w:r>
          <w:rPr>
            <w:rFonts w:ascii="Times New Roman" w:hAnsi="Times New Roman"/>
            <w:sz w:val="24"/>
            <w:szCs w:val="24"/>
          </w:rPr>
          <w:t>“</w:t>
        </w:r>
      </w:ins>
      <w:ins w:id="6336" w:author="Britt Collins" w:date="2021-09-30T14:58:00Z">
        <w:r w:rsidR="006F31F6" w:rsidRPr="000B0CC8">
          <w:rPr>
            <w:rFonts w:ascii="Times New Roman" w:hAnsi="Times New Roman"/>
            <w:sz w:val="24"/>
            <w:szCs w:val="24"/>
          </w:rPr>
          <w:t>No</w:t>
        </w:r>
      </w:ins>
      <w:ins w:id="6337" w:author="Britt Collins" w:date="2021-10-06T13:06:00Z">
        <w:r>
          <w:rPr>
            <w:rFonts w:ascii="Times New Roman" w:hAnsi="Times New Roman"/>
            <w:sz w:val="24"/>
            <w:szCs w:val="24"/>
          </w:rPr>
          <w:t>,”</w:t>
        </w:r>
      </w:ins>
      <w:ins w:id="6338" w:author="Britt Collins" w:date="2021-09-30T14:58:00Z">
        <w:r w:rsidR="006F31F6" w:rsidRPr="000B0CC8">
          <w:rPr>
            <w:rFonts w:ascii="Times New Roman" w:hAnsi="Times New Roman"/>
            <w:sz w:val="24"/>
            <w:szCs w:val="24"/>
          </w:rPr>
          <w:t xml:space="preserve"> I </w:t>
        </w:r>
      </w:ins>
      <w:ins w:id="6339" w:author="Britt Collins" w:date="2021-10-06T13:06:00Z">
        <w:r>
          <w:rPr>
            <w:rFonts w:ascii="Times New Roman" w:hAnsi="Times New Roman"/>
            <w:sz w:val="24"/>
            <w:szCs w:val="24"/>
          </w:rPr>
          <w:t xml:space="preserve">replied </w:t>
        </w:r>
      </w:ins>
      <w:ins w:id="6340" w:author="Britt Collins" w:date="2021-09-30T14:58:00Z">
        <w:r w:rsidR="006F31F6" w:rsidRPr="000B0CC8">
          <w:rPr>
            <w:rFonts w:ascii="Times New Roman" w:hAnsi="Times New Roman"/>
            <w:sz w:val="24"/>
            <w:szCs w:val="24"/>
          </w:rPr>
          <w:t xml:space="preserve">embarrassingly. </w:t>
        </w:r>
      </w:ins>
      <w:ins w:id="6341" w:author="Britt Collins" w:date="2021-10-06T13:06:00Z">
        <w:r>
          <w:rPr>
            <w:rFonts w:ascii="Times New Roman" w:hAnsi="Times New Roman"/>
            <w:sz w:val="24"/>
            <w:szCs w:val="24"/>
          </w:rPr>
          <w:t>She</w:t>
        </w:r>
      </w:ins>
      <w:ins w:id="6342" w:author="Britt Collins" w:date="2021-09-30T14:58:00Z">
        <w:r w:rsidR="006F31F6" w:rsidRPr="000B0CC8">
          <w:rPr>
            <w:rFonts w:ascii="Times New Roman" w:hAnsi="Times New Roman"/>
            <w:sz w:val="24"/>
            <w:szCs w:val="24"/>
          </w:rPr>
          <w:t xml:space="preserve"> was surprised by my answer. Most Australians had health insurance because of the end</w:t>
        </w:r>
      </w:ins>
      <w:ins w:id="6343" w:author="Britt Collins" w:date="2021-10-06T13:07:00Z">
        <w:r>
          <w:rPr>
            <w:rFonts w:ascii="Times New Roman" w:hAnsi="Times New Roman"/>
            <w:sz w:val="24"/>
            <w:szCs w:val="24"/>
          </w:rPr>
          <w:t>-</w:t>
        </w:r>
      </w:ins>
      <w:ins w:id="6344" w:author="Britt Collins" w:date="2021-09-30T14:58:00Z">
        <w:r w:rsidR="006F31F6" w:rsidRPr="000B0CC8">
          <w:rPr>
            <w:rFonts w:ascii="Times New Roman" w:hAnsi="Times New Roman"/>
            <w:sz w:val="24"/>
            <w:szCs w:val="24"/>
          </w:rPr>
          <w:t>of</w:t>
        </w:r>
      </w:ins>
      <w:ins w:id="6345" w:author="Britt Collins" w:date="2021-10-06T13:07:00Z">
        <w:r>
          <w:rPr>
            <w:rFonts w:ascii="Times New Roman" w:hAnsi="Times New Roman"/>
            <w:sz w:val="24"/>
            <w:szCs w:val="24"/>
          </w:rPr>
          <w:t>-</w:t>
        </w:r>
      </w:ins>
      <w:ins w:id="6346" w:author="Britt Collins" w:date="2021-09-30T14:58:00Z">
        <w:r w:rsidR="006F31F6" w:rsidRPr="000B0CC8">
          <w:rPr>
            <w:rFonts w:ascii="Times New Roman" w:hAnsi="Times New Roman"/>
            <w:sz w:val="24"/>
            <w:szCs w:val="24"/>
          </w:rPr>
          <w:t>year tax benefit it provided. She warned that dental appointments were going to be expensive without health insurance</w:t>
        </w:r>
      </w:ins>
      <w:ins w:id="6347" w:author="Britt Collins" w:date="2021-10-06T13:07:00Z">
        <w:r>
          <w:rPr>
            <w:rFonts w:ascii="Times New Roman" w:hAnsi="Times New Roman"/>
            <w:sz w:val="24"/>
            <w:szCs w:val="24"/>
          </w:rPr>
          <w:t xml:space="preserve"> and told me to take a seat.</w:t>
        </w:r>
      </w:ins>
      <w:ins w:id="6348" w:author="Britt Collins" w:date="2021-09-30T14:58:00Z">
        <w:r w:rsidR="006F31F6" w:rsidRPr="000B0CC8">
          <w:rPr>
            <w:rFonts w:ascii="Times New Roman" w:hAnsi="Times New Roman"/>
            <w:sz w:val="24"/>
            <w:szCs w:val="24"/>
          </w:rPr>
          <w:t xml:space="preserve"> </w:t>
        </w:r>
      </w:ins>
    </w:p>
    <w:p w14:paraId="2942AB34" w14:textId="0B94935D" w:rsidR="005A164B" w:rsidRDefault="006F31F6" w:rsidP="005A164B">
      <w:pPr>
        <w:spacing w:after="10" w:line="480" w:lineRule="auto"/>
        <w:ind w:left="-5" w:right="15" w:firstLine="725"/>
        <w:rPr>
          <w:ins w:id="6349" w:author="Britt Collins" w:date="2021-10-06T13:08:00Z"/>
          <w:rFonts w:ascii="Times New Roman" w:hAnsi="Times New Roman"/>
          <w:sz w:val="24"/>
          <w:szCs w:val="24"/>
        </w:rPr>
      </w:pPr>
      <w:ins w:id="6350" w:author="Britt Collins" w:date="2021-09-30T14:58:00Z">
        <w:r w:rsidRPr="000B0CC8">
          <w:rPr>
            <w:rFonts w:ascii="Times New Roman" w:hAnsi="Times New Roman"/>
            <w:sz w:val="24"/>
            <w:szCs w:val="24"/>
          </w:rPr>
          <w:t>Mr Weinstein</w:t>
        </w:r>
      </w:ins>
      <w:ins w:id="6351" w:author="Britt Collins" w:date="2021-10-06T13:07:00Z">
        <w:r w:rsidR="005A164B">
          <w:rPr>
            <w:rFonts w:ascii="Times New Roman" w:hAnsi="Times New Roman"/>
            <w:sz w:val="24"/>
            <w:szCs w:val="24"/>
          </w:rPr>
          <w:t>, the dentist,</w:t>
        </w:r>
      </w:ins>
      <w:ins w:id="6352" w:author="Britt Collins" w:date="2021-09-30T14:58:00Z">
        <w:r w:rsidRPr="000B0CC8">
          <w:rPr>
            <w:rFonts w:ascii="Times New Roman" w:hAnsi="Times New Roman"/>
            <w:sz w:val="24"/>
            <w:szCs w:val="24"/>
          </w:rPr>
          <w:t xml:space="preserve"> appeared in the waiting room. </w:t>
        </w:r>
      </w:ins>
      <w:ins w:id="6353" w:author="Britt Collins" w:date="2021-10-06T13:09:00Z">
        <w:r w:rsidR="005A164B" w:rsidRPr="00D4356B">
          <w:rPr>
            <w:rFonts w:ascii="Times New Roman" w:hAnsi="Times New Roman"/>
            <w:b/>
            <w:sz w:val="24"/>
            <w:szCs w:val="24"/>
            <w:rPrChange w:id="6354" w:author="Britt Collins" w:date="2021-10-06T13:10:00Z">
              <w:rPr>
                <w:rFonts w:ascii="Times New Roman" w:hAnsi="Times New Roman"/>
                <w:sz w:val="24"/>
                <w:szCs w:val="24"/>
              </w:rPr>
            </w:rPrChange>
          </w:rPr>
          <w:t>The 50-something dental surgeon</w:t>
        </w:r>
        <w:r w:rsidR="005A164B" w:rsidRPr="000B0CC8">
          <w:rPr>
            <w:rFonts w:ascii="Times New Roman" w:hAnsi="Times New Roman"/>
            <w:sz w:val="24"/>
            <w:szCs w:val="24"/>
          </w:rPr>
          <w:t xml:space="preserve"> looked every bit the professional advertised on the plaque that donned the surgery entrance. </w:t>
        </w:r>
      </w:ins>
      <w:ins w:id="6355" w:author="Britt Collins" w:date="2021-10-06T13:08:00Z">
        <w:r w:rsidR="005A164B" w:rsidRPr="005A164B">
          <w:rPr>
            <w:rFonts w:ascii="Times New Roman" w:hAnsi="Times New Roman"/>
            <w:b/>
            <w:sz w:val="24"/>
            <w:szCs w:val="24"/>
            <w:rPrChange w:id="6356" w:author="Britt Collins" w:date="2021-10-06T13:08:00Z">
              <w:rPr>
                <w:rFonts w:ascii="Times New Roman" w:hAnsi="Times New Roman"/>
                <w:sz w:val="24"/>
                <w:szCs w:val="24"/>
              </w:rPr>
            </w:rPrChange>
          </w:rPr>
          <w:t>DESCRIBE HIM IN A SENTENCE</w:t>
        </w:r>
      </w:ins>
      <w:ins w:id="6357" w:author="Britt Collins" w:date="2021-10-06T13:10:00Z">
        <w:r w:rsidR="005A164B">
          <w:rPr>
            <w:rFonts w:ascii="Times New Roman" w:hAnsi="Times New Roman"/>
            <w:b/>
            <w:sz w:val="24"/>
            <w:szCs w:val="24"/>
          </w:rPr>
          <w:t>, but less generically</w:t>
        </w:r>
        <w:r w:rsidR="00D4356B">
          <w:rPr>
            <w:rFonts w:ascii="Times New Roman" w:hAnsi="Times New Roman"/>
            <w:b/>
            <w:sz w:val="24"/>
            <w:szCs w:val="24"/>
          </w:rPr>
          <w:t>.</w:t>
        </w:r>
      </w:ins>
      <w:ins w:id="6358" w:author="Britt Collins" w:date="2021-10-06T13:08:00Z">
        <w:r w:rsidR="005A164B">
          <w:rPr>
            <w:rFonts w:ascii="Times New Roman" w:hAnsi="Times New Roman"/>
            <w:sz w:val="24"/>
            <w:szCs w:val="24"/>
          </w:rPr>
          <w:t xml:space="preserve"> </w:t>
        </w:r>
      </w:ins>
      <w:ins w:id="6359" w:author="Britt Collins" w:date="2021-09-30T14:58:00Z">
        <w:r w:rsidRPr="000B0CC8">
          <w:rPr>
            <w:rFonts w:ascii="Times New Roman" w:hAnsi="Times New Roman"/>
            <w:sz w:val="24"/>
            <w:szCs w:val="24"/>
          </w:rPr>
          <w:t>His positive body language was unusual. It was midday</w:t>
        </w:r>
      </w:ins>
      <w:ins w:id="6360" w:author="Britt Collins" w:date="2021-10-06T13:08:00Z">
        <w:r w:rsidR="005A164B">
          <w:rPr>
            <w:rFonts w:ascii="Times New Roman" w:hAnsi="Times New Roman"/>
            <w:sz w:val="24"/>
            <w:szCs w:val="24"/>
          </w:rPr>
          <w:t xml:space="preserve"> and</w:t>
        </w:r>
      </w:ins>
      <w:ins w:id="6361" w:author="Britt Collins" w:date="2021-10-06T13:09:00Z">
        <w:r w:rsidR="005A164B">
          <w:rPr>
            <w:rFonts w:ascii="Times New Roman" w:hAnsi="Times New Roman"/>
            <w:sz w:val="24"/>
            <w:szCs w:val="24"/>
          </w:rPr>
          <w:t xml:space="preserve"> muggy</w:t>
        </w:r>
      </w:ins>
      <w:ins w:id="6362" w:author="Britt Collins" w:date="2021-09-30T14:58:00Z">
        <w:r w:rsidRPr="000B0CC8">
          <w:rPr>
            <w:rFonts w:ascii="Times New Roman" w:hAnsi="Times New Roman"/>
            <w:sz w:val="24"/>
            <w:szCs w:val="24"/>
          </w:rPr>
          <w:t>. Sweat should have been dripping from his brow and he should have looked stressed.</w:t>
        </w:r>
      </w:ins>
    </w:p>
    <w:p w14:paraId="39F87AB4" w14:textId="77777777" w:rsidR="00D4356B" w:rsidRDefault="005A164B" w:rsidP="00D4356B">
      <w:pPr>
        <w:spacing w:after="10" w:line="480" w:lineRule="auto"/>
        <w:ind w:left="-5" w:right="15" w:firstLine="725"/>
        <w:rPr>
          <w:ins w:id="6363" w:author="Britt Collins" w:date="2021-10-06T13:11:00Z"/>
          <w:rFonts w:ascii="Times New Roman" w:hAnsi="Times New Roman"/>
          <w:sz w:val="24"/>
          <w:szCs w:val="24"/>
        </w:rPr>
      </w:pPr>
      <w:ins w:id="6364" w:author="Britt Collins" w:date="2021-10-06T13:09:00Z">
        <w:r>
          <w:rPr>
            <w:rFonts w:ascii="Times New Roman" w:hAnsi="Times New Roman"/>
            <w:sz w:val="24"/>
            <w:szCs w:val="24"/>
          </w:rPr>
          <w:t>“</w:t>
        </w:r>
      </w:ins>
      <w:ins w:id="6365" w:author="Britt Collins" w:date="2021-09-30T14:58:00Z">
        <w:r w:rsidR="006F31F6" w:rsidRPr="000B0CC8">
          <w:rPr>
            <w:rFonts w:ascii="Times New Roman" w:hAnsi="Times New Roman"/>
            <w:sz w:val="24"/>
            <w:szCs w:val="24"/>
          </w:rPr>
          <w:t>David?</w:t>
        </w:r>
      </w:ins>
      <w:ins w:id="6366" w:author="Britt Collins" w:date="2021-10-06T13:09:00Z">
        <w:r>
          <w:rPr>
            <w:rFonts w:ascii="Times New Roman" w:hAnsi="Times New Roman"/>
            <w:sz w:val="24"/>
            <w:szCs w:val="24"/>
          </w:rPr>
          <w:t>”</w:t>
        </w:r>
      </w:ins>
      <w:ins w:id="6367" w:author="Britt Collins" w:date="2021-09-30T14:58:00Z">
        <w:r w:rsidR="006F31F6" w:rsidRPr="000B0CC8">
          <w:rPr>
            <w:rFonts w:ascii="Times New Roman" w:hAnsi="Times New Roman"/>
            <w:sz w:val="24"/>
            <w:szCs w:val="24"/>
          </w:rPr>
          <w:t xml:space="preserve"> he asked, with a calm air of confidence. I smiled, got to my feet and shook his out-reached hand. </w:t>
        </w:r>
      </w:ins>
      <w:ins w:id="6368" w:author="Britt Collins" w:date="2021-10-06T13:10:00Z">
        <w:r w:rsidR="00D4356B">
          <w:rPr>
            <w:rFonts w:ascii="Times New Roman" w:hAnsi="Times New Roman"/>
            <w:sz w:val="24"/>
            <w:szCs w:val="24"/>
          </w:rPr>
          <w:t>“</w:t>
        </w:r>
      </w:ins>
      <w:ins w:id="6369" w:author="Britt Collins" w:date="2021-09-30T14:58:00Z">
        <w:r w:rsidR="006F31F6" w:rsidRPr="000B0CC8">
          <w:rPr>
            <w:rFonts w:ascii="Times New Roman" w:hAnsi="Times New Roman"/>
            <w:sz w:val="24"/>
            <w:szCs w:val="24"/>
          </w:rPr>
          <w:t>Come this way and take a seat in the chair</w:t>
        </w:r>
      </w:ins>
      <w:ins w:id="6370" w:author="Britt Collins" w:date="2021-10-06T13:11:00Z">
        <w:r w:rsidR="00D4356B">
          <w:rPr>
            <w:rFonts w:ascii="Times New Roman" w:hAnsi="Times New Roman"/>
            <w:sz w:val="24"/>
            <w:szCs w:val="24"/>
          </w:rPr>
          <w:t>,”</w:t>
        </w:r>
      </w:ins>
      <w:ins w:id="6371" w:author="Britt Collins" w:date="2021-09-30T14:58:00Z">
        <w:r w:rsidR="006F31F6" w:rsidRPr="000B0CC8">
          <w:rPr>
            <w:rFonts w:ascii="Times New Roman" w:hAnsi="Times New Roman"/>
            <w:sz w:val="24"/>
            <w:szCs w:val="24"/>
          </w:rPr>
          <w:t xml:space="preserve"> </w:t>
        </w:r>
      </w:ins>
    </w:p>
    <w:p w14:paraId="2B716BA2" w14:textId="77777777" w:rsidR="00D4356B" w:rsidRDefault="006F31F6" w:rsidP="00D4356B">
      <w:pPr>
        <w:spacing w:after="10" w:line="480" w:lineRule="auto"/>
        <w:ind w:left="-5" w:right="15" w:firstLine="725"/>
        <w:rPr>
          <w:ins w:id="6372" w:author="Britt Collins" w:date="2021-10-06T13:12:00Z"/>
          <w:rFonts w:ascii="Times New Roman" w:hAnsi="Times New Roman"/>
          <w:sz w:val="24"/>
          <w:szCs w:val="24"/>
        </w:rPr>
      </w:pPr>
      <w:ins w:id="6373" w:author="Britt Collins" w:date="2021-09-30T14:58:00Z">
        <w:r w:rsidRPr="000B0CC8">
          <w:rPr>
            <w:rFonts w:ascii="Times New Roman" w:hAnsi="Times New Roman"/>
            <w:sz w:val="24"/>
            <w:szCs w:val="24"/>
          </w:rPr>
          <w:t xml:space="preserve">I felt at ease. The dental chair was very comfy. He stood next to me, eyes on the computer screen, </w:t>
        </w:r>
      </w:ins>
      <w:ins w:id="6374" w:author="Britt Collins" w:date="2021-10-06T13:11:00Z">
        <w:r w:rsidR="00D4356B">
          <w:rPr>
            <w:rFonts w:ascii="Times New Roman" w:hAnsi="Times New Roman"/>
            <w:sz w:val="24"/>
            <w:szCs w:val="24"/>
          </w:rPr>
          <w:t xml:space="preserve">asking for my personal details and </w:t>
        </w:r>
      </w:ins>
      <w:ins w:id="6375" w:author="Britt Collins" w:date="2021-09-30T14:58:00Z">
        <w:r w:rsidRPr="000B0CC8">
          <w:rPr>
            <w:rFonts w:ascii="Times New Roman" w:hAnsi="Times New Roman"/>
            <w:sz w:val="24"/>
            <w:szCs w:val="24"/>
          </w:rPr>
          <w:t xml:space="preserve">tapping away on the keyboard. </w:t>
        </w:r>
      </w:ins>
      <w:ins w:id="6376" w:author="Britt Collins" w:date="2021-10-06T13:11:00Z">
        <w:r w:rsidR="00D4356B">
          <w:rPr>
            <w:rFonts w:ascii="Times New Roman" w:hAnsi="Times New Roman"/>
            <w:sz w:val="24"/>
            <w:szCs w:val="24"/>
          </w:rPr>
          <w:t>“</w:t>
        </w:r>
      </w:ins>
      <w:ins w:id="6377" w:author="Britt Collins" w:date="2021-09-30T14:58:00Z">
        <w:r w:rsidRPr="000B0CC8">
          <w:rPr>
            <w:rFonts w:ascii="Times New Roman" w:hAnsi="Times New Roman"/>
            <w:sz w:val="24"/>
            <w:szCs w:val="24"/>
          </w:rPr>
          <w:t>So how can I help you</w:t>
        </w:r>
      </w:ins>
      <w:ins w:id="6378" w:author="Britt Collins" w:date="2021-10-06T13:12:00Z">
        <w:r w:rsidR="00D4356B">
          <w:rPr>
            <w:rFonts w:ascii="Times New Roman" w:hAnsi="Times New Roman"/>
            <w:sz w:val="24"/>
            <w:szCs w:val="24"/>
          </w:rPr>
          <w:t>,</w:t>
        </w:r>
      </w:ins>
      <w:ins w:id="6379" w:author="Britt Collins" w:date="2021-09-30T14:58:00Z">
        <w:r w:rsidRPr="000B0CC8">
          <w:rPr>
            <w:rFonts w:ascii="Times New Roman" w:hAnsi="Times New Roman"/>
            <w:sz w:val="24"/>
            <w:szCs w:val="24"/>
          </w:rPr>
          <w:t xml:space="preserve"> Mr Clarke?</w:t>
        </w:r>
      </w:ins>
      <w:ins w:id="6380" w:author="Britt Collins" w:date="2021-10-06T13:12:00Z">
        <w:r w:rsidR="00D4356B">
          <w:rPr>
            <w:rFonts w:ascii="Times New Roman" w:hAnsi="Times New Roman"/>
            <w:sz w:val="24"/>
            <w:szCs w:val="24"/>
          </w:rPr>
          <w:t>”</w:t>
        </w:r>
      </w:ins>
      <w:ins w:id="6381" w:author="Britt Collins" w:date="2021-09-30T14:58:00Z">
        <w:r w:rsidRPr="000B0CC8">
          <w:rPr>
            <w:rFonts w:ascii="Times New Roman" w:hAnsi="Times New Roman"/>
            <w:sz w:val="24"/>
            <w:szCs w:val="24"/>
          </w:rPr>
          <w:t xml:space="preserve"> </w:t>
        </w:r>
      </w:ins>
    </w:p>
    <w:p w14:paraId="079267FB" w14:textId="26698B65" w:rsidR="006F31F6" w:rsidRPr="000B0CC8" w:rsidRDefault="006F31F6">
      <w:pPr>
        <w:spacing w:after="10" w:line="480" w:lineRule="auto"/>
        <w:ind w:left="-5" w:right="15" w:firstLine="725"/>
        <w:rPr>
          <w:ins w:id="6382" w:author="Britt Collins" w:date="2021-09-30T14:58:00Z"/>
          <w:rFonts w:ascii="Times New Roman" w:hAnsi="Times New Roman"/>
          <w:sz w:val="24"/>
          <w:szCs w:val="24"/>
        </w:rPr>
        <w:pPrChange w:id="6383" w:author="Britt Collins" w:date="2021-10-06T13:10:00Z">
          <w:pPr>
            <w:ind w:left="-5" w:right="15"/>
          </w:pPr>
        </w:pPrChange>
      </w:pPr>
      <w:ins w:id="6384" w:author="Britt Collins" w:date="2021-09-30T14:58:00Z">
        <w:r w:rsidRPr="000B0CC8">
          <w:rPr>
            <w:rFonts w:ascii="Times New Roman" w:hAnsi="Times New Roman"/>
            <w:sz w:val="24"/>
            <w:szCs w:val="24"/>
          </w:rPr>
          <w:t>I grimaced</w:t>
        </w:r>
      </w:ins>
      <w:ins w:id="6385" w:author="Britt Collins" w:date="2021-10-06T13:12:00Z">
        <w:r w:rsidR="00D4356B">
          <w:rPr>
            <w:rFonts w:ascii="Times New Roman" w:hAnsi="Times New Roman"/>
            <w:sz w:val="24"/>
            <w:szCs w:val="24"/>
          </w:rPr>
          <w:t>.</w:t>
        </w:r>
      </w:ins>
      <w:ins w:id="6386" w:author="Britt Collins" w:date="2021-09-30T14:58:00Z">
        <w:r w:rsidRPr="000B0CC8">
          <w:rPr>
            <w:rFonts w:ascii="Times New Roman" w:hAnsi="Times New Roman"/>
            <w:sz w:val="24"/>
            <w:szCs w:val="24"/>
          </w:rPr>
          <w:t xml:space="preserve"> "I recently fell and hurt my jaw. My flatmate recommended you.</w:t>
        </w:r>
      </w:ins>
      <w:ins w:id="6387" w:author="Britt Collins" w:date="2021-10-06T13:12:00Z">
        <w:r w:rsidR="00D4356B">
          <w:rPr>
            <w:rFonts w:ascii="Times New Roman" w:hAnsi="Times New Roman"/>
            <w:sz w:val="24"/>
            <w:szCs w:val="24"/>
          </w:rPr>
          <w:t>”</w:t>
        </w:r>
      </w:ins>
    </w:p>
    <w:p w14:paraId="43E64933" w14:textId="03C348BC" w:rsidR="00D4356B" w:rsidRDefault="00D4356B" w:rsidP="00D4356B">
      <w:pPr>
        <w:spacing w:line="480" w:lineRule="auto"/>
        <w:ind w:left="-5" w:right="15" w:firstLine="725"/>
        <w:rPr>
          <w:ins w:id="6388" w:author="Britt Collins" w:date="2021-10-06T13:13:00Z"/>
          <w:rFonts w:ascii="Times New Roman" w:hAnsi="Times New Roman"/>
          <w:sz w:val="24"/>
          <w:szCs w:val="24"/>
        </w:rPr>
      </w:pPr>
      <w:ins w:id="6389" w:author="Britt Collins" w:date="2021-10-06T13:12:00Z">
        <w:r>
          <w:rPr>
            <w:rFonts w:ascii="Times New Roman" w:hAnsi="Times New Roman"/>
            <w:sz w:val="24"/>
            <w:szCs w:val="24"/>
          </w:rPr>
          <w:t>“</w:t>
        </w:r>
      </w:ins>
      <w:ins w:id="6390" w:author="Britt Collins" w:date="2021-09-30T14:58:00Z">
        <w:r w:rsidR="006F31F6" w:rsidRPr="000B0CC8">
          <w:rPr>
            <w:rFonts w:ascii="Times New Roman" w:hAnsi="Times New Roman"/>
            <w:sz w:val="24"/>
            <w:szCs w:val="24"/>
          </w:rPr>
          <w:t>Ah, okay, well let’s have a quick look</w:t>
        </w:r>
      </w:ins>
      <w:ins w:id="6391" w:author="Britt Collins" w:date="2021-10-06T13:12:00Z">
        <w:r>
          <w:rPr>
            <w:rFonts w:ascii="Times New Roman" w:hAnsi="Times New Roman"/>
            <w:sz w:val="24"/>
            <w:szCs w:val="24"/>
          </w:rPr>
          <w:t>.</w:t>
        </w:r>
      </w:ins>
      <w:ins w:id="6392" w:author="Britt Collins" w:date="2021-09-30T14:58:00Z">
        <w:r w:rsidR="006F31F6" w:rsidRPr="000B0CC8">
          <w:rPr>
            <w:rFonts w:ascii="Times New Roman" w:hAnsi="Times New Roman"/>
            <w:sz w:val="24"/>
            <w:szCs w:val="24"/>
          </w:rPr>
          <w:t xml:space="preserve"> Open your mouth as wide as you can</w:t>
        </w:r>
      </w:ins>
      <w:ins w:id="6393" w:author="Britt Collins" w:date="2021-10-06T13:12:00Z">
        <w:r>
          <w:rPr>
            <w:rFonts w:ascii="Times New Roman" w:hAnsi="Times New Roman"/>
            <w:sz w:val="24"/>
            <w:szCs w:val="24"/>
          </w:rPr>
          <w:t>,”</w:t>
        </w:r>
      </w:ins>
      <w:ins w:id="6394" w:author="Britt Collins" w:date="2021-09-30T14:58:00Z">
        <w:r w:rsidR="006F31F6" w:rsidRPr="000B0CC8">
          <w:rPr>
            <w:rFonts w:ascii="Times New Roman" w:hAnsi="Times New Roman"/>
            <w:sz w:val="24"/>
            <w:szCs w:val="24"/>
          </w:rPr>
          <w:t xml:space="preserve"> he instructed. I tried, an inch gap between the top and bottom sets of teeth was all I could manage. </w:t>
        </w:r>
      </w:ins>
      <w:ins w:id="6395" w:author="Britt Collins" w:date="2021-10-06T13:13:00Z">
        <w:r>
          <w:rPr>
            <w:rFonts w:ascii="Times New Roman" w:hAnsi="Times New Roman"/>
            <w:sz w:val="24"/>
            <w:szCs w:val="24"/>
          </w:rPr>
          <w:t>“</w:t>
        </w:r>
      </w:ins>
      <w:ins w:id="6396" w:author="Britt Collins" w:date="2021-09-30T14:58:00Z">
        <w:r w:rsidR="006F31F6" w:rsidRPr="000B0CC8">
          <w:rPr>
            <w:rFonts w:ascii="Times New Roman" w:hAnsi="Times New Roman"/>
            <w:sz w:val="24"/>
            <w:szCs w:val="24"/>
          </w:rPr>
          <w:t>Is that the widest you can open your mouth?</w:t>
        </w:r>
      </w:ins>
      <w:ins w:id="6397" w:author="Britt Collins" w:date="2021-10-06T13:13:00Z">
        <w:r>
          <w:rPr>
            <w:rFonts w:ascii="Times New Roman" w:hAnsi="Times New Roman"/>
            <w:sz w:val="24"/>
            <w:szCs w:val="24"/>
          </w:rPr>
          <w:t>”</w:t>
        </w:r>
      </w:ins>
    </w:p>
    <w:p w14:paraId="023B23CF" w14:textId="77777777" w:rsidR="00D4356B" w:rsidRDefault="006F31F6" w:rsidP="00D4356B">
      <w:pPr>
        <w:spacing w:line="480" w:lineRule="auto"/>
        <w:ind w:left="-5" w:right="15" w:firstLine="725"/>
        <w:rPr>
          <w:ins w:id="6398" w:author="Britt Collins" w:date="2021-10-06T13:14:00Z"/>
          <w:rFonts w:ascii="Times New Roman" w:hAnsi="Times New Roman"/>
          <w:sz w:val="24"/>
          <w:szCs w:val="24"/>
        </w:rPr>
      </w:pPr>
      <w:ins w:id="6399" w:author="Britt Collins" w:date="2021-09-30T14:58:00Z">
        <w:r w:rsidRPr="000B0CC8">
          <w:rPr>
            <w:rFonts w:ascii="Times New Roman" w:hAnsi="Times New Roman"/>
            <w:sz w:val="24"/>
            <w:szCs w:val="24"/>
          </w:rPr>
          <w:t xml:space="preserve">I nodded. </w:t>
        </w:r>
      </w:ins>
      <w:ins w:id="6400" w:author="Britt Collins" w:date="2021-10-06T13:13:00Z">
        <w:r w:rsidR="00D4356B">
          <w:rPr>
            <w:rFonts w:ascii="Times New Roman" w:hAnsi="Times New Roman"/>
            <w:sz w:val="24"/>
            <w:szCs w:val="24"/>
          </w:rPr>
          <w:t>“</w:t>
        </w:r>
      </w:ins>
      <w:ins w:id="6401" w:author="Britt Collins" w:date="2021-09-30T14:58:00Z">
        <w:r w:rsidRPr="000B0CC8">
          <w:rPr>
            <w:rFonts w:ascii="Times New Roman" w:hAnsi="Times New Roman"/>
            <w:sz w:val="24"/>
            <w:szCs w:val="24"/>
          </w:rPr>
          <w:t>Ok, let’s see.</w:t>
        </w:r>
      </w:ins>
      <w:ins w:id="6402" w:author="Britt Collins" w:date="2021-10-06T13:13:00Z">
        <w:r w:rsidR="00D4356B">
          <w:rPr>
            <w:rFonts w:ascii="Times New Roman" w:hAnsi="Times New Roman"/>
            <w:sz w:val="24"/>
            <w:szCs w:val="24"/>
          </w:rPr>
          <w:t>”</w:t>
        </w:r>
      </w:ins>
      <w:ins w:id="6403" w:author="Britt Collins" w:date="2021-09-30T14:58:00Z">
        <w:r w:rsidRPr="000B0CC8">
          <w:rPr>
            <w:rFonts w:ascii="Times New Roman" w:hAnsi="Times New Roman"/>
            <w:sz w:val="24"/>
            <w:szCs w:val="24"/>
          </w:rPr>
          <w:t xml:space="preserve"> </w:t>
        </w:r>
      </w:ins>
      <w:ins w:id="6404" w:author="Britt Collins" w:date="2021-10-06T13:14:00Z">
        <w:r w:rsidR="00D4356B">
          <w:rPr>
            <w:rFonts w:ascii="Times New Roman" w:hAnsi="Times New Roman"/>
            <w:sz w:val="24"/>
            <w:szCs w:val="24"/>
          </w:rPr>
          <w:t>He</w:t>
        </w:r>
      </w:ins>
      <w:ins w:id="6405" w:author="Britt Collins" w:date="2021-09-30T14:58:00Z">
        <w:r w:rsidRPr="000B0CC8">
          <w:rPr>
            <w:rFonts w:ascii="Times New Roman" w:hAnsi="Times New Roman"/>
            <w:sz w:val="24"/>
            <w:szCs w:val="24"/>
          </w:rPr>
          <w:t xml:space="preserve"> began to prod my teeth gently with his index finger. I could clearly feel some of my teeth moving. I indicated my discomfort with short, sharp breaths. </w:t>
        </w:r>
      </w:ins>
      <w:ins w:id="6406" w:author="Britt Collins" w:date="2021-10-06T13:14:00Z">
        <w:r w:rsidR="00D4356B">
          <w:rPr>
            <w:rFonts w:ascii="Times New Roman" w:hAnsi="Times New Roman"/>
            <w:sz w:val="24"/>
            <w:szCs w:val="24"/>
          </w:rPr>
          <w:t>D</w:t>
        </w:r>
      </w:ins>
      <w:ins w:id="6407" w:author="Britt Collins" w:date="2021-09-30T14:58:00Z">
        <w:r w:rsidRPr="000B0CC8">
          <w:rPr>
            <w:rFonts w:ascii="Times New Roman" w:hAnsi="Times New Roman"/>
            <w:sz w:val="24"/>
            <w:szCs w:val="24"/>
          </w:rPr>
          <w:t xml:space="preserve">r Weinstein recoiled. </w:t>
        </w:r>
      </w:ins>
      <w:ins w:id="6408" w:author="Britt Collins" w:date="2021-10-06T13:14:00Z">
        <w:r w:rsidR="00D4356B">
          <w:rPr>
            <w:rFonts w:ascii="Times New Roman" w:hAnsi="Times New Roman"/>
            <w:sz w:val="24"/>
            <w:szCs w:val="24"/>
          </w:rPr>
          <w:t>“</w:t>
        </w:r>
      </w:ins>
      <w:ins w:id="6409" w:author="Britt Collins" w:date="2021-09-30T14:58:00Z">
        <w:r w:rsidRPr="000B0CC8">
          <w:rPr>
            <w:rFonts w:ascii="Times New Roman" w:hAnsi="Times New Roman"/>
            <w:sz w:val="24"/>
            <w:szCs w:val="24"/>
          </w:rPr>
          <w:t>Fuck!</w:t>
        </w:r>
      </w:ins>
      <w:ins w:id="6410" w:author="Britt Collins" w:date="2021-10-06T13:14:00Z">
        <w:r w:rsidR="00D4356B">
          <w:rPr>
            <w:rFonts w:ascii="Times New Roman" w:hAnsi="Times New Roman"/>
            <w:sz w:val="24"/>
            <w:szCs w:val="24"/>
          </w:rPr>
          <w:t xml:space="preserve">” </w:t>
        </w:r>
      </w:ins>
      <w:ins w:id="6411" w:author="Britt Collins" w:date="2021-09-30T14:58:00Z">
        <w:r w:rsidRPr="000B0CC8">
          <w:rPr>
            <w:rFonts w:ascii="Times New Roman" w:hAnsi="Times New Roman"/>
            <w:sz w:val="24"/>
            <w:szCs w:val="24"/>
          </w:rPr>
          <w:t>he said</w:t>
        </w:r>
      </w:ins>
      <w:ins w:id="6412" w:author="Britt Collins" w:date="2021-10-06T13:14:00Z">
        <w:r w:rsidR="00D4356B">
          <w:rPr>
            <w:rFonts w:ascii="Times New Roman" w:hAnsi="Times New Roman"/>
            <w:sz w:val="24"/>
            <w:szCs w:val="24"/>
          </w:rPr>
          <w:t xml:space="preserve"> quietly,</w:t>
        </w:r>
      </w:ins>
      <w:ins w:id="6413" w:author="Britt Collins" w:date="2021-09-30T14:58:00Z">
        <w:r w:rsidRPr="000B0CC8">
          <w:rPr>
            <w:rFonts w:ascii="Times New Roman" w:hAnsi="Times New Roman"/>
            <w:sz w:val="24"/>
            <w:szCs w:val="24"/>
          </w:rPr>
          <w:t xml:space="preserve"> retract</w:t>
        </w:r>
      </w:ins>
      <w:ins w:id="6414" w:author="Britt Collins" w:date="2021-10-06T13:14:00Z">
        <w:r w:rsidR="00D4356B">
          <w:rPr>
            <w:rFonts w:ascii="Times New Roman" w:hAnsi="Times New Roman"/>
            <w:sz w:val="24"/>
            <w:szCs w:val="24"/>
          </w:rPr>
          <w:t>ing</w:t>
        </w:r>
      </w:ins>
      <w:ins w:id="6415" w:author="Britt Collins" w:date="2021-09-30T14:58:00Z">
        <w:r w:rsidRPr="000B0CC8">
          <w:rPr>
            <w:rFonts w:ascii="Times New Roman" w:hAnsi="Times New Roman"/>
            <w:sz w:val="24"/>
            <w:szCs w:val="24"/>
          </w:rPr>
          <w:t xml:space="preserve"> his finger from my mouth. </w:t>
        </w:r>
      </w:ins>
    </w:p>
    <w:p w14:paraId="2473BACC" w14:textId="77777777" w:rsidR="00D4356B" w:rsidRDefault="006F31F6" w:rsidP="00D4356B">
      <w:pPr>
        <w:spacing w:line="480" w:lineRule="auto"/>
        <w:ind w:left="-5" w:right="15" w:firstLine="725"/>
        <w:rPr>
          <w:ins w:id="6416" w:author="Britt Collins" w:date="2021-10-06T13:14:00Z"/>
          <w:rFonts w:ascii="Times New Roman" w:hAnsi="Times New Roman"/>
          <w:sz w:val="24"/>
          <w:szCs w:val="24"/>
        </w:rPr>
      </w:pPr>
      <w:ins w:id="6417" w:author="Britt Collins" w:date="2021-09-30T14:58:00Z">
        <w:r w:rsidRPr="000B0CC8">
          <w:rPr>
            <w:rFonts w:ascii="Times New Roman" w:hAnsi="Times New Roman"/>
            <w:sz w:val="24"/>
            <w:szCs w:val="24"/>
          </w:rPr>
          <w:lastRenderedPageBreak/>
          <w:t xml:space="preserve">I felt edgy and concerned. I had never heard a dentist </w:t>
        </w:r>
      </w:ins>
      <w:ins w:id="6418" w:author="Britt Collins" w:date="2021-10-06T13:14:00Z">
        <w:r w:rsidR="00D4356B">
          <w:rPr>
            <w:rFonts w:ascii="Times New Roman" w:hAnsi="Times New Roman"/>
            <w:sz w:val="24"/>
            <w:szCs w:val="24"/>
          </w:rPr>
          <w:t>swear</w:t>
        </w:r>
      </w:ins>
      <w:ins w:id="6419" w:author="Britt Collins" w:date="2021-09-30T14:58:00Z">
        <w:r w:rsidRPr="000B0CC8">
          <w:rPr>
            <w:rFonts w:ascii="Times New Roman" w:hAnsi="Times New Roman"/>
            <w:sz w:val="24"/>
            <w:szCs w:val="24"/>
          </w:rPr>
          <w:t xml:space="preserve"> before. </w:t>
        </w:r>
      </w:ins>
    </w:p>
    <w:p w14:paraId="36C91311" w14:textId="77777777" w:rsidR="00D4356B" w:rsidRDefault="00D4356B" w:rsidP="00D4356B">
      <w:pPr>
        <w:spacing w:line="480" w:lineRule="auto"/>
        <w:ind w:left="-5" w:right="15" w:firstLine="725"/>
        <w:rPr>
          <w:ins w:id="6420" w:author="Britt Collins" w:date="2021-10-06T13:15:00Z"/>
          <w:rFonts w:ascii="Times New Roman" w:hAnsi="Times New Roman"/>
          <w:sz w:val="24"/>
          <w:szCs w:val="24"/>
        </w:rPr>
      </w:pPr>
      <w:ins w:id="6421" w:author="Britt Collins" w:date="2021-10-06T13:14:00Z">
        <w:r>
          <w:rPr>
            <w:rFonts w:ascii="Times New Roman" w:hAnsi="Times New Roman"/>
            <w:sz w:val="24"/>
            <w:szCs w:val="24"/>
          </w:rPr>
          <w:t>“</w:t>
        </w:r>
      </w:ins>
      <w:ins w:id="6422" w:author="Britt Collins" w:date="2021-09-30T14:58:00Z">
        <w:r w:rsidR="006F31F6" w:rsidRPr="000B0CC8">
          <w:rPr>
            <w:rFonts w:ascii="Times New Roman" w:hAnsi="Times New Roman"/>
            <w:sz w:val="24"/>
            <w:szCs w:val="24"/>
          </w:rPr>
          <w:t>Ok</w:t>
        </w:r>
      </w:ins>
      <w:ins w:id="6423" w:author="Britt Collins" w:date="2021-10-06T13:15:00Z">
        <w:r>
          <w:rPr>
            <w:rFonts w:ascii="Times New Roman" w:hAnsi="Times New Roman"/>
            <w:sz w:val="24"/>
            <w:szCs w:val="24"/>
          </w:rPr>
          <w:t>ay,</w:t>
        </w:r>
      </w:ins>
      <w:ins w:id="6424" w:author="Britt Collins" w:date="2021-09-30T14:58:00Z">
        <w:r w:rsidR="006F31F6" w:rsidRPr="000B0CC8">
          <w:rPr>
            <w:rFonts w:ascii="Times New Roman" w:hAnsi="Times New Roman"/>
            <w:sz w:val="24"/>
            <w:szCs w:val="24"/>
          </w:rPr>
          <w:t xml:space="preserve"> David, I’ll be blunt. It doesn’t look good in there.</w:t>
        </w:r>
      </w:ins>
      <w:ins w:id="6425" w:author="Britt Collins" w:date="2021-10-06T13:15:00Z">
        <w:r>
          <w:rPr>
            <w:rFonts w:ascii="Times New Roman" w:hAnsi="Times New Roman"/>
            <w:sz w:val="24"/>
            <w:szCs w:val="24"/>
          </w:rPr>
          <w:t>”</w:t>
        </w:r>
      </w:ins>
      <w:ins w:id="6426" w:author="Britt Collins" w:date="2021-09-30T14:58:00Z">
        <w:r w:rsidR="006F31F6" w:rsidRPr="000B0CC8">
          <w:rPr>
            <w:rFonts w:ascii="Times New Roman" w:hAnsi="Times New Roman"/>
            <w:sz w:val="24"/>
            <w:szCs w:val="24"/>
          </w:rPr>
          <w:t xml:space="preserve"> I looked into an empty space, silent, concerned. </w:t>
        </w:r>
      </w:ins>
      <w:ins w:id="6427" w:author="Britt Collins" w:date="2021-10-06T13:15:00Z">
        <w:r>
          <w:rPr>
            <w:rFonts w:ascii="Times New Roman" w:hAnsi="Times New Roman"/>
            <w:sz w:val="24"/>
            <w:szCs w:val="24"/>
          </w:rPr>
          <w:t>“</w:t>
        </w:r>
      </w:ins>
      <w:ins w:id="6428" w:author="Britt Collins" w:date="2021-09-30T14:58:00Z">
        <w:r w:rsidR="006F31F6" w:rsidRPr="000B0CC8">
          <w:rPr>
            <w:rFonts w:ascii="Times New Roman" w:hAnsi="Times New Roman"/>
            <w:sz w:val="24"/>
            <w:szCs w:val="24"/>
          </w:rPr>
          <w:t>We need to take X-</w:t>
        </w:r>
      </w:ins>
      <w:ins w:id="6429" w:author="Britt Collins" w:date="2021-10-06T13:15:00Z">
        <w:r>
          <w:rPr>
            <w:rFonts w:ascii="Times New Roman" w:hAnsi="Times New Roman"/>
            <w:sz w:val="24"/>
            <w:szCs w:val="24"/>
          </w:rPr>
          <w:t>r</w:t>
        </w:r>
      </w:ins>
      <w:ins w:id="6430" w:author="Britt Collins" w:date="2021-09-30T14:58:00Z">
        <w:r w:rsidR="006F31F6" w:rsidRPr="000B0CC8">
          <w:rPr>
            <w:rFonts w:ascii="Times New Roman" w:hAnsi="Times New Roman"/>
            <w:sz w:val="24"/>
            <w:szCs w:val="24"/>
          </w:rPr>
          <w:t>ays to better understand the state of your jaw.</w:t>
        </w:r>
      </w:ins>
      <w:ins w:id="6431" w:author="Britt Collins" w:date="2021-10-06T13:15:00Z">
        <w:r>
          <w:rPr>
            <w:rFonts w:ascii="Times New Roman" w:hAnsi="Times New Roman"/>
            <w:sz w:val="24"/>
            <w:szCs w:val="24"/>
          </w:rPr>
          <w:t>”</w:t>
        </w:r>
      </w:ins>
      <w:ins w:id="6432" w:author="Britt Collins" w:date="2021-09-30T14:58:00Z">
        <w:r w:rsidR="006F31F6" w:rsidRPr="000B0CC8">
          <w:rPr>
            <w:rFonts w:ascii="Times New Roman" w:hAnsi="Times New Roman"/>
            <w:sz w:val="24"/>
            <w:szCs w:val="24"/>
          </w:rPr>
          <w:t xml:space="preserve"> </w:t>
        </w:r>
      </w:ins>
    </w:p>
    <w:p w14:paraId="16ABBD76" w14:textId="29643BB2" w:rsidR="006F31F6" w:rsidRPr="000B0CC8" w:rsidRDefault="006F31F6">
      <w:pPr>
        <w:spacing w:line="480" w:lineRule="auto"/>
        <w:ind w:left="-5" w:right="15" w:firstLine="725"/>
        <w:rPr>
          <w:ins w:id="6433" w:author="Britt Collins" w:date="2021-09-30T14:58:00Z"/>
          <w:rFonts w:ascii="Times New Roman" w:hAnsi="Times New Roman"/>
          <w:sz w:val="24"/>
          <w:szCs w:val="24"/>
        </w:rPr>
        <w:pPrChange w:id="6434" w:author="Britt Collins" w:date="2021-10-06T13:18:00Z">
          <w:pPr>
            <w:ind w:left="-5" w:right="15"/>
          </w:pPr>
        </w:pPrChange>
      </w:pPr>
      <w:ins w:id="6435" w:author="Britt Collins" w:date="2021-09-30T14:58:00Z">
        <w:r w:rsidRPr="000B0CC8">
          <w:rPr>
            <w:rFonts w:ascii="Times New Roman" w:hAnsi="Times New Roman"/>
            <w:sz w:val="24"/>
            <w:szCs w:val="24"/>
          </w:rPr>
          <w:t>I was led to a booth</w:t>
        </w:r>
      </w:ins>
      <w:ins w:id="6436" w:author="Britt Collins" w:date="2021-10-06T13:16:00Z">
        <w:r w:rsidR="00D4356B">
          <w:rPr>
            <w:rFonts w:ascii="Times New Roman" w:hAnsi="Times New Roman"/>
            <w:sz w:val="24"/>
            <w:szCs w:val="24"/>
          </w:rPr>
          <w:t xml:space="preserve"> and</w:t>
        </w:r>
      </w:ins>
      <w:ins w:id="6437" w:author="Britt Collins" w:date="2021-09-30T14:58:00Z">
        <w:r w:rsidRPr="000B0CC8">
          <w:rPr>
            <w:rFonts w:ascii="Times New Roman" w:hAnsi="Times New Roman"/>
            <w:sz w:val="24"/>
            <w:szCs w:val="24"/>
          </w:rPr>
          <w:t xml:space="preserve"> stood still while a device scanned my jaw. A few moments later the X-</w:t>
        </w:r>
      </w:ins>
      <w:ins w:id="6438" w:author="Britt Collins" w:date="2021-10-06T13:15:00Z">
        <w:r w:rsidR="00D4356B">
          <w:rPr>
            <w:rFonts w:ascii="Times New Roman" w:hAnsi="Times New Roman"/>
            <w:sz w:val="24"/>
            <w:szCs w:val="24"/>
          </w:rPr>
          <w:t>r</w:t>
        </w:r>
      </w:ins>
      <w:ins w:id="6439" w:author="Britt Collins" w:date="2021-09-30T14:58:00Z">
        <w:r w:rsidRPr="000B0CC8">
          <w:rPr>
            <w:rFonts w:ascii="Times New Roman" w:hAnsi="Times New Roman"/>
            <w:sz w:val="24"/>
            <w:szCs w:val="24"/>
          </w:rPr>
          <w:t xml:space="preserve">ays were shown to me on a lit board. </w:t>
        </w:r>
      </w:ins>
      <w:ins w:id="6440" w:author="Britt Collins" w:date="2021-10-06T13:15:00Z">
        <w:r w:rsidR="00D4356B">
          <w:rPr>
            <w:rFonts w:ascii="Times New Roman" w:hAnsi="Times New Roman"/>
            <w:sz w:val="24"/>
            <w:szCs w:val="24"/>
          </w:rPr>
          <w:t>“</w:t>
        </w:r>
      </w:ins>
      <w:ins w:id="6441" w:author="Britt Collins" w:date="2021-09-30T14:58:00Z">
        <w:r w:rsidRPr="000B0CC8">
          <w:rPr>
            <w:rFonts w:ascii="Times New Roman" w:hAnsi="Times New Roman"/>
            <w:sz w:val="24"/>
            <w:szCs w:val="24"/>
          </w:rPr>
          <w:t>As I suspected, given my initial analysis, there</w:t>
        </w:r>
      </w:ins>
      <w:ins w:id="6442" w:author="Britt Collins" w:date="2021-10-06T13:15:00Z">
        <w:r w:rsidR="00D4356B">
          <w:rPr>
            <w:rFonts w:ascii="Times New Roman" w:hAnsi="Times New Roman"/>
            <w:sz w:val="24"/>
            <w:szCs w:val="24"/>
          </w:rPr>
          <w:t>’</w:t>
        </w:r>
      </w:ins>
      <w:ins w:id="6443" w:author="Britt Collins" w:date="2021-09-30T14:58:00Z">
        <w:r w:rsidRPr="000B0CC8">
          <w:rPr>
            <w:rFonts w:ascii="Times New Roman" w:hAnsi="Times New Roman"/>
            <w:sz w:val="24"/>
            <w:szCs w:val="24"/>
          </w:rPr>
          <w:t>s major trauma here, here, here and here</w:t>
        </w:r>
      </w:ins>
      <w:ins w:id="6444" w:author="Britt Collins" w:date="2021-10-06T13:17:00Z">
        <w:r w:rsidR="00D4356B">
          <w:rPr>
            <w:rFonts w:ascii="Times New Roman" w:hAnsi="Times New Roman"/>
            <w:sz w:val="24"/>
            <w:szCs w:val="24"/>
          </w:rPr>
          <w:t xml:space="preserve">,” he explained, pointing the </w:t>
        </w:r>
      </w:ins>
      <w:ins w:id="6445" w:author="Britt Collins" w:date="2021-10-06T13:18:00Z">
        <w:r w:rsidR="00D4356B">
          <w:rPr>
            <w:rFonts w:ascii="Times New Roman" w:hAnsi="Times New Roman"/>
            <w:sz w:val="24"/>
            <w:szCs w:val="24"/>
          </w:rPr>
          <w:t>scans.</w:t>
        </w:r>
      </w:ins>
      <w:ins w:id="6446" w:author="Britt Collins" w:date="2021-09-30T14:58:00Z">
        <w:r w:rsidRPr="000B0CC8">
          <w:rPr>
            <w:rFonts w:ascii="Times New Roman" w:hAnsi="Times New Roman"/>
            <w:sz w:val="24"/>
            <w:szCs w:val="24"/>
          </w:rPr>
          <w:t xml:space="preserve"> </w:t>
        </w:r>
      </w:ins>
      <w:ins w:id="6447" w:author="Britt Collins" w:date="2021-10-06T13:18:00Z">
        <w:r w:rsidR="00D4356B">
          <w:rPr>
            <w:rFonts w:ascii="Times New Roman" w:hAnsi="Times New Roman"/>
            <w:sz w:val="24"/>
            <w:szCs w:val="24"/>
          </w:rPr>
          <w:t>“</w:t>
        </w:r>
      </w:ins>
      <w:ins w:id="6448" w:author="Britt Collins" w:date="2021-09-30T14:58:00Z">
        <w:r w:rsidRPr="000B0CC8">
          <w:rPr>
            <w:rFonts w:ascii="Times New Roman" w:hAnsi="Times New Roman"/>
            <w:sz w:val="24"/>
            <w:szCs w:val="24"/>
          </w:rPr>
          <w:t>Luckily, your front teeth and rear molars, which have sustained little impact, appear to be fine. What is very concerning is the state of your jaw. Given the details from the X-</w:t>
        </w:r>
      </w:ins>
      <w:ins w:id="6449" w:author="Britt Collins" w:date="2021-10-06T13:18:00Z">
        <w:r w:rsidR="00D4356B">
          <w:rPr>
            <w:rFonts w:ascii="Times New Roman" w:hAnsi="Times New Roman"/>
            <w:sz w:val="24"/>
            <w:szCs w:val="24"/>
          </w:rPr>
          <w:t>r</w:t>
        </w:r>
      </w:ins>
      <w:ins w:id="6450" w:author="Britt Collins" w:date="2021-09-30T14:58:00Z">
        <w:r w:rsidRPr="000B0CC8">
          <w:rPr>
            <w:rFonts w:ascii="Times New Roman" w:hAnsi="Times New Roman"/>
            <w:sz w:val="24"/>
            <w:szCs w:val="24"/>
          </w:rPr>
          <w:t>ay there appears to be a fracture that cuts right through the centre. Apart from the obvious broken tooth, there are a few cracks and chips that need attention</w:t>
        </w:r>
      </w:ins>
      <w:ins w:id="6451" w:author="Britt Collins" w:date="2021-10-06T13:18:00Z">
        <w:r w:rsidR="00D4356B">
          <w:rPr>
            <w:rFonts w:ascii="Times New Roman" w:hAnsi="Times New Roman"/>
            <w:sz w:val="24"/>
            <w:szCs w:val="24"/>
          </w:rPr>
          <w:t>.</w:t>
        </w:r>
      </w:ins>
      <w:ins w:id="6452" w:author="Britt Collins" w:date="2021-10-06T13:16:00Z">
        <w:r w:rsidR="00D4356B">
          <w:rPr>
            <w:rFonts w:ascii="Times New Roman" w:hAnsi="Times New Roman"/>
            <w:sz w:val="24"/>
            <w:szCs w:val="24"/>
          </w:rPr>
          <w:t>”</w:t>
        </w:r>
      </w:ins>
      <w:ins w:id="6453" w:author="Britt Collins" w:date="2021-10-06T13:18:00Z">
        <w:r w:rsidR="00D4356B">
          <w:rPr>
            <w:rFonts w:ascii="Times New Roman" w:hAnsi="Times New Roman"/>
            <w:sz w:val="24"/>
            <w:szCs w:val="24"/>
          </w:rPr>
          <w:t xml:space="preserve"> </w:t>
        </w:r>
      </w:ins>
      <w:ins w:id="6454" w:author="Britt Collins" w:date="2021-09-30T14:58:00Z">
        <w:r w:rsidRPr="000B0CC8">
          <w:rPr>
            <w:rFonts w:ascii="Times New Roman" w:hAnsi="Times New Roman"/>
            <w:sz w:val="24"/>
            <w:szCs w:val="24"/>
          </w:rPr>
          <w:t>He turned off the back-lit board and asked me to escort him back to the waiting area.</w:t>
        </w:r>
      </w:ins>
    </w:p>
    <w:p w14:paraId="1589CC02" w14:textId="77777777" w:rsidR="00D4356B" w:rsidRDefault="00D4356B" w:rsidP="00D4356B">
      <w:pPr>
        <w:spacing w:line="480" w:lineRule="auto"/>
        <w:ind w:left="-5" w:right="15" w:firstLine="725"/>
        <w:rPr>
          <w:ins w:id="6455" w:author="Britt Collins" w:date="2021-10-06T13:19:00Z"/>
          <w:rFonts w:ascii="Times New Roman" w:hAnsi="Times New Roman"/>
          <w:sz w:val="24"/>
          <w:szCs w:val="24"/>
        </w:rPr>
      </w:pPr>
      <w:ins w:id="6456" w:author="Britt Collins" w:date="2021-10-06T13:18:00Z">
        <w:r>
          <w:rPr>
            <w:rFonts w:ascii="Times New Roman" w:hAnsi="Times New Roman"/>
            <w:sz w:val="24"/>
            <w:szCs w:val="24"/>
          </w:rPr>
          <w:t>“</w:t>
        </w:r>
      </w:ins>
      <w:ins w:id="6457" w:author="Britt Collins" w:date="2021-09-30T14:58:00Z">
        <w:r w:rsidR="006F31F6" w:rsidRPr="000B0CC8">
          <w:rPr>
            <w:rFonts w:ascii="Times New Roman" w:hAnsi="Times New Roman"/>
            <w:sz w:val="24"/>
            <w:szCs w:val="24"/>
          </w:rPr>
          <w:t>Ok Mr Clarke</w:t>
        </w:r>
      </w:ins>
      <w:ins w:id="6458" w:author="Britt Collins" w:date="2021-10-06T13:18:00Z">
        <w:r>
          <w:rPr>
            <w:rFonts w:ascii="Times New Roman" w:hAnsi="Times New Roman"/>
            <w:sz w:val="24"/>
            <w:szCs w:val="24"/>
          </w:rPr>
          <w:t>,”</w:t>
        </w:r>
      </w:ins>
      <w:ins w:id="6459" w:author="Britt Collins" w:date="2021-09-30T14:58:00Z">
        <w:r w:rsidR="006F31F6" w:rsidRPr="000B0CC8">
          <w:rPr>
            <w:rFonts w:ascii="Times New Roman" w:hAnsi="Times New Roman"/>
            <w:sz w:val="24"/>
            <w:szCs w:val="24"/>
          </w:rPr>
          <w:t xml:space="preserve"> said the receptionist. </w:t>
        </w:r>
      </w:ins>
      <w:ins w:id="6460" w:author="Britt Collins" w:date="2021-10-06T13:18:00Z">
        <w:r w:rsidRPr="00D4356B">
          <w:rPr>
            <w:rFonts w:ascii="Times New Roman" w:hAnsi="Times New Roman"/>
            <w:b/>
            <w:sz w:val="24"/>
            <w:szCs w:val="24"/>
            <w:rPrChange w:id="6461" w:author="Britt Collins" w:date="2021-10-06T13:18:00Z">
              <w:rPr>
                <w:rFonts w:ascii="Times New Roman" w:hAnsi="Times New Roman"/>
                <w:sz w:val="24"/>
                <w:szCs w:val="24"/>
              </w:rPr>
            </w:rPrChange>
          </w:rPr>
          <w:t>DESCRIBE HER</w:t>
        </w:r>
      </w:ins>
      <w:ins w:id="6462" w:author="Britt Collins" w:date="2021-10-06T13:19:00Z">
        <w:r>
          <w:rPr>
            <w:rFonts w:ascii="Times New Roman" w:hAnsi="Times New Roman"/>
            <w:sz w:val="24"/>
            <w:szCs w:val="24"/>
          </w:rPr>
          <w:t xml:space="preserve"> </w:t>
        </w:r>
        <w:r w:rsidRPr="00D4356B">
          <w:rPr>
            <w:rFonts w:ascii="Times New Roman" w:hAnsi="Times New Roman"/>
            <w:b/>
            <w:sz w:val="24"/>
            <w:szCs w:val="24"/>
            <w:rPrChange w:id="6463" w:author="Britt Collins" w:date="2021-10-06T13:19:00Z">
              <w:rPr>
                <w:rFonts w:ascii="Times New Roman" w:hAnsi="Times New Roman"/>
                <w:sz w:val="24"/>
                <w:szCs w:val="24"/>
              </w:rPr>
            </w:rPrChange>
          </w:rPr>
          <w:t>IN A FEW WORDS</w:t>
        </w:r>
      </w:ins>
      <w:ins w:id="6464" w:author="Britt Collins" w:date="2021-10-06T13:18:00Z">
        <w:r>
          <w:rPr>
            <w:rFonts w:ascii="Times New Roman" w:hAnsi="Times New Roman"/>
            <w:sz w:val="24"/>
            <w:szCs w:val="24"/>
          </w:rPr>
          <w:t xml:space="preserve">. </w:t>
        </w:r>
      </w:ins>
      <w:ins w:id="6465" w:author="Britt Collins" w:date="2021-09-30T14:58:00Z">
        <w:r w:rsidR="006F31F6" w:rsidRPr="000B0CC8">
          <w:rPr>
            <w:rFonts w:ascii="Times New Roman" w:hAnsi="Times New Roman"/>
            <w:sz w:val="24"/>
            <w:szCs w:val="24"/>
          </w:rPr>
          <w:t xml:space="preserve">I heard a mouse click followed by the rustle of paper. </w:t>
        </w:r>
      </w:ins>
      <w:ins w:id="6466" w:author="Britt Collins" w:date="2021-10-06T13:19:00Z">
        <w:r>
          <w:rPr>
            <w:rFonts w:ascii="Times New Roman" w:hAnsi="Times New Roman"/>
            <w:sz w:val="24"/>
            <w:szCs w:val="24"/>
          </w:rPr>
          <w:t>“</w:t>
        </w:r>
      </w:ins>
      <w:ins w:id="6467" w:author="Britt Collins" w:date="2021-09-30T14:58:00Z">
        <w:r w:rsidR="006F31F6" w:rsidRPr="000B0CC8">
          <w:rPr>
            <w:rFonts w:ascii="Times New Roman" w:hAnsi="Times New Roman"/>
            <w:sz w:val="24"/>
            <w:szCs w:val="24"/>
          </w:rPr>
          <w:t>How would you like to pay?</w:t>
        </w:r>
      </w:ins>
      <w:ins w:id="6468" w:author="Britt Collins" w:date="2021-10-06T13:19:00Z">
        <w:r>
          <w:rPr>
            <w:rFonts w:ascii="Times New Roman" w:hAnsi="Times New Roman"/>
            <w:sz w:val="24"/>
            <w:szCs w:val="24"/>
          </w:rPr>
          <w:t>”</w:t>
        </w:r>
      </w:ins>
      <w:ins w:id="6469" w:author="Britt Collins" w:date="2021-09-30T14:58:00Z">
        <w:r w:rsidR="006F31F6" w:rsidRPr="000B0CC8">
          <w:rPr>
            <w:rFonts w:ascii="Times New Roman" w:hAnsi="Times New Roman"/>
            <w:sz w:val="24"/>
            <w:szCs w:val="24"/>
          </w:rPr>
          <w:t xml:space="preserve"> </w:t>
        </w:r>
      </w:ins>
    </w:p>
    <w:p w14:paraId="40B7626F" w14:textId="74B5A7EB" w:rsidR="00D4356B" w:rsidRDefault="006F31F6" w:rsidP="00D4356B">
      <w:pPr>
        <w:spacing w:line="480" w:lineRule="auto"/>
        <w:ind w:left="-5" w:right="15" w:firstLine="725"/>
        <w:rPr>
          <w:ins w:id="6470" w:author="Britt Collins" w:date="2021-10-06T13:19:00Z"/>
          <w:rFonts w:ascii="Times New Roman" w:hAnsi="Times New Roman"/>
          <w:sz w:val="24"/>
          <w:szCs w:val="24"/>
        </w:rPr>
      </w:pPr>
      <w:ins w:id="6471" w:author="Britt Collins" w:date="2021-09-30T14:58:00Z">
        <w:r w:rsidRPr="000B0CC8">
          <w:rPr>
            <w:rFonts w:ascii="Times New Roman" w:hAnsi="Times New Roman"/>
            <w:sz w:val="24"/>
            <w:szCs w:val="24"/>
          </w:rPr>
          <w:t xml:space="preserve">I pulled the invoice towards me and peered at the cost breakdown. My jaw, that failed to open wide earlier, nearly dropped, as my eyes scrolled to the bottom of the bill. I uncomfortably smiled and shifted my position to get a different angle of the cost. It remained an uncomfortably high $100. “Er, do I get a Medicare discount?”  </w:t>
        </w:r>
      </w:ins>
    </w:p>
    <w:p w14:paraId="0B92C695" w14:textId="77777777" w:rsidR="00D4356B" w:rsidRDefault="006F31F6" w:rsidP="00D4356B">
      <w:pPr>
        <w:spacing w:line="480" w:lineRule="auto"/>
        <w:ind w:left="-5" w:right="15" w:firstLine="725"/>
        <w:rPr>
          <w:ins w:id="6472" w:author="Britt Collins" w:date="2021-10-06T13:20:00Z"/>
          <w:rFonts w:ascii="Times New Roman" w:hAnsi="Times New Roman"/>
          <w:sz w:val="24"/>
          <w:szCs w:val="24"/>
        </w:rPr>
      </w:pPr>
      <w:ins w:id="6473" w:author="Britt Collins" w:date="2021-09-30T14:58:00Z">
        <w:r w:rsidRPr="000B0CC8">
          <w:rPr>
            <w:rFonts w:ascii="Times New Roman" w:hAnsi="Times New Roman"/>
            <w:sz w:val="24"/>
            <w:szCs w:val="24"/>
          </w:rPr>
          <w:t xml:space="preserve">The receptionist smiled. </w:t>
        </w:r>
      </w:ins>
      <w:ins w:id="6474" w:author="Britt Collins" w:date="2021-10-06T13:19:00Z">
        <w:r w:rsidR="00D4356B">
          <w:rPr>
            <w:rFonts w:ascii="Times New Roman" w:hAnsi="Times New Roman"/>
            <w:sz w:val="24"/>
            <w:szCs w:val="24"/>
          </w:rPr>
          <w:t>“</w:t>
        </w:r>
      </w:ins>
      <w:ins w:id="6475" w:author="Britt Collins" w:date="2021-09-30T14:58:00Z">
        <w:r w:rsidRPr="000B0CC8">
          <w:rPr>
            <w:rFonts w:ascii="Times New Roman" w:hAnsi="Times New Roman"/>
            <w:sz w:val="24"/>
            <w:szCs w:val="24"/>
          </w:rPr>
          <w:t>Unfortunately, we only accept private medical insurance</w:t>
        </w:r>
      </w:ins>
      <w:ins w:id="6476" w:author="Britt Collins" w:date="2021-10-06T13:20:00Z">
        <w:r w:rsidR="00D4356B">
          <w:rPr>
            <w:rFonts w:ascii="Times New Roman" w:hAnsi="Times New Roman"/>
            <w:sz w:val="24"/>
            <w:szCs w:val="24"/>
          </w:rPr>
          <w:t>.”</w:t>
        </w:r>
      </w:ins>
    </w:p>
    <w:p w14:paraId="559010F6" w14:textId="2020BB83" w:rsidR="006F31F6" w:rsidRPr="000B0CC8" w:rsidRDefault="006F31F6">
      <w:pPr>
        <w:spacing w:line="480" w:lineRule="auto"/>
        <w:ind w:left="-5" w:right="15" w:firstLine="725"/>
        <w:rPr>
          <w:ins w:id="6477" w:author="Britt Collins" w:date="2021-09-30T14:58:00Z"/>
          <w:rFonts w:ascii="Times New Roman" w:hAnsi="Times New Roman"/>
          <w:sz w:val="24"/>
          <w:szCs w:val="24"/>
        </w:rPr>
        <w:pPrChange w:id="6478" w:author="Britt Collins" w:date="2021-10-06T13:18:00Z">
          <w:pPr>
            <w:ind w:left="-5" w:right="15"/>
          </w:pPr>
        </w:pPrChange>
      </w:pPr>
      <w:ins w:id="6479" w:author="Britt Collins" w:date="2021-09-30T14:58:00Z">
        <w:r w:rsidRPr="000B0CC8">
          <w:rPr>
            <w:rFonts w:ascii="Times New Roman" w:hAnsi="Times New Roman"/>
            <w:sz w:val="24"/>
            <w:szCs w:val="24"/>
          </w:rPr>
          <w:t xml:space="preserve">I pulled my lips tort as I entered my PIN into the card reader. </w:t>
        </w:r>
      </w:ins>
      <w:ins w:id="6480" w:author="Britt Collins" w:date="2021-10-06T13:20:00Z">
        <w:r w:rsidR="00D4356B">
          <w:rPr>
            <w:rFonts w:ascii="Times New Roman" w:hAnsi="Times New Roman"/>
            <w:sz w:val="24"/>
            <w:szCs w:val="24"/>
          </w:rPr>
          <w:t>She tore</w:t>
        </w:r>
      </w:ins>
      <w:ins w:id="6481" w:author="Britt Collins" w:date="2021-09-30T14:58:00Z">
        <w:r w:rsidRPr="000B0CC8">
          <w:rPr>
            <w:rFonts w:ascii="Times New Roman" w:hAnsi="Times New Roman"/>
            <w:sz w:val="24"/>
            <w:szCs w:val="24"/>
          </w:rPr>
          <w:t xml:space="preserve"> off the receipt and handed me a copy. I booked a follow-up appointment. It's aim was to run through a plan of action. More to the point, a plan of extraction.</w:t>
        </w:r>
      </w:ins>
    </w:p>
    <w:p w14:paraId="522A8BD7" w14:textId="77777777" w:rsidR="00D4356B" w:rsidRDefault="00D4356B" w:rsidP="00D4356B">
      <w:pPr>
        <w:spacing w:after="10" w:line="480" w:lineRule="auto"/>
        <w:ind w:left="-5" w:right="15" w:firstLine="0"/>
        <w:rPr>
          <w:ins w:id="6482" w:author="Britt Collins" w:date="2021-10-06T13:20:00Z"/>
          <w:rFonts w:ascii="Times New Roman" w:hAnsi="Times New Roman"/>
          <w:sz w:val="24"/>
          <w:szCs w:val="24"/>
        </w:rPr>
      </w:pPr>
    </w:p>
    <w:p w14:paraId="5502CB82" w14:textId="77777777" w:rsidR="00D4356B" w:rsidRDefault="00D4356B" w:rsidP="00D4356B">
      <w:pPr>
        <w:spacing w:after="10" w:line="480" w:lineRule="auto"/>
        <w:ind w:left="-5" w:right="15" w:firstLine="0"/>
        <w:rPr>
          <w:ins w:id="6483" w:author="Britt Collins" w:date="2021-10-06T13:21:00Z"/>
          <w:rFonts w:ascii="Times New Roman" w:hAnsi="Times New Roman"/>
          <w:sz w:val="24"/>
          <w:szCs w:val="24"/>
        </w:rPr>
      </w:pPr>
      <w:ins w:id="6484" w:author="Britt Collins" w:date="2021-10-06T13:21:00Z">
        <w:r>
          <w:rPr>
            <w:rFonts w:ascii="Times New Roman" w:hAnsi="Times New Roman"/>
            <w:sz w:val="24"/>
            <w:szCs w:val="24"/>
          </w:rPr>
          <w:t>A week later, w</w:t>
        </w:r>
      </w:ins>
      <w:ins w:id="6485" w:author="Britt Collins" w:date="2021-10-06T13:20:00Z">
        <w:r>
          <w:rPr>
            <w:rFonts w:ascii="Times New Roman" w:hAnsi="Times New Roman"/>
            <w:sz w:val="24"/>
            <w:szCs w:val="24"/>
          </w:rPr>
          <w:t>hen t</w:t>
        </w:r>
      </w:ins>
      <w:ins w:id="6486" w:author="Britt Collins" w:date="2021-09-30T14:58:00Z">
        <w:r w:rsidR="006F31F6" w:rsidRPr="000B0CC8">
          <w:rPr>
            <w:rFonts w:ascii="Times New Roman" w:hAnsi="Times New Roman"/>
            <w:sz w:val="24"/>
            <w:szCs w:val="24"/>
          </w:rPr>
          <w:t>he dental consultation day finally arrived</w:t>
        </w:r>
      </w:ins>
      <w:ins w:id="6487" w:author="Britt Collins" w:date="2021-10-06T13:21:00Z">
        <w:r>
          <w:rPr>
            <w:rFonts w:ascii="Times New Roman" w:hAnsi="Times New Roman"/>
            <w:sz w:val="24"/>
            <w:szCs w:val="24"/>
          </w:rPr>
          <w:t>,</w:t>
        </w:r>
      </w:ins>
      <w:ins w:id="6488" w:author="Britt Collins" w:date="2021-09-30T14:58:00Z">
        <w:r w:rsidR="006F31F6" w:rsidRPr="000B0CC8">
          <w:rPr>
            <w:rFonts w:ascii="Times New Roman" w:hAnsi="Times New Roman"/>
            <w:sz w:val="24"/>
            <w:szCs w:val="24"/>
          </w:rPr>
          <w:t xml:space="preserve"> I was ready to agree on the extraction plan. As I waited in the dental chair for Dr Weinstein I felt relieved. A plan, however long, was going to result in my quality of life improving.</w:t>
        </w:r>
      </w:ins>
    </w:p>
    <w:p w14:paraId="3E2A009B" w14:textId="2352771F" w:rsidR="00656D57" w:rsidRDefault="006F31F6" w:rsidP="00D4356B">
      <w:pPr>
        <w:spacing w:after="10" w:line="480" w:lineRule="auto"/>
        <w:ind w:left="-5" w:right="15" w:firstLine="0"/>
        <w:rPr>
          <w:ins w:id="6489" w:author="Britt Collins" w:date="2021-10-06T13:22:00Z"/>
          <w:rFonts w:ascii="Times New Roman" w:hAnsi="Times New Roman"/>
          <w:sz w:val="24"/>
          <w:szCs w:val="24"/>
        </w:rPr>
      </w:pPr>
      <w:ins w:id="6490" w:author="Britt Collins" w:date="2021-09-30T14:58:00Z">
        <w:r w:rsidRPr="000B0CC8">
          <w:rPr>
            <w:rFonts w:ascii="Times New Roman" w:hAnsi="Times New Roman"/>
            <w:sz w:val="24"/>
            <w:szCs w:val="24"/>
          </w:rPr>
          <w:lastRenderedPageBreak/>
          <w:t xml:space="preserve"> </w:t>
        </w:r>
      </w:ins>
      <w:ins w:id="6491" w:author="Britt Collins" w:date="2021-10-06T13:21:00Z">
        <w:r w:rsidR="00D4356B">
          <w:rPr>
            <w:rFonts w:ascii="Times New Roman" w:hAnsi="Times New Roman"/>
            <w:sz w:val="24"/>
            <w:szCs w:val="24"/>
          </w:rPr>
          <w:tab/>
          <w:t>“</w:t>
        </w:r>
      </w:ins>
      <w:ins w:id="6492" w:author="Britt Collins" w:date="2021-09-30T14:58:00Z">
        <w:r w:rsidRPr="000B0CC8">
          <w:rPr>
            <w:rFonts w:ascii="Times New Roman" w:hAnsi="Times New Roman"/>
            <w:sz w:val="24"/>
            <w:szCs w:val="24"/>
          </w:rPr>
          <w:t>Right</w:t>
        </w:r>
      </w:ins>
      <w:ins w:id="6493" w:author="Britt Collins" w:date="2021-10-06T13:21:00Z">
        <w:r w:rsidR="00D4356B">
          <w:rPr>
            <w:rFonts w:ascii="Times New Roman" w:hAnsi="Times New Roman"/>
            <w:sz w:val="24"/>
            <w:szCs w:val="24"/>
          </w:rPr>
          <w:t>,”</w:t>
        </w:r>
      </w:ins>
      <w:ins w:id="6494" w:author="Britt Collins" w:date="2021-09-30T14:58:00Z">
        <w:r w:rsidRPr="000B0CC8">
          <w:rPr>
            <w:rFonts w:ascii="Times New Roman" w:hAnsi="Times New Roman"/>
            <w:sz w:val="24"/>
            <w:szCs w:val="24"/>
          </w:rPr>
          <w:t xml:space="preserve"> Dr Weinstein sighed heavily as he brought the X-</w:t>
        </w:r>
      </w:ins>
      <w:ins w:id="6495" w:author="Britt Collins" w:date="2021-10-06T13:21:00Z">
        <w:r w:rsidR="00D4356B">
          <w:rPr>
            <w:rFonts w:ascii="Times New Roman" w:hAnsi="Times New Roman"/>
            <w:sz w:val="24"/>
            <w:szCs w:val="24"/>
          </w:rPr>
          <w:t>r</w:t>
        </w:r>
      </w:ins>
      <w:ins w:id="6496" w:author="Britt Collins" w:date="2021-09-30T14:58:00Z">
        <w:r w:rsidRPr="000B0CC8">
          <w:rPr>
            <w:rFonts w:ascii="Times New Roman" w:hAnsi="Times New Roman"/>
            <w:sz w:val="24"/>
            <w:szCs w:val="24"/>
          </w:rPr>
          <w:t xml:space="preserve">ays to my attention. He referred to </w:t>
        </w:r>
      </w:ins>
      <w:ins w:id="6497" w:author="Britt Collins" w:date="2021-10-06T13:21:00Z">
        <w:r w:rsidR="00D4356B">
          <w:rPr>
            <w:rFonts w:ascii="Times New Roman" w:hAnsi="Times New Roman"/>
            <w:sz w:val="24"/>
            <w:szCs w:val="24"/>
          </w:rPr>
          <w:t>four</w:t>
        </w:r>
      </w:ins>
      <w:ins w:id="6498" w:author="Britt Collins" w:date="2021-09-30T14:58:00Z">
        <w:r w:rsidRPr="000B0CC8">
          <w:rPr>
            <w:rFonts w:ascii="Times New Roman" w:hAnsi="Times New Roman"/>
            <w:sz w:val="24"/>
            <w:szCs w:val="24"/>
          </w:rPr>
          <w:t xml:space="preserve"> teeth. </w:t>
        </w:r>
      </w:ins>
      <w:ins w:id="6499" w:author="Britt Collins" w:date="2021-10-06T13:22:00Z">
        <w:r w:rsidR="00D4356B">
          <w:rPr>
            <w:rFonts w:ascii="Times New Roman" w:hAnsi="Times New Roman"/>
            <w:sz w:val="24"/>
            <w:szCs w:val="24"/>
          </w:rPr>
          <w:t>“</w:t>
        </w:r>
      </w:ins>
      <w:ins w:id="6500" w:author="Britt Collins" w:date="2021-09-30T14:58:00Z">
        <w:r w:rsidRPr="000B0CC8">
          <w:rPr>
            <w:rFonts w:ascii="Times New Roman" w:hAnsi="Times New Roman"/>
            <w:sz w:val="24"/>
            <w:szCs w:val="24"/>
          </w:rPr>
          <w:t xml:space="preserve">The </w:t>
        </w:r>
      </w:ins>
      <w:ins w:id="6501" w:author="Britt Collins" w:date="2021-10-06T13:22:00Z">
        <w:r w:rsidR="00D4356B">
          <w:rPr>
            <w:rFonts w:ascii="Times New Roman" w:hAnsi="Times New Roman"/>
            <w:sz w:val="24"/>
            <w:szCs w:val="24"/>
          </w:rPr>
          <w:t>three</w:t>
        </w:r>
      </w:ins>
      <w:ins w:id="6502" w:author="Britt Collins" w:date="2021-09-30T14:58:00Z">
        <w:r w:rsidRPr="000B0CC8">
          <w:rPr>
            <w:rFonts w:ascii="Times New Roman" w:hAnsi="Times New Roman"/>
            <w:sz w:val="24"/>
            <w:szCs w:val="24"/>
          </w:rPr>
          <w:t xml:space="preserve"> here will need to be drilled out. This broken canine… I discussed with a colleague. I believe he has an extraction device I can use. It's straightforward: Lasso tooth, tighten. The tooth should dislodge, with a Velcro-like action. You</w:t>
        </w:r>
      </w:ins>
      <w:ins w:id="6503" w:author="Britt Collins" w:date="2021-10-06T13:23:00Z">
        <w:r w:rsidR="00656D57">
          <w:rPr>
            <w:rFonts w:ascii="Times New Roman" w:hAnsi="Times New Roman"/>
            <w:sz w:val="24"/>
            <w:szCs w:val="24"/>
          </w:rPr>
          <w:t>’</w:t>
        </w:r>
      </w:ins>
      <w:ins w:id="6504" w:author="Britt Collins" w:date="2021-09-30T14:58:00Z">
        <w:r w:rsidRPr="000B0CC8">
          <w:rPr>
            <w:rFonts w:ascii="Times New Roman" w:hAnsi="Times New Roman"/>
            <w:sz w:val="24"/>
            <w:szCs w:val="24"/>
          </w:rPr>
          <w:t xml:space="preserve">re looking at </w:t>
        </w:r>
      </w:ins>
      <w:ins w:id="6505" w:author="Britt Collins" w:date="2021-10-06T13:23:00Z">
        <w:r w:rsidR="00656D57">
          <w:rPr>
            <w:rFonts w:ascii="Times New Roman" w:hAnsi="Times New Roman"/>
            <w:sz w:val="24"/>
            <w:szCs w:val="24"/>
          </w:rPr>
          <w:t>two</w:t>
        </w:r>
      </w:ins>
      <w:ins w:id="6506" w:author="Britt Collins" w:date="2021-09-30T14:58:00Z">
        <w:r w:rsidRPr="000B0CC8">
          <w:rPr>
            <w:rFonts w:ascii="Times New Roman" w:hAnsi="Times New Roman"/>
            <w:sz w:val="24"/>
            <w:szCs w:val="24"/>
          </w:rPr>
          <w:t xml:space="preserve"> visits. If you’d like, we can take care of the </w:t>
        </w:r>
      </w:ins>
      <w:ins w:id="6507" w:author="Britt Collins" w:date="2021-10-06T13:23:00Z">
        <w:r w:rsidR="00656D57">
          <w:rPr>
            <w:rFonts w:ascii="Times New Roman" w:hAnsi="Times New Roman"/>
            <w:sz w:val="24"/>
            <w:szCs w:val="24"/>
          </w:rPr>
          <w:t>three</w:t>
        </w:r>
      </w:ins>
      <w:ins w:id="6508" w:author="Britt Collins" w:date="2021-09-30T14:58:00Z">
        <w:r w:rsidRPr="000B0CC8">
          <w:rPr>
            <w:rFonts w:ascii="Times New Roman" w:hAnsi="Times New Roman"/>
            <w:sz w:val="24"/>
            <w:szCs w:val="24"/>
          </w:rPr>
          <w:t xml:space="preserve"> molars now. The next session we can extract the canine. My wife informs me that you don’t have health insurance?</w:t>
        </w:r>
      </w:ins>
      <w:ins w:id="6509" w:author="Britt Collins" w:date="2021-10-06T13:22:00Z">
        <w:r w:rsidR="00656D57">
          <w:rPr>
            <w:rFonts w:ascii="Times New Roman" w:hAnsi="Times New Roman"/>
            <w:sz w:val="24"/>
            <w:szCs w:val="24"/>
          </w:rPr>
          <w:t>”</w:t>
        </w:r>
      </w:ins>
    </w:p>
    <w:p w14:paraId="6D8D43E3" w14:textId="77777777" w:rsidR="00656D57" w:rsidRDefault="006F31F6" w:rsidP="00656D57">
      <w:pPr>
        <w:spacing w:after="10" w:line="480" w:lineRule="auto"/>
        <w:ind w:left="-5" w:right="15" w:firstLine="725"/>
        <w:rPr>
          <w:ins w:id="6510" w:author="Britt Collins" w:date="2021-10-06T13:23:00Z"/>
          <w:rFonts w:ascii="Times New Roman" w:hAnsi="Times New Roman"/>
          <w:sz w:val="24"/>
          <w:szCs w:val="24"/>
        </w:rPr>
      </w:pPr>
      <w:ins w:id="6511" w:author="Britt Collins" w:date="2021-09-30T14:58:00Z">
        <w:r w:rsidRPr="000B0CC8">
          <w:rPr>
            <w:rFonts w:ascii="Times New Roman" w:hAnsi="Times New Roman"/>
            <w:sz w:val="24"/>
            <w:szCs w:val="24"/>
          </w:rPr>
          <w:t xml:space="preserve">I shook my head. </w:t>
        </w:r>
      </w:ins>
    </w:p>
    <w:p w14:paraId="12E796F2" w14:textId="3CBE5449" w:rsidR="006F31F6" w:rsidRPr="000B0CC8" w:rsidRDefault="00656D57">
      <w:pPr>
        <w:spacing w:after="10" w:line="480" w:lineRule="auto"/>
        <w:ind w:left="-5" w:right="15" w:firstLine="725"/>
        <w:rPr>
          <w:ins w:id="6512" w:author="Britt Collins" w:date="2021-09-30T14:58:00Z"/>
          <w:rFonts w:ascii="Times New Roman" w:hAnsi="Times New Roman"/>
          <w:sz w:val="24"/>
          <w:szCs w:val="24"/>
        </w:rPr>
        <w:pPrChange w:id="6513" w:author="Britt Collins" w:date="2021-10-06T13:22:00Z">
          <w:pPr>
            <w:spacing w:after="10"/>
            <w:ind w:left="-5" w:right="15"/>
          </w:pPr>
        </w:pPrChange>
      </w:pPr>
      <w:ins w:id="6514" w:author="Britt Collins" w:date="2021-10-06T13:23:00Z">
        <w:r>
          <w:rPr>
            <w:rFonts w:ascii="Times New Roman" w:hAnsi="Times New Roman"/>
            <w:sz w:val="24"/>
            <w:szCs w:val="24"/>
          </w:rPr>
          <w:t>“</w:t>
        </w:r>
      </w:ins>
      <w:ins w:id="6515" w:author="Britt Collins" w:date="2021-09-30T14:58:00Z">
        <w:r w:rsidR="006F31F6" w:rsidRPr="000B0CC8">
          <w:rPr>
            <w:rFonts w:ascii="Times New Roman" w:hAnsi="Times New Roman"/>
            <w:sz w:val="24"/>
            <w:szCs w:val="24"/>
          </w:rPr>
          <w:t>These procedures will be expensive. I will try to keep the procedure time and cost to a minimum. Still, I estimate it will be in excess of AU$1000. If complications arise during the procedure.</w:t>
        </w:r>
      </w:ins>
    </w:p>
    <w:p w14:paraId="599672C4" w14:textId="6203FE19" w:rsidR="006F31F6" w:rsidRPr="000B0CC8" w:rsidRDefault="006F31F6">
      <w:pPr>
        <w:spacing w:line="480" w:lineRule="auto"/>
        <w:ind w:left="-5" w:right="15"/>
        <w:rPr>
          <w:ins w:id="6516" w:author="Britt Collins" w:date="2021-09-30T14:58:00Z"/>
          <w:rFonts w:ascii="Times New Roman" w:hAnsi="Times New Roman"/>
          <w:sz w:val="24"/>
          <w:szCs w:val="24"/>
        </w:rPr>
        <w:pPrChange w:id="6517" w:author="Britt Collins" w:date="2021-09-30T15:06:00Z">
          <w:pPr>
            <w:ind w:left="-5" w:right="15"/>
          </w:pPr>
        </w:pPrChange>
      </w:pPr>
      <w:ins w:id="6518" w:author="Britt Collins" w:date="2021-09-30T14:58:00Z">
        <w:r w:rsidRPr="000B0CC8">
          <w:rPr>
            <w:rFonts w:ascii="Times New Roman" w:hAnsi="Times New Roman"/>
            <w:sz w:val="24"/>
            <w:szCs w:val="24"/>
          </w:rPr>
          <w:t>The cost will naturally increase.</w:t>
        </w:r>
      </w:ins>
      <w:ins w:id="6519" w:author="Britt Collins" w:date="2021-10-06T13:23:00Z">
        <w:r w:rsidR="00656D57">
          <w:rPr>
            <w:rFonts w:ascii="Times New Roman" w:hAnsi="Times New Roman"/>
            <w:sz w:val="24"/>
            <w:szCs w:val="24"/>
          </w:rPr>
          <w:t>”</w:t>
        </w:r>
      </w:ins>
    </w:p>
    <w:p w14:paraId="7BBDB386" w14:textId="02BD37FF" w:rsidR="006F31F6" w:rsidRPr="000B0CC8" w:rsidRDefault="006F31F6">
      <w:pPr>
        <w:spacing w:line="480" w:lineRule="auto"/>
        <w:ind w:left="-5" w:right="15" w:firstLine="725"/>
        <w:rPr>
          <w:ins w:id="6520" w:author="Britt Collins" w:date="2021-09-30T14:58:00Z"/>
          <w:rFonts w:ascii="Times New Roman" w:hAnsi="Times New Roman"/>
          <w:sz w:val="24"/>
          <w:szCs w:val="24"/>
        </w:rPr>
        <w:pPrChange w:id="6521" w:author="Britt Collins" w:date="2021-10-06T13:24:00Z">
          <w:pPr>
            <w:ind w:left="-5" w:right="15"/>
          </w:pPr>
        </w:pPrChange>
      </w:pPr>
      <w:ins w:id="6522" w:author="Britt Collins" w:date="2021-09-30T14:58:00Z">
        <w:r w:rsidRPr="000B0CC8">
          <w:rPr>
            <w:rFonts w:ascii="Times New Roman" w:hAnsi="Times New Roman"/>
            <w:sz w:val="24"/>
            <w:szCs w:val="24"/>
          </w:rPr>
          <w:t xml:space="preserve">Early that morning, the consultation ended in </w:t>
        </w:r>
      </w:ins>
      <w:ins w:id="6523" w:author="Britt Collins" w:date="2021-10-06T13:24:00Z">
        <w:r w:rsidR="00656D57">
          <w:rPr>
            <w:rFonts w:ascii="Times New Roman" w:hAnsi="Times New Roman"/>
            <w:sz w:val="24"/>
            <w:szCs w:val="24"/>
          </w:rPr>
          <w:t>two</w:t>
        </w:r>
      </w:ins>
      <w:ins w:id="6524" w:author="Britt Collins" w:date="2021-09-30T14:58:00Z">
        <w:r w:rsidRPr="000B0CC8">
          <w:rPr>
            <w:rFonts w:ascii="Times New Roman" w:hAnsi="Times New Roman"/>
            <w:sz w:val="24"/>
            <w:szCs w:val="24"/>
          </w:rPr>
          <w:t xml:space="preserve"> fractured back teeth being removed. The anaesthetic shielded me from a lot of pain. The open gum wounds were sewed using a synthetic material to help the jaw bone heal. I had several gausses placed in between the </w:t>
        </w:r>
      </w:ins>
      <w:ins w:id="6525" w:author="Britt Collins" w:date="2021-10-06T13:24:00Z">
        <w:r w:rsidR="00656D57">
          <w:rPr>
            <w:rFonts w:ascii="Times New Roman" w:hAnsi="Times New Roman"/>
            <w:sz w:val="24"/>
            <w:szCs w:val="24"/>
          </w:rPr>
          <w:t>two</w:t>
        </w:r>
      </w:ins>
      <w:ins w:id="6526" w:author="Britt Collins" w:date="2021-09-30T14:58:00Z">
        <w:r w:rsidRPr="000B0CC8">
          <w:rPr>
            <w:rFonts w:ascii="Times New Roman" w:hAnsi="Times New Roman"/>
            <w:sz w:val="24"/>
            <w:szCs w:val="24"/>
          </w:rPr>
          <w:t xml:space="preserve"> bloody gaps. The receptionist handed me a shopping bag of painkillers, advising me how frequently I should take them.</w:t>
        </w:r>
      </w:ins>
    </w:p>
    <w:p w14:paraId="379D1238" w14:textId="04D2DFF4" w:rsidR="006F31F6" w:rsidRPr="000B0CC8" w:rsidRDefault="00656D57">
      <w:pPr>
        <w:spacing w:line="480" w:lineRule="auto"/>
        <w:ind w:left="-5" w:right="15" w:firstLine="725"/>
        <w:rPr>
          <w:ins w:id="6527" w:author="Britt Collins" w:date="2021-09-30T14:58:00Z"/>
          <w:rFonts w:ascii="Times New Roman" w:hAnsi="Times New Roman"/>
          <w:sz w:val="24"/>
          <w:szCs w:val="24"/>
        </w:rPr>
        <w:pPrChange w:id="6528" w:author="Britt Collins" w:date="2021-10-06T13:24:00Z">
          <w:pPr>
            <w:ind w:left="-5" w:right="15"/>
          </w:pPr>
        </w:pPrChange>
      </w:pPr>
      <w:ins w:id="6529" w:author="Britt Collins" w:date="2021-10-06T13:25:00Z">
        <w:r>
          <w:rPr>
            <w:rFonts w:ascii="Times New Roman" w:hAnsi="Times New Roman"/>
            <w:sz w:val="24"/>
            <w:szCs w:val="24"/>
          </w:rPr>
          <w:t>Leaving</w:t>
        </w:r>
      </w:ins>
      <w:ins w:id="6530" w:author="Britt Collins" w:date="2021-09-30T14:58:00Z">
        <w:r w:rsidR="006F31F6" w:rsidRPr="000B0CC8">
          <w:rPr>
            <w:rFonts w:ascii="Times New Roman" w:hAnsi="Times New Roman"/>
            <w:sz w:val="24"/>
            <w:szCs w:val="24"/>
          </w:rPr>
          <w:t xml:space="preserve"> the dentist $960 down and under the influence of painkillers</w:t>
        </w:r>
      </w:ins>
      <w:ins w:id="6531" w:author="Britt Collins" w:date="2021-10-06T13:25:00Z">
        <w:r>
          <w:rPr>
            <w:rFonts w:ascii="Times New Roman" w:hAnsi="Times New Roman"/>
            <w:sz w:val="24"/>
            <w:szCs w:val="24"/>
          </w:rPr>
          <w:t>,</w:t>
        </w:r>
      </w:ins>
      <w:ins w:id="6532" w:author="Britt Collins" w:date="2021-09-30T14:58:00Z">
        <w:r w:rsidR="006F31F6" w:rsidRPr="000B0CC8">
          <w:rPr>
            <w:rFonts w:ascii="Times New Roman" w:hAnsi="Times New Roman"/>
            <w:sz w:val="24"/>
            <w:szCs w:val="24"/>
          </w:rPr>
          <w:t xml:space="preserve"> I </w:t>
        </w:r>
      </w:ins>
      <w:ins w:id="6533" w:author="Britt Collins" w:date="2021-10-06T13:25:00Z">
        <w:r>
          <w:rPr>
            <w:rFonts w:ascii="Times New Roman" w:hAnsi="Times New Roman"/>
            <w:sz w:val="24"/>
            <w:szCs w:val="24"/>
          </w:rPr>
          <w:t>went straigh</w:t>
        </w:r>
      </w:ins>
      <w:ins w:id="6534" w:author="Britt Collins" w:date="2021-09-30T14:58:00Z">
        <w:r w:rsidR="006F31F6" w:rsidRPr="000B0CC8">
          <w:rPr>
            <w:rFonts w:ascii="Times New Roman" w:hAnsi="Times New Roman"/>
            <w:sz w:val="24"/>
            <w:szCs w:val="24"/>
          </w:rPr>
          <w:t xml:space="preserve"> to work. The anaesthetic slowly wore off. By 4pm the nerve endings in my mouth woke up. The pain I endured for the next two days was debilitating. It would frequently wake me up at night. Nurofen was my saving grace on many occasions.</w:t>
        </w:r>
      </w:ins>
    </w:p>
    <w:p w14:paraId="444DA1A7" w14:textId="1BB2EF8D" w:rsidR="00656D57" w:rsidRDefault="006F31F6" w:rsidP="00656D57">
      <w:pPr>
        <w:spacing w:after="10" w:line="480" w:lineRule="auto"/>
        <w:ind w:left="-5" w:right="15" w:firstLine="725"/>
        <w:rPr>
          <w:ins w:id="6535" w:author="Britt Collins" w:date="2021-10-06T13:28:00Z"/>
          <w:rFonts w:ascii="Times New Roman" w:hAnsi="Times New Roman"/>
          <w:sz w:val="24"/>
          <w:szCs w:val="24"/>
        </w:rPr>
      </w:pPr>
      <w:ins w:id="6536" w:author="Britt Collins" w:date="2021-09-30T14:58:00Z">
        <w:r w:rsidRPr="000B0CC8">
          <w:rPr>
            <w:rFonts w:ascii="Times New Roman" w:hAnsi="Times New Roman"/>
            <w:sz w:val="24"/>
            <w:szCs w:val="24"/>
          </w:rPr>
          <w:t xml:space="preserve">During the second procedure I had a $160 filling and the most intricate tooth extraction I have ever experienced. I’d never seen a dentist so elated by the outcome of dental work. </w:t>
        </w:r>
      </w:ins>
      <w:ins w:id="6537" w:author="Britt Collins" w:date="2021-10-06T13:25:00Z">
        <w:r w:rsidR="00656D57">
          <w:rPr>
            <w:rFonts w:ascii="Times New Roman" w:hAnsi="Times New Roman"/>
            <w:sz w:val="24"/>
            <w:szCs w:val="24"/>
          </w:rPr>
          <w:t>“</w:t>
        </w:r>
      </w:ins>
      <w:ins w:id="6538" w:author="Britt Collins" w:date="2021-09-30T14:58:00Z">
        <w:r w:rsidRPr="000B0CC8">
          <w:rPr>
            <w:rFonts w:ascii="Times New Roman" w:hAnsi="Times New Roman"/>
            <w:sz w:val="24"/>
            <w:szCs w:val="24"/>
          </w:rPr>
          <w:t>Wait till I tell my colleague when I next see him. I'm sure he’ll be very happy his extraction tool was put to good use</w:t>
        </w:r>
      </w:ins>
      <w:ins w:id="6539" w:author="Britt Collins" w:date="2021-10-06T13:26:00Z">
        <w:r w:rsidR="00656D57">
          <w:rPr>
            <w:rFonts w:ascii="Times New Roman" w:hAnsi="Times New Roman"/>
            <w:sz w:val="24"/>
            <w:szCs w:val="24"/>
          </w:rPr>
          <w:t>,”</w:t>
        </w:r>
      </w:ins>
      <w:ins w:id="6540" w:author="Britt Collins" w:date="2021-09-30T14:58:00Z">
        <w:r w:rsidRPr="000B0CC8">
          <w:rPr>
            <w:rFonts w:ascii="Times New Roman" w:hAnsi="Times New Roman"/>
            <w:sz w:val="24"/>
            <w:szCs w:val="24"/>
          </w:rPr>
          <w:t xml:space="preserve"> D</w:t>
        </w:r>
      </w:ins>
      <w:ins w:id="6541" w:author="Britt Collins" w:date="2021-10-06T13:26:00Z">
        <w:r w:rsidR="00656D57">
          <w:rPr>
            <w:rFonts w:ascii="Times New Roman" w:hAnsi="Times New Roman"/>
            <w:sz w:val="24"/>
            <w:szCs w:val="24"/>
          </w:rPr>
          <w:t>r</w:t>
        </w:r>
      </w:ins>
      <w:ins w:id="6542" w:author="Britt Collins" w:date="2021-09-30T14:58:00Z">
        <w:r w:rsidRPr="000B0CC8">
          <w:rPr>
            <w:rFonts w:ascii="Times New Roman" w:hAnsi="Times New Roman"/>
            <w:sz w:val="24"/>
            <w:szCs w:val="24"/>
          </w:rPr>
          <w:t xml:space="preserve"> Weinstein said</w:t>
        </w:r>
      </w:ins>
      <w:ins w:id="6543" w:author="Britt Collins" w:date="2021-10-06T13:26:00Z">
        <w:r w:rsidR="00656D57">
          <w:rPr>
            <w:rFonts w:ascii="Times New Roman" w:hAnsi="Times New Roman"/>
            <w:sz w:val="24"/>
            <w:szCs w:val="24"/>
          </w:rPr>
          <w:t xml:space="preserve"> and then </w:t>
        </w:r>
      </w:ins>
      <w:ins w:id="6544" w:author="Britt Collins" w:date="2021-10-06T13:27:00Z">
        <w:r w:rsidR="00656D57">
          <w:rPr>
            <w:rFonts w:ascii="Times New Roman" w:hAnsi="Times New Roman"/>
            <w:sz w:val="24"/>
            <w:szCs w:val="24"/>
          </w:rPr>
          <w:t>gave me a rundown of</w:t>
        </w:r>
      </w:ins>
      <w:ins w:id="6545" w:author="Britt Collins" w:date="2021-10-06T13:26:00Z">
        <w:r w:rsidR="00656D57">
          <w:rPr>
            <w:rFonts w:ascii="Times New Roman" w:hAnsi="Times New Roman"/>
            <w:sz w:val="24"/>
            <w:szCs w:val="24"/>
          </w:rPr>
          <w:t xml:space="preserve"> my future </w:t>
        </w:r>
      </w:ins>
      <w:ins w:id="6546" w:author="Britt Collins" w:date="2021-09-30T14:58:00Z">
        <w:r w:rsidRPr="000B0CC8">
          <w:rPr>
            <w:rFonts w:ascii="Times New Roman" w:hAnsi="Times New Roman"/>
            <w:sz w:val="24"/>
            <w:szCs w:val="24"/>
          </w:rPr>
          <w:t>options</w:t>
        </w:r>
      </w:ins>
      <w:ins w:id="6547" w:author="Britt Collins" w:date="2021-10-06T13:26:00Z">
        <w:r w:rsidR="00656D57">
          <w:rPr>
            <w:rFonts w:ascii="Times New Roman" w:hAnsi="Times New Roman"/>
            <w:sz w:val="24"/>
            <w:szCs w:val="24"/>
          </w:rPr>
          <w:t xml:space="preserve"> of either having nothing done, removable fal</w:t>
        </w:r>
      </w:ins>
      <w:ins w:id="6548" w:author="Britt Collins" w:date="2021-10-06T13:27:00Z">
        <w:r w:rsidR="00656D57">
          <w:rPr>
            <w:rFonts w:ascii="Times New Roman" w:hAnsi="Times New Roman"/>
            <w:sz w:val="24"/>
            <w:szCs w:val="24"/>
          </w:rPr>
          <w:t>se teeth or permanent prosthetics. “</w:t>
        </w:r>
      </w:ins>
      <w:ins w:id="6549" w:author="Britt Collins" w:date="2021-09-30T14:58:00Z">
        <w:r w:rsidRPr="000B0CC8">
          <w:rPr>
            <w:rFonts w:ascii="Times New Roman" w:hAnsi="Times New Roman"/>
            <w:sz w:val="24"/>
            <w:szCs w:val="24"/>
          </w:rPr>
          <w:t xml:space="preserve">I highly recommend </w:t>
        </w:r>
      </w:ins>
      <w:ins w:id="6550" w:author="Britt Collins" w:date="2021-10-06T13:28:00Z">
        <w:r w:rsidR="00656D57">
          <w:rPr>
            <w:rFonts w:ascii="Times New Roman" w:hAnsi="Times New Roman"/>
            <w:sz w:val="24"/>
            <w:szCs w:val="24"/>
          </w:rPr>
          <w:t>permanent prosthetics</w:t>
        </w:r>
      </w:ins>
      <w:ins w:id="6551" w:author="Britt Collins" w:date="2021-09-30T14:58:00Z">
        <w:r w:rsidRPr="000B0CC8">
          <w:rPr>
            <w:rFonts w:ascii="Times New Roman" w:hAnsi="Times New Roman"/>
            <w:sz w:val="24"/>
            <w:szCs w:val="24"/>
          </w:rPr>
          <w:t xml:space="preserve">. The procedure involves drilling a hole into the jaw, inserting a plug and screwing a prosthetic into it. If you do consider having prosthetics you will have to wait at least </w:t>
        </w:r>
      </w:ins>
      <w:ins w:id="6552" w:author="Britt Collins" w:date="2021-10-06T13:28:00Z">
        <w:r w:rsidR="00656D57">
          <w:rPr>
            <w:rFonts w:ascii="Times New Roman" w:hAnsi="Times New Roman"/>
            <w:sz w:val="24"/>
            <w:szCs w:val="24"/>
          </w:rPr>
          <w:t>four</w:t>
        </w:r>
      </w:ins>
      <w:ins w:id="6553" w:author="Britt Collins" w:date="2021-09-30T14:58:00Z">
        <w:r w:rsidRPr="000B0CC8">
          <w:rPr>
            <w:rFonts w:ascii="Times New Roman" w:hAnsi="Times New Roman"/>
            <w:sz w:val="24"/>
            <w:szCs w:val="24"/>
          </w:rPr>
          <w:t xml:space="preserve"> months. The jaw bone needs to fully heal </w:t>
        </w:r>
        <w:r w:rsidRPr="000B0CC8">
          <w:rPr>
            <w:rFonts w:ascii="Times New Roman" w:hAnsi="Times New Roman"/>
            <w:sz w:val="24"/>
            <w:szCs w:val="24"/>
          </w:rPr>
          <w:lastRenderedPageBreak/>
          <w:t>before any false teeth can be attached. If you do opt for the permanent prosthetics option, please be aware that you could pay as much as $4</w:t>
        </w:r>
      </w:ins>
      <w:ins w:id="6554" w:author="Britt Collins" w:date="2021-10-06T13:28:00Z">
        <w:r w:rsidR="00656D57">
          <w:rPr>
            <w:rFonts w:ascii="Times New Roman" w:hAnsi="Times New Roman"/>
            <w:sz w:val="24"/>
            <w:szCs w:val="24"/>
          </w:rPr>
          <w:t>,</w:t>
        </w:r>
      </w:ins>
      <w:ins w:id="6555" w:author="Britt Collins" w:date="2021-09-30T14:58:00Z">
        <w:r w:rsidRPr="000B0CC8">
          <w:rPr>
            <w:rFonts w:ascii="Times New Roman" w:hAnsi="Times New Roman"/>
            <w:sz w:val="24"/>
            <w:szCs w:val="24"/>
          </w:rPr>
          <w:t>500 per tooth!</w:t>
        </w:r>
      </w:ins>
      <w:ins w:id="6556" w:author="Britt Collins" w:date="2021-10-06T13:28:00Z">
        <w:r w:rsidR="00656D57">
          <w:rPr>
            <w:rFonts w:ascii="Times New Roman" w:hAnsi="Times New Roman"/>
            <w:sz w:val="24"/>
            <w:szCs w:val="24"/>
          </w:rPr>
          <w:t>”</w:t>
        </w:r>
      </w:ins>
    </w:p>
    <w:p w14:paraId="60941334" w14:textId="1678433D" w:rsidR="006F31F6" w:rsidRPr="000B0CC8" w:rsidRDefault="006F31F6">
      <w:pPr>
        <w:spacing w:after="10" w:line="480" w:lineRule="auto"/>
        <w:ind w:left="-5" w:right="15" w:firstLine="725"/>
        <w:rPr>
          <w:ins w:id="6557" w:author="Britt Collins" w:date="2021-09-30T14:58:00Z"/>
          <w:rFonts w:ascii="Times New Roman" w:hAnsi="Times New Roman"/>
          <w:sz w:val="24"/>
          <w:szCs w:val="24"/>
        </w:rPr>
        <w:pPrChange w:id="6558" w:author="Britt Collins" w:date="2021-10-06T13:27:00Z">
          <w:pPr>
            <w:spacing w:after="325"/>
            <w:ind w:left="-5" w:right="15"/>
          </w:pPr>
        </w:pPrChange>
      </w:pPr>
      <w:ins w:id="6559" w:author="Britt Collins" w:date="2021-09-30T14:58:00Z">
        <w:r w:rsidRPr="000B0CC8">
          <w:rPr>
            <w:rFonts w:ascii="Times New Roman" w:hAnsi="Times New Roman"/>
            <w:sz w:val="24"/>
            <w:szCs w:val="24"/>
          </w:rPr>
          <w:t>I took a mental picture of my soon</w:t>
        </w:r>
      </w:ins>
      <w:ins w:id="6560" w:author="Britt Collins" w:date="2021-10-06T13:28:00Z">
        <w:r w:rsidR="00656D57">
          <w:rPr>
            <w:rFonts w:ascii="Times New Roman" w:hAnsi="Times New Roman"/>
            <w:sz w:val="24"/>
            <w:szCs w:val="24"/>
          </w:rPr>
          <w:t>-</w:t>
        </w:r>
      </w:ins>
      <w:ins w:id="6561" w:author="Britt Collins" w:date="2021-09-30T14:58:00Z">
        <w:r w:rsidRPr="000B0CC8">
          <w:rPr>
            <w:rFonts w:ascii="Times New Roman" w:hAnsi="Times New Roman"/>
            <w:sz w:val="24"/>
            <w:szCs w:val="24"/>
          </w:rPr>
          <w:t>to</w:t>
        </w:r>
      </w:ins>
      <w:ins w:id="6562" w:author="Britt Collins" w:date="2021-10-06T13:28:00Z">
        <w:r w:rsidR="00656D57">
          <w:rPr>
            <w:rFonts w:ascii="Times New Roman" w:hAnsi="Times New Roman"/>
            <w:sz w:val="24"/>
            <w:szCs w:val="24"/>
          </w:rPr>
          <w:t>-</w:t>
        </w:r>
      </w:ins>
      <w:ins w:id="6563" w:author="Britt Collins" w:date="2021-09-30T14:58:00Z">
        <w:r w:rsidRPr="000B0CC8">
          <w:rPr>
            <w:rFonts w:ascii="Times New Roman" w:hAnsi="Times New Roman"/>
            <w:sz w:val="24"/>
            <w:szCs w:val="24"/>
          </w:rPr>
          <w:t>be</w:t>
        </w:r>
      </w:ins>
      <w:ins w:id="6564" w:author="Britt Collins" w:date="2021-10-06T13:28:00Z">
        <w:r w:rsidR="00656D57">
          <w:rPr>
            <w:rFonts w:ascii="Times New Roman" w:hAnsi="Times New Roman"/>
            <w:sz w:val="24"/>
            <w:szCs w:val="24"/>
          </w:rPr>
          <w:t>-</w:t>
        </w:r>
      </w:ins>
      <w:ins w:id="6565" w:author="Britt Collins" w:date="2021-09-30T14:58:00Z">
        <w:r w:rsidRPr="000B0CC8">
          <w:rPr>
            <w:rFonts w:ascii="Times New Roman" w:hAnsi="Times New Roman"/>
            <w:sz w:val="24"/>
            <w:szCs w:val="24"/>
          </w:rPr>
          <w:t xml:space="preserve">pillaged bank balance and sighed. Thankfully I didn't need to consider taking action now. </w:t>
        </w:r>
        <w:r w:rsidRPr="00656D57">
          <w:rPr>
            <w:rFonts w:ascii="Times New Roman" w:hAnsi="Times New Roman"/>
            <w:i/>
            <w:sz w:val="24"/>
            <w:szCs w:val="24"/>
            <w:rPrChange w:id="6566" w:author="Britt Collins" w:date="2021-10-06T13:28:00Z">
              <w:rPr>
                <w:rFonts w:ascii="Times New Roman" w:hAnsi="Times New Roman"/>
                <w:sz w:val="24"/>
                <w:szCs w:val="24"/>
              </w:rPr>
            </w:rPrChange>
          </w:rPr>
          <w:t xml:space="preserve">What would be the consequence of living without prosthetics? </w:t>
        </w:r>
        <w:r w:rsidRPr="000B0CC8">
          <w:rPr>
            <w:rFonts w:ascii="Times New Roman" w:hAnsi="Times New Roman"/>
            <w:sz w:val="24"/>
            <w:szCs w:val="24"/>
          </w:rPr>
          <w:t>It was too early to make a call. Now the work to remove my teeth was complete, I was looking forward to eating without discomfort. I had taken that pleasure for granted far too often in the past.</w:t>
        </w:r>
      </w:ins>
    </w:p>
    <w:p w14:paraId="1D68B7CA" w14:textId="77777777" w:rsidR="00656D57" w:rsidRDefault="006F31F6">
      <w:pPr>
        <w:pStyle w:val="Heading1"/>
        <w:spacing w:line="480" w:lineRule="auto"/>
        <w:ind w:left="-6" w:hanging="11"/>
        <w:jc w:val="center"/>
        <w:rPr>
          <w:ins w:id="6567" w:author="Britt Collins" w:date="2021-10-06T13:29:00Z"/>
          <w:rFonts w:ascii="Times New Roman" w:hAnsi="Times New Roman"/>
          <w:b/>
          <w:sz w:val="24"/>
          <w:szCs w:val="24"/>
        </w:rPr>
      </w:pPr>
      <w:ins w:id="6568" w:author="Britt Collins" w:date="2021-09-30T14:58:00Z">
        <w:r w:rsidRPr="000B0CC8">
          <w:rPr>
            <w:rFonts w:ascii="Times New Roman" w:hAnsi="Times New Roman"/>
            <w:b/>
            <w:sz w:val="24"/>
            <w:szCs w:val="24"/>
          </w:rPr>
          <w:br/>
        </w:r>
      </w:ins>
    </w:p>
    <w:p w14:paraId="35799832" w14:textId="77777777" w:rsidR="00656D57" w:rsidRDefault="00656D57">
      <w:pPr>
        <w:pStyle w:val="Heading1"/>
        <w:spacing w:line="480" w:lineRule="auto"/>
        <w:ind w:left="-6" w:hanging="11"/>
        <w:jc w:val="center"/>
        <w:rPr>
          <w:ins w:id="6569" w:author="Britt Collins" w:date="2021-10-06T13:29:00Z"/>
          <w:rFonts w:ascii="Times New Roman" w:hAnsi="Times New Roman"/>
          <w:b/>
          <w:sz w:val="24"/>
          <w:szCs w:val="24"/>
        </w:rPr>
      </w:pPr>
    </w:p>
    <w:p w14:paraId="1CE42E0F" w14:textId="77777777" w:rsidR="00656D57" w:rsidRDefault="00656D57">
      <w:pPr>
        <w:pStyle w:val="Heading1"/>
        <w:spacing w:line="480" w:lineRule="auto"/>
        <w:ind w:left="-6" w:hanging="11"/>
        <w:jc w:val="center"/>
        <w:rPr>
          <w:ins w:id="6570" w:author="Britt Collins" w:date="2021-10-06T13:29:00Z"/>
          <w:rFonts w:ascii="Times New Roman" w:hAnsi="Times New Roman"/>
          <w:b/>
          <w:sz w:val="24"/>
          <w:szCs w:val="24"/>
        </w:rPr>
      </w:pPr>
    </w:p>
    <w:p w14:paraId="2BB1922D" w14:textId="59807745" w:rsidR="006F31F6" w:rsidRPr="000B0CC8" w:rsidRDefault="00656D57">
      <w:pPr>
        <w:pStyle w:val="Heading1"/>
        <w:spacing w:line="480" w:lineRule="auto"/>
        <w:ind w:left="-6" w:hanging="11"/>
        <w:jc w:val="center"/>
        <w:rPr>
          <w:ins w:id="6571" w:author="Britt Collins" w:date="2021-09-30T14:58:00Z"/>
          <w:rFonts w:ascii="Times New Roman" w:hAnsi="Times New Roman"/>
          <w:b/>
          <w:sz w:val="24"/>
          <w:szCs w:val="24"/>
        </w:rPr>
        <w:pPrChange w:id="6572" w:author="Britt Collins" w:date="2021-09-30T15:06:00Z">
          <w:pPr>
            <w:pStyle w:val="Heading1"/>
            <w:ind w:left="-6" w:hanging="11"/>
            <w:jc w:val="center"/>
          </w:pPr>
        </w:pPrChange>
      </w:pPr>
      <w:ins w:id="6573" w:author="Britt Collins" w:date="2021-10-06T13:29:00Z">
        <w:r>
          <w:rPr>
            <w:rFonts w:ascii="Times New Roman" w:hAnsi="Times New Roman"/>
            <w:b/>
            <w:sz w:val="24"/>
            <w:szCs w:val="24"/>
          </w:rPr>
          <w:br/>
        </w:r>
      </w:ins>
      <w:ins w:id="6574" w:author="Britt Collins" w:date="2021-09-30T14:58:00Z">
        <w:r w:rsidR="006F31F6" w:rsidRPr="000B0CC8">
          <w:rPr>
            <w:rFonts w:ascii="Times New Roman" w:hAnsi="Times New Roman"/>
            <w:b/>
            <w:sz w:val="24"/>
            <w:szCs w:val="24"/>
          </w:rPr>
          <w:t>11</w:t>
        </w:r>
      </w:ins>
    </w:p>
    <w:p w14:paraId="56418B7B" w14:textId="77777777" w:rsidR="006F31F6" w:rsidRPr="000B0CC8" w:rsidRDefault="006F31F6">
      <w:pPr>
        <w:pStyle w:val="Heading2"/>
        <w:spacing w:line="480" w:lineRule="auto"/>
        <w:ind w:left="-6" w:hanging="11"/>
        <w:jc w:val="center"/>
        <w:rPr>
          <w:ins w:id="6575" w:author="Britt Collins" w:date="2021-09-30T14:58:00Z"/>
          <w:rFonts w:ascii="Times New Roman" w:hAnsi="Times New Roman"/>
          <w:b/>
          <w:sz w:val="24"/>
          <w:szCs w:val="24"/>
        </w:rPr>
        <w:pPrChange w:id="6576" w:author="Britt Collins" w:date="2021-09-30T15:06:00Z">
          <w:pPr>
            <w:pStyle w:val="Heading2"/>
            <w:ind w:left="-6" w:hanging="11"/>
            <w:jc w:val="center"/>
          </w:pPr>
        </w:pPrChange>
      </w:pPr>
      <w:ins w:id="6577" w:author="Britt Collins" w:date="2021-09-30T14:58:00Z">
        <w:r w:rsidRPr="000B0CC8">
          <w:rPr>
            <w:rFonts w:ascii="Times New Roman" w:hAnsi="Times New Roman"/>
            <w:b/>
            <w:sz w:val="24"/>
            <w:szCs w:val="24"/>
          </w:rPr>
          <w:t>Melbourne's Calling</w:t>
        </w:r>
        <w:r w:rsidRPr="000B0CC8">
          <w:rPr>
            <w:rFonts w:ascii="Times New Roman" w:hAnsi="Times New Roman"/>
            <w:b/>
            <w:sz w:val="24"/>
            <w:szCs w:val="24"/>
          </w:rPr>
          <w:br/>
        </w:r>
      </w:ins>
    </w:p>
    <w:p w14:paraId="2B90E44C" w14:textId="2CE9DA31" w:rsidR="006F31F6" w:rsidRPr="000B0CC8" w:rsidRDefault="006F31F6">
      <w:pPr>
        <w:spacing w:line="480" w:lineRule="auto"/>
        <w:ind w:left="-5" w:right="15"/>
        <w:rPr>
          <w:ins w:id="6578" w:author="Britt Collins" w:date="2021-09-30T14:58:00Z"/>
          <w:rFonts w:ascii="Times New Roman" w:hAnsi="Times New Roman"/>
          <w:sz w:val="24"/>
          <w:szCs w:val="24"/>
        </w:rPr>
        <w:pPrChange w:id="6579" w:author="Britt Collins" w:date="2021-09-30T15:06:00Z">
          <w:pPr>
            <w:ind w:left="-5" w:right="15"/>
          </w:pPr>
        </w:pPrChange>
      </w:pPr>
      <w:ins w:id="6580" w:author="Britt Collins" w:date="2021-09-30T14:58:00Z">
        <w:r w:rsidRPr="000B0CC8">
          <w:rPr>
            <w:rFonts w:ascii="Times New Roman" w:hAnsi="Times New Roman"/>
            <w:sz w:val="24"/>
            <w:szCs w:val="24"/>
          </w:rPr>
          <w:t>The six-week performance-testing engagement at another bank client was a short one, stressful and satisfying. A highlight of my software testing career. Having to handle the pressures of work and the pressures of friendships was difficult. The friends that I cared for the most were Bruce, Andy, Andi, Becs, Carl and Johnny. I still hadn't informed them of my plans to move to Melbourne. Out of respect, I wanted to tell them, one-on-one, face-to-face.</w:t>
        </w:r>
      </w:ins>
    </w:p>
    <w:p w14:paraId="7092FFB0" w14:textId="3693A1A9" w:rsidR="006F31F6" w:rsidRPr="000B0CC8" w:rsidRDefault="006F31F6">
      <w:pPr>
        <w:spacing w:line="480" w:lineRule="auto"/>
        <w:ind w:left="-5" w:right="15" w:firstLine="725"/>
        <w:rPr>
          <w:ins w:id="6581" w:author="Britt Collins" w:date="2021-09-30T14:58:00Z"/>
          <w:rFonts w:ascii="Times New Roman" w:hAnsi="Times New Roman"/>
          <w:sz w:val="24"/>
          <w:szCs w:val="24"/>
        </w:rPr>
        <w:pPrChange w:id="6582" w:author="Britt Collins" w:date="2021-10-06T13:34:00Z">
          <w:pPr>
            <w:ind w:left="-5" w:right="15"/>
          </w:pPr>
        </w:pPrChange>
      </w:pPr>
      <w:ins w:id="6583" w:author="Britt Collins" w:date="2021-09-30T14:58:00Z">
        <w:r w:rsidRPr="000B0CC8">
          <w:rPr>
            <w:rFonts w:ascii="Times New Roman" w:hAnsi="Times New Roman"/>
            <w:sz w:val="24"/>
            <w:szCs w:val="24"/>
          </w:rPr>
          <w:t>I began closest to home, Becs,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w:t>
        </w:r>
      </w:ins>
      <w:ins w:id="6584" w:author="Britt Collins" w:date="2021-10-06T13:33:00Z">
        <w:r w:rsidR="00656D57">
          <w:rPr>
            <w:rFonts w:ascii="Times New Roman" w:hAnsi="Times New Roman"/>
            <w:sz w:val="24"/>
            <w:szCs w:val="24"/>
          </w:rPr>
          <w:t xml:space="preserve"> who</w:t>
        </w:r>
      </w:ins>
      <w:ins w:id="6585" w:author="Britt Collins" w:date="2021-09-30T14:58:00Z">
        <w:r w:rsidRPr="000B0CC8">
          <w:rPr>
            <w:rFonts w:ascii="Times New Roman" w:hAnsi="Times New Roman"/>
            <w:sz w:val="24"/>
            <w:szCs w:val="24"/>
          </w:rPr>
          <w:t xml:space="preserve"> cared for me. </w:t>
        </w:r>
      </w:ins>
      <w:ins w:id="6586" w:author="Britt Collins" w:date="2021-10-06T13:33:00Z">
        <w:r w:rsidR="00656D57">
          <w:rPr>
            <w:rFonts w:ascii="Times New Roman" w:hAnsi="Times New Roman"/>
            <w:sz w:val="24"/>
            <w:szCs w:val="24"/>
          </w:rPr>
          <w:t>“</w:t>
        </w:r>
      </w:ins>
      <w:ins w:id="6587" w:author="Britt Collins" w:date="2021-09-30T14:58:00Z">
        <w:r w:rsidRPr="000B0CC8">
          <w:rPr>
            <w:rFonts w:ascii="Times New Roman" w:hAnsi="Times New Roman"/>
            <w:sz w:val="24"/>
            <w:szCs w:val="24"/>
          </w:rPr>
          <w:t>Why should you move when you are clearly enjoying life in Sydney?</w:t>
        </w:r>
      </w:ins>
      <w:ins w:id="6588" w:author="Britt Collins" w:date="2021-10-06T13:33:00Z">
        <w:r w:rsidR="00656D57">
          <w:rPr>
            <w:rFonts w:ascii="Times New Roman" w:hAnsi="Times New Roman"/>
            <w:sz w:val="24"/>
            <w:szCs w:val="24"/>
          </w:rPr>
          <w:t>”</w:t>
        </w:r>
      </w:ins>
      <w:ins w:id="6589" w:author="Britt Collins" w:date="2021-09-30T14:58:00Z">
        <w:r w:rsidRPr="000B0CC8">
          <w:rPr>
            <w:rFonts w:ascii="Times New Roman" w:hAnsi="Times New Roman"/>
            <w:sz w:val="24"/>
            <w:szCs w:val="24"/>
          </w:rPr>
          <w:t xml:space="preserve"> </w:t>
        </w:r>
      </w:ins>
      <w:ins w:id="6590" w:author="Britt Collins" w:date="2021-10-06T13:34:00Z">
        <w:r w:rsidR="00FB601E">
          <w:rPr>
            <w:rFonts w:ascii="Times New Roman" w:hAnsi="Times New Roman"/>
            <w:sz w:val="24"/>
            <w:szCs w:val="24"/>
          </w:rPr>
          <w:t>But w</w:t>
        </w:r>
      </w:ins>
      <w:ins w:id="6591" w:author="Britt Collins" w:date="2021-09-30T14:58:00Z">
        <w:r w:rsidRPr="000B0CC8">
          <w:rPr>
            <w:rFonts w:ascii="Times New Roman" w:hAnsi="Times New Roman"/>
            <w:sz w:val="24"/>
            <w:szCs w:val="24"/>
          </w:rPr>
          <w:t>hen I have my mind set on a goal, I follow it through to the end.</w:t>
        </w:r>
      </w:ins>
    </w:p>
    <w:p w14:paraId="5267F919" w14:textId="58ADA882" w:rsidR="006F31F6" w:rsidRPr="000B0CC8" w:rsidRDefault="006F31F6">
      <w:pPr>
        <w:spacing w:line="480" w:lineRule="auto"/>
        <w:ind w:left="-5" w:right="15" w:firstLine="725"/>
        <w:rPr>
          <w:ins w:id="6592" w:author="Britt Collins" w:date="2021-09-30T14:58:00Z"/>
          <w:rFonts w:ascii="Times New Roman" w:hAnsi="Times New Roman"/>
          <w:sz w:val="24"/>
          <w:szCs w:val="24"/>
        </w:rPr>
        <w:pPrChange w:id="6593" w:author="Britt Collins" w:date="2021-10-06T11:19:00Z">
          <w:pPr>
            <w:ind w:left="-5" w:right="15"/>
          </w:pPr>
        </w:pPrChange>
      </w:pPr>
      <w:ins w:id="6594" w:author="Britt Collins" w:date="2021-09-30T14:58:00Z">
        <w:r w:rsidRPr="000B0CC8">
          <w:rPr>
            <w:rFonts w:ascii="Times New Roman" w:hAnsi="Times New Roman"/>
            <w:sz w:val="24"/>
            <w:szCs w:val="24"/>
          </w:rPr>
          <w:t xml:space="preserve">Out of the remaining close friends, Carl and Johnny were the people hit hardest by the news. Carl was so angry he told me get away from him. I reasoned it was fine for him to have such feelings. He had </w:t>
        </w:r>
        <w:r w:rsidRPr="000B0CC8">
          <w:rPr>
            <w:rFonts w:ascii="Times New Roman" w:hAnsi="Times New Roman"/>
            <w:sz w:val="24"/>
            <w:szCs w:val="24"/>
          </w:rPr>
          <w:lastRenderedPageBreak/>
          <w:t>invested so much time in the relationship with me. To see that investment go bad, seeing me walk away, it must have left a bitter taste in his mouth. Johnny, a more distant friend, had feelings similar to Becs. My other friends were more forgiving. Their feelings about their transient futures were similar to mine. I was unaware how much people cared for me. I felt selfish. I hadn’t taken the time to consider other people’s feelings.</w:t>
        </w:r>
      </w:ins>
    </w:p>
    <w:p w14:paraId="040C860D" w14:textId="5862F8B9" w:rsidR="00FB601E" w:rsidRDefault="006F31F6">
      <w:pPr>
        <w:spacing w:line="480" w:lineRule="auto"/>
        <w:ind w:left="-5" w:right="15" w:firstLine="725"/>
        <w:rPr>
          <w:ins w:id="6595" w:author="Britt Collins" w:date="2021-10-06T13:37:00Z"/>
          <w:rFonts w:ascii="Times New Roman" w:hAnsi="Times New Roman"/>
          <w:sz w:val="24"/>
          <w:szCs w:val="24"/>
        </w:rPr>
        <w:pPrChange w:id="6596" w:author="Britt Collins" w:date="2021-10-06T13:44:00Z">
          <w:pPr>
            <w:spacing w:line="480" w:lineRule="auto"/>
            <w:ind w:left="-5" w:right="15"/>
          </w:pPr>
        </w:pPrChange>
      </w:pPr>
      <w:ins w:id="6597" w:author="Britt Collins" w:date="2021-09-30T14:58:00Z">
        <w:r w:rsidRPr="000B0CC8">
          <w:rPr>
            <w:rFonts w:ascii="Times New Roman" w:hAnsi="Times New Roman"/>
            <w:sz w:val="24"/>
            <w:szCs w:val="24"/>
          </w:rPr>
          <w:t xml:space="preserve">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w:t>
        </w:r>
      </w:ins>
      <w:ins w:id="6598" w:author="Britt Collins" w:date="2021-10-06T13:36:00Z">
        <w:r w:rsidR="00FB601E">
          <w:rPr>
            <w:rFonts w:ascii="Times New Roman" w:hAnsi="Times New Roman"/>
            <w:sz w:val="24"/>
            <w:szCs w:val="24"/>
          </w:rPr>
          <w:t>M</w:t>
        </w:r>
      </w:ins>
      <w:ins w:id="6599" w:author="Britt Collins" w:date="2021-09-30T14:58:00Z">
        <w:r w:rsidRPr="000B0CC8">
          <w:rPr>
            <w:rFonts w:ascii="Times New Roman" w:hAnsi="Times New Roman"/>
            <w:sz w:val="24"/>
            <w:szCs w:val="24"/>
          </w:rPr>
          <w:t xml:space="preserve">om who would Skype me every week. It was </w:t>
        </w:r>
      </w:ins>
      <w:ins w:id="6600" w:author="Britt Collins" w:date="2021-10-06T13:37:00Z">
        <w:r w:rsidR="00FB601E">
          <w:rPr>
            <w:rFonts w:ascii="Times New Roman" w:hAnsi="Times New Roman"/>
            <w:sz w:val="24"/>
            <w:szCs w:val="24"/>
          </w:rPr>
          <w:t>M</w:t>
        </w:r>
      </w:ins>
      <w:ins w:id="6601" w:author="Britt Collins" w:date="2021-09-30T14:58:00Z">
        <w:r w:rsidRPr="000B0CC8">
          <w:rPr>
            <w:rFonts w:ascii="Times New Roman" w:hAnsi="Times New Roman"/>
            <w:sz w:val="24"/>
            <w:szCs w:val="24"/>
          </w:rPr>
          <w:t>om, I realised, who loved and supported me the most in my life.</w:t>
        </w:r>
      </w:ins>
    </w:p>
    <w:p w14:paraId="221DEFD9" w14:textId="0B97C4BB" w:rsidR="006F31F6" w:rsidRPr="00FB601E" w:rsidRDefault="006F31F6">
      <w:pPr>
        <w:spacing w:line="480" w:lineRule="auto"/>
        <w:ind w:left="-5" w:right="15" w:firstLine="725"/>
        <w:rPr>
          <w:ins w:id="6602" w:author="Britt Collins" w:date="2021-09-30T14:58:00Z"/>
          <w:rFonts w:ascii="Times New Roman" w:hAnsi="Times New Roman"/>
          <w:i/>
          <w:sz w:val="24"/>
          <w:szCs w:val="24"/>
          <w:rPrChange w:id="6603" w:author="Britt Collins" w:date="2021-10-06T13:38:00Z">
            <w:rPr>
              <w:ins w:id="6604" w:author="Britt Collins" w:date="2021-09-30T14:58:00Z"/>
              <w:rFonts w:ascii="Times New Roman" w:hAnsi="Times New Roman"/>
              <w:sz w:val="24"/>
              <w:szCs w:val="24"/>
            </w:rPr>
          </w:rPrChange>
        </w:rPr>
        <w:pPrChange w:id="6605" w:author="Britt Collins" w:date="2021-10-06T13:44:00Z">
          <w:pPr>
            <w:ind w:left="-5" w:right="15"/>
          </w:pPr>
        </w:pPrChange>
      </w:pPr>
      <w:ins w:id="6606" w:author="Britt Collins" w:date="2021-09-30T14:58:00Z">
        <w:r w:rsidRPr="000B0CC8">
          <w:rPr>
            <w:rFonts w:ascii="Times New Roman" w:hAnsi="Times New Roman"/>
            <w:sz w:val="24"/>
            <w:szCs w:val="24"/>
          </w:rPr>
          <w:t>The move to Melbourne was pencilled in. Mark called to inform me it would be Monday 1st November. I crafted an email to send my network</w:t>
        </w:r>
      </w:ins>
      <w:ins w:id="6607" w:author="Britt Collins" w:date="2021-10-06T13:38:00Z">
        <w:r w:rsidR="00FB601E">
          <w:rPr>
            <w:rFonts w:ascii="Times New Roman" w:hAnsi="Times New Roman"/>
            <w:sz w:val="24"/>
            <w:szCs w:val="24"/>
          </w:rPr>
          <w:t xml:space="preserve">: </w:t>
        </w:r>
      </w:ins>
      <w:ins w:id="6608" w:author="Britt Collins" w:date="2021-09-30T14:58:00Z">
        <w:r w:rsidRPr="00FB601E">
          <w:rPr>
            <w:rFonts w:ascii="Times New Roman" w:hAnsi="Times New Roman"/>
            <w:i/>
            <w:sz w:val="24"/>
            <w:szCs w:val="24"/>
            <w:rPrChange w:id="6609" w:author="Britt Collins" w:date="2021-10-06T13:38:00Z">
              <w:rPr>
                <w:rFonts w:ascii="Times New Roman" w:hAnsi="Times New Roman"/>
                <w:sz w:val="24"/>
                <w:szCs w:val="24"/>
              </w:rPr>
            </w:rPrChange>
          </w:rPr>
          <w:t>As many of you are aware I've chosen to move to Melbourne. I've set the date for the big move, it is Sunday</w:t>
        </w:r>
      </w:ins>
      <w:ins w:id="6610" w:author="Britt Collins" w:date="2021-10-06T13:38:00Z">
        <w:r w:rsidR="00FB601E" w:rsidRPr="00FB601E">
          <w:rPr>
            <w:rFonts w:ascii="Times New Roman" w:hAnsi="Times New Roman"/>
            <w:i/>
            <w:sz w:val="24"/>
            <w:szCs w:val="24"/>
            <w:rPrChange w:id="6611" w:author="Britt Collins" w:date="2021-10-06T13:38:00Z">
              <w:rPr>
                <w:rFonts w:ascii="Times New Roman" w:hAnsi="Times New Roman"/>
                <w:sz w:val="24"/>
                <w:szCs w:val="24"/>
              </w:rPr>
            </w:rPrChange>
          </w:rPr>
          <w:t xml:space="preserve"> </w:t>
        </w:r>
      </w:ins>
      <w:ins w:id="6612" w:author="Britt Collins" w:date="2021-09-30T14:58:00Z">
        <w:r w:rsidRPr="00FB601E">
          <w:rPr>
            <w:rFonts w:ascii="Times New Roman" w:hAnsi="Times New Roman"/>
            <w:i/>
            <w:sz w:val="24"/>
            <w:szCs w:val="24"/>
            <w:rPrChange w:id="6613" w:author="Britt Collins" w:date="2021-10-06T13:38:00Z">
              <w:rPr>
                <w:rFonts w:ascii="Times New Roman" w:hAnsi="Times New Roman"/>
                <w:sz w:val="24"/>
                <w:szCs w:val="24"/>
              </w:rPr>
            </w:rPrChange>
          </w:rPr>
          <w:t xml:space="preserve">31st October. It would be great if you could join me in celebrating the </w:t>
        </w:r>
      </w:ins>
      <w:ins w:id="6614" w:author="Britt Collins" w:date="2021-10-06T13:38:00Z">
        <w:r w:rsidR="00FB601E" w:rsidRPr="00FB601E">
          <w:rPr>
            <w:rFonts w:ascii="Times New Roman" w:hAnsi="Times New Roman"/>
            <w:i/>
            <w:sz w:val="24"/>
            <w:szCs w:val="24"/>
            <w:rPrChange w:id="6615" w:author="Britt Collins" w:date="2021-10-06T13:38:00Z">
              <w:rPr>
                <w:rFonts w:ascii="Times New Roman" w:hAnsi="Times New Roman"/>
                <w:sz w:val="24"/>
                <w:szCs w:val="24"/>
              </w:rPr>
            </w:rPrChange>
          </w:rPr>
          <w:t>‘</w:t>
        </w:r>
      </w:ins>
      <w:ins w:id="6616" w:author="Britt Collins" w:date="2021-09-30T14:58:00Z">
        <w:r w:rsidRPr="00FB601E">
          <w:rPr>
            <w:rFonts w:ascii="Times New Roman" w:hAnsi="Times New Roman"/>
            <w:i/>
            <w:sz w:val="24"/>
            <w:szCs w:val="24"/>
            <w:rPrChange w:id="6617" w:author="Britt Collins" w:date="2021-10-06T13:38:00Z">
              <w:rPr>
                <w:rFonts w:ascii="Times New Roman" w:hAnsi="Times New Roman"/>
                <w:sz w:val="24"/>
                <w:szCs w:val="24"/>
              </w:rPr>
            </w:rPrChange>
          </w:rPr>
          <w:t>Passing of the Dave</w:t>
        </w:r>
      </w:ins>
      <w:ins w:id="6618" w:author="Britt Collins" w:date="2021-10-06T13:38:00Z">
        <w:r w:rsidR="00FB601E" w:rsidRPr="00FB601E">
          <w:rPr>
            <w:rFonts w:ascii="Times New Roman" w:hAnsi="Times New Roman"/>
            <w:i/>
            <w:sz w:val="24"/>
            <w:szCs w:val="24"/>
            <w:rPrChange w:id="6619" w:author="Britt Collins" w:date="2021-10-06T13:38:00Z">
              <w:rPr>
                <w:rFonts w:ascii="Times New Roman" w:hAnsi="Times New Roman"/>
                <w:sz w:val="24"/>
                <w:szCs w:val="24"/>
              </w:rPr>
            </w:rPrChange>
          </w:rPr>
          <w:t>’</w:t>
        </w:r>
      </w:ins>
      <w:ins w:id="6620" w:author="Britt Collins" w:date="2021-09-30T14:58:00Z">
        <w:r w:rsidRPr="00FB601E">
          <w:rPr>
            <w:rFonts w:ascii="Times New Roman" w:hAnsi="Times New Roman"/>
            <w:i/>
            <w:sz w:val="24"/>
            <w:szCs w:val="24"/>
            <w:rPrChange w:id="6621" w:author="Britt Collins" w:date="2021-10-06T13:38:00Z">
              <w:rPr>
                <w:rFonts w:ascii="Times New Roman" w:hAnsi="Times New Roman"/>
                <w:sz w:val="24"/>
                <w:szCs w:val="24"/>
              </w:rPr>
            </w:rPrChange>
          </w:rPr>
          <w:t xml:space="preserve"> on Saturday 30th October at The London Bar at 7pm.</w:t>
        </w:r>
      </w:ins>
    </w:p>
    <w:p w14:paraId="11FD31F5" w14:textId="77777777" w:rsidR="005215BC" w:rsidRDefault="005215BC" w:rsidP="00FB601E">
      <w:pPr>
        <w:spacing w:line="480" w:lineRule="auto"/>
        <w:ind w:left="-5" w:right="15"/>
        <w:rPr>
          <w:ins w:id="6622" w:author="Britt Collins" w:date="2021-10-06T13:44:00Z"/>
          <w:rFonts w:ascii="Times New Roman" w:hAnsi="Times New Roman"/>
          <w:b/>
          <w:sz w:val="24"/>
          <w:szCs w:val="24"/>
        </w:rPr>
      </w:pPr>
    </w:p>
    <w:p w14:paraId="26BD6839" w14:textId="78CA3D7C" w:rsidR="006F31F6" w:rsidRPr="005215BC" w:rsidRDefault="005215BC">
      <w:pPr>
        <w:spacing w:line="480" w:lineRule="auto"/>
        <w:ind w:left="-5" w:right="15"/>
        <w:rPr>
          <w:ins w:id="6623" w:author="Britt Collins" w:date="2021-09-30T14:58:00Z"/>
          <w:rFonts w:ascii="Times New Roman" w:hAnsi="Times New Roman"/>
          <w:b/>
          <w:sz w:val="24"/>
          <w:szCs w:val="24"/>
          <w:rPrChange w:id="6624" w:author="Britt Collins" w:date="2021-10-06T13:44:00Z">
            <w:rPr>
              <w:ins w:id="6625" w:author="Britt Collins" w:date="2021-09-30T14:58:00Z"/>
              <w:rFonts w:ascii="Times New Roman" w:hAnsi="Times New Roman"/>
              <w:sz w:val="24"/>
              <w:szCs w:val="24"/>
            </w:rPr>
          </w:rPrChange>
        </w:rPr>
        <w:pPrChange w:id="6626" w:author="Britt Collins" w:date="2021-10-06T13:44:00Z">
          <w:pPr>
            <w:ind w:left="-5" w:right="15"/>
          </w:pPr>
        </w:pPrChange>
      </w:pPr>
      <w:ins w:id="6627" w:author="Britt Collins" w:date="2021-10-06T13:44:00Z">
        <w:r w:rsidRPr="005215BC">
          <w:rPr>
            <w:rFonts w:ascii="Times New Roman" w:hAnsi="Times New Roman"/>
            <w:b/>
            <w:sz w:val="24"/>
            <w:szCs w:val="24"/>
            <w:rPrChange w:id="6628" w:author="Britt Collins" w:date="2021-10-06T13:44:00Z">
              <w:rPr>
                <w:rFonts w:ascii="Times New Roman" w:hAnsi="Times New Roman"/>
                <w:sz w:val="24"/>
                <w:szCs w:val="24"/>
              </w:rPr>
            </w:rPrChange>
          </w:rPr>
          <w:t>MUCH OF THIS READS LIKE FILLER COPY AND NEEDS TO STREAMLINED TO A PARAGRAPH.</w:t>
        </w:r>
        <w:r>
          <w:rPr>
            <w:rFonts w:ascii="Times New Roman" w:hAnsi="Times New Roman"/>
            <w:b/>
            <w:sz w:val="24"/>
            <w:szCs w:val="24"/>
          </w:rPr>
          <w:t xml:space="preserve"> </w:t>
        </w:r>
      </w:ins>
      <w:ins w:id="6629" w:author="Britt Collins" w:date="2021-10-06T13:39:00Z">
        <w:r w:rsidR="00FB601E">
          <w:rPr>
            <w:rFonts w:ascii="Times New Roman" w:hAnsi="Times New Roman"/>
            <w:sz w:val="24"/>
            <w:szCs w:val="24"/>
          </w:rPr>
          <w:t>Afterward I started thinking about</w:t>
        </w:r>
      </w:ins>
      <w:ins w:id="6630" w:author="Britt Collins" w:date="2021-09-30T14:58:00Z">
        <w:r w:rsidR="006F31F6" w:rsidRPr="000B0CC8">
          <w:rPr>
            <w:rFonts w:ascii="Times New Roman" w:hAnsi="Times New Roman"/>
            <w:sz w:val="24"/>
            <w:szCs w:val="24"/>
          </w:rPr>
          <w:t xml:space="preserve"> plan</w:t>
        </w:r>
      </w:ins>
      <w:ins w:id="6631" w:author="Britt Collins" w:date="2021-10-06T13:39:00Z">
        <w:r w:rsidR="00FB601E">
          <w:rPr>
            <w:rFonts w:ascii="Times New Roman" w:hAnsi="Times New Roman"/>
            <w:sz w:val="24"/>
            <w:szCs w:val="24"/>
          </w:rPr>
          <w:t>ning</w:t>
        </w:r>
      </w:ins>
      <w:ins w:id="6632" w:author="Britt Collins" w:date="2021-09-30T14:58:00Z">
        <w:r w:rsidR="006F31F6" w:rsidRPr="000B0CC8">
          <w:rPr>
            <w:rFonts w:ascii="Times New Roman" w:hAnsi="Times New Roman"/>
            <w:sz w:val="24"/>
            <w:szCs w:val="24"/>
          </w:rPr>
          <w:t xml:space="preserve"> my move. I had accumulated loads of </w:t>
        </w:r>
      </w:ins>
      <w:ins w:id="6633" w:author="Britt Collins" w:date="2021-10-06T13:39:00Z">
        <w:r w:rsidR="00FB601E">
          <w:rPr>
            <w:rFonts w:ascii="Times New Roman" w:hAnsi="Times New Roman"/>
            <w:sz w:val="24"/>
            <w:szCs w:val="24"/>
          </w:rPr>
          <w:t>things</w:t>
        </w:r>
      </w:ins>
      <w:ins w:id="6634" w:author="Britt Collins" w:date="2021-10-06T13:40:00Z">
        <w:r w:rsidR="00FB601E">
          <w:rPr>
            <w:rFonts w:ascii="Times New Roman" w:hAnsi="Times New Roman"/>
            <w:sz w:val="24"/>
            <w:szCs w:val="24"/>
          </w:rPr>
          <w:t>, about a thousand or so dollars-worth of</w:t>
        </w:r>
      </w:ins>
      <w:ins w:id="6635" w:author="Britt Collins" w:date="2021-10-06T13:39:00Z">
        <w:r w:rsidR="00FB601E">
          <w:rPr>
            <w:rFonts w:ascii="Times New Roman" w:hAnsi="Times New Roman"/>
            <w:sz w:val="24"/>
            <w:szCs w:val="24"/>
          </w:rPr>
          <w:t xml:space="preserve"> furniture</w:t>
        </w:r>
      </w:ins>
      <w:ins w:id="6636" w:author="Britt Collins" w:date="2021-09-30T14:58:00Z">
        <w:r w:rsidR="006F31F6" w:rsidRPr="000B0CC8">
          <w:rPr>
            <w:rFonts w:ascii="Times New Roman" w:hAnsi="Times New Roman"/>
            <w:sz w:val="24"/>
            <w:szCs w:val="24"/>
          </w:rPr>
          <w:t xml:space="preserve"> since moving into the Rose Bay flat</w:t>
        </w:r>
      </w:ins>
      <w:ins w:id="6637" w:author="Britt Collins" w:date="2021-10-06T13:40:00Z">
        <w:r w:rsidR="00FB601E">
          <w:rPr>
            <w:rFonts w:ascii="Times New Roman" w:hAnsi="Times New Roman"/>
            <w:sz w:val="24"/>
            <w:szCs w:val="24"/>
          </w:rPr>
          <w:t xml:space="preserve"> and</w:t>
        </w:r>
      </w:ins>
      <w:ins w:id="6638" w:author="Britt Collins" w:date="2021-09-30T14:58:00Z">
        <w:r w:rsidR="006F31F6" w:rsidRPr="000B0CC8">
          <w:rPr>
            <w:rFonts w:ascii="Times New Roman" w:hAnsi="Times New Roman"/>
            <w:sz w:val="24"/>
            <w:szCs w:val="24"/>
          </w:rPr>
          <w:t xml:space="preserve"> wondered how much it would cost to transport everything to Melbourne. </w:t>
        </w:r>
      </w:ins>
      <w:ins w:id="6639" w:author="Britt Collins" w:date="2021-10-06T13:41:00Z">
        <w:r w:rsidR="00FB601E">
          <w:rPr>
            <w:rFonts w:ascii="Times New Roman" w:hAnsi="Times New Roman"/>
            <w:sz w:val="24"/>
            <w:szCs w:val="24"/>
          </w:rPr>
          <w:t>I had to consider the $500</w:t>
        </w:r>
        <w:r w:rsidR="00FB601E" w:rsidRPr="000B0CC8">
          <w:rPr>
            <w:rFonts w:ascii="Times New Roman" w:hAnsi="Times New Roman"/>
            <w:sz w:val="24"/>
            <w:szCs w:val="24"/>
          </w:rPr>
          <w:t xml:space="preserve"> van hire </w:t>
        </w:r>
        <w:r w:rsidR="00FB601E">
          <w:rPr>
            <w:rFonts w:ascii="Times New Roman" w:hAnsi="Times New Roman"/>
            <w:sz w:val="24"/>
            <w:szCs w:val="24"/>
          </w:rPr>
          <w:t xml:space="preserve">as well as the fuel costs </w:t>
        </w:r>
      </w:ins>
      <w:ins w:id="6640" w:author="Britt Collins" w:date="2021-10-06T13:42:00Z">
        <w:r w:rsidR="00FB601E">
          <w:rPr>
            <w:rFonts w:ascii="Times New Roman" w:hAnsi="Times New Roman"/>
            <w:sz w:val="24"/>
            <w:szCs w:val="24"/>
          </w:rPr>
          <w:t xml:space="preserve">and drive time </w:t>
        </w:r>
      </w:ins>
      <w:ins w:id="6641" w:author="Britt Collins" w:date="2021-10-06T13:41:00Z">
        <w:r w:rsidR="00FB601E">
          <w:rPr>
            <w:rFonts w:ascii="Times New Roman" w:hAnsi="Times New Roman"/>
            <w:sz w:val="24"/>
            <w:szCs w:val="24"/>
          </w:rPr>
          <w:t xml:space="preserve">for </w:t>
        </w:r>
      </w:ins>
      <w:ins w:id="6642" w:author="Britt Collins" w:date="2021-10-06T13:42:00Z">
        <w:r w:rsidR="00FB601E">
          <w:rPr>
            <w:rFonts w:ascii="Times New Roman" w:hAnsi="Times New Roman"/>
            <w:sz w:val="24"/>
            <w:szCs w:val="24"/>
          </w:rPr>
          <w:t>a 600-mile journey. The alternative</w:t>
        </w:r>
      </w:ins>
      <w:ins w:id="6643" w:author="Britt Collins" w:date="2021-09-30T14:58:00Z">
        <w:r w:rsidR="006F31F6" w:rsidRPr="000B0CC8">
          <w:rPr>
            <w:rFonts w:ascii="Times New Roman" w:hAnsi="Times New Roman"/>
            <w:sz w:val="24"/>
            <w:szCs w:val="24"/>
          </w:rPr>
          <w:t xml:space="preserve"> was employing a removal company</w:t>
        </w:r>
      </w:ins>
      <w:ins w:id="6644" w:author="Britt Collins" w:date="2021-10-06T13:42:00Z">
        <w:r w:rsidR="00FB601E">
          <w:rPr>
            <w:rFonts w:ascii="Times New Roman" w:hAnsi="Times New Roman"/>
            <w:sz w:val="24"/>
            <w:szCs w:val="24"/>
          </w:rPr>
          <w:t>, which</w:t>
        </w:r>
      </w:ins>
      <w:ins w:id="6645" w:author="Britt Collins" w:date="2021-09-30T14:58:00Z">
        <w:r w:rsidR="006F31F6" w:rsidRPr="000B0CC8">
          <w:rPr>
            <w:rFonts w:ascii="Times New Roman" w:hAnsi="Times New Roman"/>
            <w:sz w:val="24"/>
            <w:szCs w:val="24"/>
          </w:rPr>
          <w:t xml:space="preserve"> would cost north of AU$500. I was out of ideas. The next step was to secure rental accommodation in Melbourne. Finding a rental property would not be a problem. The Gum Tree website had numerous listings. Unfortunately, my budget and time window in which to visit Melbourne was limited. I contacted five properties</w:t>
        </w:r>
      </w:ins>
      <w:ins w:id="6646" w:author="Britt Collins" w:date="2021-10-06T13:45:00Z">
        <w:r>
          <w:rPr>
            <w:rFonts w:ascii="Times New Roman" w:hAnsi="Times New Roman"/>
            <w:sz w:val="24"/>
            <w:szCs w:val="24"/>
          </w:rPr>
          <w:t>, o</w:t>
        </w:r>
      </w:ins>
      <w:ins w:id="6647" w:author="Britt Collins" w:date="2021-09-30T14:58:00Z">
        <w:r w:rsidR="006F31F6" w:rsidRPr="000B0CC8">
          <w:rPr>
            <w:rFonts w:ascii="Times New Roman" w:hAnsi="Times New Roman"/>
            <w:sz w:val="24"/>
            <w:szCs w:val="24"/>
          </w:rPr>
          <w:t xml:space="preserve">f </w:t>
        </w:r>
      </w:ins>
      <w:ins w:id="6648" w:author="Britt Collins" w:date="2021-10-06T13:45:00Z">
        <w:r>
          <w:rPr>
            <w:rFonts w:ascii="Times New Roman" w:hAnsi="Times New Roman"/>
            <w:sz w:val="24"/>
            <w:szCs w:val="24"/>
          </w:rPr>
          <w:t>which only</w:t>
        </w:r>
      </w:ins>
      <w:ins w:id="6649" w:author="Britt Collins" w:date="2021-09-30T14:58:00Z">
        <w:r w:rsidR="006F31F6" w:rsidRPr="000B0CC8">
          <w:rPr>
            <w:rFonts w:ascii="Times New Roman" w:hAnsi="Times New Roman"/>
            <w:sz w:val="24"/>
            <w:szCs w:val="24"/>
          </w:rPr>
          <w:t xml:space="preserve"> two were still available. The first was situated in the Melbourne suburb of Hawthorn</w:t>
        </w:r>
      </w:ins>
      <w:ins w:id="6650" w:author="Britt Collins" w:date="2021-10-06T13:46:00Z">
        <w:r>
          <w:rPr>
            <w:rFonts w:ascii="Times New Roman" w:hAnsi="Times New Roman"/>
            <w:sz w:val="24"/>
            <w:szCs w:val="24"/>
          </w:rPr>
          <w:t>, t</w:t>
        </w:r>
      </w:ins>
      <w:ins w:id="6651" w:author="Britt Collins" w:date="2021-09-30T14:58:00Z">
        <w:r w:rsidR="006F31F6" w:rsidRPr="000B0CC8">
          <w:rPr>
            <w:rFonts w:ascii="Times New Roman" w:hAnsi="Times New Roman"/>
            <w:sz w:val="24"/>
            <w:szCs w:val="24"/>
          </w:rPr>
          <w:t xml:space="preserve">he other further out from the city. The Hawthorn apartment seemed the most promising, given the pictures and description. </w:t>
        </w:r>
      </w:ins>
      <w:ins w:id="6652" w:author="Britt Collins" w:date="2021-10-06T13:46:00Z">
        <w:r w:rsidRPr="005215BC">
          <w:rPr>
            <w:rFonts w:ascii="Times New Roman" w:hAnsi="Times New Roman"/>
            <w:b/>
            <w:sz w:val="24"/>
            <w:szCs w:val="24"/>
            <w:rPrChange w:id="6653" w:author="Britt Collins" w:date="2021-10-06T13:46:00Z">
              <w:rPr>
                <w:rFonts w:ascii="Times New Roman" w:hAnsi="Times New Roman"/>
                <w:sz w:val="24"/>
                <w:szCs w:val="24"/>
              </w:rPr>
            </w:rPrChange>
          </w:rPr>
          <w:t xml:space="preserve">AGAIN, SHOW, DON’T TELL, DESCRIBE </w:t>
        </w:r>
        <w:r w:rsidRPr="005215BC">
          <w:rPr>
            <w:rFonts w:ascii="Times New Roman" w:hAnsi="Times New Roman"/>
            <w:b/>
            <w:sz w:val="24"/>
            <w:szCs w:val="24"/>
            <w:rPrChange w:id="6654" w:author="Britt Collins" w:date="2021-10-06T13:46:00Z">
              <w:rPr>
                <w:rFonts w:ascii="Times New Roman" w:hAnsi="Times New Roman"/>
                <w:sz w:val="24"/>
                <w:szCs w:val="24"/>
              </w:rPr>
            </w:rPrChange>
          </w:rPr>
          <w:lastRenderedPageBreak/>
          <w:t>WHAT LOOKED PROMISING ABOUT IT</w:t>
        </w:r>
        <w:r>
          <w:rPr>
            <w:rFonts w:ascii="Times New Roman" w:hAnsi="Times New Roman"/>
            <w:sz w:val="24"/>
            <w:szCs w:val="24"/>
          </w:rPr>
          <w:t xml:space="preserve"> </w:t>
        </w:r>
      </w:ins>
      <w:ins w:id="6655" w:author="Britt Collins" w:date="2021-09-30T14:58:00Z">
        <w:r w:rsidR="006F31F6" w:rsidRPr="000B0CC8">
          <w:rPr>
            <w:rFonts w:ascii="Times New Roman" w:hAnsi="Times New Roman"/>
            <w:sz w:val="24"/>
            <w:szCs w:val="24"/>
          </w:rPr>
          <w:t>It was obvious the second property was advertised by an estate agent given the cagey communications I received to my enquiries. I wanted to use the second property as a means of leverage. There was a third property</w:t>
        </w:r>
      </w:ins>
      <w:ins w:id="6656" w:author="Britt Collins" w:date="2021-10-06T13:47:00Z">
        <w:r>
          <w:rPr>
            <w:rFonts w:ascii="Times New Roman" w:hAnsi="Times New Roman"/>
            <w:sz w:val="24"/>
            <w:szCs w:val="24"/>
          </w:rPr>
          <w:t>, whic</w:t>
        </w:r>
      </w:ins>
      <w:ins w:id="6657" w:author="Britt Collins" w:date="2021-09-30T14:58:00Z">
        <w:r w:rsidR="006F31F6" w:rsidRPr="000B0CC8">
          <w:rPr>
            <w:rFonts w:ascii="Times New Roman" w:hAnsi="Times New Roman"/>
            <w:sz w:val="24"/>
            <w:szCs w:val="24"/>
          </w:rPr>
          <w:t xml:space="preserve"> was taken off the market a day before my flight to Melbourne.</w:t>
        </w:r>
      </w:ins>
    </w:p>
    <w:p w14:paraId="41CAADAF" w14:textId="77777777" w:rsidR="005215BC" w:rsidRDefault="006F31F6" w:rsidP="005215BC">
      <w:pPr>
        <w:spacing w:after="17" w:line="480" w:lineRule="auto"/>
        <w:ind w:left="-5" w:right="15" w:firstLine="725"/>
        <w:rPr>
          <w:ins w:id="6658" w:author="Britt Collins" w:date="2021-10-06T13:49:00Z"/>
          <w:rFonts w:ascii="Times New Roman" w:hAnsi="Times New Roman"/>
          <w:sz w:val="24"/>
          <w:szCs w:val="24"/>
        </w:rPr>
      </w:pPr>
      <w:ins w:id="6659" w:author="Britt Collins" w:date="2021-09-30T14:58:00Z">
        <w:r w:rsidRPr="000B0CC8">
          <w:rPr>
            <w:rFonts w:ascii="Times New Roman" w:hAnsi="Times New Roman"/>
            <w:sz w:val="24"/>
            <w:szCs w:val="24"/>
          </w:rPr>
          <w:t>In the second weekend of October I organised a fly-in fly-out, one</w:t>
        </w:r>
      </w:ins>
      <w:ins w:id="6660" w:author="Britt Collins" w:date="2021-10-06T13:47:00Z">
        <w:r w:rsidR="005215BC">
          <w:rPr>
            <w:rFonts w:ascii="Times New Roman" w:hAnsi="Times New Roman"/>
            <w:sz w:val="24"/>
            <w:szCs w:val="24"/>
          </w:rPr>
          <w:t>-</w:t>
        </w:r>
      </w:ins>
      <w:ins w:id="6661" w:author="Britt Collins" w:date="2021-09-30T14:58:00Z">
        <w:r w:rsidRPr="000B0CC8">
          <w:rPr>
            <w:rFonts w:ascii="Times New Roman" w:hAnsi="Times New Roman"/>
            <w:sz w:val="24"/>
            <w:szCs w:val="24"/>
          </w:rPr>
          <w:t>day viewing of the properties. I flew from</w:t>
        </w:r>
      </w:ins>
      <w:ins w:id="6662" w:author="Britt Collins" w:date="2021-10-06T11:26:00Z">
        <w:r w:rsidR="005D2928">
          <w:rPr>
            <w:rFonts w:ascii="Times New Roman" w:hAnsi="Times New Roman"/>
            <w:sz w:val="24"/>
            <w:szCs w:val="24"/>
          </w:rPr>
          <w:t xml:space="preserve"> </w:t>
        </w:r>
      </w:ins>
      <w:ins w:id="6663" w:author="Britt Collins" w:date="2021-09-30T14:58:00Z">
        <w:r w:rsidRPr="000B0CC8">
          <w:rPr>
            <w:rFonts w:ascii="Times New Roman" w:hAnsi="Times New Roman"/>
            <w:sz w:val="24"/>
            <w:szCs w:val="24"/>
          </w:rPr>
          <w:t xml:space="preserve">Sydney. </w:t>
        </w:r>
      </w:ins>
      <w:ins w:id="6664" w:author="Britt Collins" w:date="2021-10-06T13:47:00Z">
        <w:r w:rsidR="005215BC">
          <w:rPr>
            <w:rFonts w:ascii="Times New Roman" w:hAnsi="Times New Roman"/>
            <w:sz w:val="24"/>
            <w:szCs w:val="24"/>
          </w:rPr>
          <w:t>The airport</w:t>
        </w:r>
      </w:ins>
      <w:ins w:id="6665" w:author="Britt Collins" w:date="2021-09-30T14:58:00Z">
        <w:r w:rsidRPr="000B0CC8">
          <w:rPr>
            <w:rFonts w:ascii="Times New Roman" w:hAnsi="Times New Roman"/>
            <w:sz w:val="24"/>
            <w:szCs w:val="24"/>
          </w:rPr>
          <w:t xml:space="preserve"> had excellent public transport links to Melbourne. What was frightening was the distance the airport was from the city. </w:t>
        </w:r>
      </w:ins>
      <w:ins w:id="6666" w:author="Britt Collins" w:date="2021-10-06T13:48:00Z">
        <w:r w:rsidR="005215BC" w:rsidRPr="005215BC">
          <w:rPr>
            <w:rFonts w:ascii="Times New Roman" w:hAnsi="Times New Roman"/>
            <w:b/>
            <w:sz w:val="24"/>
            <w:szCs w:val="24"/>
            <w:rPrChange w:id="6667" w:author="Britt Collins" w:date="2021-10-06T13:48:00Z">
              <w:rPr>
                <w:rFonts w:ascii="Times New Roman" w:hAnsi="Times New Roman"/>
                <w:sz w:val="24"/>
                <w:szCs w:val="24"/>
              </w:rPr>
            </w:rPrChange>
          </w:rPr>
          <w:t>THIS IS FILLER COPY</w:t>
        </w:r>
        <w:r w:rsidR="005215BC">
          <w:rPr>
            <w:rFonts w:ascii="Times New Roman" w:hAnsi="Times New Roman"/>
            <w:b/>
            <w:sz w:val="24"/>
            <w:szCs w:val="24"/>
          </w:rPr>
          <w:t xml:space="preserve"> THAT ONLY CLUTTERS </w:t>
        </w:r>
      </w:ins>
      <w:ins w:id="6668" w:author="Britt Collins" w:date="2021-10-06T13:49:00Z">
        <w:r w:rsidR="005215BC">
          <w:rPr>
            <w:rFonts w:ascii="Times New Roman" w:hAnsi="Times New Roman"/>
            <w:b/>
            <w:sz w:val="24"/>
            <w:szCs w:val="24"/>
          </w:rPr>
          <w:t>THE STORY</w:t>
        </w:r>
      </w:ins>
      <w:ins w:id="6669" w:author="Britt Collins" w:date="2021-10-06T13:48:00Z">
        <w:r w:rsidR="005215BC" w:rsidRPr="005215BC">
          <w:rPr>
            <w:rFonts w:ascii="Times New Roman" w:hAnsi="Times New Roman"/>
            <w:b/>
            <w:sz w:val="24"/>
            <w:szCs w:val="24"/>
            <w:rPrChange w:id="6670" w:author="Britt Collins" w:date="2021-10-06T13:48:00Z">
              <w:rPr>
                <w:rFonts w:ascii="Times New Roman" w:hAnsi="Times New Roman"/>
                <w:sz w:val="24"/>
                <w:szCs w:val="24"/>
              </w:rPr>
            </w:rPrChange>
          </w:rPr>
          <w:t xml:space="preserve">, I SUGGEST CUTTING IT COMPETELY </w:t>
        </w:r>
      </w:ins>
      <w:ins w:id="6671" w:author="Britt Collins" w:date="2021-09-30T14:58:00Z">
        <w:r w:rsidRPr="000B0CC8">
          <w:rPr>
            <w:rFonts w:ascii="Times New Roman" w:hAnsi="Times New Roman"/>
            <w:sz w:val="24"/>
            <w:szCs w:val="24"/>
          </w:rPr>
          <w:t xml:space="preserve">Thankfully the Skybus was a great value, rapid option. Melbourne may not have the iconic sights of Sydney. </w:t>
        </w:r>
      </w:ins>
    </w:p>
    <w:p w14:paraId="579D397E" w14:textId="4DB3C472" w:rsidR="006F31F6" w:rsidRPr="000B0CC8" w:rsidRDefault="006F31F6">
      <w:pPr>
        <w:spacing w:after="17" w:line="480" w:lineRule="auto"/>
        <w:ind w:left="-5" w:right="15" w:firstLine="725"/>
        <w:rPr>
          <w:ins w:id="6672" w:author="Britt Collins" w:date="2021-09-30T14:58:00Z"/>
          <w:rFonts w:ascii="Times New Roman" w:hAnsi="Times New Roman"/>
          <w:sz w:val="24"/>
          <w:szCs w:val="24"/>
        </w:rPr>
        <w:pPrChange w:id="6673" w:author="Britt Collins" w:date="2021-10-06T13:48:00Z">
          <w:pPr>
            <w:ind w:left="-5" w:right="15"/>
          </w:pPr>
        </w:pPrChange>
      </w:pPr>
      <w:ins w:id="6674" w:author="Britt Collins" w:date="2021-09-30T14:58:00Z">
        <w:r w:rsidRPr="000B0CC8">
          <w:rPr>
            <w:rFonts w:ascii="Times New Roman" w:hAnsi="Times New Roman"/>
            <w:sz w:val="24"/>
            <w:szCs w:val="24"/>
          </w:rPr>
          <w:t>As the Skybus approached the city outskirts, the Melbourne cityscape cast a beautiful view.</w:t>
        </w:r>
      </w:ins>
      <w:ins w:id="6675" w:author="Britt Collins" w:date="2021-10-06T13:48:00Z">
        <w:r w:rsidR="005215BC">
          <w:rPr>
            <w:rFonts w:ascii="Times New Roman" w:hAnsi="Times New Roman"/>
            <w:sz w:val="24"/>
            <w:szCs w:val="24"/>
          </w:rPr>
          <w:t xml:space="preserve"> </w:t>
        </w:r>
      </w:ins>
      <w:ins w:id="6676" w:author="Britt Collins" w:date="2021-09-30T14:58:00Z">
        <w:r w:rsidRPr="000B0CC8">
          <w:rPr>
            <w:rFonts w:ascii="Times New Roman" w:hAnsi="Times New Roman"/>
            <w:sz w:val="24"/>
            <w:szCs w:val="24"/>
          </w:rPr>
          <w:t>We reached Southern Cross Station, the final stop on the Skybus's route. My first flat viewing was arranged in Hawthorn, an inne</w:t>
        </w:r>
      </w:ins>
      <w:ins w:id="6677" w:author="Britt Collins" w:date="2021-10-06T13:49:00Z">
        <w:r w:rsidR="005215BC">
          <w:rPr>
            <w:rFonts w:ascii="Times New Roman" w:hAnsi="Times New Roman"/>
            <w:sz w:val="24"/>
            <w:szCs w:val="24"/>
          </w:rPr>
          <w:t>r-city</w:t>
        </w:r>
      </w:ins>
      <w:ins w:id="6678" w:author="Britt Collins" w:date="2021-09-30T14:58:00Z">
        <w:r w:rsidRPr="000B0CC8">
          <w:rPr>
            <w:rFonts w:ascii="Times New Roman" w:hAnsi="Times New Roman"/>
            <w:sz w:val="24"/>
            <w:szCs w:val="24"/>
          </w:rPr>
          <w:t xml:space="preserve"> suburb. I was scheduled to meet potential flatmate Lucinda, a third-generation Australian</w:t>
        </w:r>
      </w:ins>
      <w:ins w:id="6679" w:author="Britt Collins" w:date="2021-10-06T13:49:00Z">
        <w:r w:rsidR="005215BC">
          <w:rPr>
            <w:rFonts w:ascii="Times New Roman" w:hAnsi="Times New Roman"/>
            <w:sz w:val="24"/>
            <w:szCs w:val="24"/>
          </w:rPr>
          <w:t xml:space="preserve"> Brit</w:t>
        </w:r>
      </w:ins>
      <w:ins w:id="6680" w:author="Britt Collins" w:date="2021-09-30T14:58:00Z">
        <w:r w:rsidRPr="000B0CC8">
          <w:rPr>
            <w:rFonts w:ascii="Times New Roman" w:hAnsi="Times New Roman"/>
            <w:sz w:val="24"/>
            <w:szCs w:val="24"/>
          </w:rPr>
          <w:t>. Melbourne had a good transport system that included trams and overground V/Line trains. Hawthorn East's Auburn train station was close by to the rental property located on Lilydale Grove.</w:t>
        </w:r>
      </w:ins>
    </w:p>
    <w:p w14:paraId="6B59D574" w14:textId="77777777" w:rsidR="005215BC" w:rsidRDefault="005215BC" w:rsidP="005215BC">
      <w:pPr>
        <w:spacing w:after="10" w:line="480" w:lineRule="auto"/>
        <w:ind w:left="-5" w:right="15" w:firstLine="725"/>
        <w:rPr>
          <w:ins w:id="6681" w:author="Britt Collins" w:date="2021-10-06T13:52:00Z"/>
          <w:rFonts w:ascii="Times New Roman" w:hAnsi="Times New Roman"/>
          <w:sz w:val="24"/>
          <w:szCs w:val="24"/>
        </w:rPr>
      </w:pPr>
      <w:ins w:id="6682" w:author="Britt Collins" w:date="2021-10-06T13:50:00Z">
        <w:r w:rsidRPr="005215BC">
          <w:rPr>
            <w:rFonts w:ascii="Times New Roman" w:hAnsi="Times New Roman"/>
            <w:b/>
            <w:sz w:val="24"/>
            <w:szCs w:val="24"/>
            <w:rPrChange w:id="6683" w:author="Britt Collins" w:date="2021-10-06T13:52:00Z">
              <w:rPr>
                <w:rFonts w:ascii="Times New Roman" w:hAnsi="Times New Roman"/>
                <w:sz w:val="24"/>
                <w:szCs w:val="24"/>
              </w:rPr>
            </w:rPrChange>
          </w:rPr>
          <w:t>STREAMLINE ALL THIS</w:t>
        </w:r>
      </w:ins>
      <w:ins w:id="6684" w:author="Britt Collins" w:date="2021-10-06T13:51:00Z">
        <w:r w:rsidRPr="005215BC">
          <w:rPr>
            <w:rFonts w:ascii="Times New Roman" w:hAnsi="Times New Roman"/>
            <w:b/>
            <w:sz w:val="24"/>
            <w:szCs w:val="24"/>
            <w:rPrChange w:id="6685" w:author="Britt Collins" w:date="2021-10-06T13:52:00Z">
              <w:rPr>
                <w:rFonts w:ascii="Times New Roman" w:hAnsi="Times New Roman"/>
                <w:sz w:val="24"/>
                <w:szCs w:val="24"/>
              </w:rPr>
            </w:rPrChange>
          </w:rPr>
          <w:t xml:space="preserve">… </w:t>
        </w:r>
      </w:ins>
      <w:ins w:id="6686" w:author="Britt Collins" w:date="2021-10-06T13:52:00Z">
        <w:r w:rsidRPr="005215BC">
          <w:rPr>
            <w:rFonts w:ascii="Times New Roman" w:hAnsi="Times New Roman"/>
            <w:b/>
            <w:sz w:val="24"/>
            <w:szCs w:val="24"/>
            <w:rPrChange w:id="6687" w:author="Britt Collins" w:date="2021-10-06T13:52:00Z">
              <w:rPr>
                <w:rFonts w:ascii="Times New Roman" w:hAnsi="Times New Roman"/>
                <w:sz w:val="24"/>
                <w:szCs w:val="24"/>
              </w:rPr>
            </w:rPrChange>
          </w:rPr>
          <w:t xml:space="preserve">SKIP ALL THE INTRODUCITONS </w:t>
        </w:r>
      </w:ins>
      <w:ins w:id="6688" w:author="Britt Collins" w:date="2021-10-06T13:51:00Z">
        <w:r w:rsidRPr="005215BC">
          <w:rPr>
            <w:rFonts w:ascii="Times New Roman" w:hAnsi="Times New Roman"/>
            <w:b/>
            <w:sz w:val="24"/>
            <w:szCs w:val="24"/>
            <w:rPrChange w:id="6689" w:author="Britt Collins" w:date="2021-10-06T13:52:00Z">
              <w:rPr>
                <w:rFonts w:ascii="Times New Roman" w:hAnsi="Times New Roman"/>
                <w:sz w:val="24"/>
                <w:szCs w:val="24"/>
              </w:rPr>
            </w:rPrChange>
          </w:rPr>
          <w:t>A LOT OF TRIVIAL FILLER COPY</w:t>
        </w:r>
        <w:r>
          <w:rPr>
            <w:rFonts w:ascii="Times New Roman" w:hAnsi="Times New Roman"/>
            <w:sz w:val="24"/>
            <w:szCs w:val="24"/>
          </w:rPr>
          <w:t xml:space="preserve"> </w:t>
        </w:r>
      </w:ins>
      <w:ins w:id="6690" w:author="Britt Collins" w:date="2021-09-30T14:58:00Z">
        <w:r w:rsidR="006F31F6" w:rsidRPr="000B0CC8">
          <w:rPr>
            <w:rFonts w:ascii="Times New Roman" w:hAnsi="Times New Roman"/>
            <w:sz w:val="24"/>
            <w:szCs w:val="24"/>
          </w:rPr>
          <w:t xml:space="preserve">The property numbering system used on the grove appeared non-existent. I called Lucinda. </w:t>
        </w:r>
      </w:ins>
      <w:ins w:id="6691" w:author="Britt Collins" w:date="2021-10-06T13:50:00Z">
        <w:r>
          <w:rPr>
            <w:rFonts w:ascii="Times New Roman" w:hAnsi="Times New Roman"/>
            <w:sz w:val="24"/>
            <w:szCs w:val="24"/>
          </w:rPr>
          <w:t>“</w:t>
        </w:r>
      </w:ins>
      <w:ins w:id="6692" w:author="Britt Collins" w:date="2021-09-30T14:58:00Z">
        <w:r w:rsidR="006F31F6" w:rsidRPr="000B0CC8">
          <w:rPr>
            <w:rFonts w:ascii="Times New Roman" w:hAnsi="Times New Roman"/>
            <w:sz w:val="24"/>
            <w:szCs w:val="24"/>
          </w:rPr>
          <w:t xml:space="preserve">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w:t>
        </w:r>
      </w:ins>
    </w:p>
    <w:p w14:paraId="11EDF1F3" w14:textId="554EA34D" w:rsidR="006F31F6" w:rsidRPr="000B0CC8" w:rsidRDefault="006F31F6">
      <w:pPr>
        <w:spacing w:after="10" w:line="480" w:lineRule="auto"/>
        <w:ind w:left="-5" w:right="15" w:firstLine="725"/>
        <w:rPr>
          <w:ins w:id="6693" w:author="Britt Collins" w:date="2021-09-30T14:58:00Z"/>
          <w:rFonts w:ascii="Times New Roman" w:hAnsi="Times New Roman"/>
          <w:sz w:val="24"/>
          <w:szCs w:val="24"/>
        </w:rPr>
        <w:pPrChange w:id="6694" w:author="Britt Collins" w:date="2021-10-06T13:52:00Z">
          <w:pPr>
            <w:ind w:left="-5" w:right="15"/>
          </w:pPr>
        </w:pPrChange>
      </w:pPr>
      <w:ins w:id="6695" w:author="Britt Collins" w:date="2021-09-30T14:58:00Z">
        <w:r w:rsidRPr="000B0CC8">
          <w:rPr>
            <w:rFonts w:ascii="Times New Roman" w:hAnsi="Times New Roman"/>
            <w:sz w:val="24"/>
            <w:szCs w:val="24"/>
          </w:rPr>
          <w:t>"Hi, my name is Lucinda, pleased to meet you.", she said. Her introduction was followed up with a nasally sounding giggle. "I can't believe you've come all the way from Sydney to</w:t>
        </w:r>
      </w:ins>
      <w:ins w:id="6696" w:author="Britt Collins" w:date="2021-10-06T13:52:00Z">
        <w:r w:rsidR="005215BC">
          <w:rPr>
            <w:rFonts w:ascii="Times New Roman" w:hAnsi="Times New Roman"/>
            <w:sz w:val="24"/>
            <w:szCs w:val="24"/>
          </w:rPr>
          <w:t xml:space="preserve"> </w:t>
        </w:r>
      </w:ins>
      <w:ins w:id="6697" w:author="Britt Collins" w:date="2021-09-30T14:58:00Z">
        <w:r w:rsidRPr="000B0CC8">
          <w:rPr>
            <w:rFonts w:ascii="Times New Roman" w:hAnsi="Times New Roman"/>
            <w:sz w:val="24"/>
            <w:szCs w:val="24"/>
          </w:rPr>
          <w:t>Melbourne to view rental properties", she said. I was taken aback by how attractive she was: Lucinda was thin, with long black flowing hair and immaculate pale skin. She seemed really nice</w:t>
        </w:r>
      </w:ins>
      <w:ins w:id="6698" w:author="Britt Collins" w:date="2021-10-06T13:53:00Z">
        <w:r w:rsidR="005215BC">
          <w:rPr>
            <w:rFonts w:ascii="Times New Roman" w:hAnsi="Times New Roman"/>
            <w:sz w:val="24"/>
            <w:szCs w:val="24"/>
          </w:rPr>
          <w:t>, which made me wonder</w:t>
        </w:r>
      </w:ins>
      <w:ins w:id="6699" w:author="Britt Collins" w:date="2021-09-30T14:58:00Z">
        <w:r w:rsidRPr="000B0CC8">
          <w:rPr>
            <w:rFonts w:ascii="Times New Roman" w:hAnsi="Times New Roman"/>
            <w:sz w:val="24"/>
            <w:szCs w:val="24"/>
          </w:rPr>
          <w:t xml:space="preserve"> </w:t>
        </w:r>
      </w:ins>
      <w:ins w:id="6700" w:author="Britt Collins" w:date="2021-10-06T13:53:00Z">
        <w:r w:rsidR="005215BC">
          <w:rPr>
            <w:rFonts w:ascii="Times New Roman" w:hAnsi="Times New Roman"/>
            <w:sz w:val="24"/>
            <w:szCs w:val="24"/>
          </w:rPr>
          <w:t>w</w:t>
        </w:r>
      </w:ins>
      <w:ins w:id="6701" w:author="Britt Collins" w:date="2021-09-30T14:58:00Z">
        <w:r w:rsidRPr="000B0CC8">
          <w:rPr>
            <w:rFonts w:ascii="Times New Roman" w:hAnsi="Times New Roman"/>
            <w:sz w:val="24"/>
            <w:szCs w:val="24"/>
          </w:rPr>
          <w:t>hy had th</w:t>
        </w:r>
      </w:ins>
      <w:ins w:id="6702" w:author="Britt Collins" w:date="2021-10-06T13:53:00Z">
        <w:r w:rsidR="005215BC">
          <w:rPr>
            <w:rFonts w:ascii="Times New Roman" w:hAnsi="Times New Roman"/>
            <w:sz w:val="24"/>
            <w:szCs w:val="24"/>
          </w:rPr>
          <w:t>e</w:t>
        </w:r>
      </w:ins>
      <w:ins w:id="6703" w:author="Britt Collins" w:date="2021-09-30T14:58:00Z">
        <w:r w:rsidRPr="000B0CC8">
          <w:rPr>
            <w:rFonts w:ascii="Times New Roman" w:hAnsi="Times New Roman"/>
            <w:sz w:val="24"/>
            <w:szCs w:val="24"/>
          </w:rPr>
          <w:t xml:space="preserve"> property listing been live on Gum Tree for so long?</w:t>
        </w:r>
      </w:ins>
    </w:p>
    <w:p w14:paraId="4A1492B8" w14:textId="77777777" w:rsidR="004F4BEC" w:rsidRDefault="006F31F6" w:rsidP="005215BC">
      <w:pPr>
        <w:spacing w:line="480" w:lineRule="auto"/>
        <w:ind w:left="-5" w:right="15" w:firstLine="725"/>
        <w:rPr>
          <w:ins w:id="6704" w:author="Britt Collins" w:date="2021-10-06T13:55:00Z"/>
          <w:rFonts w:ascii="Times New Roman" w:hAnsi="Times New Roman"/>
          <w:sz w:val="24"/>
          <w:szCs w:val="24"/>
        </w:rPr>
      </w:pPr>
      <w:ins w:id="6705" w:author="Britt Collins" w:date="2021-09-30T14:58:00Z">
        <w:r w:rsidRPr="000B0CC8">
          <w:rPr>
            <w:rFonts w:ascii="Times New Roman" w:hAnsi="Times New Roman"/>
            <w:sz w:val="24"/>
            <w:szCs w:val="24"/>
          </w:rPr>
          <w:lastRenderedPageBreak/>
          <w:t xml:space="preserve">I began asking questions about the tenancy agreement. She had an arrangement with the landlord very similar to Flo's of Manly apartment. Lucinda </w:t>
        </w:r>
      </w:ins>
      <w:ins w:id="6706" w:author="Britt Collins" w:date="2021-10-06T13:53:00Z">
        <w:r w:rsidR="005215BC">
          <w:rPr>
            <w:rFonts w:ascii="Times New Roman" w:hAnsi="Times New Roman"/>
            <w:sz w:val="24"/>
            <w:szCs w:val="24"/>
          </w:rPr>
          <w:t xml:space="preserve">showed </w:t>
        </w:r>
      </w:ins>
      <w:ins w:id="6707" w:author="Britt Collins" w:date="2021-09-30T14:58:00Z">
        <w:r w:rsidRPr="000B0CC8">
          <w:rPr>
            <w:rFonts w:ascii="Times New Roman" w:hAnsi="Times New Roman"/>
            <w:sz w:val="24"/>
            <w:szCs w:val="24"/>
          </w:rPr>
          <w:t xml:space="preserve">me </w:t>
        </w:r>
      </w:ins>
      <w:ins w:id="6708" w:author="Britt Collins" w:date="2021-10-06T13:53:00Z">
        <w:r w:rsidR="005215BC">
          <w:rPr>
            <w:rFonts w:ascii="Times New Roman" w:hAnsi="Times New Roman"/>
            <w:sz w:val="24"/>
            <w:szCs w:val="24"/>
          </w:rPr>
          <w:t>around,</w:t>
        </w:r>
      </w:ins>
      <w:ins w:id="6709" w:author="Britt Collins" w:date="2021-09-30T14:58:00Z">
        <w:r w:rsidRPr="000B0CC8">
          <w:rPr>
            <w:rFonts w:ascii="Times New Roman" w:hAnsi="Times New Roman"/>
            <w:sz w:val="24"/>
            <w:szCs w:val="24"/>
          </w:rPr>
          <w:t xml:space="preserve"> describing the </w:t>
        </w:r>
      </w:ins>
      <w:ins w:id="6710" w:author="Britt Collins" w:date="2021-10-06T13:54:00Z">
        <w:r w:rsidR="005215BC">
          <w:rPr>
            <w:rFonts w:ascii="Times New Roman" w:hAnsi="Times New Roman"/>
            <w:sz w:val="24"/>
            <w:szCs w:val="24"/>
          </w:rPr>
          <w:t xml:space="preserve">open-plan </w:t>
        </w:r>
      </w:ins>
      <w:ins w:id="6711" w:author="Britt Collins" w:date="2021-09-30T14:58:00Z">
        <w:r w:rsidRPr="000B0CC8">
          <w:rPr>
            <w:rFonts w:ascii="Times New Roman" w:hAnsi="Times New Roman"/>
            <w:sz w:val="24"/>
            <w:szCs w:val="24"/>
          </w:rPr>
          <w:t xml:space="preserve">living space. The kitchen, dining room, and living room melded into one. I was impressed with the use of space. Lucinda giggled as she indicated her room. She gave the open door a firm pull to ensure its contents was out of sight. I was sold, it felt homely. It wasn’t as </w:t>
        </w:r>
      </w:ins>
      <w:ins w:id="6712" w:author="Britt Collins" w:date="2021-10-06T13:54:00Z">
        <w:r w:rsidR="005215BC">
          <w:rPr>
            <w:rFonts w:ascii="Times New Roman" w:hAnsi="Times New Roman"/>
            <w:sz w:val="24"/>
            <w:szCs w:val="24"/>
          </w:rPr>
          <w:t>gorgeous</w:t>
        </w:r>
      </w:ins>
      <w:ins w:id="6713" w:author="Britt Collins" w:date="2021-09-30T14:58:00Z">
        <w:r w:rsidRPr="000B0CC8">
          <w:rPr>
            <w:rFonts w:ascii="Times New Roman" w:hAnsi="Times New Roman"/>
            <w:sz w:val="24"/>
            <w:szCs w:val="24"/>
          </w:rPr>
          <w:t xml:space="preserve"> as the Rose Bay flat. Saying that, what accommodation offered views of the iconic Sydney Harbour Bridge? Lucinda's flat was close to a train station. A 15-minute journey to the CBD. For my first Melbourne viewing, I was happy. Was there something I'd missed? </w:t>
        </w:r>
      </w:ins>
    </w:p>
    <w:p w14:paraId="7067ADE6" w14:textId="03DA0D03" w:rsidR="006F31F6" w:rsidRPr="000B0CC8" w:rsidRDefault="004F4BEC">
      <w:pPr>
        <w:spacing w:line="480" w:lineRule="auto"/>
        <w:ind w:left="-5" w:right="15" w:firstLine="725"/>
        <w:rPr>
          <w:ins w:id="6714" w:author="Britt Collins" w:date="2021-09-30T14:58:00Z"/>
          <w:rFonts w:ascii="Times New Roman" w:hAnsi="Times New Roman"/>
          <w:sz w:val="24"/>
          <w:szCs w:val="24"/>
        </w:rPr>
        <w:pPrChange w:id="6715" w:author="Britt Collins" w:date="2021-10-06T13:53:00Z">
          <w:pPr>
            <w:ind w:left="-5" w:right="15"/>
          </w:pPr>
        </w:pPrChange>
      </w:pPr>
      <w:ins w:id="6716" w:author="Britt Collins" w:date="2021-10-06T13:55:00Z">
        <w:r>
          <w:rPr>
            <w:rFonts w:ascii="Times New Roman" w:hAnsi="Times New Roman"/>
            <w:sz w:val="24"/>
            <w:szCs w:val="24"/>
          </w:rPr>
          <w:t>“</w:t>
        </w:r>
      </w:ins>
      <w:ins w:id="6717" w:author="Britt Collins" w:date="2021-09-30T14:58:00Z">
        <w:r w:rsidR="006F31F6" w:rsidRPr="000B0CC8">
          <w:rPr>
            <w:rFonts w:ascii="Times New Roman" w:hAnsi="Times New Roman"/>
            <w:sz w:val="24"/>
            <w:szCs w:val="24"/>
          </w:rPr>
          <w:t>Why was the property still available?</w:t>
        </w:r>
      </w:ins>
      <w:ins w:id="6718" w:author="Britt Collins" w:date="2021-10-06T13:55:00Z">
        <w:r>
          <w:rPr>
            <w:rFonts w:ascii="Times New Roman" w:hAnsi="Times New Roman"/>
            <w:sz w:val="24"/>
            <w:szCs w:val="24"/>
          </w:rPr>
          <w:t>”</w:t>
        </w:r>
      </w:ins>
      <w:ins w:id="6719" w:author="Britt Collins" w:date="2021-09-30T14:58:00Z">
        <w:r w:rsidR="006F31F6" w:rsidRPr="000B0CC8">
          <w:rPr>
            <w:rFonts w:ascii="Times New Roman" w:hAnsi="Times New Roman"/>
            <w:sz w:val="24"/>
            <w:szCs w:val="24"/>
          </w:rPr>
          <w:t xml:space="preserve"> I asked. </w:t>
        </w:r>
      </w:ins>
      <w:ins w:id="6720" w:author="Britt Collins" w:date="2021-10-06T13:55:00Z">
        <w:r>
          <w:rPr>
            <w:rFonts w:ascii="Times New Roman" w:hAnsi="Times New Roman"/>
            <w:sz w:val="24"/>
            <w:szCs w:val="24"/>
          </w:rPr>
          <w:t>“</w:t>
        </w:r>
      </w:ins>
      <w:ins w:id="6721" w:author="Britt Collins" w:date="2021-09-30T14:58:00Z">
        <w:r w:rsidR="006F31F6" w:rsidRPr="000B0CC8">
          <w:rPr>
            <w:rFonts w:ascii="Times New Roman" w:hAnsi="Times New Roman"/>
            <w:sz w:val="24"/>
            <w:szCs w:val="24"/>
          </w:rPr>
          <w:t>The previous occupant</w:t>
        </w:r>
      </w:ins>
      <w:ins w:id="6722" w:author="Britt Collins" w:date="2021-10-06T13:55:00Z">
        <w:r>
          <w:rPr>
            <w:rFonts w:ascii="Times New Roman" w:hAnsi="Times New Roman"/>
            <w:sz w:val="24"/>
            <w:szCs w:val="24"/>
          </w:rPr>
          <w:t>s</w:t>
        </w:r>
      </w:ins>
      <w:ins w:id="6723" w:author="Britt Collins" w:date="2021-09-30T14:58:00Z">
        <w:r w:rsidR="006F31F6" w:rsidRPr="000B0CC8">
          <w:rPr>
            <w:rFonts w:ascii="Times New Roman" w:hAnsi="Times New Roman"/>
            <w:sz w:val="24"/>
            <w:szCs w:val="24"/>
          </w:rPr>
          <w:t xml:space="preserve"> made my life hell. They missed payments, were untidy and left owing rent</w:t>
        </w:r>
      </w:ins>
      <w:ins w:id="6724" w:author="Britt Collins" w:date="2021-10-06T13:56:00Z">
        <w:r>
          <w:rPr>
            <w:rFonts w:ascii="Times New Roman" w:hAnsi="Times New Roman"/>
            <w:sz w:val="24"/>
            <w:szCs w:val="24"/>
          </w:rPr>
          <w:t>.”</w:t>
        </w:r>
      </w:ins>
      <w:ins w:id="6725" w:author="Britt Collins" w:date="2021-09-30T14:58:00Z">
        <w:r w:rsidR="006F31F6" w:rsidRPr="000B0CC8">
          <w:rPr>
            <w:rFonts w:ascii="Times New Roman" w:hAnsi="Times New Roman"/>
            <w:sz w:val="24"/>
            <w:szCs w:val="24"/>
          </w:rPr>
          <w:t xml:space="preserve"> The old tenants were still being chasing for rent owed. I warmed to her heartfelt story</w:t>
        </w:r>
      </w:ins>
      <w:ins w:id="6726" w:author="Britt Collins" w:date="2021-10-06T13:56:00Z">
        <w:r>
          <w:rPr>
            <w:rFonts w:ascii="Times New Roman" w:hAnsi="Times New Roman"/>
            <w:sz w:val="24"/>
            <w:szCs w:val="24"/>
          </w:rPr>
          <w:t>,</w:t>
        </w:r>
      </w:ins>
      <w:ins w:id="6727" w:author="Britt Collins" w:date="2021-09-30T14:58:00Z">
        <w:r w:rsidR="006F31F6" w:rsidRPr="000B0CC8">
          <w:rPr>
            <w:rFonts w:ascii="Times New Roman" w:hAnsi="Times New Roman"/>
            <w:sz w:val="24"/>
            <w:szCs w:val="24"/>
          </w:rPr>
          <w:t xml:space="preserve"> shook </w:t>
        </w:r>
      </w:ins>
      <w:ins w:id="6728" w:author="Britt Collins" w:date="2021-10-06T13:56:00Z">
        <w:r>
          <w:rPr>
            <w:rFonts w:ascii="Times New Roman" w:hAnsi="Times New Roman"/>
            <w:sz w:val="24"/>
            <w:szCs w:val="24"/>
          </w:rPr>
          <w:t>her</w:t>
        </w:r>
      </w:ins>
      <w:ins w:id="6729" w:author="Britt Collins" w:date="2021-09-30T14:58:00Z">
        <w:r w:rsidR="006F31F6" w:rsidRPr="000B0CC8">
          <w:rPr>
            <w:rFonts w:ascii="Times New Roman" w:hAnsi="Times New Roman"/>
            <w:sz w:val="24"/>
            <w:szCs w:val="24"/>
          </w:rPr>
          <w:t xml:space="preserve"> hand, smiled and made my way to Melbourne CBD.</w:t>
        </w:r>
      </w:ins>
    </w:p>
    <w:p w14:paraId="54873A5A" w14:textId="3DBEF549" w:rsidR="006F31F6" w:rsidRPr="000B0CC8" w:rsidRDefault="006F31F6">
      <w:pPr>
        <w:spacing w:line="480" w:lineRule="auto"/>
        <w:ind w:left="-5" w:right="15" w:firstLine="725"/>
        <w:rPr>
          <w:ins w:id="6730" w:author="Britt Collins" w:date="2021-09-30T14:58:00Z"/>
          <w:rFonts w:ascii="Times New Roman" w:hAnsi="Times New Roman"/>
          <w:sz w:val="24"/>
          <w:szCs w:val="24"/>
        </w:rPr>
        <w:pPrChange w:id="6731" w:author="Britt Collins" w:date="2021-10-06T13:56:00Z">
          <w:pPr>
            <w:ind w:left="-5" w:right="15"/>
          </w:pPr>
        </w:pPrChange>
      </w:pPr>
      <w:ins w:id="6732" w:author="Britt Collins" w:date="2021-09-30T14:58:00Z">
        <w:r w:rsidRPr="000B0CC8">
          <w:rPr>
            <w:rFonts w:ascii="Times New Roman" w:hAnsi="Times New Roman"/>
            <w:sz w:val="24"/>
            <w:szCs w:val="24"/>
          </w:rPr>
          <w:t>I had a little time to burn before the next viewing. It was lunchtime. My phone suggested a pub up the road from Flinders Street Station. The battery sign flashed, the phone subsequently died. Bugger. I Looked up and noticed loads of bars. The common deal each bar offered was a pint and a parmigiana for AU$1". I got to the top of the block, stopped, doubled back and entered the pub on the corner.</w:t>
        </w:r>
      </w:ins>
    </w:p>
    <w:p w14:paraId="181859CB" w14:textId="77777777" w:rsidR="004F4BEC" w:rsidRDefault="006F31F6" w:rsidP="004F4BEC">
      <w:pPr>
        <w:spacing w:line="480" w:lineRule="auto"/>
        <w:ind w:left="-5" w:right="15" w:firstLine="725"/>
        <w:rPr>
          <w:ins w:id="6733" w:author="Britt Collins" w:date="2021-10-06T13:58:00Z"/>
          <w:rFonts w:ascii="Times New Roman" w:hAnsi="Times New Roman"/>
          <w:sz w:val="24"/>
          <w:szCs w:val="24"/>
        </w:rPr>
      </w:pPr>
      <w:ins w:id="6734" w:author="Britt Collins" w:date="2021-09-30T14:58:00Z">
        <w:r w:rsidRPr="000B0CC8">
          <w:rPr>
            <w:rFonts w:ascii="Times New Roman" w:hAnsi="Times New Roman"/>
            <w:sz w:val="24"/>
            <w:szCs w:val="24"/>
          </w:rPr>
          <w:t>This was a British</w:t>
        </w:r>
      </w:ins>
      <w:ins w:id="6735" w:author="Britt Collins" w:date="2021-10-06T13:57:00Z">
        <w:r w:rsidR="004F4BEC">
          <w:rPr>
            <w:rFonts w:ascii="Times New Roman" w:hAnsi="Times New Roman"/>
            <w:sz w:val="24"/>
            <w:szCs w:val="24"/>
          </w:rPr>
          <w:t>-</w:t>
        </w:r>
      </w:ins>
      <w:ins w:id="6736" w:author="Britt Collins" w:date="2021-09-30T14:58:00Z">
        <w:r w:rsidRPr="000B0CC8">
          <w:rPr>
            <w:rFonts w:ascii="Times New Roman" w:hAnsi="Times New Roman"/>
            <w:sz w:val="24"/>
            <w:szCs w:val="24"/>
          </w:rPr>
          <w:t>style pub</w:t>
        </w:r>
      </w:ins>
      <w:ins w:id="6737" w:author="Britt Collins" w:date="2021-10-06T13:57:00Z">
        <w:r w:rsidR="004F4BEC">
          <w:rPr>
            <w:rFonts w:ascii="Times New Roman" w:hAnsi="Times New Roman"/>
            <w:sz w:val="24"/>
            <w:szCs w:val="24"/>
          </w:rPr>
          <w:t>,</w:t>
        </w:r>
      </w:ins>
      <w:ins w:id="6738" w:author="Britt Collins" w:date="2021-09-30T14:58:00Z">
        <w:r w:rsidRPr="000B0CC8">
          <w:rPr>
            <w:rFonts w:ascii="Times New Roman" w:hAnsi="Times New Roman"/>
            <w:sz w:val="24"/>
            <w:szCs w:val="24"/>
          </w:rPr>
          <w:t xml:space="preserve"> dark</w:t>
        </w:r>
      </w:ins>
      <w:ins w:id="6739" w:author="Britt Collins" w:date="2021-10-06T13:57:00Z">
        <w:r w:rsidR="004F4BEC">
          <w:rPr>
            <w:rFonts w:ascii="Times New Roman" w:hAnsi="Times New Roman"/>
            <w:sz w:val="24"/>
            <w:szCs w:val="24"/>
          </w:rPr>
          <w:t xml:space="preserve"> and</w:t>
        </w:r>
      </w:ins>
      <w:ins w:id="6740" w:author="Britt Collins" w:date="2021-09-30T14:58:00Z">
        <w:r w:rsidRPr="000B0CC8">
          <w:rPr>
            <w:rFonts w:ascii="Times New Roman" w:hAnsi="Times New Roman"/>
            <w:sz w:val="24"/>
            <w:szCs w:val="24"/>
          </w:rPr>
          <w:t xml:space="preserve"> chock-a-block with bar stools. The smell of stale beer lingered in the air. It had horridly designed carpets and a letterbox</w:t>
        </w:r>
      </w:ins>
      <w:ins w:id="6741" w:author="Britt Collins" w:date="2021-10-06T13:57:00Z">
        <w:r w:rsidR="004F4BEC">
          <w:rPr>
            <w:rFonts w:ascii="Times New Roman" w:hAnsi="Times New Roman"/>
            <w:sz w:val="24"/>
            <w:szCs w:val="24"/>
          </w:rPr>
          <w:t>-</w:t>
        </w:r>
      </w:ins>
      <w:ins w:id="6742" w:author="Britt Collins" w:date="2021-09-30T14:58:00Z">
        <w:r w:rsidRPr="000B0CC8">
          <w:rPr>
            <w:rFonts w:ascii="Times New Roman" w:hAnsi="Times New Roman"/>
            <w:sz w:val="24"/>
            <w:szCs w:val="24"/>
          </w:rPr>
          <w:t>style bar front. I ordered the obligatory deal, parmigiana and a pint</w:t>
        </w:r>
      </w:ins>
      <w:ins w:id="6743" w:author="Britt Collins" w:date="2021-10-06T13:58:00Z">
        <w:r w:rsidR="004F4BEC">
          <w:rPr>
            <w:rFonts w:ascii="Times New Roman" w:hAnsi="Times New Roman"/>
            <w:sz w:val="24"/>
            <w:szCs w:val="24"/>
          </w:rPr>
          <w:t xml:space="preserve"> and glanced down</w:t>
        </w:r>
      </w:ins>
      <w:ins w:id="6744" w:author="Britt Collins" w:date="2021-09-30T14:58:00Z">
        <w:r w:rsidRPr="000B0CC8">
          <w:rPr>
            <w:rFonts w:ascii="Times New Roman" w:hAnsi="Times New Roman"/>
            <w:sz w:val="24"/>
            <w:szCs w:val="24"/>
          </w:rPr>
          <w:t xml:space="preserve"> my powerless phone. “Do you have a phone charger?” I asked the bartender. </w:t>
        </w:r>
      </w:ins>
    </w:p>
    <w:p w14:paraId="62D67AD1" w14:textId="3FE28A49" w:rsidR="006F31F6" w:rsidRPr="000B0CC8" w:rsidRDefault="006F31F6">
      <w:pPr>
        <w:spacing w:line="480" w:lineRule="auto"/>
        <w:ind w:left="-5" w:right="15" w:firstLine="725"/>
        <w:rPr>
          <w:ins w:id="6745" w:author="Britt Collins" w:date="2021-09-30T14:58:00Z"/>
          <w:rFonts w:ascii="Times New Roman" w:hAnsi="Times New Roman"/>
          <w:sz w:val="24"/>
          <w:szCs w:val="24"/>
        </w:rPr>
        <w:pPrChange w:id="6746" w:author="Britt Collins" w:date="2021-10-06T13:57:00Z">
          <w:pPr>
            <w:ind w:left="-5" w:right="15"/>
          </w:pPr>
        </w:pPrChange>
      </w:pPr>
      <w:ins w:id="6747" w:author="Britt Collins" w:date="2021-09-30T14:58:00Z">
        <w:r w:rsidRPr="000B0CC8">
          <w:rPr>
            <w:rFonts w:ascii="Times New Roman" w:hAnsi="Times New Roman"/>
            <w:sz w:val="24"/>
            <w:szCs w:val="24"/>
          </w:rPr>
          <w:t>Given their state-of-the-art entertainment was a 4:3 box style TV, I was expecting a definitive. Surprisingly, a resounding yes was received. I handed over the phone. I walked back to the nearby table. A thought occupied my mind, work. Work had begun to spill into the chaos which was my personal life. I was working 12-hour days Monday to Friday to try and meet the client's delivery dates. I opened up the laptop and connected to the pub WiFi. An email from the client sat in front of me asking questions. I baulked, fired up the spreadsheet. Took a closer look at the numbers, calmed my thoughts and answered the queries. After 10 minutes of typing</w:t>
        </w:r>
      </w:ins>
      <w:ins w:id="6748" w:author="Britt Collins" w:date="2021-10-06T13:59:00Z">
        <w:r w:rsidR="004F4BEC">
          <w:rPr>
            <w:rFonts w:ascii="Times New Roman" w:hAnsi="Times New Roman"/>
            <w:sz w:val="24"/>
            <w:szCs w:val="24"/>
          </w:rPr>
          <w:t>,</w:t>
        </w:r>
      </w:ins>
      <w:ins w:id="6749" w:author="Britt Collins" w:date="2021-09-30T14:58:00Z">
        <w:r w:rsidRPr="000B0CC8">
          <w:rPr>
            <w:rFonts w:ascii="Times New Roman" w:hAnsi="Times New Roman"/>
            <w:sz w:val="24"/>
            <w:szCs w:val="24"/>
          </w:rPr>
          <w:t xml:space="preserve"> I clicked the send button and felt a huge sense of relief.</w:t>
        </w:r>
      </w:ins>
    </w:p>
    <w:p w14:paraId="593281E2" w14:textId="4AAC979F" w:rsidR="006F31F6" w:rsidRPr="000B0CC8" w:rsidRDefault="006F31F6">
      <w:pPr>
        <w:spacing w:line="480" w:lineRule="auto"/>
        <w:ind w:left="-5" w:right="15" w:firstLine="725"/>
        <w:rPr>
          <w:ins w:id="6750" w:author="Britt Collins" w:date="2021-09-30T14:58:00Z"/>
          <w:rFonts w:ascii="Times New Roman" w:hAnsi="Times New Roman"/>
          <w:sz w:val="24"/>
          <w:szCs w:val="24"/>
        </w:rPr>
        <w:pPrChange w:id="6751" w:author="Britt Collins" w:date="2021-10-06T13:59:00Z">
          <w:pPr>
            <w:ind w:left="-5" w:right="15"/>
          </w:pPr>
        </w:pPrChange>
      </w:pPr>
      <w:ins w:id="6752" w:author="Britt Collins" w:date="2021-09-30T14:58:00Z">
        <w:r w:rsidRPr="000B0CC8">
          <w:rPr>
            <w:rFonts w:ascii="Times New Roman" w:hAnsi="Times New Roman"/>
            <w:sz w:val="24"/>
            <w:szCs w:val="24"/>
          </w:rPr>
          <w:lastRenderedPageBreak/>
          <w:t xml:space="preserve">My gaze was diverted from the glow of the laptop screen to the dish that was placed next to it. I closed the laptop and placed it in my rucksack. I slid the plate of </w:t>
        </w:r>
      </w:ins>
      <w:ins w:id="6753" w:author="Britt Collins" w:date="2021-10-06T13:59:00Z">
        <w:r w:rsidR="004F4BEC">
          <w:rPr>
            <w:rFonts w:ascii="Times New Roman" w:hAnsi="Times New Roman"/>
            <w:sz w:val="24"/>
            <w:szCs w:val="24"/>
          </w:rPr>
          <w:t>c</w:t>
        </w:r>
      </w:ins>
      <w:ins w:id="6754" w:author="Britt Collins" w:date="2021-09-30T14:58:00Z">
        <w:r w:rsidRPr="000B0CC8">
          <w:rPr>
            <w:rFonts w:ascii="Times New Roman" w:hAnsi="Times New Roman"/>
            <w:sz w:val="24"/>
            <w:szCs w:val="24"/>
          </w:rPr>
          <w:t xml:space="preserve">hicken </w:t>
        </w:r>
      </w:ins>
      <w:ins w:id="6755" w:author="Britt Collins" w:date="2021-10-06T13:59:00Z">
        <w:r w:rsidR="004F4BEC">
          <w:rPr>
            <w:rFonts w:ascii="Times New Roman" w:hAnsi="Times New Roman"/>
            <w:sz w:val="24"/>
            <w:szCs w:val="24"/>
          </w:rPr>
          <w:t>p</w:t>
        </w:r>
      </w:ins>
      <w:ins w:id="6756" w:author="Britt Collins" w:date="2021-09-30T14:58:00Z">
        <w:r w:rsidRPr="000B0CC8">
          <w:rPr>
            <w:rFonts w:ascii="Times New Roman" w:hAnsi="Times New Roman"/>
            <w:sz w:val="24"/>
            <w:szCs w:val="24"/>
          </w:rPr>
          <w:t>armigiana into view and took a closer look. It consisted of a thin piece of breaded chicken, a tomato-based sauce and a portion of oven</w:t>
        </w:r>
      </w:ins>
      <w:ins w:id="6757" w:author="Britt Collins" w:date="2021-10-06T13:59:00Z">
        <w:r w:rsidR="004F4BEC">
          <w:rPr>
            <w:rFonts w:ascii="Times New Roman" w:hAnsi="Times New Roman"/>
            <w:sz w:val="24"/>
            <w:szCs w:val="24"/>
          </w:rPr>
          <w:t>-</w:t>
        </w:r>
      </w:ins>
      <w:ins w:id="6758" w:author="Britt Collins" w:date="2021-09-30T14:58:00Z">
        <w:r w:rsidRPr="000B0CC8">
          <w:rPr>
            <w:rFonts w:ascii="Times New Roman" w:hAnsi="Times New Roman"/>
            <w:sz w:val="24"/>
            <w:szCs w:val="24"/>
          </w:rPr>
          <w:t xml:space="preserve">cooked frozen chips. There was a lot of hype surrounding this iconic Melbourne dish. Was it a taste sensation? </w:t>
        </w:r>
      </w:ins>
      <w:ins w:id="6759" w:author="Britt Collins" w:date="2021-10-06T14:00:00Z">
        <w:r w:rsidR="004F4BEC">
          <w:rPr>
            <w:rFonts w:ascii="Times New Roman" w:hAnsi="Times New Roman"/>
            <w:sz w:val="24"/>
            <w:szCs w:val="24"/>
          </w:rPr>
          <w:t>Hardly</w:t>
        </w:r>
      </w:ins>
      <w:ins w:id="6760" w:author="Britt Collins" w:date="2021-09-30T14:58:00Z">
        <w:r w:rsidRPr="000B0CC8">
          <w:rPr>
            <w:rFonts w:ascii="Times New Roman" w:hAnsi="Times New Roman"/>
            <w:sz w:val="24"/>
            <w:szCs w:val="24"/>
          </w:rPr>
          <w:t>. I checked the time on the clock</w:t>
        </w:r>
      </w:ins>
      <w:ins w:id="6761" w:author="Britt Collins" w:date="2021-10-06T13:59:00Z">
        <w:r w:rsidR="004F4BEC">
          <w:rPr>
            <w:rFonts w:ascii="Times New Roman" w:hAnsi="Times New Roman"/>
            <w:sz w:val="24"/>
            <w:szCs w:val="24"/>
          </w:rPr>
          <w:t xml:space="preserve"> on t</w:t>
        </w:r>
      </w:ins>
      <w:ins w:id="6762" w:author="Britt Collins" w:date="2021-10-06T14:00:00Z">
        <w:r w:rsidR="004F4BEC">
          <w:rPr>
            <w:rFonts w:ascii="Times New Roman" w:hAnsi="Times New Roman"/>
            <w:sz w:val="24"/>
            <w:szCs w:val="24"/>
          </w:rPr>
          <w:t>he wall</w:t>
        </w:r>
      </w:ins>
      <w:ins w:id="6763" w:author="Britt Collins" w:date="2021-09-30T14:58:00Z">
        <w:r w:rsidRPr="000B0CC8">
          <w:rPr>
            <w:rFonts w:ascii="Times New Roman" w:hAnsi="Times New Roman"/>
            <w:sz w:val="24"/>
            <w:szCs w:val="24"/>
          </w:rPr>
          <w:t>, got to my feet and downed the pint. I grabbed my phone and rushed to the high street.</w:t>
        </w:r>
      </w:ins>
    </w:p>
    <w:p w14:paraId="2456884E" w14:textId="77777777" w:rsidR="004F4BEC" w:rsidRDefault="006F31F6" w:rsidP="004F4BEC">
      <w:pPr>
        <w:spacing w:line="480" w:lineRule="auto"/>
        <w:ind w:left="-5" w:right="15" w:firstLine="725"/>
        <w:rPr>
          <w:ins w:id="6764" w:author="Britt Collins" w:date="2021-10-06T14:01:00Z"/>
          <w:rFonts w:ascii="Times New Roman" w:hAnsi="Times New Roman"/>
          <w:sz w:val="24"/>
          <w:szCs w:val="24"/>
        </w:rPr>
      </w:pPr>
      <w:ins w:id="6765" w:author="Britt Collins" w:date="2021-09-30T14:58:00Z">
        <w:r w:rsidRPr="000B0CC8">
          <w:rPr>
            <w:rFonts w:ascii="Times New Roman" w:hAnsi="Times New Roman"/>
            <w:sz w:val="24"/>
            <w:szCs w:val="24"/>
          </w:rPr>
          <w:t xml:space="preserve">I was happy to see my fully charged phone. It my only means of navigating me to my next property viewing. My pessimistic assistant informed me I would reach the viewing </w:t>
        </w:r>
      </w:ins>
      <w:ins w:id="6766" w:author="Britt Collins" w:date="2021-10-06T14:00:00Z">
        <w:r w:rsidR="004F4BEC">
          <w:rPr>
            <w:rFonts w:ascii="Times New Roman" w:hAnsi="Times New Roman"/>
            <w:sz w:val="24"/>
            <w:szCs w:val="24"/>
          </w:rPr>
          <w:t>five</w:t>
        </w:r>
      </w:ins>
      <w:ins w:id="6767" w:author="Britt Collins" w:date="2021-09-30T14:58:00Z">
        <w:r w:rsidRPr="000B0CC8">
          <w:rPr>
            <w:rFonts w:ascii="Times New Roman" w:hAnsi="Times New Roman"/>
            <w:sz w:val="24"/>
            <w:szCs w:val="24"/>
          </w:rPr>
          <w:t xml:space="preserve"> minutes later than scheduled. No dramas, </w:t>
        </w:r>
      </w:ins>
      <w:ins w:id="6768" w:author="Britt Collins" w:date="2021-10-06T14:00:00Z">
        <w:r w:rsidR="004F4BEC">
          <w:rPr>
            <w:rFonts w:ascii="Times New Roman" w:hAnsi="Times New Roman"/>
            <w:sz w:val="24"/>
            <w:szCs w:val="24"/>
          </w:rPr>
          <w:t>five</w:t>
        </w:r>
      </w:ins>
      <w:ins w:id="6769" w:author="Britt Collins" w:date="2021-09-30T14:58:00Z">
        <w:r w:rsidRPr="000B0CC8">
          <w:rPr>
            <w:rFonts w:ascii="Times New Roman" w:hAnsi="Times New Roman"/>
            <w:sz w:val="24"/>
            <w:szCs w:val="24"/>
          </w:rPr>
          <w:t xml:space="preserve"> kilometres and </w:t>
        </w:r>
      </w:ins>
      <w:ins w:id="6770" w:author="Britt Collins" w:date="2021-10-06T14:00:00Z">
        <w:r w:rsidR="004F4BEC">
          <w:rPr>
            <w:rFonts w:ascii="Times New Roman" w:hAnsi="Times New Roman"/>
            <w:sz w:val="24"/>
            <w:szCs w:val="24"/>
          </w:rPr>
          <w:t>on</w:t>
        </w:r>
      </w:ins>
      <w:ins w:id="6771" w:author="Britt Collins" w:date="2021-09-30T14:58:00Z">
        <w:r w:rsidRPr="000B0CC8">
          <w:rPr>
            <w:rFonts w:ascii="Times New Roman" w:hAnsi="Times New Roman"/>
            <w:sz w:val="24"/>
            <w:szCs w:val="24"/>
          </w:rPr>
          <w:t xml:space="preserve"> hour to go. A message appeared on my phone</w:t>
        </w:r>
      </w:ins>
      <w:ins w:id="6772" w:author="Britt Collins" w:date="2021-10-06T14:00:00Z">
        <w:r w:rsidR="004F4BEC">
          <w:rPr>
            <w:rFonts w:ascii="Times New Roman" w:hAnsi="Times New Roman"/>
            <w:sz w:val="24"/>
            <w:szCs w:val="24"/>
          </w:rPr>
          <w:t xml:space="preserve"> from</w:t>
        </w:r>
      </w:ins>
      <w:ins w:id="6773" w:author="Britt Collins" w:date="2021-09-30T14:58:00Z">
        <w:r w:rsidRPr="000B0CC8">
          <w:rPr>
            <w:rFonts w:ascii="Times New Roman" w:hAnsi="Times New Roman"/>
            <w:sz w:val="24"/>
            <w:szCs w:val="24"/>
          </w:rPr>
          <w:t xml:space="preserve"> the </w:t>
        </w:r>
      </w:ins>
      <w:ins w:id="6774" w:author="Britt Collins" w:date="2021-10-06T14:00:00Z">
        <w:r w:rsidR="004F4BEC">
          <w:rPr>
            <w:rFonts w:ascii="Times New Roman" w:hAnsi="Times New Roman"/>
            <w:sz w:val="24"/>
            <w:szCs w:val="24"/>
          </w:rPr>
          <w:t>e</w:t>
        </w:r>
      </w:ins>
      <w:ins w:id="6775" w:author="Britt Collins" w:date="2021-09-30T14:58:00Z">
        <w:r w:rsidRPr="000B0CC8">
          <w:rPr>
            <w:rFonts w:ascii="Times New Roman" w:hAnsi="Times New Roman"/>
            <w:sz w:val="24"/>
            <w:szCs w:val="24"/>
          </w:rPr>
          <w:t xml:space="preserve">state </w:t>
        </w:r>
      </w:ins>
      <w:ins w:id="6776" w:author="Britt Collins" w:date="2021-10-06T14:00:00Z">
        <w:r w:rsidR="004F4BEC">
          <w:rPr>
            <w:rFonts w:ascii="Times New Roman" w:hAnsi="Times New Roman"/>
            <w:sz w:val="24"/>
            <w:szCs w:val="24"/>
          </w:rPr>
          <w:t>a</w:t>
        </w:r>
      </w:ins>
      <w:ins w:id="6777" w:author="Britt Collins" w:date="2021-09-30T14:58:00Z">
        <w:r w:rsidRPr="000B0CC8">
          <w:rPr>
            <w:rFonts w:ascii="Times New Roman" w:hAnsi="Times New Roman"/>
            <w:sz w:val="24"/>
            <w:szCs w:val="24"/>
          </w:rPr>
          <w:t>gent</w:t>
        </w:r>
      </w:ins>
      <w:ins w:id="6778" w:author="Britt Collins" w:date="2021-10-06T14:01:00Z">
        <w:r w:rsidR="004F4BEC">
          <w:rPr>
            <w:rFonts w:ascii="Times New Roman" w:hAnsi="Times New Roman"/>
            <w:sz w:val="24"/>
            <w:szCs w:val="24"/>
          </w:rPr>
          <w:t>:</w:t>
        </w:r>
      </w:ins>
      <w:ins w:id="6779" w:author="Britt Collins" w:date="2021-09-30T14:58:00Z">
        <w:r w:rsidRPr="000B0CC8">
          <w:rPr>
            <w:rFonts w:ascii="Times New Roman" w:hAnsi="Times New Roman"/>
            <w:sz w:val="24"/>
            <w:szCs w:val="24"/>
          </w:rPr>
          <w:t xml:space="preserve"> </w:t>
        </w:r>
        <w:r w:rsidRPr="004F4BEC">
          <w:rPr>
            <w:rFonts w:ascii="Times New Roman" w:hAnsi="Times New Roman"/>
            <w:i/>
            <w:sz w:val="24"/>
            <w:szCs w:val="24"/>
            <w:rPrChange w:id="6780" w:author="Britt Collins" w:date="2021-10-06T14:01:00Z">
              <w:rPr>
                <w:rFonts w:ascii="Times New Roman" w:hAnsi="Times New Roman"/>
                <w:sz w:val="24"/>
                <w:szCs w:val="24"/>
              </w:rPr>
            </w:rPrChange>
          </w:rPr>
          <w:t>I’m really sorry</w:t>
        </w:r>
      </w:ins>
      <w:ins w:id="6781" w:author="Britt Collins" w:date="2021-10-06T14:01:00Z">
        <w:r w:rsidR="004F4BEC" w:rsidRPr="004F4BEC">
          <w:rPr>
            <w:rFonts w:ascii="Times New Roman" w:hAnsi="Times New Roman"/>
            <w:i/>
            <w:sz w:val="24"/>
            <w:szCs w:val="24"/>
            <w:rPrChange w:id="6782" w:author="Britt Collins" w:date="2021-10-06T14:01:00Z">
              <w:rPr>
                <w:rFonts w:ascii="Times New Roman" w:hAnsi="Times New Roman"/>
                <w:sz w:val="24"/>
                <w:szCs w:val="24"/>
              </w:rPr>
            </w:rPrChange>
          </w:rPr>
          <w:t>,</w:t>
        </w:r>
      </w:ins>
      <w:ins w:id="6783" w:author="Britt Collins" w:date="2021-09-30T14:58:00Z">
        <w:r w:rsidRPr="004F4BEC">
          <w:rPr>
            <w:rFonts w:ascii="Times New Roman" w:hAnsi="Times New Roman"/>
            <w:i/>
            <w:sz w:val="24"/>
            <w:szCs w:val="24"/>
            <w:rPrChange w:id="6784" w:author="Britt Collins" w:date="2021-10-06T14:01:00Z">
              <w:rPr>
                <w:rFonts w:ascii="Times New Roman" w:hAnsi="Times New Roman"/>
                <w:sz w:val="24"/>
                <w:szCs w:val="24"/>
              </w:rPr>
            </w:rPrChange>
          </w:rPr>
          <w:t xml:space="preserve"> mate, I’m not going to be able to make the viewing we have scheduled this afternoon. Really, really sorry</w:t>
        </w:r>
        <w:r w:rsidRPr="000B0CC8">
          <w:rPr>
            <w:rFonts w:ascii="Times New Roman" w:hAnsi="Times New Roman"/>
            <w:sz w:val="24"/>
            <w:szCs w:val="24"/>
          </w:rPr>
          <w:t>.</w:t>
        </w:r>
      </w:ins>
      <w:ins w:id="6785" w:author="Britt Collins" w:date="2021-10-06T14:01:00Z">
        <w:r w:rsidR="004F4BEC">
          <w:rPr>
            <w:rFonts w:ascii="Times New Roman" w:hAnsi="Times New Roman"/>
            <w:sz w:val="24"/>
            <w:szCs w:val="24"/>
          </w:rPr>
          <w:t xml:space="preserve"> </w:t>
        </w:r>
      </w:ins>
    </w:p>
    <w:p w14:paraId="21ECFE0B" w14:textId="77777777" w:rsidR="004F4BEC" w:rsidRDefault="006F31F6" w:rsidP="004F4BEC">
      <w:pPr>
        <w:spacing w:line="480" w:lineRule="auto"/>
        <w:ind w:left="-5" w:right="15" w:firstLine="725"/>
        <w:rPr>
          <w:ins w:id="6786" w:author="Britt Collins" w:date="2021-10-06T14:02:00Z"/>
          <w:rFonts w:ascii="Times New Roman" w:hAnsi="Times New Roman"/>
          <w:sz w:val="24"/>
          <w:szCs w:val="24"/>
        </w:rPr>
      </w:pPr>
      <w:ins w:id="6787" w:author="Britt Collins" w:date="2021-09-30T14:58:00Z">
        <w:r w:rsidRPr="000B0CC8">
          <w:rPr>
            <w:rFonts w:ascii="Times New Roman" w:hAnsi="Times New Roman"/>
            <w:sz w:val="24"/>
            <w:szCs w:val="24"/>
          </w:rPr>
          <w:t>I was angry</w:t>
        </w:r>
      </w:ins>
      <w:ins w:id="6788" w:author="Britt Collins" w:date="2021-10-06T14:01:00Z">
        <w:r w:rsidR="004F4BEC">
          <w:rPr>
            <w:rFonts w:ascii="Times New Roman" w:hAnsi="Times New Roman"/>
            <w:sz w:val="24"/>
            <w:szCs w:val="24"/>
          </w:rPr>
          <w:t xml:space="preserve"> and immediately texted back</w:t>
        </w:r>
      </w:ins>
      <w:ins w:id="6789" w:author="Britt Collins" w:date="2021-10-06T14:02:00Z">
        <w:r w:rsidR="004F4BEC">
          <w:rPr>
            <w:rFonts w:ascii="Times New Roman" w:hAnsi="Times New Roman"/>
            <w:sz w:val="24"/>
            <w:szCs w:val="24"/>
          </w:rPr>
          <w:t xml:space="preserve"> pleadingly</w:t>
        </w:r>
      </w:ins>
      <w:ins w:id="6790" w:author="Britt Collins" w:date="2021-10-06T14:01:00Z">
        <w:r w:rsidR="004F4BEC">
          <w:rPr>
            <w:rFonts w:ascii="Times New Roman" w:hAnsi="Times New Roman"/>
            <w:sz w:val="24"/>
            <w:szCs w:val="24"/>
          </w:rPr>
          <w:t xml:space="preserve">, </w:t>
        </w:r>
      </w:ins>
      <w:ins w:id="6791" w:author="Britt Collins" w:date="2021-09-30T14:58:00Z">
        <w:r w:rsidRPr="004F4BEC">
          <w:rPr>
            <w:rFonts w:ascii="Times New Roman" w:hAnsi="Times New Roman"/>
            <w:i/>
            <w:sz w:val="24"/>
            <w:szCs w:val="24"/>
            <w:rPrChange w:id="6792" w:author="Britt Collins" w:date="2021-10-06T14:02:00Z">
              <w:rPr>
                <w:rFonts w:ascii="Times New Roman" w:hAnsi="Times New Roman"/>
                <w:sz w:val="24"/>
                <w:szCs w:val="24"/>
              </w:rPr>
            </w:rPrChange>
          </w:rPr>
          <w:t>As you are aware I’m heading back to Sydney this evening. I have no time today to reschedule, is there no way to make the arranged viewing?</w:t>
        </w:r>
        <w:r w:rsidRPr="000B0CC8">
          <w:rPr>
            <w:rFonts w:ascii="Times New Roman" w:hAnsi="Times New Roman"/>
            <w:sz w:val="24"/>
            <w:szCs w:val="24"/>
          </w:rPr>
          <w:t xml:space="preserve">", I pleaded. </w:t>
        </w:r>
      </w:ins>
    </w:p>
    <w:p w14:paraId="01ADB2C4" w14:textId="442831C1" w:rsidR="006F31F6" w:rsidRPr="000B0CC8" w:rsidRDefault="006F31F6">
      <w:pPr>
        <w:spacing w:line="480" w:lineRule="auto"/>
        <w:ind w:left="-5" w:right="15" w:firstLine="725"/>
        <w:rPr>
          <w:ins w:id="6793" w:author="Britt Collins" w:date="2021-09-30T14:58:00Z"/>
          <w:rFonts w:ascii="Times New Roman" w:hAnsi="Times New Roman"/>
          <w:sz w:val="24"/>
          <w:szCs w:val="24"/>
        </w:rPr>
        <w:pPrChange w:id="6794" w:author="Britt Collins" w:date="2021-10-06T14:00:00Z">
          <w:pPr>
            <w:ind w:left="-5" w:right="15"/>
          </w:pPr>
        </w:pPrChange>
      </w:pPr>
      <w:ins w:id="6795" w:author="Britt Collins" w:date="2021-09-30T14:58:00Z">
        <w:r w:rsidRPr="004F4BEC">
          <w:rPr>
            <w:rFonts w:ascii="Times New Roman" w:hAnsi="Times New Roman"/>
            <w:i/>
            <w:sz w:val="24"/>
            <w:szCs w:val="24"/>
            <w:rPrChange w:id="6796" w:author="Britt Collins" w:date="2021-10-06T14:02:00Z">
              <w:rPr>
                <w:rFonts w:ascii="Times New Roman" w:hAnsi="Times New Roman"/>
                <w:sz w:val="24"/>
                <w:szCs w:val="24"/>
              </w:rPr>
            </w:rPrChange>
          </w:rPr>
          <w:t>The next time I see you I’ll buy you a crate of beer</w:t>
        </w:r>
      </w:ins>
      <w:ins w:id="6797" w:author="Britt Collins" w:date="2021-10-06T14:02:00Z">
        <w:r w:rsidR="004F4BEC">
          <w:rPr>
            <w:rFonts w:ascii="Times New Roman" w:hAnsi="Times New Roman"/>
            <w:sz w:val="24"/>
            <w:szCs w:val="24"/>
          </w:rPr>
          <w:t>,</w:t>
        </w:r>
      </w:ins>
      <w:ins w:id="6798" w:author="Britt Collins" w:date="2021-09-30T14:58:00Z">
        <w:r w:rsidRPr="000B0CC8">
          <w:rPr>
            <w:rFonts w:ascii="Times New Roman" w:hAnsi="Times New Roman"/>
            <w:sz w:val="24"/>
            <w:szCs w:val="24"/>
          </w:rPr>
          <w:t xml:space="preserve"> he replied. I felt, if I ever did see him, like throwing a crate of beer in his direction. One thing that the house viewing cancellation did give me was time. I would be able to get to </w:t>
        </w:r>
      </w:ins>
      <w:ins w:id="6799" w:author="Britt Collins" w:date="2021-10-06T14:03:00Z">
        <w:r w:rsidR="004F4BEC">
          <w:rPr>
            <w:rFonts w:ascii="Times New Roman" w:hAnsi="Times New Roman"/>
            <w:sz w:val="24"/>
            <w:szCs w:val="24"/>
          </w:rPr>
          <w:t>the</w:t>
        </w:r>
      </w:ins>
      <w:ins w:id="6800" w:author="Britt Collins" w:date="2021-09-30T14:58:00Z">
        <w:r w:rsidRPr="000B0CC8">
          <w:rPr>
            <w:rFonts w:ascii="Times New Roman" w:hAnsi="Times New Roman"/>
            <w:sz w:val="24"/>
            <w:szCs w:val="24"/>
          </w:rPr>
          <w:t xml:space="preserve"> </w:t>
        </w:r>
      </w:ins>
      <w:ins w:id="6801" w:author="Britt Collins" w:date="2021-10-06T14:03:00Z">
        <w:r w:rsidR="004F4BEC">
          <w:rPr>
            <w:rFonts w:ascii="Times New Roman" w:hAnsi="Times New Roman"/>
            <w:sz w:val="24"/>
            <w:szCs w:val="24"/>
          </w:rPr>
          <w:t>a</w:t>
        </w:r>
      </w:ins>
      <w:ins w:id="6802" w:author="Britt Collins" w:date="2021-09-30T14:58:00Z">
        <w:r w:rsidRPr="000B0CC8">
          <w:rPr>
            <w:rFonts w:ascii="Times New Roman" w:hAnsi="Times New Roman"/>
            <w:sz w:val="24"/>
            <w:szCs w:val="24"/>
          </w:rPr>
          <w:t>irport with plenty to spare. One day in Melbourne, one house viewing and lots of travelling. Lucinda's flat was nice, but it was my only option.</w:t>
        </w:r>
      </w:ins>
    </w:p>
    <w:p w14:paraId="2A353403" w14:textId="2D2CC0C7" w:rsidR="006F31F6" w:rsidRPr="000B0CC8" w:rsidRDefault="006F31F6">
      <w:pPr>
        <w:spacing w:after="10" w:line="480" w:lineRule="auto"/>
        <w:ind w:left="-5" w:right="15" w:firstLine="725"/>
        <w:rPr>
          <w:ins w:id="6803" w:author="Britt Collins" w:date="2021-09-30T14:58:00Z"/>
          <w:rFonts w:ascii="Times New Roman" w:hAnsi="Times New Roman"/>
          <w:sz w:val="24"/>
          <w:szCs w:val="24"/>
        </w:rPr>
        <w:pPrChange w:id="6804" w:author="Britt Collins" w:date="2021-10-06T14:04:00Z">
          <w:pPr>
            <w:ind w:left="-5" w:right="15"/>
          </w:pPr>
        </w:pPrChange>
      </w:pPr>
      <w:ins w:id="6805" w:author="Britt Collins" w:date="2021-09-30T14:58:00Z">
        <w:r w:rsidRPr="000B0CC8">
          <w:rPr>
            <w:rFonts w:ascii="Times New Roman" w:hAnsi="Times New Roman"/>
            <w:sz w:val="24"/>
            <w:szCs w:val="24"/>
          </w:rPr>
          <w:t>The week after visiting Melbourne</w:t>
        </w:r>
      </w:ins>
      <w:ins w:id="6806" w:author="Britt Collins" w:date="2021-10-06T14:03:00Z">
        <w:r w:rsidR="004F4BEC">
          <w:rPr>
            <w:rFonts w:ascii="Times New Roman" w:hAnsi="Times New Roman"/>
            <w:sz w:val="24"/>
            <w:szCs w:val="24"/>
          </w:rPr>
          <w:t>,</w:t>
        </w:r>
      </w:ins>
      <w:ins w:id="6807" w:author="Britt Collins" w:date="2021-09-30T14:58:00Z">
        <w:r w:rsidRPr="000B0CC8">
          <w:rPr>
            <w:rFonts w:ascii="Times New Roman" w:hAnsi="Times New Roman"/>
            <w:sz w:val="24"/>
            <w:szCs w:val="24"/>
          </w:rPr>
          <w:t xml:space="preserve"> my boss called. He had great news of an upcoming role in Sydney. To sweeten the deal</w:t>
        </w:r>
      </w:ins>
      <w:ins w:id="6808" w:author="Britt Collins" w:date="2021-10-06T14:03:00Z">
        <w:r w:rsidR="004F4BEC">
          <w:rPr>
            <w:rFonts w:ascii="Times New Roman" w:hAnsi="Times New Roman"/>
            <w:sz w:val="24"/>
            <w:szCs w:val="24"/>
          </w:rPr>
          <w:t>,</w:t>
        </w:r>
      </w:ins>
      <w:ins w:id="6809" w:author="Britt Collins" w:date="2021-09-30T14:58:00Z">
        <w:r w:rsidRPr="000B0CC8">
          <w:rPr>
            <w:rFonts w:ascii="Times New Roman" w:hAnsi="Times New Roman"/>
            <w:sz w:val="24"/>
            <w:szCs w:val="24"/>
          </w:rPr>
          <w:t xml:space="preserve"> he said accommodation and any storage needs would be expensed to the consultancy. It was an offer was too good to refuse. Having informed my friends I was imminently due to leave for</w:t>
        </w:r>
      </w:ins>
      <w:ins w:id="6810" w:author="Britt Collins" w:date="2021-10-06T14:04:00Z">
        <w:r w:rsidR="004F4BEC">
          <w:rPr>
            <w:rFonts w:ascii="Times New Roman" w:hAnsi="Times New Roman"/>
            <w:sz w:val="24"/>
            <w:szCs w:val="24"/>
          </w:rPr>
          <w:t xml:space="preserve"> </w:t>
        </w:r>
      </w:ins>
      <w:ins w:id="6811" w:author="Britt Collins" w:date="2021-09-30T14:58:00Z">
        <w:r w:rsidRPr="000B0CC8">
          <w:rPr>
            <w:rFonts w:ascii="Times New Roman" w:hAnsi="Times New Roman"/>
            <w:sz w:val="24"/>
            <w:szCs w:val="24"/>
          </w:rPr>
          <w:t xml:space="preserve">Melbourne, I felt like the boy who cried wolf. </w:t>
        </w:r>
      </w:ins>
      <w:ins w:id="6812" w:author="Britt Collins" w:date="2021-10-06T14:04:00Z">
        <w:r w:rsidR="004F4BEC" w:rsidRPr="004F4BEC">
          <w:rPr>
            <w:rFonts w:ascii="Times New Roman" w:hAnsi="Times New Roman"/>
            <w:b/>
            <w:sz w:val="24"/>
            <w:szCs w:val="24"/>
            <w:rPrChange w:id="6813" w:author="Britt Collins" w:date="2021-10-06T14:04:00Z">
              <w:rPr>
                <w:rFonts w:ascii="Times New Roman" w:hAnsi="Times New Roman"/>
                <w:sz w:val="24"/>
                <w:szCs w:val="24"/>
              </w:rPr>
            </w:rPrChange>
          </w:rPr>
          <w:t>AVOID CLICHES.</w:t>
        </w:r>
        <w:r w:rsidR="004F4BEC">
          <w:rPr>
            <w:rFonts w:ascii="Times New Roman" w:hAnsi="Times New Roman"/>
            <w:sz w:val="24"/>
            <w:szCs w:val="24"/>
          </w:rPr>
          <w:t xml:space="preserve"> </w:t>
        </w:r>
      </w:ins>
      <w:ins w:id="6814" w:author="Britt Collins" w:date="2021-09-30T14:58:00Z">
        <w:r w:rsidRPr="000B0CC8">
          <w:rPr>
            <w:rFonts w:ascii="Times New Roman" w:hAnsi="Times New Roman"/>
            <w:sz w:val="24"/>
            <w:szCs w:val="24"/>
          </w:rPr>
          <w:t>I contacted Andy, Carl, Johnny and Becs to inform them that my leaving party was going to be a staying party instead.</w:t>
        </w:r>
      </w:ins>
      <w:ins w:id="6815" w:author="Britt Collins" w:date="2021-10-06T14:04:00Z">
        <w:r w:rsidR="004F4BEC">
          <w:rPr>
            <w:rFonts w:ascii="Times New Roman" w:hAnsi="Times New Roman"/>
            <w:sz w:val="24"/>
            <w:szCs w:val="24"/>
          </w:rPr>
          <w:t xml:space="preserve"> </w:t>
        </w:r>
      </w:ins>
      <w:ins w:id="6816" w:author="Britt Collins" w:date="2021-09-30T14:58:00Z">
        <w:r w:rsidRPr="000B0CC8">
          <w:rPr>
            <w:rFonts w:ascii="Times New Roman" w:hAnsi="Times New Roman"/>
            <w:sz w:val="24"/>
            <w:szCs w:val="24"/>
          </w:rPr>
          <w:t xml:space="preserve">I spoke to my boss to discuss the finer details of the new role. There was still much to organise. Where would my furniture be stored? Where would I be staying? I was due to move out of the Rose Bay flat at the end of </w:t>
        </w:r>
        <w:r w:rsidRPr="000B0CC8">
          <w:rPr>
            <w:rFonts w:ascii="Times New Roman" w:hAnsi="Times New Roman"/>
            <w:sz w:val="24"/>
            <w:szCs w:val="24"/>
          </w:rPr>
          <w:lastRenderedPageBreak/>
          <w:t xml:space="preserve">October. Mark agreed to </w:t>
        </w:r>
      </w:ins>
      <w:ins w:id="6817" w:author="Britt Collins" w:date="2021-10-06T14:05:00Z">
        <w:r w:rsidR="004F4BEC">
          <w:rPr>
            <w:rFonts w:ascii="Times New Roman" w:hAnsi="Times New Roman"/>
            <w:sz w:val="24"/>
            <w:szCs w:val="24"/>
          </w:rPr>
          <w:t>a storage company taking my furniture, moving me into a hotel temporarily</w:t>
        </w:r>
      </w:ins>
      <w:ins w:id="6818" w:author="Britt Collins" w:date="2021-10-06T14:06:00Z">
        <w:r w:rsidR="004F4BEC">
          <w:rPr>
            <w:rFonts w:ascii="Times New Roman" w:hAnsi="Times New Roman"/>
            <w:sz w:val="24"/>
            <w:szCs w:val="24"/>
          </w:rPr>
          <w:t xml:space="preserve"> and then to a guesthouse in the Glebe suburb. </w:t>
        </w:r>
      </w:ins>
    </w:p>
    <w:p w14:paraId="73C1AD63" w14:textId="548EB7E0" w:rsidR="006F31F6" w:rsidRPr="000B0CC8" w:rsidRDefault="006F31F6">
      <w:pPr>
        <w:spacing w:line="480" w:lineRule="auto"/>
        <w:ind w:left="-5" w:right="15" w:firstLine="725"/>
        <w:rPr>
          <w:ins w:id="6819" w:author="Britt Collins" w:date="2021-09-30T14:58:00Z"/>
          <w:rFonts w:ascii="Times New Roman" w:hAnsi="Times New Roman"/>
          <w:sz w:val="24"/>
          <w:szCs w:val="24"/>
        </w:rPr>
        <w:pPrChange w:id="6820" w:author="Britt Collins" w:date="2021-10-06T14:06:00Z">
          <w:pPr>
            <w:ind w:left="-5" w:right="15"/>
          </w:pPr>
        </w:pPrChange>
      </w:pPr>
      <w:ins w:id="6821" w:author="Britt Collins" w:date="2021-09-30T14:58:00Z">
        <w:r w:rsidRPr="000B0CC8">
          <w:rPr>
            <w:rFonts w:ascii="Times New Roman" w:hAnsi="Times New Roman"/>
            <w:sz w:val="24"/>
            <w:szCs w:val="24"/>
          </w:rPr>
          <w:t>On mov</w:t>
        </w:r>
      </w:ins>
      <w:ins w:id="6822" w:author="Britt Collins" w:date="2021-10-06T14:06:00Z">
        <w:r w:rsidR="004F4BEC">
          <w:rPr>
            <w:rFonts w:ascii="Times New Roman" w:hAnsi="Times New Roman"/>
            <w:sz w:val="24"/>
            <w:szCs w:val="24"/>
          </w:rPr>
          <w:t>ing</w:t>
        </w:r>
      </w:ins>
      <w:ins w:id="6823" w:author="Britt Collins" w:date="2021-09-30T14:58:00Z">
        <w:r w:rsidRPr="000B0CC8">
          <w:rPr>
            <w:rFonts w:ascii="Times New Roman" w:hAnsi="Times New Roman"/>
            <w:sz w:val="24"/>
            <w:szCs w:val="24"/>
          </w:rPr>
          <w:t xml:space="preserve"> day</w:t>
        </w:r>
      </w:ins>
      <w:ins w:id="6824" w:author="Britt Collins" w:date="2021-10-06T14:06:00Z">
        <w:r w:rsidR="004F4BEC">
          <w:rPr>
            <w:rFonts w:ascii="Times New Roman" w:hAnsi="Times New Roman"/>
            <w:sz w:val="24"/>
            <w:szCs w:val="24"/>
          </w:rPr>
          <w:t>,</w:t>
        </w:r>
      </w:ins>
      <w:ins w:id="6825" w:author="Britt Collins" w:date="2021-09-30T14:58:00Z">
        <w:r w:rsidRPr="000B0CC8">
          <w:rPr>
            <w:rFonts w:ascii="Times New Roman" w:hAnsi="Times New Roman"/>
            <w:sz w:val="24"/>
            <w:szCs w:val="24"/>
          </w:rPr>
          <w:t xml:space="preserve"> the storage company waited with a van to load my items. Their service didn't include moving of items. This task was left to me. My clothes were soaked in sweat on completing the exercise. When it was time to say goodbye to Becs, we hugged tentatively. My natural fragrance was a little too strong for Becs</w:t>
        </w:r>
      </w:ins>
      <w:ins w:id="6826" w:author="Britt Collins" w:date="2021-10-06T14:06:00Z">
        <w:r w:rsidR="004F4BEC">
          <w:rPr>
            <w:rFonts w:ascii="Times New Roman" w:hAnsi="Times New Roman"/>
            <w:sz w:val="24"/>
            <w:szCs w:val="24"/>
          </w:rPr>
          <w:t>’</w:t>
        </w:r>
      </w:ins>
      <w:ins w:id="6827" w:author="Britt Collins" w:date="2021-09-30T14:58:00Z">
        <w:r w:rsidRPr="000B0CC8">
          <w:rPr>
            <w:rFonts w:ascii="Times New Roman" w:hAnsi="Times New Roman"/>
            <w:sz w:val="24"/>
            <w:szCs w:val="24"/>
          </w:rPr>
          <w:t xml:space="preserve"> nose. I made my way to the budget </w:t>
        </w:r>
      </w:ins>
      <w:ins w:id="6828" w:author="Britt Collins" w:date="2021-10-06T14:07:00Z">
        <w:r w:rsidR="00D976A3">
          <w:rPr>
            <w:rFonts w:ascii="Times New Roman" w:hAnsi="Times New Roman"/>
            <w:sz w:val="24"/>
            <w:szCs w:val="24"/>
          </w:rPr>
          <w:t>hotel</w:t>
        </w:r>
      </w:ins>
      <w:ins w:id="6829" w:author="Britt Collins" w:date="2021-09-30T14:58:00Z">
        <w:r w:rsidRPr="000B0CC8">
          <w:rPr>
            <w:rFonts w:ascii="Times New Roman" w:hAnsi="Times New Roman"/>
            <w:sz w:val="24"/>
            <w:szCs w:val="24"/>
          </w:rPr>
          <w:t xml:space="preserve"> in Potts Point. I was happy to be inconvenienced by temporary accommodation. The work gig was planned to be short-term. My plan was still to move to Melbourne. I began getting tired of the consultancy's </w:t>
        </w:r>
      </w:ins>
      <w:ins w:id="6830" w:author="Britt Collins" w:date="2021-10-06T14:07:00Z">
        <w:r w:rsidR="00D976A3">
          <w:rPr>
            <w:rFonts w:ascii="Times New Roman" w:hAnsi="Times New Roman"/>
            <w:sz w:val="24"/>
            <w:szCs w:val="24"/>
          </w:rPr>
          <w:t xml:space="preserve">HR </w:t>
        </w:r>
      </w:ins>
      <w:ins w:id="6831" w:author="Britt Collins" w:date="2021-09-30T14:58:00Z">
        <w:r w:rsidRPr="000B0CC8">
          <w:rPr>
            <w:rFonts w:ascii="Times New Roman" w:hAnsi="Times New Roman"/>
            <w:sz w:val="24"/>
            <w:szCs w:val="24"/>
          </w:rPr>
          <w:t>department moving me from pillar to post during my time at the new client. I took searching for accommodation into my own hands. I found a fully-furnished apartment that was cheap, plush and available long-term. The apartment was located in Crow’s Nest.</w:t>
        </w:r>
      </w:ins>
    </w:p>
    <w:p w14:paraId="68259E88" w14:textId="2BA5DF01" w:rsidR="006F31F6" w:rsidRPr="000B0CC8" w:rsidRDefault="006F31F6">
      <w:pPr>
        <w:spacing w:line="480" w:lineRule="auto"/>
        <w:ind w:left="-5" w:right="15" w:firstLine="725"/>
        <w:rPr>
          <w:ins w:id="6832" w:author="Britt Collins" w:date="2021-09-30T14:58:00Z"/>
          <w:rFonts w:ascii="Times New Roman" w:hAnsi="Times New Roman"/>
          <w:sz w:val="24"/>
          <w:szCs w:val="24"/>
        </w:rPr>
        <w:pPrChange w:id="6833" w:author="Britt Collins" w:date="2021-10-06T14:07:00Z">
          <w:pPr>
            <w:ind w:left="-5" w:right="15"/>
          </w:pPr>
        </w:pPrChange>
      </w:pPr>
      <w:ins w:id="6834" w:author="Britt Collins" w:date="2021-09-30T14:58:00Z">
        <w:r w:rsidRPr="000B0CC8">
          <w:rPr>
            <w:rFonts w:ascii="Times New Roman" w:hAnsi="Times New Roman"/>
            <w:sz w:val="24"/>
            <w:szCs w:val="24"/>
          </w:rPr>
          <w:t>My personal life continued as normal before the move to Melbourne. I was in frequent contact with Carl, Johnny and Andy to organise social meetups in the suburb of Paddington, Coogee and the city. My view on social drinking hadn't changed following the fractured jaw incident. As the wounds began to heal</w:t>
        </w:r>
      </w:ins>
      <w:ins w:id="6835" w:author="Britt Collins" w:date="2021-10-06T14:08:00Z">
        <w:r w:rsidR="00D976A3">
          <w:rPr>
            <w:rFonts w:ascii="Times New Roman" w:hAnsi="Times New Roman"/>
            <w:sz w:val="24"/>
            <w:szCs w:val="24"/>
          </w:rPr>
          <w:t>,</w:t>
        </w:r>
      </w:ins>
      <w:ins w:id="6836" w:author="Britt Collins" w:date="2021-09-30T14:58:00Z">
        <w:r w:rsidRPr="000B0CC8">
          <w:rPr>
            <w:rFonts w:ascii="Times New Roman" w:hAnsi="Times New Roman"/>
            <w:sz w:val="24"/>
            <w:szCs w:val="24"/>
          </w:rPr>
          <w:t xml:space="preserve"> I continued drinking excessively. It was easy to consume large quantities of alcohol in a social setting, given all my colleagues were drinkers.</w:t>
        </w:r>
      </w:ins>
    </w:p>
    <w:p w14:paraId="6CE1AF72" w14:textId="77777777" w:rsidR="00D976A3" w:rsidRDefault="006F31F6" w:rsidP="00D976A3">
      <w:pPr>
        <w:spacing w:line="480" w:lineRule="auto"/>
        <w:ind w:left="-5" w:right="15" w:firstLine="725"/>
        <w:rPr>
          <w:ins w:id="6837" w:author="Britt Collins" w:date="2021-10-06T14:09:00Z"/>
          <w:rFonts w:ascii="Times New Roman" w:hAnsi="Times New Roman"/>
          <w:sz w:val="24"/>
          <w:szCs w:val="24"/>
        </w:rPr>
      </w:pPr>
      <w:ins w:id="6838" w:author="Britt Collins" w:date="2021-09-30T14:58:00Z">
        <w:r w:rsidRPr="000B0CC8">
          <w:rPr>
            <w:rFonts w:ascii="Times New Roman" w:hAnsi="Times New Roman"/>
            <w:sz w:val="24"/>
            <w:szCs w:val="24"/>
          </w:rPr>
          <w:t xml:space="preserve">Teresa, Andy, Elliot, Bruce and I socialised at a bar located close to the office at lunchtime. It started with relaxed conversation. Bruce and Elliot made their excuses headed home. Andy, Teresa and I decided to not return to the office. Teresa talked about her sons. Both were living with the couple at their new Manly house. Brad, </w:t>
        </w:r>
      </w:ins>
      <w:ins w:id="6839" w:author="Britt Collins" w:date="2021-10-06T14:09:00Z">
        <w:r w:rsidR="00D976A3">
          <w:rPr>
            <w:rFonts w:ascii="Times New Roman" w:hAnsi="Times New Roman"/>
            <w:sz w:val="24"/>
            <w:szCs w:val="24"/>
          </w:rPr>
          <w:t>t</w:t>
        </w:r>
        <w:r w:rsidR="00D976A3" w:rsidRPr="000B0CC8">
          <w:rPr>
            <w:rFonts w:ascii="Times New Roman" w:hAnsi="Times New Roman"/>
            <w:sz w:val="24"/>
            <w:szCs w:val="24"/>
          </w:rPr>
          <w:t xml:space="preserve">he </w:t>
        </w:r>
        <w:r w:rsidR="00D976A3">
          <w:rPr>
            <w:rFonts w:ascii="Times New Roman" w:hAnsi="Times New Roman"/>
            <w:sz w:val="24"/>
            <w:szCs w:val="24"/>
          </w:rPr>
          <w:t>o</w:t>
        </w:r>
        <w:r w:rsidR="00D976A3" w:rsidRPr="000B0CC8">
          <w:rPr>
            <w:rFonts w:ascii="Times New Roman" w:hAnsi="Times New Roman"/>
            <w:sz w:val="24"/>
            <w:szCs w:val="24"/>
          </w:rPr>
          <w:t xml:space="preserve">ldest, </w:t>
        </w:r>
      </w:ins>
      <w:ins w:id="6840" w:author="Britt Collins" w:date="2021-09-30T14:58:00Z">
        <w:r w:rsidRPr="000B0CC8">
          <w:rPr>
            <w:rFonts w:ascii="Times New Roman" w:hAnsi="Times New Roman"/>
            <w:sz w:val="24"/>
            <w:szCs w:val="24"/>
          </w:rPr>
          <w:t xml:space="preserve">was in his early 20s. He was new to Sydney and available to meet us. Teresa gave him a call and asked to head to the Lowenbrau Keller in the Rocks. </w:t>
        </w:r>
      </w:ins>
    </w:p>
    <w:p w14:paraId="063FB315" w14:textId="744A528D" w:rsidR="006F31F6" w:rsidRPr="000B0CC8" w:rsidRDefault="00D976A3">
      <w:pPr>
        <w:spacing w:line="480" w:lineRule="auto"/>
        <w:ind w:left="-5" w:right="15" w:firstLine="725"/>
        <w:rPr>
          <w:ins w:id="6841" w:author="Britt Collins" w:date="2021-09-30T14:58:00Z"/>
          <w:rFonts w:ascii="Times New Roman" w:hAnsi="Times New Roman"/>
          <w:sz w:val="24"/>
          <w:szCs w:val="24"/>
        </w:rPr>
        <w:pPrChange w:id="6842" w:author="Britt Collins" w:date="2021-10-06T14:08:00Z">
          <w:pPr>
            <w:ind w:left="-5" w:right="15"/>
          </w:pPr>
        </w:pPrChange>
      </w:pPr>
      <w:ins w:id="6843" w:author="Britt Collins" w:date="2021-10-06T14:09:00Z">
        <w:r>
          <w:rPr>
            <w:rFonts w:ascii="Times New Roman" w:hAnsi="Times New Roman"/>
            <w:sz w:val="24"/>
            <w:szCs w:val="24"/>
          </w:rPr>
          <w:t>“</w:t>
        </w:r>
      </w:ins>
      <w:ins w:id="6844" w:author="Britt Collins" w:date="2021-09-30T14:58:00Z">
        <w:r w:rsidR="006F31F6" w:rsidRPr="000B0CC8">
          <w:rPr>
            <w:rFonts w:ascii="Times New Roman" w:hAnsi="Times New Roman"/>
            <w:sz w:val="24"/>
            <w:szCs w:val="24"/>
          </w:rPr>
          <w:t>I love that pub</w:t>
        </w:r>
      </w:ins>
      <w:ins w:id="6845" w:author="Britt Collins" w:date="2021-10-06T14:09:00Z">
        <w:r>
          <w:rPr>
            <w:rFonts w:ascii="Times New Roman" w:hAnsi="Times New Roman"/>
            <w:sz w:val="24"/>
            <w:szCs w:val="24"/>
          </w:rPr>
          <w:t>,”</w:t>
        </w:r>
      </w:ins>
      <w:ins w:id="6846" w:author="Britt Collins" w:date="2021-09-30T14:58:00Z">
        <w:r w:rsidR="006F31F6" w:rsidRPr="000B0CC8">
          <w:rPr>
            <w:rFonts w:ascii="Times New Roman" w:hAnsi="Times New Roman"/>
            <w:sz w:val="24"/>
            <w:szCs w:val="24"/>
          </w:rPr>
          <w:t xml:space="preserve"> she said after finishing her call.</w:t>
        </w:r>
      </w:ins>
    </w:p>
    <w:p w14:paraId="2D0F85F4" w14:textId="2A8FB9AD" w:rsidR="006F31F6" w:rsidRPr="000B0CC8" w:rsidRDefault="006F31F6">
      <w:pPr>
        <w:spacing w:line="480" w:lineRule="auto"/>
        <w:ind w:left="-5" w:right="15" w:firstLine="395"/>
        <w:rPr>
          <w:ins w:id="6847" w:author="Britt Collins" w:date="2021-09-30T14:58:00Z"/>
          <w:rFonts w:ascii="Times New Roman" w:hAnsi="Times New Roman"/>
          <w:sz w:val="24"/>
          <w:szCs w:val="24"/>
        </w:rPr>
        <w:pPrChange w:id="6848" w:author="Britt Collins" w:date="2021-10-06T14:10:00Z">
          <w:pPr>
            <w:numPr>
              <w:numId w:val="13"/>
            </w:numPr>
            <w:ind w:left="600" w:right="15" w:hanging="210"/>
          </w:pPr>
        </w:pPrChange>
      </w:pPr>
      <w:ins w:id="6849" w:author="Britt Collins" w:date="2021-09-30T14:58:00Z">
        <w:r w:rsidRPr="000B0CC8">
          <w:rPr>
            <w:rFonts w:ascii="Times New Roman" w:hAnsi="Times New Roman"/>
            <w:sz w:val="24"/>
            <w:szCs w:val="24"/>
          </w:rPr>
          <w:t>Teresa, Andy and I were already drunk by the time we had reached the rocks. Teresa saw a small wine store</w:t>
        </w:r>
      </w:ins>
      <w:ins w:id="6850" w:author="Britt Collins" w:date="2021-10-06T14:10:00Z">
        <w:r w:rsidR="00D976A3">
          <w:rPr>
            <w:rFonts w:ascii="Times New Roman" w:hAnsi="Times New Roman"/>
            <w:sz w:val="24"/>
            <w:szCs w:val="24"/>
          </w:rPr>
          <w:t xml:space="preserve"> that offered tasting</w:t>
        </w:r>
      </w:ins>
      <w:ins w:id="6851" w:author="Britt Collins" w:date="2021-09-30T14:58:00Z">
        <w:r w:rsidRPr="000B0CC8">
          <w:rPr>
            <w:rFonts w:ascii="Times New Roman" w:hAnsi="Times New Roman"/>
            <w:sz w:val="24"/>
            <w:szCs w:val="24"/>
          </w:rPr>
          <w:t xml:space="preserve"> on the high street. </w:t>
        </w:r>
      </w:ins>
      <w:ins w:id="6852" w:author="Britt Collins" w:date="2021-10-06T14:10:00Z">
        <w:r w:rsidR="00D976A3">
          <w:rPr>
            <w:rFonts w:ascii="Times New Roman" w:hAnsi="Times New Roman"/>
            <w:sz w:val="24"/>
            <w:szCs w:val="24"/>
          </w:rPr>
          <w:t>“</w:t>
        </w:r>
      </w:ins>
      <w:ins w:id="6853" w:author="Britt Collins" w:date="2021-09-30T14:58:00Z">
        <w:r w:rsidRPr="000B0CC8">
          <w:rPr>
            <w:rFonts w:ascii="Times New Roman" w:hAnsi="Times New Roman"/>
            <w:sz w:val="24"/>
            <w:szCs w:val="24"/>
          </w:rPr>
          <w:t>That's cute. Let's pop in and take a look.</w:t>
        </w:r>
      </w:ins>
      <w:ins w:id="6854" w:author="Britt Collins" w:date="2021-10-06T14:10:00Z">
        <w:r w:rsidR="00D976A3">
          <w:rPr>
            <w:rFonts w:ascii="Times New Roman" w:hAnsi="Times New Roman"/>
            <w:sz w:val="24"/>
            <w:szCs w:val="24"/>
          </w:rPr>
          <w:t>”</w:t>
        </w:r>
      </w:ins>
      <w:ins w:id="6855" w:author="Britt Collins" w:date="2021-09-30T14:58:00Z">
        <w:r w:rsidRPr="000B0CC8">
          <w:rPr>
            <w:rFonts w:ascii="Times New Roman" w:hAnsi="Times New Roman"/>
            <w:sz w:val="24"/>
            <w:szCs w:val="24"/>
          </w:rPr>
          <w:t xml:space="preserve"> </w:t>
        </w:r>
      </w:ins>
    </w:p>
    <w:p w14:paraId="4792B410" w14:textId="76478BA1" w:rsidR="006F31F6" w:rsidRPr="000B0CC8" w:rsidRDefault="006F31F6">
      <w:pPr>
        <w:spacing w:line="480" w:lineRule="auto"/>
        <w:ind w:right="15" w:firstLine="380"/>
        <w:rPr>
          <w:ins w:id="6856" w:author="Britt Collins" w:date="2021-09-30T14:58:00Z"/>
          <w:rFonts w:ascii="Times New Roman" w:hAnsi="Times New Roman"/>
          <w:sz w:val="24"/>
          <w:szCs w:val="24"/>
        </w:rPr>
        <w:pPrChange w:id="6857" w:author="Britt Collins" w:date="2021-10-06T14:10:00Z">
          <w:pPr>
            <w:ind w:left="-5" w:right="15"/>
          </w:pPr>
        </w:pPrChange>
      </w:pPr>
      <w:ins w:id="6858" w:author="Britt Collins" w:date="2021-09-30T14:58:00Z">
        <w:r w:rsidRPr="000B0CC8">
          <w:rPr>
            <w:rFonts w:ascii="Times New Roman" w:hAnsi="Times New Roman"/>
            <w:sz w:val="24"/>
            <w:szCs w:val="24"/>
          </w:rPr>
          <w:t>Each wine was stuck to the wall along with its tasting notes. Staff members were on hand to guide us through the drinking process</w:t>
        </w:r>
      </w:ins>
      <w:ins w:id="6859" w:author="Britt Collins" w:date="2021-10-06T14:10:00Z">
        <w:r w:rsidR="00D976A3">
          <w:rPr>
            <w:rFonts w:ascii="Times New Roman" w:hAnsi="Times New Roman"/>
            <w:sz w:val="24"/>
            <w:szCs w:val="24"/>
          </w:rPr>
          <w:t xml:space="preserve"> of smelling</w:t>
        </w:r>
      </w:ins>
      <w:ins w:id="6860" w:author="Britt Collins" w:date="2021-10-06T14:11:00Z">
        <w:r w:rsidR="00D976A3">
          <w:rPr>
            <w:rFonts w:ascii="Times New Roman" w:hAnsi="Times New Roman"/>
            <w:sz w:val="24"/>
            <w:szCs w:val="24"/>
          </w:rPr>
          <w:t>, swirling, sampling.</w:t>
        </w:r>
      </w:ins>
    </w:p>
    <w:p w14:paraId="3D3A91A9" w14:textId="6D277D35" w:rsidR="006F31F6" w:rsidRPr="000B0CC8" w:rsidRDefault="006F31F6">
      <w:pPr>
        <w:spacing w:after="10" w:line="480" w:lineRule="auto"/>
        <w:ind w:left="-5" w:right="15" w:firstLine="395"/>
        <w:rPr>
          <w:ins w:id="6861" w:author="Britt Collins" w:date="2021-09-30T14:58:00Z"/>
          <w:rFonts w:ascii="Times New Roman" w:hAnsi="Times New Roman"/>
          <w:sz w:val="24"/>
          <w:szCs w:val="24"/>
        </w:rPr>
        <w:pPrChange w:id="6862" w:author="Britt Collins" w:date="2021-10-06T14:11:00Z">
          <w:pPr>
            <w:spacing w:after="10"/>
            <w:ind w:left="-5" w:right="15"/>
          </w:pPr>
        </w:pPrChange>
      </w:pPr>
      <w:ins w:id="6863" w:author="Britt Collins" w:date="2021-09-30T14:58:00Z">
        <w:r w:rsidRPr="000B0CC8">
          <w:rPr>
            <w:rFonts w:ascii="Times New Roman" w:hAnsi="Times New Roman"/>
            <w:sz w:val="24"/>
            <w:szCs w:val="24"/>
          </w:rPr>
          <w:lastRenderedPageBreak/>
          <w:t xml:space="preserve">From the cultured conversation they had with the staff, Andy and Teresa were in their element. As a novice, I went with the flow. I was happy to try whichever wines the staff recommended. When questioned about my thoughts on flavour, I gave a default response, </w:t>
        </w:r>
      </w:ins>
      <w:ins w:id="6864" w:author="Britt Collins" w:date="2021-10-06T14:11:00Z">
        <w:r w:rsidR="00D976A3">
          <w:rPr>
            <w:rFonts w:ascii="Times New Roman" w:hAnsi="Times New Roman"/>
            <w:sz w:val="24"/>
            <w:szCs w:val="24"/>
          </w:rPr>
          <w:t>“</w:t>
        </w:r>
      </w:ins>
      <w:ins w:id="6865" w:author="Britt Collins" w:date="2021-09-30T14:58:00Z">
        <w:r w:rsidRPr="000B0CC8">
          <w:rPr>
            <w:rFonts w:ascii="Times New Roman" w:hAnsi="Times New Roman"/>
            <w:sz w:val="24"/>
            <w:szCs w:val="24"/>
          </w:rPr>
          <w:t>nice</w:t>
        </w:r>
      </w:ins>
      <w:ins w:id="6866" w:author="Britt Collins" w:date="2021-10-06T14:11:00Z">
        <w:r w:rsidR="00D976A3">
          <w:rPr>
            <w:rFonts w:ascii="Times New Roman" w:hAnsi="Times New Roman"/>
            <w:sz w:val="24"/>
            <w:szCs w:val="24"/>
          </w:rPr>
          <w:t>”</w:t>
        </w:r>
      </w:ins>
      <w:ins w:id="6867" w:author="Britt Collins" w:date="2021-09-30T14:58:00Z">
        <w:r w:rsidRPr="000B0CC8">
          <w:rPr>
            <w:rFonts w:ascii="Times New Roman" w:hAnsi="Times New Roman"/>
            <w:sz w:val="24"/>
            <w:szCs w:val="24"/>
          </w:rPr>
          <w:t>, which highlighted my lack of wine drinking experience.</w:t>
        </w:r>
      </w:ins>
    </w:p>
    <w:p w14:paraId="21A261DC" w14:textId="2EAFB4E1" w:rsidR="006F31F6" w:rsidRPr="000B0CC8" w:rsidRDefault="006F31F6">
      <w:pPr>
        <w:spacing w:line="480" w:lineRule="auto"/>
        <w:ind w:left="-5" w:right="15" w:firstLine="395"/>
        <w:rPr>
          <w:ins w:id="6868" w:author="Britt Collins" w:date="2021-09-30T14:58:00Z"/>
          <w:rFonts w:ascii="Times New Roman" w:hAnsi="Times New Roman"/>
          <w:sz w:val="24"/>
          <w:szCs w:val="24"/>
        </w:rPr>
        <w:pPrChange w:id="6869" w:author="Britt Collins" w:date="2021-10-06T14:12:00Z">
          <w:pPr>
            <w:ind w:left="-5" w:right="15"/>
          </w:pPr>
        </w:pPrChange>
      </w:pPr>
      <w:ins w:id="6870" w:author="Britt Collins" w:date="2021-09-30T14:58:00Z">
        <w:r w:rsidRPr="000B0CC8">
          <w:rPr>
            <w:rFonts w:ascii="Times New Roman" w:hAnsi="Times New Roman"/>
            <w:sz w:val="24"/>
            <w:szCs w:val="24"/>
          </w:rPr>
          <w:t xml:space="preserve">Andy and Teresa </w:t>
        </w:r>
      </w:ins>
      <w:ins w:id="6871" w:author="Britt Collins" w:date="2021-10-06T14:11:00Z">
        <w:r w:rsidR="00D976A3">
          <w:rPr>
            <w:rFonts w:ascii="Times New Roman" w:hAnsi="Times New Roman"/>
            <w:sz w:val="24"/>
            <w:szCs w:val="24"/>
          </w:rPr>
          <w:t>bought</w:t>
        </w:r>
      </w:ins>
      <w:ins w:id="6872" w:author="Britt Collins" w:date="2021-09-30T14:58:00Z">
        <w:r w:rsidRPr="000B0CC8">
          <w:rPr>
            <w:rFonts w:ascii="Times New Roman" w:hAnsi="Times New Roman"/>
            <w:sz w:val="24"/>
            <w:szCs w:val="24"/>
          </w:rPr>
          <w:t xml:space="preserve"> bottles before we made our way to the </w:t>
        </w:r>
      </w:ins>
      <w:ins w:id="6873" w:author="Britt Collins" w:date="2021-10-06T14:11:00Z">
        <w:r w:rsidR="00D976A3">
          <w:rPr>
            <w:rFonts w:ascii="Times New Roman" w:hAnsi="Times New Roman"/>
            <w:sz w:val="24"/>
            <w:szCs w:val="24"/>
          </w:rPr>
          <w:t>h</w:t>
        </w:r>
      </w:ins>
      <w:ins w:id="6874" w:author="Britt Collins" w:date="2021-09-30T14:58:00Z">
        <w:r w:rsidRPr="000B0CC8">
          <w:rPr>
            <w:rFonts w:ascii="Times New Roman" w:hAnsi="Times New Roman"/>
            <w:sz w:val="24"/>
            <w:szCs w:val="24"/>
          </w:rPr>
          <w:t xml:space="preserve">igh </w:t>
        </w:r>
      </w:ins>
      <w:ins w:id="6875" w:author="Britt Collins" w:date="2021-10-06T14:11:00Z">
        <w:r w:rsidR="00D976A3">
          <w:rPr>
            <w:rFonts w:ascii="Times New Roman" w:hAnsi="Times New Roman"/>
            <w:sz w:val="24"/>
            <w:szCs w:val="24"/>
          </w:rPr>
          <w:t>s</w:t>
        </w:r>
      </w:ins>
      <w:ins w:id="6876" w:author="Britt Collins" w:date="2021-09-30T14:58:00Z">
        <w:r w:rsidRPr="000B0CC8">
          <w:rPr>
            <w:rFonts w:ascii="Times New Roman" w:hAnsi="Times New Roman"/>
            <w:sz w:val="24"/>
            <w:szCs w:val="24"/>
          </w:rPr>
          <w:t>treet.</w:t>
        </w:r>
      </w:ins>
      <w:ins w:id="6877" w:author="Britt Collins" w:date="2021-10-06T14:12:00Z">
        <w:r w:rsidR="00D976A3">
          <w:rPr>
            <w:rFonts w:ascii="Times New Roman" w:hAnsi="Times New Roman"/>
            <w:sz w:val="24"/>
            <w:szCs w:val="24"/>
          </w:rPr>
          <w:t xml:space="preserve"> </w:t>
        </w:r>
      </w:ins>
      <w:ins w:id="6878" w:author="Britt Collins" w:date="2021-09-30T14:58:00Z">
        <w:r w:rsidRPr="000B0CC8">
          <w:rPr>
            <w:rFonts w:ascii="Times New Roman" w:hAnsi="Times New Roman"/>
            <w:sz w:val="24"/>
            <w:szCs w:val="24"/>
          </w:rPr>
          <w:t xml:space="preserve">Teresa took charge when she got drunk. </w:t>
        </w:r>
      </w:ins>
      <w:ins w:id="6879" w:author="Britt Collins" w:date="2021-10-06T14:12:00Z">
        <w:r w:rsidR="00D976A3">
          <w:rPr>
            <w:rFonts w:ascii="Times New Roman" w:hAnsi="Times New Roman"/>
            <w:sz w:val="24"/>
            <w:szCs w:val="24"/>
          </w:rPr>
          <w:t>“</w:t>
        </w:r>
      </w:ins>
      <w:ins w:id="6880" w:author="Britt Collins" w:date="2021-09-30T14:58:00Z">
        <w:r w:rsidRPr="000B0CC8">
          <w:rPr>
            <w:rFonts w:ascii="Times New Roman" w:hAnsi="Times New Roman"/>
            <w:sz w:val="24"/>
            <w:szCs w:val="24"/>
          </w:rPr>
          <w:t>Right, to the Lowenbrau Keller</w:t>
        </w:r>
      </w:ins>
      <w:ins w:id="6881" w:author="Britt Collins" w:date="2021-10-06T14:12:00Z">
        <w:r w:rsidR="00D976A3">
          <w:rPr>
            <w:rFonts w:ascii="Times New Roman" w:hAnsi="Times New Roman"/>
            <w:sz w:val="24"/>
            <w:szCs w:val="24"/>
          </w:rPr>
          <w:t>.”</w:t>
        </w:r>
      </w:ins>
      <w:ins w:id="6882" w:author="Britt Collins" w:date="2021-09-30T14:58:00Z">
        <w:r w:rsidRPr="000B0CC8">
          <w:rPr>
            <w:rFonts w:ascii="Times New Roman" w:hAnsi="Times New Roman"/>
            <w:sz w:val="24"/>
            <w:szCs w:val="24"/>
          </w:rPr>
          <w:t xml:space="preserve"> The fresh air mixed with the alcohol in my bloodstream. It was a repeat of the moment I disembarked the booze cruise. I again found it difficult to walk straight. The cobbled, slippery streets made walking even more treacherous.</w:t>
        </w:r>
      </w:ins>
    </w:p>
    <w:p w14:paraId="0EEAD1C5" w14:textId="77777777" w:rsidR="00D976A3" w:rsidRDefault="00D976A3">
      <w:pPr>
        <w:spacing w:line="480" w:lineRule="auto"/>
        <w:ind w:left="-5" w:right="15"/>
        <w:rPr>
          <w:ins w:id="6883" w:author="Britt Collins" w:date="2021-10-06T14:13:00Z"/>
          <w:rFonts w:ascii="Times New Roman" w:hAnsi="Times New Roman"/>
          <w:sz w:val="24"/>
          <w:szCs w:val="24"/>
        </w:rPr>
      </w:pPr>
    </w:p>
    <w:p w14:paraId="6D90F44F" w14:textId="0787163D" w:rsidR="006F31F6" w:rsidRPr="000B0CC8" w:rsidRDefault="006F31F6">
      <w:pPr>
        <w:spacing w:line="480" w:lineRule="auto"/>
        <w:ind w:left="-5" w:right="15"/>
        <w:rPr>
          <w:ins w:id="6884" w:author="Britt Collins" w:date="2021-09-30T14:58:00Z"/>
          <w:rFonts w:ascii="Times New Roman" w:hAnsi="Times New Roman"/>
          <w:sz w:val="24"/>
          <w:szCs w:val="24"/>
        </w:rPr>
        <w:pPrChange w:id="6885" w:author="Britt Collins" w:date="2021-09-30T15:06:00Z">
          <w:pPr>
            <w:ind w:left="-5" w:right="15"/>
          </w:pPr>
        </w:pPrChange>
      </w:pPr>
      <w:ins w:id="6886" w:author="Britt Collins" w:date="2021-09-30T14:58:00Z">
        <w:r w:rsidRPr="000B0CC8">
          <w:rPr>
            <w:rFonts w:ascii="Times New Roman" w:hAnsi="Times New Roman"/>
            <w:sz w:val="24"/>
            <w:szCs w:val="24"/>
          </w:rPr>
          <w:t xml:space="preserve">The entrance to the Lowenbrau Keller was unassuming. </w:t>
        </w:r>
      </w:ins>
      <w:ins w:id="6887" w:author="Britt Collins" w:date="2021-10-06T14:13:00Z">
        <w:r w:rsidR="00D976A3">
          <w:rPr>
            <w:rFonts w:ascii="Times New Roman" w:hAnsi="Times New Roman"/>
            <w:sz w:val="24"/>
            <w:szCs w:val="24"/>
          </w:rPr>
          <w:t>W</w:t>
        </w:r>
      </w:ins>
      <w:ins w:id="6888" w:author="Britt Collins" w:date="2021-09-30T14:58:00Z">
        <w:r w:rsidRPr="000B0CC8">
          <w:rPr>
            <w:rFonts w:ascii="Times New Roman" w:hAnsi="Times New Roman"/>
            <w:sz w:val="24"/>
            <w:szCs w:val="24"/>
          </w:rPr>
          <w:t>e walked down the stone staircase leading to a large room. The ceiling was low. The support beams were decorated with placards indicating it was built shortly after the first British arrived. It took concentration to avoid the tables, beams, low ceiling and trip hazards.</w:t>
        </w:r>
      </w:ins>
    </w:p>
    <w:p w14:paraId="18570D6C" w14:textId="77777777" w:rsidR="00D976A3" w:rsidRDefault="006F31F6" w:rsidP="00D976A3">
      <w:pPr>
        <w:spacing w:line="480" w:lineRule="auto"/>
        <w:ind w:left="-5" w:right="15" w:firstLine="725"/>
        <w:rPr>
          <w:ins w:id="6889" w:author="Britt Collins" w:date="2021-10-06T14:14:00Z"/>
          <w:rFonts w:ascii="Times New Roman" w:hAnsi="Times New Roman"/>
          <w:sz w:val="24"/>
          <w:szCs w:val="24"/>
        </w:rPr>
      </w:pPr>
      <w:ins w:id="6890" w:author="Britt Collins" w:date="2021-09-30T14:58:00Z">
        <w:r w:rsidRPr="000B0CC8">
          <w:rPr>
            <w:rFonts w:ascii="Times New Roman" w:hAnsi="Times New Roman"/>
            <w:sz w:val="24"/>
            <w:szCs w:val="24"/>
          </w:rPr>
          <w:t xml:space="preserve">Teresa, in her </w:t>
        </w:r>
      </w:ins>
      <w:ins w:id="6891" w:author="Britt Collins" w:date="2021-10-06T14:13:00Z">
        <w:r w:rsidR="00D976A3">
          <w:rPr>
            <w:rFonts w:ascii="Times New Roman" w:hAnsi="Times New Roman"/>
            <w:sz w:val="24"/>
            <w:szCs w:val="24"/>
          </w:rPr>
          <w:t>drunken</w:t>
        </w:r>
      </w:ins>
      <w:ins w:id="6892" w:author="Britt Collins" w:date="2021-09-30T14:58:00Z">
        <w:r w:rsidRPr="000B0CC8">
          <w:rPr>
            <w:rFonts w:ascii="Times New Roman" w:hAnsi="Times New Roman"/>
            <w:sz w:val="24"/>
            <w:szCs w:val="24"/>
          </w:rPr>
          <w:t xml:space="preserve"> state, shouted at the top of her lungs</w:t>
        </w:r>
      </w:ins>
      <w:ins w:id="6893" w:author="Britt Collins" w:date="2021-10-06T14:13:00Z">
        <w:r w:rsidR="00D976A3">
          <w:rPr>
            <w:rFonts w:ascii="Times New Roman" w:hAnsi="Times New Roman"/>
            <w:sz w:val="24"/>
            <w:szCs w:val="24"/>
          </w:rPr>
          <w:t>,</w:t>
        </w:r>
      </w:ins>
      <w:ins w:id="6894" w:author="Britt Collins" w:date="2021-09-30T14:58:00Z">
        <w:r w:rsidRPr="000B0CC8">
          <w:rPr>
            <w:rFonts w:ascii="Times New Roman" w:hAnsi="Times New Roman"/>
            <w:sz w:val="24"/>
            <w:szCs w:val="24"/>
          </w:rPr>
          <w:t xml:space="preserve"> </w:t>
        </w:r>
      </w:ins>
      <w:ins w:id="6895" w:author="Britt Collins" w:date="2021-10-06T14:14:00Z">
        <w:r w:rsidR="00D976A3">
          <w:rPr>
            <w:rFonts w:ascii="Times New Roman" w:hAnsi="Times New Roman"/>
            <w:sz w:val="24"/>
            <w:szCs w:val="24"/>
          </w:rPr>
          <w:t>“</w:t>
        </w:r>
      </w:ins>
      <w:ins w:id="6896" w:author="Britt Collins" w:date="2021-09-30T14:58:00Z">
        <w:r w:rsidRPr="000B0CC8">
          <w:rPr>
            <w:rFonts w:ascii="Times New Roman" w:hAnsi="Times New Roman"/>
            <w:sz w:val="24"/>
            <w:szCs w:val="24"/>
          </w:rPr>
          <w:t>Brad!</w:t>
        </w:r>
      </w:ins>
      <w:ins w:id="6897" w:author="Britt Collins" w:date="2021-10-06T14:14:00Z">
        <w:r w:rsidR="00D976A3">
          <w:rPr>
            <w:rFonts w:ascii="Times New Roman" w:hAnsi="Times New Roman"/>
            <w:sz w:val="24"/>
            <w:szCs w:val="24"/>
          </w:rPr>
          <w:t xml:space="preserve">” </w:t>
        </w:r>
      </w:ins>
      <w:ins w:id="6898" w:author="Britt Collins" w:date="2021-09-30T14:58:00Z">
        <w:r w:rsidRPr="000B0CC8">
          <w:rPr>
            <w:rFonts w:ascii="Times New Roman" w:hAnsi="Times New Roman"/>
            <w:sz w:val="24"/>
            <w:szCs w:val="24"/>
          </w:rPr>
          <w:t xml:space="preserve">She flung her arms open, tilted her head back and rushed towards the long, bench where Brad and a random gent sat. Andy and I tottered over like a couple of uncoordinated </w:t>
        </w:r>
      </w:ins>
      <w:ins w:id="6899" w:author="Britt Collins" w:date="2021-10-06T14:14:00Z">
        <w:r w:rsidR="00D976A3">
          <w:rPr>
            <w:rFonts w:ascii="Times New Roman" w:hAnsi="Times New Roman"/>
            <w:sz w:val="24"/>
            <w:szCs w:val="24"/>
          </w:rPr>
          <w:t>c</w:t>
        </w:r>
      </w:ins>
      <w:ins w:id="6900" w:author="Britt Collins" w:date="2021-09-30T14:58:00Z">
        <w:r w:rsidRPr="000B0CC8">
          <w:rPr>
            <w:rFonts w:ascii="Times New Roman" w:hAnsi="Times New Roman"/>
            <w:sz w:val="24"/>
            <w:szCs w:val="24"/>
          </w:rPr>
          <w:t xml:space="preserve">ockatoos. Teresa embraced her son and gave him an exaggerated kiss on the cheek. </w:t>
        </w:r>
      </w:ins>
    </w:p>
    <w:p w14:paraId="5278012A" w14:textId="77777777" w:rsidR="00D976A3" w:rsidRDefault="006F31F6" w:rsidP="00D976A3">
      <w:pPr>
        <w:spacing w:line="480" w:lineRule="auto"/>
        <w:ind w:left="-5" w:right="15" w:firstLine="725"/>
        <w:rPr>
          <w:ins w:id="6901" w:author="Britt Collins" w:date="2021-10-06T14:14:00Z"/>
          <w:rFonts w:ascii="Times New Roman" w:hAnsi="Times New Roman"/>
          <w:sz w:val="24"/>
          <w:szCs w:val="24"/>
        </w:rPr>
      </w:pPr>
      <w:ins w:id="6902" w:author="Britt Collins" w:date="2021-09-30T14:58:00Z">
        <w:r w:rsidRPr="000B0CC8">
          <w:rPr>
            <w:rFonts w:ascii="Times New Roman" w:hAnsi="Times New Roman"/>
            <w:sz w:val="24"/>
            <w:szCs w:val="24"/>
          </w:rPr>
          <w:t xml:space="preserve">Brad, bemused, looked at Andy. </w:t>
        </w:r>
      </w:ins>
      <w:ins w:id="6903" w:author="Britt Collins" w:date="2021-10-06T14:14:00Z">
        <w:r w:rsidR="00D976A3">
          <w:rPr>
            <w:rFonts w:ascii="Times New Roman" w:hAnsi="Times New Roman"/>
            <w:sz w:val="24"/>
            <w:szCs w:val="24"/>
          </w:rPr>
          <w:t>“</w:t>
        </w:r>
      </w:ins>
      <w:ins w:id="6904" w:author="Britt Collins" w:date="2021-09-30T14:58:00Z">
        <w:r w:rsidRPr="000B0CC8">
          <w:rPr>
            <w:rFonts w:ascii="Times New Roman" w:hAnsi="Times New Roman"/>
            <w:sz w:val="24"/>
            <w:szCs w:val="24"/>
          </w:rPr>
          <w:t>How many has she had?</w:t>
        </w:r>
      </w:ins>
      <w:ins w:id="6905" w:author="Britt Collins" w:date="2021-10-06T14:14:00Z">
        <w:r w:rsidR="00D976A3">
          <w:rPr>
            <w:rFonts w:ascii="Times New Roman" w:hAnsi="Times New Roman"/>
            <w:sz w:val="24"/>
            <w:szCs w:val="24"/>
          </w:rPr>
          <w:t>”</w:t>
        </w:r>
      </w:ins>
      <w:ins w:id="6906" w:author="Britt Collins" w:date="2021-09-30T14:58:00Z">
        <w:r w:rsidRPr="000B0CC8">
          <w:rPr>
            <w:rFonts w:ascii="Times New Roman" w:hAnsi="Times New Roman"/>
            <w:sz w:val="24"/>
            <w:szCs w:val="24"/>
          </w:rPr>
          <w:t xml:space="preserve"> </w:t>
        </w:r>
      </w:ins>
    </w:p>
    <w:p w14:paraId="631EFF1E" w14:textId="77777777" w:rsidR="00D976A3" w:rsidRDefault="006F31F6" w:rsidP="00D976A3">
      <w:pPr>
        <w:spacing w:line="480" w:lineRule="auto"/>
        <w:ind w:left="-5" w:right="15" w:firstLine="725"/>
        <w:rPr>
          <w:ins w:id="6907" w:author="Britt Collins" w:date="2021-10-06T14:15:00Z"/>
          <w:rFonts w:ascii="Times New Roman" w:hAnsi="Times New Roman"/>
          <w:sz w:val="24"/>
          <w:szCs w:val="24"/>
        </w:rPr>
      </w:pPr>
      <w:ins w:id="6908" w:author="Britt Collins" w:date="2021-09-30T14:58:00Z">
        <w:r w:rsidRPr="000B0CC8">
          <w:rPr>
            <w:rFonts w:ascii="Times New Roman" w:hAnsi="Times New Roman"/>
            <w:sz w:val="24"/>
            <w:szCs w:val="24"/>
          </w:rPr>
          <w:t xml:space="preserve">Andy gave Brad a glazed glance. </w:t>
        </w:r>
      </w:ins>
      <w:ins w:id="6909" w:author="Britt Collins" w:date="2021-10-06T14:15:00Z">
        <w:r w:rsidR="00D976A3">
          <w:rPr>
            <w:rFonts w:ascii="Times New Roman" w:hAnsi="Times New Roman"/>
            <w:sz w:val="24"/>
            <w:szCs w:val="24"/>
          </w:rPr>
          <w:t>“</w:t>
        </w:r>
      </w:ins>
      <w:ins w:id="6910" w:author="Britt Collins" w:date="2021-09-30T14:58:00Z">
        <w:r w:rsidRPr="000B0CC8">
          <w:rPr>
            <w:rFonts w:ascii="Times New Roman" w:hAnsi="Times New Roman"/>
            <w:sz w:val="24"/>
            <w:szCs w:val="24"/>
          </w:rPr>
          <w:t>Brad, my boy</w:t>
        </w:r>
      </w:ins>
      <w:ins w:id="6911" w:author="Britt Collins" w:date="2021-10-06T14:15:00Z">
        <w:r w:rsidR="00D976A3">
          <w:rPr>
            <w:rFonts w:ascii="Times New Roman" w:hAnsi="Times New Roman"/>
            <w:sz w:val="24"/>
            <w:szCs w:val="24"/>
          </w:rPr>
          <w:t>,”</w:t>
        </w:r>
      </w:ins>
      <w:ins w:id="6912" w:author="Britt Collins" w:date="2021-09-30T14:58:00Z">
        <w:r w:rsidRPr="000B0CC8">
          <w:rPr>
            <w:rFonts w:ascii="Times New Roman" w:hAnsi="Times New Roman"/>
            <w:sz w:val="24"/>
            <w:szCs w:val="24"/>
          </w:rPr>
          <w:t xml:space="preserve"> he said in a fit of giggles. </w:t>
        </w:r>
      </w:ins>
    </w:p>
    <w:p w14:paraId="6CF96E29" w14:textId="73DACE68" w:rsidR="006F31F6" w:rsidRPr="000B0CC8" w:rsidRDefault="006F31F6">
      <w:pPr>
        <w:spacing w:line="480" w:lineRule="auto"/>
        <w:ind w:left="-5" w:right="15" w:firstLine="725"/>
        <w:rPr>
          <w:ins w:id="6913" w:author="Britt Collins" w:date="2021-09-30T14:58:00Z"/>
          <w:rFonts w:ascii="Times New Roman" w:hAnsi="Times New Roman"/>
          <w:sz w:val="24"/>
          <w:szCs w:val="24"/>
        </w:rPr>
        <w:pPrChange w:id="6914" w:author="Britt Collins" w:date="2021-10-06T14:15:00Z">
          <w:pPr>
            <w:ind w:left="-5" w:right="15"/>
          </w:pPr>
        </w:pPrChange>
      </w:pPr>
      <w:ins w:id="6915" w:author="Britt Collins" w:date="2021-09-30T14:58:00Z">
        <w:r w:rsidRPr="000B0CC8">
          <w:rPr>
            <w:rFonts w:ascii="Times New Roman" w:hAnsi="Times New Roman"/>
            <w:sz w:val="24"/>
            <w:szCs w:val="24"/>
          </w:rPr>
          <w:t xml:space="preserve">Brad looked </w:t>
        </w:r>
      </w:ins>
      <w:ins w:id="6916" w:author="Britt Collins" w:date="2021-10-06T14:15:00Z">
        <w:r w:rsidR="00D976A3">
          <w:rPr>
            <w:rFonts w:ascii="Times New Roman" w:hAnsi="Times New Roman"/>
            <w:sz w:val="24"/>
            <w:szCs w:val="24"/>
          </w:rPr>
          <w:t>stunn</w:t>
        </w:r>
      </w:ins>
      <w:ins w:id="6917" w:author="Britt Collins" w:date="2021-09-30T14:58:00Z">
        <w:r w:rsidRPr="000B0CC8">
          <w:rPr>
            <w:rFonts w:ascii="Times New Roman" w:hAnsi="Times New Roman"/>
            <w:sz w:val="24"/>
            <w:szCs w:val="24"/>
          </w:rPr>
          <w:t xml:space="preserve">ed. </w:t>
        </w:r>
      </w:ins>
      <w:ins w:id="6918" w:author="Britt Collins" w:date="2021-10-06T14:15:00Z">
        <w:r w:rsidR="00D976A3">
          <w:rPr>
            <w:rFonts w:ascii="Times New Roman" w:hAnsi="Times New Roman"/>
            <w:sz w:val="24"/>
            <w:szCs w:val="24"/>
          </w:rPr>
          <w:t>“</w:t>
        </w:r>
      </w:ins>
      <w:ins w:id="6919" w:author="Britt Collins" w:date="2021-09-30T14:58:00Z">
        <w:r w:rsidRPr="000B0CC8">
          <w:rPr>
            <w:rFonts w:ascii="Times New Roman" w:hAnsi="Times New Roman"/>
            <w:sz w:val="24"/>
            <w:szCs w:val="24"/>
          </w:rPr>
          <w:t>How many have you all had?</w:t>
        </w:r>
      </w:ins>
      <w:ins w:id="6920" w:author="Britt Collins" w:date="2021-10-06T14:15:00Z">
        <w:r w:rsidR="00D976A3">
          <w:rPr>
            <w:rFonts w:ascii="Times New Roman" w:hAnsi="Times New Roman"/>
            <w:sz w:val="24"/>
            <w:szCs w:val="24"/>
          </w:rPr>
          <w:t>”</w:t>
        </w:r>
      </w:ins>
    </w:p>
    <w:p w14:paraId="3817BAA8" w14:textId="75D7D302" w:rsidR="00512EB6" w:rsidRDefault="006F31F6">
      <w:pPr>
        <w:spacing w:line="480" w:lineRule="auto"/>
        <w:ind w:left="-5" w:right="15" w:firstLine="725"/>
        <w:rPr>
          <w:ins w:id="6921" w:author="Britt Collins" w:date="2021-10-06T14:18:00Z"/>
          <w:rFonts w:ascii="Times New Roman" w:hAnsi="Times New Roman"/>
          <w:sz w:val="24"/>
          <w:szCs w:val="24"/>
        </w:rPr>
      </w:pPr>
      <w:ins w:id="6922" w:author="Britt Collins" w:date="2021-09-30T14:58:00Z">
        <w:r w:rsidRPr="000B0CC8">
          <w:rPr>
            <w:rFonts w:ascii="Times New Roman" w:hAnsi="Times New Roman"/>
            <w:sz w:val="24"/>
            <w:szCs w:val="24"/>
          </w:rPr>
          <w:t xml:space="preserve">We all sat down on the bench </w:t>
        </w:r>
      </w:ins>
      <w:ins w:id="6923" w:author="Britt Collins" w:date="2021-10-06T14:17:00Z">
        <w:r w:rsidR="00D976A3">
          <w:rPr>
            <w:rFonts w:ascii="Times New Roman" w:hAnsi="Times New Roman"/>
            <w:sz w:val="24"/>
            <w:szCs w:val="24"/>
          </w:rPr>
          <w:t>Teresa</w:t>
        </w:r>
      </w:ins>
      <w:ins w:id="6924" w:author="Britt Collins" w:date="2021-09-30T14:58:00Z">
        <w:r w:rsidRPr="000B0CC8">
          <w:rPr>
            <w:rFonts w:ascii="Times New Roman" w:hAnsi="Times New Roman"/>
            <w:sz w:val="24"/>
            <w:szCs w:val="24"/>
          </w:rPr>
          <w:t xml:space="preserve"> introduc</w:t>
        </w:r>
      </w:ins>
      <w:ins w:id="6925" w:author="Britt Collins" w:date="2021-10-06T14:17:00Z">
        <w:r w:rsidR="00512EB6">
          <w:rPr>
            <w:rFonts w:ascii="Times New Roman" w:hAnsi="Times New Roman"/>
            <w:sz w:val="24"/>
            <w:szCs w:val="24"/>
          </w:rPr>
          <w:t>ed us al</w:t>
        </w:r>
      </w:ins>
      <w:ins w:id="6926" w:author="Britt Collins" w:date="2021-09-30T14:58:00Z">
        <w:r w:rsidRPr="000B0CC8">
          <w:rPr>
            <w:rFonts w:ascii="Times New Roman" w:hAnsi="Times New Roman"/>
            <w:sz w:val="24"/>
            <w:szCs w:val="24"/>
          </w:rPr>
          <w:t xml:space="preserve">. </w:t>
        </w:r>
      </w:ins>
      <w:ins w:id="6927" w:author="Britt Collins" w:date="2021-10-06T14:16:00Z">
        <w:r w:rsidR="00D976A3">
          <w:rPr>
            <w:rFonts w:ascii="Times New Roman" w:hAnsi="Times New Roman"/>
            <w:sz w:val="24"/>
            <w:szCs w:val="24"/>
          </w:rPr>
          <w:t>“</w:t>
        </w:r>
      </w:ins>
      <w:ins w:id="6928" w:author="Britt Collins" w:date="2021-09-30T14:58:00Z">
        <w:r w:rsidRPr="000B0CC8">
          <w:rPr>
            <w:rFonts w:ascii="Times New Roman" w:hAnsi="Times New Roman"/>
            <w:sz w:val="24"/>
            <w:szCs w:val="24"/>
          </w:rPr>
          <w:t>For those who don’t know</w:t>
        </w:r>
      </w:ins>
      <w:ins w:id="6929" w:author="Britt Collins" w:date="2021-10-06T14:16:00Z">
        <w:r w:rsidR="00D976A3">
          <w:rPr>
            <w:rFonts w:ascii="Times New Roman" w:hAnsi="Times New Roman"/>
            <w:sz w:val="24"/>
            <w:szCs w:val="24"/>
          </w:rPr>
          <w:t>, t</w:t>
        </w:r>
      </w:ins>
      <w:ins w:id="6930" w:author="Britt Collins" w:date="2021-09-30T14:58:00Z">
        <w:r w:rsidRPr="000B0CC8">
          <w:rPr>
            <w:rFonts w:ascii="Times New Roman" w:hAnsi="Times New Roman"/>
            <w:sz w:val="24"/>
            <w:szCs w:val="24"/>
          </w:rPr>
          <w:t>his is my gorgeous son Brad</w:t>
        </w:r>
      </w:ins>
      <w:ins w:id="6931" w:author="Britt Collins" w:date="2021-10-06T14:17:00Z">
        <w:r w:rsidR="00512EB6">
          <w:rPr>
            <w:rFonts w:ascii="Times New Roman" w:hAnsi="Times New Roman"/>
            <w:sz w:val="24"/>
            <w:szCs w:val="24"/>
          </w:rPr>
          <w:t xml:space="preserve">. </w:t>
        </w:r>
      </w:ins>
      <w:ins w:id="6932" w:author="Britt Collins" w:date="2021-09-30T14:58:00Z">
        <w:r w:rsidRPr="000B0CC8">
          <w:rPr>
            <w:rFonts w:ascii="Times New Roman" w:hAnsi="Times New Roman"/>
            <w:sz w:val="24"/>
            <w:szCs w:val="24"/>
          </w:rPr>
          <w:t xml:space="preserve">This is Dave, my work mate at the consultancy. I raised my hand slowly and nodded. </w:t>
        </w:r>
      </w:ins>
      <w:ins w:id="6933" w:author="Britt Collins" w:date="2021-10-06T14:17:00Z">
        <w:r w:rsidR="00512EB6">
          <w:rPr>
            <w:rFonts w:ascii="Times New Roman" w:hAnsi="Times New Roman"/>
            <w:sz w:val="24"/>
            <w:szCs w:val="24"/>
          </w:rPr>
          <w:t>“And t</w:t>
        </w:r>
      </w:ins>
      <w:ins w:id="6934" w:author="Britt Collins" w:date="2021-09-30T14:58:00Z">
        <w:r w:rsidRPr="000B0CC8">
          <w:rPr>
            <w:rFonts w:ascii="Times New Roman" w:hAnsi="Times New Roman"/>
            <w:sz w:val="24"/>
            <w:szCs w:val="24"/>
          </w:rPr>
          <w:t>his is Andy, the love of my life.</w:t>
        </w:r>
      </w:ins>
      <w:ins w:id="6935" w:author="Britt Collins" w:date="2021-10-06T14:17:00Z">
        <w:r w:rsidR="00512EB6">
          <w:rPr>
            <w:rFonts w:ascii="Times New Roman" w:hAnsi="Times New Roman"/>
            <w:sz w:val="24"/>
            <w:szCs w:val="24"/>
          </w:rPr>
          <w:t>”</w:t>
        </w:r>
      </w:ins>
      <w:ins w:id="6936" w:author="Britt Collins" w:date="2021-09-30T14:58:00Z">
        <w:r w:rsidRPr="000B0CC8">
          <w:rPr>
            <w:rFonts w:ascii="Times New Roman" w:hAnsi="Times New Roman"/>
            <w:sz w:val="24"/>
            <w:szCs w:val="24"/>
          </w:rPr>
          <w:t xml:space="preserve"> Andy enthusiastically said </w:t>
        </w:r>
      </w:ins>
      <w:ins w:id="6937" w:author="Britt Collins" w:date="2021-10-06T14:19:00Z">
        <w:r w:rsidR="00512EB6">
          <w:rPr>
            <w:rFonts w:ascii="Times New Roman" w:hAnsi="Times New Roman"/>
            <w:sz w:val="24"/>
            <w:szCs w:val="24"/>
          </w:rPr>
          <w:t>“</w:t>
        </w:r>
      </w:ins>
      <w:ins w:id="6938" w:author="Britt Collins" w:date="2021-09-30T14:58:00Z">
        <w:r w:rsidRPr="000B0CC8">
          <w:rPr>
            <w:rFonts w:ascii="Times New Roman" w:hAnsi="Times New Roman"/>
            <w:sz w:val="24"/>
            <w:szCs w:val="24"/>
          </w:rPr>
          <w:t>yeah</w:t>
        </w:r>
      </w:ins>
      <w:ins w:id="6939" w:author="Britt Collins" w:date="2021-10-06T14:19:00Z">
        <w:r w:rsidR="00512EB6">
          <w:rPr>
            <w:rFonts w:ascii="Times New Roman" w:hAnsi="Times New Roman"/>
            <w:sz w:val="24"/>
            <w:szCs w:val="24"/>
          </w:rPr>
          <w:t>”</w:t>
        </w:r>
      </w:ins>
      <w:ins w:id="6940" w:author="Britt Collins" w:date="2021-09-30T14:58:00Z">
        <w:r w:rsidRPr="000B0CC8">
          <w:rPr>
            <w:rFonts w:ascii="Times New Roman" w:hAnsi="Times New Roman"/>
            <w:sz w:val="24"/>
            <w:szCs w:val="24"/>
          </w:rPr>
          <w:t xml:space="preserve">, before </w:t>
        </w:r>
      </w:ins>
      <w:ins w:id="6941" w:author="Britt Collins" w:date="2021-10-06T14:17:00Z">
        <w:r w:rsidR="00512EB6">
          <w:rPr>
            <w:rFonts w:ascii="Times New Roman" w:hAnsi="Times New Roman"/>
            <w:sz w:val="24"/>
            <w:szCs w:val="24"/>
          </w:rPr>
          <w:t>falling</w:t>
        </w:r>
      </w:ins>
      <w:ins w:id="6942" w:author="Britt Collins" w:date="2021-09-30T14:58:00Z">
        <w:r w:rsidRPr="000B0CC8">
          <w:rPr>
            <w:rFonts w:ascii="Times New Roman" w:hAnsi="Times New Roman"/>
            <w:sz w:val="24"/>
            <w:szCs w:val="24"/>
          </w:rPr>
          <w:t xml:space="preserve"> into a</w:t>
        </w:r>
      </w:ins>
      <w:ins w:id="6943" w:author="Britt Collins" w:date="2021-10-06T14:18:00Z">
        <w:r w:rsidR="00512EB6">
          <w:rPr>
            <w:rFonts w:ascii="Times New Roman" w:hAnsi="Times New Roman"/>
            <w:sz w:val="24"/>
            <w:szCs w:val="24"/>
          </w:rPr>
          <w:t>nother</w:t>
        </w:r>
      </w:ins>
      <w:ins w:id="6944" w:author="Britt Collins" w:date="2021-09-30T14:58:00Z">
        <w:r w:rsidRPr="000B0CC8">
          <w:rPr>
            <w:rFonts w:ascii="Times New Roman" w:hAnsi="Times New Roman"/>
            <w:sz w:val="24"/>
            <w:szCs w:val="24"/>
          </w:rPr>
          <w:t xml:space="preserve"> fit of giggles. </w:t>
        </w:r>
      </w:ins>
      <w:ins w:id="6945" w:author="Britt Collins" w:date="2021-10-06T14:18:00Z">
        <w:r w:rsidR="00512EB6">
          <w:rPr>
            <w:rFonts w:ascii="Times New Roman" w:hAnsi="Times New Roman"/>
            <w:sz w:val="24"/>
            <w:szCs w:val="24"/>
          </w:rPr>
          <w:t>“</w:t>
        </w:r>
      </w:ins>
      <w:ins w:id="6946" w:author="Britt Collins" w:date="2021-09-30T14:58:00Z">
        <w:r w:rsidRPr="000B0CC8">
          <w:rPr>
            <w:rFonts w:ascii="Times New Roman" w:hAnsi="Times New Roman"/>
            <w:sz w:val="24"/>
            <w:szCs w:val="24"/>
          </w:rPr>
          <w:t>This is Jon, an old work mate of mine. Right, everyone knows who I am</w:t>
        </w:r>
      </w:ins>
      <w:ins w:id="6947" w:author="Britt Collins" w:date="2021-10-06T14:18:00Z">
        <w:r w:rsidR="00512EB6">
          <w:rPr>
            <w:rFonts w:ascii="Times New Roman" w:hAnsi="Times New Roman"/>
            <w:sz w:val="24"/>
            <w:szCs w:val="24"/>
          </w:rPr>
          <w:t xml:space="preserve">,” she said and </w:t>
        </w:r>
      </w:ins>
      <w:ins w:id="6948" w:author="Britt Collins" w:date="2021-10-06T14:19:00Z">
        <w:r w:rsidR="00512EB6">
          <w:rPr>
            <w:rFonts w:ascii="Times New Roman" w:hAnsi="Times New Roman"/>
            <w:sz w:val="24"/>
            <w:szCs w:val="24"/>
          </w:rPr>
          <w:t>glancing around for the bar. “</w:t>
        </w:r>
      </w:ins>
      <w:ins w:id="6949" w:author="Britt Collins" w:date="2021-09-30T14:58:00Z">
        <w:r w:rsidRPr="000B0CC8">
          <w:rPr>
            <w:rFonts w:ascii="Times New Roman" w:hAnsi="Times New Roman"/>
            <w:sz w:val="24"/>
            <w:szCs w:val="24"/>
          </w:rPr>
          <w:t>How do we get drinks around here?</w:t>
        </w:r>
      </w:ins>
      <w:ins w:id="6950" w:author="Britt Collins" w:date="2021-10-06T14:19:00Z">
        <w:r w:rsidR="00512EB6">
          <w:rPr>
            <w:rFonts w:ascii="Times New Roman" w:hAnsi="Times New Roman"/>
            <w:sz w:val="24"/>
            <w:szCs w:val="24"/>
          </w:rPr>
          <w:t>”</w:t>
        </w:r>
      </w:ins>
    </w:p>
    <w:p w14:paraId="3E7DFABF" w14:textId="2009C445" w:rsidR="00512EB6" w:rsidRDefault="006F31F6" w:rsidP="00512EB6">
      <w:pPr>
        <w:spacing w:line="480" w:lineRule="auto"/>
        <w:ind w:left="-5" w:right="15" w:firstLine="725"/>
        <w:rPr>
          <w:ins w:id="6951" w:author="Britt Collins" w:date="2021-10-06T14:19:00Z"/>
          <w:rFonts w:ascii="Times New Roman" w:hAnsi="Times New Roman"/>
          <w:sz w:val="24"/>
          <w:szCs w:val="24"/>
        </w:rPr>
      </w:pPr>
      <w:ins w:id="6952" w:author="Britt Collins" w:date="2021-09-30T14:58:00Z">
        <w:r w:rsidRPr="000B0CC8">
          <w:rPr>
            <w:rFonts w:ascii="Times New Roman" w:hAnsi="Times New Roman"/>
            <w:sz w:val="24"/>
            <w:szCs w:val="24"/>
          </w:rPr>
          <w:lastRenderedPageBreak/>
          <w:t xml:space="preserve">Brad spoke up, </w:t>
        </w:r>
      </w:ins>
      <w:ins w:id="6953" w:author="Britt Collins" w:date="2021-10-06T14:20:00Z">
        <w:r w:rsidR="00512EB6">
          <w:rPr>
            <w:rFonts w:ascii="Times New Roman" w:hAnsi="Times New Roman"/>
            <w:sz w:val="24"/>
            <w:szCs w:val="24"/>
          </w:rPr>
          <w:t>“</w:t>
        </w:r>
      </w:ins>
      <w:ins w:id="6954" w:author="Britt Collins" w:date="2021-09-30T14:58:00Z">
        <w:r w:rsidRPr="000B0CC8">
          <w:rPr>
            <w:rFonts w:ascii="Times New Roman" w:hAnsi="Times New Roman"/>
            <w:sz w:val="24"/>
            <w:szCs w:val="24"/>
          </w:rPr>
          <w:t>It’s table service mom. Some bloke dressed like a German will turn up and take our orders.</w:t>
        </w:r>
      </w:ins>
      <w:ins w:id="6955" w:author="Britt Collins" w:date="2021-10-06T14:19:00Z">
        <w:r w:rsidR="00512EB6">
          <w:rPr>
            <w:rFonts w:ascii="Times New Roman" w:hAnsi="Times New Roman"/>
            <w:sz w:val="24"/>
            <w:szCs w:val="24"/>
          </w:rPr>
          <w:t>”</w:t>
        </w:r>
      </w:ins>
    </w:p>
    <w:p w14:paraId="5996EDB2" w14:textId="77777777" w:rsidR="00512EB6" w:rsidRDefault="006F31F6" w:rsidP="00512EB6">
      <w:pPr>
        <w:spacing w:line="480" w:lineRule="auto"/>
        <w:ind w:left="-5" w:right="15" w:firstLine="725"/>
        <w:rPr>
          <w:ins w:id="6956" w:author="Britt Collins" w:date="2021-10-06T14:21:00Z"/>
          <w:rFonts w:ascii="Times New Roman" w:hAnsi="Times New Roman"/>
          <w:sz w:val="24"/>
          <w:szCs w:val="24"/>
        </w:rPr>
      </w:pPr>
      <w:ins w:id="6957" w:author="Britt Collins" w:date="2021-09-30T14:58:00Z">
        <w:r w:rsidRPr="000B0CC8">
          <w:rPr>
            <w:rFonts w:ascii="Times New Roman" w:hAnsi="Times New Roman"/>
            <w:sz w:val="24"/>
            <w:szCs w:val="24"/>
          </w:rPr>
          <w:t>Sure enough, a rotund Bavarian with brown</w:t>
        </w:r>
      </w:ins>
      <w:ins w:id="6958" w:author="Britt Collins" w:date="2021-10-06T14:19:00Z">
        <w:r w:rsidR="00512EB6">
          <w:rPr>
            <w:rFonts w:ascii="Times New Roman" w:hAnsi="Times New Roman"/>
            <w:sz w:val="24"/>
            <w:szCs w:val="24"/>
          </w:rPr>
          <w:t>-</w:t>
        </w:r>
      </w:ins>
      <w:ins w:id="6959" w:author="Britt Collins" w:date="2021-09-30T14:58:00Z">
        <w:r w:rsidRPr="000B0CC8">
          <w:rPr>
            <w:rFonts w:ascii="Times New Roman" w:hAnsi="Times New Roman"/>
            <w:sz w:val="24"/>
            <w:szCs w:val="24"/>
          </w:rPr>
          <w:t xml:space="preserve">braced </w:t>
        </w:r>
      </w:ins>
      <w:ins w:id="6960" w:author="Britt Collins" w:date="2021-10-06T14:20:00Z">
        <w:r w:rsidR="00512EB6">
          <w:rPr>
            <w:rFonts w:ascii="Times New Roman" w:hAnsi="Times New Roman"/>
            <w:sz w:val="24"/>
            <w:szCs w:val="24"/>
          </w:rPr>
          <w:t xml:space="preserve">leathery </w:t>
        </w:r>
      </w:ins>
      <w:ins w:id="6961" w:author="Britt Collins" w:date="2021-09-30T14:58:00Z">
        <w:r w:rsidRPr="000B0CC8">
          <w:rPr>
            <w:rFonts w:ascii="Times New Roman" w:hAnsi="Times New Roman"/>
            <w:sz w:val="24"/>
            <w:szCs w:val="24"/>
          </w:rPr>
          <w:t>shorts and white s</w:t>
        </w:r>
      </w:ins>
      <w:ins w:id="6962" w:author="Britt Collins" w:date="2021-10-06T14:20:00Z">
        <w:r w:rsidR="00512EB6">
          <w:rPr>
            <w:rFonts w:ascii="Times New Roman" w:hAnsi="Times New Roman"/>
            <w:sz w:val="24"/>
            <w:szCs w:val="24"/>
          </w:rPr>
          <w:t>ock</w:t>
        </w:r>
      </w:ins>
      <w:ins w:id="6963" w:author="Britt Collins" w:date="2021-09-30T14:58:00Z">
        <w:r w:rsidRPr="000B0CC8">
          <w:rPr>
            <w:rFonts w:ascii="Times New Roman" w:hAnsi="Times New Roman"/>
            <w:sz w:val="24"/>
            <w:szCs w:val="24"/>
          </w:rPr>
          <w:t xml:space="preserve">s appeared. Teresa took charge. </w:t>
        </w:r>
      </w:ins>
      <w:ins w:id="6964" w:author="Britt Collins" w:date="2021-10-06T14:20:00Z">
        <w:r w:rsidR="00512EB6">
          <w:rPr>
            <w:rFonts w:ascii="Times New Roman" w:hAnsi="Times New Roman"/>
            <w:sz w:val="22"/>
            <w:szCs w:val="24"/>
          </w:rPr>
          <w:t>“</w:t>
        </w:r>
      </w:ins>
      <w:ins w:id="6965" w:author="Britt Collins" w:date="2021-09-30T14:58:00Z">
        <w:r w:rsidRPr="000B0CC8">
          <w:rPr>
            <w:rFonts w:ascii="Times New Roman" w:hAnsi="Times New Roman"/>
            <w:sz w:val="24"/>
            <w:szCs w:val="24"/>
          </w:rPr>
          <w:t>Shhh</w:t>
        </w:r>
      </w:ins>
      <w:ins w:id="6966" w:author="Britt Collins" w:date="2021-10-06T14:20:00Z">
        <w:r w:rsidR="00512EB6">
          <w:rPr>
            <w:rFonts w:ascii="Times New Roman" w:hAnsi="Times New Roman"/>
            <w:sz w:val="24"/>
            <w:szCs w:val="24"/>
          </w:rPr>
          <w:t>…</w:t>
        </w:r>
      </w:ins>
      <w:ins w:id="6967" w:author="Britt Collins" w:date="2021-09-30T14:58:00Z">
        <w:r w:rsidRPr="000B0CC8">
          <w:rPr>
            <w:rFonts w:ascii="Times New Roman" w:hAnsi="Times New Roman"/>
            <w:sz w:val="24"/>
            <w:szCs w:val="24"/>
          </w:rPr>
          <w:t xml:space="preserve"> I’m getting the drinks in. What does everyone want?</w:t>
        </w:r>
      </w:ins>
      <w:ins w:id="6968" w:author="Britt Collins" w:date="2021-10-06T14:21:00Z">
        <w:r w:rsidR="00512EB6">
          <w:rPr>
            <w:rFonts w:ascii="Times New Roman" w:hAnsi="Times New Roman"/>
            <w:sz w:val="24"/>
            <w:szCs w:val="24"/>
          </w:rPr>
          <w:t>”</w:t>
        </w:r>
      </w:ins>
    </w:p>
    <w:p w14:paraId="100C25C8" w14:textId="3E891B39" w:rsidR="006F31F6" w:rsidRPr="000B0CC8" w:rsidRDefault="006F31F6">
      <w:pPr>
        <w:spacing w:line="480" w:lineRule="auto"/>
        <w:ind w:left="-5" w:right="15" w:firstLine="725"/>
        <w:rPr>
          <w:ins w:id="6969" w:author="Britt Collins" w:date="2021-09-30T14:58:00Z"/>
          <w:rFonts w:ascii="Times New Roman" w:hAnsi="Times New Roman"/>
          <w:sz w:val="24"/>
          <w:szCs w:val="24"/>
        </w:rPr>
        <w:pPrChange w:id="6970" w:author="Britt Collins" w:date="2021-10-06T14:18:00Z">
          <w:pPr>
            <w:ind w:left="-5" w:right="15"/>
          </w:pPr>
        </w:pPrChange>
      </w:pPr>
      <w:ins w:id="6971" w:author="Britt Collins" w:date="2021-09-30T14:58:00Z">
        <w:r w:rsidRPr="000B0CC8">
          <w:rPr>
            <w:rFonts w:ascii="Times New Roman" w:hAnsi="Times New Roman"/>
            <w:sz w:val="24"/>
            <w:szCs w:val="24"/>
          </w:rPr>
          <w:t xml:space="preserve">The drinks menu had an extensive range of beers and liqueurs. The schnapps came in a bewildering variety of flavours to suit all tastes. We opted for a selection to share. Personally, I was excited to order a </w:t>
        </w:r>
      </w:ins>
      <w:ins w:id="6972" w:author="Britt Collins" w:date="2021-10-06T14:21:00Z">
        <w:r w:rsidR="00512EB6">
          <w:rPr>
            <w:rFonts w:ascii="Times New Roman" w:hAnsi="Times New Roman"/>
            <w:sz w:val="24"/>
            <w:szCs w:val="24"/>
          </w:rPr>
          <w:t>one-</w:t>
        </w:r>
      </w:ins>
      <w:ins w:id="6973" w:author="Britt Collins" w:date="2021-09-30T14:58:00Z">
        <w:r w:rsidRPr="000B0CC8">
          <w:rPr>
            <w:rFonts w:ascii="Times New Roman" w:hAnsi="Times New Roman"/>
            <w:sz w:val="24"/>
            <w:szCs w:val="24"/>
          </w:rPr>
          <w:t xml:space="preserve">litre </w:t>
        </w:r>
      </w:ins>
      <w:ins w:id="6974" w:author="Britt Collins" w:date="2021-10-06T14:21:00Z">
        <w:r w:rsidR="00512EB6">
          <w:rPr>
            <w:rFonts w:ascii="Times New Roman" w:hAnsi="Times New Roman"/>
            <w:sz w:val="24"/>
            <w:szCs w:val="24"/>
          </w:rPr>
          <w:t>‘</w:t>
        </w:r>
      </w:ins>
      <w:ins w:id="6975" w:author="Britt Collins" w:date="2021-09-30T14:58:00Z">
        <w:r w:rsidRPr="000B0CC8">
          <w:rPr>
            <w:rFonts w:ascii="Times New Roman" w:hAnsi="Times New Roman"/>
            <w:sz w:val="24"/>
            <w:szCs w:val="24"/>
          </w:rPr>
          <w:t>stein</w:t>
        </w:r>
      </w:ins>
      <w:ins w:id="6976" w:author="Britt Collins" w:date="2021-10-06T14:21:00Z">
        <w:r w:rsidR="00512EB6">
          <w:rPr>
            <w:rFonts w:ascii="Times New Roman" w:hAnsi="Times New Roman"/>
            <w:sz w:val="24"/>
            <w:szCs w:val="24"/>
          </w:rPr>
          <w:t>’</w:t>
        </w:r>
      </w:ins>
      <w:ins w:id="6977" w:author="Britt Collins" w:date="2021-09-30T14:58:00Z">
        <w:r w:rsidRPr="000B0CC8">
          <w:rPr>
            <w:rFonts w:ascii="Times New Roman" w:hAnsi="Times New Roman"/>
            <w:sz w:val="24"/>
            <w:szCs w:val="24"/>
          </w:rPr>
          <w:t xml:space="preserve"> of my favourite beer, Hofbrau Dunkel. It made me smile saying it.</w:t>
        </w:r>
      </w:ins>
    </w:p>
    <w:p w14:paraId="2E1C89BA" w14:textId="77777777" w:rsidR="00512EB6" w:rsidRDefault="006F31F6" w:rsidP="00512EB6">
      <w:pPr>
        <w:spacing w:line="480" w:lineRule="auto"/>
        <w:ind w:left="-5" w:right="15" w:firstLine="725"/>
        <w:rPr>
          <w:ins w:id="6978" w:author="Britt Collins" w:date="2021-10-06T14:22:00Z"/>
          <w:rFonts w:ascii="Times New Roman" w:hAnsi="Times New Roman"/>
          <w:sz w:val="24"/>
          <w:szCs w:val="24"/>
        </w:rPr>
      </w:pPr>
      <w:ins w:id="6979" w:author="Britt Collins" w:date="2021-09-30T14:58:00Z">
        <w:r w:rsidRPr="000B0CC8">
          <w:rPr>
            <w:rFonts w:ascii="Times New Roman" w:hAnsi="Times New Roman"/>
            <w:sz w:val="24"/>
            <w:szCs w:val="24"/>
          </w:rPr>
          <w:t xml:space="preserve">The drinks arrived quickly, delivered in Bavarian fashion i.e., one waiter/waitress, many drinks. It was an effort to lift the stein of beer: </w:t>
        </w:r>
      </w:ins>
      <w:ins w:id="6980" w:author="Britt Collins" w:date="2021-10-06T14:21:00Z">
        <w:r w:rsidR="00512EB6">
          <w:rPr>
            <w:rFonts w:ascii="Times New Roman" w:hAnsi="Times New Roman"/>
            <w:sz w:val="24"/>
            <w:szCs w:val="24"/>
          </w:rPr>
          <w:t>one-</w:t>
        </w:r>
      </w:ins>
      <w:ins w:id="6981" w:author="Britt Collins" w:date="2021-09-30T14:58:00Z">
        <w:r w:rsidRPr="000B0CC8">
          <w:rPr>
            <w:rFonts w:ascii="Times New Roman" w:hAnsi="Times New Roman"/>
            <w:sz w:val="24"/>
            <w:szCs w:val="24"/>
          </w:rPr>
          <w:t xml:space="preserve">kg of liquid and a glass weighing over twice that. It took fists of focus to raise the </w:t>
        </w:r>
      </w:ins>
      <w:ins w:id="6982" w:author="Britt Collins" w:date="2021-10-06T14:21:00Z">
        <w:r w:rsidR="00512EB6">
          <w:rPr>
            <w:rFonts w:ascii="Times New Roman" w:hAnsi="Times New Roman"/>
            <w:sz w:val="24"/>
            <w:szCs w:val="24"/>
          </w:rPr>
          <w:t>glass</w:t>
        </w:r>
      </w:ins>
      <w:ins w:id="6983" w:author="Britt Collins" w:date="2021-09-30T14:58:00Z">
        <w:r w:rsidRPr="000B0CC8">
          <w:rPr>
            <w:rFonts w:ascii="Times New Roman" w:hAnsi="Times New Roman"/>
            <w:sz w:val="24"/>
            <w:szCs w:val="24"/>
          </w:rPr>
          <w:t xml:space="preserve"> to my mouth</w:t>
        </w:r>
      </w:ins>
      <w:ins w:id="6984" w:author="Britt Collins" w:date="2021-10-06T14:22:00Z">
        <w:r w:rsidR="00512EB6">
          <w:rPr>
            <w:rFonts w:ascii="Times New Roman" w:hAnsi="Times New Roman"/>
            <w:sz w:val="24"/>
            <w:szCs w:val="24"/>
          </w:rPr>
          <w:t>, which</w:t>
        </w:r>
      </w:ins>
      <w:ins w:id="6985" w:author="Britt Collins" w:date="2021-09-30T14:58:00Z">
        <w:r w:rsidRPr="000B0CC8">
          <w:rPr>
            <w:rFonts w:ascii="Times New Roman" w:hAnsi="Times New Roman"/>
            <w:sz w:val="24"/>
            <w:szCs w:val="24"/>
          </w:rPr>
          <w:t xml:space="preserve"> ended up on my light-coloured work shirt. </w:t>
        </w:r>
      </w:ins>
      <w:ins w:id="6986" w:author="Britt Collins" w:date="2021-10-06T14:22:00Z">
        <w:r w:rsidR="00512EB6">
          <w:rPr>
            <w:rFonts w:ascii="Times New Roman" w:hAnsi="Times New Roman"/>
            <w:sz w:val="24"/>
            <w:szCs w:val="24"/>
          </w:rPr>
          <w:t>Unlike dark beer, l</w:t>
        </w:r>
      </w:ins>
      <w:ins w:id="6987" w:author="Britt Collins" w:date="2021-09-30T14:58:00Z">
        <w:r w:rsidRPr="000B0CC8">
          <w:rPr>
            <w:rFonts w:ascii="Times New Roman" w:hAnsi="Times New Roman"/>
            <w:sz w:val="24"/>
            <w:szCs w:val="24"/>
          </w:rPr>
          <w:t xml:space="preserve">ight beer leaves a light stain. </w:t>
        </w:r>
      </w:ins>
    </w:p>
    <w:p w14:paraId="3D122167" w14:textId="379E90A4" w:rsidR="006F31F6" w:rsidRPr="000B0CC8" w:rsidRDefault="006F31F6">
      <w:pPr>
        <w:spacing w:line="480" w:lineRule="auto"/>
        <w:ind w:left="-5" w:right="15" w:firstLine="725"/>
        <w:rPr>
          <w:ins w:id="6988" w:author="Britt Collins" w:date="2021-09-30T14:58:00Z"/>
          <w:rFonts w:ascii="Times New Roman" w:hAnsi="Times New Roman"/>
          <w:sz w:val="24"/>
          <w:szCs w:val="24"/>
        </w:rPr>
        <w:pPrChange w:id="6989" w:author="Britt Collins" w:date="2021-10-06T14:21:00Z">
          <w:pPr>
            <w:ind w:left="-5" w:right="15"/>
          </w:pPr>
        </w:pPrChange>
      </w:pPr>
      <w:ins w:id="6990" w:author="Britt Collins" w:date="2021-09-30T14:58:00Z">
        <w:r w:rsidRPr="000B0CC8">
          <w:rPr>
            <w:rFonts w:ascii="Times New Roman" w:hAnsi="Times New Roman"/>
            <w:sz w:val="24"/>
            <w:szCs w:val="24"/>
          </w:rPr>
          <w:t>Andy, with fits of giggles, tried his best to coordinate his thoughts. “Dave, ha ha, next time you should bring a bib!” His chuckle turned into a cough, which lead to him spilling his beer. It was like a badly coordinated tennis match. This time, I returned a serving of laughter. Our table were in raptures. Teresa piped up</w:t>
        </w:r>
      </w:ins>
      <w:ins w:id="6991" w:author="Britt Collins" w:date="2021-10-06T14:23:00Z">
        <w:r w:rsidR="00512EB6">
          <w:rPr>
            <w:rFonts w:ascii="Times New Roman" w:hAnsi="Times New Roman"/>
            <w:sz w:val="24"/>
            <w:szCs w:val="24"/>
          </w:rPr>
          <w:t>,</w:t>
        </w:r>
      </w:ins>
      <w:ins w:id="6992" w:author="Britt Collins" w:date="2021-09-30T14:58:00Z">
        <w:r w:rsidRPr="000B0CC8">
          <w:rPr>
            <w:rFonts w:ascii="Times New Roman" w:hAnsi="Times New Roman"/>
            <w:sz w:val="24"/>
            <w:szCs w:val="24"/>
          </w:rPr>
          <w:t xml:space="preserve"> </w:t>
        </w:r>
      </w:ins>
      <w:ins w:id="6993" w:author="Britt Collins" w:date="2021-10-06T14:23:00Z">
        <w:r w:rsidR="00512EB6">
          <w:rPr>
            <w:rFonts w:ascii="Times New Roman" w:hAnsi="Times New Roman"/>
            <w:sz w:val="24"/>
            <w:szCs w:val="24"/>
          </w:rPr>
          <w:t>“R</w:t>
        </w:r>
      </w:ins>
      <w:ins w:id="6994" w:author="Britt Collins" w:date="2021-09-30T14:58:00Z">
        <w:r w:rsidRPr="000B0CC8">
          <w:rPr>
            <w:rFonts w:ascii="Times New Roman" w:hAnsi="Times New Roman"/>
            <w:sz w:val="24"/>
            <w:szCs w:val="24"/>
          </w:rPr>
          <w:t>ight, the selection of schnapps has arrived.</w:t>
        </w:r>
      </w:ins>
      <w:ins w:id="6995" w:author="Britt Collins" w:date="2021-10-06T14:23:00Z">
        <w:r w:rsidR="00512EB6">
          <w:rPr>
            <w:rFonts w:ascii="Times New Roman" w:hAnsi="Times New Roman"/>
            <w:sz w:val="24"/>
            <w:szCs w:val="24"/>
          </w:rPr>
          <w:t>”</w:t>
        </w:r>
      </w:ins>
    </w:p>
    <w:p w14:paraId="7B984BA6" w14:textId="77777777" w:rsidR="006F31F6" w:rsidRPr="000B0CC8" w:rsidRDefault="006F31F6">
      <w:pPr>
        <w:spacing w:line="480" w:lineRule="auto"/>
        <w:ind w:left="-5" w:right="15" w:firstLine="725"/>
        <w:rPr>
          <w:ins w:id="6996" w:author="Britt Collins" w:date="2021-09-30T14:58:00Z"/>
          <w:rFonts w:ascii="Times New Roman" w:hAnsi="Times New Roman"/>
          <w:sz w:val="24"/>
          <w:szCs w:val="24"/>
        </w:rPr>
        <w:pPrChange w:id="6997" w:author="Britt Collins" w:date="2021-10-06T14:23:00Z">
          <w:pPr>
            <w:ind w:left="-5" w:right="15"/>
          </w:pPr>
        </w:pPrChange>
      </w:pPr>
      <w:ins w:id="6998" w:author="Britt Collins" w:date="2021-09-30T14:58:00Z">
        <w:r w:rsidRPr="000B0CC8">
          <w:rPr>
            <w:rFonts w:ascii="Times New Roman" w:hAnsi="Times New Roman"/>
            <w:sz w:val="24"/>
            <w:szCs w:val="24"/>
          </w:rPr>
          <w:t>The wooden shot-glass holders were positioned in front of us. Teresa was first. She picked up the shot glass, held it aloft and paused. Everyone on the table followed her lead. "Cheers", Teresa said. We clinked our glasses and sunk the schnapps. I took a look at the facial expressions of each person on our table. It was one of elation. The sweet Peach Schnapps, a drink dangerously easy to consume, was admired by everyone. The remaining drinks didn't last long.</w:t>
        </w:r>
      </w:ins>
    </w:p>
    <w:p w14:paraId="30CC8DE4" w14:textId="77777777" w:rsidR="00512EB6" w:rsidRDefault="00512EB6">
      <w:pPr>
        <w:spacing w:line="480" w:lineRule="auto"/>
        <w:ind w:left="-5" w:right="15"/>
        <w:rPr>
          <w:ins w:id="6999" w:author="Britt Collins" w:date="2021-10-06T14:23:00Z"/>
          <w:rFonts w:ascii="Times New Roman" w:hAnsi="Times New Roman"/>
          <w:sz w:val="24"/>
          <w:szCs w:val="24"/>
        </w:rPr>
      </w:pPr>
    </w:p>
    <w:p w14:paraId="4550A30B" w14:textId="77777777" w:rsidR="00512EB6" w:rsidRDefault="006F31F6">
      <w:pPr>
        <w:spacing w:line="480" w:lineRule="auto"/>
        <w:ind w:left="-5" w:right="15"/>
        <w:rPr>
          <w:ins w:id="7000" w:author="Britt Collins" w:date="2021-10-06T14:24:00Z"/>
          <w:rFonts w:ascii="Times New Roman" w:hAnsi="Times New Roman"/>
          <w:sz w:val="24"/>
          <w:szCs w:val="24"/>
        </w:rPr>
      </w:pPr>
      <w:ins w:id="7001" w:author="Britt Collins" w:date="2021-09-30T14:58:00Z">
        <w:r w:rsidRPr="000B0CC8">
          <w:rPr>
            <w:rFonts w:ascii="Times New Roman" w:hAnsi="Times New Roman"/>
            <w:sz w:val="24"/>
            <w:szCs w:val="24"/>
          </w:rPr>
          <w:t>The pub began to fill up</w:t>
        </w:r>
      </w:ins>
      <w:ins w:id="7002" w:author="Britt Collins" w:date="2021-10-06T14:23:00Z">
        <w:r w:rsidR="00512EB6">
          <w:rPr>
            <w:rFonts w:ascii="Times New Roman" w:hAnsi="Times New Roman"/>
            <w:sz w:val="24"/>
            <w:szCs w:val="24"/>
          </w:rPr>
          <w:t xml:space="preserve"> and a</w:t>
        </w:r>
      </w:ins>
      <w:ins w:id="7003" w:author="Britt Collins" w:date="2021-09-30T14:58:00Z">
        <w:r w:rsidRPr="000B0CC8">
          <w:rPr>
            <w:rFonts w:ascii="Times New Roman" w:hAnsi="Times New Roman"/>
            <w:sz w:val="24"/>
            <w:szCs w:val="24"/>
          </w:rPr>
          <w:t xml:space="preserve"> musical quartet</w:t>
        </w:r>
      </w:ins>
      <w:ins w:id="7004" w:author="Britt Collins" w:date="2021-10-06T14:23:00Z">
        <w:r w:rsidR="00512EB6">
          <w:rPr>
            <w:rFonts w:ascii="Times New Roman" w:hAnsi="Times New Roman"/>
            <w:sz w:val="24"/>
            <w:szCs w:val="24"/>
          </w:rPr>
          <w:t xml:space="preserve"> in</w:t>
        </w:r>
      </w:ins>
      <w:ins w:id="7005" w:author="Britt Collins" w:date="2021-10-06T14:24:00Z">
        <w:r w:rsidR="00512EB6">
          <w:rPr>
            <w:rFonts w:ascii="Times New Roman" w:hAnsi="Times New Roman"/>
            <w:sz w:val="24"/>
            <w:szCs w:val="24"/>
          </w:rPr>
          <w:t xml:space="preserve"> </w:t>
        </w:r>
        <w:r w:rsidR="00512EB6" w:rsidRPr="000B0CC8">
          <w:rPr>
            <w:rFonts w:ascii="Times New Roman" w:hAnsi="Times New Roman"/>
            <w:sz w:val="24"/>
            <w:szCs w:val="24"/>
          </w:rPr>
          <w:t xml:space="preserve">Bavarian attire </w:t>
        </w:r>
      </w:ins>
      <w:ins w:id="7006" w:author="Britt Collins" w:date="2021-09-30T14:58:00Z">
        <w:r w:rsidRPr="000B0CC8">
          <w:rPr>
            <w:rFonts w:ascii="Times New Roman" w:hAnsi="Times New Roman"/>
            <w:sz w:val="24"/>
            <w:szCs w:val="24"/>
          </w:rPr>
          <w:t xml:space="preserve">arrived on stage. They set up their brass band. Excitement and anticipation filled the room as the band began to practice. I was used my drink glass as a head support. Teresa swayed as she turned to face the group. Her dilated pupils indicated her drunken state. </w:t>
        </w:r>
      </w:ins>
    </w:p>
    <w:p w14:paraId="59124480" w14:textId="77777777" w:rsidR="00512EB6" w:rsidRDefault="00512EB6" w:rsidP="00512EB6">
      <w:pPr>
        <w:spacing w:line="480" w:lineRule="auto"/>
        <w:ind w:left="-5" w:right="15" w:firstLine="725"/>
        <w:rPr>
          <w:ins w:id="7007" w:author="Britt Collins" w:date="2021-10-06T14:24:00Z"/>
          <w:rFonts w:ascii="Times New Roman" w:hAnsi="Times New Roman"/>
          <w:sz w:val="24"/>
          <w:szCs w:val="24"/>
        </w:rPr>
      </w:pPr>
      <w:ins w:id="7008" w:author="Britt Collins" w:date="2021-10-06T14:24:00Z">
        <w:r>
          <w:rPr>
            <w:rFonts w:ascii="Times New Roman" w:hAnsi="Times New Roman"/>
            <w:sz w:val="24"/>
            <w:szCs w:val="24"/>
          </w:rPr>
          <w:lastRenderedPageBreak/>
          <w:t>“</w:t>
        </w:r>
      </w:ins>
      <w:ins w:id="7009" w:author="Britt Collins" w:date="2021-09-30T14:58:00Z">
        <w:r w:rsidR="006F31F6" w:rsidRPr="000B0CC8">
          <w:rPr>
            <w:rFonts w:ascii="Times New Roman" w:hAnsi="Times New Roman"/>
            <w:sz w:val="24"/>
            <w:szCs w:val="24"/>
          </w:rPr>
          <w:t>Who wants another?</w:t>
        </w:r>
      </w:ins>
      <w:ins w:id="7010" w:author="Britt Collins" w:date="2021-10-06T14:24:00Z">
        <w:r>
          <w:rPr>
            <w:rFonts w:ascii="Times New Roman" w:hAnsi="Times New Roman"/>
            <w:sz w:val="24"/>
            <w:szCs w:val="24"/>
          </w:rPr>
          <w:t xml:space="preserve">” </w:t>
        </w:r>
      </w:ins>
      <w:ins w:id="7011" w:author="Britt Collins" w:date="2021-09-30T14:58:00Z">
        <w:r w:rsidR="006F31F6" w:rsidRPr="000B0CC8">
          <w:rPr>
            <w:rFonts w:ascii="Times New Roman" w:hAnsi="Times New Roman"/>
            <w:sz w:val="24"/>
            <w:szCs w:val="24"/>
          </w:rPr>
          <w:t xml:space="preserve">she asked. Through my hazy vision I looked at my glass and over at Teresa. </w:t>
        </w:r>
      </w:ins>
    </w:p>
    <w:p w14:paraId="523B857C" w14:textId="77777777" w:rsidR="00512EB6" w:rsidRDefault="006F31F6" w:rsidP="00512EB6">
      <w:pPr>
        <w:spacing w:line="480" w:lineRule="auto"/>
        <w:ind w:left="-5" w:right="15" w:firstLine="725"/>
        <w:rPr>
          <w:ins w:id="7012" w:author="Britt Collins" w:date="2021-10-06T14:24:00Z"/>
          <w:rFonts w:ascii="Times New Roman" w:hAnsi="Times New Roman"/>
          <w:sz w:val="24"/>
          <w:szCs w:val="24"/>
        </w:rPr>
      </w:pPr>
      <w:ins w:id="7013" w:author="Britt Collins" w:date="2021-09-30T14:58:00Z">
        <w:r w:rsidRPr="000B0CC8">
          <w:rPr>
            <w:rFonts w:ascii="Times New Roman" w:hAnsi="Times New Roman"/>
            <w:sz w:val="24"/>
            <w:szCs w:val="24"/>
          </w:rPr>
          <w:t>I slurred</w:t>
        </w:r>
      </w:ins>
      <w:ins w:id="7014" w:author="Britt Collins" w:date="2021-10-06T14:24:00Z">
        <w:r w:rsidR="00512EB6">
          <w:rPr>
            <w:rFonts w:ascii="Times New Roman" w:hAnsi="Times New Roman"/>
            <w:sz w:val="24"/>
            <w:szCs w:val="24"/>
          </w:rPr>
          <w:t>,</w:t>
        </w:r>
      </w:ins>
      <w:ins w:id="7015" w:author="Britt Collins" w:date="2021-09-30T14:58:00Z">
        <w:r w:rsidRPr="000B0CC8">
          <w:rPr>
            <w:rFonts w:ascii="Times New Roman" w:hAnsi="Times New Roman"/>
            <w:sz w:val="24"/>
            <w:szCs w:val="24"/>
          </w:rPr>
          <w:t xml:space="preserve"> “Yeah T, another dark’n, </w:t>
        </w:r>
        <w:r w:rsidRPr="000B0CC8">
          <w:rPr>
            <w:rFonts w:ascii="Times New Roman" w:hAnsi="Times New Roman"/>
            <w:i/>
            <w:sz w:val="24"/>
            <w:szCs w:val="24"/>
          </w:rPr>
          <w:t>por favour</w:t>
        </w:r>
        <w:r w:rsidRPr="000B0CC8">
          <w:rPr>
            <w:rFonts w:ascii="Times New Roman" w:hAnsi="Times New Roman"/>
            <w:sz w:val="24"/>
            <w:szCs w:val="24"/>
          </w:rPr>
          <w:t xml:space="preserve">,” </w:t>
        </w:r>
      </w:ins>
    </w:p>
    <w:p w14:paraId="1C9B1A57" w14:textId="0451D3EB" w:rsidR="006F31F6" w:rsidRPr="000B0CC8" w:rsidRDefault="006F31F6">
      <w:pPr>
        <w:spacing w:line="480" w:lineRule="auto"/>
        <w:ind w:left="-5" w:right="15" w:firstLine="725"/>
        <w:rPr>
          <w:ins w:id="7016" w:author="Britt Collins" w:date="2021-09-30T14:58:00Z"/>
          <w:rFonts w:ascii="Times New Roman" w:hAnsi="Times New Roman"/>
          <w:sz w:val="24"/>
          <w:szCs w:val="24"/>
        </w:rPr>
        <w:pPrChange w:id="7017" w:author="Britt Collins" w:date="2021-10-06T14:24:00Z">
          <w:pPr>
            <w:ind w:left="-5" w:right="15"/>
          </w:pPr>
        </w:pPrChange>
      </w:pPr>
      <w:ins w:id="7018" w:author="Britt Collins" w:date="2021-09-30T14:58:00Z">
        <w:r w:rsidRPr="000B0CC8">
          <w:rPr>
            <w:rFonts w:ascii="Times New Roman" w:hAnsi="Times New Roman"/>
            <w:sz w:val="24"/>
            <w:szCs w:val="24"/>
          </w:rPr>
          <w:t>Teresa clicked her fingers to try and grab the attention of the waiter. It took a while to order, given the lack of staff and their unwillingness to serve us. The drinks eventually arrived, just in time for the first song to be played by the Bavarian band.</w:t>
        </w:r>
      </w:ins>
    </w:p>
    <w:p w14:paraId="1E67E326" w14:textId="77777777" w:rsidR="00512EB6" w:rsidRDefault="006F31F6" w:rsidP="00512EB6">
      <w:pPr>
        <w:spacing w:line="480" w:lineRule="auto"/>
        <w:ind w:left="-5" w:right="15" w:firstLine="725"/>
        <w:rPr>
          <w:ins w:id="7019" w:author="Britt Collins" w:date="2021-10-06T14:26:00Z"/>
          <w:rFonts w:ascii="Times New Roman" w:hAnsi="Times New Roman"/>
          <w:sz w:val="24"/>
          <w:szCs w:val="24"/>
        </w:rPr>
      </w:pPr>
      <w:ins w:id="7020" w:author="Britt Collins" w:date="2021-09-30T14:58:00Z">
        <w:r w:rsidRPr="000B0CC8">
          <w:rPr>
            <w:rFonts w:ascii="Times New Roman" w:hAnsi="Times New Roman"/>
            <w:sz w:val="24"/>
            <w:szCs w:val="24"/>
          </w:rPr>
          <w:t xml:space="preserve">Every bench seat was now filled by a person mesmerised by the performance. We swayed in unison as the oom-pah-pah rhythm took hold. We all applauded as the first song came to a close. Then started the second. I recognised it instantly. </w:t>
        </w:r>
        <w:r w:rsidRPr="00512EB6">
          <w:rPr>
            <w:rFonts w:ascii="Times New Roman" w:hAnsi="Times New Roman"/>
            <w:i/>
            <w:sz w:val="24"/>
            <w:szCs w:val="24"/>
            <w:rPrChange w:id="7021" w:author="Britt Collins" w:date="2021-10-06T14:25:00Z">
              <w:rPr>
                <w:rFonts w:ascii="Times New Roman" w:hAnsi="Times New Roman"/>
                <w:sz w:val="24"/>
                <w:szCs w:val="24"/>
              </w:rPr>
            </w:rPrChange>
          </w:rPr>
          <w:t>Pennsylvania Polka</w:t>
        </w:r>
        <w:r w:rsidRPr="000B0CC8">
          <w:rPr>
            <w:rFonts w:ascii="Times New Roman" w:hAnsi="Times New Roman"/>
            <w:sz w:val="24"/>
            <w:szCs w:val="24"/>
          </w:rPr>
          <w:t xml:space="preserve">, which featured in Bill Murray's </w:t>
        </w:r>
        <w:r w:rsidRPr="00512EB6">
          <w:rPr>
            <w:rFonts w:ascii="Times New Roman" w:hAnsi="Times New Roman"/>
            <w:i/>
            <w:sz w:val="24"/>
            <w:szCs w:val="24"/>
            <w:rPrChange w:id="7022" w:author="Britt Collins" w:date="2021-10-06T14:25:00Z">
              <w:rPr>
                <w:rFonts w:ascii="Times New Roman" w:hAnsi="Times New Roman"/>
                <w:sz w:val="24"/>
                <w:szCs w:val="24"/>
              </w:rPr>
            </w:rPrChange>
          </w:rPr>
          <w:t>Ground Hog Day</w:t>
        </w:r>
        <w:r w:rsidRPr="000B0CC8">
          <w:rPr>
            <w:rFonts w:ascii="Times New Roman" w:hAnsi="Times New Roman"/>
            <w:sz w:val="24"/>
            <w:szCs w:val="24"/>
          </w:rPr>
          <w:t>. I went to great lengths to show my appreciation for the song. I may have been intoxicated, but I could follow the rhythm and attempt a sing</w:t>
        </w:r>
      </w:ins>
      <w:ins w:id="7023" w:author="Britt Collins" w:date="2021-10-06T14:25:00Z">
        <w:r w:rsidR="00512EB6">
          <w:rPr>
            <w:rFonts w:ascii="Times New Roman" w:hAnsi="Times New Roman"/>
            <w:sz w:val="24"/>
            <w:szCs w:val="24"/>
          </w:rPr>
          <w:t>-</w:t>
        </w:r>
      </w:ins>
      <w:ins w:id="7024" w:author="Britt Collins" w:date="2021-09-30T14:58:00Z">
        <w:r w:rsidRPr="000B0CC8">
          <w:rPr>
            <w:rFonts w:ascii="Times New Roman" w:hAnsi="Times New Roman"/>
            <w:sz w:val="24"/>
            <w:szCs w:val="24"/>
          </w:rPr>
          <w:t xml:space="preserve">along. The problem was, I never learnt the lyrics. My efforts sounded like a baby communicating to an adult. I did manage to stand up, sway and direct my cheerful singing voice at the rest of our group. </w:t>
        </w:r>
      </w:ins>
    </w:p>
    <w:p w14:paraId="70D5D3CA" w14:textId="77777777" w:rsidR="00512EB6" w:rsidRDefault="006F31F6" w:rsidP="00512EB6">
      <w:pPr>
        <w:spacing w:line="480" w:lineRule="auto"/>
        <w:ind w:left="-5" w:right="15" w:firstLine="725"/>
        <w:rPr>
          <w:ins w:id="7025" w:author="Britt Collins" w:date="2021-10-06T14:26:00Z"/>
          <w:rFonts w:ascii="Times New Roman" w:hAnsi="Times New Roman"/>
          <w:sz w:val="24"/>
          <w:szCs w:val="24"/>
        </w:rPr>
      </w:pPr>
      <w:ins w:id="7026" w:author="Britt Collins" w:date="2021-09-30T14:58:00Z">
        <w:r w:rsidRPr="000B0CC8">
          <w:rPr>
            <w:rFonts w:ascii="Times New Roman" w:hAnsi="Times New Roman"/>
            <w:sz w:val="24"/>
            <w:szCs w:val="24"/>
          </w:rPr>
          <w:t xml:space="preserve">Teresa laughed. </w:t>
        </w:r>
      </w:ins>
      <w:ins w:id="7027" w:author="Britt Collins" w:date="2021-10-06T14:26:00Z">
        <w:r w:rsidR="00512EB6">
          <w:rPr>
            <w:rFonts w:ascii="Times New Roman" w:hAnsi="Times New Roman"/>
            <w:sz w:val="24"/>
            <w:szCs w:val="24"/>
          </w:rPr>
          <w:t>“</w:t>
        </w:r>
      </w:ins>
      <w:ins w:id="7028" w:author="Britt Collins" w:date="2021-09-30T14:58:00Z">
        <w:r w:rsidRPr="000B0CC8">
          <w:rPr>
            <w:rFonts w:ascii="Times New Roman" w:hAnsi="Times New Roman"/>
            <w:sz w:val="24"/>
            <w:szCs w:val="24"/>
          </w:rPr>
          <w:t>Dave, you crack me up.</w:t>
        </w:r>
      </w:ins>
      <w:ins w:id="7029" w:author="Britt Collins" w:date="2021-10-06T14:26:00Z">
        <w:r w:rsidR="00512EB6">
          <w:rPr>
            <w:rFonts w:ascii="Times New Roman" w:hAnsi="Times New Roman"/>
            <w:sz w:val="24"/>
            <w:szCs w:val="24"/>
          </w:rPr>
          <w:t>”</w:t>
        </w:r>
      </w:ins>
      <w:ins w:id="7030" w:author="Britt Collins" w:date="2021-09-30T14:58:00Z">
        <w:r w:rsidRPr="000B0CC8">
          <w:rPr>
            <w:rFonts w:ascii="Times New Roman" w:hAnsi="Times New Roman"/>
            <w:sz w:val="24"/>
            <w:szCs w:val="24"/>
          </w:rPr>
          <w:t xml:space="preserve"> </w:t>
        </w:r>
      </w:ins>
    </w:p>
    <w:p w14:paraId="054E38FA" w14:textId="26D5BD8F" w:rsidR="006F31F6" w:rsidRPr="000B0CC8" w:rsidRDefault="006F31F6">
      <w:pPr>
        <w:spacing w:line="480" w:lineRule="auto"/>
        <w:ind w:left="-5" w:right="15" w:firstLine="725"/>
        <w:rPr>
          <w:ins w:id="7031" w:author="Britt Collins" w:date="2021-09-30T14:58:00Z"/>
          <w:rFonts w:ascii="Times New Roman" w:hAnsi="Times New Roman"/>
          <w:sz w:val="24"/>
          <w:szCs w:val="24"/>
        </w:rPr>
        <w:pPrChange w:id="7032" w:author="Britt Collins" w:date="2021-10-06T14:25:00Z">
          <w:pPr>
            <w:ind w:left="-5" w:right="15"/>
          </w:pPr>
        </w:pPrChange>
      </w:pPr>
      <w:ins w:id="7033" w:author="Britt Collins" w:date="2021-09-30T14:58:00Z">
        <w:r w:rsidRPr="000B0CC8">
          <w:rPr>
            <w:rFonts w:ascii="Times New Roman" w:hAnsi="Times New Roman"/>
            <w:sz w:val="24"/>
            <w:szCs w:val="24"/>
          </w:rPr>
          <w:t>To complement my merriment everyone in our group stood up and swayed with me. As the song ended I held onto the last note and collapsed back to the bench.</w:t>
        </w:r>
      </w:ins>
    </w:p>
    <w:p w14:paraId="40E6EBA5" w14:textId="77777777" w:rsidR="00512EB6" w:rsidRDefault="006F31F6" w:rsidP="00512EB6">
      <w:pPr>
        <w:spacing w:after="10" w:line="480" w:lineRule="auto"/>
        <w:ind w:left="-15" w:right="15" w:firstLine="735"/>
        <w:rPr>
          <w:ins w:id="7034" w:author="Britt Collins" w:date="2021-10-06T14:27:00Z"/>
          <w:rFonts w:ascii="Times New Roman" w:hAnsi="Times New Roman"/>
          <w:sz w:val="24"/>
          <w:szCs w:val="24"/>
        </w:rPr>
      </w:pPr>
      <w:ins w:id="7035" w:author="Britt Collins" w:date="2021-09-30T14:58:00Z">
        <w:r w:rsidRPr="000B0CC8">
          <w:rPr>
            <w:rFonts w:ascii="Times New Roman" w:hAnsi="Times New Roman"/>
            <w:sz w:val="24"/>
            <w:szCs w:val="24"/>
          </w:rPr>
          <w:t>During the intermission, a band member walked over to our table</w:t>
        </w:r>
      </w:ins>
      <w:ins w:id="7036" w:author="Britt Collins" w:date="2021-10-06T14:26:00Z">
        <w:r w:rsidR="00512EB6">
          <w:rPr>
            <w:rFonts w:ascii="Times New Roman" w:hAnsi="Times New Roman"/>
            <w:sz w:val="24"/>
            <w:szCs w:val="24"/>
          </w:rPr>
          <w:t>,</w:t>
        </w:r>
      </w:ins>
      <w:ins w:id="7037" w:author="Britt Collins" w:date="2021-09-30T14:58:00Z">
        <w:r w:rsidRPr="000B0CC8">
          <w:rPr>
            <w:rFonts w:ascii="Times New Roman" w:hAnsi="Times New Roman"/>
            <w:sz w:val="24"/>
            <w:szCs w:val="24"/>
          </w:rPr>
          <w:t xml:space="preserve"> smil</w:t>
        </w:r>
      </w:ins>
      <w:ins w:id="7038" w:author="Britt Collins" w:date="2021-10-06T14:27:00Z">
        <w:r w:rsidR="00512EB6">
          <w:rPr>
            <w:rFonts w:ascii="Times New Roman" w:hAnsi="Times New Roman"/>
            <w:sz w:val="24"/>
            <w:szCs w:val="24"/>
          </w:rPr>
          <w:t>ing</w:t>
        </w:r>
      </w:ins>
      <w:ins w:id="7039" w:author="Britt Collins" w:date="2021-09-30T14:58:00Z">
        <w:r w:rsidRPr="000B0CC8">
          <w:rPr>
            <w:rFonts w:ascii="Times New Roman" w:hAnsi="Times New Roman"/>
            <w:sz w:val="24"/>
            <w:szCs w:val="24"/>
          </w:rPr>
          <w:t xml:space="preserve">. </w:t>
        </w:r>
      </w:ins>
      <w:ins w:id="7040" w:author="Britt Collins" w:date="2021-10-06T14:27:00Z">
        <w:r w:rsidR="00512EB6">
          <w:rPr>
            <w:rFonts w:ascii="Times New Roman" w:hAnsi="Times New Roman"/>
            <w:sz w:val="24"/>
            <w:szCs w:val="24"/>
          </w:rPr>
          <w:t>“</w:t>
        </w:r>
      </w:ins>
      <w:ins w:id="7041" w:author="Britt Collins" w:date="2021-09-30T14:58:00Z">
        <w:r w:rsidRPr="000B0CC8">
          <w:rPr>
            <w:rFonts w:ascii="Times New Roman" w:hAnsi="Times New Roman"/>
            <w:sz w:val="24"/>
            <w:szCs w:val="24"/>
          </w:rPr>
          <w:t>Are you German? You know this song, right?</w:t>
        </w:r>
      </w:ins>
      <w:ins w:id="7042" w:author="Britt Collins" w:date="2021-10-06T14:27:00Z">
        <w:r w:rsidR="00512EB6">
          <w:rPr>
            <w:rFonts w:ascii="Times New Roman" w:hAnsi="Times New Roman"/>
            <w:sz w:val="24"/>
            <w:szCs w:val="24"/>
          </w:rPr>
          <w:t>”</w:t>
        </w:r>
      </w:ins>
      <w:ins w:id="7043" w:author="Britt Collins" w:date="2021-09-30T14:58:00Z">
        <w:r w:rsidRPr="000B0CC8">
          <w:rPr>
            <w:rFonts w:ascii="Times New Roman" w:hAnsi="Times New Roman"/>
            <w:sz w:val="24"/>
            <w:szCs w:val="24"/>
          </w:rPr>
          <w:t xml:space="preserve"> he asked with a thick German accent. </w:t>
        </w:r>
      </w:ins>
    </w:p>
    <w:p w14:paraId="3766741B" w14:textId="77777777" w:rsidR="00512EB6" w:rsidRDefault="006F31F6" w:rsidP="00512EB6">
      <w:pPr>
        <w:spacing w:after="10" w:line="480" w:lineRule="auto"/>
        <w:ind w:left="-15" w:right="15" w:firstLine="735"/>
        <w:rPr>
          <w:ins w:id="7044" w:author="Britt Collins" w:date="2021-10-06T14:27:00Z"/>
          <w:rFonts w:ascii="Times New Roman" w:hAnsi="Times New Roman"/>
          <w:sz w:val="24"/>
          <w:szCs w:val="24"/>
        </w:rPr>
      </w:pPr>
      <w:ins w:id="7045" w:author="Britt Collins" w:date="2021-09-30T14:58:00Z">
        <w:r w:rsidRPr="000B0CC8">
          <w:rPr>
            <w:rFonts w:ascii="Times New Roman" w:hAnsi="Times New Roman"/>
            <w:sz w:val="24"/>
            <w:szCs w:val="24"/>
          </w:rPr>
          <w:t xml:space="preserve">I was honoured to be mistaken for a fellow Bavarian. </w:t>
        </w:r>
      </w:ins>
      <w:ins w:id="7046" w:author="Britt Collins" w:date="2021-10-06T14:27:00Z">
        <w:r w:rsidR="00512EB6">
          <w:rPr>
            <w:rFonts w:ascii="Times New Roman" w:hAnsi="Times New Roman"/>
            <w:sz w:val="24"/>
            <w:szCs w:val="24"/>
          </w:rPr>
          <w:t>“</w:t>
        </w:r>
      </w:ins>
      <w:ins w:id="7047" w:author="Britt Collins" w:date="2021-09-30T14:58:00Z">
        <w:r w:rsidRPr="000B0CC8">
          <w:rPr>
            <w:rFonts w:ascii="Times New Roman" w:hAnsi="Times New Roman"/>
            <w:sz w:val="24"/>
            <w:szCs w:val="24"/>
          </w:rPr>
          <w:t xml:space="preserve">I heard it </w:t>
        </w:r>
      </w:ins>
      <w:ins w:id="7048" w:author="Britt Collins" w:date="2021-10-06T14:27:00Z">
        <w:r w:rsidR="00512EB6">
          <w:rPr>
            <w:rFonts w:ascii="Times New Roman" w:hAnsi="Times New Roman"/>
            <w:sz w:val="24"/>
            <w:szCs w:val="24"/>
          </w:rPr>
          <w:t>in the film</w:t>
        </w:r>
      </w:ins>
      <w:ins w:id="7049" w:author="Britt Collins" w:date="2021-09-30T14:58:00Z">
        <w:r w:rsidRPr="000B0CC8">
          <w:rPr>
            <w:rFonts w:ascii="Times New Roman" w:hAnsi="Times New Roman"/>
            <w:sz w:val="24"/>
            <w:szCs w:val="24"/>
          </w:rPr>
          <w:t xml:space="preserve"> </w:t>
        </w:r>
        <w:r w:rsidRPr="00512EB6">
          <w:rPr>
            <w:rFonts w:ascii="Times New Roman" w:hAnsi="Times New Roman"/>
            <w:i/>
            <w:sz w:val="24"/>
            <w:szCs w:val="24"/>
            <w:rPrChange w:id="7050" w:author="Britt Collins" w:date="2021-10-06T14:27:00Z">
              <w:rPr>
                <w:rFonts w:ascii="Times New Roman" w:hAnsi="Times New Roman"/>
                <w:sz w:val="24"/>
                <w:szCs w:val="24"/>
              </w:rPr>
            </w:rPrChange>
          </w:rPr>
          <w:t>Ground Day</w:t>
        </w:r>
        <w:r w:rsidRPr="000B0CC8">
          <w:rPr>
            <w:rFonts w:ascii="Times New Roman" w:hAnsi="Times New Roman"/>
            <w:sz w:val="24"/>
            <w:szCs w:val="24"/>
          </w:rPr>
          <w:t>.</w:t>
        </w:r>
      </w:ins>
    </w:p>
    <w:p w14:paraId="718C54D1" w14:textId="77777777" w:rsidR="007F2D0C" w:rsidRDefault="00512EB6" w:rsidP="00512EB6">
      <w:pPr>
        <w:spacing w:after="10" w:line="480" w:lineRule="auto"/>
        <w:ind w:left="-15" w:right="15" w:firstLine="735"/>
        <w:rPr>
          <w:ins w:id="7051" w:author="Britt Collins" w:date="2021-10-06T14:28:00Z"/>
          <w:rFonts w:ascii="Times New Roman" w:hAnsi="Times New Roman"/>
          <w:sz w:val="24"/>
          <w:szCs w:val="24"/>
        </w:rPr>
      </w:pPr>
      <w:ins w:id="7052" w:author="Britt Collins" w:date="2021-10-06T14:27:00Z">
        <w:r>
          <w:rPr>
            <w:rFonts w:ascii="Times New Roman" w:hAnsi="Times New Roman"/>
            <w:sz w:val="24"/>
            <w:szCs w:val="24"/>
          </w:rPr>
          <w:t>“</w:t>
        </w:r>
      </w:ins>
      <w:ins w:id="7053" w:author="Britt Collins" w:date="2021-09-30T14:58:00Z">
        <w:r w:rsidR="006F31F6" w:rsidRPr="000B0CC8">
          <w:rPr>
            <w:rFonts w:ascii="Times New Roman" w:hAnsi="Times New Roman"/>
            <w:sz w:val="24"/>
            <w:szCs w:val="24"/>
          </w:rPr>
          <w:t>Good, good</w:t>
        </w:r>
      </w:ins>
      <w:ins w:id="7054" w:author="Britt Collins" w:date="2021-10-06T14:27:00Z">
        <w:r>
          <w:rPr>
            <w:rFonts w:ascii="Times New Roman" w:hAnsi="Times New Roman"/>
            <w:sz w:val="24"/>
            <w:szCs w:val="24"/>
          </w:rPr>
          <w:t xml:space="preserve">,” </w:t>
        </w:r>
      </w:ins>
      <w:ins w:id="7055" w:author="Britt Collins" w:date="2021-10-06T14:28:00Z">
        <w:r w:rsidR="007F2D0C">
          <w:rPr>
            <w:rFonts w:ascii="Times New Roman" w:hAnsi="Times New Roman"/>
            <w:sz w:val="24"/>
            <w:szCs w:val="24"/>
          </w:rPr>
          <w:t>he said and</w:t>
        </w:r>
      </w:ins>
      <w:ins w:id="7056" w:author="Britt Collins" w:date="2021-09-30T14:58:00Z">
        <w:r w:rsidR="006F31F6" w:rsidRPr="000B0CC8">
          <w:rPr>
            <w:rFonts w:ascii="Times New Roman" w:hAnsi="Times New Roman"/>
            <w:sz w:val="24"/>
            <w:szCs w:val="24"/>
          </w:rPr>
          <w:t xml:space="preserve"> sauntered off to the bar. </w:t>
        </w:r>
      </w:ins>
    </w:p>
    <w:p w14:paraId="24EC793B" w14:textId="737265C6" w:rsidR="006F31F6" w:rsidRPr="000B0CC8" w:rsidRDefault="007F2D0C">
      <w:pPr>
        <w:spacing w:after="10" w:line="480" w:lineRule="auto"/>
        <w:ind w:left="-15" w:right="15" w:firstLine="735"/>
        <w:rPr>
          <w:ins w:id="7057" w:author="Britt Collins" w:date="2021-09-30T14:58:00Z"/>
          <w:rFonts w:ascii="Times New Roman" w:hAnsi="Times New Roman"/>
          <w:sz w:val="24"/>
          <w:szCs w:val="24"/>
        </w:rPr>
        <w:pPrChange w:id="7058" w:author="Britt Collins" w:date="2021-10-06T14:26:00Z">
          <w:pPr>
            <w:spacing w:after="10"/>
            <w:ind w:left="-5" w:right="15"/>
          </w:pPr>
        </w:pPrChange>
      </w:pPr>
      <w:ins w:id="7059" w:author="Britt Collins" w:date="2021-10-06T14:28:00Z">
        <w:r>
          <w:rPr>
            <w:rFonts w:ascii="Times New Roman" w:hAnsi="Times New Roman"/>
            <w:sz w:val="24"/>
            <w:szCs w:val="24"/>
          </w:rPr>
          <w:t>“</w:t>
        </w:r>
      </w:ins>
      <w:ins w:id="7060" w:author="Britt Collins" w:date="2021-09-30T14:58:00Z">
        <w:r w:rsidR="006F31F6" w:rsidRPr="000B0CC8">
          <w:rPr>
            <w:rFonts w:ascii="Times New Roman" w:hAnsi="Times New Roman"/>
            <w:sz w:val="24"/>
            <w:szCs w:val="24"/>
          </w:rPr>
          <w:t>Right</w:t>
        </w:r>
      </w:ins>
      <w:ins w:id="7061" w:author="Britt Collins" w:date="2021-10-06T14:28:00Z">
        <w:r>
          <w:rPr>
            <w:rFonts w:ascii="Times New Roman" w:hAnsi="Times New Roman"/>
            <w:sz w:val="24"/>
            <w:szCs w:val="24"/>
          </w:rPr>
          <w:t xml:space="preserve">,” </w:t>
        </w:r>
      </w:ins>
      <w:ins w:id="7062" w:author="Britt Collins" w:date="2021-09-30T14:58:00Z">
        <w:r w:rsidR="006F31F6" w:rsidRPr="000B0CC8">
          <w:rPr>
            <w:rFonts w:ascii="Times New Roman" w:hAnsi="Times New Roman"/>
            <w:sz w:val="24"/>
            <w:szCs w:val="24"/>
          </w:rPr>
          <w:t xml:space="preserve">Andrew said, attempting to lead the rest of the group. </w:t>
        </w:r>
      </w:ins>
      <w:ins w:id="7063" w:author="Britt Collins" w:date="2021-10-06T14:28:00Z">
        <w:r>
          <w:rPr>
            <w:rFonts w:ascii="Times New Roman" w:hAnsi="Times New Roman"/>
            <w:sz w:val="24"/>
            <w:szCs w:val="24"/>
          </w:rPr>
          <w:t>“</w:t>
        </w:r>
      </w:ins>
      <w:ins w:id="7064" w:author="Britt Collins" w:date="2021-09-30T14:58:00Z">
        <w:r w:rsidR="006F31F6" w:rsidRPr="000B0CC8">
          <w:rPr>
            <w:rFonts w:ascii="Times New Roman" w:hAnsi="Times New Roman"/>
            <w:sz w:val="24"/>
            <w:szCs w:val="24"/>
          </w:rPr>
          <w:t>Onwards to Argyle!</w:t>
        </w:r>
      </w:ins>
      <w:ins w:id="7065" w:author="Britt Collins" w:date="2021-10-06T14:28:00Z">
        <w:r>
          <w:rPr>
            <w:rFonts w:ascii="Times New Roman" w:hAnsi="Times New Roman"/>
            <w:sz w:val="24"/>
            <w:szCs w:val="24"/>
          </w:rPr>
          <w:t>”</w:t>
        </w:r>
      </w:ins>
    </w:p>
    <w:p w14:paraId="79F98D60" w14:textId="77777777" w:rsidR="007F2D0C" w:rsidRDefault="006F31F6" w:rsidP="007F2D0C">
      <w:pPr>
        <w:spacing w:line="480" w:lineRule="auto"/>
        <w:ind w:left="-5" w:right="15" w:firstLine="725"/>
        <w:rPr>
          <w:ins w:id="7066" w:author="Britt Collins" w:date="2021-10-06T14:29:00Z"/>
          <w:rFonts w:ascii="Times New Roman" w:hAnsi="Times New Roman"/>
          <w:sz w:val="24"/>
          <w:szCs w:val="24"/>
        </w:rPr>
      </w:pPr>
      <w:ins w:id="7067" w:author="Britt Collins" w:date="2021-09-30T14:58:00Z">
        <w:r w:rsidRPr="000B0CC8">
          <w:rPr>
            <w:rFonts w:ascii="Times New Roman" w:hAnsi="Times New Roman"/>
            <w:sz w:val="24"/>
            <w:szCs w:val="24"/>
          </w:rPr>
          <w:t>My enthusiasm was beginning to wane. I was finding it difficult to keep awake.</w:t>
        </w:r>
      </w:ins>
      <w:ins w:id="7068" w:author="Britt Collins" w:date="2021-10-06T14:28:00Z">
        <w:r w:rsidR="007F2D0C">
          <w:rPr>
            <w:rFonts w:ascii="Times New Roman" w:hAnsi="Times New Roman"/>
            <w:sz w:val="24"/>
            <w:szCs w:val="24"/>
          </w:rPr>
          <w:t xml:space="preserve"> </w:t>
        </w:r>
      </w:ins>
      <w:ins w:id="7069" w:author="Britt Collins" w:date="2021-09-30T14:58:00Z">
        <w:r w:rsidRPr="000B0CC8">
          <w:rPr>
            <w:rFonts w:ascii="Times New Roman" w:hAnsi="Times New Roman"/>
            <w:sz w:val="24"/>
            <w:szCs w:val="24"/>
          </w:rPr>
          <w:t>The Argyle</w:t>
        </w:r>
      </w:ins>
      <w:ins w:id="7070" w:author="Britt Collins" w:date="2021-10-06T14:29:00Z">
        <w:r w:rsidR="007F2D0C">
          <w:rPr>
            <w:rFonts w:ascii="Times New Roman" w:hAnsi="Times New Roman"/>
            <w:sz w:val="24"/>
            <w:szCs w:val="24"/>
          </w:rPr>
          <w:t xml:space="preserve"> </w:t>
        </w:r>
      </w:ins>
      <w:ins w:id="7071" w:author="Britt Collins" w:date="2021-10-06T14:28:00Z">
        <w:r w:rsidR="007F2D0C">
          <w:rPr>
            <w:rFonts w:ascii="Times New Roman" w:hAnsi="Times New Roman"/>
            <w:sz w:val="24"/>
            <w:szCs w:val="24"/>
          </w:rPr>
          <w:t>was</w:t>
        </w:r>
      </w:ins>
      <w:ins w:id="7072" w:author="Britt Collins" w:date="2021-09-30T14:58:00Z">
        <w:r w:rsidRPr="000B0CC8">
          <w:rPr>
            <w:rFonts w:ascii="Times New Roman" w:hAnsi="Times New Roman"/>
            <w:sz w:val="24"/>
            <w:szCs w:val="24"/>
          </w:rPr>
          <w:t xml:space="preserve"> just around the corner </w:t>
        </w:r>
      </w:ins>
      <w:ins w:id="7073" w:author="Britt Collins" w:date="2021-10-06T14:29:00Z">
        <w:r w:rsidR="007F2D0C">
          <w:rPr>
            <w:rFonts w:ascii="Times New Roman" w:hAnsi="Times New Roman"/>
            <w:sz w:val="24"/>
            <w:szCs w:val="24"/>
          </w:rPr>
          <w:t xml:space="preserve">and </w:t>
        </w:r>
      </w:ins>
      <w:ins w:id="7074" w:author="Britt Collins" w:date="2021-09-30T14:58:00Z">
        <w:r w:rsidRPr="000B0CC8">
          <w:rPr>
            <w:rFonts w:ascii="Times New Roman" w:hAnsi="Times New Roman"/>
            <w:sz w:val="24"/>
            <w:szCs w:val="24"/>
          </w:rPr>
          <w:t>distinctly trendy</w:t>
        </w:r>
      </w:ins>
      <w:ins w:id="7075" w:author="Britt Collins" w:date="2021-10-06T14:29:00Z">
        <w:r w:rsidR="007F2D0C">
          <w:rPr>
            <w:rFonts w:ascii="Times New Roman" w:hAnsi="Times New Roman"/>
            <w:sz w:val="24"/>
            <w:szCs w:val="24"/>
          </w:rPr>
          <w:t>, teeming with</w:t>
        </w:r>
      </w:ins>
      <w:ins w:id="7076" w:author="Britt Collins" w:date="2021-09-30T14:58:00Z">
        <w:r w:rsidRPr="000B0CC8">
          <w:rPr>
            <w:rFonts w:ascii="Times New Roman" w:hAnsi="Times New Roman"/>
            <w:sz w:val="24"/>
            <w:szCs w:val="24"/>
          </w:rPr>
          <w:t xml:space="preserve"> </w:t>
        </w:r>
      </w:ins>
      <w:ins w:id="7077" w:author="Britt Collins" w:date="2021-10-06T14:29:00Z">
        <w:r w:rsidR="007F2D0C">
          <w:rPr>
            <w:rFonts w:ascii="Times New Roman" w:hAnsi="Times New Roman"/>
            <w:sz w:val="24"/>
            <w:szCs w:val="24"/>
          </w:rPr>
          <w:t>C-list</w:t>
        </w:r>
      </w:ins>
      <w:ins w:id="7078" w:author="Britt Collins" w:date="2021-09-30T14:58:00Z">
        <w:r w:rsidRPr="000B0CC8">
          <w:rPr>
            <w:rFonts w:ascii="Times New Roman" w:hAnsi="Times New Roman"/>
            <w:sz w:val="24"/>
            <w:szCs w:val="24"/>
          </w:rPr>
          <w:t xml:space="preserve"> Australian celebrities. As we queued I was aware of the many security staff members. They looked at me with disgust. </w:t>
        </w:r>
      </w:ins>
      <w:ins w:id="7079" w:author="Britt Collins" w:date="2021-10-06T14:29:00Z">
        <w:r w:rsidR="007F2D0C">
          <w:rPr>
            <w:rFonts w:ascii="Times New Roman" w:hAnsi="Times New Roman"/>
            <w:sz w:val="24"/>
            <w:szCs w:val="24"/>
          </w:rPr>
          <w:t xml:space="preserve">At least </w:t>
        </w:r>
      </w:ins>
      <w:ins w:id="7080" w:author="Britt Collins" w:date="2021-09-30T14:58:00Z">
        <w:r w:rsidRPr="000B0CC8">
          <w:rPr>
            <w:rFonts w:ascii="Times New Roman" w:hAnsi="Times New Roman"/>
            <w:sz w:val="24"/>
            <w:szCs w:val="24"/>
          </w:rPr>
          <w:t xml:space="preserve">I was still conscious. I did my best to appear sober for the brief time that we queued. </w:t>
        </w:r>
      </w:ins>
    </w:p>
    <w:p w14:paraId="3F8B603E" w14:textId="77777777" w:rsidR="007F2D0C" w:rsidRDefault="007F2D0C" w:rsidP="007F2D0C">
      <w:pPr>
        <w:spacing w:line="480" w:lineRule="auto"/>
        <w:ind w:left="-5" w:right="15" w:firstLine="725"/>
        <w:rPr>
          <w:ins w:id="7081" w:author="Britt Collins" w:date="2021-10-06T14:30:00Z"/>
          <w:rFonts w:ascii="Times New Roman" w:hAnsi="Times New Roman"/>
          <w:sz w:val="24"/>
          <w:szCs w:val="24"/>
        </w:rPr>
      </w:pPr>
      <w:ins w:id="7082" w:author="Britt Collins" w:date="2021-10-06T14:29:00Z">
        <w:r>
          <w:rPr>
            <w:rFonts w:ascii="Times New Roman" w:hAnsi="Times New Roman"/>
            <w:sz w:val="24"/>
            <w:szCs w:val="24"/>
          </w:rPr>
          <w:lastRenderedPageBreak/>
          <w:t>“</w:t>
        </w:r>
      </w:ins>
      <w:ins w:id="7083" w:author="Britt Collins" w:date="2021-09-30T14:58:00Z">
        <w:r w:rsidR="006F31F6" w:rsidRPr="000B0CC8">
          <w:rPr>
            <w:rFonts w:ascii="Times New Roman" w:hAnsi="Times New Roman"/>
            <w:sz w:val="24"/>
            <w:szCs w:val="24"/>
          </w:rPr>
          <w:t>How ya going? Had a good night so far?</w:t>
        </w:r>
      </w:ins>
      <w:ins w:id="7084" w:author="Britt Collins" w:date="2021-10-06T14:30:00Z">
        <w:r>
          <w:rPr>
            <w:rFonts w:ascii="Times New Roman" w:hAnsi="Times New Roman"/>
            <w:sz w:val="24"/>
            <w:szCs w:val="24"/>
          </w:rPr>
          <w:t>” a</w:t>
        </w:r>
      </w:ins>
      <w:ins w:id="7085" w:author="Britt Collins" w:date="2021-09-30T14:58:00Z">
        <w:r w:rsidR="006F31F6" w:rsidRPr="000B0CC8">
          <w:rPr>
            <w:rFonts w:ascii="Times New Roman" w:hAnsi="Times New Roman"/>
            <w:sz w:val="24"/>
            <w:szCs w:val="24"/>
          </w:rPr>
          <w:t xml:space="preserve"> bouncer-one asked. </w:t>
        </w:r>
      </w:ins>
    </w:p>
    <w:p w14:paraId="50697BD5" w14:textId="77777777" w:rsidR="007F2D0C" w:rsidRDefault="006F31F6" w:rsidP="007F2D0C">
      <w:pPr>
        <w:spacing w:line="480" w:lineRule="auto"/>
        <w:ind w:left="-5" w:right="15" w:firstLine="725"/>
        <w:rPr>
          <w:ins w:id="7086" w:author="Britt Collins" w:date="2021-10-06T14:30:00Z"/>
          <w:rFonts w:ascii="Times New Roman" w:hAnsi="Times New Roman"/>
          <w:sz w:val="24"/>
          <w:szCs w:val="24"/>
        </w:rPr>
      </w:pPr>
      <w:ins w:id="7087" w:author="Britt Collins" w:date="2021-09-30T14:58:00Z">
        <w:r w:rsidRPr="000B0CC8">
          <w:rPr>
            <w:rFonts w:ascii="Times New Roman" w:hAnsi="Times New Roman"/>
            <w:sz w:val="24"/>
            <w:szCs w:val="24"/>
          </w:rPr>
          <w:t xml:space="preserve">“Looks like you’ve had a good night so far,” </w:t>
        </w:r>
      </w:ins>
      <w:ins w:id="7088" w:author="Britt Collins" w:date="2021-10-06T14:30:00Z">
        <w:r w:rsidR="007F2D0C">
          <w:rPr>
            <w:rFonts w:ascii="Times New Roman" w:hAnsi="Times New Roman"/>
            <w:sz w:val="24"/>
            <w:szCs w:val="24"/>
          </w:rPr>
          <w:t xml:space="preserve">the other </w:t>
        </w:r>
      </w:ins>
      <w:ins w:id="7089" w:author="Britt Collins" w:date="2021-09-30T14:58:00Z">
        <w:r w:rsidRPr="000B0CC8">
          <w:rPr>
            <w:rFonts w:ascii="Times New Roman" w:hAnsi="Times New Roman"/>
            <w:sz w:val="24"/>
            <w:szCs w:val="24"/>
          </w:rPr>
          <w:t xml:space="preserve">bouncer added. </w:t>
        </w:r>
      </w:ins>
    </w:p>
    <w:p w14:paraId="66D8302F" w14:textId="136364AC" w:rsidR="007F2D0C" w:rsidRDefault="006F31F6" w:rsidP="007F2D0C">
      <w:pPr>
        <w:spacing w:line="480" w:lineRule="auto"/>
        <w:ind w:left="-5" w:right="15" w:firstLine="725"/>
        <w:rPr>
          <w:ins w:id="7090" w:author="Britt Collins" w:date="2021-10-06T14:30:00Z"/>
          <w:rFonts w:ascii="Times New Roman" w:hAnsi="Times New Roman"/>
          <w:sz w:val="24"/>
          <w:szCs w:val="24"/>
        </w:rPr>
      </w:pPr>
      <w:ins w:id="7091" w:author="Britt Collins" w:date="2021-09-30T14:58:00Z">
        <w:r w:rsidRPr="000B0CC8">
          <w:rPr>
            <w:rFonts w:ascii="Times New Roman" w:hAnsi="Times New Roman"/>
            <w:sz w:val="24"/>
            <w:szCs w:val="24"/>
          </w:rPr>
          <w:t xml:space="preserve">Teresa piped up in a commanding tone. </w:t>
        </w:r>
      </w:ins>
      <w:ins w:id="7092" w:author="Britt Collins" w:date="2021-10-06T14:30:00Z">
        <w:r w:rsidR="007F2D0C">
          <w:rPr>
            <w:rFonts w:ascii="Times New Roman" w:hAnsi="Times New Roman"/>
            <w:sz w:val="24"/>
            <w:szCs w:val="24"/>
          </w:rPr>
          <w:t>“</w:t>
        </w:r>
      </w:ins>
      <w:ins w:id="7093" w:author="Britt Collins" w:date="2021-09-30T14:58:00Z">
        <w:r w:rsidRPr="000B0CC8">
          <w:rPr>
            <w:rFonts w:ascii="Times New Roman" w:hAnsi="Times New Roman"/>
            <w:sz w:val="24"/>
            <w:szCs w:val="24"/>
          </w:rPr>
          <w:t>Yep, been great so far, it’ll be better when we get in. “It’s bleedin’ freezing out here</w:t>
        </w:r>
      </w:ins>
      <w:ins w:id="7094" w:author="Britt Collins" w:date="2021-10-06T14:30:00Z">
        <w:r w:rsidR="007F2D0C">
          <w:rPr>
            <w:rFonts w:ascii="Times New Roman" w:hAnsi="Times New Roman"/>
            <w:sz w:val="24"/>
            <w:szCs w:val="24"/>
          </w:rPr>
          <w:t>.</w:t>
        </w:r>
      </w:ins>
      <w:ins w:id="7095" w:author="Britt Collins" w:date="2021-09-30T14:58:00Z">
        <w:r w:rsidRPr="000B0CC8">
          <w:rPr>
            <w:rFonts w:ascii="Times New Roman" w:hAnsi="Times New Roman"/>
            <w:sz w:val="24"/>
            <w:szCs w:val="24"/>
          </w:rPr>
          <w:t xml:space="preserve">” </w:t>
        </w:r>
      </w:ins>
    </w:p>
    <w:p w14:paraId="0324E9C8" w14:textId="7C636E61" w:rsidR="006F31F6" w:rsidRPr="000B0CC8" w:rsidRDefault="006F31F6">
      <w:pPr>
        <w:spacing w:line="480" w:lineRule="auto"/>
        <w:ind w:left="-5" w:right="15" w:firstLine="725"/>
        <w:rPr>
          <w:ins w:id="7096" w:author="Britt Collins" w:date="2021-09-30T14:58:00Z"/>
          <w:rFonts w:ascii="Times New Roman" w:hAnsi="Times New Roman"/>
          <w:sz w:val="24"/>
          <w:szCs w:val="24"/>
        </w:rPr>
        <w:pPrChange w:id="7097" w:author="Britt Collins" w:date="2021-10-06T14:28:00Z">
          <w:pPr>
            <w:ind w:left="-5" w:right="15"/>
          </w:pPr>
        </w:pPrChange>
      </w:pPr>
      <w:ins w:id="7098" w:author="Britt Collins" w:date="2021-09-30T14:58:00Z">
        <w:r w:rsidRPr="000B0CC8">
          <w:rPr>
            <w:rFonts w:ascii="Times New Roman" w:hAnsi="Times New Roman"/>
            <w:sz w:val="24"/>
            <w:szCs w:val="24"/>
          </w:rPr>
          <w:t>The bouncers</w:t>
        </w:r>
      </w:ins>
      <w:ins w:id="7099" w:author="Britt Collins" w:date="2021-10-06T14:31:00Z">
        <w:r w:rsidR="007F2D0C">
          <w:rPr>
            <w:rFonts w:ascii="Times New Roman" w:hAnsi="Times New Roman"/>
            <w:sz w:val="24"/>
            <w:szCs w:val="24"/>
          </w:rPr>
          <w:t>,</w:t>
        </w:r>
      </w:ins>
      <w:ins w:id="7100" w:author="Britt Collins" w:date="2021-09-30T14:58:00Z">
        <w:r w:rsidRPr="000B0CC8">
          <w:rPr>
            <w:rFonts w:ascii="Times New Roman" w:hAnsi="Times New Roman"/>
            <w:sz w:val="24"/>
            <w:szCs w:val="24"/>
          </w:rPr>
          <w:t xml:space="preserve"> taken aback by how confident and outspoken she was</w:t>
        </w:r>
      </w:ins>
      <w:ins w:id="7101" w:author="Britt Collins" w:date="2021-10-06T14:31:00Z">
        <w:r w:rsidR="007F2D0C">
          <w:rPr>
            <w:rFonts w:ascii="Times New Roman" w:hAnsi="Times New Roman"/>
            <w:sz w:val="24"/>
            <w:szCs w:val="24"/>
          </w:rPr>
          <w:t>,</w:t>
        </w:r>
      </w:ins>
      <w:ins w:id="7102" w:author="Britt Collins" w:date="2021-09-30T14:58:00Z">
        <w:r w:rsidRPr="000B0CC8">
          <w:rPr>
            <w:rFonts w:ascii="Times New Roman" w:hAnsi="Times New Roman"/>
            <w:sz w:val="24"/>
            <w:szCs w:val="24"/>
          </w:rPr>
          <w:t xml:space="preserve"> surrendered to the beck and call of the alpha female. The triumphant Teresa confidently turned to us. </w:t>
        </w:r>
      </w:ins>
      <w:ins w:id="7103" w:author="Britt Collins" w:date="2021-10-06T14:31:00Z">
        <w:r w:rsidR="007F2D0C">
          <w:rPr>
            <w:rFonts w:ascii="Times New Roman" w:hAnsi="Times New Roman"/>
            <w:sz w:val="24"/>
            <w:szCs w:val="24"/>
          </w:rPr>
          <w:t>“</w:t>
        </w:r>
      </w:ins>
      <w:ins w:id="7104" w:author="Britt Collins" w:date="2021-09-30T14:58:00Z">
        <w:r w:rsidRPr="000B0CC8">
          <w:rPr>
            <w:rFonts w:ascii="Times New Roman" w:hAnsi="Times New Roman"/>
            <w:sz w:val="24"/>
            <w:szCs w:val="24"/>
          </w:rPr>
          <w:t>Come on then, remember I’m buying.</w:t>
        </w:r>
      </w:ins>
      <w:ins w:id="7105" w:author="Britt Collins" w:date="2021-10-06T14:31:00Z">
        <w:r w:rsidR="007F2D0C">
          <w:rPr>
            <w:rFonts w:ascii="Times New Roman" w:hAnsi="Times New Roman"/>
            <w:sz w:val="24"/>
            <w:szCs w:val="24"/>
          </w:rPr>
          <w:t>”</w:t>
        </w:r>
      </w:ins>
    </w:p>
    <w:p w14:paraId="493F2FCA" w14:textId="77777777" w:rsidR="007F2D0C" w:rsidRDefault="006F31F6" w:rsidP="007F2D0C">
      <w:pPr>
        <w:spacing w:line="480" w:lineRule="auto"/>
        <w:ind w:left="-5" w:right="15" w:firstLine="725"/>
        <w:rPr>
          <w:ins w:id="7106" w:author="Britt Collins" w:date="2021-10-06T14:32:00Z"/>
          <w:rFonts w:ascii="Times New Roman" w:hAnsi="Times New Roman"/>
          <w:sz w:val="24"/>
          <w:szCs w:val="24"/>
        </w:rPr>
      </w:pPr>
      <w:ins w:id="7107" w:author="Britt Collins" w:date="2021-09-30T14:58:00Z">
        <w:r w:rsidRPr="000B0CC8">
          <w:rPr>
            <w:rFonts w:ascii="Times New Roman" w:hAnsi="Times New Roman"/>
            <w:sz w:val="24"/>
            <w:szCs w:val="24"/>
          </w:rPr>
          <w:t xml:space="preserve">I walked over to the nearest stand-up only table. My body slowly crumpled onto it. </w:t>
        </w:r>
      </w:ins>
      <w:ins w:id="7108" w:author="Britt Collins" w:date="2021-10-06T14:31:00Z">
        <w:r w:rsidR="007F2D0C">
          <w:rPr>
            <w:rFonts w:ascii="Times New Roman" w:hAnsi="Times New Roman"/>
            <w:sz w:val="24"/>
            <w:szCs w:val="24"/>
          </w:rPr>
          <w:t>“</w:t>
        </w:r>
      </w:ins>
      <w:ins w:id="7109" w:author="Britt Collins" w:date="2021-09-30T14:58:00Z">
        <w:r w:rsidRPr="000B0CC8">
          <w:rPr>
            <w:rFonts w:ascii="Times New Roman" w:hAnsi="Times New Roman"/>
            <w:sz w:val="24"/>
            <w:szCs w:val="24"/>
          </w:rPr>
          <w:t>Right mate, you need to put some strength into those legs else we’re not going to be able to carry you,</w:t>
        </w:r>
      </w:ins>
      <w:ins w:id="7110" w:author="Britt Collins" w:date="2021-10-06T14:32:00Z">
        <w:r w:rsidR="007F2D0C">
          <w:rPr>
            <w:rFonts w:ascii="Times New Roman" w:hAnsi="Times New Roman"/>
            <w:sz w:val="24"/>
            <w:szCs w:val="24"/>
          </w:rPr>
          <w:t>”</w:t>
        </w:r>
      </w:ins>
      <w:ins w:id="7111" w:author="Britt Collins" w:date="2021-09-30T14:58:00Z">
        <w:r w:rsidRPr="000B0CC8">
          <w:rPr>
            <w:rFonts w:ascii="Times New Roman" w:hAnsi="Times New Roman"/>
            <w:sz w:val="24"/>
            <w:szCs w:val="24"/>
          </w:rPr>
          <w:t xml:space="preserve"> a voice announced. In my semi-conscious state I noticed two bouncers, one either side of me. It took a few seconds for me to realise I was about to be shown the exit. I blindly followed the</w:t>
        </w:r>
      </w:ins>
      <w:ins w:id="7112" w:author="Britt Collins" w:date="2021-10-06T14:32:00Z">
        <w:r w:rsidR="007F2D0C">
          <w:rPr>
            <w:rFonts w:ascii="Times New Roman" w:hAnsi="Times New Roman"/>
            <w:sz w:val="24"/>
            <w:szCs w:val="24"/>
          </w:rPr>
          <w:t>ir</w:t>
        </w:r>
      </w:ins>
      <w:ins w:id="7113" w:author="Britt Collins" w:date="2021-09-30T14:58:00Z">
        <w:r w:rsidRPr="000B0CC8">
          <w:rPr>
            <w:rFonts w:ascii="Times New Roman" w:hAnsi="Times New Roman"/>
            <w:sz w:val="24"/>
            <w:szCs w:val="24"/>
          </w:rPr>
          <w:t xml:space="preserve"> instructions. I was escorted to the </w:t>
        </w:r>
      </w:ins>
      <w:ins w:id="7114" w:author="Britt Collins" w:date="2021-10-06T14:32:00Z">
        <w:r w:rsidR="007F2D0C">
          <w:rPr>
            <w:rFonts w:ascii="Times New Roman" w:hAnsi="Times New Roman"/>
            <w:sz w:val="24"/>
            <w:szCs w:val="24"/>
          </w:rPr>
          <w:t>h</w:t>
        </w:r>
      </w:ins>
      <w:ins w:id="7115" w:author="Britt Collins" w:date="2021-09-30T14:58:00Z">
        <w:r w:rsidRPr="000B0CC8">
          <w:rPr>
            <w:rFonts w:ascii="Times New Roman" w:hAnsi="Times New Roman"/>
            <w:sz w:val="24"/>
            <w:szCs w:val="24"/>
          </w:rPr>
          <w:t xml:space="preserve">igh </w:t>
        </w:r>
      </w:ins>
      <w:ins w:id="7116" w:author="Britt Collins" w:date="2021-10-06T14:32:00Z">
        <w:r w:rsidR="007F2D0C">
          <w:rPr>
            <w:rFonts w:ascii="Times New Roman" w:hAnsi="Times New Roman"/>
            <w:sz w:val="24"/>
            <w:szCs w:val="24"/>
          </w:rPr>
          <w:t>s</w:t>
        </w:r>
      </w:ins>
      <w:ins w:id="7117" w:author="Britt Collins" w:date="2021-09-30T14:58:00Z">
        <w:r w:rsidRPr="000B0CC8">
          <w:rPr>
            <w:rFonts w:ascii="Times New Roman" w:hAnsi="Times New Roman"/>
            <w:sz w:val="24"/>
            <w:szCs w:val="24"/>
          </w:rPr>
          <w:t xml:space="preserve">treet where I was lain down. </w:t>
        </w:r>
      </w:ins>
    </w:p>
    <w:p w14:paraId="6F53452A" w14:textId="164E3815" w:rsidR="007F2D0C" w:rsidRDefault="007F2D0C" w:rsidP="007F2D0C">
      <w:pPr>
        <w:spacing w:line="480" w:lineRule="auto"/>
        <w:ind w:left="-5" w:right="15" w:firstLine="725"/>
        <w:rPr>
          <w:ins w:id="7118" w:author="Britt Collins" w:date="2021-10-06T14:32:00Z"/>
          <w:rFonts w:ascii="Times New Roman" w:hAnsi="Times New Roman"/>
          <w:sz w:val="24"/>
          <w:szCs w:val="24"/>
        </w:rPr>
      </w:pPr>
      <w:ins w:id="7119" w:author="Britt Collins" w:date="2021-10-06T14:32:00Z">
        <w:r>
          <w:rPr>
            <w:rFonts w:ascii="Times New Roman" w:hAnsi="Times New Roman"/>
            <w:sz w:val="24"/>
            <w:szCs w:val="24"/>
          </w:rPr>
          <w:t>“</w:t>
        </w:r>
      </w:ins>
      <w:ins w:id="7120" w:author="Britt Collins" w:date="2021-09-30T14:58:00Z">
        <w:r w:rsidR="006F31F6" w:rsidRPr="000B0CC8">
          <w:rPr>
            <w:rFonts w:ascii="Times New Roman" w:hAnsi="Times New Roman"/>
            <w:sz w:val="24"/>
            <w:szCs w:val="24"/>
          </w:rPr>
          <w:t>Mate, best advice, take a taxi home,</w:t>
        </w:r>
      </w:ins>
      <w:ins w:id="7121" w:author="Britt Collins" w:date="2021-10-06T14:32:00Z">
        <w:r>
          <w:rPr>
            <w:rFonts w:ascii="Times New Roman" w:hAnsi="Times New Roman"/>
            <w:sz w:val="24"/>
            <w:szCs w:val="24"/>
          </w:rPr>
          <w:t xml:space="preserve">” </w:t>
        </w:r>
      </w:ins>
      <w:ins w:id="7122" w:author="Britt Collins" w:date="2021-10-06T14:33:00Z">
        <w:r>
          <w:rPr>
            <w:rFonts w:ascii="Times New Roman" w:hAnsi="Times New Roman"/>
            <w:sz w:val="24"/>
            <w:szCs w:val="24"/>
          </w:rPr>
          <w:t>one of</w:t>
        </w:r>
      </w:ins>
      <w:ins w:id="7123" w:author="Britt Collins" w:date="2021-09-30T14:58:00Z">
        <w:r w:rsidR="006F31F6" w:rsidRPr="000B0CC8">
          <w:rPr>
            <w:rFonts w:ascii="Times New Roman" w:hAnsi="Times New Roman"/>
            <w:sz w:val="24"/>
            <w:szCs w:val="24"/>
          </w:rPr>
          <w:t xml:space="preserve"> the bouncer</w:t>
        </w:r>
      </w:ins>
      <w:ins w:id="7124" w:author="Britt Collins" w:date="2021-10-06T14:33:00Z">
        <w:r>
          <w:rPr>
            <w:rFonts w:ascii="Times New Roman" w:hAnsi="Times New Roman"/>
            <w:sz w:val="24"/>
            <w:szCs w:val="24"/>
          </w:rPr>
          <w:t>s</w:t>
        </w:r>
      </w:ins>
      <w:ins w:id="7125" w:author="Britt Collins" w:date="2021-09-30T14:58:00Z">
        <w:r w:rsidR="006F31F6" w:rsidRPr="000B0CC8">
          <w:rPr>
            <w:rFonts w:ascii="Times New Roman" w:hAnsi="Times New Roman"/>
            <w:sz w:val="24"/>
            <w:szCs w:val="24"/>
          </w:rPr>
          <w:t xml:space="preserve"> said. </w:t>
        </w:r>
      </w:ins>
    </w:p>
    <w:p w14:paraId="3A293E8D" w14:textId="30AB5EA0" w:rsidR="006F31F6" w:rsidRPr="000B0CC8" w:rsidRDefault="007F2D0C">
      <w:pPr>
        <w:spacing w:line="480" w:lineRule="auto"/>
        <w:ind w:left="-5" w:right="15" w:firstLine="725"/>
        <w:rPr>
          <w:ins w:id="7126" w:author="Britt Collins" w:date="2021-09-30T14:58:00Z"/>
          <w:rFonts w:ascii="Times New Roman" w:hAnsi="Times New Roman"/>
          <w:sz w:val="24"/>
          <w:szCs w:val="24"/>
        </w:rPr>
        <w:pPrChange w:id="7127" w:author="Britt Collins" w:date="2021-10-06T14:31:00Z">
          <w:pPr>
            <w:ind w:left="-5" w:right="15"/>
          </w:pPr>
        </w:pPrChange>
      </w:pPr>
      <w:ins w:id="7128" w:author="Britt Collins" w:date="2021-10-06T14:33:00Z">
        <w:r>
          <w:rPr>
            <w:rFonts w:ascii="Times New Roman" w:hAnsi="Times New Roman"/>
            <w:sz w:val="24"/>
            <w:szCs w:val="24"/>
          </w:rPr>
          <w:t>“</w:t>
        </w:r>
      </w:ins>
      <w:ins w:id="7129" w:author="Britt Collins" w:date="2021-09-30T14:58:00Z">
        <w:r w:rsidR="006F31F6" w:rsidRPr="000B0CC8">
          <w:rPr>
            <w:rFonts w:ascii="Times New Roman" w:hAnsi="Times New Roman"/>
            <w:sz w:val="24"/>
            <w:szCs w:val="24"/>
          </w:rPr>
          <w:t>But my mates are in the club</w:t>
        </w:r>
      </w:ins>
      <w:ins w:id="7130" w:author="Britt Collins" w:date="2021-10-06T14:33:00Z">
        <w:r>
          <w:rPr>
            <w:rFonts w:ascii="Times New Roman" w:hAnsi="Times New Roman"/>
            <w:sz w:val="24"/>
            <w:szCs w:val="24"/>
          </w:rPr>
          <w:t>,”</w:t>
        </w:r>
      </w:ins>
      <w:ins w:id="7131" w:author="Britt Collins" w:date="2021-09-30T14:58:00Z">
        <w:r w:rsidR="006F31F6" w:rsidRPr="000B0CC8">
          <w:rPr>
            <w:rFonts w:ascii="Times New Roman" w:hAnsi="Times New Roman"/>
            <w:sz w:val="24"/>
            <w:szCs w:val="24"/>
          </w:rPr>
          <w:t xml:space="preserve"> I s</w:t>
        </w:r>
      </w:ins>
      <w:ins w:id="7132" w:author="Britt Collins" w:date="2021-10-06T14:33:00Z">
        <w:r>
          <w:rPr>
            <w:rFonts w:ascii="Times New Roman" w:hAnsi="Times New Roman"/>
            <w:sz w:val="24"/>
            <w:szCs w:val="24"/>
          </w:rPr>
          <w:t>lurre</w:t>
        </w:r>
      </w:ins>
      <w:ins w:id="7133" w:author="Britt Collins" w:date="2021-09-30T14:58:00Z">
        <w:r w:rsidR="006F31F6" w:rsidRPr="000B0CC8">
          <w:rPr>
            <w:rFonts w:ascii="Times New Roman" w:hAnsi="Times New Roman"/>
            <w:sz w:val="24"/>
            <w:szCs w:val="24"/>
          </w:rPr>
          <w:t xml:space="preserve">d. I didn't care much about returning </w:t>
        </w:r>
      </w:ins>
      <w:ins w:id="7134" w:author="Britt Collins" w:date="2021-10-06T14:33:00Z">
        <w:r>
          <w:rPr>
            <w:rFonts w:ascii="Times New Roman" w:hAnsi="Times New Roman"/>
            <w:sz w:val="24"/>
            <w:szCs w:val="24"/>
          </w:rPr>
          <w:t>or</w:t>
        </w:r>
      </w:ins>
      <w:ins w:id="7135" w:author="Britt Collins" w:date="2021-09-30T14:58:00Z">
        <w:r w:rsidR="006F31F6" w:rsidRPr="000B0CC8">
          <w:rPr>
            <w:rFonts w:ascii="Times New Roman" w:hAnsi="Times New Roman"/>
            <w:sz w:val="24"/>
            <w:szCs w:val="24"/>
          </w:rPr>
          <w:t xml:space="preserve"> for a taxi. Even in my drunken state I was tight on the purse strings. I needed to find cheap public transport home. Having recently moved to new accommodation I couldn’t determine where home was. I managed to get to my feet and walk to </w:t>
        </w:r>
      </w:ins>
      <w:ins w:id="7136" w:author="Britt Collins" w:date="2021-10-06T14:34:00Z">
        <w:r>
          <w:rPr>
            <w:rFonts w:ascii="Times New Roman" w:hAnsi="Times New Roman"/>
            <w:sz w:val="24"/>
            <w:szCs w:val="24"/>
          </w:rPr>
          <w:t xml:space="preserve">various </w:t>
        </w:r>
      </w:ins>
      <w:ins w:id="7137" w:author="Britt Collins" w:date="2021-09-30T14:58:00Z">
        <w:r w:rsidR="006F31F6" w:rsidRPr="000B0CC8">
          <w:rPr>
            <w:rFonts w:ascii="Times New Roman" w:hAnsi="Times New Roman"/>
            <w:sz w:val="24"/>
            <w:szCs w:val="24"/>
          </w:rPr>
          <w:t>bus stop</w:t>
        </w:r>
      </w:ins>
      <w:ins w:id="7138" w:author="Britt Collins" w:date="2021-10-06T14:34:00Z">
        <w:r>
          <w:rPr>
            <w:rFonts w:ascii="Times New Roman" w:hAnsi="Times New Roman"/>
            <w:sz w:val="24"/>
            <w:szCs w:val="24"/>
          </w:rPr>
          <w:t>s</w:t>
        </w:r>
      </w:ins>
      <w:ins w:id="7139" w:author="Britt Collins" w:date="2021-09-30T14:58:00Z">
        <w:r w:rsidR="006F31F6" w:rsidRPr="000B0CC8">
          <w:rPr>
            <w:rFonts w:ascii="Times New Roman" w:hAnsi="Times New Roman"/>
            <w:sz w:val="24"/>
            <w:szCs w:val="24"/>
          </w:rPr>
          <w:t xml:space="preserve">. I took a hard look at the lengthy queue that had formed at bus stop one. I concluded, length of queue = correct destination. As I </w:t>
        </w:r>
      </w:ins>
      <w:ins w:id="7140" w:author="Britt Collins" w:date="2021-10-06T14:34:00Z">
        <w:r>
          <w:rPr>
            <w:rFonts w:ascii="Times New Roman" w:hAnsi="Times New Roman"/>
            <w:sz w:val="24"/>
            <w:szCs w:val="24"/>
          </w:rPr>
          <w:t>board</w:t>
        </w:r>
      </w:ins>
      <w:ins w:id="7141" w:author="Britt Collins" w:date="2021-09-30T14:58:00Z">
        <w:r w:rsidR="006F31F6" w:rsidRPr="000B0CC8">
          <w:rPr>
            <w:rFonts w:ascii="Times New Roman" w:hAnsi="Times New Roman"/>
            <w:sz w:val="24"/>
            <w:szCs w:val="24"/>
          </w:rPr>
          <w:t>ed the bus</w:t>
        </w:r>
      </w:ins>
      <w:ins w:id="7142" w:author="Britt Collins" w:date="2021-10-06T14:34:00Z">
        <w:r>
          <w:rPr>
            <w:rFonts w:ascii="Times New Roman" w:hAnsi="Times New Roman"/>
            <w:sz w:val="24"/>
            <w:szCs w:val="24"/>
          </w:rPr>
          <w:t>,</w:t>
        </w:r>
      </w:ins>
      <w:ins w:id="7143" w:author="Britt Collins" w:date="2021-09-30T14:58:00Z">
        <w:r w:rsidR="006F31F6" w:rsidRPr="000B0CC8">
          <w:rPr>
            <w:rFonts w:ascii="Times New Roman" w:hAnsi="Times New Roman"/>
            <w:sz w:val="24"/>
            <w:szCs w:val="24"/>
          </w:rPr>
          <w:t xml:space="preserve"> I fumbled for cash and grabbed a ticket. There was a free seat near the front. I sat down and passed out.</w:t>
        </w:r>
      </w:ins>
    </w:p>
    <w:p w14:paraId="3EFF17AA" w14:textId="77777777" w:rsidR="007F2D0C" w:rsidRDefault="006F31F6" w:rsidP="007F2D0C">
      <w:pPr>
        <w:spacing w:line="480" w:lineRule="auto"/>
        <w:ind w:left="-5" w:right="15" w:firstLine="725"/>
        <w:rPr>
          <w:ins w:id="7144" w:author="Britt Collins" w:date="2021-10-06T14:35:00Z"/>
          <w:rFonts w:ascii="Times New Roman" w:hAnsi="Times New Roman"/>
          <w:sz w:val="24"/>
          <w:szCs w:val="24"/>
        </w:rPr>
      </w:pPr>
      <w:ins w:id="7145" w:author="Britt Collins" w:date="2021-09-30T14:58:00Z">
        <w:r w:rsidRPr="000B0CC8">
          <w:rPr>
            <w:rFonts w:ascii="Times New Roman" w:hAnsi="Times New Roman"/>
            <w:sz w:val="24"/>
            <w:szCs w:val="24"/>
          </w:rPr>
          <w:t xml:space="preserve">I jolted, gaining consciousness as the driver tapped me on the shoulder. </w:t>
        </w:r>
      </w:ins>
      <w:ins w:id="7146" w:author="Britt Collins" w:date="2021-10-06T14:34:00Z">
        <w:r w:rsidR="007F2D0C">
          <w:rPr>
            <w:rFonts w:ascii="Times New Roman" w:hAnsi="Times New Roman"/>
            <w:sz w:val="24"/>
            <w:szCs w:val="24"/>
          </w:rPr>
          <w:t>“</w:t>
        </w:r>
      </w:ins>
      <w:ins w:id="7147" w:author="Britt Collins" w:date="2021-09-30T14:58:00Z">
        <w:r w:rsidRPr="000B0CC8">
          <w:rPr>
            <w:rFonts w:ascii="Times New Roman" w:hAnsi="Times New Roman"/>
            <w:sz w:val="24"/>
            <w:szCs w:val="24"/>
          </w:rPr>
          <w:t>Last stop mate,</w:t>
        </w:r>
      </w:ins>
      <w:ins w:id="7148" w:author="Britt Collins" w:date="2021-10-06T14:34:00Z">
        <w:r w:rsidR="007F2D0C">
          <w:rPr>
            <w:rFonts w:ascii="Times New Roman" w:hAnsi="Times New Roman"/>
            <w:sz w:val="24"/>
            <w:szCs w:val="24"/>
          </w:rPr>
          <w:t>”</w:t>
        </w:r>
      </w:ins>
      <w:ins w:id="7149" w:author="Britt Collins" w:date="2021-09-30T14:58:00Z">
        <w:r w:rsidRPr="000B0CC8">
          <w:rPr>
            <w:rFonts w:ascii="Times New Roman" w:hAnsi="Times New Roman"/>
            <w:sz w:val="24"/>
            <w:szCs w:val="24"/>
          </w:rPr>
          <w:t xml:space="preserve"> he said. My state of mind was a little clearer at that point. </w:t>
        </w:r>
      </w:ins>
    </w:p>
    <w:p w14:paraId="7C9E81E6" w14:textId="77777777" w:rsidR="007F2D0C" w:rsidRDefault="006F31F6" w:rsidP="007F2D0C">
      <w:pPr>
        <w:spacing w:line="480" w:lineRule="auto"/>
        <w:ind w:left="-5" w:right="15" w:firstLine="725"/>
        <w:rPr>
          <w:ins w:id="7150" w:author="Britt Collins" w:date="2021-10-06T14:35:00Z"/>
          <w:rFonts w:ascii="Times New Roman" w:hAnsi="Times New Roman"/>
          <w:sz w:val="24"/>
          <w:szCs w:val="24"/>
        </w:rPr>
      </w:pPr>
      <w:ins w:id="7151" w:author="Britt Collins" w:date="2021-09-30T14:58:00Z">
        <w:r w:rsidRPr="000B0CC8">
          <w:rPr>
            <w:rFonts w:ascii="Times New Roman" w:hAnsi="Times New Roman"/>
            <w:sz w:val="24"/>
            <w:szCs w:val="24"/>
          </w:rPr>
          <w:t xml:space="preserve">I was able to assess my surroundings and direct a question to the driver. </w:t>
        </w:r>
      </w:ins>
      <w:ins w:id="7152" w:author="Britt Collins" w:date="2021-10-06T14:35:00Z">
        <w:r w:rsidR="007F2D0C">
          <w:rPr>
            <w:rFonts w:ascii="Times New Roman" w:hAnsi="Times New Roman"/>
            <w:sz w:val="24"/>
            <w:szCs w:val="24"/>
          </w:rPr>
          <w:t>“</w:t>
        </w:r>
      </w:ins>
      <w:ins w:id="7153" w:author="Britt Collins" w:date="2021-09-30T14:58:00Z">
        <w:r w:rsidRPr="000B0CC8">
          <w:rPr>
            <w:rFonts w:ascii="Times New Roman" w:hAnsi="Times New Roman"/>
            <w:sz w:val="24"/>
            <w:szCs w:val="24"/>
          </w:rPr>
          <w:t>Where am I?</w:t>
        </w:r>
      </w:ins>
      <w:ins w:id="7154" w:author="Britt Collins" w:date="2021-10-06T14:35:00Z">
        <w:r w:rsidR="007F2D0C">
          <w:rPr>
            <w:rFonts w:ascii="Times New Roman" w:hAnsi="Times New Roman"/>
            <w:sz w:val="24"/>
            <w:szCs w:val="24"/>
          </w:rPr>
          <w:t>”</w:t>
        </w:r>
      </w:ins>
      <w:ins w:id="7155" w:author="Britt Collins" w:date="2021-09-30T14:58:00Z">
        <w:r w:rsidRPr="000B0CC8">
          <w:rPr>
            <w:rFonts w:ascii="Times New Roman" w:hAnsi="Times New Roman"/>
            <w:sz w:val="24"/>
            <w:szCs w:val="24"/>
          </w:rPr>
          <w:t xml:space="preserve"> </w:t>
        </w:r>
      </w:ins>
    </w:p>
    <w:p w14:paraId="008CCB97" w14:textId="77777777" w:rsidR="007F2D0C" w:rsidRDefault="006F31F6" w:rsidP="007F2D0C">
      <w:pPr>
        <w:spacing w:line="480" w:lineRule="auto"/>
        <w:ind w:left="-5" w:right="15" w:firstLine="725"/>
        <w:rPr>
          <w:ins w:id="7156" w:author="Britt Collins" w:date="2021-10-06T14:35:00Z"/>
          <w:rFonts w:ascii="Times New Roman" w:hAnsi="Times New Roman"/>
          <w:sz w:val="24"/>
          <w:szCs w:val="24"/>
        </w:rPr>
      </w:pPr>
      <w:ins w:id="7157" w:author="Britt Collins" w:date="2021-09-30T14:58:00Z">
        <w:r w:rsidRPr="000B0CC8">
          <w:rPr>
            <w:rFonts w:ascii="Times New Roman" w:hAnsi="Times New Roman"/>
            <w:sz w:val="24"/>
            <w:szCs w:val="24"/>
          </w:rPr>
          <w:t>The driver indicated a suburb that I had never visited before or since. "Where do you need to get to?</w:t>
        </w:r>
      </w:ins>
      <w:ins w:id="7158" w:author="Britt Collins" w:date="2021-10-06T14:35:00Z">
        <w:r w:rsidR="007F2D0C">
          <w:rPr>
            <w:rFonts w:ascii="Times New Roman" w:hAnsi="Times New Roman"/>
            <w:sz w:val="24"/>
            <w:szCs w:val="24"/>
          </w:rPr>
          <w:t>”</w:t>
        </w:r>
      </w:ins>
    </w:p>
    <w:p w14:paraId="183363AB" w14:textId="77777777" w:rsidR="007F2D0C" w:rsidRDefault="006F31F6" w:rsidP="007F2D0C">
      <w:pPr>
        <w:spacing w:line="480" w:lineRule="auto"/>
        <w:ind w:left="-5" w:right="15" w:firstLine="725"/>
        <w:rPr>
          <w:ins w:id="7159" w:author="Britt Collins" w:date="2021-10-06T14:35:00Z"/>
          <w:rFonts w:ascii="Times New Roman" w:hAnsi="Times New Roman"/>
          <w:sz w:val="24"/>
          <w:szCs w:val="24"/>
        </w:rPr>
      </w:pPr>
      <w:ins w:id="7160" w:author="Britt Collins" w:date="2021-09-30T14:58:00Z">
        <w:r w:rsidRPr="000B0CC8">
          <w:rPr>
            <w:rFonts w:ascii="Times New Roman" w:hAnsi="Times New Roman"/>
            <w:sz w:val="24"/>
            <w:szCs w:val="24"/>
          </w:rPr>
          <w:lastRenderedPageBreak/>
          <w:t>I paused, putting effort into my thoughts. I pictured a crow. "Crow, crow, Crow’s Nest</w:t>
        </w:r>
      </w:ins>
      <w:ins w:id="7161" w:author="Britt Collins" w:date="2021-10-06T14:35:00Z">
        <w:r w:rsidR="007F2D0C">
          <w:rPr>
            <w:rFonts w:ascii="Times New Roman" w:hAnsi="Times New Roman"/>
            <w:sz w:val="24"/>
            <w:szCs w:val="24"/>
          </w:rPr>
          <w:t>.”</w:t>
        </w:r>
      </w:ins>
      <w:ins w:id="7162" w:author="Britt Collins" w:date="2021-09-30T14:58:00Z">
        <w:r w:rsidRPr="000B0CC8">
          <w:rPr>
            <w:rFonts w:ascii="Times New Roman" w:hAnsi="Times New Roman"/>
            <w:sz w:val="24"/>
            <w:szCs w:val="24"/>
          </w:rPr>
          <w:t xml:space="preserve"> I blurted.</w:t>
        </w:r>
      </w:ins>
    </w:p>
    <w:p w14:paraId="56D4F4C5" w14:textId="77777777" w:rsidR="007F2D0C" w:rsidRDefault="007F2D0C" w:rsidP="007F2D0C">
      <w:pPr>
        <w:spacing w:line="480" w:lineRule="auto"/>
        <w:ind w:left="-5" w:right="15" w:firstLine="725"/>
        <w:rPr>
          <w:ins w:id="7163" w:author="Britt Collins" w:date="2021-10-06T14:36:00Z"/>
          <w:rFonts w:ascii="Times New Roman" w:hAnsi="Times New Roman"/>
          <w:sz w:val="24"/>
          <w:szCs w:val="24"/>
        </w:rPr>
      </w:pPr>
      <w:ins w:id="7164" w:author="Britt Collins" w:date="2021-10-06T14:36:00Z">
        <w:r>
          <w:rPr>
            <w:rFonts w:ascii="Times New Roman" w:hAnsi="Times New Roman"/>
            <w:sz w:val="24"/>
            <w:szCs w:val="24"/>
          </w:rPr>
          <w:t>“</w:t>
        </w:r>
      </w:ins>
      <w:ins w:id="7165" w:author="Britt Collins" w:date="2021-09-30T14:58:00Z">
        <w:r w:rsidR="006F31F6" w:rsidRPr="000B0CC8">
          <w:rPr>
            <w:rFonts w:ascii="Times New Roman" w:hAnsi="Times New Roman"/>
            <w:sz w:val="24"/>
            <w:szCs w:val="24"/>
          </w:rPr>
          <w:t>Jeez mate, you’re a long way from home. I’m heading back into the city after a short break here. Stay onboard till the final stop and take a taxi.</w:t>
        </w:r>
      </w:ins>
    </w:p>
    <w:p w14:paraId="4A153AB8" w14:textId="77777777" w:rsidR="007F2D0C" w:rsidRDefault="006F31F6" w:rsidP="007F2D0C">
      <w:pPr>
        <w:spacing w:line="480" w:lineRule="auto"/>
        <w:ind w:left="-5" w:right="15" w:firstLine="725"/>
        <w:rPr>
          <w:ins w:id="7166" w:author="Britt Collins" w:date="2021-10-06T14:36:00Z"/>
          <w:rFonts w:ascii="Times New Roman" w:hAnsi="Times New Roman"/>
          <w:sz w:val="24"/>
          <w:szCs w:val="24"/>
        </w:rPr>
      </w:pPr>
      <w:ins w:id="7167" w:author="Britt Collins" w:date="2021-09-30T14:58:00Z">
        <w:r w:rsidRPr="000B0CC8">
          <w:rPr>
            <w:rFonts w:ascii="Times New Roman" w:hAnsi="Times New Roman"/>
            <w:sz w:val="24"/>
            <w:szCs w:val="24"/>
          </w:rPr>
          <w:t>I got to my feet, stretched and exited the bus.</w:t>
        </w:r>
      </w:ins>
      <w:ins w:id="7168" w:author="Britt Collins" w:date="2021-10-06T14:36:00Z">
        <w:r w:rsidR="007F2D0C">
          <w:rPr>
            <w:rFonts w:ascii="Times New Roman" w:hAnsi="Times New Roman"/>
            <w:sz w:val="24"/>
            <w:szCs w:val="24"/>
          </w:rPr>
          <w:t xml:space="preserve"> </w:t>
        </w:r>
      </w:ins>
      <w:ins w:id="7169" w:author="Britt Collins" w:date="2021-09-30T14:58:00Z">
        <w:r w:rsidRPr="000B0CC8">
          <w:rPr>
            <w:rFonts w:ascii="Times New Roman" w:hAnsi="Times New Roman"/>
            <w:sz w:val="24"/>
            <w:szCs w:val="24"/>
          </w:rPr>
          <w:t xml:space="preserve">An overwhelming urge to </w:t>
        </w:r>
      </w:ins>
      <w:ins w:id="7170" w:author="Britt Collins" w:date="2021-10-06T14:36:00Z">
        <w:r w:rsidR="007F2D0C">
          <w:rPr>
            <w:rFonts w:ascii="Times New Roman" w:hAnsi="Times New Roman"/>
            <w:sz w:val="24"/>
            <w:szCs w:val="24"/>
          </w:rPr>
          <w:t>shit</w:t>
        </w:r>
      </w:ins>
      <w:ins w:id="7171" w:author="Britt Collins" w:date="2021-09-30T14:58:00Z">
        <w:r w:rsidRPr="000B0CC8">
          <w:rPr>
            <w:rFonts w:ascii="Times New Roman" w:hAnsi="Times New Roman"/>
            <w:sz w:val="24"/>
            <w:szCs w:val="24"/>
          </w:rPr>
          <w:t xml:space="preserve"> entered my thoughts. </w:t>
        </w:r>
      </w:ins>
      <w:ins w:id="7172" w:author="Britt Collins" w:date="2021-10-06T14:36:00Z">
        <w:r w:rsidR="007F2D0C">
          <w:rPr>
            <w:rFonts w:ascii="Times New Roman" w:hAnsi="Times New Roman"/>
            <w:sz w:val="24"/>
            <w:szCs w:val="24"/>
          </w:rPr>
          <w:t>“</w:t>
        </w:r>
      </w:ins>
      <w:ins w:id="7173" w:author="Britt Collins" w:date="2021-09-30T14:58:00Z">
        <w:r w:rsidRPr="000B0CC8">
          <w:rPr>
            <w:rFonts w:ascii="Times New Roman" w:hAnsi="Times New Roman"/>
            <w:sz w:val="24"/>
            <w:szCs w:val="24"/>
          </w:rPr>
          <w:t>Is there a toilet nearby?</w:t>
        </w:r>
      </w:ins>
      <w:ins w:id="7174" w:author="Britt Collins" w:date="2021-10-06T14:36:00Z">
        <w:r w:rsidR="007F2D0C">
          <w:rPr>
            <w:rFonts w:ascii="Times New Roman" w:hAnsi="Times New Roman"/>
            <w:sz w:val="24"/>
            <w:szCs w:val="24"/>
          </w:rPr>
          <w:t>”</w:t>
        </w:r>
      </w:ins>
    </w:p>
    <w:p w14:paraId="0B4F93D4" w14:textId="77777777" w:rsidR="007F2D0C" w:rsidRDefault="007F2D0C" w:rsidP="007F2D0C">
      <w:pPr>
        <w:spacing w:line="480" w:lineRule="auto"/>
        <w:ind w:left="-5" w:right="15" w:firstLine="725"/>
        <w:rPr>
          <w:ins w:id="7175" w:author="Britt Collins" w:date="2021-10-06T14:37:00Z"/>
          <w:rFonts w:ascii="Times New Roman" w:hAnsi="Times New Roman"/>
          <w:sz w:val="24"/>
          <w:szCs w:val="24"/>
        </w:rPr>
      </w:pPr>
      <w:ins w:id="7176" w:author="Britt Collins" w:date="2021-10-06T14:37:00Z">
        <w:r>
          <w:rPr>
            <w:rFonts w:ascii="Times New Roman" w:hAnsi="Times New Roman"/>
            <w:sz w:val="24"/>
            <w:szCs w:val="24"/>
          </w:rPr>
          <w:t>“</w:t>
        </w:r>
      </w:ins>
      <w:ins w:id="7177" w:author="Britt Collins" w:date="2021-09-30T14:58:00Z">
        <w:r w:rsidR="006F31F6" w:rsidRPr="000B0CC8">
          <w:rPr>
            <w:rFonts w:ascii="Times New Roman" w:hAnsi="Times New Roman"/>
            <w:sz w:val="24"/>
            <w:szCs w:val="24"/>
          </w:rPr>
          <w:t>Nah mate, there are some bushes over there if you're desperate?</w:t>
        </w:r>
      </w:ins>
      <w:ins w:id="7178" w:author="Britt Collins" w:date="2021-10-06T14:37:00Z">
        <w:r>
          <w:rPr>
            <w:rFonts w:ascii="Times New Roman" w:hAnsi="Times New Roman"/>
            <w:sz w:val="24"/>
            <w:szCs w:val="24"/>
          </w:rPr>
          <w:t>”</w:t>
        </w:r>
      </w:ins>
    </w:p>
    <w:p w14:paraId="5F52DCB0" w14:textId="5A056374" w:rsidR="006F31F6" w:rsidRPr="000B0CC8" w:rsidRDefault="006F31F6">
      <w:pPr>
        <w:spacing w:line="480" w:lineRule="auto"/>
        <w:ind w:left="-5" w:right="15" w:firstLine="725"/>
        <w:rPr>
          <w:ins w:id="7179" w:author="Britt Collins" w:date="2021-09-30T14:58:00Z"/>
          <w:rFonts w:ascii="Times New Roman" w:hAnsi="Times New Roman"/>
          <w:sz w:val="24"/>
          <w:szCs w:val="24"/>
        </w:rPr>
        <w:pPrChange w:id="7180" w:author="Britt Collins" w:date="2021-10-06T14:36:00Z">
          <w:pPr>
            <w:ind w:left="-5" w:right="15"/>
          </w:pPr>
        </w:pPrChange>
      </w:pPr>
      <w:ins w:id="7181" w:author="Britt Collins" w:date="2021-09-30T14:58:00Z">
        <w:r w:rsidRPr="000B0CC8">
          <w:rPr>
            <w:rFonts w:ascii="Times New Roman" w:hAnsi="Times New Roman"/>
            <w:sz w:val="24"/>
            <w:szCs w:val="24"/>
          </w:rPr>
          <w:t xml:space="preserve">I couldn't work out where </w:t>
        </w:r>
      </w:ins>
      <w:ins w:id="7182" w:author="Britt Collins" w:date="2021-10-06T14:37:00Z">
        <w:r w:rsidR="007F2D0C">
          <w:rPr>
            <w:rFonts w:ascii="Times New Roman" w:hAnsi="Times New Roman"/>
            <w:sz w:val="24"/>
            <w:szCs w:val="24"/>
          </w:rPr>
          <w:t>“</w:t>
        </w:r>
      </w:ins>
      <w:ins w:id="7183" w:author="Britt Collins" w:date="2021-09-30T14:58:00Z">
        <w:r w:rsidRPr="000B0CC8">
          <w:rPr>
            <w:rFonts w:ascii="Times New Roman" w:hAnsi="Times New Roman"/>
            <w:sz w:val="24"/>
            <w:szCs w:val="24"/>
          </w:rPr>
          <w:t>over there</w:t>
        </w:r>
      </w:ins>
      <w:ins w:id="7184" w:author="Britt Collins" w:date="2021-10-06T14:37:00Z">
        <w:r w:rsidR="007F2D0C">
          <w:rPr>
            <w:rFonts w:ascii="Times New Roman" w:hAnsi="Times New Roman"/>
            <w:sz w:val="24"/>
            <w:szCs w:val="24"/>
          </w:rPr>
          <w:t>”</w:t>
        </w:r>
      </w:ins>
      <w:ins w:id="7185" w:author="Britt Collins" w:date="2021-09-30T14:58:00Z">
        <w:r w:rsidRPr="000B0CC8">
          <w:rPr>
            <w:rFonts w:ascii="Times New Roman" w:hAnsi="Times New Roman"/>
            <w:sz w:val="24"/>
            <w:szCs w:val="24"/>
          </w:rPr>
          <w:t xml:space="preserve"> was. </w:t>
        </w:r>
      </w:ins>
      <w:ins w:id="7186" w:author="Britt Collins" w:date="2021-10-06T14:37:00Z">
        <w:r w:rsidR="007F2D0C">
          <w:rPr>
            <w:rFonts w:ascii="Times New Roman" w:hAnsi="Times New Roman"/>
            <w:sz w:val="24"/>
            <w:szCs w:val="24"/>
          </w:rPr>
          <w:t>Glancing around,</w:t>
        </w:r>
      </w:ins>
      <w:ins w:id="7187" w:author="Britt Collins" w:date="2021-09-30T14:58:00Z">
        <w:r w:rsidRPr="000B0CC8">
          <w:rPr>
            <w:rFonts w:ascii="Times New Roman" w:hAnsi="Times New Roman"/>
            <w:sz w:val="24"/>
            <w:szCs w:val="24"/>
          </w:rPr>
          <w:t xml:space="preserve"> I could only see the lights of nearby homes. The idea of knocking on someone’s door and asking to use their bathroom at gone midnight.</w:t>
        </w:r>
      </w:ins>
      <w:ins w:id="7188" w:author="Britt Collins" w:date="2021-10-06T14:37:00Z">
        <w:r w:rsidR="007F2D0C">
          <w:rPr>
            <w:rFonts w:ascii="Times New Roman" w:hAnsi="Times New Roman"/>
            <w:sz w:val="24"/>
            <w:szCs w:val="24"/>
          </w:rPr>
          <w:t xml:space="preserve"> </w:t>
        </w:r>
      </w:ins>
      <w:ins w:id="7189" w:author="Britt Collins" w:date="2021-09-30T14:58:00Z">
        <w:r w:rsidRPr="000B0CC8">
          <w:rPr>
            <w:rFonts w:ascii="Times New Roman" w:hAnsi="Times New Roman"/>
            <w:sz w:val="24"/>
            <w:szCs w:val="24"/>
          </w:rPr>
          <w:t>I looked further afield. In the depths of darkness</w:t>
        </w:r>
      </w:ins>
      <w:ins w:id="7190" w:author="Britt Collins" w:date="2021-10-06T14:38:00Z">
        <w:r w:rsidR="007F2D0C">
          <w:rPr>
            <w:rFonts w:ascii="Times New Roman" w:hAnsi="Times New Roman"/>
            <w:sz w:val="24"/>
            <w:szCs w:val="24"/>
          </w:rPr>
          <w:t>,</w:t>
        </w:r>
      </w:ins>
      <w:ins w:id="7191" w:author="Britt Collins" w:date="2021-09-30T14:58:00Z">
        <w:r w:rsidRPr="000B0CC8">
          <w:rPr>
            <w:rFonts w:ascii="Times New Roman" w:hAnsi="Times New Roman"/>
            <w:sz w:val="24"/>
            <w:szCs w:val="24"/>
          </w:rPr>
          <w:t xml:space="preserve"> I saw a garden. Going for a </w:t>
        </w:r>
      </w:ins>
      <w:ins w:id="7192" w:author="Britt Collins" w:date="2021-10-06T14:38:00Z">
        <w:r w:rsidR="007F2D0C">
          <w:rPr>
            <w:rFonts w:ascii="Times New Roman" w:hAnsi="Times New Roman"/>
            <w:sz w:val="24"/>
            <w:szCs w:val="24"/>
          </w:rPr>
          <w:t>shit</w:t>
        </w:r>
      </w:ins>
      <w:ins w:id="7193" w:author="Britt Collins" w:date="2021-09-30T14:58:00Z">
        <w:r w:rsidRPr="000B0CC8">
          <w:rPr>
            <w:rFonts w:ascii="Times New Roman" w:hAnsi="Times New Roman"/>
            <w:sz w:val="24"/>
            <w:szCs w:val="24"/>
          </w:rPr>
          <w:t xml:space="preserve"> in unfamiliar surroundings can be treacherous. Even in a sober state, the squat position is difficult. Getting non-essential clothing out the way and keeping a steady perch can prove difficult. When correctly coordinated, the squat is multiple times more satisfying than the sit</w:t>
        </w:r>
      </w:ins>
      <w:ins w:id="7194" w:author="Britt Collins" w:date="2021-10-06T14:38:00Z">
        <w:r w:rsidR="007F2D0C">
          <w:rPr>
            <w:rFonts w:ascii="Times New Roman" w:hAnsi="Times New Roman"/>
            <w:sz w:val="24"/>
            <w:szCs w:val="24"/>
          </w:rPr>
          <w:t>-</w:t>
        </w:r>
      </w:ins>
      <w:ins w:id="7195" w:author="Britt Collins" w:date="2021-09-30T14:58:00Z">
        <w:r w:rsidRPr="000B0CC8">
          <w:rPr>
            <w:rFonts w:ascii="Times New Roman" w:hAnsi="Times New Roman"/>
            <w:sz w:val="24"/>
            <w:szCs w:val="24"/>
          </w:rPr>
          <w:t>down. I went through the motions. The whole exercise was made a damn sight easier thanks to a fence I could hold on to. As I squatted, I clasped the metal bars firmly. It was textbook.</w:t>
        </w:r>
      </w:ins>
    </w:p>
    <w:p w14:paraId="73949260" w14:textId="3AE7B1DD" w:rsidR="006F31F6" w:rsidRPr="000B0CC8" w:rsidRDefault="006F31F6">
      <w:pPr>
        <w:spacing w:after="10" w:line="480" w:lineRule="auto"/>
        <w:ind w:left="-5" w:right="15" w:firstLine="725"/>
        <w:rPr>
          <w:ins w:id="7196" w:author="Britt Collins" w:date="2021-09-30T14:58:00Z"/>
          <w:rFonts w:ascii="Times New Roman" w:hAnsi="Times New Roman"/>
          <w:sz w:val="24"/>
          <w:szCs w:val="24"/>
        </w:rPr>
        <w:pPrChange w:id="7197" w:author="Britt Collins" w:date="2021-10-06T14:39:00Z">
          <w:pPr>
            <w:spacing w:after="332"/>
            <w:ind w:left="-5" w:right="15"/>
          </w:pPr>
        </w:pPrChange>
      </w:pPr>
      <w:ins w:id="7198" w:author="Britt Collins" w:date="2021-09-30T14:58:00Z">
        <w:r w:rsidRPr="000B0CC8">
          <w:rPr>
            <w:rFonts w:ascii="Times New Roman" w:hAnsi="Times New Roman"/>
            <w:sz w:val="24"/>
            <w:szCs w:val="24"/>
          </w:rPr>
          <w:t>With a load off my bowels</w:t>
        </w:r>
      </w:ins>
      <w:ins w:id="7199" w:author="Britt Collins" w:date="2021-10-06T14:38:00Z">
        <w:r w:rsidR="007F2D0C">
          <w:rPr>
            <w:rFonts w:ascii="Times New Roman" w:hAnsi="Times New Roman"/>
            <w:sz w:val="24"/>
            <w:szCs w:val="24"/>
          </w:rPr>
          <w:t>,</w:t>
        </w:r>
      </w:ins>
      <w:ins w:id="7200" w:author="Britt Collins" w:date="2021-09-30T14:58:00Z">
        <w:r w:rsidRPr="000B0CC8">
          <w:rPr>
            <w:rFonts w:ascii="Times New Roman" w:hAnsi="Times New Roman"/>
            <w:sz w:val="24"/>
            <w:szCs w:val="24"/>
          </w:rPr>
          <w:t xml:space="preserve"> I swaggered towards the bus. I hopped onboard, sat down and smiled. The silence and darkness of the interior was replaced with the flicker of internal lights and roar of the bus engine.</w:t>
        </w:r>
      </w:ins>
      <w:ins w:id="7201" w:author="Britt Collins" w:date="2021-10-06T14:39:00Z">
        <w:r w:rsidR="00D02052">
          <w:rPr>
            <w:rFonts w:ascii="Times New Roman" w:hAnsi="Times New Roman"/>
            <w:sz w:val="24"/>
            <w:szCs w:val="24"/>
          </w:rPr>
          <w:t xml:space="preserve"> </w:t>
        </w:r>
      </w:ins>
      <w:ins w:id="7202" w:author="Britt Collins" w:date="2021-09-30T14:58:00Z">
        <w:r w:rsidRPr="000B0CC8">
          <w:rPr>
            <w:rFonts w:ascii="Times New Roman" w:hAnsi="Times New Roman"/>
            <w:sz w:val="24"/>
            <w:szCs w:val="24"/>
          </w:rPr>
          <w:t>As I headed cityward I was happy to be sobering up, unharmed and heading home.</w:t>
        </w:r>
      </w:ins>
      <w:ins w:id="7203" w:author="Britt Collins" w:date="2021-10-06T14:39:00Z">
        <w:r w:rsidR="00D02052">
          <w:rPr>
            <w:rFonts w:ascii="Times New Roman" w:hAnsi="Times New Roman"/>
            <w:sz w:val="24"/>
            <w:szCs w:val="24"/>
          </w:rPr>
          <w:br/>
        </w:r>
        <w:r w:rsidR="00D02052">
          <w:rPr>
            <w:rFonts w:ascii="Times New Roman" w:hAnsi="Times New Roman"/>
            <w:sz w:val="24"/>
            <w:szCs w:val="24"/>
          </w:rPr>
          <w:br/>
        </w:r>
        <w:r w:rsidR="00D02052">
          <w:rPr>
            <w:rFonts w:ascii="Times New Roman" w:hAnsi="Times New Roman"/>
            <w:sz w:val="24"/>
            <w:szCs w:val="24"/>
          </w:rPr>
          <w:br/>
        </w:r>
        <w:r w:rsidR="00D02052">
          <w:rPr>
            <w:rFonts w:ascii="Times New Roman" w:hAnsi="Times New Roman"/>
            <w:sz w:val="24"/>
            <w:szCs w:val="24"/>
          </w:rPr>
          <w:br/>
        </w:r>
        <w:r w:rsidR="00D02052">
          <w:rPr>
            <w:rFonts w:ascii="Times New Roman" w:hAnsi="Times New Roman"/>
            <w:sz w:val="24"/>
            <w:szCs w:val="24"/>
          </w:rPr>
          <w:br/>
        </w:r>
        <w:r w:rsidR="00D02052">
          <w:rPr>
            <w:rFonts w:ascii="Times New Roman" w:hAnsi="Times New Roman"/>
            <w:sz w:val="24"/>
            <w:szCs w:val="24"/>
          </w:rPr>
          <w:br/>
        </w:r>
      </w:ins>
    </w:p>
    <w:p w14:paraId="25C066EF" w14:textId="278DEC6E" w:rsidR="006F31F6" w:rsidRPr="00D02052" w:rsidRDefault="00D02052">
      <w:pPr>
        <w:pStyle w:val="Heading1"/>
        <w:spacing w:line="480" w:lineRule="auto"/>
        <w:ind w:left="-6" w:hanging="11"/>
        <w:jc w:val="center"/>
        <w:rPr>
          <w:ins w:id="7204" w:author="Britt Collins" w:date="2021-09-30T14:58:00Z"/>
          <w:rFonts w:ascii="Times New Roman" w:hAnsi="Times New Roman"/>
          <w:b/>
          <w:sz w:val="24"/>
          <w:szCs w:val="24"/>
          <w:rPrChange w:id="7205" w:author="Britt Collins" w:date="2021-10-06T14:39:00Z">
            <w:rPr>
              <w:ins w:id="7206" w:author="Britt Collins" w:date="2021-09-30T14:58:00Z"/>
              <w:rFonts w:ascii="Times New Roman" w:hAnsi="Times New Roman"/>
              <w:sz w:val="24"/>
              <w:szCs w:val="24"/>
            </w:rPr>
          </w:rPrChange>
        </w:rPr>
        <w:pPrChange w:id="7207" w:author="Britt Collins" w:date="2021-10-06T14:39:00Z">
          <w:pPr>
            <w:pStyle w:val="Heading1"/>
            <w:ind w:left="-5"/>
          </w:pPr>
        </w:pPrChange>
      </w:pPr>
      <w:ins w:id="7208" w:author="Britt Collins" w:date="2021-10-06T14:39:00Z">
        <w:r>
          <w:rPr>
            <w:rFonts w:ascii="Times New Roman" w:hAnsi="Times New Roman"/>
            <w:sz w:val="24"/>
            <w:szCs w:val="24"/>
          </w:rPr>
          <w:lastRenderedPageBreak/>
          <w:br/>
        </w:r>
        <w:r>
          <w:rPr>
            <w:rFonts w:ascii="Times New Roman" w:hAnsi="Times New Roman"/>
            <w:sz w:val="24"/>
            <w:szCs w:val="24"/>
          </w:rPr>
          <w:br/>
        </w:r>
      </w:ins>
      <w:ins w:id="7209" w:author="Britt Collins" w:date="2021-09-30T14:58:00Z">
        <w:r w:rsidR="006F31F6" w:rsidRPr="00D02052">
          <w:rPr>
            <w:rFonts w:ascii="Times New Roman" w:hAnsi="Times New Roman"/>
            <w:b/>
            <w:sz w:val="24"/>
            <w:szCs w:val="24"/>
            <w:rPrChange w:id="7210" w:author="Britt Collins" w:date="2021-10-06T14:39:00Z">
              <w:rPr>
                <w:rFonts w:ascii="Times New Roman" w:hAnsi="Times New Roman"/>
                <w:sz w:val="24"/>
                <w:szCs w:val="24"/>
              </w:rPr>
            </w:rPrChange>
          </w:rPr>
          <w:t>12</w:t>
        </w:r>
      </w:ins>
    </w:p>
    <w:p w14:paraId="6139B49E" w14:textId="730BE45D" w:rsidR="006F31F6" w:rsidRPr="00D02052" w:rsidRDefault="006F31F6">
      <w:pPr>
        <w:pStyle w:val="Heading2"/>
        <w:spacing w:line="480" w:lineRule="auto"/>
        <w:ind w:left="-6" w:hanging="11"/>
        <w:jc w:val="center"/>
        <w:rPr>
          <w:ins w:id="7211" w:author="Britt Collins" w:date="2021-09-30T14:58:00Z"/>
          <w:rFonts w:ascii="Times New Roman" w:hAnsi="Times New Roman"/>
          <w:b/>
          <w:sz w:val="24"/>
          <w:szCs w:val="24"/>
          <w:rPrChange w:id="7212" w:author="Britt Collins" w:date="2021-10-06T14:39:00Z">
            <w:rPr>
              <w:ins w:id="7213" w:author="Britt Collins" w:date="2021-09-30T14:58:00Z"/>
              <w:rFonts w:ascii="Times New Roman" w:hAnsi="Times New Roman"/>
              <w:sz w:val="24"/>
              <w:szCs w:val="24"/>
            </w:rPr>
          </w:rPrChange>
        </w:rPr>
        <w:pPrChange w:id="7214" w:author="Britt Collins" w:date="2021-10-06T14:39:00Z">
          <w:pPr>
            <w:pStyle w:val="Heading2"/>
            <w:ind w:left="-5"/>
          </w:pPr>
        </w:pPrChange>
      </w:pPr>
      <w:ins w:id="7215" w:author="Britt Collins" w:date="2021-09-30T14:58:00Z">
        <w:r w:rsidRPr="00D02052">
          <w:rPr>
            <w:rFonts w:ascii="Times New Roman" w:hAnsi="Times New Roman"/>
            <w:b/>
            <w:sz w:val="24"/>
            <w:szCs w:val="24"/>
            <w:rPrChange w:id="7216" w:author="Britt Collins" w:date="2021-10-06T14:39:00Z">
              <w:rPr>
                <w:rFonts w:ascii="Times New Roman" w:hAnsi="Times New Roman"/>
                <w:sz w:val="24"/>
                <w:szCs w:val="24"/>
              </w:rPr>
            </w:rPrChange>
          </w:rPr>
          <w:t>Boys Weekend</w:t>
        </w:r>
      </w:ins>
    </w:p>
    <w:p w14:paraId="351155F3" w14:textId="77777777" w:rsidR="00D02052" w:rsidRDefault="00D02052">
      <w:pPr>
        <w:spacing w:line="480" w:lineRule="auto"/>
        <w:ind w:left="-5" w:right="15"/>
        <w:rPr>
          <w:ins w:id="7217" w:author="Britt Collins" w:date="2021-10-06T14:39:00Z"/>
          <w:rFonts w:ascii="Times New Roman" w:hAnsi="Times New Roman"/>
          <w:sz w:val="24"/>
          <w:szCs w:val="24"/>
        </w:rPr>
      </w:pPr>
    </w:p>
    <w:p w14:paraId="1F77B642" w14:textId="7A8DD258" w:rsidR="006F31F6" w:rsidRPr="000B0CC8" w:rsidRDefault="00D02052">
      <w:pPr>
        <w:spacing w:line="480" w:lineRule="auto"/>
        <w:ind w:left="-5" w:right="15"/>
        <w:rPr>
          <w:ins w:id="7218" w:author="Britt Collins" w:date="2021-09-30T14:58:00Z"/>
          <w:rFonts w:ascii="Times New Roman" w:hAnsi="Times New Roman"/>
          <w:sz w:val="24"/>
          <w:szCs w:val="24"/>
        </w:rPr>
        <w:pPrChange w:id="7219" w:author="Britt Collins" w:date="2021-10-06T14:40:00Z">
          <w:pPr>
            <w:ind w:left="-5" w:right="15"/>
          </w:pPr>
        </w:pPrChange>
      </w:pPr>
      <w:ins w:id="7220" w:author="Britt Collins" w:date="2021-10-06T14:41:00Z">
        <w:r>
          <w:rPr>
            <w:rFonts w:ascii="Times New Roman" w:hAnsi="Times New Roman"/>
            <w:sz w:val="24"/>
            <w:szCs w:val="24"/>
          </w:rPr>
          <w:t xml:space="preserve">In </w:t>
        </w:r>
        <w:r w:rsidRPr="000B0CC8">
          <w:rPr>
            <w:rFonts w:ascii="Times New Roman" w:hAnsi="Times New Roman"/>
            <w:sz w:val="24"/>
            <w:szCs w:val="24"/>
          </w:rPr>
          <w:t>mid-October</w:t>
        </w:r>
        <w:r>
          <w:rPr>
            <w:rFonts w:ascii="Times New Roman" w:hAnsi="Times New Roman"/>
            <w:sz w:val="24"/>
            <w:szCs w:val="24"/>
          </w:rPr>
          <w:t>,</w:t>
        </w:r>
        <w:r w:rsidRPr="000B0CC8">
          <w:rPr>
            <w:rFonts w:ascii="Times New Roman" w:hAnsi="Times New Roman"/>
            <w:sz w:val="24"/>
            <w:szCs w:val="24"/>
          </w:rPr>
          <w:t xml:space="preserve"> </w:t>
        </w:r>
      </w:ins>
      <w:ins w:id="7221" w:author="Britt Collins" w:date="2021-09-30T14:58:00Z">
        <w:r w:rsidR="006F31F6" w:rsidRPr="000B0CC8">
          <w:rPr>
            <w:rFonts w:ascii="Times New Roman" w:hAnsi="Times New Roman"/>
            <w:sz w:val="24"/>
            <w:szCs w:val="24"/>
          </w:rPr>
          <w:t xml:space="preserve">Johnny did a bloody good job of organising </w:t>
        </w:r>
      </w:ins>
      <w:ins w:id="7222" w:author="Britt Collins" w:date="2021-10-06T14:40:00Z">
        <w:r>
          <w:rPr>
            <w:rFonts w:ascii="Times New Roman" w:hAnsi="Times New Roman"/>
            <w:sz w:val="24"/>
            <w:szCs w:val="24"/>
          </w:rPr>
          <w:t>a boys weekend</w:t>
        </w:r>
      </w:ins>
      <w:ins w:id="7223" w:author="Britt Collins" w:date="2021-09-30T14:58:00Z">
        <w:r w:rsidR="006F31F6" w:rsidRPr="000B0CC8">
          <w:rPr>
            <w:rFonts w:ascii="Times New Roman" w:hAnsi="Times New Roman"/>
            <w:sz w:val="24"/>
            <w:szCs w:val="24"/>
          </w:rPr>
          <w:t xml:space="preserve"> a</w:t>
        </w:r>
      </w:ins>
      <w:ins w:id="7224" w:author="Britt Collins" w:date="2021-10-06T14:41:00Z">
        <w:r>
          <w:rPr>
            <w:rFonts w:ascii="Times New Roman" w:hAnsi="Times New Roman"/>
            <w:sz w:val="24"/>
            <w:szCs w:val="24"/>
          </w:rPr>
          <w:t>t</w:t>
        </w:r>
      </w:ins>
      <w:ins w:id="7225" w:author="Britt Collins" w:date="2021-09-30T14:58:00Z">
        <w:r w:rsidR="006F31F6" w:rsidRPr="000B0CC8">
          <w:rPr>
            <w:rFonts w:ascii="Times New Roman" w:hAnsi="Times New Roman"/>
            <w:sz w:val="24"/>
            <w:szCs w:val="24"/>
          </w:rPr>
          <w:t xml:space="preserve"> Surfers Paradise was for 13 of us. The hotel had gathered it was a lad</w:t>
        </w:r>
      </w:ins>
      <w:ins w:id="7226" w:author="Britt Collins" w:date="2021-10-06T14:40:00Z">
        <w:r>
          <w:rPr>
            <w:rFonts w:ascii="Times New Roman" w:hAnsi="Times New Roman"/>
            <w:sz w:val="24"/>
            <w:szCs w:val="24"/>
          </w:rPr>
          <w:t>’</w:t>
        </w:r>
      </w:ins>
      <w:ins w:id="7227" w:author="Britt Collins" w:date="2021-09-30T14:58:00Z">
        <w:r w:rsidR="006F31F6" w:rsidRPr="000B0CC8">
          <w:rPr>
            <w:rFonts w:ascii="Times New Roman" w:hAnsi="Times New Roman"/>
            <w:sz w:val="24"/>
            <w:szCs w:val="24"/>
          </w:rPr>
          <w:t>s holiday</w:t>
        </w:r>
      </w:ins>
      <w:ins w:id="7228" w:author="Britt Collins" w:date="2021-10-06T14:41:00Z">
        <w:r>
          <w:rPr>
            <w:rFonts w:ascii="Times New Roman" w:hAnsi="Times New Roman"/>
            <w:sz w:val="24"/>
            <w:szCs w:val="24"/>
          </w:rPr>
          <w:t xml:space="preserve"> and a</w:t>
        </w:r>
      </w:ins>
      <w:ins w:id="7229" w:author="Britt Collins" w:date="2021-09-30T14:58:00Z">
        <w:r w:rsidR="006F31F6" w:rsidRPr="000B0CC8">
          <w:rPr>
            <w:rFonts w:ascii="Times New Roman" w:hAnsi="Times New Roman"/>
            <w:sz w:val="24"/>
            <w:szCs w:val="24"/>
          </w:rPr>
          <w:t>n AU$100 bond was required for each room. I was to share a room with my best friend Andy.</w:t>
        </w:r>
      </w:ins>
      <w:ins w:id="7230" w:author="Britt Collins" w:date="2021-10-06T14:40:00Z">
        <w:r>
          <w:rPr>
            <w:rFonts w:ascii="Times New Roman" w:hAnsi="Times New Roman"/>
            <w:sz w:val="24"/>
            <w:szCs w:val="24"/>
          </w:rPr>
          <w:t xml:space="preserve"> </w:t>
        </w:r>
      </w:ins>
      <w:ins w:id="7231" w:author="Britt Collins" w:date="2021-09-30T14:58:00Z">
        <w:r w:rsidR="006F31F6" w:rsidRPr="000B0CC8">
          <w:rPr>
            <w:rFonts w:ascii="Times New Roman" w:hAnsi="Times New Roman"/>
            <w:sz w:val="24"/>
            <w:szCs w:val="24"/>
          </w:rPr>
          <w:t>Surfers Paradise</w:t>
        </w:r>
      </w:ins>
      <w:ins w:id="7232" w:author="Britt Collins" w:date="2021-10-06T14:42:00Z">
        <w:r w:rsidRPr="00D02052">
          <w:rPr>
            <w:rFonts w:ascii="Times New Roman" w:hAnsi="Times New Roman"/>
            <w:b/>
            <w:sz w:val="24"/>
            <w:szCs w:val="24"/>
            <w:rPrChange w:id="7233" w:author="Britt Collins" w:date="2021-10-06T14:43:00Z">
              <w:rPr>
                <w:rFonts w:ascii="Times New Roman" w:hAnsi="Times New Roman"/>
                <w:sz w:val="24"/>
                <w:szCs w:val="24"/>
              </w:rPr>
            </w:rPrChange>
          </w:rPr>
          <w:t>, a beach town on the Gold Coast</w:t>
        </w:r>
        <w:r>
          <w:rPr>
            <w:rFonts w:ascii="Times New Roman" w:hAnsi="Times New Roman"/>
            <w:sz w:val="24"/>
            <w:szCs w:val="24"/>
          </w:rPr>
          <w:t>,</w:t>
        </w:r>
      </w:ins>
      <w:ins w:id="7234" w:author="Britt Collins" w:date="2021-09-30T14:58:00Z">
        <w:r w:rsidR="006F31F6" w:rsidRPr="000B0CC8">
          <w:rPr>
            <w:rFonts w:ascii="Times New Roman" w:hAnsi="Times New Roman"/>
            <w:sz w:val="24"/>
            <w:szCs w:val="24"/>
          </w:rPr>
          <w:t xml:space="preserve"> was renowned for being a destination </w:t>
        </w:r>
      </w:ins>
      <w:ins w:id="7235" w:author="Britt Collins" w:date="2021-10-06T14:43:00Z">
        <w:r>
          <w:rPr>
            <w:rFonts w:ascii="Times New Roman" w:hAnsi="Times New Roman"/>
            <w:sz w:val="24"/>
            <w:szCs w:val="24"/>
          </w:rPr>
          <w:t>for</w:t>
        </w:r>
      </w:ins>
      <w:ins w:id="7236" w:author="Britt Collins" w:date="2021-09-30T14:58:00Z">
        <w:r w:rsidR="006F31F6" w:rsidRPr="000B0CC8">
          <w:rPr>
            <w:rFonts w:ascii="Times New Roman" w:hAnsi="Times New Roman"/>
            <w:sz w:val="24"/>
            <w:szCs w:val="24"/>
          </w:rPr>
          <w:t xml:space="preserve"> college students after finishing their exams. They would, like all teenagers, make big mistakes under the influence of alcohol. During this time it was renowned for being edgy. There were people that went to Surfers Paradise looking for trouble. It was common for violent scenes to break out on the main boulevard. This was where the big pubs and clubs were found.</w:t>
        </w:r>
      </w:ins>
    </w:p>
    <w:p w14:paraId="481103B4" w14:textId="77777777" w:rsidR="00D02052" w:rsidRDefault="00D02052" w:rsidP="00D02052">
      <w:pPr>
        <w:spacing w:line="480" w:lineRule="auto"/>
        <w:ind w:left="0" w:right="15" w:firstLine="720"/>
        <w:rPr>
          <w:ins w:id="7237" w:author="Britt Collins" w:date="2021-10-06T14:45:00Z"/>
          <w:rFonts w:ascii="Times New Roman" w:hAnsi="Times New Roman"/>
          <w:sz w:val="24"/>
          <w:szCs w:val="24"/>
        </w:rPr>
      </w:pPr>
      <w:ins w:id="7238" w:author="Britt Collins" w:date="2021-10-06T14:44:00Z">
        <w:r>
          <w:rPr>
            <w:rFonts w:ascii="Times New Roman" w:hAnsi="Times New Roman"/>
            <w:sz w:val="24"/>
            <w:szCs w:val="24"/>
          </w:rPr>
          <w:t>Soon after arriving</w:t>
        </w:r>
      </w:ins>
      <w:ins w:id="7239" w:author="Britt Collins" w:date="2021-09-30T14:58:00Z">
        <w:r w:rsidR="006F31F6" w:rsidRPr="000B0CC8">
          <w:rPr>
            <w:rFonts w:ascii="Times New Roman" w:hAnsi="Times New Roman"/>
            <w:sz w:val="24"/>
            <w:szCs w:val="24"/>
          </w:rPr>
          <w:t xml:space="preserve"> to Surfers Paradise</w:t>
        </w:r>
      </w:ins>
      <w:ins w:id="7240" w:author="Britt Collins" w:date="2021-10-06T14:44:00Z">
        <w:r>
          <w:rPr>
            <w:rFonts w:ascii="Times New Roman" w:hAnsi="Times New Roman"/>
            <w:sz w:val="24"/>
            <w:szCs w:val="24"/>
          </w:rPr>
          <w:t>,</w:t>
        </w:r>
      </w:ins>
      <w:ins w:id="7241" w:author="Britt Collins" w:date="2021-09-30T14:58:00Z">
        <w:r w:rsidR="006F31F6" w:rsidRPr="000B0CC8">
          <w:rPr>
            <w:rFonts w:ascii="Times New Roman" w:hAnsi="Times New Roman"/>
            <w:sz w:val="24"/>
            <w:szCs w:val="24"/>
          </w:rPr>
          <w:t xml:space="preserve"> we threw our weekend </w:t>
        </w:r>
      </w:ins>
      <w:ins w:id="7242" w:author="Britt Collins" w:date="2021-10-06T14:44:00Z">
        <w:r>
          <w:rPr>
            <w:rFonts w:ascii="Times New Roman" w:hAnsi="Times New Roman"/>
            <w:sz w:val="24"/>
            <w:szCs w:val="24"/>
          </w:rPr>
          <w:t>bags</w:t>
        </w:r>
      </w:ins>
      <w:ins w:id="7243" w:author="Britt Collins" w:date="2021-09-30T14:58:00Z">
        <w:r w:rsidR="006F31F6" w:rsidRPr="000B0CC8">
          <w:rPr>
            <w:rFonts w:ascii="Times New Roman" w:hAnsi="Times New Roman"/>
            <w:sz w:val="24"/>
            <w:szCs w:val="24"/>
          </w:rPr>
          <w:t xml:space="preserve"> into our hotel rooms and made our way to the lobby. The plan</w:t>
        </w:r>
      </w:ins>
      <w:ins w:id="7244" w:author="Britt Collins" w:date="2021-10-06T14:44:00Z">
        <w:r>
          <w:rPr>
            <w:rFonts w:ascii="Times New Roman" w:hAnsi="Times New Roman"/>
            <w:sz w:val="24"/>
            <w:szCs w:val="24"/>
          </w:rPr>
          <w:t xml:space="preserve"> was</w:t>
        </w:r>
      </w:ins>
      <w:ins w:id="7245" w:author="Britt Collins" w:date="2021-09-30T14:58:00Z">
        <w:r w:rsidR="006F31F6" w:rsidRPr="000B0CC8">
          <w:rPr>
            <w:rFonts w:ascii="Times New Roman" w:hAnsi="Times New Roman"/>
            <w:sz w:val="24"/>
            <w:szCs w:val="24"/>
          </w:rPr>
          <w:t xml:space="preserve"> to </w:t>
        </w:r>
      </w:ins>
      <w:ins w:id="7246" w:author="Britt Collins" w:date="2021-10-06T14:44:00Z">
        <w:r>
          <w:rPr>
            <w:rFonts w:ascii="Times New Roman" w:hAnsi="Times New Roman"/>
            <w:sz w:val="24"/>
            <w:szCs w:val="24"/>
          </w:rPr>
          <w:t xml:space="preserve">do go a pub crawl </w:t>
        </w:r>
      </w:ins>
      <w:ins w:id="7247" w:author="Britt Collins" w:date="2021-09-30T14:58:00Z">
        <w:r w:rsidR="006F31F6" w:rsidRPr="000B0CC8">
          <w:rPr>
            <w:rFonts w:ascii="Times New Roman" w:hAnsi="Times New Roman"/>
            <w:sz w:val="24"/>
            <w:szCs w:val="24"/>
          </w:rPr>
          <w:t xml:space="preserve">and drink over the course of the day. It is commonly known in the UK as the all-dayer. I was cautious of the plan, especially after the Darling Harbour incident, but I thought it would still be a good idea. The group’s thoughts were split. </w:t>
        </w:r>
      </w:ins>
    </w:p>
    <w:p w14:paraId="20AA0328" w14:textId="77777777" w:rsidR="00D02052" w:rsidRDefault="006F31F6" w:rsidP="00D02052">
      <w:pPr>
        <w:spacing w:line="480" w:lineRule="auto"/>
        <w:ind w:left="0" w:right="15" w:firstLine="720"/>
        <w:rPr>
          <w:ins w:id="7248" w:author="Britt Collins" w:date="2021-10-06T14:46:00Z"/>
          <w:rFonts w:ascii="Times New Roman" w:hAnsi="Times New Roman"/>
          <w:sz w:val="24"/>
          <w:szCs w:val="24"/>
        </w:rPr>
      </w:pPr>
      <w:ins w:id="7249" w:author="Britt Collins" w:date="2021-09-30T14:58:00Z">
        <w:r w:rsidRPr="000B0CC8">
          <w:rPr>
            <w:rFonts w:ascii="Times New Roman" w:hAnsi="Times New Roman"/>
            <w:sz w:val="24"/>
            <w:szCs w:val="24"/>
          </w:rPr>
          <w:t>On the one side was the Johnny All-Dayer, on the other was The Carl Adventure-Park Dayer. I wasn’t a huge fan of either choice. I made a last</w:t>
        </w:r>
      </w:ins>
      <w:ins w:id="7250" w:author="Britt Collins" w:date="2021-10-06T14:45:00Z">
        <w:r w:rsidR="00D02052">
          <w:rPr>
            <w:rFonts w:ascii="Times New Roman" w:hAnsi="Times New Roman"/>
            <w:sz w:val="24"/>
            <w:szCs w:val="24"/>
          </w:rPr>
          <w:t>-</w:t>
        </w:r>
      </w:ins>
      <w:ins w:id="7251" w:author="Britt Collins" w:date="2021-09-30T14:58:00Z">
        <w:r w:rsidRPr="000B0CC8">
          <w:rPr>
            <w:rFonts w:ascii="Times New Roman" w:hAnsi="Times New Roman"/>
            <w:sz w:val="24"/>
            <w:szCs w:val="24"/>
          </w:rPr>
          <w:t xml:space="preserve">minute </w:t>
        </w:r>
      </w:ins>
      <w:ins w:id="7252" w:author="Britt Collins" w:date="2021-10-06T14:45:00Z">
        <w:r w:rsidR="00D02052">
          <w:rPr>
            <w:rFonts w:ascii="Times New Roman" w:hAnsi="Times New Roman"/>
            <w:sz w:val="24"/>
            <w:szCs w:val="24"/>
          </w:rPr>
          <w:t>three</w:t>
        </w:r>
      </w:ins>
      <w:ins w:id="7253" w:author="Britt Collins" w:date="2021-09-30T14:58:00Z">
        <w:r w:rsidRPr="000B0CC8">
          <w:rPr>
            <w:rFonts w:ascii="Times New Roman" w:hAnsi="Times New Roman"/>
            <w:sz w:val="24"/>
            <w:szCs w:val="24"/>
          </w:rPr>
          <w:t xml:space="preserve"> amigos (wallet, keys, phone) check just as the Johnny All-Dayer group were departing. Bugger, I pictured my phone lying on the bedside table. I rushed to my room, forgetting to mention my brief disappearance to the rest of the group. I returned to lobby to find Johnny</w:t>
        </w:r>
      </w:ins>
      <w:ins w:id="7254" w:author="Britt Collins" w:date="2021-10-06T14:45:00Z">
        <w:r w:rsidR="00D02052">
          <w:rPr>
            <w:rFonts w:ascii="Times New Roman" w:hAnsi="Times New Roman"/>
            <w:sz w:val="24"/>
            <w:szCs w:val="24"/>
          </w:rPr>
          <w:t>’</w:t>
        </w:r>
      </w:ins>
      <w:ins w:id="7255" w:author="Britt Collins" w:date="2021-09-30T14:58:00Z">
        <w:r w:rsidRPr="000B0CC8">
          <w:rPr>
            <w:rFonts w:ascii="Times New Roman" w:hAnsi="Times New Roman"/>
            <w:sz w:val="24"/>
            <w:szCs w:val="24"/>
          </w:rPr>
          <w:t xml:space="preserve">s group gone. </w:t>
        </w:r>
      </w:ins>
    </w:p>
    <w:p w14:paraId="0F9521AC" w14:textId="51A83DA7" w:rsidR="00D02052" w:rsidRDefault="00D02052">
      <w:pPr>
        <w:spacing w:line="480" w:lineRule="auto"/>
        <w:ind w:left="0" w:right="15" w:firstLine="720"/>
        <w:rPr>
          <w:ins w:id="7256" w:author="Britt Collins" w:date="2021-10-06T14:46:00Z"/>
          <w:rFonts w:ascii="Times New Roman" w:hAnsi="Times New Roman"/>
          <w:sz w:val="24"/>
          <w:szCs w:val="24"/>
        </w:rPr>
      </w:pPr>
      <w:ins w:id="7257" w:author="Britt Collins" w:date="2021-10-06T14:46:00Z">
        <w:r>
          <w:rPr>
            <w:rFonts w:ascii="Times New Roman" w:hAnsi="Times New Roman"/>
            <w:sz w:val="24"/>
            <w:szCs w:val="24"/>
          </w:rPr>
          <w:t xml:space="preserve">Seeing </w:t>
        </w:r>
      </w:ins>
      <w:ins w:id="7258" w:author="Britt Collins" w:date="2021-09-30T14:58:00Z">
        <w:r w:rsidR="006F31F6" w:rsidRPr="000B0CC8">
          <w:rPr>
            <w:rFonts w:ascii="Times New Roman" w:hAnsi="Times New Roman"/>
            <w:sz w:val="24"/>
            <w:szCs w:val="24"/>
          </w:rPr>
          <w:t>Carl and Matt still waiting for their taxi</w:t>
        </w:r>
      </w:ins>
      <w:ins w:id="7259" w:author="Britt Collins" w:date="2021-10-06T14:46:00Z">
        <w:r>
          <w:rPr>
            <w:rFonts w:ascii="Times New Roman" w:hAnsi="Times New Roman"/>
            <w:sz w:val="24"/>
            <w:szCs w:val="24"/>
          </w:rPr>
          <w:t>, I r</w:t>
        </w:r>
      </w:ins>
      <w:ins w:id="7260" w:author="Britt Collins" w:date="2021-10-06T14:47:00Z">
        <w:r>
          <w:rPr>
            <w:rFonts w:ascii="Times New Roman" w:hAnsi="Times New Roman"/>
            <w:sz w:val="24"/>
            <w:szCs w:val="24"/>
          </w:rPr>
          <w:t>ushed over.</w:t>
        </w:r>
      </w:ins>
      <w:ins w:id="7261" w:author="Britt Collins" w:date="2021-09-30T14:58:00Z">
        <w:r w:rsidR="006F31F6" w:rsidRPr="000B0CC8">
          <w:rPr>
            <w:rFonts w:ascii="Times New Roman" w:hAnsi="Times New Roman"/>
            <w:sz w:val="24"/>
            <w:szCs w:val="24"/>
          </w:rPr>
          <w:t xml:space="preserve"> </w:t>
        </w:r>
      </w:ins>
      <w:ins w:id="7262" w:author="Britt Collins" w:date="2021-10-06T14:46:00Z">
        <w:r>
          <w:rPr>
            <w:rFonts w:ascii="Times New Roman" w:hAnsi="Times New Roman"/>
            <w:sz w:val="24"/>
            <w:szCs w:val="24"/>
          </w:rPr>
          <w:t>“</w:t>
        </w:r>
      </w:ins>
      <w:ins w:id="7263" w:author="Britt Collins" w:date="2021-09-30T14:58:00Z">
        <w:r w:rsidR="006F31F6" w:rsidRPr="000B0CC8">
          <w:rPr>
            <w:rFonts w:ascii="Times New Roman" w:hAnsi="Times New Roman"/>
            <w:sz w:val="24"/>
            <w:szCs w:val="24"/>
          </w:rPr>
          <w:t>Where is the rest of the group?</w:t>
        </w:r>
      </w:ins>
      <w:ins w:id="7264" w:author="Britt Collins" w:date="2021-10-06T14:46:00Z">
        <w:r>
          <w:rPr>
            <w:rFonts w:ascii="Times New Roman" w:hAnsi="Times New Roman"/>
            <w:sz w:val="24"/>
            <w:szCs w:val="24"/>
          </w:rPr>
          <w:t>”</w:t>
        </w:r>
      </w:ins>
    </w:p>
    <w:p w14:paraId="5B6406C5" w14:textId="77777777" w:rsidR="00D02052" w:rsidRDefault="00D02052" w:rsidP="00D02052">
      <w:pPr>
        <w:spacing w:line="480" w:lineRule="auto"/>
        <w:ind w:left="0" w:right="15" w:firstLine="720"/>
        <w:rPr>
          <w:ins w:id="7265" w:author="Britt Collins" w:date="2021-10-06T14:47:00Z"/>
          <w:rFonts w:ascii="Times New Roman" w:hAnsi="Times New Roman"/>
          <w:sz w:val="24"/>
          <w:szCs w:val="24"/>
        </w:rPr>
      </w:pPr>
      <w:ins w:id="7266" w:author="Britt Collins" w:date="2021-10-06T14:47:00Z">
        <w:r>
          <w:rPr>
            <w:rFonts w:ascii="Times New Roman" w:hAnsi="Times New Roman"/>
            <w:sz w:val="24"/>
            <w:szCs w:val="24"/>
          </w:rPr>
          <w:t>“</w:t>
        </w:r>
      </w:ins>
      <w:ins w:id="7267" w:author="Britt Collins" w:date="2021-09-30T14:58:00Z">
        <w:r w:rsidR="006F31F6" w:rsidRPr="000B0CC8">
          <w:rPr>
            <w:rFonts w:ascii="Times New Roman" w:hAnsi="Times New Roman"/>
            <w:sz w:val="24"/>
            <w:szCs w:val="24"/>
          </w:rPr>
          <w:t>They went off in taxis a few minutes ago</w:t>
        </w:r>
      </w:ins>
      <w:ins w:id="7268" w:author="Britt Collins" w:date="2021-10-06T14:47:00Z">
        <w:r>
          <w:rPr>
            <w:rFonts w:ascii="Times New Roman" w:hAnsi="Times New Roman"/>
            <w:sz w:val="24"/>
            <w:szCs w:val="24"/>
          </w:rPr>
          <w:t>,”</w:t>
        </w:r>
      </w:ins>
      <w:ins w:id="7269" w:author="Britt Collins" w:date="2021-09-30T14:58:00Z">
        <w:r w:rsidR="006F31F6" w:rsidRPr="000B0CC8">
          <w:rPr>
            <w:rFonts w:ascii="Times New Roman" w:hAnsi="Times New Roman"/>
            <w:sz w:val="24"/>
            <w:szCs w:val="24"/>
          </w:rPr>
          <w:t xml:space="preserve"> Matt said. "They didn’t know if you were joining them, so they took off.</w:t>
        </w:r>
      </w:ins>
      <w:ins w:id="7270" w:author="Britt Collins" w:date="2021-10-06T14:47:00Z">
        <w:r>
          <w:rPr>
            <w:rFonts w:ascii="Times New Roman" w:hAnsi="Times New Roman"/>
            <w:sz w:val="24"/>
            <w:szCs w:val="24"/>
          </w:rPr>
          <w:t>”</w:t>
        </w:r>
      </w:ins>
      <w:ins w:id="7271" w:author="Britt Collins" w:date="2021-09-30T14:58:00Z">
        <w:r w:rsidR="006F31F6" w:rsidRPr="000B0CC8">
          <w:rPr>
            <w:rFonts w:ascii="Times New Roman" w:hAnsi="Times New Roman"/>
            <w:sz w:val="24"/>
            <w:szCs w:val="24"/>
          </w:rPr>
          <w:t xml:space="preserve"> </w:t>
        </w:r>
      </w:ins>
    </w:p>
    <w:p w14:paraId="4E97BC0C" w14:textId="4B38D24C" w:rsidR="006F31F6" w:rsidRPr="000B0CC8" w:rsidRDefault="00D02052">
      <w:pPr>
        <w:spacing w:line="480" w:lineRule="auto"/>
        <w:ind w:left="0" w:right="15" w:firstLine="720"/>
        <w:rPr>
          <w:ins w:id="7272" w:author="Britt Collins" w:date="2021-09-30T14:58:00Z"/>
          <w:rFonts w:ascii="Times New Roman" w:hAnsi="Times New Roman"/>
          <w:sz w:val="24"/>
          <w:szCs w:val="24"/>
        </w:rPr>
        <w:pPrChange w:id="7273" w:author="Britt Collins" w:date="2021-10-06T14:43:00Z">
          <w:pPr>
            <w:ind w:left="-5" w:right="15"/>
          </w:pPr>
        </w:pPrChange>
      </w:pPr>
      <w:ins w:id="7274" w:author="Britt Collins" w:date="2021-10-06T14:47:00Z">
        <w:r>
          <w:rPr>
            <w:rFonts w:ascii="Times New Roman" w:hAnsi="Times New Roman"/>
            <w:sz w:val="24"/>
            <w:szCs w:val="24"/>
          </w:rPr>
          <w:t>“</w:t>
        </w:r>
      </w:ins>
      <w:ins w:id="7275" w:author="Britt Collins" w:date="2021-09-30T14:58:00Z">
        <w:r w:rsidR="006F31F6" w:rsidRPr="000B0CC8">
          <w:rPr>
            <w:rFonts w:ascii="Times New Roman" w:hAnsi="Times New Roman"/>
            <w:sz w:val="24"/>
            <w:szCs w:val="24"/>
          </w:rPr>
          <w:t>Feel free to join us at the adventure park if you’re stuck for anything to do</w:t>
        </w:r>
      </w:ins>
      <w:ins w:id="7276" w:author="Britt Collins" w:date="2021-10-06T14:47:00Z">
        <w:r>
          <w:rPr>
            <w:rFonts w:ascii="Times New Roman" w:hAnsi="Times New Roman"/>
            <w:sz w:val="24"/>
            <w:szCs w:val="24"/>
          </w:rPr>
          <w:t xml:space="preserve">,” </w:t>
        </w:r>
      </w:ins>
      <w:ins w:id="7277" w:author="Britt Collins" w:date="2021-09-30T14:58:00Z">
        <w:r w:rsidR="006F31F6" w:rsidRPr="000B0CC8">
          <w:rPr>
            <w:rFonts w:ascii="Times New Roman" w:hAnsi="Times New Roman"/>
            <w:sz w:val="24"/>
            <w:szCs w:val="24"/>
          </w:rPr>
          <w:t>Carl added.</w:t>
        </w:r>
      </w:ins>
    </w:p>
    <w:p w14:paraId="2E15E96F" w14:textId="344D74F1" w:rsidR="006F31F6" w:rsidRPr="000B0CC8" w:rsidRDefault="006F31F6">
      <w:pPr>
        <w:spacing w:line="480" w:lineRule="auto"/>
        <w:ind w:left="-5" w:right="15" w:firstLine="725"/>
        <w:rPr>
          <w:ins w:id="7278" w:author="Britt Collins" w:date="2021-09-30T14:58:00Z"/>
          <w:rFonts w:ascii="Times New Roman" w:hAnsi="Times New Roman"/>
          <w:sz w:val="24"/>
          <w:szCs w:val="24"/>
        </w:rPr>
        <w:pPrChange w:id="7279" w:author="Britt Collins" w:date="2021-10-06T14:48:00Z">
          <w:pPr>
            <w:ind w:left="-5" w:right="15"/>
          </w:pPr>
        </w:pPrChange>
      </w:pPr>
      <w:ins w:id="7280" w:author="Britt Collins" w:date="2021-09-30T14:58:00Z">
        <w:r w:rsidRPr="000B0CC8">
          <w:rPr>
            <w:rFonts w:ascii="Times New Roman" w:hAnsi="Times New Roman"/>
            <w:sz w:val="24"/>
            <w:szCs w:val="24"/>
          </w:rPr>
          <w:lastRenderedPageBreak/>
          <w:t xml:space="preserve">The taxi eventually arrived at our hotel to Carl's relief. The three of us piled in and off we went. The taxi ride took us across a landscape far different to the Sydney cityscape. Surfers Paradise, aka Surfers, was more tropical than its southern cousin Sydney. Banana plantations and swamps passed us by. The heavy rainfall had sculpted its red soils. Even though it wasn't wilderness, it still felt wild. The Warner Brothers Movie World appeared out of nowhere. The WB logo was displayed on an </w:t>
        </w:r>
      </w:ins>
      <w:ins w:id="7281" w:author="Britt Collins" w:date="2021-10-06T14:49:00Z">
        <w:r w:rsidR="00D02052">
          <w:rPr>
            <w:rFonts w:ascii="Times New Roman" w:hAnsi="Times New Roman"/>
            <w:sz w:val="24"/>
            <w:szCs w:val="24"/>
          </w:rPr>
          <w:t>A</w:t>
        </w:r>
      </w:ins>
      <w:ins w:id="7282" w:author="Britt Collins" w:date="2021-09-30T14:58:00Z">
        <w:r w:rsidRPr="000B0CC8">
          <w:rPr>
            <w:rFonts w:ascii="Times New Roman" w:hAnsi="Times New Roman"/>
            <w:sz w:val="24"/>
            <w:szCs w:val="24"/>
          </w:rPr>
          <w:t xml:space="preserve">rt </w:t>
        </w:r>
      </w:ins>
      <w:ins w:id="7283" w:author="Britt Collins" w:date="2021-10-06T14:49:00Z">
        <w:r w:rsidR="00D02052">
          <w:rPr>
            <w:rFonts w:ascii="Times New Roman" w:hAnsi="Times New Roman"/>
            <w:sz w:val="24"/>
            <w:szCs w:val="24"/>
          </w:rPr>
          <w:t>D</w:t>
        </w:r>
      </w:ins>
      <w:ins w:id="7284" w:author="Britt Collins" w:date="2021-09-30T14:58:00Z">
        <w:r w:rsidRPr="000B0CC8">
          <w:rPr>
            <w:rFonts w:ascii="Times New Roman" w:hAnsi="Times New Roman"/>
            <w:sz w:val="24"/>
            <w:szCs w:val="24"/>
          </w:rPr>
          <w:t>eco arch that befitted a studio more than a theme park. Seeing the logo, I felt nostalgic. I was brought up on classic Warner Brother cartoons. With a sense of indebtedness, I was happy to fork out the stupidly high-ticket price. Carl had a larger investment in the franchise than me, he paid extra for an additional access ticket.</w:t>
        </w:r>
      </w:ins>
    </w:p>
    <w:p w14:paraId="0CD57390" w14:textId="77777777" w:rsidR="00D02052" w:rsidRDefault="006F31F6" w:rsidP="00D02052">
      <w:pPr>
        <w:spacing w:line="480" w:lineRule="auto"/>
        <w:ind w:left="-5" w:right="15" w:firstLine="725"/>
        <w:rPr>
          <w:ins w:id="7285" w:author="Britt Collins" w:date="2021-10-06T14:49:00Z"/>
          <w:rFonts w:ascii="Times New Roman" w:hAnsi="Times New Roman"/>
          <w:sz w:val="24"/>
          <w:szCs w:val="24"/>
        </w:rPr>
      </w:pPr>
      <w:ins w:id="7286" w:author="Britt Collins" w:date="2021-09-30T14:58:00Z">
        <w:r w:rsidRPr="000B0CC8">
          <w:rPr>
            <w:rFonts w:ascii="Times New Roman" w:hAnsi="Times New Roman"/>
            <w:sz w:val="24"/>
            <w:szCs w:val="24"/>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Matt and I looked out of place. Three 30-year-old blokes were walking around a theme park targeting affluent families. </w:t>
        </w:r>
      </w:ins>
    </w:p>
    <w:p w14:paraId="2A0EBFBF" w14:textId="5294BDAE" w:rsidR="00284170" w:rsidRDefault="006F31F6" w:rsidP="00D02052">
      <w:pPr>
        <w:spacing w:line="480" w:lineRule="auto"/>
        <w:ind w:left="-5" w:right="15" w:firstLine="725"/>
        <w:rPr>
          <w:ins w:id="7287" w:author="Britt Collins" w:date="2021-10-06T14:50:00Z"/>
          <w:rFonts w:ascii="Times New Roman" w:hAnsi="Times New Roman"/>
          <w:sz w:val="24"/>
          <w:szCs w:val="24"/>
        </w:rPr>
      </w:pPr>
      <w:ins w:id="7288" w:author="Britt Collins" w:date="2021-09-30T14:58:00Z">
        <w:r w:rsidRPr="000B0CC8">
          <w:rPr>
            <w:rFonts w:ascii="Times New Roman" w:hAnsi="Times New Roman"/>
            <w:sz w:val="24"/>
            <w:szCs w:val="24"/>
          </w:rPr>
          <w:t xml:space="preserve">Carl, in his usual downbeat, sarcastic manner asked me and Matt, </w:t>
        </w:r>
      </w:ins>
      <w:ins w:id="7289" w:author="Britt Collins" w:date="2021-10-06T14:49:00Z">
        <w:r w:rsidR="00D02052">
          <w:rPr>
            <w:rFonts w:ascii="Times New Roman" w:hAnsi="Times New Roman"/>
            <w:sz w:val="24"/>
            <w:szCs w:val="24"/>
          </w:rPr>
          <w:t>“S</w:t>
        </w:r>
      </w:ins>
      <w:ins w:id="7290" w:author="Britt Collins" w:date="2021-09-30T14:58:00Z">
        <w:r w:rsidRPr="000B0CC8">
          <w:rPr>
            <w:rFonts w:ascii="Times New Roman" w:hAnsi="Times New Roman"/>
            <w:sz w:val="24"/>
            <w:szCs w:val="24"/>
          </w:rPr>
          <w:t>o what shall we do then? And don’t think about that?</w:t>
        </w:r>
      </w:ins>
      <w:ins w:id="7291" w:author="Britt Collins" w:date="2021-10-06T14:51:00Z">
        <w:r w:rsidR="00284170">
          <w:rPr>
            <w:rFonts w:ascii="Times New Roman" w:hAnsi="Times New Roman"/>
            <w:sz w:val="24"/>
            <w:szCs w:val="24"/>
          </w:rPr>
          <w:t>”</w:t>
        </w:r>
      </w:ins>
    </w:p>
    <w:p w14:paraId="63A2B867" w14:textId="227F4F1D" w:rsidR="00284170" w:rsidRDefault="00284170" w:rsidP="00D02052">
      <w:pPr>
        <w:spacing w:line="480" w:lineRule="auto"/>
        <w:ind w:left="-5" w:right="15" w:firstLine="725"/>
        <w:rPr>
          <w:ins w:id="7292" w:author="Britt Collins" w:date="2021-10-06T14:50:00Z"/>
          <w:rFonts w:ascii="Times New Roman" w:hAnsi="Times New Roman"/>
          <w:sz w:val="24"/>
          <w:szCs w:val="24"/>
        </w:rPr>
      </w:pPr>
      <w:ins w:id="7293" w:author="Britt Collins" w:date="2021-10-06T14:50:00Z">
        <w:r>
          <w:rPr>
            <w:rFonts w:ascii="Times New Roman" w:hAnsi="Times New Roman"/>
            <w:sz w:val="24"/>
            <w:szCs w:val="24"/>
          </w:rPr>
          <w:t>“</w:t>
        </w:r>
      </w:ins>
      <w:ins w:id="7294" w:author="Britt Collins" w:date="2021-09-30T14:58:00Z">
        <w:r w:rsidR="006F31F6" w:rsidRPr="000B0CC8">
          <w:rPr>
            <w:rFonts w:ascii="Times New Roman" w:hAnsi="Times New Roman"/>
            <w:sz w:val="24"/>
            <w:szCs w:val="24"/>
          </w:rPr>
          <w:t>What?</w:t>
        </w:r>
      </w:ins>
      <w:ins w:id="7295" w:author="Britt Collins" w:date="2021-10-06T14:50:00Z">
        <w:r>
          <w:rPr>
            <w:rFonts w:ascii="Times New Roman" w:hAnsi="Times New Roman"/>
            <w:sz w:val="24"/>
            <w:szCs w:val="24"/>
          </w:rPr>
          <w:t>”</w:t>
        </w:r>
      </w:ins>
      <w:ins w:id="7296" w:author="Britt Collins" w:date="2021-09-30T14:58:00Z">
        <w:r w:rsidR="006F31F6" w:rsidRPr="000B0CC8">
          <w:rPr>
            <w:rFonts w:ascii="Times New Roman" w:hAnsi="Times New Roman"/>
            <w:sz w:val="24"/>
            <w:szCs w:val="24"/>
          </w:rPr>
          <w:t xml:space="preserve"> Matt and I </w:t>
        </w:r>
      </w:ins>
      <w:ins w:id="7297" w:author="Britt Collins" w:date="2021-10-06T14:51:00Z">
        <w:r>
          <w:rPr>
            <w:rFonts w:ascii="Times New Roman" w:hAnsi="Times New Roman"/>
            <w:sz w:val="24"/>
            <w:szCs w:val="24"/>
          </w:rPr>
          <w:t xml:space="preserve">both </w:t>
        </w:r>
      </w:ins>
      <w:ins w:id="7298" w:author="Britt Collins" w:date="2021-09-30T14:58:00Z">
        <w:r w:rsidR="006F31F6" w:rsidRPr="000B0CC8">
          <w:rPr>
            <w:rFonts w:ascii="Times New Roman" w:hAnsi="Times New Roman"/>
            <w:sz w:val="24"/>
            <w:szCs w:val="24"/>
          </w:rPr>
          <w:t xml:space="preserve">replied. </w:t>
        </w:r>
      </w:ins>
    </w:p>
    <w:p w14:paraId="434278CA" w14:textId="77777777" w:rsidR="00284170" w:rsidRDefault="00284170" w:rsidP="00D02052">
      <w:pPr>
        <w:spacing w:line="480" w:lineRule="auto"/>
        <w:ind w:left="-5" w:right="15" w:firstLine="725"/>
        <w:rPr>
          <w:ins w:id="7299" w:author="Britt Collins" w:date="2021-10-06T14:50:00Z"/>
          <w:rFonts w:ascii="Times New Roman" w:hAnsi="Times New Roman"/>
          <w:sz w:val="24"/>
          <w:szCs w:val="24"/>
        </w:rPr>
      </w:pPr>
      <w:ins w:id="7300" w:author="Britt Collins" w:date="2021-10-06T14:50:00Z">
        <w:r>
          <w:rPr>
            <w:rFonts w:ascii="Times New Roman" w:hAnsi="Times New Roman"/>
            <w:sz w:val="24"/>
            <w:szCs w:val="24"/>
          </w:rPr>
          <w:t>“</w:t>
        </w:r>
      </w:ins>
      <w:ins w:id="7301" w:author="Britt Collins" w:date="2021-09-30T14:58:00Z">
        <w:r w:rsidR="006F31F6" w:rsidRPr="000B0CC8">
          <w:rPr>
            <w:rFonts w:ascii="Times New Roman" w:hAnsi="Times New Roman"/>
            <w:sz w:val="24"/>
            <w:szCs w:val="24"/>
          </w:rPr>
          <w:t>There</w:t>
        </w:r>
      </w:ins>
      <w:ins w:id="7302" w:author="Britt Collins" w:date="2021-10-06T14:50:00Z">
        <w:r>
          <w:rPr>
            <w:rFonts w:ascii="Times New Roman" w:hAnsi="Times New Roman"/>
            <w:sz w:val="24"/>
            <w:szCs w:val="24"/>
          </w:rPr>
          <w:t>’</w:t>
        </w:r>
      </w:ins>
      <w:ins w:id="7303" w:author="Britt Collins" w:date="2021-09-30T14:58:00Z">
        <w:r w:rsidR="006F31F6" w:rsidRPr="000B0CC8">
          <w:rPr>
            <w:rFonts w:ascii="Times New Roman" w:hAnsi="Times New Roman"/>
            <w:sz w:val="24"/>
            <w:szCs w:val="24"/>
          </w:rPr>
          <w:t>s a lot of jail bait around these parts. Don’t let your eyes wander.</w:t>
        </w:r>
      </w:ins>
      <w:ins w:id="7304" w:author="Britt Collins" w:date="2021-10-06T14:50:00Z">
        <w:r>
          <w:rPr>
            <w:rFonts w:ascii="Times New Roman" w:hAnsi="Times New Roman"/>
            <w:sz w:val="24"/>
            <w:szCs w:val="24"/>
          </w:rPr>
          <w:t>”</w:t>
        </w:r>
      </w:ins>
    </w:p>
    <w:p w14:paraId="19A90F55" w14:textId="4B8EE6F4" w:rsidR="006F31F6" w:rsidRPr="000B0CC8" w:rsidRDefault="006F31F6">
      <w:pPr>
        <w:spacing w:line="480" w:lineRule="auto"/>
        <w:ind w:left="-5" w:right="15" w:firstLine="725"/>
        <w:rPr>
          <w:ins w:id="7305" w:author="Britt Collins" w:date="2021-09-30T14:58:00Z"/>
          <w:rFonts w:ascii="Times New Roman" w:hAnsi="Times New Roman"/>
          <w:sz w:val="24"/>
          <w:szCs w:val="24"/>
        </w:rPr>
        <w:pPrChange w:id="7306" w:author="Britt Collins" w:date="2021-10-06T14:49:00Z">
          <w:pPr>
            <w:ind w:left="-5" w:right="15"/>
          </w:pPr>
        </w:pPrChange>
      </w:pPr>
      <w:ins w:id="7307" w:author="Britt Collins" w:date="2021-09-30T14:58:00Z">
        <w:r w:rsidRPr="000B0CC8">
          <w:rPr>
            <w:rFonts w:ascii="Times New Roman" w:hAnsi="Times New Roman"/>
            <w:sz w:val="24"/>
            <w:szCs w:val="24"/>
          </w:rPr>
          <w:t>Teenage Australian girls wore little to entertain the imagination. Not surprising given the warm conditions. In an adult, social context, their clothing could be perceived as sexy. Why didn't society frown upon it? It was an acceptable part of Australian culture.</w:t>
        </w:r>
      </w:ins>
    </w:p>
    <w:p w14:paraId="05BDF8B7" w14:textId="17CB9081" w:rsidR="006F31F6" w:rsidRPr="000B0CC8" w:rsidRDefault="006F31F6">
      <w:pPr>
        <w:spacing w:line="480" w:lineRule="auto"/>
        <w:ind w:left="-5" w:right="15" w:firstLine="725"/>
        <w:rPr>
          <w:ins w:id="7308" w:author="Britt Collins" w:date="2021-09-30T14:58:00Z"/>
          <w:rFonts w:ascii="Times New Roman" w:hAnsi="Times New Roman"/>
          <w:sz w:val="24"/>
          <w:szCs w:val="24"/>
        </w:rPr>
        <w:pPrChange w:id="7309" w:author="Britt Collins" w:date="2021-10-06T14:51:00Z">
          <w:pPr>
            <w:ind w:left="-5" w:right="15"/>
          </w:pPr>
        </w:pPrChange>
      </w:pPr>
      <w:ins w:id="7310" w:author="Britt Collins" w:date="2021-09-30T14:58:00Z">
        <w:r w:rsidRPr="000B0CC8">
          <w:rPr>
            <w:rFonts w:ascii="Times New Roman" w:hAnsi="Times New Roman"/>
            <w:sz w:val="24"/>
            <w:szCs w:val="24"/>
          </w:rPr>
          <w:t xml:space="preserve">We averted our eyes to other thrills in the theme park, the roller coasters. The older I got, the more excitement I sought and more impatient I became. I looked for a ride with a sub </w:t>
        </w:r>
      </w:ins>
      <w:ins w:id="7311" w:author="Britt Collins" w:date="2021-10-06T14:51:00Z">
        <w:r w:rsidR="00284170">
          <w:rPr>
            <w:rFonts w:ascii="Times New Roman" w:hAnsi="Times New Roman"/>
            <w:sz w:val="24"/>
            <w:szCs w:val="24"/>
          </w:rPr>
          <w:t>five</w:t>
        </w:r>
      </w:ins>
      <w:ins w:id="7312" w:author="Britt Collins" w:date="2021-09-30T14:58:00Z">
        <w:r w:rsidRPr="000B0CC8">
          <w:rPr>
            <w:rFonts w:ascii="Times New Roman" w:hAnsi="Times New Roman"/>
            <w:sz w:val="24"/>
            <w:szCs w:val="24"/>
          </w:rPr>
          <w:t>-minute waiting time. The Superman Escape was that ride. It looked like a standard roller coaster: It had loops and bends. My expectations, given my initial assessment, were low.</w:t>
        </w:r>
      </w:ins>
    </w:p>
    <w:p w14:paraId="161B32FF" w14:textId="77777777" w:rsidR="00284170" w:rsidRDefault="006F31F6" w:rsidP="00284170">
      <w:pPr>
        <w:spacing w:line="480" w:lineRule="auto"/>
        <w:ind w:left="-5" w:right="15" w:firstLine="725"/>
        <w:rPr>
          <w:ins w:id="7313" w:author="Britt Collins" w:date="2021-10-06T14:52:00Z"/>
          <w:rFonts w:ascii="Times New Roman" w:hAnsi="Times New Roman"/>
          <w:sz w:val="24"/>
          <w:szCs w:val="24"/>
        </w:rPr>
      </w:pPr>
      <w:ins w:id="7314" w:author="Britt Collins" w:date="2021-09-30T14:58:00Z">
        <w:r w:rsidRPr="000B0CC8">
          <w:rPr>
            <w:rFonts w:ascii="Times New Roman" w:hAnsi="Times New Roman"/>
            <w:sz w:val="24"/>
            <w:szCs w:val="24"/>
          </w:rPr>
          <w:lastRenderedPageBreak/>
          <w:t xml:space="preserve">Carl, Matt and I sat in the roller coaster passenger train. The holster bars dropped down, secured and the countdown was announced at a deafening volume. </w:t>
        </w:r>
      </w:ins>
    </w:p>
    <w:p w14:paraId="63FB26DF" w14:textId="59665016" w:rsidR="006F31F6" w:rsidRPr="000B0CC8" w:rsidRDefault="00284170">
      <w:pPr>
        <w:spacing w:line="480" w:lineRule="auto"/>
        <w:ind w:left="-5" w:right="15" w:firstLine="725"/>
        <w:rPr>
          <w:ins w:id="7315" w:author="Britt Collins" w:date="2021-09-30T14:58:00Z"/>
          <w:rFonts w:ascii="Times New Roman" w:hAnsi="Times New Roman"/>
          <w:sz w:val="24"/>
          <w:szCs w:val="24"/>
        </w:rPr>
        <w:pPrChange w:id="7316" w:author="Britt Collins" w:date="2021-10-06T14:51:00Z">
          <w:pPr>
            <w:ind w:left="-5" w:right="15"/>
          </w:pPr>
        </w:pPrChange>
      </w:pPr>
      <w:ins w:id="7317" w:author="Britt Collins" w:date="2021-10-06T14:52:00Z">
        <w:r>
          <w:rPr>
            <w:rFonts w:ascii="Times New Roman" w:hAnsi="Times New Roman"/>
            <w:sz w:val="24"/>
            <w:szCs w:val="24"/>
          </w:rPr>
          <w:t>“</w:t>
        </w:r>
      </w:ins>
      <w:ins w:id="7318" w:author="Britt Collins" w:date="2021-09-30T14:58:00Z">
        <w:r w:rsidR="006F31F6" w:rsidRPr="000B0CC8">
          <w:rPr>
            <w:rFonts w:ascii="Times New Roman" w:hAnsi="Times New Roman"/>
            <w:sz w:val="24"/>
            <w:szCs w:val="24"/>
          </w:rPr>
          <w:t>There's a countdown,</w:t>
        </w:r>
      </w:ins>
      <w:ins w:id="7319" w:author="Britt Collins" w:date="2021-10-06T14:52:00Z">
        <w:r>
          <w:rPr>
            <w:rFonts w:ascii="Times New Roman" w:hAnsi="Times New Roman"/>
            <w:sz w:val="24"/>
            <w:szCs w:val="24"/>
          </w:rPr>
          <w:t>”</w:t>
        </w:r>
      </w:ins>
      <w:ins w:id="7320" w:author="Britt Collins" w:date="2021-09-30T14:58:00Z">
        <w:r w:rsidR="006F31F6" w:rsidRPr="000B0CC8">
          <w:rPr>
            <w:rFonts w:ascii="Times New Roman" w:hAnsi="Times New Roman"/>
            <w:sz w:val="24"/>
            <w:szCs w:val="24"/>
          </w:rPr>
          <w:t xml:space="preserve"> I </w:t>
        </w:r>
      </w:ins>
      <w:ins w:id="7321" w:author="Britt Collins" w:date="2021-10-06T14:52:00Z">
        <w:r>
          <w:rPr>
            <w:rFonts w:ascii="Times New Roman" w:hAnsi="Times New Roman"/>
            <w:sz w:val="24"/>
            <w:szCs w:val="24"/>
          </w:rPr>
          <w:t>sai</w:t>
        </w:r>
      </w:ins>
      <w:ins w:id="7322" w:author="Britt Collins" w:date="2021-09-30T14:58:00Z">
        <w:r w:rsidR="006F31F6" w:rsidRPr="000B0CC8">
          <w:rPr>
            <w:rFonts w:ascii="Times New Roman" w:hAnsi="Times New Roman"/>
            <w:sz w:val="24"/>
            <w:szCs w:val="24"/>
          </w:rPr>
          <w:t xml:space="preserv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countdown. I was innocently at its mercy. The rollercoaster went from stationary to whiplash quick in seconds. I felt a rush of blood towards the back of the head as my skull was firmly planted against the seat headrest. The skin on my face stretched and morphed as the car accelerated. My brain had little time to </w:t>
        </w:r>
      </w:ins>
      <w:ins w:id="7323" w:author="Britt Collins" w:date="2021-10-06T14:53:00Z">
        <w:r>
          <w:rPr>
            <w:rFonts w:ascii="Times New Roman" w:hAnsi="Times New Roman"/>
            <w:sz w:val="24"/>
            <w:szCs w:val="24"/>
          </w:rPr>
          <w:t>digest</w:t>
        </w:r>
      </w:ins>
      <w:ins w:id="7324" w:author="Britt Collins" w:date="2021-09-30T14:58:00Z">
        <w:r w:rsidR="006F31F6" w:rsidRPr="000B0CC8">
          <w:rPr>
            <w:rFonts w:ascii="Times New Roman" w:hAnsi="Times New Roman"/>
            <w:sz w:val="24"/>
            <w:szCs w:val="24"/>
          </w:rPr>
          <w:t xml:space="preserve"> the initial experience. As the acceleration eased, the endorphin rush kicked in. I was in ecstasy. It continued through twist, turns and loop-the-loops.</w:t>
        </w:r>
      </w:ins>
    </w:p>
    <w:p w14:paraId="350F212A" w14:textId="77777777" w:rsidR="006F31F6" w:rsidRPr="000B0CC8" w:rsidRDefault="006F31F6">
      <w:pPr>
        <w:spacing w:line="480" w:lineRule="auto"/>
        <w:ind w:left="-5" w:right="15" w:firstLine="725"/>
        <w:rPr>
          <w:ins w:id="7325" w:author="Britt Collins" w:date="2021-09-30T14:58:00Z"/>
          <w:rFonts w:ascii="Times New Roman" w:hAnsi="Times New Roman"/>
          <w:sz w:val="24"/>
          <w:szCs w:val="24"/>
        </w:rPr>
        <w:pPrChange w:id="7326" w:author="Britt Collins" w:date="2021-10-06T14:53:00Z">
          <w:pPr>
            <w:ind w:left="-5" w:right="15"/>
          </w:pPr>
        </w:pPrChange>
      </w:pPr>
      <w:ins w:id="7327" w:author="Britt Collins" w:date="2021-09-30T14:58:00Z">
        <w:r w:rsidRPr="000B0CC8">
          <w:rPr>
            <w:rFonts w:ascii="Times New Roman" w:hAnsi="Times New Roman"/>
            <w:sz w:val="24"/>
            <w:szCs w:val="24"/>
          </w:rPr>
          <w:t>As the roller coaster train slowed and the safety bar was released, I sat there. My eyes were wide open and my heart pounded. A staff member asked me politely to exit the ride. I broke my forward gaze, looked down at my pants and shook my head. I slowly got to my feet and exited into the sun-baked Warner Brothers Movie World streets. My mind began to recount everything that happened during the Superman Escape experience. I began to smile. I turned and viewed the ride, this time as a spectator. Strangely, nothing in my mind married up with the what I saw. I stood there, bemused.</w:t>
        </w:r>
      </w:ins>
    </w:p>
    <w:p w14:paraId="7976292F" w14:textId="77777777" w:rsidR="00284170" w:rsidRDefault="006F31F6" w:rsidP="00284170">
      <w:pPr>
        <w:spacing w:line="480" w:lineRule="auto"/>
        <w:ind w:left="-5" w:right="15" w:firstLine="725"/>
        <w:rPr>
          <w:ins w:id="7328" w:author="Britt Collins" w:date="2021-10-06T14:54:00Z"/>
          <w:rFonts w:ascii="Times New Roman" w:hAnsi="Times New Roman"/>
          <w:sz w:val="24"/>
          <w:szCs w:val="24"/>
        </w:rPr>
      </w:pPr>
      <w:ins w:id="7329" w:author="Britt Collins" w:date="2021-09-30T14:58:00Z">
        <w:r w:rsidRPr="000B0CC8">
          <w:rPr>
            <w:rFonts w:ascii="Times New Roman" w:hAnsi="Times New Roman"/>
            <w:sz w:val="24"/>
            <w:szCs w:val="24"/>
          </w:rPr>
          <w:t xml:space="preserve"> </w:t>
        </w:r>
      </w:ins>
      <w:ins w:id="7330" w:author="Britt Collins" w:date="2021-10-06T14:54:00Z">
        <w:r w:rsidR="00284170">
          <w:rPr>
            <w:rFonts w:ascii="Times New Roman" w:hAnsi="Times New Roman"/>
            <w:sz w:val="24"/>
            <w:szCs w:val="24"/>
          </w:rPr>
          <w:t>“</w:t>
        </w:r>
      </w:ins>
      <w:ins w:id="7331" w:author="Britt Collins" w:date="2021-09-30T14:58:00Z">
        <w:r w:rsidRPr="000B0CC8">
          <w:rPr>
            <w:rFonts w:ascii="Times New Roman" w:hAnsi="Times New Roman"/>
            <w:sz w:val="24"/>
            <w:szCs w:val="24"/>
          </w:rPr>
          <w:t>Dave!</w:t>
        </w:r>
      </w:ins>
      <w:ins w:id="7332" w:author="Britt Collins" w:date="2021-10-06T14:54:00Z">
        <w:r w:rsidR="00284170">
          <w:rPr>
            <w:rFonts w:ascii="Times New Roman" w:hAnsi="Times New Roman"/>
            <w:sz w:val="24"/>
            <w:szCs w:val="24"/>
          </w:rPr>
          <w:t>”</w:t>
        </w:r>
      </w:ins>
      <w:ins w:id="7333" w:author="Britt Collins" w:date="2021-09-30T14:58:00Z">
        <w:r w:rsidRPr="000B0CC8">
          <w:rPr>
            <w:rFonts w:ascii="Times New Roman" w:hAnsi="Times New Roman"/>
            <w:sz w:val="24"/>
            <w:szCs w:val="24"/>
          </w:rPr>
          <w:t xml:space="preserve"> Carl said</w:t>
        </w:r>
      </w:ins>
      <w:ins w:id="7334" w:author="Britt Collins" w:date="2021-10-06T14:54:00Z">
        <w:r w:rsidR="00284170">
          <w:rPr>
            <w:rFonts w:ascii="Times New Roman" w:hAnsi="Times New Roman"/>
            <w:sz w:val="24"/>
            <w:szCs w:val="24"/>
          </w:rPr>
          <w:t>, snapping me out my trance</w:t>
        </w:r>
      </w:ins>
      <w:ins w:id="7335" w:author="Britt Collins" w:date="2021-09-30T14:58:00Z">
        <w:r w:rsidRPr="000B0CC8">
          <w:rPr>
            <w:rFonts w:ascii="Times New Roman" w:hAnsi="Times New Roman"/>
            <w:sz w:val="24"/>
            <w:szCs w:val="24"/>
          </w:rPr>
          <w:t xml:space="preserve">. </w:t>
        </w:r>
      </w:ins>
    </w:p>
    <w:p w14:paraId="240FF0E0" w14:textId="77777777" w:rsidR="00284170" w:rsidRDefault="006F31F6" w:rsidP="00284170">
      <w:pPr>
        <w:spacing w:line="480" w:lineRule="auto"/>
        <w:ind w:left="-5" w:right="15" w:firstLine="725"/>
        <w:rPr>
          <w:ins w:id="7336" w:author="Britt Collins" w:date="2021-10-06T14:55:00Z"/>
          <w:rFonts w:ascii="Times New Roman" w:hAnsi="Times New Roman"/>
          <w:sz w:val="24"/>
          <w:szCs w:val="24"/>
        </w:rPr>
      </w:pPr>
      <w:ins w:id="7337" w:author="Britt Collins" w:date="2021-09-30T14:58:00Z">
        <w:r w:rsidRPr="000B0CC8">
          <w:rPr>
            <w:rFonts w:ascii="Times New Roman" w:hAnsi="Times New Roman"/>
            <w:sz w:val="24"/>
            <w:szCs w:val="24"/>
          </w:rPr>
          <w:t xml:space="preserve">I turned to see Carl and Matt munching on chocolates bought from one of the overly-priced sweet shops. I looked aghast at the super-sized packets of M&amp;Ms. </w:t>
        </w:r>
      </w:ins>
      <w:ins w:id="7338" w:author="Britt Collins" w:date="2021-10-06T14:55:00Z">
        <w:r w:rsidR="00284170">
          <w:rPr>
            <w:rFonts w:ascii="Times New Roman" w:hAnsi="Times New Roman"/>
            <w:sz w:val="24"/>
            <w:szCs w:val="24"/>
          </w:rPr>
          <w:t>“</w:t>
        </w:r>
      </w:ins>
      <w:ins w:id="7339" w:author="Britt Collins" w:date="2021-09-30T14:58:00Z">
        <w:r w:rsidRPr="000B0CC8">
          <w:rPr>
            <w:rFonts w:ascii="Times New Roman" w:hAnsi="Times New Roman"/>
            <w:sz w:val="24"/>
            <w:szCs w:val="24"/>
          </w:rPr>
          <w:t>How much did you pay for that?</w:t>
        </w:r>
      </w:ins>
      <w:ins w:id="7340" w:author="Britt Collins" w:date="2021-10-06T14:55:00Z">
        <w:r w:rsidR="00284170">
          <w:rPr>
            <w:rFonts w:ascii="Times New Roman" w:hAnsi="Times New Roman"/>
            <w:sz w:val="24"/>
            <w:szCs w:val="24"/>
          </w:rPr>
          <w:t>”</w:t>
        </w:r>
      </w:ins>
      <w:ins w:id="7341" w:author="Britt Collins" w:date="2021-09-30T14:58:00Z">
        <w:r w:rsidRPr="000B0CC8">
          <w:rPr>
            <w:rFonts w:ascii="Times New Roman" w:hAnsi="Times New Roman"/>
            <w:sz w:val="24"/>
            <w:szCs w:val="24"/>
          </w:rPr>
          <w:t xml:space="preserve"> </w:t>
        </w:r>
      </w:ins>
    </w:p>
    <w:p w14:paraId="44805F26" w14:textId="77777777" w:rsidR="00284170" w:rsidRDefault="00284170" w:rsidP="00284170">
      <w:pPr>
        <w:spacing w:line="480" w:lineRule="auto"/>
        <w:ind w:left="-5" w:right="15" w:firstLine="725"/>
        <w:rPr>
          <w:ins w:id="7342" w:author="Britt Collins" w:date="2021-10-06T14:56:00Z"/>
          <w:rFonts w:ascii="Times New Roman" w:hAnsi="Times New Roman"/>
          <w:sz w:val="24"/>
          <w:szCs w:val="24"/>
        </w:rPr>
      </w:pPr>
      <w:ins w:id="7343" w:author="Britt Collins" w:date="2021-10-06T14:55:00Z">
        <w:r>
          <w:rPr>
            <w:rFonts w:ascii="Times New Roman" w:hAnsi="Times New Roman"/>
            <w:sz w:val="24"/>
            <w:szCs w:val="24"/>
          </w:rPr>
          <w:t>“</w:t>
        </w:r>
      </w:ins>
      <w:ins w:id="7344" w:author="Britt Collins" w:date="2021-09-30T14:58:00Z">
        <w:r w:rsidR="006F31F6" w:rsidRPr="000B0CC8">
          <w:rPr>
            <w:rFonts w:ascii="Times New Roman" w:hAnsi="Times New Roman"/>
            <w:sz w:val="24"/>
            <w:szCs w:val="24"/>
          </w:rPr>
          <w:t>Just a couple of bucks</w:t>
        </w:r>
      </w:ins>
      <w:ins w:id="7345" w:author="Britt Collins" w:date="2021-10-06T14:55:00Z">
        <w:r>
          <w:rPr>
            <w:rFonts w:ascii="Times New Roman" w:hAnsi="Times New Roman"/>
            <w:sz w:val="24"/>
            <w:szCs w:val="24"/>
          </w:rPr>
          <w:t xml:space="preserve">,” </w:t>
        </w:r>
      </w:ins>
      <w:ins w:id="7346" w:author="Britt Collins" w:date="2021-09-30T14:58:00Z">
        <w:r w:rsidR="006F31F6" w:rsidRPr="000B0CC8">
          <w:rPr>
            <w:rFonts w:ascii="Times New Roman" w:hAnsi="Times New Roman"/>
            <w:sz w:val="24"/>
            <w:szCs w:val="24"/>
          </w:rPr>
          <w:t>Carl quipped</w:t>
        </w:r>
      </w:ins>
      <w:ins w:id="7347" w:author="Britt Collins" w:date="2021-10-06T14:55:00Z">
        <w:r>
          <w:rPr>
            <w:rFonts w:ascii="Times New Roman" w:hAnsi="Times New Roman"/>
            <w:sz w:val="24"/>
            <w:szCs w:val="24"/>
          </w:rPr>
          <w:t xml:space="preserve">, staring at </w:t>
        </w:r>
      </w:ins>
      <w:ins w:id="7348" w:author="Britt Collins" w:date="2021-09-30T14:58:00Z">
        <w:r w:rsidR="006F31F6" w:rsidRPr="000B0CC8">
          <w:rPr>
            <w:rFonts w:ascii="Times New Roman" w:hAnsi="Times New Roman"/>
            <w:sz w:val="24"/>
            <w:szCs w:val="24"/>
          </w:rPr>
          <w:t>h</w:t>
        </w:r>
      </w:ins>
      <w:ins w:id="7349" w:author="Britt Collins" w:date="2021-10-06T14:55:00Z">
        <w:r>
          <w:rPr>
            <w:rFonts w:ascii="Times New Roman" w:hAnsi="Times New Roman"/>
            <w:sz w:val="24"/>
            <w:szCs w:val="24"/>
          </w:rPr>
          <w:t xml:space="preserve">is </w:t>
        </w:r>
      </w:ins>
      <w:ins w:id="7350" w:author="Britt Collins" w:date="2021-09-30T14:58:00Z">
        <w:r w:rsidR="006F31F6" w:rsidRPr="000B0CC8">
          <w:rPr>
            <w:rFonts w:ascii="Times New Roman" w:hAnsi="Times New Roman"/>
            <w:sz w:val="24"/>
            <w:szCs w:val="24"/>
          </w:rPr>
          <w:t xml:space="preserve">phone. </w:t>
        </w:r>
      </w:ins>
      <w:ins w:id="7351" w:author="Britt Collins" w:date="2021-10-06T14:55:00Z">
        <w:r>
          <w:rPr>
            <w:rFonts w:ascii="Times New Roman" w:hAnsi="Times New Roman"/>
            <w:sz w:val="24"/>
            <w:szCs w:val="24"/>
          </w:rPr>
          <w:t>“</w:t>
        </w:r>
      </w:ins>
      <w:ins w:id="7352" w:author="Britt Collins" w:date="2021-09-30T14:58:00Z">
        <w:r w:rsidR="006F31F6" w:rsidRPr="000B0CC8">
          <w:rPr>
            <w:rFonts w:ascii="Times New Roman" w:hAnsi="Times New Roman"/>
            <w:sz w:val="24"/>
            <w:szCs w:val="24"/>
          </w:rPr>
          <w:t>I've just had a text from Johnny. He and the lads are over at the Wet ‘n’ Wild water park. He was asking about our whereabouts. Wet and Wild, what do you think?</w:t>
        </w:r>
      </w:ins>
      <w:ins w:id="7353" w:author="Britt Collins" w:date="2021-10-06T14:56:00Z">
        <w:r>
          <w:rPr>
            <w:rFonts w:ascii="Times New Roman" w:hAnsi="Times New Roman"/>
            <w:sz w:val="24"/>
            <w:szCs w:val="24"/>
          </w:rPr>
          <w:t>”</w:t>
        </w:r>
      </w:ins>
    </w:p>
    <w:p w14:paraId="20780E2B" w14:textId="49B97F86" w:rsidR="006F31F6" w:rsidRPr="000B0CC8" w:rsidRDefault="006F31F6">
      <w:pPr>
        <w:spacing w:line="480" w:lineRule="auto"/>
        <w:ind w:left="-5" w:right="15" w:firstLine="725"/>
        <w:rPr>
          <w:ins w:id="7354" w:author="Britt Collins" w:date="2021-09-30T14:58:00Z"/>
          <w:rFonts w:ascii="Times New Roman" w:hAnsi="Times New Roman"/>
          <w:sz w:val="24"/>
          <w:szCs w:val="24"/>
        </w:rPr>
        <w:pPrChange w:id="7355" w:author="Britt Collins" w:date="2021-10-06T14:54:00Z">
          <w:pPr>
            <w:ind w:left="-5" w:right="15"/>
          </w:pPr>
        </w:pPrChange>
      </w:pPr>
      <w:ins w:id="7356" w:author="Britt Collins" w:date="2021-09-30T14:58:00Z">
        <w:r w:rsidRPr="000B0CC8">
          <w:rPr>
            <w:rFonts w:ascii="Times New Roman" w:hAnsi="Times New Roman"/>
            <w:sz w:val="24"/>
            <w:szCs w:val="24"/>
          </w:rPr>
          <w:lastRenderedPageBreak/>
          <w:t xml:space="preserve"> </w:t>
        </w:r>
      </w:ins>
      <w:ins w:id="7357" w:author="Britt Collins" w:date="2021-10-06T14:56:00Z">
        <w:r w:rsidR="00284170">
          <w:rPr>
            <w:rFonts w:ascii="Times New Roman" w:hAnsi="Times New Roman"/>
            <w:sz w:val="24"/>
            <w:szCs w:val="24"/>
          </w:rPr>
          <w:t xml:space="preserve">As usual </w:t>
        </w:r>
      </w:ins>
      <w:ins w:id="7358" w:author="Britt Collins" w:date="2021-09-30T14:58:00Z">
        <w:r w:rsidRPr="000B0CC8">
          <w:rPr>
            <w:rFonts w:ascii="Times New Roman" w:hAnsi="Times New Roman"/>
            <w:sz w:val="24"/>
            <w:szCs w:val="24"/>
          </w:rPr>
          <w:t>I was happy to go with the flow. The distant look on Carl and Matt</w:t>
        </w:r>
      </w:ins>
      <w:ins w:id="7359" w:author="Britt Collins" w:date="2021-10-06T14:56:00Z">
        <w:r w:rsidR="00284170">
          <w:rPr>
            <w:rFonts w:ascii="Times New Roman" w:hAnsi="Times New Roman"/>
            <w:sz w:val="24"/>
            <w:szCs w:val="24"/>
          </w:rPr>
          <w:t>’s faces showed</w:t>
        </w:r>
      </w:ins>
      <w:ins w:id="7360" w:author="Britt Collins" w:date="2021-09-30T14:58:00Z">
        <w:r w:rsidRPr="000B0CC8">
          <w:rPr>
            <w:rFonts w:ascii="Times New Roman" w:hAnsi="Times New Roman"/>
            <w:sz w:val="24"/>
            <w:szCs w:val="24"/>
          </w:rPr>
          <w:t xml:space="preserve"> they </w:t>
        </w:r>
      </w:ins>
      <w:ins w:id="7361" w:author="Britt Collins" w:date="2021-10-06T14:56:00Z">
        <w:r w:rsidR="00284170">
          <w:rPr>
            <w:rFonts w:ascii="Times New Roman" w:hAnsi="Times New Roman"/>
            <w:sz w:val="24"/>
            <w:szCs w:val="24"/>
          </w:rPr>
          <w:t>weren’</w:t>
        </w:r>
      </w:ins>
      <w:ins w:id="7362" w:author="Britt Collins" w:date="2021-09-30T14:58:00Z">
        <w:r w:rsidRPr="000B0CC8">
          <w:rPr>
            <w:rFonts w:ascii="Times New Roman" w:hAnsi="Times New Roman"/>
            <w:sz w:val="24"/>
            <w:szCs w:val="24"/>
          </w:rPr>
          <w:t xml:space="preserve">t </w:t>
        </w:r>
      </w:ins>
      <w:ins w:id="7363" w:author="Britt Collins" w:date="2021-10-06T14:57:00Z">
        <w:r w:rsidR="00284170">
          <w:rPr>
            <w:rFonts w:ascii="Times New Roman" w:hAnsi="Times New Roman"/>
            <w:sz w:val="24"/>
            <w:szCs w:val="24"/>
          </w:rPr>
          <w:t>bothered</w:t>
        </w:r>
      </w:ins>
      <w:ins w:id="7364" w:author="Britt Collins" w:date="2021-09-30T14:58:00Z">
        <w:r w:rsidRPr="000B0CC8">
          <w:rPr>
            <w:rFonts w:ascii="Times New Roman" w:hAnsi="Times New Roman"/>
            <w:sz w:val="24"/>
            <w:szCs w:val="24"/>
          </w:rPr>
          <w:t>. Our Warner Brother passes included entry into the water park</w:t>
        </w:r>
      </w:ins>
      <w:ins w:id="7365" w:author="Britt Collins" w:date="2021-10-06T14:57:00Z">
        <w:r w:rsidR="00284170">
          <w:rPr>
            <w:rFonts w:ascii="Times New Roman" w:hAnsi="Times New Roman"/>
            <w:sz w:val="24"/>
            <w:szCs w:val="24"/>
          </w:rPr>
          <w:t>, which</w:t>
        </w:r>
      </w:ins>
      <w:ins w:id="7366" w:author="Britt Collins" w:date="2021-09-30T14:58:00Z">
        <w:r w:rsidRPr="000B0CC8">
          <w:rPr>
            <w:rFonts w:ascii="Times New Roman" w:hAnsi="Times New Roman"/>
            <w:sz w:val="24"/>
            <w:szCs w:val="24"/>
          </w:rPr>
          <w:t xml:space="preserve"> was close by. We agreed for the sake of group unity to meet Johnny and the rest of the All-dayer group.</w:t>
        </w:r>
      </w:ins>
    </w:p>
    <w:p w14:paraId="69A36599" w14:textId="12DBC620" w:rsidR="00284170" w:rsidRPr="000B0CC8" w:rsidRDefault="006F31F6">
      <w:pPr>
        <w:spacing w:line="480" w:lineRule="auto"/>
        <w:ind w:left="-5" w:right="15" w:firstLine="395"/>
        <w:rPr>
          <w:ins w:id="7367" w:author="Britt Collins" w:date="2021-10-06T14:59:00Z"/>
          <w:rFonts w:ascii="Times New Roman" w:hAnsi="Times New Roman"/>
          <w:sz w:val="24"/>
          <w:szCs w:val="24"/>
        </w:rPr>
        <w:pPrChange w:id="7368" w:author="Britt Collins" w:date="2021-10-06T15:00:00Z">
          <w:pPr>
            <w:numPr>
              <w:numId w:val="15"/>
            </w:numPr>
            <w:spacing w:after="17" w:line="480" w:lineRule="auto"/>
            <w:ind w:left="600" w:right="15" w:hanging="210"/>
          </w:pPr>
        </w:pPrChange>
      </w:pPr>
      <w:ins w:id="7369" w:author="Britt Collins" w:date="2021-09-30T14:58:00Z">
        <w:r w:rsidRPr="000B0CC8">
          <w:rPr>
            <w:rFonts w:ascii="Times New Roman" w:hAnsi="Times New Roman"/>
            <w:sz w:val="24"/>
            <w:szCs w:val="24"/>
          </w:rPr>
          <w:t xml:space="preserve">Wet ‘n’ Wild was nothing over and above other waterparks. What it did have, given the its tropical location, was heat, sunshine and high-UV. We showed our passes, entered and headed over to the main pool. This is where most of the water slides were found. Johnny was the first to recognise us. His whiny southern accent could be heard above the sound of splashing water, aircraft and road drills. </w:t>
        </w:r>
      </w:ins>
      <w:ins w:id="7370" w:author="Britt Collins" w:date="2021-10-06T14:57:00Z">
        <w:r w:rsidR="00284170">
          <w:rPr>
            <w:rFonts w:ascii="Times New Roman" w:hAnsi="Times New Roman"/>
            <w:sz w:val="24"/>
            <w:szCs w:val="24"/>
          </w:rPr>
          <w:t>“</w:t>
        </w:r>
      </w:ins>
      <w:ins w:id="7371" w:author="Britt Collins" w:date="2021-09-30T14:58:00Z">
        <w:r w:rsidRPr="000B0CC8">
          <w:rPr>
            <w:rFonts w:ascii="Times New Roman" w:hAnsi="Times New Roman"/>
            <w:sz w:val="24"/>
            <w:szCs w:val="24"/>
          </w:rPr>
          <w:t>Lads,</w:t>
        </w:r>
      </w:ins>
      <w:ins w:id="7372" w:author="Britt Collins" w:date="2021-10-06T14:57:00Z">
        <w:r w:rsidR="00284170">
          <w:rPr>
            <w:rFonts w:ascii="Times New Roman" w:hAnsi="Times New Roman"/>
            <w:sz w:val="24"/>
            <w:szCs w:val="24"/>
          </w:rPr>
          <w:t>”</w:t>
        </w:r>
      </w:ins>
      <w:ins w:id="7373" w:author="Britt Collins" w:date="2021-09-30T14:58:00Z">
        <w:r w:rsidRPr="000B0CC8">
          <w:rPr>
            <w:rFonts w:ascii="Times New Roman" w:hAnsi="Times New Roman"/>
            <w:sz w:val="24"/>
            <w:szCs w:val="24"/>
          </w:rPr>
          <w:t xml:space="preserve"> he shouted. We looked up and saw Johnny in his damp, baggy trunks looking a bit</w:t>
        </w:r>
      </w:ins>
      <w:ins w:id="7374" w:author="Britt Collins" w:date="2021-10-06T14:59:00Z">
        <w:r w:rsidR="00284170">
          <w:rPr>
            <w:rFonts w:ascii="Times New Roman" w:hAnsi="Times New Roman"/>
            <w:sz w:val="24"/>
            <w:szCs w:val="24"/>
          </w:rPr>
          <w:t xml:space="preserve"> </w:t>
        </w:r>
      </w:ins>
      <w:ins w:id="7375" w:author="Britt Collins" w:date="2021-09-30T14:58:00Z">
        <w:r w:rsidRPr="000B0CC8">
          <w:rPr>
            <w:rFonts w:ascii="Times New Roman" w:hAnsi="Times New Roman"/>
            <w:sz w:val="24"/>
            <w:szCs w:val="24"/>
          </w:rPr>
          <w:t>worse</w:t>
        </w:r>
      </w:ins>
      <w:ins w:id="7376" w:author="Britt Collins" w:date="2021-10-06T15:00:00Z">
        <w:r w:rsidR="00284170">
          <w:rPr>
            <w:rFonts w:ascii="Times New Roman" w:hAnsi="Times New Roman"/>
            <w:sz w:val="24"/>
            <w:szCs w:val="24"/>
          </w:rPr>
          <w:t xml:space="preserve"> </w:t>
        </w:r>
      </w:ins>
      <w:ins w:id="7377" w:author="Britt Collins" w:date="2021-09-30T14:58:00Z">
        <w:r w:rsidRPr="000B0CC8">
          <w:rPr>
            <w:rFonts w:ascii="Times New Roman" w:hAnsi="Times New Roman"/>
            <w:sz w:val="24"/>
            <w:szCs w:val="24"/>
          </w:rPr>
          <w:t xml:space="preserve">for wear. </w:t>
        </w:r>
      </w:ins>
    </w:p>
    <w:p w14:paraId="4BD01F6A" w14:textId="77777777" w:rsidR="00284170" w:rsidRDefault="006F31F6" w:rsidP="00284170">
      <w:pPr>
        <w:spacing w:line="480" w:lineRule="auto"/>
        <w:ind w:left="-5" w:right="15" w:firstLine="395"/>
        <w:rPr>
          <w:ins w:id="7378" w:author="Britt Collins" w:date="2021-10-06T15:00:00Z"/>
          <w:rFonts w:ascii="Times New Roman" w:hAnsi="Times New Roman"/>
          <w:sz w:val="24"/>
          <w:szCs w:val="24"/>
        </w:rPr>
      </w:pPr>
      <w:ins w:id="7379" w:author="Britt Collins" w:date="2021-09-30T14:58:00Z">
        <w:r w:rsidRPr="000B0CC8">
          <w:rPr>
            <w:rFonts w:ascii="Times New Roman" w:hAnsi="Times New Roman"/>
            <w:sz w:val="24"/>
            <w:szCs w:val="24"/>
          </w:rPr>
          <w:t xml:space="preserve">The rest of the lads looked rested. They took a strategic sleep on shaded sun loungers, saving themselves for the night ahead. </w:t>
        </w:r>
      </w:ins>
    </w:p>
    <w:p w14:paraId="32B0039A" w14:textId="55B28CBD" w:rsidR="006F31F6" w:rsidRPr="000B0CC8" w:rsidRDefault="00284170">
      <w:pPr>
        <w:spacing w:line="480" w:lineRule="auto"/>
        <w:ind w:left="-5" w:right="15" w:firstLine="395"/>
        <w:rPr>
          <w:ins w:id="7380" w:author="Britt Collins" w:date="2021-09-30T14:58:00Z"/>
          <w:rFonts w:ascii="Times New Roman" w:hAnsi="Times New Roman"/>
          <w:sz w:val="24"/>
          <w:szCs w:val="24"/>
        </w:rPr>
        <w:pPrChange w:id="7381" w:author="Britt Collins" w:date="2021-10-06T15:00:00Z">
          <w:pPr>
            <w:ind w:left="-5" w:right="15"/>
          </w:pPr>
        </w:pPrChange>
      </w:pPr>
      <w:ins w:id="7382" w:author="Britt Collins" w:date="2021-10-06T15:00:00Z">
        <w:r>
          <w:rPr>
            <w:rFonts w:ascii="Times New Roman" w:hAnsi="Times New Roman"/>
            <w:sz w:val="24"/>
            <w:szCs w:val="24"/>
          </w:rPr>
          <w:t>“</w:t>
        </w:r>
      </w:ins>
      <w:ins w:id="7383" w:author="Britt Collins" w:date="2021-09-30T14:58:00Z">
        <w:r w:rsidR="006F31F6" w:rsidRPr="000B0CC8">
          <w:rPr>
            <w:rFonts w:ascii="Times New Roman" w:hAnsi="Times New Roman"/>
            <w:sz w:val="24"/>
            <w:szCs w:val="24"/>
          </w:rPr>
          <w:t>Well, I’m tired from all the standing and queueing I’ve experienced today</w:t>
        </w:r>
      </w:ins>
      <w:ins w:id="7384" w:author="Britt Collins" w:date="2021-10-06T15:00:00Z">
        <w:r>
          <w:rPr>
            <w:rFonts w:ascii="Times New Roman" w:hAnsi="Times New Roman"/>
            <w:sz w:val="24"/>
            <w:szCs w:val="24"/>
          </w:rPr>
          <w:t xml:space="preserve">,” </w:t>
        </w:r>
      </w:ins>
      <w:ins w:id="7385" w:author="Britt Collins" w:date="2021-09-30T14:58:00Z">
        <w:r w:rsidR="006F31F6" w:rsidRPr="000B0CC8">
          <w:rPr>
            <w:rFonts w:ascii="Times New Roman" w:hAnsi="Times New Roman"/>
            <w:sz w:val="24"/>
            <w:szCs w:val="24"/>
          </w:rPr>
          <w:t xml:space="preserve">Carl said. Matt and I </w:t>
        </w:r>
      </w:ins>
      <w:ins w:id="7386" w:author="Britt Collins" w:date="2021-10-06T15:00:00Z">
        <w:r>
          <w:rPr>
            <w:rFonts w:ascii="Times New Roman" w:hAnsi="Times New Roman"/>
            <w:sz w:val="24"/>
            <w:szCs w:val="24"/>
          </w:rPr>
          <w:t>agreed</w:t>
        </w:r>
      </w:ins>
      <w:ins w:id="7387" w:author="Britt Collins" w:date="2021-09-30T14:58:00Z">
        <w:r w:rsidR="006F31F6" w:rsidRPr="000B0CC8">
          <w:rPr>
            <w:rFonts w:ascii="Times New Roman" w:hAnsi="Times New Roman"/>
            <w:sz w:val="24"/>
            <w:szCs w:val="24"/>
          </w:rPr>
          <w:t xml:space="preserve">. </w:t>
        </w:r>
      </w:ins>
      <w:ins w:id="7388" w:author="Britt Collins" w:date="2021-10-06T15:01:00Z">
        <w:r>
          <w:rPr>
            <w:rFonts w:ascii="Times New Roman" w:hAnsi="Times New Roman"/>
            <w:sz w:val="24"/>
            <w:szCs w:val="24"/>
          </w:rPr>
          <w:t>π</w:t>
        </w:r>
      </w:ins>
      <w:ins w:id="7389" w:author="Britt Collins" w:date="2021-09-30T14:58:00Z">
        <w:r w:rsidR="006F31F6" w:rsidRPr="000B0CC8">
          <w:rPr>
            <w:rFonts w:ascii="Times New Roman" w:hAnsi="Times New Roman"/>
            <w:sz w:val="24"/>
            <w:szCs w:val="24"/>
          </w:rPr>
          <w:t>Right, we’ll see you back at the hotel Johnny</w:t>
        </w:r>
      </w:ins>
      <w:ins w:id="7390" w:author="Britt Collins" w:date="2021-10-06T15:01:00Z">
        <w:r>
          <w:rPr>
            <w:rFonts w:ascii="Times New Roman" w:hAnsi="Times New Roman"/>
            <w:sz w:val="24"/>
            <w:szCs w:val="24"/>
          </w:rPr>
          <w:t>.”</w:t>
        </w:r>
      </w:ins>
    </w:p>
    <w:p w14:paraId="251D3D2E" w14:textId="77777777" w:rsidR="00284170" w:rsidRDefault="00284170">
      <w:pPr>
        <w:spacing w:line="480" w:lineRule="auto"/>
        <w:ind w:left="-5" w:right="15"/>
        <w:rPr>
          <w:ins w:id="7391" w:author="Britt Collins" w:date="2021-10-06T15:01:00Z"/>
          <w:rFonts w:ascii="Times New Roman" w:hAnsi="Times New Roman"/>
          <w:sz w:val="24"/>
          <w:szCs w:val="24"/>
        </w:rPr>
      </w:pPr>
    </w:p>
    <w:p w14:paraId="258702FD" w14:textId="644B1DD8" w:rsidR="006F31F6" w:rsidRPr="000B0CC8" w:rsidRDefault="006F31F6">
      <w:pPr>
        <w:spacing w:line="480" w:lineRule="auto"/>
        <w:ind w:left="-5" w:right="15"/>
        <w:rPr>
          <w:ins w:id="7392" w:author="Britt Collins" w:date="2021-09-30T14:58:00Z"/>
          <w:rFonts w:ascii="Times New Roman" w:hAnsi="Times New Roman"/>
          <w:sz w:val="24"/>
          <w:szCs w:val="24"/>
        </w:rPr>
        <w:pPrChange w:id="7393" w:author="Britt Collins" w:date="2021-09-30T15:06:00Z">
          <w:pPr>
            <w:ind w:left="-5" w:right="15"/>
          </w:pPr>
        </w:pPrChange>
      </w:pPr>
      <w:ins w:id="7394" w:author="Britt Collins" w:date="2021-09-30T14:58:00Z">
        <w:r w:rsidRPr="000B0CC8">
          <w:rPr>
            <w:rFonts w:ascii="Times New Roman" w:hAnsi="Times New Roman"/>
            <w:sz w:val="24"/>
            <w:szCs w:val="24"/>
          </w:rPr>
          <w:t>The night kicked off, as it did in the morning, with everyone assembled in the hotel lobby. After a quick chat with the group it was decided we would take a relaxed approach to the night ahead. With that, we walked to the high street</w:t>
        </w:r>
      </w:ins>
      <w:ins w:id="7395" w:author="Britt Collins" w:date="2021-10-06T15:01:00Z">
        <w:r w:rsidR="00284170">
          <w:rPr>
            <w:rFonts w:ascii="Times New Roman" w:hAnsi="Times New Roman"/>
            <w:sz w:val="24"/>
            <w:szCs w:val="24"/>
          </w:rPr>
          <w:t>,</w:t>
        </w:r>
      </w:ins>
      <w:ins w:id="7396" w:author="Britt Collins" w:date="2021-09-30T14:58:00Z">
        <w:r w:rsidRPr="000B0CC8">
          <w:rPr>
            <w:rFonts w:ascii="Times New Roman" w:hAnsi="Times New Roman"/>
            <w:sz w:val="24"/>
            <w:szCs w:val="24"/>
          </w:rPr>
          <w:t xml:space="preserve"> stopp</w:t>
        </w:r>
      </w:ins>
      <w:ins w:id="7397" w:author="Britt Collins" w:date="2021-10-06T15:01:00Z">
        <w:r w:rsidR="00284170">
          <w:rPr>
            <w:rFonts w:ascii="Times New Roman" w:hAnsi="Times New Roman"/>
            <w:sz w:val="24"/>
            <w:szCs w:val="24"/>
          </w:rPr>
          <w:t>ing</w:t>
        </w:r>
      </w:ins>
      <w:ins w:id="7398" w:author="Britt Collins" w:date="2021-09-30T14:58:00Z">
        <w:r w:rsidRPr="000B0CC8">
          <w:rPr>
            <w:rFonts w:ascii="Times New Roman" w:hAnsi="Times New Roman"/>
            <w:sz w:val="24"/>
            <w:szCs w:val="24"/>
          </w:rPr>
          <w:t xml:space="preserve"> at the first bar with an outdoor seating area and comfy chairs. A number of the lads took a good look around before taking a seat. Their other halves had explicitly told them what they can and can't do on this trip. The people in long</w:t>
        </w:r>
      </w:ins>
      <w:ins w:id="7399" w:author="Britt Collins" w:date="2021-10-06T15:01:00Z">
        <w:r w:rsidR="00284170">
          <w:rPr>
            <w:rFonts w:ascii="Times New Roman" w:hAnsi="Times New Roman"/>
            <w:sz w:val="24"/>
            <w:szCs w:val="24"/>
          </w:rPr>
          <w:t>-</w:t>
        </w:r>
      </w:ins>
      <w:ins w:id="7400" w:author="Britt Collins" w:date="2021-09-30T14:58:00Z">
        <w:r w:rsidRPr="000B0CC8">
          <w:rPr>
            <w:rFonts w:ascii="Times New Roman" w:hAnsi="Times New Roman"/>
            <w:sz w:val="24"/>
            <w:szCs w:val="24"/>
          </w:rPr>
          <w:t>term relationship, Andy, Johnny and Carl, seemed the most at ease.</w:t>
        </w:r>
      </w:ins>
    </w:p>
    <w:p w14:paraId="478A67CC" w14:textId="17F8B58A" w:rsidR="006F31F6" w:rsidRPr="000B0CC8" w:rsidRDefault="006F31F6">
      <w:pPr>
        <w:spacing w:line="480" w:lineRule="auto"/>
        <w:ind w:left="-5" w:right="15" w:firstLine="725"/>
        <w:rPr>
          <w:ins w:id="7401" w:author="Britt Collins" w:date="2021-09-30T14:58:00Z"/>
          <w:rFonts w:ascii="Times New Roman" w:hAnsi="Times New Roman"/>
          <w:sz w:val="24"/>
          <w:szCs w:val="24"/>
        </w:rPr>
        <w:pPrChange w:id="7402" w:author="Britt Collins" w:date="2021-10-06T15:01:00Z">
          <w:pPr>
            <w:ind w:left="-5" w:right="15"/>
          </w:pPr>
        </w:pPrChange>
      </w:pPr>
      <w:ins w:id="7403" w:author="Britt Collins" w:date="2021-09-30T14:58:00Z">
        <w:r w:rsidRPr="000B0CC8">
          <w:rPr>
            <w:rFonts w:ascii="Times New Roman" w:hAnsi="Times New Roman"/>
            <w:sz w:val="24"/>
            <w:szCs w:val="24"/>
          </w:rPr>
          <w:t>Carl, known for his womanising</w:t>
        </w:r>
      </w:ins>
      <w:ins w:id="7404" w:author="Britt Collins" w:date="2021-10-06T15:02:00Z">
        <w:r w:rsidR="00284170">
          <w:rPr>
            <w:rFonts w:ascii="Times New Roman" w:hAnsi="Times New Roman"/>
            <w:sz w:val="24"/>
            <w:szCs w:val="24"/>
          </w:rPr>
          <w:t>,</w:t>
        </w:r>
      </w:ins>
      <w:ins w:id="7405" w:author="Britt Collins" w:date="2021-09-30T14:58:00Z">
        <w:r w:rsidRPr="000B0CC8">
          <w:rPr>
            <w:rFonts w:ascii="Times New Roman" w:hAnsi="Times New Roman"/>
            <w:sz w:val="24"/>
            <w:szCs w:val="24"/>
          </w:rPr>
          <w:t xml:space="preserve"> had one eye on his drink and another on any unsuspecting </w:t>
        </w:r>
      </w:ins>
      <w:ins w:id="7406" w:author="Britt Collins" w:date="2021-10-06T15:02:00Z">
        <w:r w:rsidR="00284170">
          <w:rPr>
            <w:rFonts w:ascii="Times New Roman" w:hAnsi="Times New Roman"/>
            <w:sz w:val="24"/>
            <w:szCs w:val="24"/>
          </w:rPr>
          <w:t xml:space="preserve">passing </w:t>
        </w:r>
      </w:ins>
      <w:ins w:id="7407" w:author="Britt Collins" w:date="2021-09-30T14:58:00Z">
        <w:r w:rsidRPr="000B0CC8">
          <w:rPr>
            <w:rFonts w:ascii="Times New Roman" w:hAnsi="Times New Roman"/>
            <w:sz w:val="24"/>
            <w:szCs w:val="24"/>
          </w:rPr>
          <w:t xml:space="preserve">female. His degrading, </w:t>
        </w:r>
      </w:ins>
      <w:ins w:id="7408" w:author="Britt Collins" w:date="2021-10-06T15:02:00Z">
        <w:r w:rsidR="00FE578E">
          <w:rPr>
            <w:rFonts w:ascii="Times New Roman" w:hAnsi="Times New Roman"/>
            <w:sz w:val="24"/>
            <w:szCs w:val="24"/>
          </w:rPr>
          <w:t xml:space="preserve">sexist </w:t>
        </w:r>
      </w:ins>
      <w:ins w:id="7409" w:author="Britt Collins" w:date="2021-09-30T14:58:00Z">
        <w:r w:rsidRPr="000B0CC8">
          <w:rPr>
            <w:rFonts w:ascii="Times New Roman" w:hAnsi="Times New Roman"/>
            <w:sz w:val="24"/>
            <w:szCs w:val="24"/>
          </w:rPr>
          <w:t>comments were taken with a pinch of salt. He wouldn’t dare comment in the same manner if his girlfriend was present. In male company</w:t>
        </w:r>
      </w:ins>
      <w:ins w:id="7410" w:author="Britt Collins" w:date="2021-10-06T15:02:00Z">
        <w:r w:rsidR="00FE578E">
          <w:rPr>
            <w:rFonts w:ascii="Times New Roman" w:hAnsi="Times New Roman"/>
            <w:sz w:val="24"/>
            <w:szCs w:val="24"/>
          </w:rPr>
          <w:t>,</w:t>
        </w:r>
      </w:ins>
      <w:ins w:id="7411" w:author="Britt Collins" w:date="2021-09-30T14:58:00Z">
        <w:r w:rsidRPr="000B0CC8">
          <w:rPr>
            <w:rFonts w:ascii="Times New Roman" w:hAnsi="Times New Roman"/>
            <w:sz w:val="24"/>
            <w:szCs w:val="24"/>
          </w:rPr>
          <w:t xml:space="preserve"> </w:t>
        </w:r>
      </w:ins>
      <w:ins w:id="7412" w:author="Britt Collins" w:date="2021-10-06T15:03:00Z">
        <w:r w:rsidR="00FE578E">
          <w:rPr>
            <w:rFonts w:ascii="Times New Roman" w:hAnsi="Times New Roman"/>
            <w:sz w:val="24"/>
            <w:szCs w:val="24"/>
          </w:rPr>
          <w:t>Carl</w:t>
        </w:r>
      </w:ins>
      <w:ins w:id="7413" w:author="Britt Collins" w:date="2021-09-30T14:58:00Z">
        <w:r w:rsidRPr="000B0CC8">
          <w:rPr>
            <w:rFonts w:ascii="Times New Roman" w:hAnsi="Times New Roman"/>
            <w:sz w:val="24"/>
            <w:szCs w:val="24"/>
          </w:rPr>
          <w:t xml:space="preserve"> would add mannerisms to assert his alpha status. Sniffing the air and gesticulating with the tongue were hallmark Carl-isms. I admittedly laughed along, even though I felt uneasy with the sexist jokes. Andy was giggling along like a </w:t>
        </w:r>
      </w:ins>
      <w:ins w:id="7414" w:author="Britt Collins" w:date="2021-10-06T15:03:00Z">
        <w:r w:rsidR="00FE578E">
          <w:rPr>
            <w:rFonts w:ascii="Times New Roman" w:hAnsi="Times New Roman"/>
            <w:sz w:val="24"/>
            <w:szCs w:val="24"/>
          </w:rPr>
          <w:t>h</w:t>
        </w:r>
      </w:ins>
      <w:ins w:id="7415" w:author="Britt Collins" w:date="2021-09-30T14:58:00Z">
        <w:r w:rsidRPr="000B0CC8">
          <w:rPr>
            <w:rFonts w:ascii="Times New Roman" w:hAnsi="Times New Roman"/>
            <w:sz w:val="24"/>
            <w:szCs w:val="24"/>
          </w:rPr>
          <w:t xml:space="preserve">yena, which </w:t>
        </w:r>
      </w:ins>
      <w:ins w:id="7416" w:author="Britt Collins" w:date="2021-10-06T15:03:00Z">
        <w:r w:rsidR="00FE578E">
          <w:rPr>
            <w:rFonts w:ascii="Times New Roman" w:hAnsi="Times New Roman"/>
            <w:sz w:val="24"/>
            <w:szCs w:val="24"/>
          </w:rPr>
          <w:t>only spurred on</w:t>
        </w:r>
      </w:ins>
      <w:ins w:id="7417" w:author="Britt Collins" w:date="2021-09-30T14:58:00Z">
        <w:r w:rsidRPr="000B0CC8">
          <w:rPr>
            <w:rFonts w:ascii="Times New Roman" w:hAnsi="Times New Roman"/>
            <w:sz w:val="24"/>
            <w:szCs w:val="24"/>
          </w:rPr>
          <w:t xml:space="preserve"> Carl.</w:t>
        </w:r>
      </w:ins>
    </w:p>
    <w:p w14:paraId="1184C267" w14:textId="77777777" w:rsidR="00FE578E" w:rsidRDefault="006F31F6" w:rsidP="00FE578E">
      <w:pPr>
        <w:spacing w:line="480" w:lineRule="auto"/>
        <w:ind w:left="-5" w:right="15" w:firstLine="725"/>
        <w:rPr>
          <w:ins w:id="7418" w:author="Britt Collins" w:date="2021-10-06T15:04:00Z"/>
          <w:rFonts w:ascii="Times New Roman" w:hAnsi="Times New Roman"/>
          <w:sz w:val="24"/>
          <w:szCs w:val="24"/>
        </w:rPr>
      </w:pPr>
      <w:ins w:id="7419" w:author="Britt Collins" w:date="2021-09-30T14:58:00Z">
        <w:r w:rsidRPr="000B0CC8">
          <w:rPr>
            <w:rFonts w:ascii="Times New Roman" w:hAnsi="Times New Roman"/>
            <w:sz w:val="24"/>
            <w:szCs w:val="24"/>
          </w:rPr>
          <w:lastRenderedPageBreak/>
          <w:t xml:space="preserve">Johnny, the self-assigned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ideas, his ideal night wasn’t a relaxed one. He wanted to experience the high energy of the nightclub. </w:t>
        </w:r>
      </w:ins>
    </w:p>
    <w:p w14:paraId="25E4E247" w14:textId="77777777" w:rsidR="00FE578E" w:rsidRDefault="006F31F6" w:rsidP="00FE578E">
      <w:pPr>
        <w:spacing w:line="480" w:lineRule="auto"/>
        <w:ind w:left="-5" w:right="15" w:firstLine="725"/>
        <w:rPr>
          <w:ins w:id="7420" w:author="Britt Collins" w:date="2021-10-06T15:04:00Z"/>
          <w:rFonts w:ascii="Times New Roman" w:hAnsi="Times New Roman"/>
          <w:sz w:val="24"/>
          <w:szCs w:val="24"/>
        </w:rPr>
      </w:pPr>
      <w:ins w:id="7421" w:author="Britt Collins" w:date="2021-09-30T14:58:00Z">
        <w:r w:rsidRPr="000B0CC8">
          <w:rPr>
            <w:rFonts w:ascii="Times New Roman" w:hAnsi="Times New Roman"/>
            <w:sz w:val="24"/>
            <w:szCs w:val="24"/>
          </w:rPr>
          <w:t xml:space="preserve">Johnny got to his feet. </w:t>
        </w:r>
      </w:ins>
      <w:ins w:id="7422" w:author="Britt Collins" w:date="2021-10-06T15:04:00Z">
        <w:r w:rsidR="00FE578E">
          <w:rPr>
            <w:rFonts w:ascii="Times New Roman" w:hAnsi="Times New Roman"/>
            <w:sz w:val="24"/>
            <w:szCs w:val="24"/>
          </w:rPr>
          <w:t>“</w:t>
        </w:r>
      </w:ins>
      <w:ins w:id="7423" w:author="Britt Collins" w:date="2021-09-30T14:58:00Z">
        <w:r w:rsidRPr="000B0CC8">
          <w:rPr>
            <w:rFonts w:ascii="Times New Roman" w:hAnsi="Times New Roman"/>
            <w:sz w:val="24"/>
            <w:szCs w:val="24"/>
          </w:rPr>
          <w:t>Right lads. Drink up, we’re moving.</w:t>
        </w:r>
      </w:ins>
      <w:ins w:id="7424" w:author="Britt Collins" w:date="2021-10-06T15:04:00Z">
        <w:r w:rsidR="00FE578E">
          <w:rPr>
            <w:rFonts w:ascii="Times New Roman" w:hAnsi="Times New Roman"/>
            <w:sz w:val="24"/>
            <w:szCs w:val="24"/>
          </w:rPr>
          <w:t>”</w:t>
        </w:r>
      </w:ins>
      <w:ins w:id="7425" w:author="Britt Collins" w:date="2021-09-30T14:58:00Z">
        <w:r w:rsidRPr="000B0CC8">
          <w:rPr>
            <w:rFonts w:ascii="Times New Roman" w:hAnsi="Times New Roman"/>
            <w:sz w:val="24"/>
            <w:szCs w:val="24"/>
          </w:rPr>
          <w:t xml:space="preserve"> </w:t>
        </w:r>
      </w:ins>
    </w:p>
    <w:p w14:paraId="18F77E13" w14:textId="1702184F" w:rsidR="00FE578E" w:rsidRDefault="006F31F6" w:rsidP="00FE578E">
      <w:pPr>
        <w:spacing w:line="480" w:lineRule="auto"/>
        <w:ind w:left="-5" w:right="15" w:firstLine="725"/>
        <w:rPr>
          <w:ins w:id="7426" w:author="Britt Collins" w:date="2021-10-06T15:04:00Z"/>
          <w:rFonts w:ascii="Times New Roman" w:hAnsi="Times New Roman"/>
          <w:sz w:val="24"/>
          <w:szCs w:val="24"/>
        </w:rPr>
      </w:pPr>
      <w:ins w:id="7427" w:author="Britt Collins" w:date="2021-09-30T14:58:00Z">
        <w:r w:rsidRPr="000B0CC8">
          <w:rPr>
            <w:rFonts w:ascii="Times New Roman" w:hAnsi="Times New Roman"/>
            <w:sz w:val="24"/>
            <w:szCs w:val="24"/>
          </w:rPr>
          <w:t xml:space="preserve">Carl </w:t>
        </w:r>
      </w:ins>
      <w:ins w:id="7428" w:author="Britt Collins" w:date="2021-10-06T15:05:00Z">
        <w:r w:rsidR="00FE578E">
          <w:rPr>
            <w:rFonts w:ascii="Times New Roman" w:hAnsi="Times New Roman"/>
            <w:sz w:val="24"/>
            <w:szCs w:val="24"/>
          </w:rPr>
          <w:t>sighed irritably</w:t>
        </w:r>
      </w:ins>
      <w:ins w:id="7429" w:author="Britt Collins" w:date="2021-09-30T14:58:00Z">
        <w:r w:rsidRPr="000B0CC8">
          <w:rPr>
            <w:rFonts w:ascii="Times New Roman" w:hAnsi="Times New Roman"/>
            <w:sz w:val="24"/>
            <w:szCs w:val="24"/>
          </w:rPr>
          <w:t xml:space="preserve">. </w:t>
        </w:r>
      </w:ins>
      <w:ins w:id="7430" w:author="Britt Collins" w:date="2021-10-06T15:05:00Z">
        <w:r w:rsidR="00FE578E">
          <w:rPr>
            <w:rFonts w:ascii="Times New Roman" w:hAnsi="Times New Roman"/>
            <w:sz w:val="24"/>
            <w:szCs w:val="24"/>
          </w:rPr>
          <w:t>“</w:t>
        </w:r>
        <w:r w:rsidR="00FE578E" w:rsidRPr="000B0CC8">
          <w:rPr>
            <w:rFonts w:ascii="Times New Roman" w:hAnsi="Times New Roman"/>
            <w:sz w:val="24"/>
            <w:szCs w:val="24"/>
          </w:rPr>
          <w:t>Where to?</w:t>
        </w:r>
        <w:r w:rsidR="00FE578E">
          <w:rPr>
            <w:rFonts w:ascii="Times New Roman" w:hAnsi="Times New Roman"/>
            <w:sz w:val="24"/>
            <w:szCs w:val="24"/>
          </w:rPr>
          <w:t>”</w:t>
        </w:r>
      </w:ins>
    </w:p>
    <w:p w14:paraId="3C1FCA76" w14:textId="51217F79" w:rsidR="00FE578E" w:rsidRDefault="00FE578E" w:rsidP="00FE578E">
      <w:pPr>
        <w:spacing w:line="480" w:lineRule="auto"/>
        <w:ind w:left="-5" w:right="15" w:firstLine="725"/>
        <w:rPr>
          <w:ins w:id="7431" w:author="Britt Collins" w:date="2021-10-06T15:05:00Z"/>
          <w:rFonts w:ascii="Times New Roman" w:hAnsi="Times New Roman"/>
          <w:sz w:val="24"/>
          <w:szCs w:val="24"/>
        </w:rPr>
      </w:pPr>
      <w:ins w:id="7432" w:author="Britt Collins" w:date="2021-10-06T15:04:00Z">
        <w:r>
          <w:rPr>
            <w:rFonts w:ascii="Times New Roman" w:hAnsi="Times New Roman"/>
            <w:sz w:val="24"/>
            <w:szCs w:val="24"/>
          </w:rPr>
          <w:t>“</w:t>
        </w:r>
      </w:ins>
      <w:ins w:id="7433" w:author="Britt Collins" w:date="2021-09-30T14:58:00Z">
        <w:r w:rsidR="006F31F6" w:rsidRPr="000B0CC8">
          <w:rPr>
            <w:rFonts w:ascii="Times New Roman" w:hAnsi="Times New Roman"/>
            <w:sz w:val="24"/>
            <w:szCs w:val="24"/>
          </w:rPr>
          <w:t xml:space="preserve">Well, we could sit around here, scratch our arses and make it back to the hotel. Or we could liven the night up and get our boogie on at some </w:t>
        </w:r>
      </w:ins>
      <w:ins w:id="7434" w:author="Britt Collins" w:date="2021-10-06T15:06:00Z">
        <w:r>
          <w:rPr>
            <w:rFonts w:ascii="Times New Roman" w:hAnsi="Times New Roman"/>
            <w:sz w:val="24"/>
            <w:szCs w:val="24"/>
          </w:rPr>
          <w:t xml:space="preserve">cool </w:t>
        </w:r>
      </w:ins>
      <w:ins w:id="7435" w:author="Britt Collins" w:date="2021-09-30T14:58:00Z">
        <w:r w:rsidR="006F31F6" w:rsidRPr="000B0CC8">
          <w:rPr>
            <w:rFonts w:ascii="Times New Roman" w:hAnsi="Times New Roman"/>
            <w:sz w:val="24"/>
            <w:szCs w:val="24"/>
          </w:rPr>
          <w:t>club</w:t>
        </w:r>
      </w:ins>
      <w:ins w:id="7436" w:author="Britt Collins" w:date="2021-10-06T15:05:00Z">
        <w:r>
          <w:rPr>
            <w:rFonts w:ascii="Times New Roman" w:hAnsi="Times New Roman"/>
            <w:sz w:val="24"/>
            <w:szCs w:val="24"/>
          </w:rPr>
          <w:t>.</w:t>
        </w:r>
      </w:ins>
      <w:ins w:id="7437" w:author="Britt Collins" w:date="2021-09-30T14:58:00Z">
        <w:r w:rsidR="006F31F6" w:rsidRPr="000B0CC8">
          <w:rPr>
            <w:rFonts w:ascii="Times New Roman" w:hAnsi="Times New Roman"/>
            <w:sz w:val="24"/>
            <w:szCs w:val="24"/>
          </w:rPr>
          <w:t xml:space="preserve">” </w:t>
        </w:r>
      </w:ins>
    </w:p>
    <w:p w14:paraId="391743FB" w14:textId="04E9B011" w:rsidR="00FE578E" w:rsidRDefault="006F31F6" w:rsidP="00FE578E">
      <w:pPr>
        <w:spacing w:line="480" w:lineRule="auto"/>
        <w:ind w:left="-5" w:right="15" w:firstLine="725"/>
        <w:rPr>
          <w:ins w:id="7438" w:author="Britt Collins" w:date="2021-10-06T15:06:00Z"/>
          <w:rFonts w:ascii="Times New Roman" w:hAnsi="Times New Roman"/>
          <w:sz w:val="24"/>
          <w:szCs w:val="24"/>
        </w:rPr>
      </w:pPr>
      <w:ins w:id="7439" w:author="Britt Collins" w:date="2021-09-30T14:58:00Z">
        <w:r w:rsidRPr="000B0CC8">
          <w:rPr>
            <w:rFonts w:ascii="Times New Roman" w:hAnsi="Times New Roman"/>
            <w:sz w:val="24"/>
            <w:szCs w:val="24"/>
          </w:rPr>
          <w:t xml:space="preserve">I read Carl’s frustration. The rest of </w:t>
        </w:r>
      </w:ins>
      <w:ins w:id="7440" w:author="Britt Collins" w:date="2021-10-06T15:06:00Z">
        <w:r w:rsidR="00FE578E">
          <w:rPr>
            <w:rFonts w:ascii="Times New Roman" w:hAnsi="Times New Roman"/>
            <w:sz w:val="24"/>
            <w:szCs w:val="24"/>
          </w:rPr>
          <w:t>us</w:t>
        </w:r>
      </w:ins>
      <w:ins w:id="7441" w:author="Britt Collins" w:date="2021-09-30T14:58:00Z">
        <w:r w:rsidRPr="000B0CC8">
          <w:rPr>
            <w:rFonts w:ascii="Times New Roman" w:hAnsi="Times New Roman"/>
            <w:sz w:val="24"/>
            <w:szCs w:val="24"/>
          </w:rPr>
          <w:t xml:space="preserve"> looked towards </w:t>
        </w:r>
      </w:ins>
      <w:ins w:id="7442" w:author="Britt Collins" w:date="2021-10-06T15:06:00Z">
        <w:r w:rsidR="00FE578E">
          <w:rPr>
            <w:rFonts w:ascii="Times New Roman" w:hAnsi="Times New Roman"/>
            <w:sz w:val="24"/>
            <w:szCs w:val="24"/>
          </w:rPr>
          <w:t>him</w:t>
        </w:r>
      </w:ins>
      <w:ins w:id="7443" w:author="Britt Collins" w:date="2021-09-30T14:58:00Z">
        <w:r w:rsidRPr="000B0CC8">
          <w:rPr>
            <w:rFonts w:ascii="Times New Roman" w:hAnsi="Times New Roman"/>
            <w:sz w:val="24"/>
            <w:szCs w:val="24"/>
          </w:rPr>
          <w:t xml:space="preserve">. </w:t>
        </w:r>
      </w:ins>
      <w:ins w:id="7444" w:author="Britt Collins" w:date="2021-10-06T15:06:00Z">
        <w:r w:rsidR="00FE578E">
          <w:rPr>
            <w:rFonts w:ascii="Times New Roman" w:hAnsi="Times New Roman"/>
            <w:sz w:val="24"/>
            <w:szCs w:val="24"/>
          </w:rPr>
          <w:t>“</w:t>
        </w:r>
      </w:ins>
      <w:ins w:id="7445" w:author="Britt Collins" w:date="2021-09-30T14:58:00Z">
        <w:r w:rsidRPr="000B0CC8">
          <w:rPr>
            <w:rFonts w:ascii="Times New Roman" w:hAnsi="Times New Roman"/>
            <w:sz w:val="24"/>
            <w:szCs w:val="24"/>
          </w:rPr>
          <w:t>Come on Carl, it won’t be that bad</w:t>
        </w:r>
      </w:ins>
      <w:ins w:id="7446" w:author="Britt Collins" w:date="2021-10-06T15:06:00Z">
        <w:r w:rsidR="00FE578E">
          <w:rPr>
            <w:rFonts w:ascii="Times New Roman" w:hAnsi="Times New Roman"/>
            <w:sz w:val="24"/>
            <w:szCs w:val="24"/>
          </w:rPr>
          <w:t>,”</w:t>
        </w:r>
      </w:ins>
      <w:ins w:id="7447" w:author="Britt Collins" w:date="2021-09-30T14:58:00Z">
        <w:r w:rsidRPr="000B0CC8">
          <w:rPr>
            <w:rFonts w:ascii="Times New Roman" w:hAnsi="Times New Roman"/>
            <w:sz w:val="24"/>
            <w:szCs w:val="24"/>
          </w:rPr>
          <w:t xml:space="preserve"> Andy advised. </w:t>
        </w:r>
      </w:ins>
    </w:p>
    <w:p w14:paraId="41E1BFEF" w14:textId="72ED008D" w:rsidR="00FE578E" w:rsidRDefault="006F31F6" w:rsidP="00FE578E">
      <w:pPr>
        <w:spacing w:line="480" w:lineRule="auto"/>
        <w:ind w:left="-5" w:right="15" w:firstLine="725"/>
        <w:rPr>
          <w:ins w:id="7448" w:author="Britt Collins" w:date="2021-10-06T15:07:00Z"/>
          <w:rFonts w:ascii="Times New Roman" w:hAnsi="Times New Roman"/>
          <w:sz w:val="24"/>
          <w:szCs w:val="24"/>
        </w:rPr>
      </w:pPr>
      <w:ins w:id="7449" w:author="Britt Collins" w:date="2021-09-30T14:58:00Z">
        <w:r w:rsidRPr="000B0CC8">
          <w:rPr>
            <w:rFonts w:ascii="Times New Roman" w:hAnsi="Times New Roman"/>
            <w:sz w:val="24"/>
            <w:szCs w:val="24"/>
          </w:rPr>
          <w:t xml:space="preserve">Carl looked to me, quickly looked round, </w:t>
        </w:r>
      </w:ins>
      <w:ins w:id="7450" w:author="Britt Collins" w:date="2021-10-06T15:07:00Z">
        <w:r w:rsidR="00FE578E">
          <w:rPr>
            <w:rFonts w:ascii="Times New Roman" w:hAnsi="Times New Roman"/>
            <w:sz w:val="24"/>
            <w:szCs w:val="24"/>
          </w:rPr>
          <w:t xml:space="preserve">and </w:t>
        </w:r>
      </w:ins>
      <w:ins w:id="7451" w:author="Britt Collins" w:date="2021-09-30T14:58:00Z">
        <w:r w:rsidRPr="000B0CC8">
          <w:rPr>
            <w:rFonts w:ascii="Times New Roman" w:hAnsi="Times New Roman"/>
            <w:sz w:val="24"/>
            <w:szCs w:val="24"/>
          </w:rPr>
          <w:t xml:space="preserve">whispered. </w:t>
        </w:r>
      </w:ins>
      <w:ins w:id="7452" w:author="Britt Collins" w:date="2021-10-06T15:07:00Z">
        <w:r w:rsidR="00FE578E">
          <w:rPr>
            <w:rFonts w:ascii="Times New Roman" w:hAnsi="Times New Roman"/>
            <w:sz w:val="24"/>
            <w:szCs w:val="24"/>
          </w:rPr>
          <w:t>“</w:t>
        </w:r>
      </w:ins>
      <w:ins w:id="7453" w:author="Britt Collins" w:date="2021-09-30T14:58:00Z">
        <w:r w:rsidRPr="000B0CC8">
          <w:rPr>
            <w:rFonts w:ascii="Times New Roman" w:hAnsi="Times New Roman"/>
            <w:sz w:val="24"/>
            <w:szCs w:val="24"/>
          </w:rPr>
          <w:t xml:space="preserve">There’s a </w:t>
        </w:r>
      </w:ins>
      <w:ins w:id="7454" w:author="Britt Collins" w:date="2021-10-06T16:33:00Z">
        <w:r w:rsidR="00890C70">
          <w:rPr>
            <w:rFonts w:ascii="Times New Roman" w:hAnsi="Times New Roman"/>
            <w:sz w:val="24"/>
            <w:szCs w:val="24"/>
          </w:rPr>
          <w:t>trash</w:t>
        </w:r>
      </w:ins>
      <w:ins w:id="7455" w:author="Britt Collins" w:date="2021-10-06T15:07:00Z">
        <w:r w:rsidR="00FE578E">
          <w:rPr>
            <w:rFonts w:ascii="Times New Roman" w:hAnsi="Times New Roman"/>
            <w:sz w:val="24"/>
            <w:szCs w:val="24"/>
          </w:rPr>
          <w:t>y</w:t>
        </w:r>
      </w:ins>
      <w:ins w:id="7456" w:author="Britt Collins" w:date="2021-09-30T14:58:00Z">
        <w:r w:rsidRPr="000B0CC8">
          <w:rPr>
            <w:rFonts w:ascii="Times New Roman" w:hAnsi="Times New Roman"/>
            <w:sz w:val="24"/>
            <w:szCs w:val="24"/>
          </w:rPr>
          <w:t xml:space="preserve"> strip club that I saw a couple of blocks away, what do you say?</w:t>
        </w:r>
      </w:ins>
      <w:ins w:id="7457" w:author="Britt Collins" w:date="2021-10-06T15:07:00Z">
        <w:r w:rsidR="00FE578E">
          <w:rPr>
            <w:rFonts w:ascii="Times New Roman" w:hAnsi="Times New Roman"/>
            <w:sz w:val="24"/>
            <w:szCs w:val="24"/>
          </w:rPr>
          <w:t>”</w:t>
        </w:r>
      </w:ins>
      <w:ins w:id="7458" w:author="Britt Collins" w:date="2021-09-30T14:58:00Z">
        <w:r w:rsidRPr="000B0CC8">
          <w:rPr>
            <w:rFonts w:ascii="Times New Roman" w:hAnsi="Times New Roman"/>
            <w:sz w:val="24"/>
            <w:szCs w:val="24"/>
          </w:rPr>
          <w:t xml:space="preserve"> </w:t>
        </w:r>
      </w:ins>
    </w:p>
    <w:p w14:paraId="23BCC651" w14:textId="56906FA3" w:rsidR="006F31F6" w:rsidRPr="000B0CC8" w:rsidRDefault="006F31F6">
      <w:pPr>
        <w:spacing w:line="480" w:lineRule="auto"/>
        <w:ind w:left="-5" w:right="15" w:firstLine="725"/>
        <w:rPr>
          <w:ins w:id="7459" w:author="Britt Collins" w:date="2021-09-30T14:58:00Z"/>
          <w:rFonts w:ascii="Times New Roman" w:hAnsi="Times New Roman"/>
          <w:sz w:val="24"/>
          <w:szCs w:val="24"/>
        </w:rPr>
        <w:pPrChange w:id="7460" w:author="Britt Collins" w:date="2021-10-06T15:03:00Z">
          <w:pPr>
            <w:ind w:left="-5" w:right="15"/>
          </w:pPr>
        </w:pPrChange>
      </w:pPr>
      <w:ins w:id="7461" w:author="Britt Collins" w:date="2021-09-30T14:58:00Z">
        <w:r w:rsidRPr="000B0CC8">
          <w:rPr>
            <w:rFonts w:ascii="Times New Roman" w:hAnsi="Times New Roman"/>
            <w:sz w:val="24"/>
            <w:szCs w:val="24"/>
          </w:rPr>
          <w:t xml:space="preserve">I felt indebted to Carl. He’d been the most reliable mate I knew in the short time I had been in Australia. I made the choice to abandon the rest of the group, even if it meant upsetting them. This was more preferable than upsetting Carl, </w:t>
        </w:r>
      </w:ins>
      <w:ins w:id="7462" w:author="Britt Collins" w:date="2021-10-06T15:08:00Z">
        <w:r w:rsidR="00FE578E">
          <w:rPr>
            <w:rFonts w:ascii="Times New Roman" w:hAnsi="Times New Roman"/>
            <w:sz w:val="24"/>
            <w:szCs w:val="24"/>
          </w:rPr>
          <w:t>who</w:t>
        </w:r>
      </w:ins>
      <w:ins w:id="7463" w:author="Britt Collins" w:date="2021-09-30T14:58:00Z">
        <w:r w:rsidRPr="000B0CC8">
          <w:rPr>
            <w:rFonts w:ascii="Times New Roman" w:hAnsi="Times New Roman"/>
            <w:sz w:val="24"/>
            <w:szCs w:val="24"/>
          </w:rPr>
          <w:t xml:space="preserve"> I knew hated the club scene. Johnny didn’t seem too bothered being rejected by Carl.</w:t>
        </w:r>
      </w:ins>
    </w:p>
    <w:p w14:paraId="6D30B61A" w14:textId="1D1BB98D" w:rsidR="00FE578E" w:rsidRDefault="006F31F6" w:rsidP="00FE578E">
      <w:pPr>
        <w:spacing w:line="480" w:lineRule="auto"/>
        <w:ind w:left="-5" w:right="15" w:firstLine="725"/>
        <w:rPr>
          <w:ins w:id="7464" w:author="Britt Collins" w:date="2021-10-06T15:09:00Z"/>
          <w:rFonts w:ascii="Times New Roman" w:hAnsi="Times New Roman"/>
          <w:sz w:val="24"/>
          <w:szCs w:val="24"/>
        </w:rPr>
      </w:pPr>
      <w:ins w:id="7465" w:author="Britt Collins" w:date="2021-09-30T14:58:00Z">
        <w:r w:rsidRPr="000B0CC8">
          <w:rPr>
            <w:rFonts w:ascii="Times New Roman" w:hAnsi="Times New Roman"/>
            <w:sz w:val="24"/>
            <w:szCs w:val="24"/>
          </w:rPr>
          <w:t xml:space="preserve">Johnny and </w:t>
        </w:r>
      </w:ins>
      <w:ins w:id="7466" w:author="Britt Collins" w:date="2021-10-06T15:19:00Z">
        <w:r w:rsidR="00900F80">
          <w:rPr>
            <w:rFonts w:ascii="Times New Roman" w:hAnsi="Times New Roman"/>
            <w:sz w:val="24"/>
            <w:szCs w:val="24"/>
          </w:rPr>
          <w:t xml:space="preserve">the others hit the nightclubs on the strip, while </w:t>
        </w:r>
      </w:ins>
      <w:ins w:id="7467" w:author="Britt Collins" w:date="2021-09-30T14:58:00Z">
        <w:r w:rsidRPr="000B0CC8">
          <w:rPr>
            <w:rFonts w:ascii="Times New Roman" w:hAnsi="Times New Roman"/>
            <w:sz w:val="24"/>
            <w:szCs w:val="24"/>
          </w:rPr>
          <w:t xml:space="preserve">Carl </w:t>
        </w:r>
      </w:ins>
      <w:ins w:id="7468" w:author="Britt Collins" w:date="2021-10-06T15:19:00Z">
        <w:r w:rsidR="00900F80">
          <w:rPr>
            <w:rFonts w:ascii="Times New Roman" w:hAnsi="Times New Roman"/>
            <w:sz w:val="24"/>
            <w:szCs w:val="24"/>
          </w:rPr>
          <w:t xml:space="preserve">and I </w:t>
        </w:r>
      </w:ins>
      <w:ins w:id="7469" w:author="Britt Collins" w:date="2021-09-30T14:58:00Z">
        <w:r w:rsidRPr="000B0CC8">
          <w:rPr>
            <w:rFonts w:ascii="Times New Roman" w:hAnsi="Times New Roman"/>
            <w:sz w:val="24"/>
            <w:szCs w:val="24"/>
          </w:rPr>
          <w:t>went their separate ways. Having only consumed a few beers, Carl and I were all but sober by the time we made it to the entrance of the gentlemen's club. Like many strip clubs in the UK, the entrance was unassuming. There was very little to indicate what went on behind these closed doors. In many ways it added to the tease that these dives portrayed. We made our way past the bouncers and immediately into the dark reception</w:t>
        </w:r>
      </w:ins>
      <w:ins w:id="7470" w:author="Britt Collins" w:date="2021-10-06T15:09:00Z">
        <w:r w:rsidR="00FE578E">
          <w:rPr>
            <w:rFonts w:ascii="Times New Roman" w:hAnsi="Times New Roman"/>
            <w:sz w:val="24"/>
            <w:szCs w:val="24"/>
          </w:rPr>
          <w:t xml:space="preserve">, where </w:t>
        </w:r>
      </w:ins>
      <w:ins w:id="7471" w:author="Britt Collins" w:date="2021-09-30T14:58:00Z">
        <w:r w:rsidRPr="000B0CC8">
          <w:rPr>
            <w:rFonts w:ascii="Times New Roman" w:hAnsi="Times New Roman"/>
            <w:sz w:val="24"/>
            <w:szCs w:val="24"/>
          </w:rPr>
          <w:t xml:space="preserve">a frantic and confident </w:t>
        </w:r>
      </w:ins>
      <w:ins w:id="7472" w:author="Britt Collins" w:date="2021-10-06T15:09:00Z">
        <w:r w:rsidR="00FE578E">
          <w:rPr>
            <w:rFonts w:ascii="Times New Roman" w:hAnsi="Times New Roman"/>
            <w:sz w:val="24"/>
            <w:szCs w:val="24"/>
          </w:rPr>
          <w:t>woman</w:t>
        </w:r>
      </w:ins>
      <w:ins w:id="7473" w:author="Britt Collins" w:date="2021-09-30T14:58:00Z">
        <w:r w:rsidRPr="000B0CC8">
          <w:rPr>
            <w:rFonts w:ascii="Times New Roman" w:hAnsi="Times New Roman"/>
            <w:sz w:val="24"/>
            <w:szCs w:val="24"/>
          </w:rPr>
          <w:t xml:space="preserve"> asked us for </w:t>
        </w:r>
      </w:ins>
      <w:ins w:id="7474" w:author="Britt Collins" w:date="2021-10-06T15:09:00Z">
        <w:r w:rsidR="00FE578E">
          <w:rPr>
            <w:rFonts w:ascii="Times New Roman" w:hAnsi="Times New Roman"/>
            <w:sz w:val="24"/>
            <w:szCs w:val="24"/>
          </w:rPr>
          <w:t>ID</w:t>
        </w:r>
      </w:ins>
      <w:ins w:id="7475" w:author="Britt Collins" w:date="2021-09-30T14:58:00Z">
        <w:r w:rsidRPr="000B0CC8">
          <w:rPr>
            <w:rFonts w:ascii="Times New Roman" w:hAnsi="Times New Roman"/>
            <w:sz w:val="24"/>
            <w:szCs w:val="24"/>
          </w:rPr>
          <w:t xml:space="preserve"> and entrance fee. I could sense that Carl was excited. The sudden rush of blood made Carl more charitable. He was happy to pay my entrance </w:t>
        </w:r>
      </w:ins>
      <w:ins w:id="7476" w:author="Britt Collins" w:date="2021-10-06T15:09:00Z">
        <w:r w:rsidR="00FE578E">
          <w:rPr>
            <w:rFonts w:ascii="Times New Roman" w:hAnsi="Times New Roman"/>
            <w:sz w:val="24"/>
            <w:szCs w:val="24"/>
          </w:rPr>
          <w:t>too</w:t>
        </w:r>
      </w:ins>
      <w:ins w:id="7477" w:author="Britt Collins" w:date="2021-09-30T14:58:00Z">
        <w:r w:rsidRPr="000B0CC8">
          <w:rPr>
            <w:rFonts w:ascii="Times New Roman" w:hAnsi="Times New Roman"/>
            <w:sz w:val="24"/>
            <w:szCs w:val="24"/>
          </w:rPr>
          <w:t xml:space="preserve">. I looked towards </w:t>
        </w:r>
        <w:r w:rsidRPr="000B0CC8">
          <w:rPr>
            <w:rFonts w:ascii="Times New Roman" w:hAnsi="Times New Roman"/>
            <w:sz w:val="24"/>
            <w:szCs w:val="24"/>
          </w:rPr>
          <w:lastRenderedPageBreak/>
          <w:t xml:space="preserve">the set of doors that separated us from the bar area. Carl carefully pushed the door. We looked at each other, towards the empty stage and then towards the empty bar. </w:t>
        </w:r>
      </w:ins>
    </w:p>
    <w:p w14:paraId="306D5339" w14:textId="77777777" w:rsidR="00FE578E" w:rsidRDefault="00FE578E" w:rsidP="00FE578E">
      <w:pPr>
        <w:spacing w:line="480" w:lineRule="auto"/>
        <w:ind w:left="-5" w:right="15" w:firstLine="725"/>
        <w:rPr>
          <w:ins w:id="7478" w:author="Britt Collins" w:date="2021-10-06T15:10:00Z"/>
          <w:rFonts w:ascii="Times New Roman" w:hAnsi="Times New Roman"/>
          <w:sz w:val="24"/>
          <w:szCs w:val="24"/>
        </w:rPr>
      </w:pPr>
      <w:ins w:id="7479" w:author="Britt Collins" w:date="2021-10-06T15:09:00Z">
        <w:r>
          <w:rPr>
            <w:rFonts w:ascii="Times New Roman" w:hAnsi="Times New Roman"/>
            <w:sz w:val="24"/>
            <w:szCs w:val="24"/>
          </w:rPr>
          <w:t>“</w:t>
        </w:r>
      </w:ins>
      <w:ins w:id="7480" w:author="Britt Collins" w:date="2021-09-30T14:58:00Z">
        <w:r w:rsidR="006F31F6" w:rsidRPr="000B0CC8">
          <w:rPr>
            <w:rFonts w:ascii="Times New Roman" w:hAnsi="Times New Roman"/>
            <w:sz w:val="24"/>
            <w:szCs w:val="24"/>
          </w:rPr>
          <w:t>Right, while the entertainment is readied, let’s get royally ratted!</w:t>
        </w:r>
      </w:ins>
      <w:ins w:id="7481" w:author="Britt Collins" w:date="2021-10-06T15:09:00Z">
        <w:r>
          <w:rPr>
            <w:rFonts w:ascii="Times New Roman" w:hAnsi="Times New Roman"/>
            <w:sz w:val="24"/>
            <w:szCs w:val="24"/>
          </w:rPr>
          <w:t>”</w:t>
        </w:r>
      </w:ins>
      <w:ins w:id="7482" w:author="Britt Collins" w:date="2021-09-30T14:58:00Z">
        <w:r w:rsidR="006F31F6" w:rsidRPr="000B0CC8">
          <w:rPr>
            <w:rFonts w:ascii="Times New Roman" w:hAnsi="Times New Roman"/>
            <w:sz w:val="24"/>
            <w:szCs w:val="24"/>
          </w:rPr>
          <w:t xml:space="preserve"> </w:t>
        </w:r>
      </w:ins>
      <w:ins w:id="7483" w:author="Britt Collins" w:date="2021-10-06T15:09:00Z">
        <w:r>
          <w:rPr>
            <w:rFonts w:ascii="Times New Roman" w:hAnsi="Times New Roman"/>
            <w:sz w:val="24"/>
            <w:szCs w:val="24"/>
          </w:rPr>
          <w:t>he s</w:t>
        </w:r>
      </w:ins>
      <w:ins w:id="7484" w:author="Britt Collins" w:date="2021-10-06T15:10:00Z">
        <w:r>
          <w:rPr>
            <w:rFonts w:ascii="Times New Roman" w:hAnsi="Times New Roman"/>
            <w:sz w:val="24"/>
            <w:szCs w:val="24"/>
          </w:rPr>
          <w:t>aid</w:t>
        </w:r>
      </w:ins>
      <w:ins w:id="7485" w:author="Britt Collins" w:date="2021-09-30T14:58:00Z">
        <w:r w:rsidR="006F31F6" w:rsidRPr="000B0CC8">
          <w:rPr>
            <w:rFonts w:ascii="Times New Roman" w:hAnsi="Times New Roman"/>
            <w:sz w:val="24"/>
            <w:szCs w:val="24"/>
          </w:rPr>
          <w:t xml:space="preserve">. </w:t>
        </w:r>
      </w:ins>
    </w:p>
    <w:p w14:paraId="1C10D6A9" w14:textId="6F135A5D" w:rsidR="006F31F6" w:rsidRDefault="006F31F6" w:rsidP="00FE578E">
      <w:pPr>
        <w:spacing w:line="480" w:lineRule="auto"/>
        <w:ind w:left="-5" w:right="15" w:firstLine="725"/>
        <w:rPr>
          <w:ins w:id="7486" w:author="Britt Collins" w:date="2021-10-06T15:17:00Z"/>
          <w:rFonts w:ascii="Times New Roman" w:hAnsi="Times New Roman"/>
          <w:sz w:val="24"/>
          <w:szCs w:val="24"/>
        </w:rPr>
      </w:pPr>
      <w:ins w:id="7487" w:author="Britt Collins" w:date="2021-09-30T14:58:00Z">
        <w:r w:rsidRPr="000B0CC8">
          <w:rPr>
            <w:rFonts w:ascii="Times New Roman" w:hAnsi="Times New Roman"/>
            <w:sz w:val="24"/>
            <w:szCs w:val="24"/>
          </w:rPr>
          <w:t xml:space="preserve">I smiled and </w:t>
        </w:r>
      </w:ins>
      <w:ins w:id="7488" w:author="Britt Collins" w:date="2021-10-06T15:10:00Z">
        <w:r w:rsidR="00FE578E">
          <w:rPr>
            <w:rFonts w:ascii="Times New Roman" w:hAnsi="Times New Roman"/>
            <w:sz w:val="24"/>
            <w:szCs w:val="24"/>
          </w:rPr>
          <w:t>follow</w:t>
        </w:r>
      </w:ins>
      <w:ins w:id="7489" w:author="Britt Collins" w:date="2021-09-30T14:58:00Z">
        <w:r w:rsidRPr="000B0CC8">
          <w:rPr>
            <w:rFonts w:ascii="Times New Roman" w:hAnsi="Times New Roman"/>
            <w:sz w:val="24"/>
            <w:szCs w:val="24"/>
          </w:rPr>
          <w:t xml:space="preserve">ed him to the bar area. </w:t>
        </w:r>
      </w:ins>
      <w:ins w:id="7490" w:author="Britt Collins" w:date="2021-10-06T15:10:00Z">
        <w:r w:rsidR="00FE578E">
          <w:rPr>
            <w:rFonts w:ascii="Times New Roman" w:hAnsi="Times New Roman"/>
            <w:sz w:val="24"/>
            <w:szCs w:val="24"/>
          </w:rPr>
          <w:t>“Two</w:t>
        </w:r>
      </w:ins>
      <w:ins w:id="7491" w:author="Britt Collins" w:date="2021-09-30T14:58:00Z">
        <w:r w:rsidRPr="000B0CC8">
          <w:rPr>
            <w:rFonts w:ascii="Times New Roman" w:hAnsi="Times New Roman"/>
            <w:sz w:val="24"/>
            <w:szCs w:val="24"/>
          </w:rPr>
          <w:t xml:space="preserve"> Yaeger bombs please</w:t>
        </w:r>
      </w:ins>
      <w:ins w:id="7492" w:author="Britt Collins" w:date="2021-10-06T15:10:00Z">
        <w:r w:rsidR="00FE578E">
          <w:rPr>
            <w:rFonts w:ascii="Times New Roman" w:hAnsi="Times New Roman"/>
            <w:sz w:val="24"/>
            <w:szCs w:val="24"/>
          </w:rPr>
          <w:t>,”</w:t>
        </w:r>
      </w:ins>
      <w:ins w:id="7493" w:author="Britt Collins" w:date="2021-09-30T14:58:00Z">
        <w:r w:rsidRPr="000B0CC8">
          <w:rPr>
            <w:rFonts w:ascii="Times New Roman" w:hAnsi="Times New Roman"/>
            <w:sz w:val="24"/>
            <w:szCs w:val="24"/>
          </w:rPr>
          <w:t xml:space="preserve"> he said. They arrived swiftly. We clinked and consumed. After the fifth round of drinks</w:t>
        </w:r>
      </w:ins>
      <w:ins w:id="7494" w:author="Britt Collins" w:date="2021-10-06T15:10:00Z">
        <w:r w:rsidR="00FE578E">
          <w:rPr>
            <w:rFonts w:ascii="Times New Roman" w:hAnsi="Times New Roman"/>
            <w:sz w:val="24"/>
            <w:szCs w:val="24"/>
          </w:rPr>
          <w:t>,</w:t>
        </w:r>
      </w:ins>
      <w:ins w:id="7495" w:author="Britt Collins" w:date="2021-09-30T14:58:00Z">
        <w:r w:rsidRPr="000B0CC8">
          <w:rPr>
            <w:rFonts w:ascii="Times New Roman" w:hAnsi="Times New Roman"/>
            <w:sz w:val="24"/>
            <w:szCs w:val="24"/>
          </w:rPr>
          <w:t xml:space="preserve"> the mood in the club changed. It was like a scene from a Michael Jackson music video. The dancer’s stage lit up.</w:t>
        </w:r>
      </w:ins>
    </w:p>
    <w:p w14:paraId="547EA2D0" w14:textId="3C48FE52" w:rsidR="00FE578E" w:rsidRPr="000B0CC8" w:rsidRDefault="00FE578E">
      <w:pPr>
        <w:spacing w:line="480" w:lineRule="auto"/>
        <w:ind w:left="-5" w:right="15" w:firstLine="725"/>
        <w:rPr>
          <w:ins w:id="7496" w:author="Britt Collins" w:date="2021-09-30T14:58:00Z"/>
          <w:rFonts w:ascii="Times New Roman" w:hAnsi="Times New Roman"/>
          <w:sz w:val="24"/>
          <w:szCs w:val="24"/>
        </w:rPr>
        <w:pPrChange w:id="7497" w:author="Britt Collins" w:date="2021-10-06T15:08:00Z">
          <w:pPr>
            <w:ind w:left="-5" w:right="15"/>
          </w:pPr>
        </w:pPrChange>
      </w:pPr>
      <w:ins w:id="7498" w:author="Britt Collins" w:date="2021-10-06T15:17:00Z">
        <w:r>
          <w:rPr>
            <w:rFonts w:ascii="Times New Roman" w:hAnsi="Times New Roman"/>
            <w:sz w:val="24"/>
            <w:szCs w:val="24"/>
          </w:rPr>
          <w:t>Set the scene, des</w:t>
        </w:r>
        <w:r w:rsidR="00900F80">
          <w:rPr>
            <w:rFonts w:ascii="Times New Roman" w:hAnsi="Times New Roman"/>
            <w:sz w:val="24"/>
            <w:szCs w:val="24"/>
          </w:rPr>
          <w:t>cribe the atmosphere of the club.</w:t>
        </w:r>
      </w:ins>
    </w:p>
    <w:p w14:paraId="007801CB" w14:textId="77777777" w:rsidR="00900F80" w:rsidRDefault="006F31F6" w:rsidP="00FE578E">
      <w:pPr>
        <w:spacing w:line="480" w:lineRule="auto"/>
        <w:ind w:left="-5" w:right="15" w:firstLine="725"/>
        <w:rPr>
          <w:ins w:id="7499" w:author="Britt Collins" w:date="2021-10-06T15:25:00Z"/>
          <w:rFonts w:ascii="Times New Roman" w:hAnsi="Times New Roman"/>
          <w:sz w:val="24"/>
          <w:szCs w:val="24"/>
        </w:rPr>
      </w:pPr>
      <w:ins w:id="7500" w:author="Britt Collins" w:date="2021-09-30T14:58:00Z">
        <w:r w:rsidRPr="000B0CC8">
          <w:rPr>
            <w:rFonts w:ascii="Times New Roman" w:hAnsi="Times New Roman"/>
            <w:sz w:val="24"/>
            <w:szCs w:val="24"/>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w:t>
        </w:r>
      </w:ins>
      <w:ins w:id="7501" w:author="Britt Collins" w:date="2021-10-06T15:24:00Z">
        <w:r w:rsidR="00900F80" w:rsidRPr="00900F80">
          <w:rPr>
            <w:rFonts w:ascii="Times New Roman" w:hAnsi="Times New Roman"/>
            <w:b/>
            <w:sz w:val="24"/>
            <w:szCs w:val="24"/>
            <w:rPrChange w:id="7502" w:author="Britt Collins" w:date="2021-10-06T15:24:00Z">
              <w:rPr>
                <w:rFonts w:ascii="Times New Roman" w:hAnsi="Times New Roman"/>
                <w:sz w:val="24"/>
                <w:szCs w:val="24"/>
              </w:rPr>
            </w:rPrChange>
          </w:rPr>
          <w:t>DESCRIBE HER CURVY AND LARGE BREASTS IS GENERIC.</w:t>
        </w:r>
        <w:r w:rsidR="00900F80">
          <w:rPr>
            <w:rFonts w:ascii="Times New Roman" w:hAnsi="Times New Roman"/>
            <w:sz w:val="24"/>
            <w:szCs w:val="24"/>
          </w:rPr>
          <w:t xml:space="preserve"> But </w:t>
        </w:r>
      </w:ins>
      <w:ins w:id="7503" w:author="Britt Collins" w:date="2021-09-30T14:58:00Z">
        <w:r w:rsidRPr="000B0CC8">
          <w:rPr>
            <w:rFonts w:ascii="Times New Roman" w:hAnsi="Times New Roman"/>
            <w:sz w:val="24"/>
            <w:szCs w:val="24"/>
          </w:rPr>
          <w:t>the size of the dancer's breasts encumbered her routine. I turned to Carl,</w:t>
        </w:r>
      </w:ins>
      <w:ins w:id="7504" w:author="Britt Collins" w:date="2021-10-06T15:23:00Z">
        <w:r w:rsidR="00900F80">
          <w:rPr>
            <w:rFonts w:ascii="Times New Roman" w:hAnsi="Times New Roman"/>
            <w:sz w:val="24"/>
            <w:szCs w:val="24"/>
          </w:rPr>
          <w:t xml:space="preserve"> </w:t>
        </w:r>
      </w:ins>
      <w:ins w:id="7505" w:author="Britt Collins" w:date="2021-09-30T14:58:00Z">
        <w:r w:rsidRPr="000B0CC8">
          <w:rPr>
            <w:rFonts w:ascii="Times New Roman" w:hAnsi="Times New Roman"/>
            <w:sz w:val="24"/>
            <w:szCs w:val="24"/>
          </w:rPr>
          <w:t xml:space="preserve">winked, smiled and nodded, </w:t>
        </w:r>
      </w:ins>
      <w:ins w:id="7506" w:author="Britt Collins" w:date="2021-10-06T15:23:00Z">
        <w:r w:rsidR="00900F80">
          <w:rPr>
            <w:rFonts w:ascii="Times New Roman" w:hAnsi="Times New Roman"/>
            <w:sz w:val="24"/>
            <w:szCs w:val="24"/>
          </w:rPr>
          <w:t>clearly</w:t>
        </w:r>
      </w:ins>
      <w:ins w:id="7507" w:author="Britt Collins" w:date="2021-09-30T14:58:00Z">
        <w:r w:rsidRPr="000B0CC8">
          <w:rPr>
            <w:rFonts w:ascii="Times New Roman" w:hAnsi="Times New Roman"/>
            <w:sz w:val="24"/>
            <w:szCs w:val="24"/>
          </w:rPr>
          <w:t xml:space="preserve"> enjoying the show. He looked at me with wide eyes and gesticulations. I laughed and watched the dancefloor. When the showgirl finished</w:t>
        </w:r>
      </w:ins>
      <w:ins w:id="7508" w:author="Britt Collins" w:date="2021-10-06T15:25:00Z">
        <w:r w:rsidR="00900F80">
          <w:rPr>
            <w:rFonts w:ascii="Times New Roman" w:hAnsi="Times New Roman"/>
            <w:sz w:val="24"/>
            <w:szCs w:val="24"/>
          </w:rPr>
          <w:t>,</w:t>
        </w:r>
      </w:ins>
      <w:ins w:id="7509" w:author="Britt Collins" w:date="2021-09-30T14:58:00Z">
        <w:r w:rsidRPr="000B0CC8">
          <w:rPr>
            <w:rFonts w:ascii="Times New Roman" w:hAnsi="Times New Roman"/>
            <w:sz w:val="24"/>
            <w:szCs w:val="24"/>
          </w:rPr>
          <w:t xml:space="preserve"> she walked towards us. </w:t>
        </w:r>
      </w:ins>
    </w:p>
    <w:p w14:paraId="3BA26FE0" w14:textId="77777777" w:rsidR="00900F80" w:rsidRDefault="006F31F6" w:rsidP="00FE578E">
      <w:pPr>
        <w:spacing w:line="480" w:lineRule="auto"/>
        <w:ind w:left="-5" w:right="15" w:firstLine="725"/>
        <w:rPr>
          <w:ins w:id="7510" w:author="Britt Collins" w:date="2021-10-06T15:26:00Z"/>
          <w:rFonts w:ascii="Times New Roman" w:hAnsi="Times New Roman"/>
          <w:sz w:val="24"/>
          <w:szCs w:val="24"/>
        </w:rPr>
      </w:pPr>
      <w:ins w:id="7511" w:author="Britt Collins" w:date="2021-09-30T14:58:00Z">
        <w:r w:rsidRPr="000B0CC8">
          <w:rPr>
            <w:rFonts w:ascii="Times New Roman" w:hAnsi="Times New Roman"/>
            <w:sz w:val="24"/>
            <w:szCs w:val="24"/>
          </w:rPr>
          <w:t>I glanced at Carl</w:t>
        </w:r>
      </w:ins>
      <w:ins w:id="7512" w:author="Britt Collins" w:date="2021-10-06T15:25:00Z">
        <w:r w:rsidR="00900F80">
          <w:rPr>
            <w:rFonts w:ascii="Times New Roman" w:hAnsi="Times New Roman"/>
            <w:sz w:val="24"/>
            <w:szCs w:val="24"/>
          </w:rPr>
          <w:t xml:space="preserve"> and </w:t>
        </w:r>
      </w:ins>
      <w:ins w:id="7513" w:author="Britt Collins" w:date="2021-09-30T14:58:00Z">
        <w:r w:rsidRPr="000B0CC8">
          <w:rPr>
            <w:rFonts w:ascii="Times New Roman" w:hAnsi="Times New Roman"/>
            <w:sz w:val="24"/>
            <w:szCs w:val="24"/>
          </w:rPr>
          <w:t xml:space="preserve">looked in </w:t>
        </w:r>
      </w:ins>
      <w:ins w:id="7514" w:author="Britt Collins" w:date="2021-10-06T15:25:00Z">
        <w:r w:rsidR="00900F80">
          <w:rPr>
            <w:rFonts w:ascii="Times New Roman" w:hAnsi="Times New Roman"/>
            <w:sz w:val="24"/>
            <w:szCs w:val="24"/>
          </w:rPr>
          <w:t>her</w:t>
        </w:r>
      </w:ins>
      <w:ins w:id="7515" w:author="Britt Collins" w:date="2021-09-30T14:58:00Z">
        <w:r w:rsidRPr="000B0CC8">
          <w:rPr>
            <w:rFonts w:ascii="Times New Roman" w:hAnsi="Times New Roman"/>
            <w:sz w:val="24"/>
            <w:szCs w:val="24"/>
          </w:rPr>
          <w:t xml:space="preserve"> direction. </w:t>
        </w:r>
      </w:ins>
      <w:ins w:id="7516" w:author="Britt Collins" w:date="2021-10-06T15:25:00Z">
        <w:r w:rsidR="00900F80">
          <w:rPr>
            <w:rFonts w:ascii="Times New Roman" w:hAnsi="Times New Roman"/>
            <w:sz w:val="24"/>
            <w:szCs w:val="24"/>
          </w:rPr>
          <w:t>“</w:t>
        </w:r>
      </w:ins>
      <w:ins w:id="7517" w:author="Britt Collins" w:date="2021-09-30T14:58:00Z">
        <w:r w:rsidRPr="000B0CC8">
          <w:rPr>
            <w:rFonts w:ascii="Times New Roman" w:hAnsi="Times New Roman"/>
            <w:sz w:val="24"/>
            <w:szCs w:val="24"/>
          </w:rPr>
          <w:t>I need to get a private dance with her</w:t>
        </w:r>
      </w:ins>
      <w:ins w:id="7518" w:author="Britt Collins" w:date="2021-10-06T15:25:00Z">
        <w:r w:rsidR="00900F80">
          <w:rPr>
            <w:rFonts w:ascii="Times New Roman" w:hAnsi="Times New Roman"/>
            <w:sz w:val="24"/>
            <w:szCs w:val="24"/>
          </w:rPr>
          <w:t>,”</w:t>
        </w:r>
      </w:ins>
      <w:ins w:id="7519" w:author="Britt Collins" w:date="2021-09-30T14:58:00Z">
        <w:r w:rsidRPr="000B0CC8">
          <w:rPr>
            <w:rFonts w:ascii="Times New Roman" w:hAnsi="Times New Roman"/>
            <w:sz w:val="24"/>
            <w:szCs w:val="24"/>
          </w:rPr>
          <w:t xml:space="preserve"> I said. I quickly got her attention. </w:t>
        </w:r>
      </w:ins>
      <w:ins w:id="7520" w:author="Britt Collins" w:date="2021-10-06T15:26:00Z">
        <w:r w:rsidR="00900F80">
          <w:rPr>
            <w:rFonts w:ascii="Times New Roman" w:hAnsi="Times New Roman"/>
            <w:sz w:val="24"/>
            <w:szCs w:val="24"/>
          </w:rPr>
          <w:t>“</w:t>
        </w:r>
      </w:ins>
      <w:ins w:id="7521" w:author="Britt Collins" w:date="2021-09-30T14:58:00Z">
        <w:r w:rsidRPr="000B0CC8">
          <w:rPr>
            <w:rFonts w:ascii="Times New Roman" w:hAnsi="Times New Roman"/>
            <w:sz w:val="24"/>
            <w:szCs w:val="24"/>
          </w:rPr>
          <w:t>Hey, how much for a private dance?</w:t>
        </w:r>
      </w:ins>
      <w:ins w:id="7522" w:author="Britt Collins" w:date="2021-10-06T15:26:00Z">
        <w:r w:rsidR="00900F80">
          <w:rPr>
            <w:rFonts w:ascii="Times New Roman" w:hAnsi="Times New Roman"/>
            <w:sz w:val="24"/>
            <w:szCs w:val="24"/>
          </w:rPr>
          <w:t>”</w:t>
        </w:r>
      </w:ins>
      <w:ins w:id="7523" w:author="Britt Collins" w:date="2021-09-30T14:58:00Z">
        <w:r w:rsidRPr="000B0CC8">
          <w:rPr>
            <w:rFonts w:ascii="Times New Roman" w:hAnsi="Times New Roman"/>
            <w:sz w:val="24"/>
            <w:szCs w:val="24"/>
          </w:rPr>
          <w:t xml:space="preserve"> I hadn’t been so concise in my life. </w:t>
        </w:r>
      </w:ins>
    </w:p>
    <w:p w14:paraId="6EF3EE47" w14:textId="77777777" w:rsidR="00900F80" w:rsidRDefault="006F31F6" w:rsidP="00FE578E">
      <w:pPr>
        <w:spacing w:line="480" w:lineRule="auto"/>
        <w:ind w:left="-5" w:right="15" w:firstLine="725"/>
        <w:rPr>
          <w:ins w:id="7524" w:author="Britt Collins" w:date="2021-10-06T15:26:00Z"/>
          <w:rFonts w:ascii="Times New Roman" w:hAnsi="Times New Roman"/>
          <w:sz w:val="24"/>
          <w:szCs w:val="24"/>
        </w:rPr>
      </w:pPr>
      <w:ins w:id="7525" w:author="Britt Collins" w:date="2021-09-30T14:58:00Z">
        <w:r w:rsidRPr="000B0CC8">
          <w:rPr>
            <w:rFonts w:ascii="Times New Roman" w:hAnsi="Times New Roman"/>
            <w:sz w:val="24"/>
            <w:szCs w:val="24"/>
          </w:rPr>
          <w:t xml:space="preserve">She replied with a price list for: short, medium, long. </w:t>
        </w:r>
      </w:ins>
    </w:p>
    <w:p w14:paraId="1B190753" w14:textId="77777777" w:rsidR="00900F80" w:rsidRDefault="00900F80" w:rsidP="00900F80">
      <w:pPr>
        <w:spacing w:line="480" w:lineRule="auto"/>
        <w:ind w:left="-5" w:right="15" w:firstLine="725"/>
        <w:rPr>
          <w:ins w:id="7526" w:author="Britt Collins" w:date="2021-10-06T15:27:00Z"/>
          <w:rFonts w:ascii="Times New Roman" w:hAnsi="Times New Roman"/>
          <w:sz w:val="24"/>
          <w:szCs w:val="24"/>
        </w:rPr>
      </w:pPr>
      <w:ins w:id="7527" w:author="Britt Collins" w:date="2021-10-06T15:26:00Z">
        <w:r>
          <w:rPr>
            <w:rFonts w:ascii="Times New Roman" w:hAnsi="Times New Roman"/>
            <w:sz w:val="24"/>
            <w:szCs w:val="24"/>
          </w:rPr>
          <w:t xml:space="preserve">“I’d like </w:t>
        </w:r>
      </w:ins>
      <w:ins w:id="7528" w:author="Britt Collins" w:date="2021-09-30T14:58:00Z">
        <w:r w:rsidR="006F31F6" w:rsidRPr="000B0CC8">
          <w:rPr>
            <w:rFonts w:ascii="Times New Roman" w:hAnsi="Times New Roman"/>
            <w:sz w:val="24"/>
            <w:szCs w:val="24"/>
          </w:rPr>
          <w:t>the lengthiest.</w:t>
        </w:r>
      </w:ins>
      <w:ins w:id="7529" w:author="Britt Collins" w:date="2021-10-06T15:26:00Z">
        <w:r>
          <w:rPr>
            <w:rFonts w:ascii="Times New Roman" w:hAnsi="Times New Roman"/>
            <w:sz w:val="24"/>
            <w:szCs w:val="24"/>
          </w:rPr>
          <w:t>”</w:t>
        </w:r>
      </w:ins>
    </w:p>
    <w:p w14:paraId="42E6B955" w14:textId="1CB4E936" w:rsidR="006F31F6" w:rsidRPr="000B0CC8" w:rsidRDefault="006F31F6">
      <w:pPr>
        <w:spacing w:line="480" w:lineRule="auto"/>
        <w:ind w:left="-5" w:right="15" w:firstLine="725"/>
        <w:rPr>
          <w:ins w:id="7530" w:author="Britt Collins" w:date="2021-09-30T14:58:00Z"/>
          <w:rFonts w:ascii="Times New Roman" w:hAnsi="Times New Roman"/>
          <w:sz w:val="24"/>
          <w:szCs w:val="24"/>
        </w:rPr>
        <w:pPrChange w:id="7531" w:author="Britt Collins" w:date="2021-10-06T15:27:00Z">
          <w:pPr>
            <w:ind w:left="-5" w:right="15"/>
          </w:pPr>
        </w:pPrChange>
      </w:pPr>
      <w:ins w:id="7532" w:author="Britt Collins" w:date="2021-09-30T14:58:00Z">
        <w:r w:rsidRPr="000B0CC8">
          <w:rPr>
            <w:rFonts w:ascii="Times New Roman" w:hAnsi="Times New Roman"/>
            <w:sz w:val="24"/>
            <w:szCs w:val="24"/>
          </w:rPr>
          <w:t>Carl walked away as I handed over the money. She asked me to sit back and relax. Out the corner of my eye</w:t>
        </w:r>
      </w:ins>
      <w:ins w:id="7533" w:author="Britt Collins" w:date="2021-10-06T15:27:00Z">
        <w:r w:rsidR="00900F80">
          <w:rPr>
            <w:rFonts w:ascii="Times New Roman" w:hAnsi="Times New Roman"/>
            <w:sz w:val="24"/>
            <w:szCs w:val="24"/>
          </w:rPr>
          <w:t>,</w:t>
        </w:r>
      </w:ins>
      <w:ins w:id="7534" w:author="Britt Collins" w:date="2021-09-30T14:58:00Z">
        <w:r w:rsidRPr="000B0CC8">
          <w:rPr>
            <w:rFonts w:ascii="Times New Roman" w:hAnsi="Times New Roman"/>
            <w:sz w:val="24"/>
            <w:szCs w:val="24"/>
          </w:rPr>
          <w:t xml:space="preserve"> I watched her undress. Carl walked past, hand in hand with another showgirl. GG, probably a reference to her bra size, </w:t>
        </w:r>
      </w:ins>
      <w:ins w:id="7535" w:author="Britt Collins" w:date="2021-10-06T15:27:00Z">
        <w:r w:rsidR="00900F80">
          <w:rPr>
            <w:rFonts w:ascii="Times New Roman" w:hAnsi="Times New Roman"/>
            <w:sz w:val="24"/>
            <w:szCs w:val="24"/>
          </w:rPr>
          <w:t>push</w:t>
        </w:r>
      </w:ins>
      <w:ins w:id="7536" w:author="Britt Collins" w:date="2021-09-30T14:58:00Z">
        <w:r w:rsidRPr="000B0CC8">
          <w:rPr>
            <w:rFonts w:ascii="Times New Roman" w:hAnsi="Times New Roman"/>
            <w:sz w:val="24"/>
            <w:szCs w:val="24"/>
          </w:rPr>
          <w:t xml:space="preserve">ed her enormous breasts into my face. Knowing how strip clubs operate, I knew to look but not touch. It was difficult. I was aroused. I touched GG carefully, caressing her breasts. Thankfully there was no resistance. I knew it was a tease, but it was one of most stimulating I had </w:t>
        </w:r>
        <w:r w:rsidRPr="000B0CC8">
          <w:rPr>
            <w:rFonts w:ascii="Times New Roman" w:hAnsi="Times New Roman"/>
            <w:sz w:val="24"/>
            <w:szCs w:val="24"/>
          </w:rPr>
          <w:lastRenderedPageBreak/>
          <w:t>experienced in my life. I had to curtail my sexual intentions and treat GG as a I would any professional who had their breasts rubbing against my face.</w:t>
        </w:r>
      </w:ins>
    </w:p>
    <w:p w14:paraId="31FF3F42" w14:textId="77777777" w:rsidR="00900F80" w:rsidRDefault="006F31F6" w:rsidP="00900F80">
      <w:pPr>
        <w:spacing w:line="480" w:lineRule="auto"/>
        <w:ind w:left="-5" w:right="15" w:firstLine="725"/>
        <w:rPr>
          <w:ins w:id="7537" w:author="Britt Collins" w:date="2021-10-06T15:29:00Z"/>
          <w:rFonts w:ascii="Times New Roman" w:hAnsi="Times New Roman"/>
          <w:sz w:val="24"/>
          <w:szCs w:val="24"/>
        </w:rPr>
      </w:pPr>
      <w:ins w:id="7538" w:author="Britt Collins" w:date="2021-09-30T14:58:00Z">
        <w:r w:rsidRPr="000B0CC8">
          <w:rPr>
            <w:rFonts w:ascii="Times New Roman" w:hAnsi="Times New Roman"/>
            <w:sz w:val="24"/>
            <w:szCs w:val="24"/>
          </w:rPr>
          <w:t xml:space="preserve">When the strip tease finished I walked contentedly to the bar area to find Carl. I </w:t>
        </w:r>
      </w:ins>
      <w:ins w:id="7539" w:author="Britt Collins" w:date="2021-10-06T15:28:00Z">
        <w:r w:rsidR="00900F80">
          <w:rPr>
            <w:rFonts w:ascii="Times New Roman" w:hAnsi="Times New Roman"/>
            <w:sz w:val="24"/>
            <w:szCs w:val="24"/>
          </w:rPr>
          <w:t>laughed when I saw him sweep</w:t>
        </w:r>
      </w:ins>
      <w:ins w:id="7540" w:author="Britt Collins" w:date="2021-09-30T14:58:00Z">
        <w:r w:rsidRPr="000B0CC8">
          <w:rPr>
            <w:rFonts w:ascii="Times New Roman" w:hAnsi="Times New Roman"/>
            <w:sz w:val="24"/>
            <w:szCs w:val="24"/>
          </w:rPr>
          <w:t xml:space="preserve"> past me again, hand-in-hand with showgirl number </w:t>
        </w:r>
      </w:ins>
      <w:ins w:id="7541" w:author="Britt Collins" w:date="2021-10-06T15:28:00Z">
        <w:r w:rsidR="00900F80">
          <w:rPr>
            <w:rFonts w:ascii="Times New Roman" w:hAnsi="Times New Roman"/>
            <w:sz w:val="24"/>
            <w:szCs w:val="24"/>
          </w:rPr>
          <w:t>two</w:t>
        </w:r>
      </w:ins>
      <w:ins w:id="7542" w:author="Britt Collins" w:date="2021-09-30T14:58:00Z">
        <w:r w:rsidRPr="000B0CC8">
          <w:rPr>
            <w:rFonts w:ascii="Times New Roman" w:hAnsi="Times New Roman"/>
            <w:sz w:val="24"/>
            <w:szCs w:val="24"/>
          </w:rPr>
          <w:t xml:space="preserve">. I ordered a beer and looked towards the dance floor. I assessed the breadth of talent that appeared on stage. I was satisfied. My expectations were surpassed by the private dance with GG. My drink was reaching empty </w:t>
        </w:r>
      </w:ins>
      <w:ins w:id="7543" w:author="Britt Collins" w:date="2021-10-06T15:29:00Z">
        <w:r w:rsidR="00900F80">
          <w:rPr>
            <w:rFonts w:ascii="Times New Roman" w:hAnsi="Times New Roman"/>
            <w:sz w:val="24"/>
            <w:szCs w:val="24"/>
          </w:rPr>
          <w:t>when</w:t>
        </w:r>
      </w:ins>
      <w:ins w:id="7544" w:author="Britt Collins" w:date="2021-09-30T14:58:00Z">
        <w:r w:rsidRPr="000B0CC8">
          <w:rPr>
            <w:rFonts w:ascii="Times New Roman" w:hAnsi="Times New Roman"/>
            <w:sz w:val="24"/>
            <w:szCs w:val="24"/>
          </w:rPr>
          <w:t xml:space="preserve"> Carl returned</w:t>
        </w:r>
      </w:ins>
      <w:ins w:id="7545" w:author="Britt Collins" w:date="2021-10-06T15:29:00Z">
        <w:r w:rsidR="00900F80">
          <w:rPr>
            <w:rFonts w:ascii="Times New Roman" w:hAnsi="Times New Roman"/>
            <w:sz w:val="24"/>
            <w:szCs w:val="24"/>
          </w:rPr>
          <w:t>, with</w:t>
        </w:r>
      </w:ins>
      <w:ins w:id="7546" w:author="Britt Collins" w:date="2021-09-30T14:58:00Z">
        <w:r w:rsidRPr="000B0CC8">
          <w:rPr>
            <w:rFonts w:ascii="Times New Roman" w:hAnsi="Times New Roman"/>
            <w:sz w:val="24"/>
            <w:szCs w:val="24"/>
          </w:rPr>
          <w:t xml:space="preserve"> a big smile plastered across his face. </w:t>
        </w:r>
      </w:ins>
    </w:p>
    <w:p w14:paraId="2860CC2B" w14:textId="6324D80F" w:rsidR="006F31F6" w:rsidRPr="000B0CC8" w:rsidRDefault="00900F80">
      <w:pPr>
        <w:spacing w:line="480" w:lineRule="auto"/>
        <w:ind w:left="-5" w:right="15" w:firstLine="725"/>
        <w:rPr>
          <w:ins w:id="7547" w:author="Britt Collins" w:date="2021-09-30T14:58:00Z"/>
          <w:rFonts w:ascii="Times New Roman" w:hAnsi="Times New Roman"/>
          <w:sz w:val="24"/>
          <w:szCs w:val="24"/>
        </w:rPr>
        <w:pPrChange w:id="7548" w:author="Britt Collins" w:date="2021-10-06T15:27:00Z">
          <w:pPr>
            <w:ind w:left="-5" w:right="15"/>
          </w:pPr>
        </w:pPrChange>
      </w:pPr>
      <w:ins w:id="7549" w:author="Britt Collins" w:date="2021-10-06T15:29:00Z">
        <w:r>
          <w:rPr>
            <w:rFonts w:ascii="Times New Roman" w:hAnsi="Times New Roman"/>
            <w:sz w:val="24"/>
            <w:szCs w:val="24"/>
          </w:rPr>
          <w:t>“</w:t>
        </w:r>
      </w:ins>
      <w:ins w:id="7550" w:author="Britt Collins" w:date="2021-09-30T14:58:00Z">
        <w:r w:rsidR="006F31F6" w:rsidRPr="000B0CC8">
          <w:rPr>
            <w:rFonts w:ascii="Times New Roman" w:hAnsi="Times New Roman"/>
            <w:sz w:val="24"/>
            <w:szCs w:val="24"/>
          </w:rPr>
          <w:t>I'm knackered</w:t>
        </w:r>
      </w:ins>
      <w:ins w:id="7551" w:author="Britt Collins" w:date="2021-10-06T15:29:00Z">
        <w:r>
          <w:rPr>
            <w:rFonts w:ascii="Times New Roman" w:hAnsi="Times New Roman"/>
            <w:sz w:val="24"/>
            <w:szCs w:val="24"/>
          </w:rPr>
          <w:t>,”</w:t>
        </w:r>
      </w:ins>
      <w:ins w:id="7552" w:author="Britt Collins" w:date="2021-09-30T14:58:00Z">
        <w:r w:rsidR="006F31F6" w:rsidRPr="000B0CC8">
          <w:rPr>
            <w:rFonts w:ascii="Times New Roman" w:hAnsi="Times New Roman"/>
            <w:sz w:val="24"/>
            <w:szCs w:val="24"/>
          </w:rPr>
          <w:t xml:space="preserve"> he said, nodding and winking. </w:t>
        </w:r>
      </w:ins>
      <w:ins w:id="7553" w:author="Britt Collins" w:date="2021-10-06T15:29:00Z">
        <w:r>
          <w:rPr>
            <w:rFonts w:ascii="Times New Roman" w:hAnsi="Times New Roman"/>
            <w:sz w:val="24"/>
            <w:szCs w:val="24"/>
          </w:rPr>
          <w:t>“</w:t>
        </w:r>
      </w:ins>
      <w:ins w:id="7554" w:author="Britt Collins" w:date="2021-09-30T14:58:00Z">
        <w:r w:rsidR="006F31F6" w:rsidRPr="000B0CC8">
          <w:rPr>
            <w:rFonts w:ascii="Times New Roman" w:hAnsi="Times New Roman"/>
            <w:sz w:val="24"/>
            <w:szCs w:val="24"/>
          </w:rPr>
          <w:t>Fancy making a move?</w:t>
        </w:r>
      </w:ins>
      <w:ins w:id="7555" w:author="Britt Collins" w:date="2021-10-06T15:29:00Z">
        <w:r>
          <w:rPr>
            <w:rFonts w:ascii="Times New Roman" w:hAnsi="Times New Roman"/>
            <w:sz w:val="24"/>
            <w:szCs w:val="24"/>
          </w:rPr>
          <w:t>”</w:t>
        </w:r>
      </w:ins>
    </w:p>
    <w:p w14:paraId="248562BE" w14:textId="0A96F303" w:rsidR="006F31F6" w:rsidRPr="000B0CC8" w:rsidRDefault="006F31F6">
      <w:pPr>
        <w:spacing w:line="480" w:lineRule="auto"/>
        <w:ind w:left="-5" w:right="15" w:firstLine="725"/>
        <w:rPr>
          <w:ins w:id="7556" w:author="Britt Collins" w:date="2021-09-30T14:58:00Z"/>
          <w:rFonts w:ascii="Times New Roman" w:hAnsi="Times New Roman"/>
          <w:sz w:val="24"/>
          <w:szCs w:val="24"/>
        </w:rPr>
        <w:pPrChange w:id="7557" w:author="Britt Collins" w:date="2021-10-06T15:29:00Z">
          <w:pPr>
            <w:ind w:left="-5" w:right="15"/>
          </w:pPr>
        </w:pPrChange>
      </w:pPr>
      <w:ins w:id="7558" w:author="Britt Collins" w:date="2021-09-30T14:58:00Z">
        <w:r w:rsidRPr="000B0CC8">
          <w:rPr>
            <w:rFonts w:ascii="Times New Roman" w:hAnsi="Times New Roman"/>
            <w:sz w:val="24"/>
            <w:szCs w:val="24"/>
          </w:rPr>
          <w:t xml:space="preserve">A common event at the end of a night out was a visit to the kebab house. ThSurfers Paradise catered for the late-night-eat-seeker's needs with an abundance of takeaways situated on the boulevard. Given the early hour and number of drunk people on the street, it was always going to be a dicey. Carl and I witnessed random fights break out. Their ferocity took us by surprise. We avoided the </w:t>
        </w:r>
      </w:ins>
      <w:ins w:id="7559" w:author="Britt Collins" w:date="2021-10-06T15:30:00Z">
        <w:r w:rsidR="00515144">
          <w:rPr>
            <w:rFonts w:ascii="Times New Roman" w:hAnsi="Times New Roman"/>
            <w:sz w:val="24"/>
            <w:szCs w:val="24"/>
          </w:rPr>
          <w:t>scuffle</w:t>
        </w:r>
      </w:ins>
      <w:ins w:id="7560" w:author="Britt Collins" w:date="2021-09-30T14:58:00Z">
        <w:r w:rsidRPr="000B0CC8">
          <w:rPr>
            <w:rFonts w:ascii="Times New Roman" w:hAnsi="Times New Roman"/>
            <w:sz w:val="24"/>
            <w:szCs w:val="24"/>
          </w:rPr>
          <w:t>, but couldn't avoid kebab sauce spilling onto our clothes.</w:t>
        </w:r>
      </w:ins>
    </w:p>
    <w:p w14:paraId="73C0AB17" w14:textId="77777777" w:rsidR="00515144" w:rsidRDefault="00515144">
      <w:pPr>
        <w:spacing w:after="325" w:line="480" w:lineRule="auto"/>
        <w:ind w:left="-5" w:right="15"/>
        <w:rPr>
          <w:ins w:id="7561" w:author="Britt Collins" w:date="2021-10-06T15:30:00Z"/>
          <w:rFonts w:ascii="Times New Roman" w:hAnsi="Times New Roman"/>
          <w:sz w:val="24"/>
          <w:szCs w:val="24"/>
        </w:rPr>
      </w:pPr>
    </w:p>
    <w:p w14:paraId="06F0F0C8" w14:textId="77777777" w:rsidR="00515144" w:rsidRDefault="006F31F6">
      <w:pPr>
        <w:spacing w:after="325" w:line="480" w:lineRule="auto"/>
        <w:ind w:left="-5" w:right="15"/>
        <w:rPr>
          <w:ins w:id="7562" w:author="Britt Collins" w:date="2021-10-06T15:31:00Z"/>
          <w:rFonts w:ascii="Times New Roman" w:hAnsi="Times New Roman"/>
          <w:sz w:val="24"/>
          <w:szCs w:val="24"/>
        </w:rPr>
      </w:pPr>
      <w:ins w:id="7563" w:author="Britt Collins" w:date="2021-09-30T14:58:00Z">
        <w:r w:rsidRPr="000B0CC8">
          <w:rPr>
            <w:rFonts w:ascii="Times New Roman" w:hAnsi="Times New Roman"/>
            <w:sz w:val="24"/>
            <w:szCs w:val="24"/>
          </w:rPr>
          <w:t xml:space="preserve">The next morning, everyone’s luggage was assembled in the centre of the hotel lobby. </w:t>
        </w:r>
      </w:ins>
      <w:ins w:id="7564" w:author="Britt Collins" w:date="2021-10-06T15:30:00Z">
        <w:r w:rsidR="00515144">
          <w:rPr>
            <w:rFonts w:ascii="Times New Roman" w:hAnsi="Times New Roman"/>
            <w:sz w:val="24"/>
            <w:szCs w:val="24"/>
          </w:rPr>
          <w:t>Everyone</w:t>
        </w:r>
      </w:ins>
      <w:ins w:id="7565" w:author="Britt Collins" w:date="2021-09-30T14:58:00Z">
        <w:r w:rsidRPr="000B0CC8">
          <w:rPr>
            <w:rFonts w:ascii="Times New Roman" w:hAnsi="Times New Roman"/>
            <w:sz w:val="24"/>
            <w:szCs w:val="24"/>
          </w:rPr>
          <w:t xml:space="preserve"> looked dishevelled and disappointed. There were, according to the wise words of Johnny, a lack of </w:t>
        </w:r>
      </w:ins>
      <w:ins w:id="7566" w:author="Britt Collins" w:date="2021-10-06T15:30:00Z">
        <w:r w:rsidR="00515144">
          <w:rPr>
            <w:rFonts w:ascii="Times New Roman" w:hAnsi="Times New Roman"/>
            <w:sz w:val="24"/>
            <w:szCs w:val="24"/>
          </w:rPr>
          <w:t>“</w:t>
        </w:r>
      </w:ins>
      <w:ins w:id="7567" w:author="Britt Collins" w:date="2021-09-30T14:58:00Z">
        <w:r w:rsidRPr="000B0CC8">
          <w:rPr>
            <w:rFonts w:ascii="Times New Roman" w:hAnsi="Times New Roman"/>
            <w:sz w:val="24"/>
            <w:szCs w:val="24"/>
          </w:rPr>
          <w:t>drinking holes and talent</w:t>
        </w:r>
      </w:ins>
      <w:ins w:id="7568" w:author="Britt Collins" w:date="2021-10-06T15:30:00Z">
        <w:r w:rsidR="00515144">
          <w:rPr>
            <w:rFonts w:ascii="Times New Roman" w:hAnsi="Times New Roman"/>
            <w:sz w:val="24"/>
            <w:szCs w:val="24"/>
          </w:rPr>
          <w:t>”</w:t>
        </w:r>
      </w:ins>
      <w:ins w:id="7569" w:author="Britt Collins" w:date="2021-09-30T14:58:00Z">
        <w:r w:rsidRPr="000B0CC8">
          <w:rPr>
            <w:rFonts w:ascii="Times New Roman" w:hAnsi="Times New Roman"/>
            <w:sz w:val="24"/>
            <w:szCs w:val="24"/>
          </w:rPr>
          <w:t xml:space="preserve">. </w:t>
        </w:r>
      </w:ins>
      <w:ins w:id="7570" w:author="Britt Collins" w:date="2021-10-06T15:30:00Z">
        <w:r w:rsidR="00515144">
          <w:rPr>
            <w:rFonts w:ascii="Times New Roman" w:hAnsi="Times New Roman"/>
            <w:sz w:val="24"/>
            <w:szCs w:val="24"/>
          </w:rPr>
          <w:t>His</w:t>
        </w:r>
      </w:ins>
      <w:ins w:id="7571" w:author="Britt Collins" w:date="2021-09-30T14:58:00Z">
        <w:r w:rsidRPr="000B0CC8">
          <w:rPr>
            <w:rFonts w:ascii="Times New Roman" w:hAnsi="Times New Roman"/>
            <w:sz w:val="24"/>
            <w:szCs w:val="24"/>
          </w:rPr>
          <w:t xml:space="preserve"> group also witnessed a large number of troublemakers on the boulevard. On hearing of Johnny’s uneventful night out, I felt satisfied. The seedy </w:t>
        </w:r>
      </w:ins>
      <w:ins w:id="7572" w:author="Britt Collins" w:date="2021-10-06T15:31:00Z">
        <w:r w:rsidR="00515144">
          <w:rPr>
            <w:rFonts w:ascii="Times New Roman" w:hAnsi="Times New Roman"/>
            <w:sz w:val="24"/>
            <w:szCs w:val="24"/>
          </w:rPr>
          <w:t>strip club</w:t>
        </w:r>
      </w:ins>
      <w:ins w:id="7573" w:author="Britt Collins" w:date="2021-09-30T14:58:00Z">
        <w:r w:rsidRPr="000B0CC8">
          <w:rPr>
            <w:rFonts w:ascii="Times New Roman" w:hAnsi="Times New Roman"/>
            <w:sz w:val="24"/>
            <w:szCs w:val="24"/>
          </w:rPr>
          <w:t xml:space="preserve"> me and Carl chose had turned out to be the better </w:t>
        </w:r>
      </w:ins>
      <w:ins w:id="7574" w:author="Britt Collins" w:date="2021-10-06T15:31:00Z">
        <w:r w:rsidR="00515144">
          <w:rPr>
            <w:rFonts w:ascii="Times New Roman" w:hAnsi="Times New Roman"/>
            <w:sz w:val="24"/>
            <w:szCs w:val="24"/>
          </w:rPr>
          <w:t>option</w:t>
        </w:r>
      </w:ins>
      <w:ins w:id="7575" w:author="Britt Collins" w:date="2021-09-30T14:58:00Z">
        <w:r w:rsidRPr="000B0CC8">
          <w:rPr>
            <w:rFonts w:ascii="Times New Roman" w:hAnsi="Times New Roman"/>
            <w:sz w:val="24"/>
            <w:szCs w:val="24"/>
          </w:rPr>
          <w:t xml:space="preserve">. </w:t>
        </w:r>
      </w:ins>
    </w:p>
    <w:p w14:paraId="4998AE40" w14:textId="77777777" w:rsidR="00515144" w:rsidRDefault="006F31F6" w:rsidP="00515144">
      <w:pPr>
        <w:spacing w:after="325" w:line="480" w:lineRule="auto"/>
        <w:ind w:left="-5" w:right="15" w:firstLine="725"/>
        <w:rPr>
          <w:ins w:id="7576" w:author="Britt Collins" w:date="2021-10-06T15:31:00Z"/>
          <w:rFonts w:ascii="Times New Roman" w:hAnsi="Times New Roman"/>
          <w:sz w:val="24"/>
          <w:szCs w:val="24"/>
        </w:rPr>
      </w:pPr>
      <w:ins w:id="7577" w:author="Britt Collins" w:date="2021-09-30T14:58:00Z">
        <w:r w:rsidRPr="000B0CC8">
          <w:rPr>
            <w:rFonts w:ascii="Times New Roman" w:hAnsi="Times New Roman"/>
            <w:sz w:val="24"/>
            <w:szCs w:val="24"/>
          </w:rPr>
          <w:t xml:space="preserve">Johnny looked in our direction. </w:t>
        </w:r>
      </w:ins>
      <w:ins w:id="7578" w:author="Britt Collins" w:date="2021-10-06T15:31:00Z">
        <w:r w:rsidR="00515144">
          <w:rPr>
            <w:rFonts w:ascii="Times New Roman" w:hAnsi="Times New Roman"/>
            <w:sz w:val="24"/>
            <w:szCs w:val="24"/>
          </w:rPr>
          <w:t>“</w:t>
        </w:r>
      </w:ins>
      <w:ins w:id="7579" w:author="Britt Collins" w:date="2021-09-30T14:58:00Z">
        <w:r w:rsidRPr="000B0CC8">
          <w:rPr>
            <w:rFonts w:ascii="Times New Roman" w:hAnsi="Times New Roman"/>
            <w:sz w:val="24"/>
            <w:szCs w:val="24"/>
          </w:rPr>
          <w:t>How was your night?</w:t>
        </w:r>
      </w:ins>
      <w:ins w:id="7580" w:author="Britt Collins" w:date="2021-10-06T15:31:00Z">
        <w:r w:rsidR="00515144">
          <w:rPr>
            <w:rFonts w:ascii="Times New Roman" w:hAnsi="Times New Roman"/>
            <w:sz w:val="24"/>
            <w:szCs w:val="24"/>
          </w:rPr>
          <w:t>”</w:t>
        </w:r>
      </w:ins>
    </w:p>
    <w:p w14:paraId="20910977" w14:textId="06E99458" w:rsidR="00515144" w:rsidRDefault="006F31F6" w:rsidP="00515144">
      <w:pPr>
        <w:spacing w:after="325" w:line="480" w:lineRule="auto"/>
        <w:ind w:left="-5" w:right="15" w:firstLine="725"/>
        <w:rPr>
          <w:ins w:id="7581" w:author="Britt Collins" w:date="2021-10-06T15:32:00Z"/>
          <w:rFonts w:ascii="Times New Roman" w:hAnsi="Times New Roman"/>
          <w:sz w:val="24"/>
          <w:szCs w:val="24"/>
        </w:rPr>
      </w:pPr>
      <w:ins w:id="7582" w:author="Britt Collins" w:date="2021-09-30T14:58:00Z">
        <w:r w:rsidRPr="000B0CC8">
          <w:rPr>
            <w:rFonts w:ascii="Times New Roman" w:hAnsi="Times New Roman"/>
            <w:sz w:val="24"/>
            <w:szCs w:val="24"/>
          </w:rPr>
          <w:t xml:space="preserve">Carl looked like a cat that had the cream. </w:t>
        </w:r>
      </w:ins>
      <w:ins w:id="7583" w:author="Britt Collins" w:date="2021-10-06T15:31:00Z">
        <w:r w:rsidR="00515144" w:rsidRPr="00515144">
          <w:rPr>
            <w:rFonts w:ascii="Times New Roman" w:hAnsi="Times New Roman"/>
            <w:b/>
            <w:sz w:val="24"/>
            <w:szCs w:val="24"/>
            <w:rPrChange w:id="7584" w:author="Britt Collins" w:date="2021-10-06T15:31:00Z">
              <w:rPr>
                <w:rFonts w:ascii="Times New Roman" w:hAnsi="Times New Roman"/>
                <w:sz w:val="24"/>
                <w:szCs w:val="24"/>
              </w:rPr>
            </w:rPrChange>
          </w:rPr>
          <w:t>AVOID THESE CLICHES</w:t>
        </w:r>
        <w:r w:rsidR="00515144">
          <w:rPr>
            <w:rFonts w:ascii="Times New Roman" w:hAnsi="Times New Roman"/>
            <w:sz w:val="24"/>
            <w:szCs w:val="24"/>
          </w:rPr>
          <w:t xml:space="preserve"> </w:t>
        </w:r>
      </w:ins>
      <w:ins w:id="7585" w:author="Britt Collins" w:date="2021-10-06T15:32:00Z">
        <w:r w:rsidR="00515144">
          <w:rPr>
            <w:rFonts w:ascii="Times New Roman" w:hAnsi="Times New Roman"/>
            <w:sz w:val="24"/>
            <w:szCs w:val="24"/>
          </w:rPr>
          <w:t>“</w:t>
        </w:r>
      </w:ins>
      <w:ins w:id="7586" w:author="Britt Collins" w:date="2021-09-30T14:58:00Z">
        <w:r w:rsidRPr="000B0CC8">
          <w:rPr>
            <w:rFonts w:ascii="Times New Roman" w:hAnsi="Times New Roman"/>
            <w:sz w:val="24"/>
            <w:szCs w:val="24"/>
          </w:rPr>
          <w:t>It was alright,</w:t>
        </w:r>
      </w:ins>
      <w:ins w:id="7587" w:author="Britt Collins" w:date="2021-10-06T15:32:00Z">
        <w:r w:rsidR="00515144">
          <w:rPr>
            <w:rFonts w:ascii="Times New Roman" w:hAnsi="Times New Roman"/>
            <w:sz w:val="24"/>
            <w:szCs w:val="24"/>
          </w:rPr>
          <w:t xml:space="preserve">” </w:t>
        </w:r>
      </w:ins>
      <w:ins w:id="7588" w:author="Britt Collins" w:date="2021-09-30T14:58:00Z">
        <w:r w:rsidRPr="000B0CC8">
          <w:rPr>
            <w:rFonts w:ascii="Times New Roman" w:hAnsi="Times New Roman"/>
            <w:sz w:val="24"/>
            <w:szCs w:val="24"/>
          </w:rPr>
          <w:t>he said</w:t>
        </w:r>
      </w:ins>
      <w:ins w:id="7589" w:author="Britt Collins" w:date="2021-10-06T15:32:00Z">
        <w:r w:rsidR="00515144">
          <w:rPr>
            <w:rFonts w:ascii="Times New Roman" w:hAnsi="Times New Roman"/>
            <w:sz w:val="24"/>
            <w:szCs w:val="24"/>
          </w:rPr>
          <w:t xml:space="preserve">, </w:t>
        </w:r>
        <w:r w:rsidR="00515144" w:rsidRPr="000B0CC8">
          <w:rPr>
            <w:rFonts w:ascii="Times New Roman" w:hAnsi="Times New Roman"/>
            <w:sz w:val="24"/>
            <w:szCs w:val="24"/>
          </w:rPr>
          <w:t>downplayed the experience</w:t>
        </w:r>
      </w:ins>
      <w:ins w:id="7590" w:author="Britt Collins" w:date="2021-10-06T15:33:00Z">
        <w:r w:rsidR="00515144">
          <w:rPr>
            <w:rFonts w:ascii="Times New Roman" w:hAnsi="Times New Roman"/>
            <w:sz w:val="24"/>
            <w:szCs w:val="24"/>
          </w:rPr>
          <w:t>.</w:t>
        </w:r>
      </w:ins>
      <w:ins w:id="7591" w:author="Britt Collins" w:date="2021-09-30T14:58:00Z">
        <w:r w:rsidRPr="000B0CC8">
          <w:rPr>
            <w:rFonts w:ascii="Times New Roman" w:hAnsi="Times New Roman"/>
            <w:sz w:val="24"/>
            <w:szCs w:val="24"/>
          </w:rPr>
          <w:t xml:space="preserve"> </w:t>
        </w:r>
      </w:ins>
    </w:p>
    <w:p w14:paraId="2C29D3B0" w14:textId="5D438056" w:rsidR="006F31F6" w:rsidRPr="000B0CC8" w:rsidRDefault="006F31F6">
      <w:pPr>
        <w:spacing w:after="325" w:line="480" w:lineRule="auto"/>
        <w:ind w:left="-5" w:right="15" w:firstLine="725"/>
        <w:rPr>
          <w:ins w:id="7592" w:author="Britt Collins" w:date="2021-09-30T14:58:00Z"/>
          <w:rFonts w:ascii="Times New Roman" w:hAnsi="Times New Roman"/>
          <w:sz w:val="24"/>
          <w:szCs w:val="24"/>
        </w:rPr>
        <w:pPrChange w:id="7593" w:author="Britt Collins" w:date="2021-10-06T15:31:00Z">
          <w:pPr>
            <w:spacing w:after="325"/>
            <w:ind w:left="-5" w:right="15"/>
          </w:pPr>
        </w:pPrChange>
      </w:pPr>
      <w:ins w:id="7594" w:author="Britt Collins" w:date="2021-09-30T14:58:00Z">
        <w:r w:rsidRPr="000B0CC8">
          <w:rPr>
            <w:rFonts w:ascii="Times New Roman" w:hAnsi="Times New Roman"/>
            <w:sz w:val="24"/>
            <w:szCs w:val="24"/>
          </w:rPr>
          <w:t>Carl turned to me, tapped the side of his nose with his index finger and said quietly</w:t>
        </w:r>
      </w:ins>
      <w:ins w:id="7595" w:author="Britt Collins" w:date="2021-10-06T15:32:00Z">
        <w:r w:rsidR="00515144">
          <w:rPr>
            <w:rFonts w:ascii="Times New Roman" w:hAnsi="Times New Roman"/>
            <w:sz w:val="24"/>
            <w:szCs w:val="24"/>
          </w:rPr>
          <w:t>,</w:t>
        </w:r>
      </w:ins>
      <w:ins w:id="7596" w:author="Britt Collins" w:date="2021-09-30T14:58:00Z">
        <w:r w:rsidRPr="000B0CC8">
          <w:rPr>
            <w:rFonts w:ascii="Times New Roman" w:hAnsi="Times New Roman"/>
            <w:sz w:val="24"/>
            <w:szCs w:val="24"/>
          </w:rPr>
          <w:t xml:space="preserve"> </w:t>
        </w:r>
      </w:ins>
      <w:ins w:id="7597" w:author="Britt Collins" w:date="2021-10-06T15:32:00Z">
        <w:r w:rsidR="00515144">
          <w:rPr>
            <w:rFonts w:ascii="Times New Roman" w:hAnsi="Times New Roman"/>
            <w:sz w:val="24"/>
            <w:szCs w:val="24"/>
          </w:rPr>
          <w:t>“W</w:t>
        </w:r>
      </w:ins>
      <w:ins w:id="7598" w:author="Britt Collins" w:date="2021-09-30T14:58:00Z">
        <w:r w:rsidRPr="000B0CC8">
          <w:rPr>
            <w:rFonts w:ascii="Times New Roman" w:hAnsi="Times New Roman"/>
            <w:sz w:val="24"/>
            <w:szCs w:val="24"/>
          </w:rPr>
          <w:t>hat happens on tour, stays on tour.</w:t>
        </w:r>
      </w:ins>
      <w:ins w:id="7599" w:author="Britt Collins" w:date="2021-10-06T15:32:00Z">
        <w:r w:rsidR="00515144">
          <w:rPr>
            <w:rFonts w:ascii="Times New Roman" w:hAnsi="Times New Roman"/>
            <w:sz w:val="24"/>
            <w:szCs w:val="24"/>
          </w:rPr>
          <w:t>”</w:t>
        </w:r>
      </w:ins>
      <w:ins w:id="7600" w:author="Britt Collins" w:date="2021-09-30T14:58:00Z">
        <w:r w:rsidRPr="000B0CC8">
          <w:rPr>
            <w:rFonts w:ascii="Times New Roman" w:hAnsi="Times New Roman"/>
            <w:sz w:val="24"/>
            <w:szCs w:val="24"/>
          </w:rPr>
          <w:t xml:space="preserve"> </w:t>
        </w:r>
      </w:ins>
      <w:ins w:id="7601" w:author="Britt Collins" w:date="2021-10-06T15:32:00Z">
        <w:r w:rsidR="00515144">
          <w:rPr>
            <w:rFonts w:ascii="Times New Roman" w:hAnsi="Times New Roman"/>
            <w:sz w:val="24"/>
            <w:szCs w:val="24"/>
          </w:rPr>
          <w:t>He</w:t>
        </w:r>
      </w:ins>
      <w:ins w:id="7602" w:author="Britt Collins" w:date="2021-09-30T14:58:00Z">
        <w:r w:rsidRPr="000B0CC8">
          <w:rPr>
            <w:rFonts w:ascii="Times New Roman" w:hAnsi="Times New Roman"/>
            <w:sz w:val="24"/>
            <w:szCs w:val="24"/>
          </w:rPr>
          <w:t xml:space="preserve"> and I began sniggering like immature school oys.</w:t>
        </w:r>
      </w:ins>
    </w:p>
    <w:p w14:paraId="5BAAD769" w14:textId="59315D54" w:rsidR="006F31F6" w:rsidRPr="00515144" w:rsidRDefault="00515144">
      <w:pPr>
        <w:pStyle w:val="Heading1"/>
        <w:spacing w:line="480" w:lineRule="auto"/>
        <w:ind w:left="-6" w:hanging="11"/>
        <w:jc w:val="center"/>
        <w:rPr>
          <w:ins w:id="7603" w:author="Britt Collins" w:date="2021-09-30T14:58:00Z"/>
          <w:rFonts w:ascii="Times New Roman" w:hAnsi="Times New Roman"/>
          <w:b/>
          <w:sz w:val="24"/>
          <w:szCs w:val="24"/>
          <w:rPrChange w:id="7604" w:author="Britt Collins" w:date="2021-10-06T15:33:00Z">
            <w:rPr>
              <w:ins w:id="7605" w:author="Britt Collins" w:date="2021-09-30T14:58:00Z"/>
              <w:rFonts w:ascii="Times New Roman" w:hAnsi="Times New Roman"/>
              <w:sz w:val="24"/>
              <w:szCs w:val="24"/>
            </w:rPr>
          </w:rPrChange>
        </w:rPr>
        <w:pPrChange w:id="7606" w:author="Britt Collins" w:date="2021-10-06T15:33:00Z">
          <w:pPr>
            <w:pStyle w:val="Heading1"/>
            <w:ind w:left="-5"/>
          </w:pPr>
        </w:pPrChange>
      </w:pPr>
      <w:ins w:id="7607" w:author="Britt Collins" w:date="2021-10-06T15:33:00Z">
        <w:r>
          <w:rPr>
            <w:rFonts w:ascii="Times New Roman" w:hAnsi="Times New Roman"/>
            <w:b/>
            <w:sz w:val="24"/>
            <w:szCs w:val="24"/>
          </w:rPr>
          <w:lastRenderedPageBreak/>
          <w:br/>
        </w:r>
        <w:r>
          <w:rPr>
            <w:rFonts w:ascii="Times New Roman" w:hAnsi="Times New Roman"/>
            <w:b/>
            <w:sz w:val="24"/>
            <w:szCs w:val="24"/>
          </w:rPr>
          <w:br/>
        </w:r>
      </w:ins>
      <w:ins w:id="7608" w:author="Britt Collins" w:date="2021-09-30T14:58:00Z">
        <w:r w:rsidR="006F31F6" w:rsidRPr="00515144">
          <w:rPr>
            <w:rFonts w:ascii="Times New Roman" w:hAnsi="Times New Roman"/>
            <w:b/>
            <w:sz w:val="24"/>
            <w:szCs w:val="24"/>
            <w:rPrChange w:id="7609" w:author="Britt Collins" w:date="2021-10-06T15:33:00Z">
              <w:rPr>
                <w:rFonts w:ascii="Times New Roman" w:hAnsi="Times New Roman"/>
                <w:sz w:val="24"/>
                <w:szCs w:val="24"/>
              </w:rPr>
            </w:rPrChange>
          </w:rPr>
          <w:t>13</w:t>
        </w:r>
      </w:ins>
    </w:p>
    <w:p w14:paraId="4416B421" w14:textId="77777777" w:rsidR="006F31F6" w:rsidRPr="00515144" w:rsidRDefault="006F31F6">
      <w:pPr>
        <w:pStyle w:val="Heading2"/>
        <w:spacing w:line="480" w:lineRule="auto"/>
        <w:ind w:left="-6" w:hanging="11"/>
        <w:jc w:val="center"/>
        <w:rPr>
          <w:ins w:id="7610" w:author="Britt Collins" w:date="2021-09-30T14:58:00Z"/>
          <w:rFonts w:ascii="Times New Roman" w:hAnsi="Times New Roman"/>
          <w:b/>
          <w:sz w:val="24"/>
          <w:szCs w:val="24"/>
          <w:rPrChange w:id="7611" w:author="Britt Collins" w:date="2021-10-06T15:33:00Z">
            <w:rPr>
              <w:ins w:id="7612" w:author="Britt Collins" w:date="2021-09-30T14:58:00Z"/>
              <w:rFonts w:ascii="Times New Roman" w:hAnsi="Times New Roman"/>
              <w:sz w:val="24"/>
              <w:szCs w:val="24"/>
            </w:rPr>
          </w:rPrChange>
        </w:rPr>
        <w:pPrChange w:id="7613" w:author="Britt Collins" w:date="2021-10-06T15:33:00Z">
          <w:pPr>
            <w:pStyle w:val="Heading2"/>
            <w:ind w:left="-5"/>
          </w:pPr>
        </w:pPrChange>
      </w:pPr>
      <w:ins w:id="7614" w:author="Britt Collins" w:date="2021-09-30T14:58:00Z">
        <w:r w:rsidRPr="00515144">
          <w:rPr>
            <w:rFonts w:ascii="Times New Roman" w:hAnsi="Times New Roman"/>
            <w:b/>
            <w:sz w:val="24"/>
            <w:szCs w:val="24"/>
            <w:rPrChange w:id="7615" w:author="Britt Collins" w:date="2021-10-06T15:33:00Z">
              <w:rPr>
                <w:rFonts w:ascii="Times New Roman" w:hAnsi="Times New Roman"/>
                <w:sz w:val="24"/>
                <w:szCs w:val="24"/>
              </w:rPr>
            </w:rPrChange>
          </w:rPr>
          <w:t>Smiffy and Kris Visit</w:t>
        </w:r>
      </w:ins>
    </w:p>
    <w:p w14:paraId="183A9486" w14:textId="77777777" w:rsidR="00515144" w:rsidRDefault="00515144">
      <w:pPr>
        <w:spacing w:after="10" w:line="480" w:lineRule="auto"/>
        <w:ind w:left="-5" w:right="15"/>
        <w:rPr>
          <w:ins w:id="7616" w:author="Britt Collins" w:date="2021-10-06T15:33:00Z"/>
          <w:rFonts w:ascii="Times New Roman" w:hAnsi="Times New Roman"/>
          <w:sz w:val="24"/>
          <w:szCs w:val="24"/>
        </w:rPr>
      </w:pPr>
    </w:p>
    <w:p w14:paraId="08472654" w14:textId="223EB006" w:rsidR="00515144" w:rsidRDefault="006F31F6" w:rsidP="00515144">
      <w:pPr>
        <w:spacing w:after="10" w:line="480" w:lineRule="auto"/>
        <w:ind w:left="-5" w:right="15"/>
        <w:rPr>
          <w:ins w:id="7617" w:author="Britt Collins" w:date="2021-10-06T15:39:00Z"/>
          <w:rFonts w:ascii="Times New Roman" w:hAnsi="Times New Roman"/>
          <w:sz w:val="24"/>
          <w:szCs w:val="24"/>
        </w:rPr>
      </w:pPr>
      <w:ins w:id="7618" w:author="Britt Collins" w:date="2021-09-30T14:58:00Z">
        <w:r w:rsidRPr="000B0CC8">
          <w:rPr>
            <w:rFonts w:ascii="Times New Roman" w:hAnsi="Times New Roman"/>
            <w:sz w:val="24"/>
            <w:szCs w:val="24"/>
          </w:rPr>
          <w:t>Much was up in the air with regards to life in Sydney come November. I was still waiting for Mark, my boss, to authorise the move to Melbourne. I was living in a more permanent setting, a serviced apartment near the city. I was ready to accommodate guests, specifically, the arrival of my UK friends Matthew and Kris</w:t>
        </w:r>
      </w:ins>
      <w:ins w:id="7619" w:author="Britt Collins" w:date="2021-10-06T15:34:00Z">
        <w:r w:rsidR="00515144">
          <w:rPr>
            <w:rFonts w:ascii="Times New Roman" w:hAnsi="Times New Roman"/>
            <w:sz w:val="24"/>
            <w:szCs w:val="24"/>
          </w:rPr>
          <w:t xml:space="preserve"> who</w:t>
        </w:r>
      </w:ins>
      <w:ins w:id="7620" w:author="Britt Collins" w:date="2021-09-30T14:58:00Z">
        <w:r w:rsidRPr="000B0CC8">
          <w:rPr>
            <w:rFonts w:ascii="Times New Roman" w:hAnsi="Times New Roman"/>
            <w:sz w:val="24"/>
            <w:szCs w:val="24"/>
          </w:rPr>
          <w:t xml:space="preserve"> were set to arrive mid-November.</w:t>
        </w:r>
      </w:ins>
      <w:ins w:id="7621" w:author="Britt Collins" w:date="2021-10-06T15:34:00Z">
        <w:r w:rsidR="00515144">
          <w:rPr>
            <w:rFonts w:ascii="Times New Roman" w:hAnsi="Times New Roman"/>
            <w:sz w:val="24"/>
            <w:szCs w:val="24"/>
          </w:rPr>
          <w:t xml:space="preserve"> </w:t>
        </w:r>
      </w:ins>
      <w:ins w:id="7622" w:author="Britt Collins" w:date="2021-09-30T14:58:00Z">
        <w:r w:rsidRPr="000B0CC8">
          <w:rPr>
            <w:rFonts w:ascii="Times New Roman" w:hAnsi="Times New Roman"/>
            <w:sz w:val="24"/>
            <w:szCs w:val="24"/>
          </w:rPr>
          <w:t xml:space="preserve">It had taken months to organise the itinerary for an epic Western Australia road trip. It would begin in Broome (North Western Australia) late November and end in Perth (South Western Australia) </w:t>
        </w:r>
      </w:ins>
      <w:ins w:id="7623" w:author="Britt Collins" w:date="2021-10-06T15:34:00Z">
        <w:r w:rsidR="00515144">
          <w:rPr>
            <w:rFonts w:ascii="Times New Roman" w:hAnsi="Times New Roman"/>
            <w:sz w:val="24"/>
            <w:szCs w:val="24"/>
          </w:rPr>
          <w:t>two</w:t>
        </w:r>
      </w:ins>
      <w:ins w:id="7624" w:author="Britt Collins" w:date="2021-09-30T14:58:00Z">
        <w:r w:rsidRPr="000B0CC8">
          <w:rPr>
            <w:rFonts w:ascii="Times New Roman" w:hAnsi="Times New Roman"/>
            <w:sz w:val="24"/>
            <w:szCs w:val="24"/>
          </w:rPr>
          <w:t xml:space="preserve"> weeks later. The consultancy had no new client opportunities in November, across all offices. Every consultant in Melbourne, bar one, wasn't working for a client, my soon</w:t>
        </w:r>
      </w:ins>
      <w:ins w:id="7625" w:author="Britt Collins" w:date="2021-10-06T15:34:00Z">
        <w:r w:rsidR="00515144">
          <w:rPr>
            <w:rFonts w:ascii="Times New Roman" w:hAnsi="Times New Roman"/>
            <w:sz w:val="24"/>
            <w:szCs w:val="24"/>
          </w:rPr>
          <w:t>-</w:t>
        </w:r>
      </w:ins>
      <w:ins w:id="7626" w:author="Britt Collins" w:date="2021-09-30T14:58:00Z">
        <w:r w:rsidRPr="000B0CC8">
          <w:rPr>
            <w:rFonts w:ascii="Times New Roman" w:hAnsi="Times New Roman"/>
            <w:sz w:val="24"/>
            <w:szCs w:val="24"/>
          </w:rPr>
          <w:t>to</w:t>
        </w:r>
      </w:ins>
      <w:ins w:id="7627" w:author="Britt Collins" w:date="2021-10-06T15:35:00Z">
        <w:r w:rsidR="00515144">
          <w:rPr>
            <w:rFonts w:ascii="Times New Roman" w:hAnsi="Times New Roman"/>
            <w:sz w:val="24"/>
            <w:szCs w:val="24"/>
          </w:rPr>
          <w:t>-</w:t>
        </w:r>
      </w:ins>
      <w:ins w:id="7628" w:author="Britt Collins" w:date="2021-09-30T14:58:00Z">
        <w:r w:rsidRPr="000B0CC8">
          <w:rPr>
            <w:rFonts w:ascii="Times New Roman" w:hAnsi="Times New Roman"/>
            <w:sz w:val="24"/>
            <w:szCs w:val="24"/>
          </w:rPr>
          <w:t>be new home.</w:t>
        </w:r>
      </w:ins>
      <w:ins w:id="7629" w:author="Britt Collins" w:date="2021-10-06T15:35:00Z">
        <w:r w:rsidR="00515144">
          <w:rPr>
            <w:rFonts w:ascii="Times New Roman" w:hAnsi="Times New Roman"/>
            <w:sz w:val="24"/>
            <w:szCs w:val="24"/>
          </w:rPr>
          <w:t xml:space="preserve"> </w:t>
        </w:r>
      </w:ins>
      <w:ins w:id="7630" w:author="Britt Collins" w:date="2021-09-30T14:58:00Z">
        <w:r w:rsidRPr="000B0CC8">
          <w:rPr>
            <w:rFonts w:ascii="Times New Roman" w:hAnsi="Times New Roman"/>
            <w:sz w:val="24"/>
            <w:szCs w:val="24"/>
          </w:rPr>
          <w:t xml:space="preserve">We had half as many consultants benched in Sydney. This took the pressure off Bruce, Regional Salesman. Elliot was busy working alongside Jason, a new senior consultant, at a large financial client. Mr Bradford had left the company. Only Andy Shevchenko, an Australian citizen of Ukrainian descent, and I weren't working for a client. There were rumours of a big project. Bruce had a contact at a media client. Teresa was working on a strategy document to land the piece of work. </w:t>
        </w:r>
      </w:ins>
    </w:p>
    <w:p w14:paraId="59F38B01" w14:textId="097FBCB0" w:rsidR="00515144" w:rsidRPr="00515144" w:rsidRDefault="00515144" w:rsidP="00515144">
      <w:pPr>
        <w:spacing w:after="10" w:line="480" w:lineRule="auto"/>
        <w:ind w:left="-5" w:right="15"/>
        <w:rPr>
          <w:ins w:id="7631" w:author="Britt Collins" w:date="2021-10-06T15:35:00Z"/>
          <w:rFonts w:ascii="Times New Roman" w:hAnsi="Times New Roman"/>
          <w:b/>
          <w:sz w:val="24"/>
          <w:szCs w:val="24"/>
          <w:rPrChange w:id="7632" w:author="Britt Collins" w:date="2021-10-06T15:39:00Z">
            <w:rPr>
              <w:ins w:id="7633" w:author="Britt Collins" w:date="2021-10-06T15:35:00Z"/>
              <w:rFonts w:ascii="Times New Roman" w:hAnsi="Times New Roman"/>
              <w:sz w:val="24"/>
              <w:szCs w:val="24"/>
            </w:rPr>
          </w:rPrChange>
        </w:rPr>
      </w:pPr>
      <w:ins w:id="7634" w:author="Britt Collins" w:date="2021-10-06T15:39:00Z">
        <w:r w:rsidRPr="00515144">
          <w:rPr>
            <w:rFonts w:ascii="Times New Roman" w:hAnsi="Times New Roman"/>
            <w:b/>
            <w:sz w:val="24"/>
            <w:szCs w:val="24"/>
            <w:rPrChange w:id="7635" w:author="Britt Collins" w:date="2021-10-06T15:39:00Z">
              <w:rPr>
                <w:rFonts w:ascii="Times New Roman" w:hAnsi="Times New Roman"/>
                <w:sz w:val="24"/>
                <w:szCs w:val="24"/>
              </w:rPr>
            </w:rPrChange>
          </w:rPr>
          <w:tab/>
          <w:t>THERE IS A LOT OF FILLER COPY HERE THAT COULD BE CUT</w:t>
        </w:r>
      </w:ins>
    </w:p>
    <w:p w14:paraId="072138DE" w14:textId="77777777" w:rsidR="00515144" w:rsidRDefault="006F31F6" w:rsidP="00515144">
      <w:pPr>
        <w:spacing w:after="10" w:line="480" w:lineRule="auto"/>
        <w:ind w:left="-5" w:right="15" w:firstLine="725"/>
        <w:rPr>
          <w:ins w:id="7636" w:author="Britt Collins" w:date="2021-10-06T15:36:00Z"/>
          <w:rFonts w:ascii="Times New Roman" w:hAnsi="Times New Roman"/>
          <w:sz w:val="24"/>
          <w:szCs w:val="24"/>
        </w:rPr>
      </w:pPr>
      <w:ins w:id="7637" w:author="Britt Collins" w:date="2021-09-30T14:58:00Z">
        <w:r w:rsidRPr="000B0CC8">
          <w:rPr>
            <w:rFonts w:ascii="Times New Roman" w:hAnsi="Times New Roman"/>
            <w:sz w:val="24"/>
            <w:szCs w:val="24"/>
          </w:rPr>
          <w:t>Matthew and Kris's inbound flight was due to arrive in Sydney on</w:t>
        </w:r>
      </w:ins>
      <w:ins w:id="7638" w:author="Britt Collins" w:date="2021-10-06T15:35:00Z">
        <w:r w:rsidR="00515144">
          <w:rPr>
            <w:rFonts w:ascii="Times New Roman" w:hAnsi="Times New Roman"/>
            <w:sz w:val="24"/>
            <w:szCs w:val="24"/>
          </w:rPr>
          <w:t xml:space="preserve"> </w:t>
        </w:r>
      </w:ins>
      <w:ins w:id="7639" w:author="Britt Collins" w:date="2021-09-30T14:58:00Z">
        <w:r w:rsidRPr="000B0CC8">
          <w:rPr>
            <w:rFonts w:ascii="Times New Roman" w:hAnsi="Times New Roman"/>
            <w:sz w:val="24"/>
            <w:szCs w:val="24"/>
          </w:rPr>
          <w:t>Saturday 20th November and return December 13th. Our outbound flights departed from Perth, Western Australia. Matthew and Kris's flights to and from the UK were going to be epic 20</w:t>
        </w:r>
      </w:ins>
      <w:ins w:id="7640" w:author="Britt Collins" w:date="2021-10-06T15:36:00Z">
        <w:r w:rsidR="00515144">
          <w:rPr>
            <w:rFonts w:ascii="Times New Roman" w:hAnsi="Times New Roman"/>
            <w:sz w:val="24"/>
            <w:szCs w:val="24"/>
          </w:rPr>
          <w:t>-plus</w:t>
        </w:r>
      </w:ins>
      <w:ins w:id="7641" w:author="Britt Collins" w:date="2021-09-30T14:58:00Z">
        <w:r w:rsidRPr="000B0CC8">
          <w:rPr>
            <w:rFonts w:ascii="Times New Roman" w:hAnsi="Times New Roman"/>
            <w:sz w:val="24"/>
            <w:szCs w:val="24"/>
          </w:rPr>
          <w:t xml:space="preserve"> hours each way.</w:t>
        </w:r>
      </w:ins>
    </w:p>
    <w:p w14:paraId="5A8058EE" w14:textId="77777777" w:rsidR="00515144" w:rsidRDefault="006F31F6" w:rsidP="00515144">
      <w:pPr>
        <w:spacing w:after="10" w:line="480" w:lineRule="auto"/>
        <w:ind w:left="-5" w:right="15" w:firstLine="725"/>
        <w:rPr>
          <w:ins w:id="7642" w:author="Britt Collins" w:date="2021-10-06T15:37:00Z"/>
          <w:rFonts w:ascii="Times New Roman" w:hAnsi="Times New Roman"/>
          <w:sz w:val="24"/>
          <w:szCs w:val="24"/>
        </w:rPr>
      </w:pPr>
      <w:ins w:id="7643" w:author="Britt Collins" w:date="2021-09-30T14:58:00Z">
        <w:r w:rsidRPr="000B0CC8">
          <w:rPr>
            <w:rFonts w:ascii="Times New Roman" w:hAnsi="Times New Roman"/>
            <w:sz w:val="24"/>
            <w:szCs w:val="24"/>
          </w:rPr>
          <w:t xml:space="preserve">The day came when my good friends arrived. At the time I was working at Bruce's media client, over in a suburb of Pyrmont. The client's working schedule was relaxed. A look online confirmed Matthew and Kris’s flight was on time. I was all set to meet them, making the convenient but pricey train journey to </w:t>
        </w:r>
      </w:ins>
      <w:ins w:id="7644" w:author="Britt Collins" w:date="2021-10-06T15:36:00Z">
        <w:r w:rsidR="00515144">
          <w:rPr>
            <w:rFonts w:ascii="Times New Roman" w:hAnsi="Times New Roman"/>
            <w:sz w:val="24"/>
            <w:szCs w:val="24"/>
          </w:rPr>
          <w:t>the a</w:t>
        </w:r>
      </w:ins>
      <w:ins w:id="7645" w:author="Britt Collins" w:date="2021-09-30T14:58:00Z">
        <w:r w:rsidRPr="000B0CC8">
          <w:rPr>
            <w:rFonts w:ascii="Times New Roman" w:hAnsi="Times New Roman"/>
            <w:sz w:val="24"/>
            <w:szCs w:val="24"/>
          </w:rPr>
          <w:t xml:space="preserve">irport. I found the arrivals area. I looked at the arrivals screen with concern. I reconciled the flight information on the screen with details on my phone. The fight had landed. I performed a rough calculation, given my experience of the Sydney arrivals process. They would be through customs and </w:t>
        </w:r>
        <w:r w:rsidRPr="000B0CC8">
          <w:rPr>
            <w:rFonts w:ascii="Times New Roman" w:hAnsi="Times New Roman"/>
            <w:sz w:val="24"/>
            <w:szCs w:val="24"/>
          </w:rPr>
          <w:lastRenderedPageBreak/>
          <w:t xml:space="preserve">baggage reclaim, without hold-ups, in 15 minutes. I felt nervous as I waited with a group of people belonging to a large welcoming party. A set of doors flung open. A herd of passengers with luggage trolleys emerged. It took me some time to scan the group. I </w:t>
        </w:r>
      </w:ins>
      <w:ins w:id="7646" w:author="Britt Collins" w:date="2021-10-06T15:37:00Z">
        <w:r w:rsidR="00515144">
          <w:rPr>
            <w:rFonts w:ascii="Times New Roman" w:hAnsi="Times New Roman"/>
            <w:sz w:val="24"/>
            <w:szCs w:val="24"/>
          </w:rPr>
          <w:t>was relieved when</w:t>
        </w:r>
      </w:ins>
      <w:ins w:id="7647" w:author="Britt Collins" w:date="2021-09-30T14:58:00Z">
        <w:r w:rsidRPr="000B0CC8">
          <w:rPr>
            <w:rFonts w:ascii="Times New Roman" w:hAnsi="Times New Roman"/>
            <w:sz w:val="24"/>
            <w:szCs w:val="24"/>
          </w:rPr>
          <w:t xml:space="preserve"> </w:t>
        </w:r>
      </w:ins>
      <w:ins w:id="7648" w:author="Britt Collins" w:date="2021-10-06T15:37:00Z">
        <w:r w:rsidR="00515144">
          <w:rPr>
            <w:rFonts w:ascii="Times New Roman" w:hAnsi="Times New Roman"/>
            <w:sz w:val="24"/>
            <w:szCs w:val="24"/>
          </w:rPr>
          <w:t>I caught sight of</w:t>
        </w:r>
      </w:ins>
      <w:ins w:id="7649" w:author="Britt Collins" w:date="2021-09-30T14:58:00Z">
        <w:r w:rsidRPr="000B0CC8">
          <w:rPr>
            <w:rFonts w:ascii="Times New Roman" w:hAnsi="Times New Roman"/>
            <w:sz w:val="24"/>
            <w:szCs w:val="24"/>
          </w:rPr>
          <w:t xml:space="preserve"> Matthew </w:t>
        </w:r>
      </w:ins>
      <w:ins w:id="7650" w:author="Britt Collins" w:date="2021-10-06T15:37:00Z">
        <w:r w:rsidR="00515144">
          <w:rPr>
            <w:rFonts w:ascii="Times New Roman" w:hAnsi="Times New Roman"/>
            <w:sz w:val="24"/>
            <w:szCs w:val="24"/>
          </w:rPr>
          <w:t xml:space="preserve">and </w:t>
        </w:r>
      </w:ins>
      <w:ins w:id="7651" w:author="Britt Collins" w:date="2021-09-30T14:58:00Z">
        <w:r w:rsidRPr="000B0CC8">
          <w:rPr>
            <w:rFonts w:ascii="Times New Roman" w:hAnsi="Times New Roman"/>
            <w:sz w:val="24"/>
            <w:szCs w:val="24"/>
          </w:rPr>
          <w:t>Kris</w:t>
        </w:r>
      </w:ins>
      <w:ins w:id="7652" w:author="Britt Collins" w:date="2021-10-06T15:37:00Z">
        <w:r w:rsidR="00515144">
          <w:rPr>
            <w:rFonts w:ascii="Times New Roman" w:hAnsi="Times New Roman"/>
            <w:sz w:val="24"/>
            <w:szCs w:val="24"/>
          </w:rPr>
          <w:t xml:space="preserve">, who both </w:t>
        </w:r>
        <w:r w:rsidR="00515144" w:rsidRPr="000B0CC8">
          <w:rPr>
            <w:rFonts w:ascii="Times New Roman" w:hAnsi="Times New Roman"/>
            <w:sz w:val="24"/>
            <w:szCs w:val="24"/>
          </w:rPr>
          <w:t xml:space="preserve">looked </w:t>
        </w:r>
        <w:r w:rsidR="00515144">
          <w:rPr>
            <w:rFonts w:ascii="Times New Roman" w:hAnsi="Times New Roman"/>
            <w:sz w:val="24"/>
            <w:szCs w:val="24"/>
          </w:rPr>
          <w:t xml:space="preserve">incredibly </w:t>
        </w:r>
        <w:r w:rsidR="00515144" w:rsidRPr="000B0CC8">
          <w:rPr>
            <w:rFonts w:ascii="Times New Roman" w:hAnsi="Times New Roman"/>
            <w:sz w:val="24"/>
            <w:szCs w:val="24"/>
          </w:rPr>
          <w:t>jetlagged</w:t>
        </w:r>
      </w:ins>
      <w:ins w:id="7653" w:author="Britt Collins" w:date="2021-09-30T14:58:00Z">
        <w:r w:rsidRPr="000B0CC8">
          <w:rPr>
            <w:rFonts w:ascii="Times New Roman" w:hAnsi="Times New Roman"/>
            <w:sz w:val="24"/>
            <w:szCs w:val="24"/>
          </w:rPr>
          <w:t xml:space="preserve">. </w:t>
        </w:r>
      </w:ins>
    </w:p>
    <w:p w14:paraId="362A9758" w14:textId="3E20AC72" w:rsidR="006F31F6" w:rsidRPr="000B0CC8" w:rsidRDefault="006F31F6">
      <w:pPr>
        <w:spacing w:after="10" w:line="480" w:lineRule="auto"/>
        <w:ind w:left="-5" w:right="15" w:firstLine="725"/>
        <w:rPr>
          <w:ins w:id="7654" w:author="Britt Collins" w:date="2021-09-30T14:58:00Z"/>
          <w:rFonts w:ascii="Times New Roman" w:hAnsi="Times New Roman"/>
          <w:sz w:val="24"/>
          <w:szCs w:val="24"/>
        </w:rPr>
        <w:pPrChange w:id="7655" w:author="Britt Collins" w:date="2021-10-06T15:36:00Z">
          <w:pPr>
            <w:ind w:left="-5" w:right="15"/>
          </w:pPr>
        </w:pPrChange>
      </w:pPr>
      <w:ins w:id="7656" w:author="Britt Collins" w:date="2021-09-30T14:58:00Z">
        <w:r w:rsidRPr="000B0CC8">
          <w:rPr>
            <w:rFonts w:ascii="Times New Roman" w:hAnsi="Times New Roman"/>
            <w:sz w:val="24"/>
            <w:szCs w:val="24"/>
          </w:rPr>
          <w:t xml:space="preserve">Matthew approached first with tired eyes and a huge smile on his face. </w:t>
        </w:r>
      </w:ins>
      <w:ins w:id="7657" w:author="Britt Collins" w:date="2021-10-06T15:38:00Z">
        <w:r w:rsidR="00515144">
          <w:rPr>
            <w:rFonts w:ascii="Times New Roman" w:hAnsi="Times New Roman"/>
            <w:sz w:val="24"/>
            <w:szCs w:val="24"/>
          </w:rPr>
          <w:t>“</w:t>
        </w:r>
      </w:ins>
      <w:ins w:id="7658" w:author="Britt Collins" w:date="2021-09-30T14:58:00Z">
        <w:r w:rsidRPr="000B0CC8">
          <w:rPr>
            <w:rFonts w:ascii="Times New Roman" w:hAnsi="Times New Roman"/>
            <w:sz w:val="24"/>
            <w:szCs w:val="24"/>
          </w:rPr>
          <w:t>Alright mate</w:t>
        </w:r>
      </w:ins>
      <w:ins w:id="7659" w:author="Britt Collins" w:date="2021-10-06T15:38:00Z">
        <w:r w:rsidR="00515144">
          <w:rPr>
            <w:rFonts w:ascii="Times New Roman" w:hAnsi="Times New Roman"/>
            <w:sz w:val="24"/>
            <w:szCs w:val="24"/>
          </w:rPr>
          <w:t>.”</w:t>
        </w:r>
      </w:ins>
      <w:ins w:id="7660" w:author="Britt Collins" w:date="2021-09-30T14:58:00Z">
        <w:r w:rsidRPr="000B0CC8">
          <w:rPr>
            <w:rFonts w:ascii="Times New Roman" w:hAnsi="Times New Roman"/>
            <w:sz w:val="24"/>
            <w:szCs w:val="24"/>
          </w:rPr>
          <w:t xml:space="preserve"> Kris looked a little fresher. She gave me a hug. I looked at their bulky luggage and asked if I could help. As host, I wanted </w:t>
        </w:r>
      </w:ins>
      <w:ins w:id="7661" w:author="Britt Collins" w:date="2021-10-06T15:38:00Z">
        <w:r w:rsidR="00515144">
          <w:rPr>
            <w:rFonts w:ascii="Times New Roman" w:hAnsi="Times New Roman"/>
            <w:sz w:val="24"/>
            <w:szCs w:val="24"/>
          </w:rPr>
          <w:t>their</w:t>
        </w:r>
      </w:ins>
      <w:ins w:id="7662" w:author="Britt Collins" w:date="2021-09-30T14:58:00Z">
        <w:r w:rsidRPr="000B0CC8">
          <w:rPr>
            <w:rFonts w:ascii="Times New Roman" w:hAnsi="Times New Roman"/>
            <w:sz w:val="24"/>
            <w:szCs w:val="24"/>
          </w:rPr>
          <w:t xml:space="preserve"> holiday to be perfect. If it meant carrying them and their luggage on my back like an encumbered camel, so be it.</w:t>
        </w:r>
      </w:ins>
    </w:p>
    <w:p w14:paraId="61FAC4AD" w14:textId="15E305CF" w:rsidR="00515144" w:rsidRDefault="00515144" w:rsidP="00515144">
      <w:pPr>
        <w:spacing w:line="480" w:lineRule="auto"/>
        <w:ind w:left="-5" w:right="15" w:firstLine="725"/>
        <w:rPr>
          <w:ins w:id="7663" w:author="Britt Collins" w:date="2021-10-06T15:40:00Z"/>
          <w:rFonts w:ascii="Times New Roman" w:hAnsi="Times New Roman"/>
          <w:sz w:val="24"/>
          <w:szCs w:val="24"/>
        </w:rPr>
      </w:pPr>
      <w:ins w:id="7664" w:author="Britt Collins" w:date="2021-10-06T15:39:00Z">
        <w:r>
          <w:rPr>
            <w:rFonts w:ascii="Times New Roman" w:hAnsi="Times New Roman"/>
            <w:sz w:val="24"/>
            <w:szCs w:val="24"/>
          </w:rPr>
          <w:t>“</w:t>
        </w:r>
      </w:ins>
      <w:ins w:id="7665" w:author="Britt Collins" w:date="2021-09-30T14:58:00Z">
        <w:r w:rsidR="006F31F6" w:rsidRPr="000B0CC8">
          <w:rPr>
            <w:rFonts w:ascii="Times New Roman" w:hAnsi="Times New Roman"/>
            <w:sz w:val="24"/>
            <w:szCs w:val="24"/>
          </w:rPr>
          <w:t>Right, lead the way?</w:t>
        </w:r>
      </w:ins>
      <w:ins w:id="7666" w:author="Britt Collins" w:date="2021-10-06T15:40:00Z">
        <w:r>
          <w:rPr>
            <w:rFonts w:ascii="Times New Roman" w:hAnsi="Times New Roman"/>
            <w:sz w:val="24"/>
            <w:szCs w:val="24"/>
          </w:rPr>
          <w:t>”</w:t>
        </w:r>
      </w:ins>
      <w:ins w:id="7667" w:author="Britt Collins" w:date="2021-09-30T14:58:00Z">
        <w:r w:rsidR="006F31F6" w:rsidRPr="000B0CC8">
          <w:rPr>
            <w:rFonts w:ascii="Times New Roman" w:hAnsi="Times New Roman"/>
            <w:sz w:val="24"/>
            <w:szCs w:val="24"/>
          </w:rPr>
          <w:t xml:space="preserve"> Matthew </w:t>
        </w:r>
      </w:ins>
      <w:ins w:id="7668" w:author="Britt Collins" w:date="2021-10-06T15:39:00Z">
        <w:r>
          <w:rPr>
            <w:rFonts w:ascii="Times New Roman" w:hAnsi="Times New Roman"/>
            <w:sz w:val="24"/>
            <w:szCs w:val="24"/>
          </w:rPr>
          <w:t xml:space="preserve">said </w:t>
        </w:r>
      </w:ins>
      <w:ins w:id="7669" w:author="Britt Collins" w:date="2021-09-30T14:58:00Z">
        <w:r w:rsidR="006F31F6" w:rsidRPr="000B0CC8">
          <w:rPr>
            <w:rFonts w:ascii="Times New Roman" w:hAnsi="Times New Roman"/>
            <w:sz w:val="24"/>
            <w:szCs w:val="24"/>
          </w:rPr>
          <w:t xml:space="preserve">enthusiastically. </w:t>
        </w:r>
      </w:ins>
      <w:ins w:id="7670" w:author="Britt Collins" w:date="2021-10-06T19:02:00Z">
        <w:r w:rsidR="00C04DC1">
          <w:rPr>
            <w:rFonts w:ascii="Times New Roman" w:hAnsi="Times New Roman"/>
            <w:b/>
            <w:sz w:val="24"/>
            <w:szCs w:val="24"/>
          </w:rPr>
          <w:t>WE DON’T KNOW ANYTHING ABOUT KRIS AND MATTHEW, WHAT</w:t>
        </w:r>
      </w:ins>
      <w:ins w:id="7671" w:author="Britt Collins" w:date="2021-10-06T19:03:00Z">
        <w:r w:rsidR="00C04DC1">
          <w:rPr>
            <w:rFonts w:ascii="Times New Roman" w:hAnsi="Times New Roman"/>
            <w:b/>
            <w:sz w:val="24"/>
            <w:szCs w:val="24"/>
          </w:rPr>
          <w:t xml:space="preserve"> THEY LOOK LIKE, HOW YOU MET, THEIR BACK STORIES, WHY THEY’VE DECIDED TO COME TO AUSTRALIA FOR THE ROAD TRIP ETC.</w:t>
        </w:r>
      </w:ins>
    </w:p>
    <w:p w14:paraId="7C927597" w14:textId="735FAE47" w:rsidR="00515144" w:rsidRPr="00515144" w:rsidRDefault="00515144" w:rsidP="00515144">
      <w:pPr>
        <w:spacing w:line="480" w:lineRule="auto"/>
        <w:ind w:left="-5" w:right="15" w:firstLine="725"/>
        <w:rPr>
          <w:ins w:id="7672" w:author="Britt Collins" w:date="2021-10-06T15:40:00Z"/>
          <w:rFonts w:ascii="Times New Roman" w:hAnsi="Times New Roman"/>
          <w:b/>
          <w:sz w:val="24"/>
          <w:szCs w:val="24"/>
          <w:rPrChange w:id="7673" w:author="Britt Collins" w:date="2021-10-06T15:41:00Z">
            <w:rPr>
              <w:ins w:id="7674" w:author="Britt Collins" w:date="2021-10-06T15:40:00Z"/>
              <w:rFonts w:ascii="Times New Roman" w:hAnsi="Times New Roman"/>
              <w:sz w:val="24"/>
              <w:szCs w:val="24"/>
            </w:rPr>
          </w:rPrChange>
        </w:rPr>
      </w:pPr>
      <w:ins w:id="7675" w:author="Britt Collins" w:date="2021-10-06T15:40:00Z">
        <w:r w:rsidRPr="00515144">
          <w:rPr>
            <w:rFonts w:ascii="Times New Roman" w:hAnsi="Times New Roman"/>
            <w:b/>
            <w:sz w:val="24"/>
            <w:szCs w:val="24"/>
            <w:rPrChange w:id="7676" w:author="Britt Collins" w:date="2021-10-06T15:41:00Z">
              <w:rPr>
                <w:rFonts w:ascii="Times New Roman" w:hAnsi="Times New Roman"/>
                <w:sz w:val="24"/>
                <w:szCs w:val="24"/>
              </w:rPr>
            </w:rPrChange>
          </w:rPr>
          <w:t xml:space="preserve">THIS IS WAY TOO MUCH </w:t>
        </w:r>
      </w:ins>
      <w:ins w:id="7677" w:author="Britt Collins" w:date="2021-10-06T15:41:00Z">
        <w:r w:rsidRPr="00515144">
          <w:rPr>
            <w:rFonts w:ascii="Times New Roman" w:hAnsi="Times New Roman"/>
            <w:b/>
            <w:sz w:val="24"/>
            <w:szCs w:val="24"/>
            <w:rPrChange w:id="7678" w:author="Britt Collins" w:date="2021-10-06T15:41:00Z">
              <w:rPr>
                <w:rFonts w:ascii="Times New Roman" w:hAnsi="Times New Roman"/>
                <w:sz w:val="24"/>
                <w:szCs w:val="24"/>
              </w:rPr>
            </w:rPrChange>
          </w:rPr>
          <w:t xml:space="preserve">INCONSEQUENTIAL </w:t>
        </w:r>
      </w:ins>
      <w:ins w:id="7679" w:author="Britt Collins" w:date="2021-10-06T15:40:00Z">
        <w:r w:rsidRPr="00515144">
          <w:rPr>
            <w:rFonts w:ascii="Times New Roman" w:hAnsi="Times New Roman"/>
            <w:b/>
            <w:sz w:val="24"/>
            <w:szCs w:val="24"/>
            <w:rPrChange w:id="7680" w:author="Britt Collins" w:date="2021-10-06T15:41:00Z">
              <w:rPr>
                <w:rFonts w:ascii="Times New Roman" w:hAnsi="Times New Roman"/>
                <w:sz w:val="24"/>
                <w:szCs w:val="24"/>
              </w:rPr>
            </w:rPrChange>
          </w:rPr>
          <w:t>FILLER COPY THAT COULD BE SLASHED</w:t>
        </w:r>
      </w:ins>
    </w:p>
    <w:p w14:paraId="1AFCD4DA" w14:textId="71E16B6E" w:rsidR="006F31F6" w:rsidRPr="000B0CC8" w:rsidRDefault="00515144">
      <w:pPr>
        <w:spacing w:line="480" w:lineRule="auto"/>
        <w:ind w:left="-5" w:right="15" w:firstLine="725"/>
        <w:rPr>
          <w:ins w:id="7681" w:author="Britt Collins" w:date="2021-09-30T14:58:00Z"/>
          <w:rFonts w:ascii="Times New Roman" w:hAnsi="Times New Roman"/>
          <w:sz w:val="24"/>
          <w:szCs w:val="24"/>
        </w:rPr>
        <w:pPrChange w:id="7682" w:author="Britt Collins" w:date="2021-10-06T15:38:00Z">
          <w:pPr>
            <w:ind w:left="-5" w:right="15"/>
          </w:pPr>
        </w:pPrChange>
      </w:pPr>
      <w:ins w:id="7683" w:author="Britt Collins" w:date="2021-10-06T15:40:00Z">
        <w:r>
          <w:rPr>
            <w:rFonts w:ascii="Times New Roman" w:hAnsi="Times New Roman"/>
            <w:sz w:val="24"/>
            <w:szCs w:val="24"/>
          </w:rPr>
          <w:t>As w</w:t>
        </w:r>
      </w:ins>
      <w:ins w:id="7684" w:author="Britt Collins" w:date="2021-09-30T14:58:00Z">
        <w:r w:rsidR="006F31F6" w:rsidRPr="000B0CC8">
          <w:rPr>
            <w:rFonts w:ascii="Times New Roman" w:hAnsi="Times New Roman"/>
            <w:sz w:val="24"/>
            <w:szCs w:val="24"/>
          </w:rPr>
          <w:t>e follow</w:t>
        </w:r>
      </w:ins>
      <w:ins w:id="7685" w:author="Britt Collins" w:date="2021-10-06T15:40:00Z">
        <w:r>
          <w:rPr>
            <w:rFonts w:ascii="Times New Roman" w:hAnsi="Times New Roman"/>
            <w:sz w:val="24"/>
            <w:szCs w:val="24"/>
          </w:rPr>
          <w:t>ed</w:t>
        </w:r>
      </w:ins>
      <w:ins w:id="7686" w:author="Britt Collins" w:date="2021-09-30T14:58:00Z">
        <w:r w:rsidR="006F31F6" w:rsidRPr="000B0CC8">
          <w:rPr>
            <w:rFonts w:ascii="Times New Roman" w:hAnsi="Times New Roman"/>
            <w:sz w:val="24"/>
            <w:szCs w:val="24"/>
          </w:rPr>
          <w:t xml:space="preserve"> the signs to the train station</w:t>
        </w:r>
      </w:ins>
      <w:ins w:id="7687" w:author="Britt Collins" w:date="2021-10-06T15:40:00Z">
        <w:r>
          <w:rPr>
            <w:rFonts w:ascii="Times New Roman" w:hAnsi="Times New Roman"/>
            <w:sz w:val="24"/>
            <w:szCs w:val="24"/>
          </w:rPr>
          <w:t>,</w:t>
        </w:r>
      </w:ins>
      <w:ins w:id="7688" w:author="Britt Collins" w:date="2021-09-30T14:58:00Z">
        <w:r w:rsidR="006F31F6" w:rsidRPr="000B0CC8">
          <w:rPr>
            <w:rFonts w:ascii="Times New Roman" w:hAnsi="Times New Roman"/>
            <w:sz w:val="24"/>
            <w:szCs w:val="24"/>
          </w:rPr>
          <w:t xml:space="preserve"> I began asking questions about their journey. "How was your flight? Did you get much sleep?", I asked. "Not much, the in-flight entertainment was cool though. What did we watch? “Yeah,” Kris murmured. I politely nodded, "good to hear", I said. We continued our walk. "To use Sydney Airport Train Station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ins>
    </w:p>
    <w:p w14:paraId="707E666A" w14:textId="3BD80928" w:rsidR="006F31F6" w:rsidRDefault="006F31F6" w:rsidP="00515144">
      <w:pPr>
        <w:spacing w:line="480" w:lineRule="auto"/>
        <w:ind w:left="-5" w:right="15" w:firstLine="725"/>
        <w:rPr>
          <w:ins w:id="7689" w:author="Britt Collins" w:date="2021-10-06T15:43:00Z"/>
          <w:rFonts w:ascii="Times New Roman" w:hAnsi="Times New Roman"/>
          <w:sz w:val="24"/>
          <w:szCs w:val="24"/>
        </w:rPr>
      </w:pPr>
      <w:ins w:id="7690" w:author="Britt Collins" w:date="2021-09-30T14:58:00Z">
        <w:r w:rsidRPr="000B0CC8">
          <w:rPr>
            <w:rFonts w:ascii="Times New Roman" w:hAnsi="Times New Roman"/>
            <w:sz w:val="24"/>
            <w:szCs w:val="24"/>
          </w:rPr>
          <w:t xml:space="preserve">We reached the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gauge when the next train was due to depart. Unfortunately, it was 15 minutes away. As Kris and Matthew looked in the distance, I took a look at my phone to distance myself. Coincidentally, an email </w:t>
        </w:r>
        <w:r w:rsidRPr="000B0CC8">
          <w:rPr>
            <w:rFonts w:ascii="Times New Roman" w:hAnsi="Times New Roman"/>
            <w:sz w:val="24"/>
            <w:szCs w:val="24"/>
          </w:rPr>
          <w:lastRenderedPageBreak/>
          <w:t xml:space="preserve">appeared from Carl. He asked if the ex-pat group would like to meet up at </w:t>
        </w:r>
      </w:ins>
      <w:ins w:id="7691" w:author="Britt Collins" w:date="2021-10-06T15:42:00Z">
        <w:r w:rsidR="00515144">
          <w:rPr>
            <w:rFonts w:ascii="Times New Roman" w:hAnsi="Times New Roman"/>
            <w:sz w:val="24"/>
            <w:szCs w:val="24"/>
          </w:rPr>
          <w:t>t</w:t>
        </w:r>
      </w:ins>
      <w:ins w:id="7692" w:author="Britt Collins" w:date="2021-09-30T14:58:00Z">
        <w:r w:rsidRPr="000B0CC8">
          <w:rPr>
            <w:rFonts w:ascii="Times New Roman" w:hAnsi="Times New Roman"/>
            <w:sz w:val="24"/>
            <w:szCs w:val="24"/>
          </w:rPr>
          <w:t>he London Pub in Paddington. I smiled as I read the punctuations of humour. Awesome, I hoped the interesting news would ease the tension. I looked up and asked Matthew and Kris. Matthew showed enthusiasm. Kris, less so. I think she was still angry with me.</w:t>
        </w:r>
      </w:ins>
    </w:p>
    <w:p w14:paraId="69E40E15" w14:textId="07EA7E81" w:rsidR="00515144" w:rsidRPr="00515144" w:rsidRDefault="00515144">
      <w:pPr>
        <w:spacing w:line="480" w:lineRule="auto"/>
        <w:ind w:left="-5" w:right="15" w:firstLine="725"/>
        <w:rPr>
          <w:ins w:id="7693" w:author="Britt Collins" w:date="2021-09-30T14:58:00Z"/>
          <w:rFonts w:ascii="Times New Roman" w:hAnsi="Times New Roman"/>
          <w:b/>
          <w:sz w:val="24"/>
          <w:szCs w:val="24"/>
          <w:rPrChange w:id="7694" w:author="Britt Collins" w:date="2021-10-06T15:44:00Z">
            <w:rPr>
              <w:ins w:id="7695" w:author="Britt Collins" w:date="2021-09-30T14:58:00Z"/>
              <w:rFonts w:ascii="Times New Roman" w:hAnsi="Times New Roman"/>
              <w:sz w:val="24"/>
              <w:szCs w:val="24"/>
            </w:rPr>
          </w:rPrChange>
        </w:rPr>
        <w:pPrChange w:id="7696" w:author="Britt Collins" w:date="2021-10-06T15:41:00Z">
          <w:pPr>
            <w:ind w:left="-5" w:right="15"/>
          </w:pPr>
        </w:pPrChange>
      </w:pPr>
      <w:ins w:id="7697" w:author="Britt Collins" w:date="2021-10-06T15:43:00Z">
        <w:r w:rsidRPr="00515144">
          <w:rPr>
            <w:rFonts w:ascii="Times New Roman" w:hAnsi="Times New Roman"/>
            <w:b/>
            <w:sz w:val="24"/>
            <w:szCs w:val="24"/>
            <w:rPrChange w:id="7698" w:author="Britt Collins" w:date="2021-10-06T15:44:00Z">
              <w:rPr>
                <w:rFonts w:ascii="Times New Roman" w:hAnsi="Times New Roman"/>
                <w:sz w:val="24"/>
                <w:szCs w:val="24"/>
              </w:rPr>
            </w:rPrChange>
          </w:rPr>
          <w:t xml:space="preserve">ALL </w:t>
        </w:r>
      </w:ins>
      <w:ins w:id="7699" w:author="Britt Collins" w:date="2021-10-06T16:36:00Z">
        <w:r w:rsidR="00890C70">
          <w:rPr>
            <w:rFonts w:ascii="Times New Roman" w:hAnsi="Times New Roman"/>
            <w:b/>
            <w:sz w:val="24"/>
            <w:szCs w:val="24"/>
          </w:rPr>
          <w:t xml:space="preserve">THIS </w:t>
        </w:r>
      </w:ins>
      <w:ins w:id="7700" w:author="Britt Collins" w:date="2021-10-06T15:43:00Z">
        <w:r w:rsidRPr="00515144">
          <w:rPr>
            <w:rFonts w:ascii="Times New Roman" w:hAnsi="Times New Roman"/>
            <w:b/>
            <w:sz w:val="24"/>
            <w:szCs w:val="24"/>
            <w:rPrChange w:id="7701" w:author="Britt Collins" w:date="2021-10-06T15:44:00Z">
              <w:rPr>
                <w:rFonts w:ascii="Times New Roman" w:hAnsi="Times New Roman"/>
                <w:sz w:val="24"/>
                <w:szCs w:val="24"/>
              </w:rPr>
            </w:rPrChange>
          </w:rPr>
          <w:t xml:space="preserve">FILLER COPY THAT COULD BE </w:t>
        </w:r>
      </w:ins>
      <w:ins w:id="7702" w:author="Britt Collins" w:date="2021-10-06T15:44:00Z">
        <w:r>
          <w:rPr>
            <w:rFonts w:ascii="Times New Roman" w:hAnsi="Times New Roman"/>
            <w:b/>
            <w:sz w:val="24"/>
            <w:szCs w:val="24"/>
          </w:rPr>
          <w:t>STRIPPED DOWN</w:t>
        </w:r>
      </w:ins>
      <w:ins w:id="7703" w:author="Britt Collins" w:date="2021-10-06T15:43:00Z">
        <w:r w:rsidRPr="00515144">
          <w:rPr>
            <w:rFonts w:ascii="Times New Roman" w:hAnsi="Times New Roman"/>
            <w:b/>
            <w:sz w:val="24"/>
            <w:szCs w:val="24"/>
            <w:rPrChange w:id="7704" w:author="Britt Collins" w:date="2021-10-06T15:44:00Z">
              <w:rPr>
                <w:rFonts w:ascii="Times New Roman" w:hAnsi="Times New Roman"/>
                <w:sz w:val="24"/>
                <w:szCs w:val="24"/>
              </w:rPr>
            </w:rPrChange>
          </w:rPr>
          <w:t xml:space="preserve"> TO A FEW SENTENCES</w:t>
        </w:r>
      </w:ins>
      <w:ins w:id="7705" w:author="Britt Collins" w:date="2021-10-06T15:44:00Z">
        <w:r>
          <w:rPr>
            <w:rFonts w:ascii="Times New Roman" w:hAnsi="Times New Roman"/>
            <w:b/>
            <w:sz w:val="24"/>
            <w:szCs w:val="24"/>
          </w:rPr>
          <w:t xml:space="preserve"> OR CUT ALTOGETHER</w:t>
        </w:r>
      </w:ins>
      <w:ins w:id="7706" w:author="Britt Collins" w:date="2021-10-06T16:36:00Z">
        <w:r w:rsidR="00890C70">
          <w:rPr>
            <w:rFonts w:ascii="Times New Roman" w:hAnsi="Times New Roman"/>
            <w:b/>
            <w:sz w:val="24"/>
            <w:szCs w:val="24"/>
          </w:rPr>
          <w:t xml:space="preserve"> AS IT DOESN’T ADD ANYTHING OR MOVE THE STORY ALONG</w:t>
        </w:r>
      </w:ins>
      <w:ins w:id="7707" w:author="Britt Collins" w:date="2021-10-06T15:43:00Z">
        <w:r w:rsidRPr="00515144">
          <w:rPr>
            <w:rFonts w:ascii="Times New Roman" w:hAnsi="Times New Roman"/>
            <w:b/>
            <w:sz w:val="24"/>
            <w:szCs w:val="24"/>
            <w:rPrChange w:id="7708" w:author="Britt Collins" w:date="2021-10-06T15:44:00Z">
              <w:rPr>
                <w:rFonts w:ascii="Times New Roman" w:hAnsi="Times New Roman"/>
                <w:sz w:val="24"/>
                <w:szCs w:val="24"/>
              </w:rPr>
            </w:rPrChange>
          </w:rPr>
          <w:t>.</w:t>
        </w:r>
      </w:ins>
    </w:p>
    <w:p w14:paraId="3C2BEBB1" w14:textId="77777777" w:rsidR="006F31F6" w:rsidRPr="000B0CC8" w:rsidRDefault="006F31F6">
      <w:pPr>
        <w:spacing w:line="480" w:lineRule="auto"/>
        <w:ind w:left="-5" w:right="15" w:firstLine="725"/>
        <w:rPr>
          <w:ins w:id="7709" w:author="Britt Collins" w:date="2021-09-30T14:58:00Z"/>
          <w:rFonts w:ascii="Times New Roman" w:hAnsi="Times New Roman"/>
          <w:sz w:val="24"/>
          <w:szCs w:val="24"/>
        </w:rPr>
        <w:pPrChange w:id="7710" w:author="Britt Collins" w:date="2021-10-06T15:43:00Z">
          <w:pPr>
            <w:ind w:left="-5" w:right="15"/>
          </w:pPr>
        </w:pPrChange>
      </w:pPr>
      <w:ins w:id="7711" w:author="Britt Collins" w:date="2021-09-30T14:58:00Z">
        <w:r w:rsidRPr="000B0CC8">
          <w:rPr>
            <w:rFonts w:ascii="Times New Roman" w:hAnsi="Times New Roman"/>
            <w:sz w:val="24"/>
            <w:szCs w:val="24"/>
          </w:rPr>
          <w:t>The initial 15-minute wait was a more digestible two-minutes. The sound of the double-decker train echoed through the tunnel as it made its way to our platform. I felt relieved. The impressive double decker train was modern, a year 2000 example, bought to accommodate tourists arriving for the Olympics.</w:t>
        </w:r>
      </w:ins>
    </w:p>
    <w:p w14:paraId="7BFDB073" w14:textId="4F87CD9C" w:rsidR="006F31F6" w:rsidRPr="000B0CC8" w:rsidRDefault="006F31F6">
      <w:pPr>
        <w:spacing w:line="480" w:lineRule="auto"/>
        <w:ind w:left="-5" w:right="15" w:firstLine="725"/>
        <w:rPr>
          <w:ins w:id="7712" w:author="Britt Collins" w:date="2021-09-30T14:58:00Z"/>
          <w:rFonts w:ascii="Times New Roman" w:hAnsi="Times New Roman"/>
          <w:sz w:val="24"/>
          <w:szCs w:val="24"/>
        </w:rPr>
        <w:pPrChange w:id="7713" w:author="Britt Collins" w:date="2021-10-06T15:43:00Z">
          <w:pPr>
            <w:ind w:left="-5" w:right="15"/>
          </w:pPr>
        </w:pPrChange>
      </w:pPr>
      <w:ins w:id="7714" w:author="Britt Collins" w:date="2021-09-30T14:58:00Z">
        <w:r w:rsidRPr="000B0CC8">
          <w:rPr>
            <w:rFonts w:ascii="Times New Roman" w:hAnsi="Times New Roman"/>
            <w:sz w:val="24"/>
            <w:szCs w:val="24"/>
          </w:rPr>
          <w:t>We approached Wynyard Station. I looked over at Matthew and Kris. Jet lag and a dose of Sydney summer heat had caught up with them. They were sat lean</w:t>
        </w:r>
      </w:ins>
      <w:ins w:id="7715" w:author="Britt Collins" w:date="2021-10-06T15:44:00Z">
        <w:r w:rsidR="00515144">
          <w:rPr>
            <w:rFonts w:ascii="Times New Roman" w:hAnsi="Times New Roman"/>
            <w:sz w:val="24"/>
            <w:szCs w:val="24"/>
          </w:rPr>
          <w:t>ing</w:t>
        </w:r>
      </w:ins>
      <w:ins w:id="7716" w:author="Britt Collins" w:date="2021-09-30T14:58:00Z">
        <w:r w:rsidRPr="000B0CC8">
          <w:rPr>
            <w:rFonts w:ascii="Times New Roman" w:hAnsi="Times New Roman"/>
            <w:sz w:val="24"/>
            <w:szCs w:val="24"/>
          </w:rPr>
          <w:t xml:space="preserve"> against each other, eyes closed, mouths open and bodies lifeless. My original plans of drinks at the pub would need to be delayed until they had rested. The connecting train journey into Crow’s Nest was an impressive one by any city's standards. The Sydney Bay area is arguably the prettiest and most iconic view to grace any city. Even though Matthew and Kris were tired</w:t>
        </w:r>
      </w:ins>
      <w:ins w:id="7717" w:author="Britt Collins" w:date="2021-10-06T15:45:00Z">
        <w:r w:rsidR="00515144">
          <w:rPr>
            <w:rFonts w:ascii="Times New Roman" w:hAnsi="Times New Roman"/>
            <w:sz w:val="24"/>
            <w:szCs w:val="24"/>
          </w:rPr>
          <w:t>,</w:t>
        </w:r>
      </w:ins>
      <w:ins w:id="7718" w:author="Britt Collins" w:date="2021-09-30T14:58:00Z">
        <w:r w:rsidRPr="000B0CC8">
          <w:rPr>
            <w:rFonts w:ascii="Times New Roman" w:hAnsi="Times New Roman"/>
            <w:sz w:val="24"/>
            <w:szCs w:val="24"/>
          </w:rPr>
          <w:t xml:space="preserve"> I could see their double-takes as we passed through Sydney Harbour Bridge. Given how often I had experienced this journey, I took the view for granted.</w:t>
        </w:r>
      </w:ins>
    </w:p>
    <w:p w14:paraId="4E673319" w14:textId="15B5F193" w:rsidR="006F31F6" w:rsidRPr="000B0CC8" w:rsidRDefault="006F31F6">
      <w:pPr>
        <w:spacing w:line="480" w:lineRule="auto"/>
        <w:ind w:left="-5" w:right="15" w:firstLine="725"/>
        <w:rPr>
          <w:ins w:id="7719" w:author="Britt Collins" w:date="2021-09-30T14:58:00Z"/>
          <w:rFonts w:ascii="Times New Roman" w:hAnsi="Times New Roman"/>
          <w:sz w:val="24"/>
          <w:szCs w:val="24"/>
        </w:rPr>
        <w:pPrChange w:id="7720" w:author="Britt Collins" w:date="2021-10-06T15:45:00Z">
          <w:pPr>
            <w:ind w:left="-5" w:right="15"/>
          </w:pPr>
        </w:pPrChange>
      </w:pPr>
      <w:ins w:id="7721" w:author="Britt Collins" w:date="2021-09-30T14:58:00Z">
        <w:r w:rsidRPr="000B0CC8">
          <w:rPr>
            <w:rFonts w:ascii="Times New Roman" w:hAnsi="Times New Roman"/>
            <w:sz w:val="24"/>
            <w:szCs w:val="24"/>
          </w:rPr>
          <w:t xml:space="preserve">I was happy I had serviced apartment accommodation to use while my friends were here. It would afford </w:t>
        </w:r>
      </w:ins>
      <w:ins w:id="7722" w:author="Britt Collins" w:date="2021-10-06T15:45:00Z">
        <w:r w:rsidR="00515144">
          <w:rPr>
            <w:rFonts w:ascii="Times New Roman" w:hAnsi="Times New Roman"/>
            <w:sz w:val="24"/>
            <w:szCs w:val="24"/>
          </w:rPr>
          <w:t>them</w:t>
        </w:r>
      </w:ins>
      <w:ins w:id="7723" w:author="Britt Collins" w:date="2021-09-30T14:58:00Z">
        <w:r w:rsidRPr="000B0CC8">
          <w:rPr>
            <w:rFonts w:ascii="Times New Roman" w:hAnsi="Times New Roman"/>
            <w:sz w:val="24"/>
            <w:szCs w:val="24"/>
          </w:rPr>
          <w:t xml:space="preserve"> the privacy and space they needed while they acclimatised. I opened the front door into the bedroom-c</w:t>
        </w:r>
      </w:ins>
      <w:ins w:id="7724" w:author="Britt Collins" w:date="2021-10-06T15:46:00Z">
        <w:r w:rsidR="00515144">
          <w:rPr>
            <w:rFonts w:ascii="Times New Roman" w:hAnsi="Times New Roman"/>
            <w:sz w:val="24"/>
            <w:szCs w:val="24"/>
          </w:rPr>
          <w:t>um</w:t>
        </w:r>
      </w:ins>
      <w:ins w:id="7725" w:author="Britt Collins" w:date="2021-09-30T14:58:00Z">
        <w:r w:rsidRPr="000B0CC8">
          <w:rPr>
            <w:rFonts w:ascii="Times New Roman" w:hAnsi="Times New Roman"/>
            <w:sz w:val="24"/>
            <w:szCs w:val="24"/>
          </w:rPr>
          <w:t>-lounge-c</w:t>
        </w:r>
      </w:ins>
      <w:ins w:id="7726" w:author="Britt Collins" w:date="2021-10-06T15:46:00Z">
        <w:r w:rsidR="00515144">
          <w:rPr>
            <w:rFonts w:ascii="Times New Roman" w:hAnsi="Times New Roman"/>
            <w:sz w:val="24"/>
            <w:szCs w:val="24"/>
          </w:rPr>
          <w:t>um</w:t>
        </w:r>
      </w:ins>
      <w:ins w:id="7727" w:author="Britt Collins" w:date="2021-09-30T14:58:00Z">
        <w:r w:rsidRPr="000B0CC8">
          <w:rPr>
            <w:rFonts w:ascii="Times New Roman" w:hAnsi="Times New Roman"/>
            <w:sz w:val="24"/>
            <w:szCs w:val="24"/>
          </w:rPr>
          <w:t>-kitchen</w:t>
        </w:r>
      </w:ins>
      <w:ins w:id="7728" w:author="Britt Collins" w:date="2021-10-06T15:46:00Z">
        <w:r w:rsidR="00515144">
          <w:rPr>
            <w:rFonts w:ascii="Times New Roman" w:hAnsi="Times New Roman"/>
            <w:sz w:val="24"/>
            <w:szCs w:val="24"/>
          </w:rPr>
          <w:t xml:space="preserve"> </w:t>
        </w:r>
      </w:ins>
      <w:ins w:id="7729" w:author="Britt Collins" w:date="2021-09-30T14:58:00Z">
        <w:r w:rsidRPr="000B0CC8">
          <w:rPr>
            <w:rFonts w:ascii="Times New Roman" w:hAnsi="Times New Roman"/>
            <w:sz w:val="24"/>
            <w:szCs w:val="24"/>
          </w:rPr>
          <w:t>living space. It was clean as a whistle</w:t>
        </w:r>
      </w:ins>
      <w:ins w:id="7730" w:author="Britt Collins" w:date="2021-10-06T15:46:00Z">
        <w:r w:rsidR="00515144">
          <w:rPr>
            <w:rFonts w:ascii="Times New Roman" w:hAnsi="Times New Roman"/>
            <w:sz w:val="24"/>
            <w:szCs w:val="24"/>
          </w:rPr>
          <w:t>, t</w:t>
        </w:r>
      </w:ins>
      <w:ins w:id="7731" w:author="Britt Collins" w:date="2021-09-30T14:58:00Z">
        <w:r w:rsidRPr="000B0CC8">
          <w:rPr>
            <w:rFonts w:ascii="Times New Roman" w:hAnsi="Times New Roman"/>
            <w:sz w:val="24"/>
            <w:szCs w:val="24"/>
          </w:rPr>
          <w:t>hank</w:t>
        </w:r>
      </w:ins>
      <w:ins w:id="7732" w:author="Britt Collins" w:date="2021-10-06T15:46:00Z">
        <w:r w:rsidR="00515144">
          <w:rPr>
            <w:rFonts w:ascii="Times New Roman" w:hAnsi="Times New Roman"/>
            <w:sz w:val="24"/>
            <w:szCs w:val="24"/>
          </w:rPr>
          <w:t>s</w:t>
        </w:r>
      </w:ins>
      <w:ins w:id="7733" w:author="Britt Collins" w:date="2021-09-30T14:58:00Z">
        <w:r w:rsidRPr="000B0CC8">
          <w:rPr>
            <w:rFonts w:ascii="Times New Roman" w:hAnsi="Times New Roman"/>
            <w:sz w:val="24"/>
            <w:szCs w:val="24"/>
          </w:rPr>
          <w:t xml:space="preserve"> </w:t>
        </w:r>
      </w:ins>
      <w:ins w:id="7734" w:author="Britt Collins" w:date="2021-10-06T15:46:00Z">
        <w:r w:rsidR="00515144">
          <w:rPr>
            <w:rFonts w:ascii="Times New Roman" w:hAnsi="Times New Roman"/>
            <w:sz w:val="24"/>
            <w:szCs w:val="24"/>
          </w:rPr>
          <w:t xml:space="preserve">to the </w:t>
        </w:r>
      </w:ins>
      <w:ins w:id="7735" w:author="Britt Collins" w:date="2021-09-30T14:58:00Z">
        <w:r w:rsidRPr="000B0CC8">
          <w:rPr>
            <w:rFonts w:ascii="Times New Roman" w:hAnsi="Times New Roman"/>
            <w:sz w:val="24"/>
            <w:szCs w:val="24"/>
          </w:rPr>
          <w:t>cleaners.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ins>
    </w:p>
    <w:p w14:paraId="682021B8" w14:textId="1730A123" w:rsidR="006F31F6" w:rsidRPr="000B0CC8" w:rsidRDefault="006F31F6">
      <w:pPr>
        <w:spacing w:line="480" w:lineRule="auto"/>
        <w:ind w:left="-5" w:right="15" w:firstLine="725"/>
        <w:rPr>
          <w:ins w:id="7736" w:author="Britt Collins" w:date="2021-09-30T14:58:00Z"/>
          <w:rFonts w:ascii="Times New Roman" w:hAnsi="Times New Roman"/>
          <w:sz w:val="24"/>
          <w:szCs w:val="24"/>
        </w:rPr>
        <w:pPrChange w:id="7737" w:author="Britt Collins" w:date="2021-10-06T15:47:00Z">
          <w:pPr>
            <w:ind w:left="-5" w:right="15"/>
          </w:pPr>
        </w:pPrChange>
      </w:pPr>
      <w:ins w:id="7738" w:author="Britt Collins" w:date="2021-09-30T14:58:00Z">
        <w:r w:rsidRPr="000B0CC8">
          <w:rPr>
            <w:rFonts w:ascii="Times New Roman" w:hAnsi="Times New Roman"/>
            <w:sz w:val="24"/>
            <w:szCs w:val="24"/>
          </w:rPr>
          <w:t xml:space="preserve">The day at work was a blur. I thought constantly about the well-being of Matthew and Kris. I still felt bad about the </w:t>
        </w:r>
      </w:ins>
      <w:ins w:id="7739" w:author="Britt Collins" w:date="2021-10-06T15:47:00Z">
        <w:r w:rsidR="00515144">
          <w:rPr>
            <w:rFonts w:ascii="Times New Roman" w:hAnsi="Times New Roman"/>
            <w:sz w:val="24"/>
            <w:szCs w:val="24"/>
          </w:rPr>
          <w:t>a</w:t>
        </w:r>
      </w:ins>
      <w:ins w:id="7740" w:author="Britt Collins" w:date="2021-09-30T14:58:00Z">
        <w:r w:rsidRPr="000B0CC8">
          <w:rPr>
            <w:rFonts w:ascii="Times New Roman" w:hAnsi="Times New Roman"/>
            <w:sz w:val="24"/>
            <w:szCs w:val="24"/>
          </w:rPr>
          <w:t xml:space="preserve">irport </w:t>
        </w:r>
      </w:ins>
      <w:ins w:id="7741" w:author="Britt Collins" w:date="2021-10-06T15:47:00Z">
        <w:r w:rsidR="00515144">
          <w:rPr>
            <w:rFonts w:ascii="Times New Roman" w:hAnsi="Times New Roman"/>
            <w:sz w:val="24"/>
            <w:szCs w:val="24"/>
          </w:rPr>
          <w:t>t</w:t>
        </w:r>
      </w:ins>
      <w:ins w:id="7742" w:author="Britt Collins" w:date="2021-09-30T14:58:00Z">
        <w:r w:rsidRPr="000B0CC8">
          <w:rPr>
            <w:rFonts w:ascii="Times New Roman" w:hAnsi="Times New Roman"/>
            <w:sz w:val="24"/>
            <w:szCs w:val="24"/>
          </w:rPr>
          <w:t xml:space="preserve">rain </w:t>
        </w:r>
      </w:ins>
      <w:ins w:id="7743" w:author="Britt Collins" w:date="2021-10-06T15:47:00Z">
        <w:r w:rsidR="00515144">
          <w:rPr>
            <w:rFonts w:ascii="Times New Roman" w:hAnsi="Times New Roman"/>
            <w:sz w:val="24"/>
            <w:szCs w:val="24"/>
          </w:rPr>
          <w:t>s</w:t>
        </w:r>
      </w:ins>
      <w:ins w:id="7744" w:author="Britt Collins" w:date="2021-09-30T14:58:00Z">
        <w:r w:rsidRPr="000B0CC8">
          <w:rPr>
            <w:rFonts w:ascii="Times New Roman" w:hAnsi="Times New Roman"/>
            <w:sz w:val="24"/>
            <w:szCs w:val="24"/>
          </w:rPr>
          <w:t xml:space="preserve">tation debacle. A message appeared on my phone. Matthew mentioned </w:t>
        </w:r>
        <w:r w:rsidRPr="000B0CC8">
          <w:rPr>
            <w:rFonts w:ascii="Times New Roman" w:hAnsi="Times New Roman"/>
            <w:sz w:val="24"/>
            <w:szCs w:val="24"/>
          </w:rPr>
          <w:lastRenderedPageBreak/>
          <w:t>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ins>
    </w:p>
    <w:p w14:paraId="33BA6F4E" w14:textId="68AE2772" w:rsidR="006F31F6" w:rsidRPr="000B0CC8" w:rsidRDefault="006F31F6">
      <w:pPr>
        <w:spacing w:line="480" w:lineRule="auto"/>
        <w:ind w:left="-5" w:right="15" w:firstLine="725"/>
        <w:rPr>
          <w:ins w:id="7745" w:author="Britt Collins" w:date="2021-09-30T14:58:00Z"/>
          <w:rFonts w:ascii="Times New Roman" w:hAnsi="Times New Roman"/>
          <w:sz w:val="24"/>
          <w:szCs w:val="24"/>
        </w:rPr>
        <w:pPrChange w:id="7746" w:author="Britt Collins" w:date="2021-10-06T15:48:00Z">
          <w:pPr>
            <w:ind w:left="-5" w:right="15"/>
          </w:pPr>
        </w:pPrChange>
      </w:pPr>
      <w:ins w:id="7747" w:author="Britt Collins" w:date="2021-09-30T14:58:00Z">
        <w:r w:rsidRPr="000B0CC8">
          <w:rPr>
            <w:rFonts w:ascii="Times New Roman" w:hAnsi="Times New Roman"/>
            <w:sz w:val="24"/>
            <w:szCs w:val="24"/>
          </w:rPr>
          <w:t xml:space="preserve">James Squire Brewhouse was packed on the evenings. It was no surprise given its mix of large-screen live-sporting events and its huge range of beers. They served many speciality beers. The one that interested me was a stout. It was the closest Australia had to Guinness. With the Mexican-inspired </w:t>
        </w:r>
        <w:r w:rsidRPr="000B0CC8">
          <w:rPr>
            <w:rFonts w:ascii="Times New Roman" w:hAnsi="Times New Roman"/>
            <w:i/>
            <w:sz w:val="24"/>
            <w:szCs w:val="24"/>
          </w:rPr>
          <w:t>La Cucaracha</w:t>
        </w:r>
        <w:r w:rsidRPr="000B0CC8">
          <w:rPr>
            <w:rFonts w:ascii="Times New Roman" w:hAnsi="Times New Roman"/>
            <w:sz w:val="24"/>
            <w:szCs w:val="24"/>
          </w:rPr>
          <w:t xml:space="preserve"> theme playing in my head, I texted Matthew ba</w:t>
        </w:r>
      </w:ins>
      <w:ins w:id="7748" w:author="Britt Collins" w:date="2021-10-06T15:48:00Z">
        <w:r w:rsidR="00515144">
          <w:rPr>
            <w:rFonts w:ascii="Times New Roman" w:hAnsi="Times New Roman"/>
            <w:sz w:val="24"/>
            <w:szCs w:val="24"/>
          </w:rPr>
          <w:t>ck</w:t>
        </w:r>
      </w:ins>
      <w:ins w:id="7749" w:author="Britt Collins" w:date="2021-09-30T14:58:00Z">
        <w:r w:rsidRPr="000B0CC8">
          <w:rPr>
            <w:rFonts w:ascii="Times New Roman" w:hAnsi="Times New Roman"/>
            <w:sz w:val="24"/>
            <w:szCs w:val="24"/>
          </w:rPr>
          <w:t>. Given the beautiful weather, I asked we meet in the pub's outdoor seating area.</w:t>
        </w:r>
      </w:ins>
    </w:p>
    <w:p w14:paraId="124CC68D" w14:textId="1F9014EF" w:rsidR="006F31F6" w:rsidRPr="000B0CC8" w:rsidRDefault="006F31F6">
      <w:pPr>
        <w:spacing w:line="480" w:lineRule="auto"/>
        <w:ind w:left="-5" w:right="15" w:firstLine="725"/>
        <w:rPr>
          <w:ins w:id="7750" w:author="Britt Collins" w:date="2021-09-30T14:58:00Z"/>
          <w:rFonts w:ascii="Times New Roman" w:hAnsi="Times New Roman"/>
          <w:sz w:val="24"/>
          <w:szCs w:val="24"/>
        </w:rPr>
        <w:pPrChange w:id="7751" w:author="Britt Collins" w:date="2021-10-06T15:48:00Z">
          <w:pPr>
            <w:ind w:left="-5" w:right="15"/>
          </w:pPr>
        </w:pPrChange>
      </w:pPr>
      <w:ins w:id="7752" w:author="Britt Collins" w:date="2021-09-30T14:58:00Z">
        <w:r w:rsidRPr="000B0CC8">
          <w:rPr>
            <w:rFonts w:ascii="Times New Roman" w:hAnsi="Times New Roman"/>
            <w:sz w:val="24"/>
            <w:szCs w:val="24"/>
          </w:rPr>
          <w:t>I crossed the bridge that led to Darling Harbour. The comfortable, humid heat of the day was radiating from the brick-covered walkway. I looked over at The Brewhouse. I admired its open, commanding view of the harbour. I took a good look outside. Matthew and Kris weren’t around</w:t>
        </w:r>
      </w:ins>
      <w:ins w:id="7753" w:author="Britt Collins" w:date="2021-10-06T15:49:00Z">
        <w:r w:rsidR="00515144">
          <w:rPr>
            <w:rFonts w:ascii="Times New Roman" w:hAnsi="Times New Roman"/>
            <w:sz w:val="24"/>
            <w:szCs w:val="24"/>
          </w:rPr>
          <w:t xml:space="preserve"> and I got</w:t>
        </w:r>
      </w:ins>
      <w:ins w:id="7754" w:author="Britt Collins" w:date="2021-09-30T14:58:00Z">
        <w:r w:rsidRPr="000B0CC8">
          <w:rPr>
            <w:rFonts w:ascii="Times New Roman" w:hAnsi="Times New Roman"/>
            <w:sz w:val="24"/>
            <w:szCs w:val="24"/>
          </w:rPr>
          <w:t xml:space="preserve"> text </w:t>
        </w:r>
      </w:ins>
      <w:ins w:id="7755" w:author="Britt Collins" w:date="2021-10-06T15:49:00Z">
        <w:r w:rsidR="00515144">
          <w:rPr>
            <w:rFonts w:ascii="Times New Roman" w:hAnsi="Times New Roman"/>
            <w:sz w:val="24"/>
            <w:szCs w:val="24"/>
          </w:rPr>
          <w:t>to say they were running late</w:t>
        </w:r>
      </w:ins>
      <w:ins w:id="7756" w:author="Britt Collins" w:date="2021-09-30T14:58:00Z">
        <w:r w:rsidRPr="000B0CC8">
          <w:rPr>
            <w:rFonts w:ascii="Times New Roman" w:hAnsi="Times New Roman"/>
            <w:sz w:val="24"/>
            <w:szCs w:val="24"/>
          </w:rPr>
          <w:t xml:space="preserve">. Coordinating themselves in the haze of post flight jetlag must have been an exhaustive effort. </w:t>
        </w:r>
      </w:ins>
    </w:p>
    <w:p w14:paraId="642A9840" w14:textId="77777777" w:rsidR="00515144" w:rsidRDefault="006F31F6" w:rsidP="00515144">
      <w:pPr>
        <w:spacing w:line="480" w:lineRule="auto"/>
        <w:ind w:left="-5" w:right="15" w:firstLine="725"/>
        <w:rPr>
          <w:ins w:id="7757" w:author="Britt Collins" w:date="2021-10-06T15:51:00Z"/>
          <w:rFonts w:ascii="Times New Roman" w:hAnsi="Times New Roman"/>
          <w:sz w:val="24"/>
          <w:szCs w:val="24"/>
        </w:rPr>
      </w:pPr>
      <w:ins w:id="7758" w:author="Britt Collins" w:date="2021-09-30T14:58:00Z">
        <w:r w:rsidRPr="000B0CC8">
          <w:rPr>
            <w:rFonts w:ascii="Times New Roman" w:hAnsi="Times New Roman"/>
            <w:sz w:val="24"/>
            <w:szCs w:val="24"/>
          </w:rPr>
          <w:t>I ordered a schooner of the James Squire Stout and nursed it in the comfort of the outdoor seating area. As I stretched my neck</w:t>
        </w:r>
      </w:ins>
      <w:ins w:id="7759" w:author="Britt Collins" w:date="2021-10-06T15:49:00Z">
        <w:r w:rsidR="00515144">
          <w:rPr>
            <w:rFonts w:ascii="Times New Roman" w:hAnsi="Times New Roman"/>
            <w:sz w:val="24"/>
            <w:szCs w:val="24"/>
          </w:rPr>
          <w:t>,</w:t>
        </w:r>
      </w:ins>
      <w:ins w:id="7760" w:author="Britt Collins" w:date="2021-09-30T14:58:00Z">
        <w:r w:rsidRPr="000B0CC8">
          <w:rPr>
            <w:rFonts w:ascii="Times New Roman" w:hAnsi="Times New Roman"/>
            <w:sz w:val="24"/>
            <w:szCs w:val="24"/>
          </w:rPr>
          <w:t xml:space="preserve"> I saw Matthew and Kris</w:t>
        </w:r>
      </w:ins>
      <w:ins w:id="7761" w:author="Britt Collins" w:date="2021-10-06T15:49:00Z">
        <w:r w:rsidR="00515144">
          <w:rPr>
            <w:rFonts w:ascii="Times New Roman" w:hAnsi="Times New Roman"/>
            <w:sz w:val="24"/>
            <w:szCs w:val="24"/>
          </w:rPr>
          <w:t>, who</w:t>
        </w:r>
      </w:ins>
      <w:ins w:id="7762" w:author="Britt Collins" w:date="2021-10-06T15:50:00Z">
        <w:r w:rsidR="00515144">
          <w:rPr>
            <w:rFonts w:ascii="Times New Roman" w:hAnsi="Times New Roman"/>
            <w:sz w:val="24"/>
            <w:szCs w:val="24"/>
          </w:rPr>
          <w:t xml:space="preserve"> showered and </w:t>
        </w:r>
      </w:ins>
      <w:ins w:id="7763" w:author="Britt Collins" w:date="2021-09-30T14:58:00Z">
        <w:r w:rsidRPr="000B0CC8">
          <w:rPr>
            <w:rFonts w:ascii="Times New Roman" w:hAnsi="Times New Roman"/>
            <w:sz w:val="24"/>
            <w:szCs w:val="24"/>
          </w:rPr>
          <w:t>changed into their summe</w:t>
        </w:r>
      </w:ins>
      <w:ins w:id="7764" w:author="Britt Collins" w:date="2021-10-06T15:50:00Z">
        <w:r w:rsidR="00515144">
          <w:rPr>
            <w:rFonts w:ascii="Times New Roman" w:hAnsi="Times New Roman"/>
            <w:sz w:val="24"/>
            <w:szCs w:val="24"/>
          </w:rPr>
          <w:t xml:space="preserve">r clothes, </w:t>
        </w:r>
        <w:r w:rsidR="00515144" w:rsidRPr="000B0CC8">
          <w:rPr>
            <w:rFonts w:ascii="Times New Roman" w:hAnsi="Times New Roman"/>
            <w:sz w:val="24"/>
            <w:szCs w:val="24"/>
          </w:rPr>
          <w:t xml:space="preserve">looked much more </w:t>
        </w:r>
        <w:r w:rsidR="00515144">
          <w:rPr>
            <w:rFonts w:ascii="Times New Roman" w:hAnsi="Times New Roman"/>
            <w:sz w:val="24"/>
            <w:szCs w:val="24"/>
          </w:rPr>
          <w:t>rested</w:t>
        </w:r>
      </w:ins>
      <w:ins w:id="7765" w:author="Britt Collins" w:date="2021-09-30T14:58:00Z">
        <w:r w:rsidRPr="000B0CC8">
          <w:rPr>
            <w:rFonts w:ascii="Times New Roman" w:hAnsi="Times New Roman"/>
            <w:sz w:val="24"/>
            <w:szCs w:val="24"/>
          </w:rPr>
          <w:t xml:space="preserve">. I saw a smile on Kris’s face for the first time. </w:t>
        </w:r>
      </w:ins>
    </w:p>
    <w:p w14:paraId="2669C014" w14:textId="49D2AF5F" w:rsidR="006F31F6" w:rsidRPr="000B0CC8" w:rsidRDefault="006F31F6">
      <w:pPr>
        <w:spacing w:line="480" w:lineRule="auto"/>
        <w:ind w:left="-5" w:right="15" w:firstLine="725"/>
        <w:rPr>
          <w:ins w:id="7766" w:author="Britt Collins" w:date="2021-09-30T14:58:00Z"/>
          <w:rFonts w:ascii="Times New Roman" w:hAnsi="Times New Roman"/>
          <w:sz w:val="24"/>
          <w:szCs w:val="24"/>
        </w:rPr>
        <w:pPrChange w:id="7767" w:author="Britt Collins" w:date="2021-10-06T15:49:00Z">
          <w:pPr>
            <w:ind w:left="-5" w:right="15"/>
          </w:pPr>
        </w:pPrChange>
      </w:pPr>
      <w:ins w:id="7768" w:author="Britt Collins" w:date="2021-09-30T14:58:00Z">
        <w:r w:rsidRPr="000B0CC8">
          <w:rPr>
            <w:rFonts w:ascii="Times New Roman" w:hAnsi="Times New Roman"/>
            <w:sz w:val="24"/>
            <w:szCs w:val="24"/>
          </w:rPr>
          <w:t xml:space="preserve">I stood up tall to stretch my back, having assumed a poor perched posture. </w:t>
        </w:r>
      </w:ins>
      <w:ins w:id="7769" w:author="Britt Collins" w:date="2021-10-06T15:51:00Z">
        <w:r w:rsidR="00762731">
          <w:rPr>
            <w:rFonts w:ascii="Times New Roman" w:hAnsi="Times New Roman"/>
            <w:sz w:val="24"/>
            <w:szCs w:val="24"/>
          </w:rPr>
          <w:t>“</w:t>
        </w:r>
      </w:ins>
      <w:ins w:id="7770" w:author="Britt Collins" w:date="2021-09-30T14:58:00Z">
        <w:r w:rsidRPr="000B0CC8">
          <w:rPr>
            <w:rFonts w:ascii="Times New Roman" w:hAnsi="Times New Roman"/>
            <w:sz w:val="24"/>
            <w:szCs w:val="24"/>
          </w:rPr>
          <w:t>Would you like a drink?</w:t>
        </w:r>
      </w:ins>
      <w:ins w:id="7771" w:author="Britt Collins" w:date="2021-10-06T15:51:00Z">
        <w:r w:rsidR="00762731">
          <w:rPr>
            <w:rFonts w:ascii="Times New Roman" w:hAnsi="Times New Roman"/>
            <w:sz w:val="24"/>
            <w:szCs w:val="24"/>
          </w:rPr>
          <w:t>”</w:t>
        </w:r>
      </w:ins>
      <w:ins w:id="7772" w:author="Britt Collins" w:date="2021-09-30T14:58:00Z">
        <w:r w:rsidRPr="000B0CC8">
          <w:rPr>
            <w:rFonts w:ascii="Times New Roman" w:hAnsi="Times New Roman"/>
            <w:sz w:val="24"/>
            <w:szCs w:val="24"/>
          </w:rPr>
          <w:t xml:space="preserve"> They would have offered the same response if I asked </w:t>
        </w:r>
      </w:ins>
      <w:ins w:id="7773" w:author="Britt Collins" w:date="2021-10-06T15:51:00Z">
        <w:r w:rsidR="00762731">
          <w:rPr>
            <w:rFonts w:ascii="Times New Roman" w:hAnsi="Times New Roman"/>
            <w:sz w:val="24"/>
            <w:szCs w:val="24"/>
          </w:rPr>
          <w:t>“</w:t>
        </w:r>
      </w:ins>
      <w:ins w:id="7774" w:author="Britt Collins" w:date="2021-09-30T14:58:00Z">
        <w:r w:rsidRPr="000B0CC8">
          <w:rPr>
            <w:rFonts w:ascii="Times New Roman" w:hAnsi="Times New Roman"/>
            <w:sz w:val="24"/>
            <w:szCs w:val="24"/>
          </w:rPr>
          <w:t>Does Dolly Parton sleep on her back?</w:t>
        </w:r>
      </w:ins>
      <w:ins w:id="7775" w:author="Britt Collins" w:date="2021-10-06T15:51:00Z">
        <w:r w:rsidR="00762731">
          <w:rPr>
            <w:rFonts w:ascii="Times New Roman" w:hAnsi="Times New Roman"/>
            <w:sz w:val="24"/>
            <w:szCs w:val="24"/>
          </w:rPr>
          <w:t xml:space="preserve">” </w:t>
        </w:r>
      </w:ins>
      <w:ins w:id="7776" w:author="Britt Collins" w:date="2021-09-30T14:58:00Z">
        <w:r w:rsidRPr="000B0CC8">
          <w:rPr>
            <w:rFonts w:ascii="Times New Roman" w:hAnsi="Times New Roman"/>
            <w:sz w:val="24"/>
            <w:szCs w:val="24"/>
          </w:rPr>
          <w:t>Matthew was knowledgeable of Australian drinks. Unfortunately, the Brewhouse only had speciality beers. Kris, having lighter tastes, was happy for me to suggest a beer for her. Matthew</w:t>
        </w:r>
      </w:ins>
      <w:ins w:id="7777" w:author="Britt Collins" w:date="2021-10-06T15:51:00Z">
        <w:r w:rsidR="00762731">
          <w:rPr>
            <w:rFonts w:ascii="Times New Roman" w:hAnsi="Times New Roman"/>
            <w:sz w:val="24"/>
            <w:szCs w:val="24"/>
          </w:rPr>
          <w:t xml:space="preserve"> </w:t>
        </w:r>
      </w:ins>
      <w:ins w:id="7778" w:author="Britt Collins" w:date="2021-09-30T14:58:00Z">
        <w:r w:rsidRPr="000B0CC8">
          <w:rPr>
            <w:rFonts w:ascii="Times New Roman" w:hAnsi="Times New Roman"/>
            <w:sz w:val="24"/>
            <w:szCs w:val="24"/>
          </w:rPr>
          <w:t xml:space="preserve">was mesmerised by the beer selection and wanted something a little more like lager. </w:t>
        </w:r>
      </w:ins>
    </w:p>
    <w:p w14:paraId="41FA833A" w14:textId="2A36B81B" w:rsidR="006F31F6" w:rsidRPr="000B0CC8" w:rsidRDefault="006F31F6">
      <w:pPr>
        <w:spacing w:line="480" w:lineRule="auto"/>
        <w:ind w:left="-5" w:right="15" w:firstLine="725"/>
        <w:rPr>
          <w:ins w:id="7779" w:author="Britt Collins" w:date="2021-09-30T14:58:00Z"/>
          <w:rFonts w:ascii="Times New Roman" w:hAnsi="Times New Roman"/>
          <w:sz w:val="24"/>
          <w:szCs w:val="24"/>
        </w:rPr>
        <w:pPrChange w:id="7780" w:author="Britt Collins" w:date="2021-10-06T15:52:00Z">
          <w:pPr>
            <w:ind w:left="-5" w:right="15"/>
          </w:pPr>
        </w:pPrChange>
      </w:pPr>
      <w:ins w:id="7781" w:author="Britt Collins" w:date="2021-09-30T14:58:00Z">
        <w:r w:rsidRPr="000B0CC8">
          <w:rPr>
            <w:rFonts w:ascii="Times New Roman" w:hAnsi="Times New Roman"/>
            <w:sz w:val="24"/>
            <w:szCs w:val="24"/>
          </w:rPr>
          <w:t xml:space="preserve">We took our drinks to an outdoor table where we could stand, people watch and absorb the last rays of sun. This was the life for a social drinker. I asked Matthew and Kris how they were feeling. They replied energetically. I was as equally excited </w:t>
        </w:r>
      </w:ins>
      <w:ins w:id="7782" w:author="Britt Collins" w:date="2021-10-06T15:53:00Z">
        <w:r w:rsidR="00762731">
          <w:rPr>
            <w:rFonts w:ascii="Times New Roman" w:hAnsi="Times New Roman"/>
            <w:sz w:val="24"/>
            <w:szCs w:val="24"/>
          </w:rPr>
          <w:t>that they</w:t>
        </w:r>
      </w:ins>
      <w:ins w:id="7783" w:author="Britt Collins" w:date="2021-09-30T14:58:00Z">
        <w:r w:rsidRPr="000B0CC8">
          <w:rPr>
            <w:rFonts w:ascii="Times New Roman" w:hAnsi="Times New Roman"/>
            <w:sz w:val="24"/>
            <w:szCs w:val="24"/>
          </w:rPr>
          <w:t xml:space="preserve"> enjoying themselves in Sydney as I was about our </w:t>
        </w:r>
        <w:r w:rsidRPr="000B0CC8">
          <w:rPr>
            <w:rFonts w:ascii="Times New Roman" w:hAnsi="Times New Roman"/>
            <w:sz w:val="24"/>
            <w:szCs w:val="24"/>
          </w:rPr>
          <w:lastRenderedPageBreak/>
          <w:t xml:space="preserve">road trip in Western Australia. We sipped our drinks and chatted about plans for the rest of the week. It was great to hear </w:t>
        </w:r>
      </w:ins>
      <w:ins w:id="7784" w:author="Britt Collins" w:date="2021-10-06T15:53:00Z">
        <w:r w:rsidR="00762731">
          <w:rPr>
            <w:rFonts w:ascii="Times New Roman" w:hAnsi="Times New Roman"/>
            <w:sz w:val="24"/>
            <w:szCs w:val="24"/>
          </w:rPr>
          <w:t>they</w:t>
        </w:r>
      </w:ins>
      <w:ins w:id="7785" w:author="Britt Collins" w:date="2021-09-30T14:58:00Z">
        <w:r w:rsidRPr="000B0CC8">
          <w:rPr>
            <w:rFonts w:ascii="Times New Roman" w:hAnsi="Times New Roman"/>
            <w:sz w:val="24"/>
            <w:szCs w:val="24"/>
          </w:rPr>
          <w:t xml:space="preserve"> had a visit to the Blue Mountains organised for the next day.</w:t>
        </w:r>
      </w:ins>
    </w:p>
    <w:p w14:paraId="4289183E" w14:textId="517C0565" w:rsidR="006F31F6" w:rsidRPr="000B0CC8" w:rsidRDefault="006F31F6">
      <w:pPr>
        <w:spacing w:after="37" w:line="480" w:lineRule="auto"/>
        <w:ind w:left="-5" w:right="15" w:firstLine="725"/>
        <w:rPr>
          <w:ins w:id="7786" w:author="Britt Collins" w:date="2021-09-30T14:58:00Z"/>
          <w:rFonts w:ascii="Times New Roman" w:hAnsi="Times New Roman"/>
          <w:sz w:val="24"/>
          <w:szCs w:val="24"/>
        </w:rPr>
        <w:pPrChange w:id="7787" w:author="Britt Collins" w:date="2021-10-06T15:53:00Z">
          <w:pPr>
            <w:spacing w:after="37"/>
            <w:ind w:left="-5" w:right="15"/>
          </w:pPr>
        </w:pPrChange>
      </w:pPr>
      <w:ins w:id="7788" w:author="Britt Collins" w:date="2021-09-30T14:58:00Z">
        <w:r w:rsidRPr="000B0CC8">
          <w:rPr>
            <w:rFonts w:ascii="Times New Roman" w:hAnsi="Times New Roman"/>
            <w:sz w:val="24"/>
            <w:szCs w:val="24"/>
          </w:rPr>
          <w:t xml:space="preserve">Kris and Matthew returned to the apartment from their Blue Mountain excursion. I happily returned from a long day at work. The highlight of that day was an email from Andy. He and Cullen planned eating out prior to meeting Carl and co at </w:t>
        </w:r>
      </w:ins>
      <w:ins w:id="7789" w:author="Britt Collins" w:date="2021-10-06T15:54:00Z">
        <w:r w:rsidR="00762731">
          <w:rPr>
            <w:rFonts w:ascii="Times New Roman" w:hAnsi="Times New Roman"/>
            <w:sz w:val="24"/>
            <w:szCs w:val="24"/>
          </w:rPr>
          <w:t>t</w:t>
        </w:r>
      </w:ins>
      <w:ins w:id="7790" w:author="Britt Collins" w:date="2021-09-30T14:58:00Z">
        <w:r w:rsidRPr="000B0CC8">
          <w:rPr>
            <w:rFonts w:ascii="Times New Roman" w:hAnsi="Times New Roman"/>
            <w:sz w:val="24"/>
            <w:szCs w:val="24"/>
          </w:rPr>
          <w:t xml:space="preserve">he London Pub. I was up for it, Andy and Cullen were valued friends of mine. Unfortunately, Matthew and Kris didn’t have the same enthusiasm. They were cash strapped, having spent the day spending sums of money on tourist trap retail. Instead, Matthew, Kris and I went to a nearby supermarket and picked up </w:t>
        </w:r>
      </w:ins>
      <w:ins w:id="7791" w:author="Britt Collins" w:date="2021-10-06T15:54:00Z">
        <w:r w:rsidR="00762731">
          <w:rPr>
            <w:rFonts w:ascii="Times New Roman" w:hAnsi="Times New Roman"/>
            <w:sz w:val="24"/>
            <w:szCs w:val="24"/>
          </w:rPr>
          <w:t>some</w:t>
        </w:r>
      </w:ins>
      <w:ins w:id="7792" w:author="Britt Collins" w:date="2021-09-30T14:58:00Z">
        <w:r w:rsidRPr="000B0CC8">
          <w:rPr>
            <w:rFonts w:ascii="Times New Roman" w:hAnsi="Times New Roman"/>
            <w:sz w:val="24"/>
            <w:szCs w:val="24"/>
          </w:rPr>
          <w:t xml:space="preserve"> fresh food to prepare back at the flat. Queensland Mangos were excellent value for money. Being quite large I brought only a couple back for us to eat. The dinner main was a chicken salad: lettuce, tomatoes, cucumbers and my go to Coles Cooked Chicken. The day trip had worked up Kris and Matthew's appetites. It didn’t take us long to consume the banquet. We showered, changed and began the journey to The London Pub. With it being a comfortable, beautiful day, getting around Sydney was a pleasure.</w:t>
        </w:r>
      </w:ins>
    </w:p>
    <w:p w14:paraId="2073EA00" w14:textId="77777777" w:rsidR="006F31F6" w:rsidRPr="000B0CC8" w:rsidRDefault="006F31F6">
      <w:pPr>
        <w:spacing w:line="480" w:lineRule="auto"/>
        <w:ind w:left="-5" w:right="15" w:firstLine="725"/>
        <w:rPr>
          <w:ins w:id="7793" w:author="Britt Collins" w:date="2021-09-30T14:58:00Z"/>
          <w:rFonts w:ascii="Times New Roman" w:hAnsi="Times New Roman"/>
          <w:sz w:val="24"/>
          <w:szCs w:val="24"/>
        </w:rPr>
        <w:pPrChange w:id="7794" w:author="Britt Collins" w:date="2021-10-06T15:54:00Z">
          <w:pPr>
            <w:ind w:left="-5" w:right="15"/>
          </w:pPr>
        </w:pPrChange>
      </w:pPr>
      <w:ins w:id="7795" w:author="Britt Collins" w:date="2021-09-30T14:58:00Z">
        <w:r w:rsidRPr="000B0CC8">
          <w:rPr>
            <w:rFonts w:ascii="Times New Roman" w:hAnsi="Times New Roman"/>
            <w:sz w:val="24"/>
            <w:szCs w:val="24"/>
          </w:rPr>
          <w:t>I felt nervous. How well would my good old UK mates mix with my new ex-pat friends?</w:t>
        </w:r>
      </w:ins>
    </w:p>
    <w:p w14:paraId="19E4D5EC" w14:textId="0AE705EF" w:rsidR="006F31F6" w:rsidRPr="000B0CC8" w:rsidRDefault="006F31F6">
      <w:pPr>
        <w:spacing w:line="480" w:lineRule="auto"/>
        <w:ind w:left="-5" w:right="15"/>
        <w:rPr>
          <w:ins w:id="7796" w:author="Britt Collins" w:date="2021-09-30T14:58:00Z"/>
          <w:rFonts w:ascii="Times New Roman" w:hAnsi="Times New Roman"/>
          <w:sz w:val="24"/>
          <w:szCs w:val="24"/>
        </w:rPr>
        <w:pPrChange w:id="7797" w:author="Britt Collins" w:date="2021-09-30T15:06:00Z">
          <w:pPr>
            <w:ind w:left="-5" w:right="15"/>
          </w:pPr>
        </w:pPrChange>
      </w:pPr>
      <w:ins w:id="7798" w:author="Britt Collins" w:date="2021-09-30T14:58:00Z">
        <w:r w:rsidRPr="000B0CC8">
          <w:rPr>
            <w:rFonts w:ascii="Times New Roman" w:hAnsi="Times New Roman"/>
            <w:sz w:val="24"/>
            <w:szCs w:val="24"/>
          </w:rPr>
          <w:t xml:space="preserve">Playing host </w:t>
        </w:r>
      </w:ins>
      <w:ins w:id="7799" w:author="Britt Collins" w:date="2021-10-06T15:55:00Z">
        <w:r w:rsidR="00762731">
          <w:rPr>
            <w:rFonts w:ascii="Times New Roman" w:hAnsi="Times New Roman"/>
            <w:sz w:val="24"/>
            <w:szCs w:val="24"/>
          </w:rPr>
          <w:t xml:space="preserve">and </w:t>
        </w:r>
      </w:ins>
      <w:ins w:id="7800" w:author="Britt Collins" w:date="2021-09-30T14:58:00Z">
        <w:r w:rsidRPr="000B0CC8">
          <w:rPr>
            <w:rFonts w:ascii="Times New Roman" w:hAnsi="Times New Roman"/>
            <w:sz w:val="24"/>
            <w:szCs w:val="24"/>
          </w:rPr>
          <w:t>constantly worry</w:t>
        </w:r>
      </w:ins>
      <w:ins w:id="7801" w:author="Britt Collins" w:date="2021-10-06T15:55:00Z">
        <w:r w:rsidR="00762731">
          <w:rPr>
            <w:rFonts w:ascii="Times New Roman" w:hAnsi="Times New Roman"/>
            <w:sz w:val="24"/>
            <w:szCs w:val="24"/>
          </w:rPr>
          <w:t>ing</w:t>
        </w:r>
      </w:ins>
      <w:ins w:id="7802" w:author="Britt Collins" w:date="2021-09-30T14:58:00Z">
        <w:r w:rsidRPr="000B0CC8">
          <w:rPr>
            <w:rFonts w:ascii="Times New Roman" w:hAnsi="Times New Roman"/>
            <w:sz w:val="24"/>
            <w:szCs w:val="24"/>
          </w:rPr>
          <w:t xml:space="preserve"> about the wellbeing of </w:t>
        </w:r>
      </w:ins>
      <w:ins w:id="7803" w:author="Britt Collins" w:date="2021-10-06T15:55:00Z">
        <w:r w:rsidR="00762731">
          <w:rPr>
            <w:rFonts w:ascii="Times New Roman" w:hAnsi="Times New Roman"/>
            <w:sz w:val="24"/>
            <w:szCs w:val="24"/>
          </w:rPr>
          <w:t xml:space="preserve">my </w:t>
        </w:r>
      </w:ins>
      <w:ins w:id="7804" w:author="Britt Collins" w:date="2021-09-30T14:58:00Z">
        <w:r w:rsidRPr="000B0CC8">
          <w:rPr>
            <w:rFonts w:ascii="Times New Roman" w:hAnsi="Times New Roman"/>
            <w:sz w:val="24"/>
            <w:szCs w:val="24"/>
          </w:rPr>
          <w:t>guests</w:t>
        </w:r>
      </w:ins>
      <w:ins w:id="7805" w:author="Britt Collins" w:date="2021-10-06T15:55:00Z">
        <w:r w:rsidR="00762731">
          <w:rPr>
            <w:rFonts w:ascii="Times New Roman" w:hAnsi="Times New Roman"/>
            <w:sz w:val="24"/>
            <w:szCs w:val="24"/>
          </w:rPr>
          <w:t xml:space="preserve"> was tiring</w:t>
        </w:r>
      </w:ins>
      <w:ins w:id="7806" w:author="Britt Collins" w:date="2021-09-30T14:58:00Z">
        <w:r w:rsidRPr="000B0CC8">
          <w:rPr>
            <w:rFonts w:ascii="Times New Roman" w:hAnsi="Times New Roman"/>
            <w:sz w:val="24"/>
            <w:szCs w:val="24"/>
          </w:rPr>
          <w:t xml:space="preserve">.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didn’t help as the sun shone. Anxiety took hold as I looked down at my phone to see where the bus was on its route. Another </w:t>
        </w:r>
      </w:ins>
      <w:ins w:id="7807" w:author="Britt Collins" w:date="2021-10-06T15:56:00Z">
        <w:r w:rsidR="00762731">
          <w:rPr>
            <w:rFonts w:ascii="Times New Roman" w:hAnsi="Times New Roman"/>
            <w:sz w:val="24"/>
            <w:szCs w:val="24"/>
          </w:rPr>
          <w:t>ten</w:t>
        </w:r>
      </w:ins>
      <w:ins w:id="7808" w:author="Britt Collins" w:date="2021-09-30T14:58:00Z">
        <w:r w:rsidRPr="000B0CC8">
          <w:rPr>
            <w:rFonts w:ascii="Times New Roman" w:hAnsi="Times New Roman"/>
            <w:sz w:val="24"/>
            <w:szCs w:val="24"/>
          </w:rPr>
          <w:t xml:space="preserve"> stops, </w:t>
        </w:r>
      </w:ins>
      <w:ins w:id="7809" w:author="Britt Collins" w:date="2021-10-06T15:56:00Z">
        <w:r w:rsidR="00762731">
          <w:rPr>
            <w:rFonts w:ascii="Times New Roman" w:hAnsi="Times New Roman"/>
            <w:sz w:val="24"/>
            <w:szCs w:val="24"/>
          </w:rPr>
          <w:t>five</w:t>
        </w:r>
      </w:ins>
      <w:ins w:id="7810" w:author="Britt Collins" w:date="2021-09-30T14:58:00Z">
        <w:r w:rsidRPr="000B0CC8">
          <w:rPr>
            <w:rFonts w:ascii="Times New Roman" w:hAnsi="Times New Roman"/>
            <w:sz w:val="24"/>
            <w:szCs w:val="24"/>
          </w:rPr>
          <w:t xml:space="preserve"> minutes. </w:t>
        </w:r>
      </w:ins>
      <w:ins w:id="7811" w:author="Britt Collins" w:date="2021-10-06T15:56:00Z">
        <w:r w:rsidR="00762731">
          <w:rPr>
            <w:rFonts w:ascii="Times New Roman" w:hAnsi="Times New Roman"/>
            <w:sz w:val="24"/>
            <w:szCs w:val="24"/>
          </w:rPr>
          <w:t>I</w:t>
        </w:r>
      </w:ins>
      <w:ins w:id="7812" w:author="Britt Collins" w:date="2021-09-30T14:58:00Z">
        <w:r w:rsidRPr="000B0CC8">
          <w:rPr>
            <w:rFonts w:ascii="Times New Roman" w:hAnsi="Times New Roman"/>
            <w:sz w:val="24"/>
            <w:szCs w:val="24"/>
          </w:rPr>
          <w:t xml:space="preserve"> was distracted by random thoughts again. I broke my gaze, looked down at my phone. </w:t>
        </w:r>
      </w:ins>
      <w:ins w:id="7813" w:author="Britt Collins" w:date="2021-10-06T15:56:00Z">
        <w:r w:rsidR="00762731">
          <w:rPr>
            <w:rFonts w:ascii="Times New Roman" w:hAnsi="Times New Roman"/>
            <w:sz w:val="24"/>
            <w:szCs w:val="24"/>
          </w:rPr>
          <w:t>“</w:t>
        </w:r>
      </w:ins>
      <w:ins w:id="7814" w:author="Britt Collins" w:date="2021-09-30T14:58:00Z">
        <w:r w:rsidRPr="000B0CC8">
          <w:rPr>
            <w:rFonts w:ascii="Times New Roman" w:hAnsi="Times New Roman"/>
            <w:sz w:val="24"/>
            <w:szCs w:val="24"/>
          </w:rPr>
          <w:t>Shit, this is our stop</w:t>
        </w:r>
      </w:ins>
      <w:ins w:id="7815" w:author="Britt Collins" w:date="2021-10-06T15:56:00Z">
        <w:r w:rsidR="00762731">
          <w:rPr>
            <w:rFonts w:ascii="Times New Roman" w:hAnsi="Times New Roman"/>
            <w:sz w:val="24"/>
            <w:szCs w:val="24"/>
          </w:rPr>
          <w:t>,”</w:t>
        </w:r>
      </w:ins>
      <w:ins w:id="7816" w:author="Britt Collins" w:date="2021-09-30T14:58:00Z">
        <w:r w:rsidRPr="000B0CC8">
          <w:rPr>
            <w:rFonts w:ascii="Times New Roman" w:hAnsi="Times New Roman"/>
            <w:sz w:val="24"/>
            <w:szCs w:val="24"/>
          </w:rPr>
          <w:t xml:space="preserve"> I said to Kris and Matthew. </w:t>
        </w:r>
      </w:ins>
    </w:p>
    <w:p w14:paraId="7AEF82FE" w14:textId="2E8F18E7" w:rsidR="006F31F6" w:rsidRPr="000B0CC8" w:rsidRDefault="006F31F6">
      <w:pPr>
        <w:spacing w:line="480" w:lineRule="auto"/>
        <w:ind w:left="-5" w:right="15" w:firstLine="725"/>
        <w:rPr>
          <w:ins w:id="7817" w:author="Britt Collins" w:date="2021-09-30T14:58:00Z"/>
          <w:rFonts w:ascii="Times New Roman" w:hAnsi="Times New Roman"/>
          <w:sz w:val="24"/>
          <w:szCs w:val="24"/>
        </w:rPr>
        <w:pPrChange w:id="7818" w:author="Britt Collins" w:date="2021-10-06T15:56:00Z">
          <w:pPr>
            <w:ind w:left="-5" w:right="15"/>
          </w:pPr>
        </w:pPrChange>
      </w:pPr>
      <w:ins w:id="7819" w:author="Britt Collins" w:date="2021-09-30T14:58:00Z">
        <w:r w:rsidRPr="000B0CC8">
          <w:rPr>
            <w:rFonts w:ascii="Times New Roman" w:hAnsi="Times New Roman"/>
            <w:sz w:val="24"/>
            <w:szCs w:val="24"/>
          </w:rPr>
          <w:t xml:space="preserve">Matthew and Kris smiled as we </w:t>
        </w:r>
      </w:ins>
      <w:ins w:id="7820" w:author="Britt Collins" w:date="2021-10-06T15:57:00Z">
        <w:r w:rsidR="00762731">
          <w:rPr>
            <w:rFonts w:ascii="Times New Roman" w:hAnsi="Times New Roman"/>
            <w:sz w:val="24"/>
            <w:szCs w:val="24"/>
          </w:rPr>
          <w:t>hopp</w:t>
        </w:r>
      </w:ins>
      <w:ins w:id="7821" w:author="Britt Collins" w:date="2021-09-30T14:58:00Z">
        <w:r w:rsidRPr="000B0CC8">
          <w:rPr>
            <w:rFonts w:ascii="Times New Roman" w:hAnsi="Times New Roman"/>
            <w:sz w:val="24"/>
            <w:szCs w:val="24"/>
          </w:rPr>
          <w:t xml:space="preserve">ed </w:t>
        </w:r>
      </w:ins>
      <w:ins w:id="7822" w:author="Britt Collins" w:date="2021-10-06T15:57:00Z">
        <w:r w:rsidR="00762731">
          <w:rPr>
            <w:rFonts w:ascii="Times New Roman" w:hAnsi="Times New Roman"/>
            <w:sz w:val="24"/>
            <w:szCs w:val="24"/>
          </w:rPr>
          <w:t xml:space="preserve">off </w:t>
        </w:r>
      </w:ins>
      <w:ins w:id="7823" w:author="Britt Collins" w:date="2021-09-30T14:58:00Z">
        <w:r w:rsidRPr="000B0CC8">
          <w:rPr>
            <w:rFonts w:ascii="Times New Roman" w:hAnsi="Times New Roman"/>
            <w:sz w:val="24"/>
            <w:szCs w:val="24"/>
          </w:rPr>
          <w:t>the bus. They followed me, the map reader. My eyes were focused more on my phone than my footing. I spoke out loud as I gestured the route to the London Pub</w:t>
        </w:r>
      </w:ins>
      <w:ins w:id="7824" w:author="Britt Collins" w:date="2021-10-06T15:57:00Z">
        <w:r w:rsidR="00762731">
          <w:rPr>
            <w:rFonts w:ascii="Times New Roman" w:hAnsi="Times New Roman"/>
            <w:sz w:val="24"/>
            <w:szCs w:val="24"/>
          </w:rPr>
          <w:t xml:space="preserve">, which </w:t>
        </w:r>
      </w:ins>
      <w:ins w:id="7825" w:author="Britt Collins" w:date="2021-09-30T14:58:00Z">
        <w:r w:rsidRPr="000B0CC8">
          <w:rPr>
            <w:rFonts w:ascii="Times New Roman" w:hAnsi="Times New Roman"/>
            <w:sz w:val="24"/>
            <w:szCs w:val="24"/>
          </w:rPr>
          <w:t xml:space="preserve">wouldn’t have look out of place in any town in the UK with its black beams and white walls. The familiarly continued with its British pub style interior. Wooden stools were lined up at the bar area. </w:t>
        </w:r>
        <w:r w:rsidRPr="000B0CC8">
          <w:rPr>
            <w:rFonts w:ascii="Times New Roman" w:hAnsi="Times New Roman"/>
            <w:sz w:val="24"/>
            <w:szCs w:val="24"/>
          </w:rPr>
          <w:lastRenderedPageBreak/>
          <w:t>Cushioned, wooden benches were positioned in the corners of the lounge. The decorated fireplace was at the heart of the lounge. My ex-pat mates had commandeered most of the floor space. I looked over to see Cullen, Andy, Johnny, Carl, Uma and few of their attachments. I smiled as we walked over.</w:t>
        </w:r>
      </w:ins>
    </w:p>
    <w:p w14:paraId="51813652" w14:textId="00947C36" w:rsidR="006F31F6" w:rsidRPr="000B0CC8" w:rsidRDefault="00762731">
      <w:pPr>
        <w:spacing w:line="480" w:lineRule="auto"/>
        <w:ind w:left="-5" w:right="15" w:firstLine="725"/>
        <w:rPr>
          <w:ins w:id="7826" w:author="Britt Collins" w:date="2021-09-30T14:58:00Z"/>
          <w:rFonts w:ascii="Times New Roman" w:hAnsi="Times New Roman"/>
          <w:sz w:val="24"/>
          <w:szCs w:val="24"/>
        </w:rPr>
        <w:pPrChange w:id="7827" w:author="Britt Collins" w:date="2021-10-06T15:57:00Z">
          <w:pPr>
            <w:ind w:left="-5" w:right="15"/>
          </w:pPr>
        </w:pPrChange>
      </w:pPr>
      <w:ins w:id="7828" w:author="Britt Collins" w:date="2021-10-06T15:58:00Z">
        <w:r w:rsidRPr="00762731">
          <w:rPr>
            <w:rFonts w:ascii="Times New Roman" w:hAnsi="Times New Roman"/>
            <w:b/>
            <w:sz w:val="24"/>
            <w:szCs w:val="24"/>
            <w:rPrChange w:id="7829" w:author="Britt Collins" w:date="2021-10-06T15:58:00Z">
              <w:rPr>
                <w:rFonts w:ascii="Times New Roman" w:hAnsi="Times New Roman"/>
                <w:sz w:val="24"/>
                <w:szCs w:val="24"/>
              </w:rPr>
            </w:rPrChange>
          </w:rPr>
          <w:t>GET RID ALL THESE INTRODUCTIONS AND SMALL TALK, I CAN’T STRESS ENOUGH HOW MUCH IT CLUTTERS THE STORY</w:t>
        </w:r>
        <w:r>
          <w:rPr>
            <w:rFonts w:ascii="Times New Roman" w:hAnsi="Times New Roman"/>
            <w:sz w:val="24"/>
            <w:szCs w:val="24"/>
          </w:rPr>
          <w:t xml:space="preserve"> </w:t>
        </w:r>
      </w:ins>
      <w:ins w:id="7830" w:author="Britt Collins" w:date="2021-09-30T14:58:00Z">
        <w:r w:rsidR="006F31F6" w:rsidRPr="000B0CC8">
          <w:rPr>
            <w:rFonts w:ascii="Times New Roman" w:hAnsi="Times New Roman"/>
            <w:sz w:val="24"/>
            <w:szCs w:val="24"/>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you beauty. I asked the group, as British convention dictates, if anyone else wanted a drink. Looking at the quantity of fluid in people's drinking receptacles, they had recently arrived. Andy though, he was thirsty. He pointed to his schooner glass, to indicate it needed refilling. “Becks, </w:t>
        </w:r>
        <w:r w:rsidR="006F31F6" w:rsidRPr="000B0CC8">
          <w:rPr>
            <w:rFonts w:ascii="Times New Roman" w:hAnsi="Times New Roman"/>
            <w:i/>
            <w:sz w:val="24"/>
            <w:szCs w:val="24"/>
          </w:rPr>
          <w:t>por favor</w:t>
        </w:r>
        <w:r w:rsidR="006F31F6" w:rsidRPr="000B0CC8">
          <w:rPr>
            <w:rFonts w:ascii="Times New Roman" w:hAnsi="Times New Roman"/>
            <w:sz w:val="24"/>
            <w:szCs w:val="24"/>
          </w:rPr>
          <w:t>,” he replied. "Anyone else?" I said. There was silence. I turned to my friends. "Fancy heading to the bar to see what you'd like to drink?", I asked.</w:t>
        </w:r>
      </w:ins>
    </w:p>
    <w:p w14:paraId="469D044A" w14:textId="77777777" w:rsidR="00762731" w:rsidRDefault="006F31F6" w:rsidP="00762731">
      <w:pPr>
        <w:spacing w:line="480" w:lineRule="auto"/>
        <w:ind w:left="-5" w:right="15" w:firstLine="725"/>
        <w:rPr>
          <w:ins w:id="7831" w:author="Britt Collins" w:date="2021-10-06T15:59:00Z"/>
          <w:rFonts w:ascii="Times New Roman" w:hAnsi="Times New Roman"/>
          <w:sz w:val="24"/>
          <w:szCs w:val="24"/>
        </w:rPr>
      </w:pPr>
      <w:ins w:id="7832" w:author="Britt Collins" w:date="2021-09-30T14:58:00Z">
        <w:r w:rsidRPr="000B0CC8">
          <w:rPr>
            <w:rFonts w:ascii="Times New Roman" w:hAnsi="Times New Roman"/>
            <w:sz w:val="24"/>
            <w:szCs w:val="24"/>
          </w:rPr>
          <w:t>There was more than a hint of familiarity to the choice of beers on tap: Becks, Budweiser, Guinness, Speckled Hen. Being a fan of British real ales, I yearned for Speckled Hen. Matthew and Kris were more adventurous</w:t>
        </w:r>
      </w:ins>
      <w:ins w:id="7833" w:author="Britt Collins" w:date="2021-10-06T15:59:00Z">
        <w:r w:rsidR="00762731">
          <w:rPr>
            <w:rFonts w:ascii="Times New Roman" w:hAnsi="Times New Roman"/>
            <w:sz w:val="24"/>
            <w:szCs w:val="24"/>
          </w:rPr>
          <w:t xml:space="preserve"> and</w:t>
        </w:r>
      </w:ins>
      <w:ins w:id="7834" w:author="Britt Collins" w:date="2021-09-30T14:58:00Z">
        <w:r w:rsidRPr="000B0CC8">
          <w:rPr>
            <w:rFonts w:ascii="Times New Roman" w:hAnsi="Times New Roman"/>
            <w:sz w:val="24"/>
            <w:szCs w:val="24"/>
          </w:rPr>
          <w:t xml:space="preserve"> opted for Australian beers. "One Speckled Hen, a VB, a Becks and a Toohey’s please?", I said to the bar man. Matthew, Kris and I made our way to the comfy benches with drinks in hands. Matthew and Kris, being our guests, were allocated the comfiest seats. </w:t>
        </w:r>
      </w:ins>
    </w:p>
    <w:p w14:paraId="650DBEEE" w14:textId="513F64CB" w:rsidR="006F31F6" w:rsidRPr="000B0CC8" w:rsidRDefault="006F31F6">
      <w:pPr>
        <w:spacing w:line="480" w:lineRule="auto"/>
        <w:ind w:left="-5" w:right="15" w:firstLine="725"/>
        <w:rPr>
          <w:ins w:id="7835" w:author="Britt Collins" w:date="2021-09-30T14:58:00Z"/>
          <w:rFonts w:ascii="Times New Roman" w:hAnsi="Times New Roman"/>
          <w:sz w:val="24"/>
          <w:szCs w:val="24"/>
        </w:rPr>
        <w:pPrChange w:id="7836" w:author="Britt Collins" w:date="2021-10-06T15:59:00Z">
          <w:pPr>
            <w:ind w:left="-5" w:right="15"/>
          </w:pPr>
        </w:pPrChange>
      </w:pPr>
      <w:ins w:id="7837" w:author="Britt Collins" w:date="2021-09-30T14:58:00Z">
        <w:r w:rsidRPr="000B0CC8">
          <w:rPr>
            <w:rFonts w:ascii="Times New Roman" w:hAnsi="Times New Roman"/>
            <w:sz w:val="24"/>
            <w:szCs w:val="24"/>
          </w:rPr>
          <w:t xml:space="preserve">The group, with its transient members, quickly adopted Kris and Matthew into the group. The conversation was high-brow, which surprised me. </w:t>
        </w:r>
      </w:ins>
      <w:ins w:id="7838" w:author="Britt Collins" w:date="2021-10-06T16:00:00Z">
        <w:r w:rsidR="00762731">
          <w:rPr>
            <w:rFonts w:ascii="Times New Roman" w:hAnsi="Times New Roman"/>
            <w:sz w:val="24"/>
            <w:szCs w:val="24"/>
          </w:rPr>
          <w:t xml:space="preserve">With his girlfriend Uma around, </w:t>
        </w:r>
      </w:ins>
      <w:ins w:id="7839" w:author="Britt Collins" w:date="2021-09-30T14:58:00Z">
        <w:r w:rsidRPr="000B0CC8">
          <w:rPr>
            <w:rFonts w:ascii="Times New Roman" w:hAnsi="Times New Roman"/>
            <w:sz w:val="24"/>
            <w:szCs w:val="24"/>
          </w:rPr>
          <w:t>Carl suppressed his urge to talk in a derogatory manner. Carl was a literary genius and well versed in dictating the ebb and flow of chat within a social group. After saying something controversial in the presence of Uma, he would turn to her, smile and smother her with gratitude.</w:t>
        </w:r>
      </w:ins>
    </w:p>
    <w:p w14:paraId="5B6293D1" w14:textId="3FF98E26" w:rsidR="006F31F6" w:rsidRPr="000B0CC8" w:rsidRDefault="00762731">
      <w:pPr>
        <w:spacing w:line="480" w:lineRule="auto"/>
        <w:ind w:left="-5" w:right="15" w:firstLine="725"/>
        <w:rPr>
          <w:ins w:id="7840" w:author="Britt Collins" w:date="2021-09-30T14:58:00Z"/>
          <w:rFonts w:ascii="Times New Roman" w:hAnsi="Times New Roman"/>
          <w:sz w:val="24"/>
          <w:szCs w:val="24"/>
        </w:rPr>
        <w:pPrChange w:id="7841" w:author="Britt Collins" w:date="2021-10-06T16:00:00Z">
          <w:pPr>
            <w:ind w:left="-5" w:right="15"/>
          </w:pPr>
        </w:pPrChange>
      </w:pPr>
      <w:ins w:id="7842" w:author="Britt Collins" w:date="2021-10-06T16:00:00Z">
        <w:r w:rsidRPr="00762731">
          <w:rPr>
            <w:rFonts w:ascii="Times New Roman" w:hAnsi="Times New Roman"/>
            <w:b/>
            <w:sz w:val="24"/>
            <w:szCs w:val="24"/>
            <w:rPrChange w:id="7843" w:author="Britt Collins" w:date="2021-10-06T16:00:00Z">
              <w:rPr>
                <w:rFonts w:ascii="Times New Roman" w:hAnsi="Times New Roman"/>
                <w:sz w:val="24"/>
                <w:szCs w:val="24"/>
              </w:rPr>
            </w:rPrChange>
          </w:rPr>
          <w:t>AGAIN, SHOW NOT TELL</w:t>
        </w:r>
        <w:r>
          <w:rPr>
            <w:rFonts w:ascii="Times New Roman" w:hAnsi="Times New Roman"/>
            <w:b/>
            <w:sz w:val="24"/>
            <w:szCs w:val="24"/>
          </w:rPr>
          <w:t>, WHY W</w:t>
        </w:r>
      </w:ins>
      <w:ins w:id="7844" w:author="Britt Collins" w:date="2021-10-06T16:01:00Z">
        <w:r>
          <w:rPr>
            <w:rFonts w:ascii="Times New Roman" w:hAnsi="Times New Roman"/>
            <w:b/>
            <w:sz w:val="24"/>
            <w:szCs w:val="24"/>
          </w:rPr>
          <w:t>AS IT RELAXED?</w:t>
        </w:r>
      </w:ins>
      <w:ins w:id="7845" w:author="Britt Collins" w:date="2021-10-06T16:00:00Z">
        <w:r>
          <w:rPr>
            <w:rFonts w:ascii="Times New Roman" w:hAnsi="Times New Roman"/>
            <w:sz w:val="24"/>
            <w:szCs w:val="24"/>
          </w:rPr>
          <w:t xml:space="preserve"> </w:t>
        </w:r>
      </w:ins>
      <w:ins w:id="7846" w:author="Britt Collins" w:date="2021-09-30T14:58:00Z">
        <w:r w:rsidR="006F31F6" w:rsidRPr="000B0CC8">
          <w:rPr>
            <w:rFonts w:ascii="Times New Roman" w:hAnsi="Times New Roman"/>
            <w:sz w:val="24"/>
            <w:szCs w:val="24"/>
          </w:rPr>
          <w:t xml:space="preserve">The flow of conversation was relaxed. There was no tension between group members. </w:t>
        </w:r>
      </w:ins>
      <w:ins w:id="7847" w:author="Britt Collins" w:date="2021-10-06T16:01:00Z">
        <w:r>
          <w:rPr>
            <w:rFonts w:ascii="Times New Roman" w:hAnsi="Times New Roman"/>
            <w:sz w:val="24"/>
            <w:szCs w:val="24"/>
          </w:rPr>
          <w:t>T</w:t>
        </w:r>
      </w:ins>
      <w:ins w:id="7848" w:author="Britt Collins" w:date="2021-09-30T14:58:00Z">
        <w:r w:rsidR="006F31F6" w:rsidRPr="000B0CC8">
          <w:rPr>
            <w:rFonts w:ascii="Times New Roman" w:hAnsi="Times New Roman"/>
            <w:sz w:val="24"/>
            <w:szCs w:val="24"/>
          </w:rPr>
          <w:t xml:space="preserve">he controversial ex-pat members were absent. I </w:t>
        </w:r>
        <w:r w:rsidR="006F31F6" w:rsidRPr="000B0CC8">
          <w:rPr>
            <w:rFonts w:ascii="Times New Roman" w:hAnsi="Times New Roman"/>
            <w:sz w:val="24"/>
            <w:szCs w:val="24"/>
          </w:rPr>
          <w:lastRenderedPageBreak/>
          <w:t>felt really comfortable during this get-together. I could see Kris and Matthew were enjoying themselves too. The night was drawing to a close quickly, as great nights do. It was time for Kris, Matthew and I to bid farewell. As we walk back to the train station Kris and Matthew complimented me for having such an awesome group of mates. They were right. On reflection</w:t>
        </w:r>
      </w:ins>
      <w:ins w:id="7849" w:author="Britt Collins" w:date="2021-10-06T16:01:00Z">
        <w:r>
          <w:rPr>
            <w:rFonts w:ascii="Times New Roman" w:hAnsi="Times New Roman"/>
            <w:sz w:val="24"/>
            <w:szCs w:val="24"/>
          </w:rPr>
          <w:t>,</w:t>
        </w:r>
      </w:ins>
      <w:ins w:id="7850" w:author="Britt Collins" w:date="2021-09-30T14:58:00Z">
        <w:r w:rsidR="006F31F6" w:rsidRPr="000B0CC8">
          <w:rPr>
            <w:rFonts w:ascii="Times New Roman" w:hAnsi="Times New Roman"/>
            <w:sz w:val="24"/>
            <w:szCs w:val="24"/>
          </w:rPr>
          <w:t xml:space="preserve"> they were adopted to replace my best friends from back home, Matthew, Doug, Tony and Rob. It had only been a year since I last spent quality time with Kris and Matthew. Yet my relationship with them felt as close as it had ever been. We still shared common interests like social drinking, music, travel </w:t>
        </w:r>
      </w:ins>
      <w:ins w:id="7851" w:author="Britt Collins" w:date="2021-10-06T16:02:00Z">
        <w:r>
          <w:rPr>
            <w:rFonts w:ascii="Times New Roman" w:hAnsi="Times New Roman"/>
            <w:sz w:val="24"/>
            <w:szCs w:val="24"/>
          </w:rPr>
          <w:t>and love</w:t>
        </w:r>
      </w:ins>
      <w:ins w:id="7852" w:author="Britt Collins" w:date="2021-09-30T14:58:00Z">
        <w:r w:rsidR="006F31F6" w:rsidRPr="000B0CC8">
          <w:rPr>
            <w:rFonts w:ascii="Times New Roman" w:hAnsi="Times New Roman"/>
            <w:sz w:val="24"/>
            <w:szCs w:val="24"/>
          </w:rPr>
          <w:t xml:space="preserve"> for the great outdoors.</w:t>
        </w:r>
      </w:ins>
    </w:p>
    <w:p w14:paraId="6FCD8D38" w14:textId="7C16630B" w:rsidR="006F31F6" w:rsidRPr="000B0CC8" w:rsidRDefault="00762731">
      <w:pPr>
        <w:spacing w:line="480" w:lineRule="auto"/>
        <w:ind w:left="-5" w:right="15" w:firstLine="725"/>
        <w:rPr>
          <w:ins w:id="7853" w:author="Britt Collins" w:date="2021-09-30T14:58:00Z"/>
          <w:rFonts w:ascii="Times New Roman" w:hAnsi="Times New Roman"/>
          <w:sz w:val="24"/>
          <w:szCs w:val="24"/>
        </w:rPr>
        <w:pPrChange w:id="7854" w:author="Britt Collins" w:date="2021-10-06T16:02:00Z">
          <w:pPr>
            <w:ind w:left="-5" w:right="15"/>
          </w:pPr>
        </w:pPrChange>
      </w:pPr>
      <w:ins w:id="7855" w:author="Britt Collins" w:date="2021-10-06T16:02:00Z">
        <w:r>
          <w:rPr>
            <w:rFonts w:ascii="Times New Roman" w:hAnsi="Times New Roman"/>
            <w:sz w:val="24"/>
            <w:szCs w:val="24"/>
          </w:rPr>
          <w:t>After</w:t>
        </w:r>
      </w:ins>
      <w:ins w:id="7856" w:author="Britt Collins" w:date="2021-09-30T14:58:00Z">
        <w:r w:rsidR="006F31F6" w:rsidRPr="000B0CC8">
          <w:rPr>
            <w:rFonts w:ascii="Times New Roman" w:hAnsi="Times New Roman"/>
            <w:sz w:val="24"/>
            <w:szCs w:val="24"/>
          </w:rPr>
          <w:t xml:space="preserve"> work</w:t>
        </w:r>
      </w:ins>
      <w:ins w:id="7857" w:author="Britt Collins" w:date="2021-10-06T16:02:00Z">
        <w:r>
          <w:rPr>
            <w:rFonts w:ascii="Times New Roman" w:hAnsi="Times New Roman"/>
            <w:sz w:val="24"/>
            <w:szCs w:val="24"/>
          </w:rPr>
          <w:t xml:space="preserve"> I</w:t>
        </w:r>
      </w:ins>
      <w:ins w:id="7858" w:author="Britt Collins" w:date="2021-09-30T14:58:00Z">
        <w:r w:rsidR="006F31F6" w:rsidRPr="000B0CC8">
          <w:rPr>
            <w:rFonts w:ascii="Times New Roman" w:hAnsi="Times New Roman"/>
            <w:sz w:val="24"/>
            <w:szCs w:val="24"/>
          </w:rPr>
          <w:t xml:space="preserve"> returned to the apartment and packed. Matthew, Kris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couldn't see a terminal, just a tin</w:t>
        </w:r>
      </w:ins>
      <w:ins w:id="7859" w:author="Britt Collins" w:date="2021-10-06T16:03:00Z">
        <w:r>
          <w:rPr>
            <w:rFonts w:ascii="Times New Roman" w:hAnsi="Times New Roman"/>
            <w:sz w:val="24"/>
            <w:szCs w:val="24"/>
          </w:rPr>
          <w:t>-</w:t>
        </w:r>
      </w:ins>
      <w:ins w:id="7860" w:author="Britt Collins" w:date="2021-09-30T14:58:00Z">
        <w:r w:rsidR="006F31F6" w:rsidRPr="000B0CC8">
          <w:rPr>
            <w:rFonts w:ascii="Times New Roman" w:hAnsi="Times New Roman"/>
            <w:sz w:val="24"/>
            <w:szCs w:val="24"/>
          </w:rPr>
          <w:t>roof shelter. Departures and arrivals was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ins>
    </w:p>
    <w:p w14:paraId="6C84CCFB" w14:textId="49E945E8" w:rsidR="00762731" w:rsidRDefault="00762731">
      <w:pPr>
        <w:spacing w:line="480" w:lineRule="auto"/>
        <w:ind w:left="-5" w:right="15"/>
        <w:rPr>
          <w:ins w:id="7861" w:author="Britt Collins" w:date="2021-10-06T16:03:00Z"/>
          <w:rFonts w:ascii="Times New Roman" w:hAnsi="Times New Roman"/>
          <w:sz w:val="24"/>
          <w:szCs w:val="24"/>
        </w:rPr>
      </w:pPr>
    </w:p>
    <w:p w14:paraId="3BAF8472" w14:textId="46F2C421" w:rsidR="006F31F6" w:rsidRPr="000B0CC8" w:rsidRDefault="00C663F4">
      <w:pPr>
        <w:spacing w:line="480" w:lineRule="auto"/>
        <w:ind w:left="-5" w:right="15"/>
        <w:rPr>
          <w:ins w:id="7862" w:author="Britt Collins" w:date="2021-09-30T14:58:00Z"/>
          <w:rFonts w:ascii="Times New Roman" w:hAnsi="Times New Roman"/>
          <w:sz w:val="24"/>
          <w:szCs w:val="24"/>
        </w:rPr>
        <w:pPrChange w:id="7863" w:author="Britt Collins" w:date="2021-09-30T15:06:00Z">
          <w:pPr>
            <w:ind w:left="-5" w:right="15"/>
          </w:pPr>
        </w:pPrChange>
      </w:pPr>
      <w:ins w:id="7864" w:author="Britt Collins" w:date="2021-10-06T16:32:00Z">
        <w:r w:rsidRPr="00890C70">
          <w:rPr>
            <w:rFonts w:ascii="Times New Roman" w:hAnsi="Times New Roman"/>
            <w:b/>
            <w:sz w:val="24"/>
            <w:szCs w:val="24"/>
            <w:rPrChange w:id="7865" w:author="Britt Collins" w:date="2021-10-06T16:32:00Z">
              <w:rPr>
                <w:rFonts w:ascii="Times New Roman" w:hAnsi="Times New Roman"/>
                <w:sz w:val="24"/>
                <w:szCs w:val="24"/>
              </w:rPr>
            </w:rPrChange>
          </w:rPr>
          <w:t xml:space="preserve">I WOULD EXPAND THIS ROAD TRIP SECTION AS IT’S ONE OF THE MORE </w:t>
        </w:r>
        <w:r w:rsidR="00890C70" w:rsidRPr="00890C70">
          <w:rPr>
            <w:rFonts w:ascii="Times New Roman" w:hAnsi="Times New Roman"/>
            <w:b/>
            <w:sz w:val="24"/>
            <w:szCs w:val="24"/>
            <w:rPrChange w:id="7866" w:author="Britt Collins" w:date="2021-10-06T16:32:00Z">
              <w:rPr>
                <w:rFonts w:ascii="Times New Roman" w:hAnsi="Times New Roman"/>
                <w:sz w:val="24"/>
                <w:szCs w:val="24"/>
              </w:rPr>
            </w:rPrChange>
          </w:rPr>
          <w:t>INTERESTING CHAPTERS</w:t>
        </w:r>
      </w:ins>
      <w:ins w:id="7867" w:author="Britt Collins" w:date="2021-10-06T16:37:00Z">
        <w:r w:rsidR="00890C70">
          <w:rPr>
            <w:rFonts w:ascii="Times New Roman" w:hAnsi="Times New Roman"/>
            <w:b/>
            <w:sz w:val="24"/>
            <w:szCs w:val="24"/>
          </w:rPr>
          <w:t>, BUT IT NEED MORE COLOUR</w:t>
        </w:r>
      </w:ins>
      <w:ins w:id="7868" w:author="Britt Collins" w:date="2021-10-06T16:38:00Z">
        <w:r w:rsidR="00890C70">
          <w:rPr>
            <w:rFonts w:ascii="Times New Roman" w:hAnsi="Times New Roman"/>
            <w:b/>
            <w:sz w:val="24"/>
            <w:szCs w:val="24"/>
          </w:rPr>
          <w:t xml:space="preserve">. MAYBE START WITH SOMETHING LIKE: </w:t>
        </w:r>
      </w:ins>
      <w:ins w:id="7869" w:author="Britt Collins" w:date="2021-10-06T16:40:00Z">
        <w:r w:rsidR="00890C70">
          <w:rPr>
            <w:rFonts w:ascii="Times New Roman" w:hAnsi="Times New Roman"/>
            <w:b/>
            <w:sz w:val="24"/>
            <w:szCs w:val="24"/>
          </w:rPr>
          <w:t>W</w:t>
        </w:r>
      </w:ins>
      <w:ins w:id="7870" w:author="Britt Collins" w:date="2021-10-06T16:38:00Z">
        <w:r w:rsidR="00890C70">
          <w:rPr>
            <w:rFonts w:ascii="Times New Roman" w:hAnsi="Times New Roman"/>
            <w:b/>
            <w:sz w:val="24"/>
            <w:szCs w:val="24"/>
          </w:rPr>
          <w:t>eek</w:t>
        </w:r>
      </w:ins>
      <w:ins w:id="7871" w:author="Britt Collins" w:date="2021-10-06T16:40:00Z">
        <w:r w:rsidR="00890C70">
          <w:rPr>
            <w:rFonts w:ascii="Times New Roman" w:hAnsi="Times New Roman"/>
            <w:b/>
            <w:sz w:val="24"/>
            <w:szCs w:val="24"/>
          </w:rPr>
          <w:t>s</w:t>
        </w:r>
      </w:ins>
      <w:ins w:id="7872" w:author="Britt Collins" w:date="2021-10-06T16:38:00Z">
        <w:r w:rsidR="00890C70">
          <w:rPr>
            <w:rFonts w:ascii="Times New Roman" w:hAnsi="Times New Roman"/>
            <w:b/>
            <w:sz w:val="24"/>
            <w:szCs w:val="24"/>
          </w:rPr>
          <w:t xml:space="preserve"> before my friends I arrived, I daydreamed about all the a</w:t>
        </w:r>
      </w:ins>
      <w:ins w:id="7873" w:author="Britt Collins" w:date="2021-10-06T16:39:00Z">
        <w:r w:rsidR="00890C70">
          <w:rPr>
            <w:rFonts w:ascii="Times New Roman" w:hAnsi="Times New Roman"/>
            <w:b/>
            <w:sz w:val="24"/>
            <w:szCs w:val="24"/>
          </w:rPr>
          <w:t xml:space="preserve">dventures we would have following the </w:t>
        </w:r>
      </w:ins>
      <w:ins w:id="7874" w:author="Britt Collins" w:date="2021-10-06T16:41:00Z">
        <w:r w:rsidR="00890C70">
          <w:rPr>
            <w:rFonts w:ascii="Times New Roman" w:hAnsi="Times New Roman"/>
            <w:b/>
            <w:sz w:val="24"/>
            <w:szCs w:val="24"/>
          </w:rPr>
          <w:t>wide-open</w:t>
        </w:r>
      </w:ins>
      <w:ins w:id="7875" w:author="Britt Collins" w:date="2021-10-06T16:39:00Z">
        <w:r w:rsidR="00890C70">
          <w:rPr>
            <w:rFonts w:ascii="Times New Roman" w:hAnsi="Times New Roman"/>
            <w:b/>
            <w:sz w:val="24"/>
            <w:szCs w:val="24"/>
          </w:rPr>
          <w:t xml:space="preserve"> red plains and wild coastal bluffs.</w:t>
        </w:r>
      </w:ins>
      <w:ins w:id="7876" w:author="Britt Collins" w:date="2021-10-06T16:32:00Z">
        <w:r w:rsidR="00890C70">
          <w:rPr>
            <w:rFonts w:ascii="Times New Roman" w:hAnsi="Times New Roman"/>
            <w:sz w:val="24"/>
            <w:szCs w:val="24"/>
          </w:rPr>
          <w:t xml:space="preserve"> </w:t>
        </w:r>
      </w:ins>
      <w:ins w:id="7877" w:author="Britt Collins" w:date="2021-09-30T14:58:00Z">
        <w:r w:rsidR="006F31F6" w:rsidRPr="000B0CC8">
          <w:rPr>
            <w:rFonts w:ascii="Times New Roman" w:hAnsi="Times New Roman"/>
            <w:sz w:val="24"/>
            <w:szCs w:val="24"/>
          </w:rPr>
          <w:t xml:space="preserve">All road trips require a mode of road transport. We had booked a Wicked Campers van prior. The location of their Broome office was a lengthy walk away. </w:t>
        </w:r>
      </w:ins>
      <w:ins w:id="7878" w:author="Britt Collins" w:date="2021-10-06T17:15:00Z">
        <w:r w:rsidR="00947741" w:rsidRPr="00947741">
          <w:rPr>
            <w:rFonts w:ascii="Times New Roman" w:hAnsi="Times New Roman"/>
            <w:b/>
            <w:sz w:val="24"/>
            <w:szCs w:val="24"/>
            <w:rPrChange w:id="7879" w:author="Britt Collins" w:date="2021-10-06T17:17:00Z">
              <w:rPr>
                <w:rFonts w:ascii="Times New Roman" w:hAnsi="Times New Roman"/>
                <w:sz w:val="24"/>
                <w:szCs w:val="24"/>
              </w:rPr>
            </w:rPrChange>
          </w:rPr>
          <w:t xml:space="preserve">Broome, a small town, </w:t>
        </w:r>
      </w:ins>
      <w:ins w:id="7880" w:author="Britt Collins" w:date="2021-10-06T17:16:00Z">
        <w:r w:rsidR="00947741" w:rsidRPr="00947741">
          <w:rPr>
            <w:rFonts w:ascii="Times New Roman" w:hAnsi="Times New Roman"/>
            <w:b/>
            <w:sz w:val="24"/>
            <w:szCs w:val="24"/>
            <w:rPrChange w:id="7881" w:author="Britt Collins" w:date="2021-10-06T17:17:00Z">
              <w:rPr>
                <w:rFonts w:ascii="Times New Roman" w:hAnsi="Times New Roman"/>
                <w:sz w:val="24"/>
                <w:szCs w:val="24"/>
              </w:rPr>
            </w:rPrChange>
          </w:rPr>
          <w:t xml:space="preserve">was </w:t>
        </w:r>
      </w:ins>
      <w:ins w:id="7882" w:author="Britt Collins" w:date="2021-10-06T17:17:00Z">
        <w:r w:rsidR="00947741" w:rsidRPr="00947741">
          <w:rPr>
            <w:rFonts w:ascii="Times New Roman" w:hAnsi="Times New Roman"/>
            <w:b/>
            <w:sz w:val="24"/>
            <w:szCs w:val="24"/>
            <w:rPrChange w:id="7883" w:author="Britt Collins" w:date="2021-10-06T17:17:00Z">
              <w:rPr>
                <w:rFonts w:ascii="Times New Roman" w:hAnsi="Times New Roman"/>
                <w:sz w:val="24"/>
                <w:szCs w:val="24"/>
              </w:rPr>
            </w:rPrChange>
          </w:rPr>
          <w:t xml:space="preserve">remote and rugged, </w:t>
        </w:r>
      </w:ins>
      <w:ins w:id="7884" w:author="Britt Collins" w:date="2021-10-06T17:15:00Z">
        <w:r w:rsidR="00947741" w:rsidRPr="00947741">
          <w:rPr>
            <w:rFonts w:ascii="Times New Roman" w:hAnsi="Times New Roman"/>
            <w:b/>
            <w:sz w:val="24"/>
            <w:szCs w:val="24"/>
            <w:rPrChange w:id="7885" w:author="Britt Collins" w:date="2021-10-06T17:17:00Z">
              <w:rPr>
                <w:rFonts w:ascii="Times New Roman" w:hAnsi="Times New Roman"/>
                <w:sz w:val="24"/>
                <w:szCs w:val="24"/>
              </w:rPr>
            </w:rPrChange>
          </w:rPr>
          <w:t>surrounded by re</w:t>
        </w:r>
      </w:ins>
      <w:ins w:id="7886" w:author="Britt Collins" w:date="2021-10-06T17:16:00Z">
        <w:r w:rsidR="00947741" w:rsidRPr="00947741">
          <w:rPr>
            <w:rFonts w:ascii="Times New Roman" w:hAnsi="Times New Roman"/>
            <w:b/>
            <w:sz w:val="24"/>
            <w:szCs w:val="24"/>
            <w:rPrChange w:id="7887" w:author="Britt Collins" w:date="2021-10-06T17:17:00Z">
              <w:rPr>
                <w:rFonts w:ascii="Times New Roman" w:hAnsi="Times New Roman"/>
                <w:sz w:val="24"/>
                <w:szCs w:val="24"/>
              </w:rPr>
            </w:rPrChange>
          </w:rPr>
          <w:t>d sand and rugged</w:t>
        </w:r>
      </w:ins>
      <w:ins w:id="7888" w:author="Britt Collins" w:date="2021-10-06T17:17:00Z">
        <w:r w:rsidR="00947741">
          <w:rPr>
            <w:rFonts w:ascii="Times New Roman" w:hAnsi="Times New Roman"/>
            <w:b/>
            <w:sz w:val="24"/>
            <w:szCs w:val="24"/>
          </w:rPr>
          <w:t>, a</w:t>
        </w:r>
      </w:ins>
      <w:ins w:id="7889" w:author="Britt Collins" w:date="2021-09-30T14:58:00Z">
        <w:r w:rsidR="006F31F6" w:rsidRPr="000B0CC8">
          <w:rPr>
            <w:rFonts w:ascii="Times New Roman" w:hAnsi="Times New Roman"/>
            <w:sz w:val="24"/>
            <w:szCs w:val="24"/>
          </w:rPr>
          <w:t xml:space="preserve"> bit too much for tourists slugging around </w:t>
        </w:r>
      </w:ins>
      <w:ins w:id="7890" w:author="Britt Collins" w:date="2021-10-06T16:03:00Z">
        <w:r w:rsidR="00E7538E">
          <w:rPr>
            <w:rFonts w:ascii="Times New Roman" w:hAnsi="Times New Roman"/>
            <w:sz w:val="24"/>
            <w:szCs w:val="24"/>
          </w:rPr>
          <w:t>two</w:t>
        </w:r>
      </w:ins>
      <w:ins w:id="7891" w:author="Britt Collins" w:date="2021-09-30T14:58:00Z">
        <w:r w:rsidR="006F31F6" w:rsidRPr="000B0CC8">
          <w:rPr>
            <w:rFonts w:ascii="Times New Roman" w:hAnsi="Times New Roman"/>
            <w:sz w:val="24"/>
            <w:szCs w:val="24"/>
          </w:rPr>
          <w:t xml:space="preserve"> weeks of holiday luggage. The premises looked more like a scrapyard than a vehicle hire company. We tried to locate the office. Seeing a raft of colourfully graffitied camper vans confirmed the correct location. Wicked Campers, like many old </w:t>
        </w:r>
        <w:r w:rsidR="006F31F6" w:rsidRPr="000B0CC8">
          <w:rPr>
            <w:rFonts w:ascii="Times New Roman" w:hAnsi="Times New Roman"/>
            <w:sz w:val="24"/>
            <w:szCs w:val="24"/>
          </w:rPr>
          <w:lastRenderedPageBreak/>
          <w:t>vehicle hire companies, lacked hygiene standards. The maintenance staff wore grease and chip fat on their exposed skin. They were helpful, escorting us to the sales office.</w:t>
        </w:r>
      </w:ins>
    </w:p>
    <w:p w14:paraId="5A583D9B" w14:textId="77777777" w:rsidR="00E7538E" w:rsidRDefault="006F31F6" w:rsidP="00E7538E">
      <w:pPr>
        <w:spacing w:line="480" w:lineRule="auto"/>
        <w:ind w:left="-5" w:right="15" w:firstLine="725"/>
        <w:rPr>
          <w:ins w:id="7892" w:author="Britt Collins" w:date="2021-10-06T16:05:00Z"/>
          <w:rFonts w:ascii="Times New Roman" w:hAnsi="Times New Roman"/>
          <w:sz w:val="24"/>
          <w:szCs w:val="24"/>
        </w:rPr>
      </w:pPr>
      <w:ins w:id="7893" w:author="Britt Collins" w:date="2021-09-30T14:58:00Z">
        <w:r w:rsidRPr="000B0CC8">
          <w:rPr>
            <w:rFonts w:ascii="Times New Roman" w:hAnsi="Times New Roman"/>
            <w:sz w:val="24"/>
            <w:szCs w:val="24"/>
          </w:rPr>
          <w:t xml:space="preserve">The main hangar contained a raft of vans up on blocks, presumably requiring a lot of repair work. Hopefully our van wouldn't need any attention for the entirety of the road trip. We signed paperwork and returned back to the forecourt. </w:t>
        </w:r>
      </w:ins>
    </w:p>
    <w:p w14:paraId="02E590F0" w14:textId="77777777" w:rsidR="00E7538E" w:rsidRDefault="00E7538E" w:rsidP="00E7538E">
      <w:pPr>
        <w:spacing w:line="480" w:lineRule="auto"/>
        <w:ind w:left="-5" w:right="15" w:firstLine="725"/>
        <w:rPr>
          <w:ins w:id="7894" w:author="Britt Collins" w:date="2021-10-06T16:05:00Z"/>
          <w:rFonts w:ascii="Times New Roman" w:hAnsi="Times New Roman"/>
          <w:sz w:val="24"/>
          <w:szCs w:val="24"/>
        </w:rPr>
      </w:pPr>
      <w:ins w:id="7895" w:author="Britt Collins" w:date="2021-10-06T16:05:00Z">
        <w:r>
          <w:rPr>
            <w:rFonts w:ascii="Times New Roman" w:hAnsi="Times New Roman"/>
            <w:sz w:val="24"/>
            <w:szCs w:val="24"/>
          </w:rPr>
          <w:t>“</w:t>
        </w:r>
      </w:ins>
      <w:ins w:id="7896" w:author="Britt Collins" w:date="2021-09-30T14:58:00Z">
        <w:r w:rsidR="006F31F6" w:rsidRPr="000B0CC8">
          <w:rPr>
            <w:rFonts w:ascii="Times New Roman" w:hAnsi="Times New Roman"/>
            <w:sz w:val="24"/>
            <w:szCs w:val="24"/>
          </w:rPr>
          <w:t>Right, this is yours,</w:t>
        </w:r>
      </w:ins>
      <w:ins w:id="7897" w:author="Britt Collins" w:date="2021-10-06T16:05:00Z">
        <w:r>
          <w:rPr>
            <w:rFonts w:ascii="Times New Roman" w:hAnsi="Times New Roman"/>
            <w:sz w:val="24"/>
            <w:szCs w:val="24"/>
          </w:rPr>
          <w:t>”</w:t>
        </w:r>
      </w:ins>
      <w:ins w:id="7898" w:author="Britt Collins" w:date="2021-09-30T14:58:00Z">
        <w:r w:rsidR="006F31F6" w:rsidRPr="000B0CC8">
          <w:rPr>
            <w:rFonts w:ascii="Times New Roman" w:hAnsi="Times New Roman"/>
            <w:sz w:val="24"/>
            <w:szCs w:val="24"/>
          </w:rPr>
          <w:t xml:space="preserve"> a representative said. </w:t>
        </w:r>
      </w:ins>
    </w:p>
    <w:p w14:paraId="5778E0DB" w14:textId="753D4C7B" w:rsidR="006F31F6" w:rsidRPr="000B0CC8" w:rsidRDefault="006F31F6">
      <w:pPr>
        <w:spacing w:line="480" w:lineRule="auto"/>
        <w:ind w:left="-5" w:right="15" w:firstLine="725"/>
        <w:rPr>
          <w:ins w:id="7899" w:author="Britt Collins" w:date="2021-09-30T14:58:00Z"/>
          <w:rFonts w:ascii="Times New Roman" w:hAnsi="Times New Roman"/>
          <w:sz w:val="24"/>
          <w:szCs w:val="24"/>
        </w:rPr>
        <w:pPrChange w:id="7900" w:author="Britt Collins" w:date="2021-10-06T16:05:00Z">
          <w:pPr>
            <w:ind w:left="-5" w:right="15"/>
          </w:pPr>
        </w:pPrChange>
      </w:pPr>
      <w:ins w:id="7901" w:author="Britt Collins" w:date="2021-09-30T14:58:00Z">
        <w:r w:rsidRPr="000B0CC8">
          <w:rPr>
            <w:rFonts w:ascii="Times New Roman" w:hAnsi="Times New Roman"/>
            <w:sz w:val="24"/>
            <w:szCs w:val="24"/>
          </w:rPr>
          <w:t>I looked at the vehicle, crossed my arms and stared. It was a Mitsubishi, not any Mitsubishi, a turbo</w:t>
        </w:r>
      </w:ins>
      <w:ins w:id="7902" w:author="Britt Collins" w:date="2021-10-06T16:05:00Z">
        <w:r w:rsidR="00E7538E">
          <w:rPr>
            <w:rFonts w:ascii="Times New Roman" w:hAnsi="Times New Roman"/>
            <w:sz w:val="24"/>
            <w:szCs w:val="24"/>
          </w:rPr>
          <w:t>-</w:t>
        </w:r>
      </w:ins>
      <w:ins w:id="7903" w:author="Britt Collins" w:date="2021-09-30T14:58:00Z">
        <w:r w:rsidRPr="000B0CC8">
          <w:rPr>
            <w:rFonts w:ascii="Times New Roman" w:hAnsi="Times New Roman"/>
            <w:sz w:val="24"/>
            <w:szCs w:val="24"/>
          </w:rPr>
          <w:t xml:space="preserve">diesel 4x4 van called Delica. It was tall, thin, feminine and emblazoned with tasteless graffiti. The representative provided us with documentation. </w:t>
        </w:r>
      </w:ins>
      <w:ins w:id="7904" w:author="Britt Collins" w:date="2021-10-06T16:06:00Z">
        <w:r w:rsidR="00E7538E">
          <w:rPr>
            <w:rFonts w:ascii="Times New Roman" w:hAnsi="Times New Roman"/>
            <w:sz w:val="24"/>
            <w:szCs w:val="24"/>
          </w:rPr>
          <w:t>“</w:t>
        </w:r>
      </w:ins>
      <w:ins w:id="7905" w:author="Britt Collins" w:date="2021-09-30T14:58:00Z">
        <w:r w:rsidRPr="000B0CC8">
          <w:rPr>
            <w:rFonts w:ascii="Times New Roman" w:hAnsi="Times New Roman"/>
            <w:sz w:val="24"/>
            <w:szCs w:val="24"/>
          </w:rPr>
          <w:t>Remember, it’s a diesel. Make sure the glow plug light goes out before you turn the ignition.</w:t>
        </w:r>
      </w:ins>
      <w:ins w:id="7906" w:author="Britt Collins" w:date="2021-10-06T16:06:00Z">
        <w:r w:rsidR="00E7538E">
          <w:rPr>
            <w:rFonts w:ascii="Times New Roman" w:hAnsi="Times New Roman"/>
            <w:sz w:val="24"/>
            <w:szCs w:val="24"/>
          </w:rPr>
          <w:t>”</w:t>
        </w:r>
      </w:ins>
      <w:ins w:id="7907" w:author="Britt Collins" w:date="2021-09-30T14:58:00Z">
        <w:r w:rsidRPr="000B0CC8">
          <w:rPr>
            <w:rFonts w:ascii="Times New Roman" w:hAnsi="Times New Roman"/>
            <w:sz w:val="24"/>
            <w:szCs w:val="24"/>
          </w:rPr>
          <w:t xml:space="preserve"> Wise words. We were </w:t>
        </w:r>
      </w:ins>
      <w:ins w:id="7908" w:author="Britt Collins" w:date="2021-10-06T16:06:00Z">
        <w:r w:rsidR="00E7538E">
          <w:rPr>
            <w:rFonts w:ascii="Times New Roman" w:hAnsi="Times New Roman"/>
            <w:sz w:val="24"/>
            <w:szCs w:val="24"/>
          </w:rPr>
          <w:t xml:space="preserve">soon </w:t>
        </w:r>
      </w:ins>
      <w:ins w:id="7909" w:author="Britt Collins" w:date="2021-09-30T14:58:00Z">
        <w:r w:rsidRPr="000B0CC8">
          <w:rPr>
            <w:rFonts w:ascii="Times New Roman" w:hAnsi="Times New Roman"/>
            <w:sz w:val="24"/>
            <w:szCs w:val="24"/>
          </w:rPr>
          <w:t>to find out the Delica didn't like cold mornings.</w:t>
        </w:r>
      </w:ins>
    </w:p>
    <w:p w14:paraId="53570A6C" w14:textId="7ECC4A29" w:rsidR="006F31F6" w:rsidRPr="000B0CC8" w:rsidRDefault="00890C70">
      <w:pPr>
        <w:spacing w:after="17" w:line="480" w:lineRule="auto"/>
        <w:ind w:left="-5" w:right="15" w:firstLine="725"/>
        <w:rPr>
          <w:ins w:id="7910" w:author="Britt Collins" w:date="2021-09-30T14:58:00Z"/>
          <w:rFonts w:ascii="Times New Roman" w:hAnsi="Times New Roman"/>
          <w:sz w:val="24"/>
          <w:szCs w:val="24"/>
        </w:rPr>
        <w:pPrChange w:id="7911" w:author="Britt Collins" w:date="2021-10-06T16:06:00Z">
          <w:pPr>
            <w:spacing w:after="17"/>
            <w:ind w:left="-5" w:right="15"/>
          </w:pPr>
        </w:pPrChange>
      </w:pPr>
      <w:ins w:id="7912" w:author="Britt Collins" w:date="2021-10-06T16:45:00Z">
        <w:r>
          <w:rPr>
            <w:rFonts w:ascii="Times New Roman" w:hAnsi="Times New Roman"/>
            <w:sz w:val="24"/>
            <w:szCs w:val="24"/>
          </w:rPr>
          <w:t>The three of us</w:t>
        </w:r>
      </w:ins>
      <w:ins w:id="7913" w:author="Britt Collins" w:date="2021-09-30T14:58:00Z">
        <w:r w:rsidR="006F31F6" w:rsidRPr="000B0CC8">
          <w:rPr>
            <w:rFonts w:ascii="Times New Roman" w:hAnsi="Times New Roman"/>
            <w:sz w:val="24"/>
            <w:szCs w:val="24"/>
          </w:rPr>
          <w:t xml:space="preserve"> shared the burden</w:t>
        </w:r>
      </w:ins>
      <w:ins w:id="7914" w:author="Britt Collins" w:date="2021-10-06T16:06:00Z">
        <w:r w:rsidR="00E7538E">
          <w:rPr>
            <w:rFonts w:ascii="Times New Roman" w:hAnsi="Times New Roman"/>
            <w:sz w:val="24"/>
            <w:szCs w:val="24"/>
          </w:rPr>
          <w:t xml:space="preserve"> and </w:t>
        </w:r>
      </w:ins>
      <w:ins w:id="7915" w:author="Britt Collins" w:date="2021-09-30T14:58:00Z">
        <w:r w:rsidR="006F31F6" w:rsidRPr="000B0CC8">
          <w:rPr>
            <w:rFonts w:ascii="Times New Roman" w:hAnsi="Times New Roman"/>
            <w:sz w:val="24"/>
            <w:szCs w:val="24"/>
          </w:rPr>
          <w:t>pleasure of driving. Our whistle-stop tour began at</w:t>
        </w:r>
      </w:ins>
    </w:p>
    <w:p w14:paraId="4D37BB68" w14:textId="30EE332F" w:rsidR="006F31F6" w:rsidRPr="000B0CC8" w:rsidRDefault="006F31F6">
      <w:pPr>
        <w:spacing w:line="480" w:lineRule="auto"/>
        <w:ind w:left="-5" w:right="15"/>
        <w:rPr>
          <w:ins w:id="7916" w:author="Britt Collins" w:date="2021-09-30T14:58:00Z"/>
          <w:rFonts w:ascii="Times New Roman" w:hAnsi="Times New Roman"/>
          <w:sz w:val="24"/>
          <w:szCs w:val="24"/>
        </w:rPr>
        <w:pPrChange w:id="7917" w:author="Britt Collins" w:date="2021-09-30T15:06:00Z">
          <w:pPr>
            <w:ind w:left="-5" w:right="15"/>
          </w:pPr>
        </w:pPrChange>
      </w:pPr>
      <w:ins w:id="7918" w:author="Britt Collins" w:date="2021-09-30T14:58:00Z">
        <w:r w:rsidRPr="000B0CC8">
          <w:rPr>
            <w:rFonts w:ascii="Times New Roman" w:hAnsi="Times New Roman"/>
            <w:sz w:val="24"/>
            <w:szCs w:val="24"/>
          </w:rPr>
          <w:t xml:space="preserve">Kimberley Klub YHA. We made our way south to a number of nice little campsites including Captain Bert Madigan Park. Most of the campsites offered red sands, outdoor shared BBQs and an array of large creepy crawlies. Karijini </w:t>
        </w:r>
      </w:ins>
      <w:ins w:id="7919" w:author="Britt Collins" w:date="2021-10-06T16:45:00Z">
        <w:r w:rsidR="00890C70">
          <w:rPr>
            <w:rFonts w:ascii="Times New Roman" w:hAnsi="Times New Roman"/>
            <w:sz w:val="24"/>
            <w:szCs w:val="24"/>
          </w:rPr>
          <w:t xml:space="preserve">National </w:t>
        </w:r>
      </w:ins>
      <w:ins w:id="7920" w:author="Britt Collins" w:date="2021-09-30T14:58:00Z">
        <w:r w:rsidRPr="000B0CC8">
          <w:rPr>
            <w:rFonts w:ascii="Times New Roman" w:hAnsi="Times New Roman"/>
            <w:sz w:val="24"/>
            <w:szCs w:val="24"/>
          </w:rPr>
          <w:t>Park</w:t>
        </w:r>
      </w:ins>
      <w:ins w:id="7921" w:author="Britt Collins" w:date="2021-10-06T16:47:00Z">
        <w:r w:rsidR="00890C70" w:rsidRPr="00890C70">
          <w:rPr>
            <w:rFonts w:ascii="Times New Roman" w:hAnsi="Times New Roman"/>
            <w:b/>
            <w:sz w:val="24"/>
            <w:szCs w:val="24"/>
            <w:rPrChange w:id="7922" w:author="Britt Collins" w:date="2021-10-06T16:48:00Z">
              <w:rPr>
                <w:rFonts w:ascii="Times New Roman" w:hAnsi="Times New Roman"/>
                <w:sz w:val="24"/>
                <w:szCs w:val="24"/>
              </w:rPr>
            </w:rPrChange>
          </w:rPr>
          <w:t>, one of the most pristine parks in Western Australia,</w:t>
        </w:r>
      </w:ins>
      <w:ins w:id="7923" w:author="Britt Collins" w:date="2021-09-30T14:58:00Z">
        <w:r w:rsidRPr="00890C70">
          <w:rPr>
            <w:rFonts w:ascii="Times New Roman" w:hAnsi="Times New Roman"/>
            <w:b/>
            <w:sz w:val="24"/>
            <w:szCs w:val="24"/>
            <w:rPrChange w:id="7924" w:author="Britt Collins" w:date="2021-10-06T16:48:00Z">
              <w:rPr>
                <w:rFonts w:ascii="Times New Roman" w:hAnsi="Times New Roman"/>
                <w:sz w:val="24"/>
                <w:szCs w:val="24"/>
              </w:rPr>
            </w:rPrChange>
          </w:rPr>
          <w:t xml:space="preserve"> </w:t>
        </w:r>
      </w:ins>
      <w:ins w:id="7925" w:author="Britt Collins" w:date="2021-10-06T16:48:00Z">
        <w:r w:rsidR="00890C70" w:rsidRPr="00890C70">
          <w:rPr>
            <w:rFonts w:ascii="Times New Roman" w:hAnsi="Times New Roman"/>
            <w:b/>
            <w:sz w:val="24"/>
            <w:szCs w:val="24"/>
            <w:rPrChange w:id="7926" w:author="Britt Collins" w:date="2021-10-06T16:48:00Z">
              <w:rPr>
                <w:rFonts w:ascii="Times New Roman" w:hAnsi="Times New Roman"/>
                <w:sz w:val="24"/>
                <w:szCs w:val="24"/>
              </w:rPr>
            </w:rPrChange>
          </w:rPr>
          <w:t>was truly in the middle of nowhere</w:t>
        </w:r>
        <w:r w:rsidR="00890C70">
          <w:rPr>
            <w:rFonts w:ascii="Times New Roman" w:hAnsi="Times New Roman"/>
            <w:b/>
            <w:sz w:val="24"/>
            <w:szCs w:val="24"/>
          </w:rPr>
          <w:t>, the nearest city</w:t>
        </w:r>
      </w:ins>
      <w:ins w:id="7927" w:author="Britt Collins" w:date="2021-10-06T16:49:00Z">
        <w:r w:rsidR="00890C70">
          <w:rPr>
            <w:rFonts w:ascii="Times New Roman" w:hAnsi="Times New Roman"/>
            <w:b/>
            <w:sz w:val="24"/>
            <w:szCs w:val="24"/>
          </w:rPr>
          <w:t>, Perth,</w:t>
        </w:r>
      </w:ins>
      <w:ins w:id="7928" w:author="Britt Collins" w:date="2021-10-06T16:48:00Z">
        <w:r w:rsidR="00890C70">
          <w:rPr>
            <w:rFonts w:ascii="Times New Roman" w:hAnsi="Times New Roman"/>
            <w:b/>
            <w:sz w:val="24"/>
            <w:szCs w:val="24"/>
          </w:rPr>
          <w:t xml:space="preserve"> </w:t>
        </w:r>
      </w:ins>
      <w:ins w:id="7929" w:author="Britt Collins" w:date="2021-10-06T16:49:00Z">
        <w:r w:rsidR="00890C70">
          <w:rPr>
            <w:rFonts w:ascii="Times New Roman" w:hAnsi="Times New Roman"/>
            <w:b/>
            <w:sz w:val="24"/>
            <w:szCs w:val="24"/>
          </w:rPr>
          <w:t>800 miles away,</w:t>
        </w:r>
      </w:ins>
      <w:ins w:id="7930" w:author="Britt Collins" w:date="2021-10-06T16:48:00Z">
        <w:r w:rsidR="00890C70">
          <w:rPr>
            <w:rFonts w:ascii="Times New Roman" w:hAnsi="Times New Roman"/>
            <w:sz w:val="24"/>
            <w:szCs w:val="24"/>
          </w:rPr>
          <w:t xml:space="preserve"> and </w:t>
        </w:r>
      </w:ins>
      <w:ins w:id="7931" w:author="Britt Collins" w:date="2021-09-30T14:58:00Z">
        <w:r w:rsidRPr="000B0CC8">
          <w:rPr>
            <w:rFonts w:ascii="Times New Roman" w:hAnsi="Times New Roman"/>
            <w:sz w:val="24"/>
            <w:szCs w:val="24"/>
          </w:rPr>
          <w:t>featured a corrugated track. Speed and a firm grip on the steering wheel allowed us to glide across the small, evenly spaced bumps. The canyons at Karojoni Park were shallow</w:t>
        </w:r>
      </w:ins>
      <w:ins w:id="7932" w:author="Britt Collins" w:date="2021-10-06T16:07:00Z">
        <w:r w:rsidR="00E7538E">
          <w:rPr>
            <w:rFonts w:ascii="Times New Roman" w:hAnsi="Times New Roman"/>
            <w:sz w:val="24"/>
            <w:szCs w:val="24"/>
          </w:rPr>
          <w:t xml:space="preserve"> and</w:t>
        </w:r>
      </w:ins>
      <w:ins w:id="7933" w:author="Britt Collins" w:date="2021-09-30T14:58:00Z">
        <w:r w:rsidRPr="000B0CC8">
          <w:rPr>
            <w:rFonts w:ascii="Times New Roman" w:hAnsi="Times New Roman"/>
            <w:sz w:val="24"/>
            <w:szCs w:val="24"/>
          </w:rPr>
          <w:t xml:space="preserve"> lush. Their small pools were perfect environments for snakes. </w:t>
        </w:r>
      </w:ins>
      <w:ins w:id="7934" w:author="Britt Collins" w:date="2021-10-06T16:45:00Z">
        <w:r w:rsidR="00890C70">
          <w:rPr>
            <w:rFonts w:ascii="Times New Roman" w:hAnsi="Times New Roman"/>
            <w:sz w:val="24"/>
            <w:szCs w:val="24"/>
          </w:rPr>
          <w:t>We</w:t>
        </w:r>
      </w:ins>
      <w:ins w:id="7935" w:author="Britt Collins" w:date="2021-09-30T14:58:00Z">
        <w:r w:rsidRPr="000B0CC8">
          <w:rPr>
            <w:rFonts w:ascii="Times New Roman" w:hAnsi="Times New Roman"/>
            <w:sz w:val="24"/>
            <w:szCs w:val="24"/>
          </w:rPr>
          <w:t xml:space="preserve"> encountered our first, the </w:t>
        </w:r>
      </w:ins>
      <w:ins w:id="7936" w:author="Britt Collins" w:date="2021-10-06T16:09:00Z">
        <w:r w:rsidR="00E7538E">
          <w:rPr>
            <w:rFonts w:ascii="Times New Roman" w:hAnsi="Times New Roman"/>
            <w:sz w:val="24"/>
            <w:szCs w:val="24"/>
          </w:rPr>
          <w:t>m</w:t>
        </w:r>
      </w:ins>
      <w:ins w:id="7937" w:author="Britt Collins" w:date="2021-09-30T14:58:00Z">
        <w:r w:rsidRPr="000B0CC8">
          <w:rPr>
            <w:rFonts w:ascii="Times New Roman" w:hAnsi="Times New Roman"/>
            <w:sz w:val="24"/>
            <w:szCs w:val="24"/>
          </w:rPr>
          <w:t xml:space="preserve">ulga </w:t>
        </w:r>
      </w:ins>
      <w:ins w:id="7938" w:author="Britt Collins" w:date="2021-10-06T16:09:00Z">
        <w:r w:rsidR="00E7538E">
          <w:rPr>
            <w:rFonts w:ascii="Times New Roman" w:hAnsi="Times New Roman"/>
            <w:sz w:val="24"/>
            <w:szCs w:val="24"/>
          </w:rPr>
          <w:t>s</w:t>
        </w:r>
      </w:ins>
      <w:ins w:id="7939" w:author="Britt Collins" w:date="2021-09-30T14:58:00Z">
        <w:r w:rsidRPr="000B0CC8">
          <w:rPr>
            <w:rFonts w:ascii="Times New Roman" w:hAnsi="Times New Roman"/>
            <w:sz w:val="24"/>
            <w:szCs w:val="24"/>
          </w:rPr>
          <w:t>nake</w:t>
        </w:r>
      </w:ins>
      <w:ins w:id="7940" w:author="Britt Collins" w:date="2021-10-06T16:07:00Z">
        <w:r w:rsidR="00E7538E">
          <w:rPr>
            <w:rFonts w:ascii="Times New Roman" w:hAnsi="Times New Roman"/>
            <w:sz w:val="24"/>
            <w:szCs w:val="24"/>
          </w:rPr>
          <w:t xml:space="preserve">, </w:t>
        </w:r>
      </w:ins>
      <w:ins w:id="7941" w:author="Britt Collins" w:date="2021-10-06T16:12:00Z">
        <w:r w:rsidR="00E7538E">
          <w:rPr>
            <w:rFonts w:ascii="Times New Roman" w:hAnsi="Times New Roman"/>
            <w:sz w:val="24"/>
            <w:szCs w:val="24"/>
          </w:rPr>
          <w:t>one of Australia’s</w:t>
        </w:r>
      </w:ins>
      <w:ins w:id="7942" w:author="Britt Collins" w:date="2021-09-30T14:58:00Z">
        <w:r w:rsidRPr="000B0CC8">
          <w:rPr>
            <w:rFonts w:ascii="Times New Roman" w:hAnsi="Times New Roman"/>
            <w:sz w:val="24"/>
            <w:szCs w:val="24"/>
          </w:rPr>
          <w:t xml:space="preserve"> largest</w:t>
        </w:r>
      </w:ins>
      <w:ins w:id="7943" w:author="Britt Collins" w:date="2021-10-06T16:12:00Z">
        <w:r w:rsidR="00E7538E">
          <w:rPr>
            <w:rFonts w:ascii="Times New Roman" w:hAnsi="Times New Roman"/>
            <w:sz w:val="24"/>
            <w:szCs w:val="24"/>
          </w:rPr>
          <w:t xml:space="preserve"> and deadliest</w:t>
        </w:r>
      </w:ins>
      <w:ins w:id="7944" w:author="Britt Collins" w:date="2021-09-30T14:58:00Z">
        <w:r w:rsidRPr="000B0CC8">
          <w:rPr>
            <w:rFonts w:ascii="Times New Roman" w:hAnsi="Times New Roman"/>
            <w:sz w:val="24"/>
            <w:szCs w:val="24"/>
          </w:rPr>
          <w:t xml:space="preserve"> snake</w:t>
        </w:r>
      </w:ins>
      <w:ins w:id="7945" w:author="Britt Collins" w:date="2021-10-06T16:13:00Z">
        <w:r w:rsidR="00E7538E">
          <w:rPr>
            <w:rFonts w:ascii="Times New Roman" w:hAnsi="Times New Roman"/>
            <w:sz w:val="24"/>
            <w:szCs w:val="24"/>
          </w:rPr>
          <w:t>s</w:t>
        </w:r>
      </w:ins>
      <w:ins w:id="7946" w:author="Britt Collins" w:date="2021-09-30T14:58:00Z">
        <w:r w:rsidRPr="000B0CC8">
          <w:rPr>
            <w:rFonts w:ascii="Times New Roman" w:hAnsi="Times New Roman"/>
            <w:sz w:val="24"/>
            <w:szCs w:val="24"/>
          </w:rPr>
          <w:t xml:space="preserve">. The </w:t>
        </w:r>
      </w:ins>
      <w:ins w:id="7947" w:author="Britt Collins" w:date="2021-10-06T16:14:00Z">
        <w:r w:rsidR="00E7538E">
          <w:rPr>
            <w:rFonts w:ascii="Times New Roman" w:hAnsi="Times New Roman"/>
            <w:sz w:val="24"/>
            <w:szCs w:val="24"/>
          </w:rPr>
          <w:t xml:space="preserve">spotted brown </w:t>
        </w:r>
      </w:ins>
      <w:ins w:id="7948" w:author="Britt Collins" w:date="2021-10-06T16:09:00Z">
        <w:r w:rsidR="00E7538E">
          <w:rPr>
            <w:rFonts w:ascii="Times New Roman" w:hAnsi="Times New Roman"/>
            <w:sz w:val="24"/>
            <w:szCs w:val="24"/>
          </w:rPr>
          <w:t>m</w:t>
        </w:r>
      </w:ins>
      <w:ins w:id="7949" w:author="Britt Collins" w:date="2021-09-30T14:58:00Z">
        <w:r w:rsidRPr="000B0CC8">
          <w:rPr>
            <w:rFonts w:ascii="Times New Roman" w:hAnsi="Times New Roman"/>
            <w:sz w:val="24"/>
            <w:szCs w:val="24"/>
          </w:rPr>
          <w:t xml:space="preserve">ulga lay between us and our path out of the canyon. It was a standoff. Using a large stick and a lot of arm waving, we spooked the snake to retreat. It slithered </w:t>
        </w:r>
      </w:ins>
      <w:ins w:id="7950" w:author="Britt Collins" w:date="2021-10-06T16:07:00Z">
        <w:r w:rsidR="00E7538E">
          <w:rPr>
            <w:rFonts w:ascii="Times New Roman" w:hAnsi="Times New Roman"/>
            <w:sz w:val="24"/>
            <w:szCs w:val="24"/>
          </w:rPr>
          <w:t>away</w:t>
        </w:r>
      </w:ins>
      <w:ins w:id="7951" w:author="Britt Collins" w:date="2021-09-30T14:58:00Z">
        <w:r w:rsidRPr="000B0CC8">
          <w:rPr>
            <w:rFonts w:ascii="Times New Roman" w:hAnsi="Times New Roman"/>
            <w:sz w:val="24"/>
            <w:szCs w:val="24"/>
          </w:rPr>
          <w:t xml:space="preserve"> speedily.</w:t>
        </w:r>
      </w:ins>
    </w:p>
    <w:p w14:paraId="6E1D6D61" w14:textId="579646C5" w:rsidR="006F31F6" w:rsidRPr="000B0CC8" w:rsidRDefault="006F31F6">
      <w:pPr>
        <w:spacing w:line="480" w:lineRule="auto"/>
        <w:ind w:left="-5" w:right="15" w:firstLine="725"/>
        <w:rPr>
          <w:ins w:id="7952" w:author="Britt Collins" w:date="2021-09-30T14:58:00Z"/>
          <w:rFonts w:ascii="Times New Roman" w:hAnsi="Times New Roman"/>
          <w:sz w:val="24"/>
          <w:szCs w:val="24"/>
        </w:rPr>
        <w:pPrChange w:id="7953" w:author="Britt Collins" w:date="2021-10-06T16:14:00Z">
          <w:pPr>
            <w:ind w:left="-5" w:right="15"/>
          </w:pPr>
        </w:pPrChange>
      </w:pPr>
      <w:ins w:id="7954" w:author="Britt Collins" w:date="2021-09-30T14:58:00Z">
        <w:r w:rsidRPr="000B0CC8">
          <w:rPr>
            <w:rFonts w:ascii="Times New Roman" w:hAnsi="Times New Roman"/>
            <w:sz w:val="24"/>
            <w:szCs w:val="24"/>
          </w:rPr>
          <w:t xml:space="preserve">Finding a place to sleep in Karijini National Park was pretty straightforward. Keep off the corrugated road. When darkness set in and dinnertime approached, we took out the torches and opened the Mitsubishi boot. It was like the Tardis, given the compact size of the van, it had a lot of interior space. A small gas canister was located in the boot. There was also a stove and an Esky (cool box). The contents </w:t>
        </w:r>
        <w:r w:rsidRPr="000B0CC8">
          <w:rPr>
            <w:rFonts w:ascii="Times New Roman" w:hAnsi="Times New Roman"/>
            <w:sz w:val="24"/>
            <w:szCs w:val="24"/>
          </w:rPr>
          <w:lastRenderedPageBreak/>
          <w:t>of the Esky was kept cold with a mixture of frozen foods and bagged ice. Using the gas stove, Kris prepared a tasty vegan dinner. Penne pasta with spinach and a creamy sauce. We enjoyed eating our meal in the serenity of our roadside location. There was no road noise and no light pollution. We relaxed with beer in hand and fold</w:t>
        </w:r>
      </w:ins>
      <w:ins w:id="7955" w:author="Britt Collins" w:date="2021-10-06T16:14:00Z">
        <w:r w:rsidR="00E7538E">
          <w:rPr>
            <w:rFonts w:ascii="Times New Roman" w:hAnsi="Times New Roman"/>
            <w:sz w:val="24"/>
            <w:szCs w:val="24"/>
          </w:rPr>
          <w:t>-</w:t>
        </w:r>
      </w:ins>
      <w:ins w:id="7956" w:author="Britt Collins" w:date="2021-09-30T14:58:00Z">
        <w:r w:rsidRPr="000B0CC8">
          <w:rPr>
            <w:rFonts w:ascii="Times New Roman" w:hAnsi="Times New Roman"/>
            <w:sz w:val="24"/>
            <w:szCs w:val="24"/>
          </w:rPr>
          <w:t>up chairs beneath our bottoms. When bed time beckoned, Matthew and Kris reorganised the interior of the van to unshackle the fold</w:t>
        </w:r>
      </w:ins>
      <w:ins w:id="7957" w:author="Britt Collins" w:date="2021-10-06T16:15:00Z">
        <w:r w:rsidR="00E7538E">
          <w:rPr>
            <w:rFonts w:ascii="Times New Roman" w:hAnsi="Times New Roman"/>
            <w:sz w:val="24"/>
            <w:szCs w:val="24"/>
          </w:rPr>
          <w:t>-</w:t>
        </w:r>
      </w:ins>
      <w:ins w:id="7958" w:author="Britt Collins" w:date="2021-09-30T14:58:00Z">
        <w:r w:rsidRPr="000B0CC8">
          <w:rPr>
            <w:rFonts w:ascii="Times New Roman" w:hAnsi="Times New Roman"/>
            <w:sz w:val="24"/>
            <w:szCs w:val="24"/>
          </w:rPr>
          <w:t xml:space="preserve">down bed. Their sleeping quarters were secure, out of the elements and supported by a lovely mattress. My tent, borrowed from Andy, had the essentials: A canvas roof and a thin foam mat. Given the dark and silent environment, </w:t>
        </w:r>
      </w:ins>
      <w:ins w:id="7959" w:author="Britt Collins" w:date="2021-10-06T16:15:00Z">
        <w:r w:rsidR="00E7538E">
          <w:rPr>
            <w:rFonts w:ascii="Times New Roman" w:hAnsi="Times New Roman"/>
            <w:sz w:val="24"/>
            <w:szCs w:val="24"/>
          </w:rPr>
          <w:t>leav</w:t>
        </w:r>
      </w:ins>
      <w:ins w:id="7960" w:author="Britt Collins" w:date="2021-09-30T14:58:00Z">
        <w:r w:rsidRPr="000B0CC8">
          <w:rPr>
            <w:rFonts w:ascii="Times New Roman" w:hAnsi="Times New Roman"/>
            <w:sz w:val="24"/>
            <w:szCs w:val="24"/>
          </w:rPr>
          <w:t xml:space="preserve">ing the tent at night for the call of nature felt scary. Having a spotlight angled at my feet, walking in an unfamiliar area. There was every chance I was going to get lost, eaten or </w:t>
        </w:r>
      </w:ins>
      <w:ins w:id="7961" w:author="Britt Collins" w:date="2021-10-06T16:15:00Z">
        <w:r w:rsidR="00E7538E">
          <w:rPr>
            <w:rFonts w:ascii="Times New Roman" w:hAnsi="Times New Roman"/>
            <w:sz w:val="24"/>
            <w:szCs w:val="24"/>
          </w:rPr>
          <w:t>pisse</w:t>
        </w:r>
      </w:ins>
      <w:ins w:id="7962" w:author="Britt Collins" w:date="2021-09-30T14:58:00Z">
        <w:r w:rsidRPr="000B0CC8">
          <w:rPr>
            <w:rFonts w:ascii="Times New Roman" w:hAnsi="Times New Roman"/>
            <w:sz w:val="24"/>
            <w:szCs w:val="24"/>
          </w:rPr>
          <w:t xml:space="preserve">d on by me if my bladder couldn't hold. While trying to </w:t>
        </w:r>
      </w:ins>
      <w:ins w:id="7963" w:author="Britt Collins" w:date="2021-10-06T16:16:00Z">
        <w:r w:rsidR="00E7538E">
          <w:rPr>
            <w:rFonts w:ascii="Times New Roman" w:hAnsi="Times New Roman"/>
            <w:sz w:val="24"/>
            <w:szCs w:val="24"/>
          </w:rPr>
          <w:t>sleep</w:t>
        </w:r>
      </w:ins>
      <w:ins w:id="7964" w:author="Britt Collins" w:date="2021-09-30T14:58:00Z">
        <w:r w:rsidRPr="000B0CC8">
          <w:rPr>
            <w:rFonts w:ascii="Times New Roman" w:hAnsi="Times New Roman"/>
            <w:sz w:val="24"/>
            <w:szCs w:val="24"/>
          </w:rPr>
          <w:t>, I heard the unfamiliar sounds of Australian outback. With my heart racing, headtorch flashing and back breaking (moist red sand is as forgiving as concrete)</w:t>
        </w:r>
      </w:ins>
      <w:ins w:id="7965" w:author="Britt Collins" w:date="2021-10-06T16:16:00Z">
        <w:r w:rsidR="00E7538E">
          <w:rPr>
            <w:rFonts w:ascii="Times New Roman" w:hAnsi="Times New Roman"/>
            <w:sz w:val="24"/>
            <w:szCs w:val="24"/>
          </w:rPr>
          <w:t>,</w:t>
        </w:r>
      </w:ins>
      <w:ins w:id="7966" w:author="Britt Collins" w:date="2021-09-30T14:58:00Z">
        <w:r w:rsidRPr="000B0CC8">
          <w:rPr>
            <w:rFonts w:ascii="Times New Roman" w:hAnsi="Times New Roman"/>
            <w:sz w:val="24"/>
            <w:szCs w:val="24"/>
          </w:rPr>
          <w:t xml:space="preserve"> I had a restless night’s sleep.</w:t>
        </w:r>
      </w:ins>
    </w:p>
    <w:p w14:paraId="79FA11F4" w14:textId="779DC26D" w:rsidR="006F31F6" w:rsidRPr="000B0CC8" w:rsidRDefault="006F31F6">
      <w:pPr>
        <w:spacing w:line="480" w:lineRule="auto"/>
        <w:ind w:left="-5" w:right="15" w:firstLine="725"/>
        <w:rPr>
          <w:ins w:id="7967" w:author="Britt Collins" w:date="2021-09-30T14:58:00Z"/>
          <w:rFonts w:ascii="Times New Roman" w:hAnsi="Times New Roman"/>
          <w:sz w:val="24"/>
          <w:szCs w:val="24"/>
        </w:rPr>
        <w:pPrChange w:id="7968" w:author="Britt Collins" w:date="2021-10-06T16:16:00Z">
          <w:pPr>
            <w:ind w:left="-5" w:right="15"/>
          </w:pPr>
        </w:pPrChange>
      </w:pPr>
      <w:ins w:id="7969" w:author="Britt Collins" w:date="2021-09-30T14:58:00Z">
        <w:r w:rsidRPr="000B0CC8">
          <w:rPr>
            <w:rFonts w:ascii="Times New Roman" w:hAnsi="Times New Roman"/>
            <w:sz w:val="24"/>
            <w:szCs w:val="24"/>
          </w:rPr>
          <w:t xml:space="preserve">The tent </w:t>
        </w:r>
      </w:ins>
      <w:ins w:id="7970" w:author="Britt Collins" w:date="2021-10-06T16:42:00Z">
        <w:r w:rsidR="00890C70">
          <w:rPr>
            <w:rFonts w:ascii="Times New Roman" w:hAnsi="Times New Roman"/>
            <w:sz w:val="24"/>
            <w:szCs w:val="24"/>
          </w:rPr>
          <w:t>was dusted in</w:t>
        </w:r>
      </w:ins>
      <w:ins w:id="7971" w:author="Britt Collins" w:date="2021-09-30T14:58:00Z">
        <w:r w:rsidRPr="000B0CC8">
          <w:rPr>
            <w:rFonts w:ascii="Times New Roman" w:hAnsi="Times New Roman"/>
            <w:sz w:val="24"/>
            <w:szCs w:val="24"/>
          </w:rPr>
          <w:t xml:space="preserve"> red soil by the next morning. For the love of cleaning, it could not be completely removed. It was blue skies in Karijini. The good weather conditions allowed for more driving routes to be accessed. The red muddy roads were now compacted, red sandy tracks. A different set of driving skills were required to exit the park. It was a challenge we relished. My spine and the contents of the van appreciated driving back on the tarmac of the sealed roads. With Kris as designated driver I was allowed to relax in the back seat. The scale of Australia was difficult for me to understand. To not see a vehicle for hours. </w:t>
        </w:r>
      </w:ins>
      <w:ins w:id="7972" w:author="Britt Collins" w:date="2021-10-06T16:50:00Z">
        <w:r w:rsidR="00890C70">
          <w:rPr>
            <w:rFonts w:ascii="Times New Roman" w:hAnsi="Times New Roman"/>
            <w:sz w:val="24"/>
            <w:szCs w:val="24"/>
          </w:rPr>
          <w:t>The</w:t>
        </w:r>
      </w:ins>
      <w:ins w:id="7973" w:author="Britt Collins" w:date="2021-09-30T14:58:00Z">
        <w:r w:rsidRPr="000B0CC8">
          <w:rPr>
            <w:rFonts w:ascii="Times New Roman" w:hAnsi="Times New Roman"/>
            <w:sz w:val="24"/>
            <w:szCs w:val="24"/>
          </w:rPr>
          <w:t xml:space="preserve"> </w:t>
        </w:r>
      </w:ins>
      <w:ins w:id="7974" w:author="Britt Collins" w:date="2021-10-06T16:51:00Z">
        <w:r w:rsidR="00890C70">
          <w:rPr>
            <w:rFonts w:ascii="Times New Roman" w:hAnsi="Times New Roman"/>
            <w:sz w:val="24"/>
            <w:szCs w:val="24"/>
          </w:rPr>
          <w:t xml:space="preserve">raw </w:t>
        </w:r>
      </w:ins>
      <w:ins w:id="7975" w:author="Britt Collins" w:date="2021-09-30T14:58:00Z">
        <w:r w:rsidRPr="000B0CC8">
          <w:rPr>
            <w:rFonts w:ascii="Times New Roman" w:hAnsi="Times New Roman"/>
            <w:sz w:val="24"/>
            <w:szCs w:val="24"/>
          </w:rPr>
          <w:t>brush wilderness that stretched endlessly into the distance was so peaceful</w:t>
        </w:r>
      </w:ins>
      <w:ins w:id="7976" w:author="Britt Collins" w:date="2021-10-06T16:51:00Z">
        <w:r w:rsidR="00890C70">
          <w:rPr>
            <w:rFonts w:ascii="Times New Roman" w:hAnsi="Times New Roman"/>
            <w:sz w:val="24"/>
            <w:szCs w:val="24"/>
          </w:rPr>
          <w:t xml:space="preserve"> and hypnotic</w:t>
        </w:r>
      </w:ins>
      <w:ins w:id="7977" w:author="Britt Collins" w:date="2021-09-30T14:58:00Z">
        <w:r w:rsidRPr="000B0CC8">
          <w:rPr>
            <w:rFonts w:ascii="Times New Roman" w:hAnsi="Times New Roman"/>
            <w:sz w:val="24"/>
            <w:szCs w:val="24"/>
          </w:rPr>
          <w:t>.</w:t>
        </w:r>
      </w:ins>
    </w:p>
    <w:p w14:paraId="098FB741" w14:textId="3EF5C96B" w:rsidR="006F31F6" w:rsidRPr="000B0CC8" w:rsidRDefault="006F31F6">
      <w:pPr>
        <w:spacing w:line="480" w:lineRule="auto"/>
        <w:ind w:left="-5" w:right="15" w:firstLine="725"/>
        <w:rPr>
          <w:ins w:id="7978" w:author="Britt Collins" w:date="2021-09-30T14:58:00Z"/>
          <w:rFonts w:ascii="Times New Roman" w:hAnsi="Times New Roman"/>
          <w:sz w:val="24"/>
          <w:szCs w:val="24"/>
        </w:rPr>
        <w:pPrChange w:id="7979" w:author="Britt Collins" w:date="2021-10-06T16:51:00Z">
          <w:pPr>
            <w:ind w:left="-5" w:right="15"/>
          </w:pPr>
        </w:pPrChange>
      </w:pPr>
      <w:ins w:id="7980" w:author="Britt Collins" w:date="2021-09-30T14:58:00Z">
        <w:r w:rsidRPr="000B0CC8">
          <w:rPr>
            <w:rFonts w:ascii="Times New Roman" w:hAnsi="Times New Roman"/>
            <w:sz w:val="24"/>
            <w:szCs w:val="24"/>
          </w:rPr>
          <w:t>On the journey to Exmouth we stopped at a caravan park. It was lunchtime. We were surprised to see inhabitants other than people. Mobs of Australia’s largest flightless bird, the emu, were abundant. The emus were unfazed by people. People equalled food. We had bought a watermelon from a food stall before our arrival. Stupidly we decided to prepare it in the shared, outdoor area. The emus were on us. To holt the onslaught</w:t>
        </w:r>
      </w:ins>
      <w:ins w:id="7981" w:author="Britt Collins" w:date="2021-10-06T16:51:00Z">
        <w:r w:rsidR="00890C70">
          <w:rPr>
            <w:rFonts w:ascii="Times New Roman" w:hAnsi="Times New Roman"/>
            <w:sz w:val="24"/>
            <w:szCs w:val="24"/>
          </w:rPr>
          <w:t>,</w:t>
        </w:r>
      </w:ins>
      <w:ins w:id="7982" w:author="Britt Collins" w:date="2021-09-30T14:58:00Z">
        <w:r w:rsidRPr="000B0CC8">
          <w:rPr>
            <w:rFonts w:ascii="Times New Roman" w:hAnsi="Times New Roman"/>
            <w:sz w:val="24"/>
            <w:szCs w:val="24"/>
          </w:rPr>
          <w:t xml:space="preserve"> we formed a human shield. Like a pride of lions at a kill, we ate large quantities as quickly as we could. We eventually surrendered the melon to save ourselves from being pecked to pieces.</w:t>
        </w:r>
      </w:ins>
    </w:p>
    <w:p w14:paraId="6975E498" w14:textId="487DA9BC" w:rsidR="006F31F6" w:rsidRPr="000B0CC8" w:rsidRDefault="006F31F6">
      <w:pPr>
        <w:spacing w:line="480" w:lineRule="auto"/>
        <w:ind w:left="-5" w:right="15" w:firstLine="725"/>
        <w:rPr>
          <w:ins w:id="7983" w:author="Britt Collins" w:date="2021-09-30T14:58:00Z"/>
          <w:rFonts w:ascii="Times New Roman" w:hAnsi="Times New Roman"/>
          <w:sz w:val="24"/>
          <w:szCs w:val="24"/>
        </w:rPr>
        <w:pPrChange w:id="7984" w:author="Britt Collins" w:date="2021-10-06T16:52:00Z">
          <w:pPr>
            <w:ind w:left="-5" w:right="15"/>
          </w:pPr>
        </w:pPrChange>
      </w:pPr>
      <w:ins w:id="7985" w:author="Britt Collins" w:date="2021-09-30T14:58:00Z">
        <w:r w:rsidRPr="000B0CC8">
          <w:rPr>
            <w:rFonts w:ascii="Times New Roman" w:hAnsi="Times New Roman"/>
            <w:sz w:val="24"/>
            <w:szCs w:val="24"/>
          </w:rPr>
          <w:lastRenderedPageBreak/>
          <w:t>Coral Bay, a pristine lagoon, was another stop on the journey to Exmouth. Forget the Great Barrier Reef</w:t>
        </w:r>
      </w:ins>
      <w:ins w:id="7986" w:author="Britt Collins" w:date="2021-10-06T16:52:00Z">
        <w:r w:rsidR="00890C70">
          <w:rPr>
            <w:rFonts w:ascii="Times New Roman" w:hAnsi="Times New Roman"/>
            <w:sz w:val="24"/>
            <w:szCs w:val="24"/>
          </w:rPr>
          <w:t>,</w:t>
        </w:r>
      </w:ins>
      <w:ins w:id="7987" w:author="Britt Collins" w:date="2021-09-30T14:58:00Z">
        <w:r w:rsidRPr="000B0CC8">
          <w:rPr>
            <w:rFonts w:ascii="Times New Roman" w:hAnsi="Times New Roman"/>
            <w:sz w:val="24"/>
            <w:szCs w:val="24"/>
          </w:rPr>
          <w:t xml:space="preserve"> Coral Bay offered a better snorkelling experience, all accessible from shore. The untouched coral reefs, clear waters and close-up views of vibrantly colourful fish. Unfortunately pristine coral reefs are sharp, as Kris discovered. She scraped her foot, which prematurely suspended her snorkelling experience for the day. </w:t>
        </w:r>
      </w:ins>
      <w:ins w:id="7988" w:author="Britt Collins" w:date="2021-10-06T16:53:00Z">
        <w:r w:rsidR="00890C70">
          <w:rPr>
            <w:rFonts w:ascii="Times New Roman" w:hAnsi="Times New Roman"/>
            <w:sz w:val="24"/>
            <w:szCs w:val="24"/>
          </w:rPr>
          <w:t>A</w:t>
        </w:r>
      </w:ins>
      <w:ins w:id="7989" w:author="Britt Collins" w:date="2021-09-30T14:58:00Z">
        <w:r w:rsidRPr="000B0CC8">
          <w:rPr>
            <w:rFonts w:ascii="Times New Roman" w:hAnsi="Times New Roman"/>
            <w:sz w:val="24"/>
            <w:szCs w:val="24"/>
          </w:rPr>
          <w:t xml:space="preserve"> kiss and a band</w:t>
        </w:r>
      </w:ins>
      <w:ins w:id="7990" w:author="Britt Collins" w:date="2021-10-06T16:53:00Z">
        <w:r w:rsidR="00EF4F4B">
          <w:rPr>
            <w:rFonts w:ascii="Times New Roman" w:hAnsi="Times New Roman"/>
            <w:sz w:val="24"/>
            <w:szCs w:val="24"/>
          </w:rPr>
          <w:t xml:space="preserve"> </w:t>
        </w:r>
      </w:ins>
      <w:ins w:id="7991" w:author="Britt Collins" w:date="2021-09-30T14:58:00Z">
        <w:r w:rsidRPr="000B0CC8">
          <w:rPr>
            <w:rFonts w:ascii="Times New Roman" w:hAnsi="Times New Roman"/>
            <w:sz w:val="24"/>
            <w:szCs w:val="24"/>
          </w:rPr>
          <w:t>aid was all that was necessary to make it better.</w:t>
        </w:r>
      </w:ins>
    </w:p>
    <w:p w14:paraId="6ACF8CF5" w14:textId="01646507" w:rsidR="006F31F6" w:rsidRPr="000B0CC8" w:rsidRDefault="006F31F6">
      <w:pPr>
        <w:spacing w:line="480" w:lineRule="auto"/>
        <w:ind w:left="-5" w:right="15" w:firstLine="725"/>
        <w:rPr>
          <w:ins w:id="7992" w:author="Britt Collins" w:date="2021-09-30T14:58:00Z"/>
          <w:rFonts w:ascii="Times New Roman" w:hAnsi="Times New Roman"/>
          <w:sz w:val="24"/>
          <w:szCs w:val="24"/>
        </w:rPr>
        <w:pPrChange w:id="7993" w:author="Britt Collins" w:date="2021-10-06T16:53:00Z">
          <w:pPr>
            <w:ind w:left="-5" w:right="15"/>
          </w:pPr>
        </w:pPrChange>
      </w:pPr>
      <w:ins w:id="7994" w:author="Britt Collins" w:date="2021-09-30T14:58:00Z">
        <w:r w:rsidRPr="000B0CC8">
          <w:rPr>
            <w:rFonts w:ascii="Times New Roman" w:hAnsi="Times New Roman"/>
            <w:sz w:val="24"/>
            <w:szCs w:val="24"/>
          </w:rPr>
          <w:t xml:space="preserve">The town of Exmouth was a return back to the world of creature comforts. Our arrival was timed perfectly. Our onboard food supplies were low. With it being December, Kris found it appropriate to </w:t>
        </w:r>
      </w:ins>
      <w:ins w:id="7995" w:author="Britt Collins" w:date="2021-10-06T16:54:00Z">
        <w:r w:rsidR="00EF4F4B">
          <w:rPr>
            <w:rFonts w:ascii="Times New Roman" w:hAnsi="Times New Roman"/>
            <w:sz w:val="24"/>
            <w:szCs w:val="24"/>
          </w:rPr>
          <w:t xml:space="preserve">buy </w:t>
        </w:r>
      </w:ins>
      <w:ins w:id="7996" w:author="Britt Collins" w:date="2021-09-30T14:58:00Z">
        <w:r w:rsidRPr="000B0CC8">
          <w:rPr>
            <w:rFonts w:ascii="Times New Roman" w:hAnsi="Times New Roman"/>
            <w:sz w:val="24"/>
            <w:szCs w:val="24"/>
          </w:rPr>
          <w:t>a Santa hat. It still felt unusual experiencing summery weather in December. We took time out from our busy schedule to relax for a few days.</w:t>
        </w:r>
      </w:ins>
    </w:p>
    <w:p w14:paraId="375F88DE" w14:textId="26F75EEC" w:rsidR="006F31F6" w:rsidRPr="000B0CC8" w:rsidRDefault="00EF4F4B">
      <w:pPr>
        <w:spacing w:line="480" w:lineRule="auto"/>
        <w:ind w:left="-5" w:right="15" w:firstLine="725"/>
        <w:rPr>
          <w:ins w:id="7997" w:author="Britt Collins" w:date="2021-09-30T14:58:00Z"/>
          <w:rFonts w:ascii="Times New Roman" w:hAnsi="Times New Roman"/>
          <w:sz w:val="24"/>
          <w:szCs w:val="24"/>
        </w:rPr>
        <w:pPrChange w:id="7998" w:author="Britt Collins" w:date="2021-10-06T16:54:00Z">
          <w:pPr>
            <w:ind w:left="-5" w:right="15"/>
          </w:pPr>
        </w:pPrChange>
      </w:pPr>
      <w:ins w:id="7999" w:author="Britt Collins" w:date="2021-10-06T16:55:00Z">
        <w:r>
          <w:rPr>
            <w:rFonts w:ascii="Times New Roman" w:hAnsi="Times New Roman"/>
            <w:sz w:val="24"/>
            <w:szCs w:val="24"/>
          </w:rPr>
          <w:t xml:space="preserve">Being </w:t>
        </w:r>
      </w:ins>
      <w:ins w:id="8000" w:author="Britt Collins" w:date="2021-09-30T14:58:00Z">
        <w:r w:rsidR="006F31F6" w:rsidRPr="000B0CC8">
          <w:rPr>
            <w:rFonts w:ascii="Times New Roman" w:hAnsi="Times New Roman"/>
            <w:sz w:val="24"/>
            <w:szCs w:val="24"/>
          </w:rPr>
          <w:t>the active outdoor type</w:t>
        </w:r>
      </w:ins>
      <w:ins w:id="8001" w:author="Britt Collins" w:date="2021-10-06T16:55:00Z">
        <w:r>
          <w:rPr>
            <w:rFonts w:ascii="Times New Roman" w:hAnsi="Times New Roman"/>
            <w:sz w:val="24"/>
            <w:szCs w:val="24"/>
          </w:rPr>
          <w:t>, I</w:t>
        </w:r>
      </w:ins>
      <w:ins w:id="8002" w:author="Britt Collins" w:date="2021-09-30T14:58:00Z">
        <w:r w:rsidR="006F31F6" w:rsidRPr="000B0CC8">
          <w:rPr>
            <w:rFonts w:ascii="Times New Roman" w:hAnsi="Times New Roman"/>
            <w:sz w:val="24"/>
            <w:szCs w:val="24"/>
          </w:rPr>
          <w:t xml:space="preserve"> can't sit still while on holiday. On</w:t>
        </w:r>
      </w:ins>
      <w:ins w:id="8003" w:author="Britt Collins" w:date="2021-10-06T16:54:00Z">
        <w:r>
          <w:rPr>
            <w:rFonts w:ascii="Times New Roman" w:hAnsi="Times New Roman"/>
            <w:sz w:val="24"/>
            <w:szCs w:val="24"/>
          </w:rPr>
          <w:t>e</w:t>
        </w:r>
      </w:ins>
      <w:ins w:id="8004" w:author="Britt Collins" w:date="2021-09-30T14:58:00Z">
        <w:r w:rsidR="006F31F6" w:rsidRPr="000B0CC8">
          <w:rPr>
            <w:rFonts w:ascii="Times New Roman" w:hAnsi="Times New Roman"/>
            <w:sz w:val="24"/>
            <w:szCs w:val="24"/>
          </w:rPr>
          <w:t xml:space="preserve"> the morning, while Matthew and Kris were resting, I decided to look around town</w:t>
        </w:r>
      </w:ins>
      <w:ins w:id="8005" w:author="Britt Collins" w:date="2021-10-06T16:54:00Z">
        <w:r>
          <w:rPr>
            <w:rFonts w:ascii="Times New Roman" w:hAnsi="Times New Roman"/>
            <w:sz w:val="24"/>
            <w:szCs w:val="24"/>
          </w:rPr>
          <w:t xml:space="preserve"> to see</w:t>
        </w:r>
      </w:ins>
      <w:ins w:id="8006" w:author="Britt Collins" w:date="2021-09-30T14:58:00Z">
        <w:r w:rsidR="006F31F6" w:rsidRPr="000B0CC8">
          <w:rPr>
            <w:rFonts w:ascii="Times New Roman" w:hAnsi="Times New Roman"/>
            <w:sz w:val="24"/>
            <w:szCs w:val="24"/>
          </w:rPr>
          <w:t xml:space="preserve"> activities were available</w:t>
        </w:r>
      </w:ins>
      <w:ins w:id="8007" w:author="Britt Collins" w:date="2021-10-06T16:54:00Z">
        <w:r>
          <w:rPr>
            <w:rFonts w:ascii="Times New Roman" w:hAnsi="Times New Roman"/>
            <w:sz w:val="24"/>
            <w:szCs w:val="24"/>
          </w:rPr>
          <w:t>.</w:t>
        </w:r>
      </w:ins>
      <w:ins w:id="8008" w:author="Britt Collins" w:date="2021-09-30T14:58:00Z">
        <w:r w:rsidR="006F31F6" w:rsidRPr="000B0CC8">
          <w:rPr>
            <w:rFonts w:ascii="Times New Roman" w:hAnsi="Times New Roman"/>
            <w:sz w:val="24"/>
            <w:szCs w:val="24"/>
          </w:rPr>
          <w:t xml:space="preserve"> Luck had it, there was a scuba and snorkelling excursion at nearby Ningaloo Reef</w:t>
        </w:r>
      </w:ins>
      <w:ins w:id="8009" w:author="Britt Collins" w:date="2021-10-06T16:55:00Z">
        <w:r>
          <w:rPr>
            <w:rFonts w:ascii="Times New Roman" w:hAnsi="Times New Roman"/>
            <w:sz w:val="24"/>
            <w:szCs w:val="24"/>
          </w:rPr>
          <w:t xml:space="preserve"> that</w:t>
        </w:r>
      </w:ins>
      <w:ins w:id="8010" w:author="Britt Collins" w:date="2021-09-30T14:58:00Z">
        <w:r w:rsidR="006F31F6" w:rsidRPr="000B0CC8">
          <w:rPr>
            <w:rFonts w:ascii="Times New Roman" w:hAnsi="Times New Roman"/>
            <w:sz w:val="24"/>
            <w:szCs w:val="24"/>
          </w:rPr>
          <w:t xml:space="preserve"> departed in the afternoon. I returned to camp to relay </w:t>
        </w:r>
      </w:ins>
      <w:ins w:id="8011" w:author="Britt Collins" w:date="2021-10-06T16:55:00Z">
        <w:r>
          <w:rPr>
            <w:rFonts w:ascii="Times New Roman" w:hAnsi="Times New Roman"/>
            <w:sz w:val="24"/>
            <w:szCs w:val="24"/>
          </w:rPr>
          <w:t>tell</w:t>
        </w:r>
      </w:ins>
      <w:ins w:id="8012" w:author="Britt Collins" w:date="2021-09-30T14:58:00Z">
        <w:r w:rsidR="006F31F6" w:rsidRPr="000B0CC8">
          <w:rPr>
            <w:rFonts w:ascii="Times New Roman" w:hAnsi="Times New Roman"/>
            <w:sz w:val="24"/>
            <w:szCs w:val="24"/>
          </w:rPr>
          <w:t xml:space="preserve"> Matthew and Kris, </w:t>
        </w:r>
      </w:ins>
      <w:ins w:id="8013" w:author="Britt Collins" w:date="2021-10-06T16:55:00Z">
        <w:r>
          <w:rPr>
            <w:rFonts w:ascii="Times New Roman" w:hAnsi="Times New Roman"/>
            <w:sz w:val="24"/>
            <w:szCs w:val="24"/>
          </w:rPr>
          <w:t xml:space="preserve">but </w:t>
        </w:r>
      </w:ins>
      <w:ins w:id="8014" w:author="Britt Collins" w:date="2021-09-30T14:58:00Z">
        <w:r w:rsidR="006F31F6" w:rsidRPr="000B0CC8">
          <w:rPr>
            <w:rFonts w:ascii="Times New Roman" w:hAnsi="Times New Roman"/>
            <w:sz w:val="24"/>
            <w:szCs w:val="24"/>
          </w:rPr>
          <w:t xml:space="preserve">the excursion was too </w:t>
        </w:r>
      </w:ins>
      <w:ins w:id="8015" w:author="Britt Collins" w:date="2021-10-06T16:56:00Z">
        <w:r>
          <w:rPr>
            <w:rFonts w:ascii="Times New Roman" w:hAnsi="Times New Roman"/>
            <w:sz w:val="24"/>
            <w:szCs w:val="24"/>
          </w:rPr>
          <w:t>expensive</w:t>
        </w:r>
      </w:ins>
      <w:ins w:id="8016" w:author="Britt Collins" w:date="2021-09-30T14:58:00Z">
        <w:r w:rsidR="006F31F6" w:rsidRPr="000B0CC8">
          <w:rPr>
            <w:rFonts w:ascii="Times New Roman" w:hAnsi="Times New Roman"/>
            <w:sz w:val="24"/>
            <w:szCs w:val="24"/>
          </w:rPr>
          <w:t xml:space="preserve">. </w:t>
        </w:r>
      </w:ins>
      <w:ins w:id="8017" w:author="Britt Collins" w:date="2021-10-06T16:55:00Z">
        <w:r>
          <w:rPr>
            <w:rFonts w:ascii="Times New Roman" w:hAnsi="Times New Roman"/>
            <w:sz w:val="24"/>
            <w:szCs w:val="24"/>
          </w:rPr>
          <w:t>T</w:t>
        </w:r>
      </w:ins>
      <w:ins w:id="8018" w:author="Britt Collins" w:date="2021-09-30T14:58:00Z">
        <w:r w:rsidR="006F31F6" w:rsidRPr="000B0CC8">
          <w:rPr>
            <w:rFonts w:ascii="Times New Roman" w:hAnsi="Times New Roman"/>
            <w:sz w:val="24"/>
            <w:szCs w:val="24"/>
          </w:rPr>
          <w:t>hey were happy for me to go without them.</w:t>
        </w:r>
      </w:ins>
    </w:p>
    <w:p w14:paraId="67127BD8" w14:textId="4EED10BA" w:rsidR="006F31F6" w:rsidRPr="000B0CC8" w:rsidRDefault="006F31F6">
      <w:pPr>
        <w:spacing w:line="480" w:lineRule="auto"/>
        <w:ind w:left="-5" w:right="15" w:firstLine="725"/>
        <w:rPr>
          <w:ins w:id="8019" w:author="Britt Collins" w:date="2021-09-30T14:58:00Z"/>
          <w:rFonts w:ascii="Times New Roman" w:hAnsi="Times New Roman"/>
          <w:sz w:val="24"/>
          <w:szCs w:val="24"/>
        </w:rPr>
        <w:pPrChange w:id="8020" w:author="Britt Collins" w:date="2021-10-06T16:56:00Z">
          <w:pPr>
            <w:ind w:left="-5" w:right="15"/>
          </w:pPr>
        </w:pPrChange>
      </w:pPr>
      <w:ins w:id="8021" w:author="Britt Collins" w:date="2021-09-30T14:58:00Z">
        <w:r w:rsidRPr="000B0CC8">
          <w:rPr>
            <w:rFonts w:ascii="Times New Roman" w:hAnsi="Times New Roman"/>
            <w:sz w:val="24"/>
            <w:szCs w:val="24"/>
          </w:rPr>
          <w:t xml:space="preserve">I wouldn’t be alone aboard the Ningaloo Reef excursion boat. There were </w:t>
        </w:r>
      </w:ins>
      <w:ins w:id="8022" w:author="Britt Collins" w:date="2021-10-06T16:56:00Z">
        <w:r w:rsidR="00EF4F4B">
          <w:rPr>
            <w:rFonts w:ascii="Times New Roman" w:hAnsi="Times New Roman"/>
            <w:sz w:val="24"/>
            <w:szCs w:val="24"/>
          </w:rPr>
          <w:t>six</w:t>
        </w:r>
      </w:ins>
      <w:ins w:id="8023" w:author="Britt Collins" w:date="2021-09-30T14:58:00Z">
        <w:r w:rsidRPr="000B0CC8">
          <w:rPr>
            <w:rFonts w:ascii="Times New Roman" w:hAnsi="Times New Roman"/>
            <w:sz w:val="24"/>
            <w:szCs w:val="24"/>
          </w:rPr>
          <w:t xml:space="preserve"> of us</w:t>
        </w:r>
      </w:ins>
      <w:ins w:id="8024" w:author="Britt Collins" w:date="2021-10-06T16:56:00Z">
        <w:r w:rsidR="00EF4F4B">
          <w:rPr>
            <w:rFonts w:ascii="Times New Roman" w:hAnsi="Times New Roman"/>
            <w:sz w:val="24"/>
            <w:szCs w:val="24"/>
          </w:rPr>
          <w:t>, t</w:t>
        </w:r>
      </w:ins>
      <w:ins w:id="8025" w:author="Britt Collins" w:date="2021-09-30T14:58:00Z">
        <w:r w:rsidRPr="000B0CC8">
          <w:rPr>
            <w:rFonts w:ascii="Times New Roman" w:hAnsi="Times New Roman"/>
            <w:sz w:val="24"/>
            <w:szCs w:val="24"/>
          </w:rPr>
          <w:t xml:space="preserve">he captain, assistant, a Scandinavian couple, an East Coast Australian and me. The boat could have easily accommodated 10 </w:t>
        </w:r>
      </w:ins>
      <w:ins w:id="8026" w:author="Britt Collins" w:date="2021-10-06T16:56:00Z">
        <w:r w:rsidR="00EF4F4B">
          <w:rPr>
            <w:rFonts w:ascii="Times New Roman" w:hAnsi="Times New Roman"/>
            <w:sz w:val="24"/>
            <w:szCs w:val="24"/>
          </w:rPr>
          <w:t xml:space="preserve">to </w:t>
        </w:r>
      </w:ins>
      <w:ins w:id="8027" w:author="Britt Collins" w:date="2021-09-30T14:58:00Z">
        <w:r w:rsidRPr="000B0CC8">
          <w:rPr>
            <w:rFonts w:ascii="Times New Roman" w:hAnsi="Times New Roman"/>
            <w:sz w:val="24"/>
            <w:szCs w:val="24"/>
          </w:rPr>
          <w:t xml:space="preserve">20 people. The available space </w:t>
        </w:r>
      </w:ins>
      <w:ins w:id="8028" w:author="Britt Collins" w:date="2021-10-06T16:57:00Z">
        <w:r w:rsidR="00EF4F4B">
          <w:rPr>
            <w:rFonts w:ascii="Times New Roman" w:hAnsi="Times New Roman"/>
            <w:sz w:val="24"/>
            <w:szCs w:val="24"/>
          </w:rPr>
          <w:t>and</w:t>
        </w:r>
      </w:ins>
      <w:ins w:id="8029" w:author="Britt Collins" w:date="2021-09-30T14:58:00Z">
        <w:r w:rsidRPr="000B0CC8">
          <w:rPr>
            <w:rFonts w:ascii="Times New Roman" w:hAnsi="Times New Roman"/>
            <w:sz w:val="24"/>
            <w:szCs w:val="24"/>
          </w:rPr>
          <w:t xml:space="preserve"> endless supplies of coffee, tea and biscuits</w:t>
        </w:r>
      </w:ins>
      <w:ins w:id="8030" w:author="Britt Collins" w:date="2021-10-06T16:57:00Z">
        <w:r w:rsidR="00EF4F4B">
          <w:rPr>
            <w:rFonts w:ascii="Times New Roman" w:hAnsi="Times New Roman"/>
            <w:sz w:val="24"/>
            <w:szCs w:val="24"/>
          </w:rPr>
          <w:t xml:space="preserve"> made it more relaxing</w:t>
        </w:r>
      </w:ins>
      <w:ins w:id="8031" w:author="Britt Collins" w:date="2021-09-30T14:58:00Z">
        <w:r w:rsidRPr="000B0CC8">
          <w:rPr>
            <w:rFonts w:ascii="Times New Roman" w:hAnsi="Times New Roman"/>
            <w:sz w:val="24"/>
            <w:szCs w:val="24"/>
          </w:rPr>
          <w:t>. The scuba diving and snorkelling was sublime. We descended 10 metres to the sandy bottom of the clear blue waters</w:t>
        </w:r>
      </w:ins>
      <w:ins w:id="8032" w:author="Britt Collins" w:date="2021-10-07T13:15:00Z">
        <w:r w:rsidR="002A66C7">
          <w:rPr>
            <w:rFonts w:ascii="Times New Roman" w:hAnsi="Times New Roman"/>
            <w:sz w:val="24"/>
            <w:szCs w:val="24"/>
          </w:rPr>
          <w:t xml:space="preserve"> and</w:t>
        </w:r>
      </w:ins>
      <w:ins w:id="8033" w:author="Britt Collins" w:date="2021-09-30T14:58:00Z">
        <w:r w:rsidRPr="000B0CC8">
          <w:rPr>
            <w:rFonts w:ascii="Times New Roman" w:hAnsi="Times New Roman"/>
            <w:sz w:val="24"/>
            <w:szCs w:val="24"/>
          </w:rPr>
          <w:t xml:space="preserve"> looked up to see white</w:t>
        </w:r>
      </w:ins>
      <w:ins w:id="8034" w:author="Britt Collins" w:date="2021-10-06T16:57:00Z">
        <w:r w:rsidR="00EF4F4B">
          <w:rPr>
            <w:rFonts w:ascii="Times New Roman" w:hAnsi="Times New Roman"/>
            <w:sz w:val="24"/>
            <w:szCs w:val="24"/>
          </w:rPr>
          <w:t>-</w:t>
        </w:r>
      </w:ins>
      <w:ins w:id="8035" w:author="Britt Collins" w:date="2021-09-30T14:58:00Z">
        <w:r w:rsidRPr="000B0CC8">
          <w:rPr>
            <w:rFonts w:ascii="Times New Roman" w:hAnsi="Times New Roman"/>
            <w:sz w:val="24"/>
            <w:szCs w:val="24"/>
          </w:rPr>
          <w:t xml:space="preserve">tipped sharks circle overhead. Even though white tips are small, they made me feel nervous. It was my first underwater encounter with sharks. I was a lot happier when the group gathered together at a safer distance. It was fascinating observing the sharks behaviour. The sharks chose this particular location, along with many other marine animals, to be serviced by small cleaner fish. It was like a nature documentary: </w:t>
        </w:r>
      </w:ins>
      <w:ins w:id="8036" w:author="Britt Collins" w:date="2021-10-06T16:58:00Z">
        <w:r w:rsidR="00EF4F4B">
          <w:rPr>
            <w:rFonts w:ascii="Times New Roman" w:hAnsi="Times New Roman"/>
            <w:sz w:val="24"/>
            <w:szCs w:val="24"/>
          </w:rPr>
          <w:t>a</w:t>
        </w:r>
      </w:ins>
      <w:ins w:id="8037" w:author="Britt Collins" w:date="2021-09-30T14:58:00Z">
        <w:r w:rsidRPr="000B0CC8">
          <w:rPr>
            <w:rFonts w:ascii="Times New Roman" w:hAnsi="Times New Roman"/>
            <w:sz w:val="24"/>
            <w:szCs w:val="24"/>
          </w:rPr>
          <w:t xml:space="preserve"> large animal would circle like a plane ready to land. When its turn came it would descend to the rocks. There the cleaner fish would appear from the nooks and crannies, and feed on the large animal’s parasites. The only part missing from the experience was the David Attenborough commentary.</w:t>
        </w:r>
      </w:ins>
    </w:p>
    <w:p w14:paraId="4B260D72" w14:textId="53BEF5AF" w:rsidR="006F31F6" w:rsidRPr="000B0CC8" w:rsidRDefault="006F31F6">
      <w:pPr>
        <w:spacing w:line="480" w:lineRule="auto"/>
        <w:ind w:left="-5" w:right="15" w:firstLine="725"/>
        <w:rPr>
          <w:ins w:id="8038" w:author="Britt Collins" w:date="2021-09-30T14:58:00Z"/>
          <w:rFonts w:ascii="Times New Roman" w:hAnsi="Times New Roman"/>
          <w:sz w:val="24"/>
          <w:szCs w:val="24"/>
        </w:rPr>
        <w:pPrChange w:id="8039" w:author="Britt Collins" w:date="2021-10-06T16:58:00Z">
          <w:pPr>
            <w:ind w:left="-5" w:right="15"/>
          </w:pPr>
        </w:pPrChange>
      </w:pPr>
      <w:ins w:id="8040" w:author="Britt Collins" w:date="2021-09-30T14:58:00Z">
        <w:r w:rsidRPr="000B0CC8">
          <w:rPr>
            <w:rFonts w:ascii="Times New Roman" w:hAnsi="Times New Roman"/>
            <w:sz w:val="24"/>
            <w:szCs w:val="24"/>
          </w:rPr>
          <w:lastRenderedPageBreak/>
          <w:t xml:space="preserve">There was literally an even bigger surprise awaiting in the second part of the daytrip. It was billed as </w:t>
        </w:r>
      </w:ins>
      <w:ins w:id="8041" w:author="Britt Collins" w:date="2021-10-06T16:59:00Z">
        <w:r w:rsidR="00EF4F4B">
          <w:rPr>
            <w:rFonts w:ascii="Times New Roman" w:hAnsi="Times New Roman"/>
            <w:sz w:val="24"/>
            <w:szCs w:val="24"/>
          </w:rPr>
          <w:t>‘</w:t>
        </w:r>
      </w:ins>
      <w:ins w:id="8042" w:author="Britt Collins" w:date="2021-09-30T14:58:00Z">
        <w:r w:rsidRPr="000B0CC8">
          <w:rPr>
            <w:rFonts w:ascii="Times New Roman" w:hAnsi="Times New Roman"/>
            <w:sz w:val="24"/>
            <w:szCs w:val="24"/>
          </w:rPr>
          <w:t>Swimming with Manta Rays</w:t>
        </w:r>
      </w:ins>
      <w:ins w:id="8043" w:author="Britt Collins" w:date="2021-10-06T16:59:00Z">
        <w:r w:rsidR="00EF4F4B">
          <w:rPr>
            <w:rFonts w:ascii="Times New Roman" w:hAnsi="Times New Roman"/>
            <w:sz w:val="24"/>
            <w:szCs w:val="24"/>
          </w:rPr>
          <w:t>’</w:t>
        </w:r>
      </w:ins>
      <w:ins w:id="8044" w:author="Britt Collins" w:date="2021-09-30T14:58:00Z">
        <w:r w:rsidRPr="000B0CC8">
          <w:rPr>
            <w:rFonts w:ascii="Times New Roman" w:hAnsi="Times New Roman"/>
            <w:sz w:val="24"/>
            <w:szCs w:val="24"/>
          </w:rPr>
          <w:t>. Initially, there was a problem. There were plenty of green turtles, but no manta ray sightings. It was looking like the tour might be cut short, but then</w:t>
        </w:r>
      </w:ins>
      <w:ins w:id="8045" w:author="Britt Collins" w:date="2021-10-06T16:59:00Z">
        <w:r w:rsidR="00EF4F4B">
          <w:rPr>
            <w:rFonts w:ascii="Times New Roman" w:hAnsi="Times New Roman"/>
            <w:sz w:val="24"/>
            <w:szCs w:val="24"/>
          </w:rPr>
          <w:t xml:space="preserve"> a</w:t>
        </w:r>
      </w:ins>
      <w:ins w:id="8046" w:author="Britt Collins" w:date="2021-09-30T14:58:00Z">
        <w:r w:rsidRPr="000B0CC8">
          <w:rPr>
            <w:rFonts w:ascii="Times New Roman" w:hAnsi="Times New Roman"/>
            <w:sz w:val="24"/>
            <w:szCs w:val="24"/>
          </w:rPr>
          <w:t xml:space="preserve">n enthusiastic yell from the boat's captain confirmed a manta ray sighting. We had to get ready quickly. Fins, wet suit, snorkel, goggles, </w:t>
        </w:r>
      </w:ins>
      <w:ins w:id="8047" w:author="Britt Collins" w:date="2021-10-06T16:59:00Z">
        <w:r w:rsidR="00EF4F4B">
          <w:rPr>
            <w:rFonts w:ascii="Times New Roman" w:hAnsi="Times New Roman"/>
            <w:sz w:val="24"/>
            <w:szCs w:val="24"/>
          </w:rPr>
          <w:t xml:space="preserve">and diving </w:t>
        </w:r>
      </w:ins>
      <w:ins w:id="8048" w:author="Britt Collins" w:date="2021-09-30T14:58:00Z">
        <w:r w:rsidRPr="000B0CC8">
          <w:rPr>
            <w:rFonts w:ascii="Times New Roman" w:hAnsi="Times New Roman"/>
            <w:sz w:val="24"/>
            <w:szCs w:val="24"/>
          </w:rPr>
          <w:t xml:space="preserve">into the water. While the group treaded water, we listened to the instructions of our leader. We were told to keep within a certain distance of the </w:t>
        </w:r>
      </w:ins>
      <w:ins w:id="8049" w:author="Britt Collins" w:date="2021-10-06T16:59:00Z">
        <w:r w:rsidR="00EF4F4B">
          <w:rPr>
            <w:rFonts w:ascii="Times New Roman" w:hAnsi="Times New Roman"/>
            <w:sz w:val="24"/>
            <w:szCs w:val="24"/>
          </w:rPr>
          <w:t>m</w:t>
        </w:r>
      </w:ins>
      <w:ins w:id="8050" w:author="Britt Collins" w:date="2021-09-30T14:58:00Z">
        <w:r w:rsidRPr="000B0CC8">
          <w:rPr>
            <w:rFonts w:ascii="Times New Roman" w:hAnsi="Times New Roman"/>
            <w:sz w:val="24"/>
            <w:szCs w:val="24"/>
          </w:rPr>
          <w:t xml:space="preserve">anta </w:t>
        </w:r>
      </w:ins>
      <w:ins w:id="8051" w:author="Britt Collins" w:date="2021-10-06T16:59:00Z">
        <w:r w:rsidR="00EF4F4B">
          <w:rPr>
            <w:rFonts w:ascii="Times New Roman" w:hAnsi="Times New Roman"/>
            <w:sz w:val="24"/>
            <w:szCs w:val="24"/>
          </w:rPr>
          <w:t>r</w:t>
        </w:r>
      </w:ins>
      <w:ins w:id="8052" w:author="Britt Collins" w:date="2021-09-30T14:58:00Z">
        <w:r w:rsidRPr="000B0CC8">
          <w:rPr>
            <w:rFonts w:ascii="Times New Roman" w:hAnsi="Times New Roman"/>
            <w:sz w:val="24"/>
            <w:szCs w:val="24"/>
          </w:rPr>
          <w:t xml:space="preserve">ay in a diamond formation. Even though the manta ray was a good </w:t>
        </w:r>
      </w:ins>
      <w:ins w:id="8053" w:author="Britt Collins" w:date="2021-10-06T16:59:00Z">
        <w:r w:rsidR="00EF4F4B">
          <w:rPr>
            <w:rFonts w:ascii="Times New Roman" w:hAnsi="Times New Roman"/>
            <w:sz w:val="24"/>
            <w:szCs w:val="24"/>
          </w:rPr>
          <w:t>five</w:t>
        </w:r>
      </w:ins>
      <w:ins w:id="8054" w:author="Britt Collins" w:date="2021-09-30T14:58:00Z">
        <w:r w:rsidRPr="000B0CC8">
          <w:rPr>
            <w:rFonts w:ascii="Times New Roman" w:hAnsi="Times New Roman"/>
            <w:sz w:val="24"/>
            <w:szCs w:val="24"/>
          </w:rPr>
          <w:t xml:space="preserve"> metres wide, it was easily spooked. In formed a diamond formation to took a closer look. The </w:t>
        </w:r>
      </w:ins>
      <w:ins w:id="8055" w:author="Britt Collins" w:date="2021-10-06T17:00:00Z">
        <w:r w:rsidR="00EF4F4B">
          <w:rPr>
            <w:rFonts w:ascii="Times New Roman" w:hAnsi="Times New Roman"/>
            <w:sz w:val="24"/>
            <w:szCs w:val="24"/>
          </w:rPr>
          <w:t>r</w:t>
        </w:r>
      </w:ins>
      <w:ins w:id="8056" w:author="Britt Collins" w:date="2021-09-30T14:58:00Z">
        <w:r w:rsidRPr="000B0CC8">
          <w:rPr>
            <w:rFonts w:ascii="Times New Roman" w:hAnsi="Times New Roman"/>
            <w:sz w:val="24"/>
            <w:szCs w:val="24"/>
          </w:rPr>
          <w:t xml:space="preserve">ay was so graceful. It calmly beat its wings to propel itself through the clear, shallow waters. It felt humbling being so close to such a massive </w:t>
        </w:r>
      </w:ins>
      <w:ins w:id="8057" w:author="Britt Collins" w:date="2021-10-06T17:00:00Z">
        <w:r w:rsidR="00EF4F4B">
          <w:rPr>
            <w:rFonts w:ascii="Times New Roman" w:hAnsi="Times New Roman"/>
            <w:sz w:val="24"/>
            <w:szCs w:val="24"/>
          </w:rPr>
          <w:t>creature</w:t>
        </w:r>
      </w:ins>
      <w:ins w:id="8058" w:author="Britt Collins" w:date="2021-09-30T14:58:00Z">
        <w:r w:rsidRPr="000B0CC8">
          <w:rPr>
            <w:rFonts w:ascii="Times New Roman" w:hAnsi="Times New Roman"/>
            <w:sz w:val="24"/>
            <w:szCs w:val="24"/>
          </w:rPr>
          <w:t xml:space="preserve">. The group leader manoeuvred herself closer to the </w:t>
        </w:r>
      </w:ins>
      <w:ins w:id="8059" w:author="Britt Collins" w:date="2021-10-06T17:00:00Z">
        <w:r w:rsidR="00EF4F4B">
          <w:rPr>
            <w:rFonts w:ascii="Times New Roman" w:hAnsi="Times New Roman"/>
            <w:sz w:val="24"/>
            <w:szCs w:val="24"/>
          </w:rPr>
          <w:t>m</w:t>
        </w:r>
      </w:ins>
      <w:ins w:id="8060" w:author="Britt Collins" w:date="2021-09-30T14:58:00Z">
        <w:r w:rsidRPr="000B0CC8">
          <w:rPr>
            <w:rFonts w:ascii="Times New Roman" w:hAnsi="Times New Roman"/>
            <w:sz w:val="24"/>
            <w:szCs w:val="24"/>
          </w:rPr>
          <w:t xml:space="preserve">anta </w:t>
        </w:r>
      </w:ins>
      <w:ins w:id="8061" w:author="Britt Collins" w:date="2021-10-06T17:00:00Z">
        <w:r w:rsidR="00EF4F4B">
          <w:rPr>
            <w:rFonts w:ascii="Times New Roman" w:hAnsi="Times New Roman"/>
            <w:sz w:val="24"/>
            <w:szCs w:val="24"/>
          </w:rPr>
          <w:t>r</w:t>
        </w:r>
      </w:ins>
      <w:ins w:id="8062" w:author="Britt Collins" w:date="2021-09-30T14:58:00Z">
        <w:r w:rsidRPr="000B0CC8">
          <w:rPr>
            <w:rFonts w:ascii="Times New Roman" w:hAnsi="Times New Roman"/>
            <w:sz w:val="24"/>
            <w:szCs w:val="24"/>
          </w:rPr>
          <w:t xml:space="preserve">ay, presumably the animal was becoming more comfortable in our presence. She rotated her body, head facing skyward, approached close to the underside of the Manta Ray. She looked into its massive filtering mandibles. She indicated to the group to move in closer. I was hesitant. I swam closer and tried the exact same movement as the group leader. With some effort I managed to do it. I was rewarded with a close-up view of the </w:t>
        </w:r>
      </w:ins>
      <w:ins w:id="8063" w:author="Britt Collins" w:date="2021-10-06T17:01:00Z">
        <w:r w:rsidR="00EF4F4B">
          <w:rPr>
            <w:rFonts w:ascii="Times New Roman" w:hAnsi="Times New Roman"/>
            <w:sz w:val="24"/>
            <w:szCs w:val="24"/>
          </w:rPr>
          <w:t>m</w:t>
        </w:r>
      </w:ins>
      <w:ins w:id="8064" w:author="Britt Collins" w:date="2021-09-30T14:58:00Z">
        <w:r w:rsidRPr="000B0CC8">
          <w:rPr>
            <w:rFonts w:ascii="Times New Roman" w:hAnsi="Times New Roman"/>
            <w:sz w:val="24"/>
            <w:szCs w:val="24"/>
          </w:rPr>
          <w:t xml:space="preserve">anta </w:t>
        </w:r>
      </w:ins>
      <w:ins w:id="8065" w:author="Britt Collins" w:date="2021-10-06T17:01:00Z">
        <w:r w:rsidR="00EF4F4B">
          <w:rPr>
            <w:rFonts w:ascii="Times New Roman" w:hAnsi="Times New Roman"/>
            <w:sz w:val="24"/>
            <w:szCs w:val="24"/>
          </w:rPr>
          <w:t>r</w:t>
        </w:r>
      </w:ins>
      <w:ins w:id="8066" w:author="Britt Collins" w:date="2021-09-30T14:58:00Z">
        <w:r w:rsidRPr="000B0CC8">
          <w:rPr>
            <w:rFonts w:ascii="Times New Roman" w:hAnsi="Times New Roman"/>
            <w:sz w:val="24"/>
            <w:szCs w:val="24"/>
          </w:rPr>
          <w:t>ay</w:t>
        </w:r>
      </w:ins>
      <w:ins w:id="8067" w:author="Britt Collins" w:date="2021-10-06T17:01:00Z">
        <w:r w:rsidR="00EF4F4B">
          <w:rPr>
            <w:rFonts w:ascii="Times New Roman" w:hAnsi="Times New Roman"/>
            <w:sz w:val="24"/>
            <w:szCs w:val="24"/>
          </w:rPr>
          <w:t>’</w:t>
        </w:r>
      </w:ins>
      <w:ins w:id="8068" w:author="Britt Collins" w:date="2021-09-30T14:58:00Z">
        <w:r w:rsidRPr="000B0CC8">
          <w:rPr>
            <w:rFonts w:ascii="Times New Roman" w:hAnsi="Times New Roman"/>
            <w:sz w:val="24"/>
            <w:szCs w:val="24"/>
          </w:rPr>
          <w:t>s underbelly</w:t>
        </w:r>
      </w:ins>
      <w:ins w:id="8069" w:author="Britt Collins" w:date="2021-10-06T17:01:00Z">
        <w:r w:rsidR="00EF4F4B">
          <w:rPr>
            <w:rFonts w:ascii="Times New Roman" w:hAnsi="Times New Roman"/>
            <w:sz w:val="24"/>
            <w:szCs w:val="24"/>
          </w:rPr>
          <w:t>,</w:t>
        </w:r>
      </w:ins>
      <w:ins w:id="8070" w:author="Britt Collins" w:date="2021-09-30T14:58:00Z">
        <w:r w:rsidRPr="000B0CC8">
          <w:rPr>
            <w:rFonts w:ascii="Times New Roman" w:hAnsi="Times New Roman"/>
            <w:sz w:val="24"/>
            <w:szCs w:val="24"/>
          </w:rPr>
          <w:t xml:space="preserve"> a thrilling yet comfortable experience. Each member of the group took their turn to take a closer look. I wasn’t the only person in the group to feel hesitant. The wide eyes of the others revealed their amazement. In a swift flap of the </w:t>
        </w:r>
      </w:ins>
      <w:ins w:id="8071" w:author="Britt Collins" w:date="2021-10-06T17:01:00Z">
        <w:r w:rsidR="00EF4F4B">
          <w:rPr>
            <w:rFonts w:ascii="Times New Roman" w:hAnsi="Times New Roman"/>
            <w:sz w:val="24"/>
            <w:szCs w:val="24"/>
          </w:rPr>
          <w:t>m</w:t>
        </w:r>
      </w:ins>
      <w:ins w:id="8072" w:author="Britt Collins" w:date="2021-09-30T14:58:00Z">
        <w:r w:rsidRPr="000B0CC8">
          <w:rPr>
            <w:rFonts w:ascii="Times New Roman" w:hAnsi="Times New Roman"/>
            <w:sz w:val="24"/>
            <w:szCs w:val="24"/>
          </w:rPr>
          <w:t xml:space="preserve">anta </w:t>
        </w:r>
      </w:ins>
      <w:ins w:id="8073" w:author="Britt Collins" w:date="2021-10-06T17:01:00Z">
        <w:r w:rsidR="00EF4F4B">
          <w:rPr>
            <w:rFonts w:ascii="Times New Roman" w:hAnsi="Times New Roman"/>
            <w:sz w:val="24"/>
            <w:szCs w:val="24"/>
          </w:rPr>
          <w:t>r</w:t>
        </w:r>
      </w:ins>
      <w:ins w:id="8074" w:author="Britt Collins" w:date="2021-09-30T14:58:00Z">
        <w:r w:rsidRPr="000B0CC8">
          <w:rPr>
            <w:rFonts w:ascii="Times New Roman" w:hAnsi="Times New Roman"/>
            <w:sz w:val="24"/>
            <w:szCs w:val="24"/>
          </w:rPr>
          <w:t>ay's wings, the beautiful animal was gone. We got back on board the boat, smiled and caressed a warm beverage prepared by the captain. The boat was now heading for the dock. The group chatted, reflecting on our amazing experience.</w:t>
        </w:r>
      </w:ins>
    </w:p>
    <w:p w14:paraId="0DDEB18C" w14:textId="7D3F441A" w:rsidR="006F31F6" w:rsidRPr="000B0CC8" w:rsidRDefault="006F31F6">
      <w:pPr>
        <w:spacing w:line="480" w:lineRule="auto"/>
        <w:ind w:left="-5" w:right="15" w:firstLine="725"/>
        <w:rPr>
          <w:ins w:id="8075" w:author="Britt Collins" w:date="2021-09-30T14:58:00Z"/>
          <w:rFonts w:ascii="Times New Roman" w:hAnsi="Times New Roman"/>
          <w:sz w:val="24"/>
          <w:szCs w:val="24"/>
        </w:rPr>
        <w:pPrChange w:id="8076" w:author="Britt Collins" w:date="2021-10-06T17:01:00Z">
          <w:pPr>
            <w:ind w:left="-5" w:right="15"/>
          </w:pPr>
        </w:pPrChange>
      </w:pPr>
      <w:ins w:id="8077" w:author="Britt Collins" w:date="2021-09-30T14:58:00Z">
        <w:r w:rsidRPr="000B0CC8">
          <w:rPr>
            <w:rFonts w:ascii="Times New Roman" w:hAnsi="Times New Roman"/>
            <w:sz w:val="24"/>
            <w:szCs w:val="24"/>
          </w:rPr>
          <w:t xml:space="preserve">Further down the southern coast, Francois Peron National Park offered special views of jellyfish plumes. There must have been thousands of </w:t>
        </w:r>
      </w:ins>
      <w:ins w:id="8078" w:author="Britt Collins" w:date="2021-10-06T17:02:00Z">
        <w:r w:rsidR="00EF4F4B">
          <w:rPr>
            <w:rFonts w:ascii="Times New Roman" w:hAnsi="Times New Roman"/>
            <w:sz w:val="24"/>
            <w:szCs w:val="24"/>
          </w:rPr>
          <w:t>b</w:t>
        </w:r>
      </w:ins>
      <w:ins w:id="8079" w:author="Britt Collins" w:date="2021-09-30T14:58:00Z">
        <w:r w:rsidRPr="000B0CC8">
          <w:rPr>
            <w:rFonts w:ascii="Times New Roman" w:hAnsi="Times New Roman"/>
            <w:sz w:val="24"/>
            <w:szCs w:val="24"/>
          </w:rPr>
          <w:t xml:space="preserve">lue </w:t>
        </w:r>
      </w:ins>
      <w:ins w:id="8080" w:author="Britt Collins" w:date="2021-10-06T17:02:00Z">
        <w:r w:rsidR="00EF4F4B">
          <w:rPr>
            <w:rFonts w:ascii="Times New Roman" w:hAnsi="Times New Roman"/>
            <w:sz w:val="24"/>
            <w:szCs w:val="24"/>
          </w:rPr>
          <w:t>b</w:t>
        </w:r>
      </w:ins>
      <w:ins w:id="8081" w:author="Britt Collins" w:date="2021-09-30T14:58:00Z">
        <w:r w:rsidRPr="000B0CC8">
          <w:rPr>
            <w:rFonts w:ascii="Times New Roman" w:hAnsi="Times New Roman"/>
            <w:sz w:val="24"/>
            <w:szCs w:val="24"/>
          </w:rPr>
          <w:t>ottle</w:t>
        </w:r>
      </w:ins>
      <w:ins w:id="8082" w:author="Britt Collins" w:date="2021-10-06T17:03:00Z">
        <w:r w:rsidR="00EF4F4B">
          <w:rPr>
            <w:rFonts w:ascii="Times New Roman" w:hAnsi="Times New Roman"/>
            <w:sz w:val="24"/>
            <w:szCs w:val="24"/>
          </w:rPr>
          <w:t xml:space="preserve"> jellyfish</w:t>
        </w:r>
      </w:ins>
      <w:ins w:id="8083" w:author="Britt Collins" w:date="2021-10-06T17:02:00Z">
        <w:r w:rsidR="00EF4F4B">
          <w:rPr>
            <w:rFonts w:ascii="Times New Roman" w:hAnsi="Times New Roman"/>
            <w:sz w:val="24"/>
            <w:szCs w:val="24"/>
          </w:rPr>
          <w:t>,</w:t>
        </w:r>
      </w:ins>
      <w:ins w:id="8084" w:author="Britt Collins" w:date="2021-09-30T14:58:00Z">
        <w:r w:rsidRPr="000B0CC8">
          <w:rPr>
            <w:rFonts w:ascii="Times New Roman" w:hAnsi="Times New Roman"/>
            <w:sz w:val="24"/>
            <w:szCs w:val="24"/>
          </w:rPr>
          <w:t xml:space="preserve"> aka </w:t>
        </w:r>
      </w:ins>
      <w:ins w:id="8085" w:author="Britt Collins" w:date="2021-10-06T17:02:00Z">
        <w:r w:rsidR="00EF4F4B">
          <w:rPr>
            <w:rFonts w:ascii="Times New Roman" w:hAnsi="Times New Roman"/>
            <w:sz w:val="24"/>
            <w:szCs w:val="24"/>
          </w:rPr>
          <w:t>m</w:t>
        </w:r>
      </w:ins>
      <w:ins w:id="8086" w:author="Britt Collins" w:date="2021-09-30T14:58:00Z">
        <w:r w:rsidRPr="000B0CC8">
          <w:rPr>
            <w:rFonts w:ascii="Times New Roman" w:hAnsi="Times New Roman"/>
            <w:sz w:val="24"/>
            <w:szCs w:val="24"/>
          </w:rPr>
          <w:t>an</w:t>
        </w:r>
      </w:ins>
      <w:ins w:id="8087" w:author="Britt Collins" w:date="2021-10-06T17:02:00Z">
        <w:r w:rsidR="00EF4F4B">
          <w:rPr>
            <w:rFonts w:ascii="Times New Roman" w:hAnsi="Times New Roman"/>
            <w:sz w:val="24"/>
            <w:szCs w:val="24"/>
          </w:rPr>
          <w:t>-o-w</w:t>
        </w:r>
      </w:ins>
      <w:ins w:id="8088" w:author="Britt Collins" w:date="2021-09-30T14:58:00Z">
        <w:r w:rsidRPr="000B0CC8">
          <w:rPr>
            <w:rFonts w:ascii="Times New Roman" w:hAnsi="Times New Roman"/>
            <w:sz w:val="24"/>
            <w:szCs w:val="24"/>
          </w:rPr>
          <w:t xml:space="preserve">ar, that stretched the length of the bay. We saw many </w:t>
        </w:r>
      </w:ins>
      <w:ins w:id="8089" w:author="Britt Collins" w:date="2021-10-06T17:03:00Z">
        <w:r w:rsidR="00EF4F4B">
          <w:rPr>
            <w:rFonts w:ascii="Times New Roman" w:hAnsi="Times New Roman"/>
            <w:sz w:val="24"/>
            <w:szCs w:val="24"/>
          </w:rPr>
          <w:t>wildlife-</w:t>
        </w:r>
      </w:ins>
      <w:ins w:id="8090" w:author="Britt Collins" w:date="2021-09-30T14:58:00Z">
        <w:r w:rsidRPr="000B0CC8">
          <w:rPr>
            <w:rFonts w:ascii="Times New Roman" w:hAnsi="Times New Roman"/>
            <w:sz w:val="24"/>
            <w:szCs w:val="24"/>
          </w:rPr>
          <w:t>related road signs along the way too. One rare example was a sign warning of the elusive Bilby, a type of marsupial rabbit.</w:t>
        </w:r>
      </w:ins>
    </w:p>
    <w:p w14:paraId="07EE3CCD" w14:textId="77777777" w:rsidR="00EF4F4B" w:rsidRDefault="006F31F6" w:rsidP="00EF4F4B">
      <w:pPr>
        <w:spacing w:line="480" w:lineRule="auto"/>
        <w:ind w:left="-5" w:right="15" w:firstLine="725"/>
        <w:rPr>
          <w:ins w:id="8091" w:author="Britt Collins" w:date="2021-10-06T17:04:00Z"/>
          <w:rFonts w:ascii="Times New Roman" w:hAnsi="Times New Roman"/>
          <w:sz w:val="24"/>
          <w:szCs w:val="24"/>
        </w:rPr>
      </w:pPr>
      <w:ins w:id="8092" w:author="Britt Collins" w:date="2021-09-30T14:58:00Z">
        <w:r w:rsidRPr="000B0CC8">
          <w:rPr>
            <w:rFonts w:ascii="Times New Roman" w:hAnsi="Times New Roman"/>
            <w:sz w:val="24"/>
            <w:szCs w:val="24"/>
          </w:rPr>
          <w:t xml:space="preserve">Arguably the most memorable and plush tourist destinations on Australia's west coast was Monkey Mia. From Exmouth up until that point in the journey, most areas were destitute and remote. Monkey Mia was a resort with many amenities: </w:t>
        </w:r>
      </w:ins>
      <w:ins w:id="8093" w:author="Britt Collins" w:date="2021-10-06T17:03:00Z">
        <w:r w:rsidR="00EF4F4B">
          <w:rPr>
            <w:rFonts w:ascii="Times New Roman" w:hAnsi="Times New Roman"/>
            <w:sz w:val="24"/>
            <w:szCs w:val="24"/>
          </w:rPr>
          <w:t>a</w:t>
        </w:r>
      </w:ins>
      <w:ins w:id="8094" w:author="Britt Collins" w:date="2021-09-30T14:58:00Z">
        <w:r w:rsidRPr="000B0CC8">
          <w:rPr>
            <w:rFonts w:ascii="Times New Roman" w:hAnsi="Times New Roman"/>
            <w:sz w:val="24"/>
            <w:szCs w:val="24"/>
          </w:rPr>
          <w:t xml:space="preserve"> huge car park, shop, private beach and extensive eating areas. I managed to set my tent up on a well-groomed lawn with loads of space around me. I felt spoilt.</w:t>
        </w:r>
      </w:ins>
    </w:p>
    <w:p w14:paraId="334E0740" w14:textId="4A242E9E" w:rsidR="006F31F6" w:rsidRPr="000B0CC8" w:rsidRDefault="006F31F6">
      <w:pPr>
        <w:spacing w:line="480" w:lineRule="auto"/>
        <w:ind w:left="-5" w:right="15" w:firstLine="725"/>
        <w:rPr>
          <w:ins w:id="8095" w:author="Britt Collins" w:date="2021-09-30T14:58:00Z"/>
          <w:rFonts w:ascii="Times New Roman" w:hAnsi="Times New Roman"/>
          <w:sz w:val="24"/>
          <w:szCs w:val="24"/>
        </w:rPr>
        <w:pPrChange w:id="8096" w:author="Britt Collins" w:date="2021-10-06T17:03:00Z">
          <w:pPr>
            <w:ind w:left="-5" w:right="15"/>
          </w:pPr>
        </w:pPrChange>
      </w:pPr>
      <w:ins w:id="8097" w:author="Britt Collins" w:date="2021-09-30T14:58:00Z">
        <w:r w:rsidRPr="000B0CC8">
          <w:rPr>
            <w:rFonts w:ascii="Times New Roman" w:hAnsi="Times New Roman"/>
            <w:sz w:val="24"/>
            <w:szCs w:val="24"/>
          </w:rPr>
          <w:lastRenderedPageBreak/>
          <w:t>Palm trees swayed next to a boardwalk that led to a white sandy beach. Matthew and I were ecstatic. Once we parked up, we literally dived into the shallow waters of the bay. I was surprised how shallow the water was as I began wading out. I felt anxious as my foot glanced a sting ray that rested, obscured, on the sea</w:t>
        </w:r>
      </w:ins>
      <w:ins w:id="8098" w:author="Britt Collins" w:date="2021-10-06T17:04:00Z">
        <w:r w:rsidR="00EF4F4B">
          <w:rPr>
            <w:rFonts w:ascii="Times New Roman" w:hAnsi="Times New Roman"/>
            <w:sz w:val="24"/>
            <w:szCs w:val="24"/>
          </w:rPr>
          <w:t xml:space="preserve"> </w:t>
        </w:r>
      </w:ins>
      <w:ins w:id="8099" w:author="Britt Collins" w:date="2021-09-30T14:58:00Z">
        <w:r w:rsidRPr="000B0CC8">
          <w:rPr>
            <w:rFonts w:ascii="Times New Roman" w:hAnsi="Times New Roman"/>
            <w:sz w:val="24"/>
            <w:szCs w:val="24"/>
          </w:rPr>
          <w:t>bed. I reverted to swimming in the shallows. There was so much sea grass that I saw very little. The sea was like a large warm bath, given the water temperature and depth.</w:t>
        </w:r>
      </w:ins>
    </w:p>
    <w:p w14:paraId="5378EF5A" w14:textId="0D0E44AA" w:rsidR="006F31F6" w:rsidRPr="000B0CC8" w:rsidRDefault="006F31F6">
      <w:pPr>
        <w:spacing w:after="10" w:line="480" w:lineRule="auto"/>
        <w:ind w:left="-5" w:right="15" w:firstLine="725"/>
        <w:rPr>
          <w:ins w:id="8100" w:author="Britt Collins" w:date="2021-09-30T14:58:00Z"/>
          <w:rFonts w:ascii="Times New Roman" w:hAnsi="Times New Roman"/>
          <w:sz w:val="24"/>
          <w:szCs w:val="24"/>
        </w:rPr>
        <w:pPrChange w:id="8101" w:author="Britt Collins" w:date="2021-10-06T17:05:00Z">
          <w:pPr>
            <w:spacing w:after="10"/>
            <w:ind w:left="-5" w:right="15"/>
          </w:pPr>
        </w:pPrChange>
      </w:pPr>
      <w:ins w:id="8102" w:author="Britt Collins" w:date="2021-09-30T14:58:00Z">
        <w:r w:rsidRPr="000B0CC8">
          <w:rPr>
            <w:rFonts w:ascii="Times New Roman" w:hAnsi="Times New Roman"/>
            <w:sz w:val="24"/>
            <w:szCs w:val="24"/>
          </w:rPr>
          <w:t xml:space="preserve">Monkey Mia offered </w:t>
        </w:r>
      </w:ins>
      <w:ins w:id="8103" w:author="Britt Collins" w:date="2021-10-06T17:05:00Z">
        <w:r w:rsidR="00EF4F4B">
          <w:rPr>
            <w:rFonts w:ascii="Times New Roman" w:hAnsi="Times New Roman"/>
            <w:sz w:val="24"/>
            <w:szCs w:val="24"/>
          </w:rPr>
          <w:t>spectacular</w:t>
        </w:r>
      </w:ins>
      <w:ins w:id="8104" w:author="Britt Collins" w:date="2021-09-30T14:58:00Z">
        <w:r w:rsidRPr="000B0CC8">
          <w:rPr>
            <w:rFonts w:ascii="Times New Roman" w:hAnsi="Times New Roman"/>
            <w:sz w:val="24"/>
            <w:szCs w:val="24"/>
          </w:rPr>
          <w:t xml:space="preserve"> views of the surrounding bays that Kris, Matthew and I admired. We sat outside in 20</w:t>
        </w:r>
      </w:ins>
      <w:ins w:id="8105" w:author="Britt Collins" w:date="2021-10-06T17:05:00Z">
        <w:r w:rsidR="00EF4F4B">
          <w:rPr>
            <w:rFonts w:ascii="Times New Roman" w:hAnsi="Times New Roman"/>
            <w:sz w:val="24"/>
            <w:szCs w:val="24"/>
          </w:rPr>
          <w:t>-plus</w:t>
        </w:r>
      </w:ins>
      <w:ins w:id="8106" w:author="Britt Collins" w:date="2021-09-30T14:58:00Z">
        <w:r w:rsidRPr="000B0CC8">
          <w:rPr>
            <w:rFonts w:ascii="Times New Roman" w:hAnsi="Times New Roman"/>
            <w:sz w:val="24"/>
            <w:szCs w:val="24"/>
          </w:rPr>
          <w:t xml:space="preserve"> degree temperatures sipping on beers we bought from the local shop. There was on site food takeaway. As good as our cooking had been, a takeaway offered a welcome change and no washing</w:t>
        </w:r>
      </w:ins>
      <w:ins w:id="8107" w:author="Britt Collins" w:date="2021-10-06T17:05:00Z">
        <w:r w:rsidR="00EF4F4B">
          <w:rPr>
            <w:rFonts w:ascii="Times New Roman" w:hAnsi="Times New Roman"/>
            <w:sz w:val="24"/>
            <w:szCs w:val="24"/>
          </w:rPr>
          <w:t>-</w:t>
        </w:r>
      </w:ins>
      <w:ins w:id="8108" w:author="Britt Collins" w:date="2021-09-30T14:58:00Z">
        <w:r w:rsidRPr="000B0CC8">
          <w:rPr>
            <w:rFonts w:ascii="Times New Roman" w:hAnsi="Times New Roman"/>
            <w:sz w:val="24"/>
            <w:szCs w:val="24"/>
          </w:rPr>
          <w:t>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present this morning had a microphone and explained what we were about to experience. It was obvious, given the shape of the dorsal fins nearing the shore. These were dolphins, bottlenose dolphins. The staff member introduced each member of the pod and their back story. She also explained the interlinked history of Monkey Mia and the dolphins.</w:t>
        </w:r>
      </w:ins>
    </w:p>
    <w:p w14:paraId="7F562484" w14:textId="1126588F" w:rsidR="006F31F6" w:rsidRPr="000B0CC8" w:rsidRDefault="006F31F6">
      <w:pPr>
        <w:spacing w:line="480" w:lineRule="auto"/>
        <w:ind w:left="-5" w:right="15" w:firstLine="725"/>
        <w:rPr>
          <w:ins w:id="8109" w:author="Britt Collins" w:date="2021-09-30T14:58:00Z"/>
          <w:rFonts w:ascii="Times New Roman" w:hAnsi="Times New Roman"/>
          <w:sz w:val="24"/>
          <w:szCs w:val="24"/>
        </w:rPr>
        <w:pPrChange w:id="8110" w:author="Britt Collins" w:date="2021-10-06T17:06:00Z">
          <w:pPr>
            <w:ind w:left="-5" w:right="15"/>
          </w:pPr>
        </w:pPrChange>
      </w:pPr>
      <w:ins w:id="8111" w:author="Britt Collins" w:date="2021-09-30T14:58:00Z">
        <w:r w:rsidRPr="000B0CC8">
          <w:rPr>
            <w:rFonts w:ascii="Times New Roman" w:hAnsi="Times New Roman"/>
            <w:sz w:val="24"/>
            <w:szCs w:val="24"/>
          </w:rPr>
          <w:t>The dolphins were what the tourists came here to see, and had been doing so for the past 30 years.</w:t>
        </w:r>
      </w:ins>
      <w:ins w:id="8112" w:author="Britt Collins" w:date="2021-10-06T17:06:00Z">
        <w:r w:rsidR="00EF4F4B">
          <w:rPr>
            <w:rFonts w:ascii="Times New Roman" w:hAnsi="Times New Roman"/>
            <w:sz w:val="24"/>
            <w:szCs w:val="24"/>
          </w:rPr>
          <w:t xml:space="preserve"> </w:t>
        </w:r>
      </w:ins>
      <w:ins w:id="8113" w:author="Britt Collins" w:date="2021-09-30T14:58:00Z">
        <w:r w:rsidRPr="000B0CC8">
          <w:rPr>
            <w:rFonts w:ascii="Times New Roman" w:hAnsi="Times New Roman"/>
            <w:sz w:val="24"/>
            <w:szCs w:val="24"/>
          </w:rPr>
          <w:t>Once the dolphins has consumed the bucket of gutted fish, the Monkey Mia experience was over. It was time for us to hit the road again, to journey to Kalbarri National Park. We snorkelled at many secluded beached, ending the day at the town of Kalbarri. As we arrived, we were welcomed by a road sign spelling out all the town’s offerings</w:t>
        </w:r>
      </w:ins>
      <w:ins w:id="8114" w:author="Britt Collins" w:date="2021-10-06T17:07:00Z">
        <w:r w:rsidR="00EF4F4B">
          <w:rPr>
            <w:rFonts w:ascii="Times New Roman" w:hAnsi="Times New Roman"/>
            <w:sz w:val="24"/>
            <w:szCs w:val="24"/>
          </w:rPr>
          <w:t xml:space="preserve"> of a</w:t>
        </w:r>
      </w:ins>
      <w:ins w:id="8115" w:author="Britt Collins" w:date="2021-09-30T14:58:00Z">
        <w:r w:rsidRPr="000B0CC8">
          <w:rPr>
            <w:rFonts w:ascii="Times New Roman" w:hAnsi="Times New Roman"/>
            <w:sz w:val="24"/>
            <w:szCs w:val="24"/>
          </w:rPr>
          <w:t xml:space="preserve"> caravan park, a fish</w:t>
        </w:r>
      </w:ins>
      <w:ins w:id="8116" w:author="Britt Collins" w:date="2021-10-06T17:07:00Z">
        <w:r w:rsidR="00EF4F4B">
          <w:rPr>
            <w:rFonts w:ascii="Times New Roman" w:hAnsi="Times New Roman"/>
            <w:sz w:val="24"/>
            <w:szCs w:val="24"/>
          </w:rPr>
          <w:t>-</w:t>
        </w:r>
      </w:ins>
      <w:ins w:id="8117" w:author="Britt Collins" w:date="2021-09-30T14:58:00Z">
        <w:r w:rsidRPr="000B0CC8">
          <w:rPr>
            <w:rFonts w:ascii="Times New Roman" w:hAnsi="Times New Roman"/>
            <w:sz w:val="24"/>
            <w:szCs w:val="24"/>
          </w:rPr>
          <w:t>and</w:t>
        </w:r>
      </w:ins>
      <w:ins w:id="8118" w:author="Britt Collins" w:date="2021-10-06T17:07:00Z">
        <w:r w:rsidR="00EF4F4B">
          <w:rPr>
            <w:rFonts w:ascii="Times New Roman" w:hAnsi="Times New Roman"/>
            <w:sz w:val="24"/>
            <w:szCs w:val="24"/>
          </w:rPr>
          <w:t>-c</w:t>
        </w:r>
      </w:ins>
      <w:ins w:id="8119" w:author="Britt Collins" w:date="2021-09-30T14:58:00Z">
        <w:r w:rsidRPr="000B0CC8">
          <w:rPr>
            <w:rFonts w:ascii="Times New Roman" w:hAnsi="Times New Roman"/>
            <w:sz w:val="24"/>
            <w:szCs w:val="24"/>
          </w:rPr>
          <w:t xml:space="preserve">hip shop and a liquor store. </w:t>
        </w:r>
      </w:ins>
    </w:p>
    <w:p w14:paraId="26C3DD95" w14:textId="24EF4A8C" w:rsidR="006F31F6" w:rsidRPr="000B0CC8" w:rsidRDefault="006F31F6">
      <w:pPr>
        <w:spacing w:line="480" w:lineRule="auto"/>
        <w:ind w:left="-5" w:right="15" w:firstLine="725"/>
        <w:rPr>
          <w:ins w:id="8120" w:author="Britt Collins" w:date="2021-09-30T14:58:00Z"/>
          <w:rFonts w:ascii="Times New Roman" w:hAnsi="Times New Roman"/>
          <w:sz w:val="24"/>
          <w:szCs w:val="24"/>
        </w:rPr>
        <w:pPrChange w:id="8121" w:author="Britt Collins" w:date="2021-10-06T17:07:00Z">
          <w:pPr>
            <w:ind w:left="-5" w:right="15"/>
          </w:pPr>
        </w:pPrChange>
      </w:pPr>
      <w:ins w:id="8122" w:author="Britt Collins" w:date="2021-09-30T14:58:00Z">
        <w:r w:rsidRPr="000B0CC8">
          <w:rPr>
            <w:rFonts w:ascii="Times New Roman" w:hAnsi="Times New Roman"/>
            <w:sz w:val="24"/>
            <w:szCs w:val="24"/>
          </w:rPr>
          <w:t xml:space="preserve">The next morning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straight and wide, the trucks took up a lot of their space. Given the number of articulations, they snaked over two lanes. My approach to overtaking was to use every last pony of the Mitsubishi's engine. If I saw a convoy of multi-trailer trucks from a distance, I was happy to approach the first truck at full speed. I </w:t>
        </w:r>
        <w:r w:rsidRPr="000B0CC8">
          <w:rPr>
            <w:rFonts w:ascii="Times New Roman" w:hAnsi="Times New Roman"/>
            <w:sz w:val="24"/>
            <w:szCs w:val="24"/>
          </w:rPr>
          <w:lastRenderedPageBreak/>
          <w:t>would get in the truck</w:t>
        </w:r>
      </w:ins>
      <w:ins w:id="8123" w:author="Britt Collins" w:date="2021-10-06T17:08:00Z">
        <w:r w:rsidR="00EF4F4B">
          <w:rPr>
            <w:rFonts w:ascii="Times New Roman" w:hAnsi="Times New Roman"/>
            <w:sz w:val="24"/>
            <w:szCs w:val="24"/>
          </w:rPr>
          <w:t>’</w:t>
        </w:r>
      </w:ins>
      <w:ins w:id="8124" w:author="Britt Collins" w:date="2021-09-30T14:58:00Z">
        <w:r w:rsidRPr="000B0CC8">
          <w:rPr>
            <w:rFonts w:ascii="Times New Roman" w:hAnsi="Times New Roman"/>
            <w:sz w:val="24"/>
            <w:szCs w:val="24"/>
          </w:rPr>
          <w:t>s slipstream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manoeuvre. I’m sure the truck drivers didn’t want to take their foot off the gas/accelerator either, given how much time and fuel is required to get the trucks to full speed.</w:t>
        </w:r>
      </w:ins>
    </w:p>
    <w:p w14:paraId="3AFEFD1D" w14:textId="77777777" w:rsidR="00EF4F4B" w:rsidRDefault="006F31F6" w:rsidP="00EF4F4B">
      <w:pPr>
        <w:spacing w:after="10" w:line="480" w:lineRule="auto"/>
        <w:ind w:left="-5" w:right="15" w:firstLine="725"/>
        <w:rPr>
          <w:ins w:id="8125" w:author="Britt Collins" w:date="2021-10-06T17:09:00Z"/>
          <w:rFonts w:ascii="Times New Roman" w:hAnsi="Times New Roman"/>
          <w:sz w:val="24"/>
          <w:szCs w:val="24"/>
        </w:rPr>
      </w:pPr>
      <w:ins w:id="8126" w:author="Britt Collins" w:date="2021-09-30T14:58:00Z">
        <w:r w:rsidRPr="000B0CC8">
          <w:rPr>
            <w:rFonts w:ascii="Times New Roman" w:hAnsi="Times New Roman"/>
            <w:sz w:val="24"/>
            <w:szCs w:val="24"/>
          </w:rPr>
          <w:t>There weren’t any incidents as we successfully overtook many trucks on the journey to Nambung. My driving was criticized many times by the backseat drivers in the van. In fairness</w:t>
        </w:r>
      </w:ins>
      <w:ins w:id="8127" w:author="Britt Collins" w:date="2021-10-06T17:08:00Z">
        <w:r w:rsidR="00EF4F4B">
          <w:rPr>
            <w:rFonts w:ascii="Times New Roman" w:hAnsi="Times New Roman"/>
            <w:sz w:val="24"/>
            <w:szCs w:val="24"/>
          </w:rPr>
          <w:t>,</w:t>
        </w:r>
      </w:ins>
      <w:ins w:id="8128" w:author="Britt Collins" w:date="2021-09-30T14:58:00Z">
        <w:r w:rsidRPr="000B0CC8">
          <w:rPr>
            <w:rFonts w:ascii="Times New Roman" w:hAnsi="Times New Roman"/>
            <w:sz w:val="24"/>
            <w:szCs w:val="24"/>
          </w:rPr>
          <w:t xml:space="preserve"> I did take the van a touch above the speed limit when the road was clear. It was in Nambung that we saw a small-scale equivalent of</w:t>
        </w:r>
      </w:ins>
      <w:ins w:id="8129" w:author="Britt Collins" w:date="2021-10-06T17:09:00Z">
        <w:r w:rsidR="00EF4F4B">
          <w:rPr>
            <w:rFonts w:ascii="Times New Roman" w:hAnsi="Times New Roman"/>
            <w:sz w:val="24"/>
            <w:szCs w:val="24"/>
          </w:rPr>
          <w:t xml:space="preserve"> </w:t>
        </w:r>
      </w:ins>
      <w:ins w:id="8130" w:author="Britt Collins" w:date="2021-09-30T14:58:00Z">
        <w:r w:rsidRPr="000B0CC8">
          <w:rPr>
            <w:rFonts w:ascii="Times New Roman" w:hAnsi="Times New Roman"/>
            <w:sz w:val="24"/>
            <w:szCs w:val="24"/>
          </w:rPr>
          <w:t xml:space="preserve">Stonehenge. The sand monoliths made for interesting, subjective viewing. </w:t>
        </w:r>
      </w:ins>
    </w:p>
    <w:p w14:paraId="16ED273E" w14:textId="77777777" w:rsidR="00947741" w:rsidRDefault="00EF4F4B" w:rsidP="00947741">
      <w:pPr>
        <w:spacing w:after="10" w:line="480" w:lineRule="auto"/>
        <w:ind w:left="-5" w:right="15" w:firstLine="725"/>
        <w:rPr>
          <w:ins w:id="8131" w:author="Britt Collins" w:date="2021-10-06T17:09:00Z"/>
          <w:rFonts w:ascii="Times New Roman" w:hAnsi="Times New Roman"/>
          <w:sz w:val="24"/>
          <w:szCs w:val="24"/>
        </w:rPr>
      </w:pPr>
      <w:ins w:id="8132" w:author="Britt Collins" w:date="2021-10-06T17:09:00Z">
        <w:r>
          <w:rPr>
            <w:rFonts w:ascii="Times New Roman" w:hAnsi="Times New Roman"/>
            <w:sz w:val="24"/>
            <w:szCs w:val="24"/>
          </w:rPr>
          <w:t>“</w:t>
        </w:r>
      </w:ins>
      <w:ins w:id="8133" w:author="Britt Collins" w:date="2021-09-30T14:58:00Z">
        <w:r w:rsidR="006F31F6" w:rsidRPr="000B0CC8">
          <w:rPr>
            <w:rFonts w:ascii="Times New Roman" w:hAnsi="Times New Roman"/>
            <w:sz w:val="24"/>
            <w:szCs w:val="24"/>
          </w:rPr>
          <w:t>Look at that one, it looks like Rabbit ears,</w:t>
        </w:r>
      </w:ins>
      <w:ins w:id="8134" w:author="Britt Collins" w:date="2021-10-06T17:09:00Z">
        <w:r>
          <w:rPr>
            <w:rFonts w:ascii="Times New Roman" w:hAnsi="Times New Roman"/>
            <w:sz w:val="24"/>
            <w:szCs w:val="24"/>
          </w:rPr>
          <w:t>”</w:t>
        </w:r>
      </w:ins>
      <w:ins w:id="8135" w:author="Britt Collins" w:date="2021-09-30T14:58:00Z">
        <w:r w:rsidR="006F31F6" w:rsidRPr="000B0CC8">
          <w:rPr>
            <w:rFonts w:ascii="Times New Roman" w:hAnsi="Times New Roman"/>
            <w:sz w:val="24"/>
            <w:szCs w:val="24"/>
          </w:rPr>
          <w:t xml:space="preserve"> I shouted. Most looked like giant petrified bogies. With so many of these human size abominations, it made for an absurd amount of funny photographic moments. We succeeded in imitating the bogey-like sand monoliths.</w:t>
        </w:r>
      </w:ins>
    </w:p>
    <w:p w14:paraId="0C2E9005" w14:textId="3A31DBFF" w:rsidR="006F31F6" w:rsidRPr="000B0CC8" w:rsidRDefault="006F31F6">
      <w:pPr>
        <w:spacing w:after="10" w:line="480" w:lineRule="auto"/>
        <w:ind w:left="-5" w:right="15" w:firstLine="725"/>
        <w:rPr>
          <w:ins w:id="8136" w:author="Britt Collins" w:date="2021-09-30T14:58:00Z"/>
          <w:rFonts w:ascii="Times New Roman" w:hAnsi="Times New Roman"/>
          <w:sz w:val="24"/>
          <w:szCs w:val="24"/>
        </w:rPr>
        <w:pPrChange w:id="8137" w:author="Britt Collins" w:date="2021-10-06T17:09:00Z">
          <w:pPr>
            <w:ind w:left="-5" w:right="15"/>
          </w:pPr>
        </w:pPrChange>
      </w:pPr>
      <w:ins w:id="8138" w:author="Britt Collins" w:date="2021-09-30T14:58:00Z">
        <w:r w:rsidRPr="000B0CC8">
          <w:rPr>
            <w:rFonts w:ascii="Times New Roman" w:hAnsi="Times New Roman"/>
            <w:sz w:val="24"/>
            <w:szCs w:val="24"/>
          </w:rPr>
          <w:t>We had a long journey ahead, clocking up nearly 12 hours of drive time to reach arguably our finest location, Margaret River</w:t>
        </w:r>
      </w:ins>
      <w:ins w:id="8139" w:author="Britt Collins" w:date="2021-10-06T17:09:00Z">
        <w:r w:rsidR="00947741">
          <w:rPr>
            <w:rFonts w:ascii="Times New Roman" w:hAnsi="Times New Roman"/>
            <w:sz w:val="24"/>
            <w:szCs w:val="24"/>
          </w:rPr>
          <w:t>, w</w:t>
        </w:r>
      </w:ins>
      <w:ins w:id="8140" w:author="Britt Collins" w:date="2021-10-06T17:10:00Z">
        <w:r w:rsidR="00947741">
          <w:rPr>
            <w:rFonts w:ascii="Times New Roman" w:hAnsi="Times New Roman"/>
            <w:sz w:val="24"/>
            <w:szCs w:val="24"/>
          </w:rPr>
          <w:t>hich</w:t>
        </w:r>
      </w:ins>
      <w:ins w:id="8141" w:author="Britt Collins" w:date="2021-09-30T14:58:00Z">
        <w:r w:rsidRPr="000B0CC8">
          <w:rPr>
            <w:rFonts w:ascii="Times New Roman" w:hAnsi="Times New Roman"/>
            <w:sz w:val="24"/>
            <w:szCs w:val="24"/>
          </w:rPr>
          <w:t xml:space="preserve"> covers a large area</w:t>
        </w:r>
      </w:ins>
      <w:ins w:id="8142" w:author="Britt Collins" w:date="2021-10-06T17:20:00Z">
        <w:r w:rsidR="00947741" w:rsidRPr="0076585A">
          <w:rPr>
            <w:rFonts w:ascii="Times New Roman" w:hAnsi="Times New Roman"/>
            <w:b/>
            <w:sz w:val="24"/>
            <w:szCs w:val="24"/>
            <w:rPrChange w:id="8143" w:author="Britt Collins" w:date="2021-10-06T17:21:00Z">
              <w:rPr>
                <w:rFonts w:ascii="Times New Roman" w:hAnsi="Times New Roman"/>
                <w:sz w:val="24"/>
                <w:szCs w:val="24"/>
              </w:rPr>
            </w:rPrChange>
          </w:rPr>
          <w:t xml:space="preserve">, </w:t>
        </w:r>
      </w:ins>
      <w:ins w:id="8144" w:author="Britt Collins" w:date="2021-10-06T17:23:00Z">
        <w:r w:rsidR="0076585A">
          <w:rPr>
            <w:rFonts w:ascii="Times New Roman" w:hAnsi="Times New Roman"/>
            <w:b/>
            <w:sz w:val="24"/>
            <w:szCs w:val="24"/>
          </w:rPr>
          <w:t>famous</w:t>
        </w:r>
      </w:ins>
      <w:ins w:id="8145" w:author="Britt Collins" w:date="2021-10-06T17:20:00Z">
        <w:r w:rsidR="0076585A" w:rsidRPr="0076585A">
          <w:rPr>
            <w:rFonts w:ascii="Times New Roman" w:hAnsi="Times New Roman"/>
            <w:b/>
            <w:sz w:val="24"/>
            <w:szCs w:val="24"/>
            <w:rPrChange w:id="8146" w:author="Britt Collins" w:date="2021-10-06T17:21:00Z">
              <w:rPr>
                <w:rFonts w:ascii="Times New Roman" w:hAnsi="Times New Roman"/>
                <w:sz w:val="24"/>
                <w:szCs w:val="24"/>
              </w:rPr>
            </w:rPrChange>
          </w:rPr>
          <w:t xml:space="preserve"> </w:t>
        </w:r>
      </w:ins>
      <w:ins w:id="8147" w:author="Britt Collins" w:date="2021-10-06T17:23:00Z">
        <w:r w:rsidR="0076585A">
          <w:rPr>
            <w:rFonts w:ascii="Times New Roman" w:hAnsi="Times New Roman"/>
            <w:b/>
            <w:sz w:val="24"/>
            <w:szCs w:val="24"/>
          </w:rPr>
          <w:t>for its st</w:t>
        </w:r>
      </w:ins>
      <w:ins w:id="8148" w:author="Britt Collins" w:date="2021-10-06T17:24:00Z">
        <w:r w:rsidR="0076585A">
          <w:rPr>
            <w:rFonts w:ascii="Times New Roman" w:hAnsi="Times New Roman"/>
            <w:b/>
            <w:sz w:val="24"/>
            <w:szCs w:val="24"/>
          </w:rPr>
          <w:t>unningly</w:t>
        </w:r>
      </w:ins>
      <w:ins w:id="8149" w:author="Britt Collins" w:date="2021-10-06T17:20:00Z">
        <w:r w:rsidR="0076585A" w:rsidRPr="0076585A">
          <w:rPr>
            <w:rFonts w:ascii="Times New Roman" w:hAnsi="Times New Roman"/>
            <w:b/>
            <w:sz w:val="24"/>
            <w:szCs w:val="24"/>
            <w:rPrChange w:id="8150" w:author="Britt Collins" w:date="2021-10-06T17:21:00Z">
              <w:rPr>
                <w:rFonts w:ascii="Times New Roman" w:hAnsi="Times New Roman"/>
                <w:sz w:val="24"/>
                <w:szCs w:val="24"/>
              </w:rPr>
            </w:rPrChange>
          </w:rPr>
          <w:t xml:space="preserve"> rugged coastline</w:t>
        </w:r>
      </w:ins>
      <w:ins w:id="8151" w:author="Britt Collins" w:date="2021-10-06T17:24:00Z">
        <w:r w:rsidR="0076585A">
          <w:rPr>
            <w:rFonts w:ascii="Times New Roman" w:hAnsi="Times New Roman"/>
            <w:b/>
            <w:sz w:val="24"/>
            <w:szCs w:val="24"/>
          </w:rPr>
          <w:t xml:space="preserve"> and vineyards</w:t>
        </w:r>
      </w:ins>
      <w:ins w:id="8152" w:author="Britt Collins" w:date="2021-09-30T14:58:00Z">
        <w:r w:rsidRPr="0076585A">
          <w:rPr>
            <w:rFonts w:ascii="Times New Roman" w:hAnsi="Times New Roman"/>
            <w:b/>
            <w:sz w:val="24"/>
            <w:szCs w:val="24"/>
            <w:rPrChange w:id="8153" w:author="Britt Collins" w:date="2021-10-06T17:21:00Z">
              <w:rPr>
                <w:rFonts w:ascii="Times New Roman" w:hAnsi="Times New Roman"/>
                <w:sz w:val="24"/>
                <w:szCs w:val="24"/>
              </w:rPr>
            </w:rPrChange>
          </w:rPr>
          <w:t>.</w:t>
        </w:r>
        <w:r w:rsidRPr="000B0CC8">
          <w:rPr>
            <w:rFonts w:ascii="Times New Roman" w:hAnsi="Times New Roman"/>
            <w:sz w:val="24"/>
            <w:szCs w:val="24"/>
          </w:rPr>
          <w:t xml:space="preserve"> The town is humble and bohemian</w:t>
        </w:r>
      </w:ins>
      <w:ins w:id="8154" w:author="Britt Collins" w:date="2021-10-06T17:21:00Z">
        <w:r w:rsidR="0076585A">
          <w:rPr>
            <w:rFonts w:ascii="Times New Roman" w:hAnsi="Times New Roman"/>
            <w:sz w:val="24"/>
            <w:szCs w:val="24"/>
          </w:rPr>
          <w:t xml:space="preserve">, dotted with </w:t>
        </w:r>
      </w:ins>
      <w:ins w:id="8155" w:author="Britt Collins" w:date="2021-10-06T17:24:00Z">
        <w:r w:rsidR="0076585A">
          <w:rPr>
            <w:rFonts w:ascii="Times New Roman" w:hAnsi="Times New Roman"/>
            <w:sz w:val="24"/>
            <w:szCs w:val="24"/>
          </w:rPr>
          <w:t>wi</w:t>
        </w:r>
      </w:ins>
      <w:ins w:id="8156" w:author="Britt Collins" w:date="2021-10-06T17:25:00Z">
        <w:r w:rsidR="0076585A">
          <w:rPr>
            <w:rFonts w:ascii="Times New Roman" w:hAnsi="Times New Roman"/>
            <w:sz w:val="24"/>
            <w:szCs w:val="24"/>
          </w:rPr>
          <w:t xml:space="preserve">neries and </w:t>
        </w:r>
      </w:ins>
      <w:ins w:id="8157" w:author="Britt Collins" w:date="2021-10-06T17:21:00Z">
        <w:r w:rsidR="0076585A">
          <w:rPr>
            <w:rFonts w:ascii="Times New Roman" w:hAnsi="Times New Roman"/>
            <w:sz w:val="24"/>
            <w:szCs w:val="24"/>
          </w:rPr>
          <w:t>b</w:t>
        </w:r>
      </w:ins>
      <w:ins w:id="8158" w:author="Britt Collins" w:date="2021-09-30T14:58:00Z">
        <w:r w:rsidRPr="000B0CC8">
          <w:rPr>
            <w:rFonts w:ascii="Times New Roman" w:hAnsi="Times New Roman"/>
            <w:sz w:val="24"/>
            <w:szCs w:val="24"/>
          </w:rPr>
          <w:t>usinesses sell</w:t>
        </w:r>
      </w:ins>
      <w:ins w:id="8159" w:author="Britt Collins" w:date="2021-10-06T17:21:00Z">
        <w:r w:rsidR="0076585A">
          <w:rPr>
            <w:rFonts w:ascii="Times New Roman" w:hAnsi="Times New Roman"/>
            <w:sz w:val="24"/>
            <w:szCs w:val="24"/>
          </w:rPr>
          <w:t>ing</w:t>
        </w:r>
      </w:ins>
      <w:ins w:id="8160" w:author="Britt Collins" w:date="2021-09-30T14:58:00Z">
        <w:r w:rsidRPr="000B0CC8">
          <w:rPr>
            <w:rFonts w:ascii="Times New Roman" w:hAnsi="Times New Roman"/>
            <w:sz w:val="24"/>
            <w:szCs w:val="24"/>
          </w:rPr>
          <w:t xml:space="preserve"> organically</w:t>
        </w:r>
      </w:ins>
      <w:ins w:id="8161" w:author="Britt Collins" w:date="2021-10-06T17:10:00Z">
        <w:r w:rsidR="00947741">
          <w:rPr>
            <w:rFonts w:ascii="Times New Roman" w:hAnsi="Times New Roman"/>
            <w:sz w:val="24"/>
            <w:szCs w:val="24"/>
          </w:rPr>
          <w:t>-</w:t>
        </w:r>
      </w:ins>
      <w:ins w:id="8162" w:author="Britt Collins" w:date="2021-09-30T14:58:00Z">
        <w:r w:rsidRPr="000B0CC8">
          <w:rPr>
            <w:rFonts w:ascii="Times New Roman" w:hAnsi="Times New Roman"/>
            <w:sz w:val="24"/>
            <w:szCs w:val="24"/>
          </w:rPr>
          <w:t>grown produce, surfing equipment and artisan coffee. Matthew, Kris and I did some window shopping. We were pleasantly surprised to see a travel</w:t>
        </w:r>
      </w:ins>
      <w:ins w:id="8163" w:author="Britt Collins" w:date="2021-10-06T17:10:00Z">
        <w:r w:rsidR="00947741">
          <w:rPr>
            <w:rFonts w:ascii="Times New Roman" w:hAnsi="Times New Roman"/>
            <w:sz w:val="24"/>
            <w:szCs w:val="24"/>
          </w:rPr>
          <w:t xml:space="preserve"> </w:t>
        </w:r>
      </w:ins>
      <w:ins w:id="8164" w:author="Britt Collins" w:date="2021-09-30T14:58:00Z">
        <w:r w:rsidRPr="000B0CC8">
          <w:rPr>
            <w:rFonts w:ascii="Times New Roman" w:hAnsi="Times New Roman"/>
            <w:sz w:val="24"/>
            <w:szCs w:val="24"/>
          </w:rPr>
          <w:t xml:space="preserve">agency offering many cycling trips and found ‘Sip </w:t>
        </w:r>
      </w:ins>
      <w:ins w:id="8165" w:author="Britt Collins" w:date="2021-10-06T17:10:00Z">
        <w:r w:rsidR="00947741">
          <w:rPr>
            <w:rFonts w:ascii="Times New Roman" w:hAnsi="Times New Roman"/>
            <w:sz w:val="24"/>
            <w:szCs w:val="24"/>
          </w:rPr>
          <w:t>’</w:t>
        </w:r>
      </w:ins>
      <w:ins w:id="8166" w:author="Britt Collins" w:date="2021-09-30T14:58:00Z">
        <w:r w:rsidRPr="000B0CC8">
          <w:rPr>
            <w:rFonts w:ascii="Times New Roman" w:hAnsi="Times New Roman"/>
            <w:sz w:val="24"/>
            <w:szCs w:val="24"/>
          </w:rPr>
          <w:t xml:space="preserve">n Cycle Winery Tour’. The region is famous for its wines. On paper the tour didn’t seem like the safest of excursions. An appropriate exercise after a glass of the grapes is a boogie on the dancefloor, not a bike ride. Having been sat in the driver’s seat of the van for 12 hours, any excuse to move my legs was welcomed. We donned our silver helmets, sunnies and grabbed our hire bikes for the Sip </w:t>
        </w:r>
      </w:ins>
      <w:ins w:id="8167" w:author="Britt Collins" w:date="2021-10-06T17:10:00Z">
        <w:r w:rsidR="00947741">
          <w:rPr>
            <w:rFonts w:ascii="Times New Roman" w:hAnsi="Times New Roman"/>
            <w:sz w:val="24"/>
            <w:szCs w:val="24"/>
          </w:rPr>
          <w:t>’</w:t>
        </w:r>
      </w:ins>
      <w:ins w:id="8168" w:author="Britt Collins" w:date="2021-09-30T14:58:00Z">
        <w:r w:rsidRPr="000B0CC8">
          <w:rPr>
            <w:rFonts w:ascii="Times New Roman" w:hAnsi="Times New Roman"/>
            <w:sz w:val="24"/>
            <w:szCs w:val="24"/>
          </w:rPr>
          <w:t>n Cycle.</w:t>
        </w:r>
      </w:ins>
    </w:p>
    <w:p w14:paraId="4E64CBFF" w14:textId="39AE9E26" w:rsidR="006F31F6" w:rsidRPr="000B0CC8" w:rsidRDefault="006F31F6">
      <w:pPr>
        <w:spacing w:after="10" w:line="480" w:lineRule="auto"/>
        <w:ind w:left="-5" w:right="15" w:firstLine="725"/>
        <w:rPr>
          <w:ins w:id="8169" w:author="Britt Collins" w:date="2021-09-30T14:58:00Z"/>
          <w:rFonts w:ascii="Times New Roman" w:hAnsi="Times New Roman"/>
          <w:sz w:val="24"/>
          <w:szCs w:val="24"/>
        </w:rPr>
        <w:pPrChange w:id="8170" w:author="Britt Collins" w:date="2021-10-06T17:12:00Z">
          <w:pPr>
            <w:ind w:left="-5" w:right="15"/>
          </w:pPr>
        </w:pPrChange>
      </w:pPr>
      <w:ins w:id="8171" w:author="Britt Collins" w:date="2021-09-30T14:58:00Z">
        <w:r w:rsidRPr="000B0CC8">
          <w:rPr>
            <w:rFonts w:ascii="Times New Roman" w:hAnsi="Times New Roman"/>
            <w:sz w:val="24"/>
            <w:szCs w:val="24"/>
          </w:rPr>
          <w:t xml:space="preserve">The pace of the bike riding was relaxed. The 18km of trails was as flat as </w:t>
        </w:r>
      </w:ins>
      <w:ins w:id="8172" w:author="Britt Collins" w:date="2021-10-06T17:11:00Z">
        <w:r w:rsidR="00947741">
          <w:rPr>
            <w:rFonts w:ascii="Times New Roman" w:hAnsi="Times New Roman"/>
            <w:sz w:val="24"/>
            <w:szCs w:val="24"/>
          </w:rPr>
          <w:t>pancakes</w:t>
        </w:r>
      </w:ins>
      <w:ins w:id="8173" w:author="Britt Collins" w:date="2021-09-30T14:58:00Z">
        <w:r w:rsidRPr="000B0CC8">
          <w:rPr>
            <w:rFonts w:ascii="Times New Roman" w:hAnsi="Times New Roman"/>
            <w:sz w:val="24"/>
            <w:szCs w:val="24"/>
          </w:rPr>
          <w:t xml:space="preserve">. Having had some experience at wine tasting on my travels, I had a good idea what to expect and how to behave. I did try my best to try and follow the guidance provided by the winery staff. My attempts of sophistication </w:t>
        </w:r>
      </w:ins>
      <w:ins w:id="8174" w:author="Britt Collins" w:date="2021-10-06T17:11:00Z">
        <w:r w:rsidR="00947741">
          <w:rPr>
            <w:rFonts w:ascii="Times New Roman" w:hAnsi="Times New Roman"/>
            <w:sz w:val="24"/>
            <w:szCs w:val="24"/>
          </w:rPr>
          <w:t>drew</w:t>
        </w:r>
      </w:ins>
      <w:ins w:id="8175" w:author="Britt Collins" w:date="2021-09-30T14:58:00Z">
        <w:r w:rsidRPr="000B0CC8">
          <w:rPr>
            <w:rFonts w:ascii="Times New Roman" w:hAnsi="Times New Roman"/>
            <w:sz w:val="24"/>
            <w:szCs w:val="24"/>
          </w:rPr>
          <w:t xml:space="preserve"> raised eyebrows. As we travelled to subsequent wineries the alcohol lowered my guard. The result, humorous photos. </w:t>
        </w:r>
      </w:ins>
      <w:ins w:id="8176" w:author="Britt Collins" w:date="2021-10-06T17:12:00Z">
        <w:r w:rsidR="00947741">
          <w:rPr>
            <w:rFonts w:ascii="Times New Roman" w:hAnsi="Times New Roman"/>
            <w:sz w:val="24"/>
            <w:szCs w:val="24"/>
          </w:rPr>
          <w:t>O</w:t>
        </w:r>
      </w:ins>
      <w:ins w:id="8177" w:author="Britt Collins" w:date="2021-09-30T14:58:00Z">
        <w:r w:rsidRPr="000B0CC8">
          <w:rPr>
            <w:rFonts w:ascii="Times New Roman" w:hAnsi="Times New Roman"/>
            <w:sz w:val="24"/>
            <w:szCs w:val="24"/>
          </w:rPr>
          <w:t xml:space="preserve">ur bikes were </w:t>
        </w:r>
      </w:ins>
      <w:ins w:id="8178" w:author="Britt Collins" w:date="2021-10-06T17:12:00Z">
        <w:r w:rsidR="00947741">
          <w:rPr>
            <w:rFonts w:ascii="Times New Roman" w:hAnsi="Times New Roman"/>
            <w:sz w:val="24"/>
            <w:szCs w:val="24"/>
          </w:rPr>
          <w:t>confiscat</w:t>
        </w:r>
      </w:ins>
      <w:ins w:id="8179" w:author="Britt Collins" w:date="2021-09-30T14:58:00Z">
        <w:r w:rsidRPr="000B0CC8">
          <w:rPr>
            <w:rFonts w:ascii="Times New Roman" w:hAnsi="Times New Roman"/>
            <w:sz w:val="24"/>
            <w:szCs w:val="24"/>
          </w:rPr>
          <w:t xml:space="preserve">ed by the travel company at the </w:t>
        </w:r>
      </w:ins>
      <w:ins w:id="8180" w:author="Britt Collins" w:date="2021-10-06T17:12:00Z">
        <w:r w:rsidR="00947741">
          <w:rPr>
            <w:rFonts w:ascii="Times New Roman" w:hAnsi="Times New Roman"/>
            <w:sz w:val="24"/>
            <w:szCs w:val="24"/>
          </w:rPr>
          <w:t>thi</w:t>
        </w:r>
      </w:ins>
      <w:ins w:id="8181" w:author="Britt Collins" w:date="2021-09-30T14:58:00Z">
        <w:r w:rsidRPr="000B0CC8">
          <w:rPr>
            <w:rFonts w:ascii="Times New Roman" w:hAnsi="Times New Roman"/>
            <w:sz w:val="24"/>
            <w:szCs w:val="24"/>
          </w:rPr>
          <w:t>rd and final winery.</w:t>
        </w:r>
      </w:ins>
      <w:ins w:id="8182" w:author="Britt Collins" w:date="2021-10-06T17:12:00Z">
        <w:r w:rsidR="00947741">
          <w:rPr>
            <w:rFonts w:ascii="Times New Roman" w:hAnsi="Times New Roman"/>
            <w:sz w:val="24"/>
            <w:szCs w:val="24"/>
          </w:rPr>
          <w:t xml:space="preserve"> </w:t>
        </w:r>
      </w:ins>
      <w:ins w:id="8183" w:author="Britt Collins" w:date="2021-09-30T14:58:00Z">
        <w:r w:rsidRPr="000B0CC8">
          <w:rPr>
            <w:rFonts w:ascii="Times New Roman" w:hAnsi="Times New Roman"/>
            <w:sz w:val="24"/>
            <w:szCs w:val="24"/>
          </w:rPr>
          <w:t>We subsequently fell asleep in the back of the tourist van while being driven back into town.</w:t>
        </w:r>
      </w:ins>
    </w:p>
    <w:p w14:paraId="7D47CA67" w14:textId="4B067CA2" w:rsidR="006F31F6" w:rsidRPr="000B0CC8" w:rsidRDefault="006F31F6">
      <w:pPr>
        <w:spacing w:after="10" w:line="480" w:lineRule="auto"/>
        <w:ind w:left="-5" w:right="15" w:firstLine="725"/>
        <w:rPr>
          <w:ins w:id="8184" w:author="Britt Collins" w:date="2021-09-30T14:58:00Z"/>
          <w:rFonts w:ascii="Times New Roman" w:hAnsi="Times New Roman"/>
          <w:sz w:val="24"/>
          <w:szCs w:val="24"/>
        </w:rPr>
        <w:pPrChange w:id="8185" w:author="Britt Collins" w:date="2021-10-06T17:13:00Z">
          <w:pPr>
            <w:ind w:left="-5" w:right="15"/>
          </w:pPr>
        </w:pPrChange>
      </w:pPr>
      <w:ins w:id="8186" w:author="Britt Collins" w:date="2021-09-30T14:58:00Z">
        <w:r w:rsidRPr="000B0CC8">
          <w:rPr>
            <w:rFonts w:ascii="Times New Roman" w:hAnsi="Times New Roman"/>
            <w:sz w:val="24"/>
            <w:szCs w:val="24"/>
          </w:rPr>
          <w:lastRenderedPageBreak/>
          <w:t xml:space="preserve">The beverage sampling didn’t stop there. </w:t>
        </w:r>
      </w:ins>
      <w:ins w:id="8187" w:author="Britt Collins" w:date="2021-10-06T17:12:00Z">
        <w:r w:rsidR="00947741">
          <w:rPr>
            <w:rFonts w:ascii="Times New Roman" w:hAnsi="Times New Roman"/>
            <w:sz w:val="24"/>
            <w:szCs w:val="24"/>
          </w:rPr>
          <w:t>D</w:t>
        </w:r>
      </w:ins>
      <w:ins w:id="8188" w:author="Britt Collins" w:date="2021-09-30T14:58:00Z">
        <w:r w:rsidRPr="000B0CC8">
          <w:rPr>
            <w:rFonts w:ascii="Times New Roman" w:hAnsi="Times New Roman"/>
            <w:sz w:val="24"/>
            <w:szCs w:val="24"/>
          </w:rPr>
          <w:t>riving out of town</w:t>
        </w:r>
      </w:ins>
      <w:ins w:id="8189" w:author="Britt Collins" w:date="2021-10-06T17:12:00Z">
        <w:r w:rsidR="00947741">
          <w:rPr>
            <w:rFonts w:ascii="Times New Roman" w:hAnsi="Times New Roman"/>
            <w:sz w:val="24"/>
            <w:szCs w:val="24"/>
          </w:rPr>
          <w:t>,</w:t>
        </w:r>
      </w:ins>
      <w:ins w:id="8190" w:author="Britt Collins" w:date="2021-09-30T14:58:00Z">
        <w:r w:rsidRPr="000B0CC8">
          <w:rPr>
            <w:rFonts w:ascii="Times New Roman" w:hAnsi="Times New Roman"/>
            <w:sz w:val="24"/>
            <w:szCs w:val="24"/>
          </w:rPr>
          <w:t xml:space="preserve"> we found a beautiful country pub close by to a pool</w:t>
        </w:r>
      </w:ins>
      <w:ins w:id="8191" w:author="Britt Collins" w:date="2021-10-06T17:26:00Z">
        <w:r w:rsidR="0076585A">
          <w:rPr>
            <w:rFonts w:ascii="Times New Roman" w:hAnsi="Times New Roman"/>
            <w:sz w:val="24"/>
            <w:szCs w:val="24"/>
          </w:rPr>
          <w:t xml:space="preserve"> </w:t>
        </w:r>
        <w:r w:rsidR="0076585A" w:rsidRPr="0076585A">
          <w:rPr>
            <w:rFonts w:ascii="Times New Roman" w:hAnsi="Times New Roman"/>
            <w:b/>
            <w:sz w:val="24"/>
            <w:szCs w:val="24"/>
            <w:rPrChange w:id="8192" w:author="Britt Collins" w:date="2021-10-06T17:26:00Z">
              <w:rPr>
                <w:rFonts w:ascii="Times New Roman" w:hAnsi="Times New Roman"/>
                <w:sz w:val="24"/>
                <w:szCs w:val="24"/>
              </w:rPr>
            </w:rPrChange>
          </w:rPr>
          <w:t>with views of rolling hills and vines</w:t>
        </w:r>
      </w:ins>
      <w:ins w:id="8193" w:author="Britt Collins" w:date="2021-09-30T14:58:00Z">
        <w:r w:rsidRPr="000B0CC8">
          <w:rPr>
            <w:rFonts w:ascii="Times New Roman" w:hAnsi="Times New Roman"/>
            <w:sz w:val="24"/>
            <w:szCs w:val="24"/>
          </w:rPr>
          <w:t xml:space="preserve">. It served many locally brewed beers. Matthew and I decided it would be wise to sample each one. The Bootleg Brewery pub had just the setup for us: </w:t>
        </w:r>
      </w:ins>
      <w:ins w:id="8194" w:author="Britt Collins" w:date="2021-10-06T17:13:00Z">
        <w:r w:rsidR="00947741">
          <w:rPr>
            <w:rFonts w:ascii="Times New Roman" w:hAnsi="Times New Roman"/>
            <w:sz w:val="24"/>
            <w:szCs w:val="24"/>
          </w:rPr>
          <w:t>eight</w:t>
        </w:r>
      </w:ins>
      <w:ins w:id="8195" w:author="Britt Collins" w:date="2021-09-30T14:58:00Z">
        <w:r w:rsidRPr="000B0CC8">
          <w:rPr>
            <w:rFonts w:ascii="Times New Roman" w:hAnsi="Times New Roman"/>
            <w:sz w:val="24"/>
            <w:szCs w:val="24"/>
          </w:rPr>
          <w:t xml:space="preserve"> sample beers, each housed in a shot glass. After sampling fruity wines, the tastebuds were in for a surprise. Deciding which was best wasn’t easy. All the beers were refreshingly fizzy. The depth of flavour of each beer swung from tart sourness to malt boldness.</w:t>
        </w:r>
      </w:ins>
      <w:ins w:id="8196" w:author="Britt Collins" w:date="2021-10-06T17:13:00Z">
        <w:r w:rsidR="00947741">
          <w:rPr>
            <w:rFonts w:ascii="Times New Roman" w:hAnsi="Times New Roman"/>
            <w:sz w:val="24"/>
            <w:szCs w:val="24"/>
          </w:rPr>
          <w:t xml:space="preserve"> </w:t>
        </w:r>
      </w:ins>
      <w:ins w:id="8197" w:author="Britt Collins" w:date="2021-09-30T14:58:00Z">
        <w:r w:rsidRPr="000B0CC8">
          <w:rPr>
            <w:rFonts w:ascii="Times New Roman" w:hAnsi="Times New Roman"/>
            <w:sz w:val="24"/>
            <w:szCs w:val="24"/>
          </w:rPr>
          <w:t>Being an appreciator of darker beers, it was the moderately tarty lager that won both Matthew’s and my heart.</w:t>
        </w:r>
      </w:ins>
    </w:p>
    <w:p w14:paraId="1ADE38D5" w14:textId="77777777" w:rsidR="00947741" w:rsidRDefault="00947741">
      <w:pPr>
        <w:spacing w:line="480" w:lineRule="auto"/>
        <w:ind w:left="-5" w:right="15"/>
        <w:rPr>
          <w:ins w:id="8198" w:author="Britt Collins" w:date="2021-10-06T17:13:00Z"/>
          <w:rFonts w:ascii="Times New Roman" w:hAnsi="Times New Roman"/>
          <w:sz w:val="24"/>
          <w:szCs w:val="24"/>
        </w:rPr>
      </w:pPr>
    </w:p>
    <w:p w14:paraId="462CCB7A" w14:textId="4B29BA55" w:rsidR="006F31F6" w:rsidRPr="000B0CC8" w:rsidRDefault="006F31F6">
      <w:pPr>
        <w:spacing w:line="480" w:lineRule="auto"/>
        <w:ind w:left="-5" w:right="15"/>
        <w:rPr>
          <w:ins w:id="8199" w:author="Britt Collins" w:date="2021-09-30T14:58:00Z"/>
          <w:rFonts w:ascii="Times New Roman" w:hAnsi="Times New Roman"/>
          <w:sz w:val="24"/>
          <w:szCs w:val="24"/>
        </w:rPr>
        <w:pPrChange w:id="8200" w:author="Britt Collins" w:date="2021-09-30T15:06:00Z">
          <w:pPr>
            <w:ind w:left="-5" w:right="15"/>
          </w:pPr>
        </w:pPrChange>
      </w:pPr>
      <w:ins w:id="8201" w:author="Britt Collins" w:date="2021-09-30T14:58:00Z">
        <w:r w:rsidRPr="000B0CC8">
          <w:rPr>
            <w:rFonts w:ascii="Times New Roman" w:hAnsi="Times New Roman"/>
            <w:sz w:val="24"/>
            <w:szCs w:val="24"/>
          </w:rPr>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ins>
    </w:p>
    <w:p w14:paraId="3F86DD1D" w14:textId="762FD4F9" w:rsidR="006F31F6" w:rsidRPr="000B0CC8" w:rsidRDefault="006F31F6">
      <w:pPr>
        <w:spacing w:line="480" w:lineRule="auto"/>
        <w:ind w:left="-5" w:right="15" w:firstLine="725"/>
        <w:rPr>
          <w:ins w:id="8202" w:author="Britt Collins" w:date="2021-09-30T14:58:00Z"/>
          <w:rFonts w:ascii="Times New Roman" w:hAnsi="Times New Roman"/>
          <w:sz w:val="24"/>
          <w:szCs w:val="24"/>
        </w:rPr>
        <w:pPrChange w:id="8203" w:author="Britt Collins" w:date="2021-10-06T17:13:00Z">
          <w:pPr>
            <w:ind w:left="-5" w:right="15"/>
          </w:pPr>
        </w:pPrChange>
      </w:pPr>
      <w:ins w:id="8204" w:author="Britt Collins" w:date="2021-09-30T14:58:00Z">
        <w:r w:rsidRPr="000B0CC8">
          <w:rPr>
            <w:rFonts w:ascii="Times New Roman" w:hAnsi="Times New Roman"/>
            <w:sz w:val="24"/>
            <w:szCs w:val="24"/>
          </w:rPr>
          <w:t xml:space="preserve">Pemberton is known for its forest of giants trees. The Gloucester Tree or Fireman’s Lookout tree was a typical immense example. To ascend to its perch at the top you had to navigate the steel bars that protruded from its trunk. Matthew, Kris and I took the climb in our hesitant, cumbersome stride. The view from the top of The Gloucester Tree, allowed us to see the Eucalypt canopy for as far as the eye could see. The view of the forest floor was equally impressive, but unnerving. On returning to earth we sought a picnic bench to prepare and eat lunch. It was less a scene from </w:t>
        </w:r>
        <w:r w:rsidRPr="0076585A">
          <w:rPr>
            <w:rFonts w:ascii="Times New Roman" w:hAnsi="Times New Roman"/>
            <w:i/>
            <w:sz w:val="24"/>
            <w:szCs w:val="24"/>
            <w:rPrChange w:id="8205" w:author="Britt Collins" w:date="2021-10-06T17:27:00Z">
              <w:rPr>
                <w:rFonts w:ascii="Times New Roman" w:hAnsi="Times New Roman"/>
                <w:sz w:val="24"/>
                <w:szCs w:val="24"/>
              </w:rPr>
            </w:rPrChange>
          </w:rPr>
          <w:t xml:space="preserve">MasterChef </w:t>
        </w:r>
        <w:r w:rsidRPr="000B0CC8">
          <w:rPr>
            <w:rFonts w:ascii="Times New Roman" w:hAnsi="Times New Roman"/>
            <w:sz w:val="24"/>
            <w:szCs w:val="24"/>
          </w:rPr>
          <w:t xml:space="preserve">and more </w:t>
        </w:r>
        <w:r w:rsidRPr="0076585A">
          <w:rPr>
            <w:rFonts w:ascii="Times New Roman" w:hAnsi="Times New Roman"/>
            <w:i/>
            <w:sz w:val="24"/>
            <w:szCs w:val="24"/>
            <w:rPrChange w:id="8206" w:author="Britt Collins" w:date="2021-10-06T17:28:00Z">
              <w:rPr>
                <w:rFonts w:ascii="Times New Roman" w:hAnsi="Times New Roman"/>
                <w:sz w:val="24"/>
                <w:szCs w:val="24"/>
              </w:rPr>
            </w:rPrChange>
          </w:rPr>
          <w:t>Doctor Doolittle</w:t>
        </w:r>
        <w:r w:rsidRPr="000B0CC8">
          <w:rPr>
            <w:rFonts w:ascii="Times New Roman" w:hAnsi="Times New Roman"/>
            <w:sz w:val="24"/>
            <w:szCs w:val="24"/>
          </w:rPr>
          <w:t>. Colourful Australian birds arrived. Ring-Necked Parakeets and the Western Rosellas tamely waited to pick up food scraps. With the birds having finished our lunch, we chose to walk a path that led through the forest of Pemberton's largest trees. It was humbling.</w:t>
        </w:r>
      </w:ins>
    </w:p>
    <w:p w14:paraId="33DD7A8D" w14:textId="4D3B6C1D" w:rsidR="006F31F6" w:rsidRPr="000B0CC8" w:rsidRDefault="006F31F6">
      <w:pPr>
        <w:spacing w:line="480" w:lineRule="auto"/>
        <w:ind w:left="-5" w:right="15" w:firstLine="725"/>
        <w:rPr>
          <w:ins w:id="8207" w:author="Britt Collins" w:date="2021-09-30T14:58:00Z"/>
          <w:rFonts w:ascii="Times New Roman" w:hAnsi="Times New Roman"/>
          <w:sz w:val="24"/>
          <w:szCs w:val="24"/>
        </w:rPr>
        <w:pPrChange w:id="8208" w:author="Britt Collins" w:date="2021-10-06T17:27:00Z">
          <w:pPr>
            <w:ind w:left="-5" w:right="15"/>
          </w:pPr>
        </w:pPrChange>
      </w:pPr>
      <w:ins w:id="8209" w:author="Britt Collins" w:date="2021-09-30T14:58:00Z">
        <w:r w:rsidRPr="000B0CC8">
          <w:rPr>
            <w:rFonts w:ascii="Times New Roman" w:hAnsi="Times New Roman"/>
            <w:sz w:val="24"/>
            <w:szCs w:val="24"/>
          </w:rPr>
          <w:t>Dunsborough</w:t>
        </w:r>
      </w:ins>
      <w:ins w:id="8210" w:author="Britt Collins" w:date="2021-10-06T17:28:00Z">
        <w:r w:rsidR="0076585A">
          <w:rPr>
            <w:rFonts w:ascii="Times New Roman" w:hAnsi="Times New Roman"/>
            <w:sz w:val="24"/>
            <w:szCs w:val="24"/>
          </w:rPr>
          <w:t>,</w:t>
        </w:r>
      </w:ins>
      <w:ins w:id="8211" w:author="Britt Collins" w:date="2021-09-30T14:58:00Z">
        <w:r w:rsidRPr="000B0CC8">
          <w:rPr>
            <w:rFonts w:ascii="Times New Roman" w:hAnsi="Times New Roman"/>
            <w:sz w:val="24"/>
            <w:szCs w:val="24"/>
          </w:rPr>
          <w:t xml:space="preserve"> a two-hour drive away</w:t>
        </w:r>
      </w:ins>
      <w:ins w:id="8212" w:author="Britt Collins" w:date="2021-10-06T17:28:00Z">
        <w:r w:rsidR="0076585A">
          <w:rPr>
            <w:rFonts w:ascii="Times New Roman" w:hAnsi="Times New Roman"/>
            <w:sz w:val="24"/>
            <w:szCs w:val="24"/>
          </w:rPr>
          <w:t>, is</w:t>
        </w:r>
      </w:ins>
      <w:ins w:id="8213" w:author="Britt Collins" w:date="2021-09-30T14:58:00Z">
        <w:r w:rsidRPr="000B0CC8">
          <w:rPr>
            <w:rFonts w:ascii="Times New Roman" w:hAnsi="Times New Roman"/>
            <w:sz w:val="24"/>
            <w:szCs w:val="24"/>
          </w:rPr>
          <w:t xml:space="preserve"> home to the magnificent Leeuwin-Naturaliste National Park, offering a range of excellent scuba diving sites. Matthew and I, having completed our beginner, open</w:t>
        </w:r>
      </w:ins>
      <w:ins w:id="8214" w:author="Britt Collins" w:date="2021-10-06T17:28:00Z">
        <w:r w:rsidR="0076585A">
          <w:rPr>
            <w:rFonts w:ascii="Times New Roman" w:hAnsi="Times New Roman"/>
            <w:sz w:val="24"/>
            <w:szCs w:val="24"/>
          </w:rPr>
          <w:t>-</w:t>
        </w:r>
      </w:ins>
      <w:ins w:id="8215" w:author="Britt Collins" w:date="2021-09-30T14:58:00Z">
        <w:r w:rsidRPr="000B0CC8">
          <w:rPr>
            <w:rFonts w:ascii="Times New Roman" w:hAnsi="Times New Roman"/>
            <w:sz w:val="24"/>
            <w:szCs w:val="24"/>
          </w:rPr>
          <w:t>water PADI certification, were interested in one dive in particular. The HMAS Swan Wreck Charter SCUBA Dive offered the diver to see a huge ship wreck. One beautiful, blue sky morning</w:t>
        </w:r>
      </w:ins>
      <w:ins w:id="8216" w:author="Britt Collins" w:date="2021-10-06T17:28:00Z">
        <w:r w:rsidR="0076585A">
          <w:rPr>
            <w:rFonts w:ascii="Times New Roman" w:hAnsi="Times New Roman"/>
            <w:sz w:val="24"/>
            <w:szCs w:val="24"/>
          </w:rPr>
          <w:t>,</w:t>
        </w:r>
      </w:ins>
      <w:ins w:id="8217" w:author="Britt Collins" w:date="2021-09-30T14:58:00Z">
        <w:r w:rsidRPr="000B0CC8">
          <w:rPr>
            <w:rFonts w:ascii="Times New Roman" w:hAnsi="Times New Roman"/>
            <w:sz w:val="24"/>
            <w:szCs w:val="24"/>
          </w:rPr>
          <w:t xml:space="preserve"> Matthew and I travelled to the beach where the charming sized Cape Dive boat awaited. Onboard, I was tasked with </w:t>
        </w:r>
        <w:r w:rsidRPr="000B0CC8">
          <w:rPr>
            <w:rFonts w:ascii="Times New Roman" w:hAnsi="Times New Roman"/>
            <w:sz w:val="24"/>
            <w:szCs w:val="24"/>
          </w:rPr>
          <w:lastRenderedPageBreak/>
          <w:t xml:space="preserve">setting up my scuba diving rig. It should have been as simple as ABC: Air, Buoyancy, Clips. The on-board staff saw the error of my ways. They reverted my efforts and set it up for me. Next, wet suits. The range was limited. The suit chosen for me was a good </w:t>
        </w:r>
      </w:ins>
      <w:ins w:id="8218" w:author="Britt Collins" w:date="2021-10-06T17:29:00Z">
        <w:r w:rsidR="0076585A">
          <w:rPr>
            <w:rFonts w:ascii="Times New Roman" w:hAnsi="Times New Roman"/>
            <w:sz w:val="24"/>
            <w:szCs w:val="24"/>
          </w:rPr>
          <w:t>two</w:t>
        </w:r>
      </w:ins>
      <w:ins w:id="8219" w:author="Britt Collins" w:date="2021-09-30T14:58:00Z">
        <w:r w:rsidRPr="000B0CC8">
          <w:rPr>
            <w:rFonts w:ascii="Times New Roman" w:hAnsi="Times New Roman"/>
            <w:sz w:val="24"/>
            <w:szCs w:val="24"/>
          </w:rPr>
          <w:t xml:space="preserve"> sizes too large. At least my Oakley X-Metal sunglasses looked the part. An essential piece of poser wear. Matthew's convenience store, half-jacket plastic sunnies looked arguably prettier than mine. </w:t>
        </w:r>
      </w:ins>
    </w:p>
    <w:p w14:paraId="2DE63E7D" w14:textId="77777777" w:rsidR="0076585A" w:rsidRDefault="006F31F6" w:rsidP="0076585A">
      <w:pPr>
        <w:spacing w:line="480" w:lineRule="auto"/>
        <w:ind w:left="-5" w:right="15" w:firstLine="725"/>
        <w:rPr>
          <w:ins w:id="8220" w:author="Britt Collins" w:date="2021-10-06T17:30:00Z"/>
          <w:rFonts w:ascii="Times New Roman" w:hAnsi="Times New Roman"/>
          <w:sz w:val="24"/>
          <w:szCs w:val="24"/>
        </w:rPr>
      </w:pPr>
      <w:ins w:id="8221" w:author="Britt Collins" w:date="2021-09-30T14:58:00Z">
        <w:r w:rsidRPr="000B0CC8">
          <w:rPr>
            <w:rFonts w:ascii="Times New Roman" w:hAnsi="Times New Roman"/>
            <w:sz w:val="24"/>
            <w:szCs w:val="24"/>
          </w:rPr>
          <w:t xml:space="preserve">It was calm in the bay as we departed. When we ventured in to deeper waters the water got choppy. It felt like the poor dive boat was hitting concrete as it speedily made its way to the dive location. The only people on board were Matthew, me, </w:t>
        </w:r>
      </w:ins>
      <w:ins w:id="8222" w:author="Britt Collins" w:date="2021-10-06T17:30:00Z">
        <w:r w:rsidR="0076585A">
          <w:rPr>
            <w:rFonts w:ascii="Times New Roman" w:hAnsi="Times New Roman"/>
            <w:sz w:val="24"/>
            <w:szCs w:val="24"/>
          </w:rPr>
          <w:t>two</w:t>
        </w:r>
      </w:ins>
      <w:ins w:id="8223" w:author="Britt Collins" w:date="2021-09-30T14:58:00Z">
        <w:r w:rsidRPr="000B0CC8">
          <w:rPr>
            <w:rFonts w:ascii="Times New Roman" w:hAnsi="Times New Roman"/>
            <w:sz w:val="24"/>
            <w:szCs w:val="24"/>
          </w:rPr>
          <w:t xml:space="preserve"> South Korean</w:t>
        </w:r>
      </w:ins>
      <w:ins w:id="8224" w:author="Britt Collins" w:date="2021-10-06T17:30:00Z">
        <w:r w:rsidR="0076585A">
          <w:rPr>
            <w:rFonts w:ascii="Times New Roman" w:hAnsi="Times New Roman"/>
            <w:sz w:val="24"/>
            <w:szCs w:val="24"/>
          </w:rPr>
          <w:t xml:space="preserve"> guys</w:t>
        </w:r>
      </w:ins>
      <w:ins w:id="8225" w:author="Britt Collins" w:date="2021-09-30T14:58:00Z">
        <w:r w:rsidRPr="000B0CC8">
          <w:rPr>
            <w:rFonts w:ascii="Times New Roman" w:hAnsi="Times New Roman"/>
            <w:sz w:val="24"/>
            <w:szCs w:val="24"/>
          </w:rPr>
          <w:t xml:space="preserve"> and a married British couple. The South Korean</w:t>
        </w:r>
      </w:ins>
      <w:ins w:id="8226" w:author="Britt Collins" w:date="2021-10-06T17:30:00Z">
        <w:r w:rsidR="0076585A">
          <w:rPr>
            <w:rFonts w:ascii="Times New Roman" w:hAnsi="Times New Roman"/>
            <w:sz w:val="24"/>
            <w:szCs w:val="24"/>
          </w:rPr>
          <w:t>s</w:t>
        </w:r>
      </w:ins>
      <w:ins w:id="8227" w:author="Britt Collins" w:date="2021-09-30T14:58:00Z">
        <w:r w:rsidRPr="000B0CC8">
          <w:rPr>
            <w:rFonts w:ascii="Times New Roman" w:hAnsi="Times New Roman"/>
            <w:sz w:val="24"/>
            <w:szCs w:val="24"/>
          </w:rPr>
          <w:t xml:space="preserve"> looked nervously at the sea swell. </w:t>
        </w:r>
      </w:ins>
    </w:p>
    <w:p w14:paraId="52B344F8" w14:textId="20FDFE67" w:rsidR="006F31F6" w:rsidRPr="000B0CC8" w:rsidRDefault="006F31F6">
      <w:pPr>
        <w:spacing w:line="480" w:lineRule="auto"/>
        <w:ind w:left="-5" w:right="15" w:firstLine="725"/>
        <w:rPr>
          <w:ins w:id="8228" w:author="Britt Collins" w:date="2021-09-30T14:58:00Z"/>
          <w:rFonts w:ascii="Times New Roman" w:hAnsi="Times New Roman"/>
          <w:sz w:val="24"/>
          <w:szCs w:val="24"/>
        </w:rPr>
        <w:pPrChange w:id="8229" w:author="Britt Collins" w:date="2021-10-06T17:29:00Z">
          <w:pPr>
            <w:ind w:left="-5" w:right="15"/>
          </w:pPr>
        </w:pPrChange>
      </w:pPr>
      <w:ins w:id="8230" w:author="Britt Collins" w:date="2021-09-30T14:58:00Z">
        <w:r w:rsidRPr="000B0CC8">
          <w:rPr>
            <w:rFonts w:ascii="Times New Roman" w:hAnsi="Times New Roman"/>
            <w:sz w:val="24"/>
            <w:szCs w:val="24"/>
          </w:rPr>
          <w:t xml:space="preserve">We were instructed by the divemaster. </w:t>
        </w:r>
      </w:ins>
      <w:ins w:id="8231" w:author="Britt Collins" w:date="2021-10-06T17:30:00Z">
        <w:r w:rsidR="0076585A">
          <w:rPr>
            <w:rFonts w:ascii="Times New Roman" w:hAnsi="Times New Roman"/>
            <w:sz w:val="24"/>
            <w:szCs w:val="24"/>
          </w:rPr>
          <w:t>“Fiv</w:t>
        </w:r>
      </w:ins>
      <w:ins w:id="8232" w:author="Britt Collins" w:date="2021-10-06T17:31:00Z">
        <w:r w:rsidR="0076585A">
          <w:rPr>
            <w:rFonts w:ascii="Times New Roman" w:hAnsi="Times New Roman"/>
            <w:sz w:val="24"/>
            <w:szCs w:val="24"/>
          </w:rPr>
          <w:t>e</w:t>
        </w:r>
      </w:ins>
      <w:ins w:id="8233" w:author="Britt Collins" w:date="2021-09-30T14:58:00Z">
        <w:r w:rsidRPr="000B0CC8">
          <w:rPr>
            <w:rFonts w:ascii="Times New Roman" w:hAnsi="Times New Roman"/>
            <w:sz w:val="24"/>
            <w:szCs w:val="24"/>
          </w:rPr>
          <w:t xml:space="preserve"> minutes till we enter the water</w:t>
        </w:r>
      </w:ins>
      <w:ins w:id="8234" w:author="Britt Collins" w:date="2021-10-06T17:31:00Z">
        <w:r w:rsidR="0076585A">
          <w:rPr>
            <w:rFonts w:ascii="Times New Roman" w:hAnsi="Times New Roman"/>
            <w:sz w:val="24"/>
            <w:szCs w:val="24"/>
          </w:rPr>
          <w:t xml:space="preserve">.” </w:t>
        </w:r>
      </w:ins>
      <w:ins w:id="8235" w:author="Britt Collins" w:date="2021-09-30T14:58:00Z">
        <w:r w:rsidRPr="000B0CC8">
          <w:rPr>
            <w:rFonts w:ascii="Times New Roman" w:hAnsi="Times New Roman"/>
            <w:sz w:val="24"/>
            <w:szCs w:val="24"/>
          </w:rPr>
          <w:t>The group readied themselves and jumped in. I opted to enter the water using the missionary style lunge with arms by my side. My mask forced itself deep into skull as my head entered the water.</w:t>
        </w:r>
      </w:ins>
    </w:p>
    <w:p w14:paraId="4269BE74" w14:textId="15977A53" w:rsidR="006F31F6" w:rsidRPr="000B0CC8" w:rsidRDefault="006F31F6">
      <w:pPr>
        <w:spacing w:line="480" w:lineRule="auto"/>
        <w:ind w:left="-5" w:right="15" w:firstLine="725"/>
        <w:rPr>
          <w:ins w:id="8236" w:author="Britt Collins" w:date="2021-09-30T14:58:00Z"/>
          <w:rFonts w:ascii="Times New Roman" w:hAnsi="Times New Roman"/>
          <w:sz w:val="24"/>
          <w:szCs w:val="24"/>
        </w:rPr>
        <w:pPrChange w:id="8237" w:author="Britt Collins" w:date="2021-10-06T17:31:00Z">
          <w:pPr>
            <w:ind w:left="-5" w:right="15"/>
          </w:pPr>
        </w:pPrChange>
      </w:pPr>
      <w:ins w:id="8238" w:author="Britt Collins" w:date="2021-09-30T14:58:00Z">
        <w:r w:rsidRPr="000B0CC8">
          <w:rPr>
            <w:rFonts w:ascii="Times New Roman" w:hAnsi="Times New Roman"/>
            <w:sz w:val="24"/>
            <w:szCs w:val="24"/>
          </w:rPr>
          <w:t xml:space="preserve">Once in the water I laughed at the immense size of the ocean swell. It was like nothing I had experienced before or since. I looked over at Matthew, my buddy, to see if he was okay. He gestured the scuba diver </w:t>
        </w:r>
      </w:ins>
      <w:ins w:id="8239" w:author="Britt Collins" w:date="2021-10-06T17:31:00Z">
        <w:r w:rsidR="0076585A">
          <w:rPr>
            <w:rFonts w:ascii="Times New Roman" w:hAnsi="Times New Roman"/>
            <w:sz w:val="24"/>
            <w:szCs w:val="24"/>
          </w:rPr>
          <w:t>‘</w:t>
        </w:r>
      </w:ins>
      <w:ins w:id="8240" w:author="Britt Collins" w:date="2021-09-30T14:58:00Z">
        <w:r w:rsidRPr="000B0CC8">
          <w:rPr>
            <w:rFonts w:ascii="Times New Roman" w:hAnsi="Times New Roman"/>
            <w:sz w:val="24"/>
            <w:szCs w:val="24"/>
          </w:rPr>
          <w:t>okay</w:t>
        </w:r>
      </w:ins>
      <w:ins w:id="8241" w:author="Britt Collins" w:date="2021-10-06T17:31:00Z">
        <w:r w:rsidR="0076585A">
          <w:rPr>
            <w:rFonts w:ascii="Times New Roman" w:hAnsi="Times New Roman"/>
            <w:sz w:val="24"/>
            <w:szCs w:val="24"/>
          </w:rPr>
          <w:t>’</w:t>
        </w:r>
      </w:ins>
      <w:ins w:id="8242" w:author="Britt Collins" w:date="2021-09-30T14:58:00Z">
        <w:r w:rsidRPr="000B0CC8">
          <w:rPr>
            <w:rFonts w:ascii="Times New Roman" w:hAnsi="Times New Roman"/>
            <w:sz w:val="24"/>
            <w:szCs w:val="24"/>
          </w:rPr>
          <w:t xml:space="preserve"> hand signal. I felt a sense of relief. I looked over at the </w:t>
        </w:r>
      </w:ins>
      <w:ins w:id="8243" w:author="Britt Collins" w:date="2021-10-06T17:31:00Z">
        <w:r w:rsidR="0076585A">
          <w:rPr>
            <w:rFonts w:ascii="Times New Roman" w:hAnsi="Times New Roman"/>
            <w:sz w:val="24"/>
            <w:szCs w:val="24"/>
          </w:rPr>
          <w:t>two</w:t>
        </w:r>
      </w:ins>
      <w:ins w:id="8244" w:author="Britt Collins" w:date="2021-09-30T14:58:00Z">
        <w:r w:rsidRPr="000B0CC8">
          <w:rPr>
            <w:rFonts w:ascii="Times New Roman" w:hAnsi="Times New Roman"/>
            <w:sz w:val="24"/>
            <w:szCs w:val="24"/>
          </w:rPr>
          <w:t xml:space="preserve"> distressed Korean tourists</w:t>
        </w:r>
      </w:ins>
      <w:ins w:id="8245" w:author="Britt Collins" w:date="2021-10-06T17:32:00Z">
        <w:r w:rsidR="0076585A">
          <w:rPr>
            <w:rFonts w:ascii="Times New Roman" w:hAnsi="Times New Roman"/>
            <w:sz w:val="24"/>
            <w:szCs w:val="24"/>
          </w:rPr>
          <w:t>, who</w:t>
        </w:r>
      </w:ins>
      <w:ins w:id="8246" w:author="Britt Collins" w:date="2021-09-30T14:58:00Z">
        <w:r w:rsidRPr="000B0CC8">
          <w:rPr>
            <w:rFonts w:ascii="Times New Roman" w:hAnsi="Times New Roman"/>
            <w:sz w:val="24"/>
            <w:szCs w:val="24"/>
          </w:rPr>
          <w:t xml:space="preserve">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ins>
    </w:p>
    <w:p w14:paraId="6DBC323E" w14:textId="24A1AAB8" w:rsidR="006F31F6" w:rsidRPr="000B0CC8" w:rsidRDefault="006F31F6">
      <w:pPr>
        <w:spacing w:line="480" w:lineRule="auto"/>
        <w:ind w:left="-5" w:right="15" w:firstLine="725"/>
        <w:rPr>
          <w:ins w:id="8247" w:author="Britt Collins" w:date="2021-09-30T14:58:00Z"/>
          <w:rFonts w:ascii="Times New Roman" w:hAnsi="Times New Roman"/>
          <w:sz w:val="24"/>
          <w:szCs w:val="24"/>
        </w:rPr>
        <w:pPrChange w:id="8248" w:author="Britt Collins" w:date="2021-10-06T17:32:00Z">
          <w:pPr>
            <w:ind w:left="-5" w:right="15"/>
          </w:pPr>
        </w:pPrChange>
      </w:pPr>
      <w:ins w:id="8249" w:author="Britt Collins" w:date="2021-09-30T14:58:00Z">
        <w:r w:rsidRPr="000B0CC8">
          <w:rPr>
            <w:rFonts w:ascii="Times New Roman" w:hAnsi="Times New Roman"/>
            <w:sz w:val="24"/>
            <w:szCs w:val="24"/>
          </w:rPr>
          <w:t>As per the onboard briefing, we dived till we met a steel structure</w:t>
        </w:r>
      </w:ins>
      <w:ins w:id="8250" w:author="Britt Collins" w:date="2021-10-06T17:32:00Z">
        <w:r w:rsidR="0076585A">
          <w:rPr>
            <w:rFonts w:ascii="Times New Roman" w:hAnsi="Times New Roman"/>
            <w:sz w:val="24"/>
            <w:szCs w:val="24"/>
          </w:rPr>
          <w:t xml:space="preserve">. It </w:t>
        </w:r>
      </w:ins>
      <w:ins w:id="8251" w:author="Britt Collins" w:date="2021-09-30T14:58:00Z">
        <w:r w:rsidRPr="000B0CC8">
          <w:rPr>
            <w:rFonts w:ascii="Times New Roman" w:hAnsi="Times New Roman"/>
            <w:sz w:val="24"/>
            <w:szCs w:val="24"/>
          </w:rPr>
          <w:t>was once part of the HMAS Swan</w:t>
        </w:r>
      </w:ins>
      <w:ins w:id="8252" w:author="Britt Collins" w:date="2021-10-06T17:33:00Z">
        <w:r w:rsidR="0076585A">
          <w:rPr>
            <w:rFonts w:ascii="Times New Roman" w:hAnsi="Times New Roman"/>
            <w:sz w:val="24"/>
            <w:szCs w:val="24"/>
          </w:rPr>
          <w:t xml:space="preserve"> and </w:t>
        </w:r>
      </w:ins>
      <w:ins w:id="8253" w:author="Britt Collins" w:date="2021-09-30T14:58:00Z">
        <w:r w:rsidRPr="000B0CC8">
          <w:rPr>
            <w:rFonts w:ascii="Times New Roman" w:hAnsi="Times New Roman"/>
            <w:sz w:val="24"/>
            <w:szCs w:val="24"/>
          </w:rPr>
          <w:t>te</w:t>
        </w:r>
      </w:ins>
      <w:ins w:id="8254" w:author="Britt Collins" w:date="2021-10-06T17:32:00Z">
        <w:r w:rsidR="0076585A">
          <w:rPr>
            <w:rFonts w:ascii="Times New Roman" w:hAnsi="Times New Roman"/>
            <w:sz w:val="24"/>
            <w:szCs w:val="24"/>
          </w:rPr>
          <w:t>e</w:t>
        </w:r>
      </w:ins>
      <w:ins w:id="8255" w:author="Britt Collins" w:date="2021-09-30T14:58:00Z">
        <w:r w:rsidRPr="000B0CC8">
          <w:rPr>
            <w:rFonts w:ascii="Times New Roman" w:hAnsi="Times New Roman"/>
            <w:sz w:val="24"/>
            <w:szCs w:val="24"/>
          </w:rPr>
          <w:t xml:space="preserve">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schools of </w:t>
        </w:r>
      </w:ins>
      <w:ins w:id="8256" w:author="Britt Collins" w:date="2021-10-06T17:33:00Z">
        <w:r w:rsidR="0076585A">
          <w:rPr>
            <w:rFonts w:ascii="Times New Roman" w:hAnsi="Times New Roman"/>
            <w:sz w:val="24"/>
            <w:szCs w:val="24"/>
          </w:rPr>
          <w:t xml:space="preserve">jewel-bright </w:t>
        </w:r>
      </w:ins>
      <w:ins w:id="8257" w:author="Britt Collins" w:date="2021-09-30T14:58:00Z">
        <w:r w:rsidRPr="000B0CC8">
          <w:rPr>
            <w:rFonts w:ascii="Times New Roman" w:hAnsi="Times New Roman"/>
            <w:sz w:val="24"/>
            <w:szCs w:val="24"/>
          </w:rPr>
          <w:t xml:space="preserve">fish. Matthew was more nervous than me, even though I was </w:t>
        </w:r>
        <w:r w:rsidRPr="000B0CC8">
          <w:rPr>
            <w:rFonts w:ascii="Times New Roman" w:hAnsi="Times New Roman"/>
            <w:sz w:val="24"/>
            <w:szCs w:val="24"/>
          </w:rPr>
          <w:lastRenderedPageBreak/>
          <w:t>experiencing buoyancy issues. As we followed the passageway to the lower floor, Matthew was unaware of his missing fin. Thankfully my buddying skills allowed me to quickly retrieve and fit it. Before we knew it we were back at the top of HMAS Swan, swaying with the molluscs, waiting for our bodies to complete the decompression process.</w:t>
        </w:r>
      </w:ins>
    </w:p>
    <w:p w14:paraId="67E06703" w14:textId="0647015F" w:rsidR="006F31F6" w:rsidRPr="000B0CC8" w:rsidRDefault="006F31F6">
      <w:pPr>
        <w:spacing w:line="480" w:lineRule="auto"/>
        <w:ind w:left="-5" w:right="15" w:firstLine="725"/>
        <w:rPr>
          <w:ins w:id="8258" w:author="Britt Collins" w:date="2021-09-30T14:58:00Z"/>
          <w:rFonts w:ascii="Times New Roman" w:hAnsi="Times New Roman"/>
          <w:sz w:val="24"/>
          <w:szCs w:val="24"/>
        </w:rPr>
        <w:pPrChange w:id="8259" w:author="Britt Collins" w:date="2021-10-06T17:34:00Z">
          <w:pPr>
            <w:ind w:left="-5" w:right="15"/>
          </w:pPr>
        </w:pPrChange>
      </w:pPr>
      <w:ins w:id="8260" w:author="Britt Collins" w:date="2021-09-30T14:58:00Z">
        <w:r w:rsidRPr="000B0CC8">
          <w:rPr>
            <w:rFonts w:ascii="Times New Roman" w:hAnsi="Times New Roman"/>
            <w:sz w:val="24"/>
            <w:szCs w:val="24"/>
          </w:rPr>
          <w:t>From Dunsborough we made our final road trip journey, to the capital of Western Australia, Perth. Matthew, Kris and I had become attached to the Mitsubishi Delica. It had never missed a beat, well technically it did, but on that occasion we somehow we managed to resuscitate it’s cold diesel heart. We entered Fremantle, on the outskirts of Perth. We had stayed, for the most part, in sparsely populated areas. Fremantle is a bustling town. The van was covered in red dirt</w:t>
        </w:r>
      </w:ins>
      <w:ins w:id="8261" w:author="Britt Collins" w:date="2021-10-06T17:36:00Z">
        <w:r w:rsidR="00ED1F70">
          <w:rPr>
            <w:rFonts w:ascii="Times New Roman" w:hAnsi="Times New Roman"/>
            <w:sz w:val="24"/>
            <w:szCs w:val="24"/>
          </w:rPr>
          <w:t xml:space="preserve"> and it</w:t>
        </w:r>
      </w:ins>
      <w:ins w:id="8262" w:author="Britt Collins" w:date="2021-09-30T14:58:00Z">
        <w:r w:rsidRPr="000B0CC8">
          <w:rPr>
            <w:rFonts w:ascii="Times New Roman" w:hAnsi="Times New Roman"/>
            <w:sz w:val="24"/>
            <w:szCs w:val="24"/>
          </w:rPr>
          <w:t xml:space="preserve">s windows were splattered with flies. Its non-PC graffiti was still clearly visible. Understandably, we got unwelcome looks from residents. </w:t>
        </w:r>
      </w:ins>
    </w:p>
    <w:p w14:paraId="26DCCCE9" w14:textId="15B1346A" w:rsidR="006F31F6" w:rsidRPr="000B0CC8" w:rsidRDefault="006F31F6">
      <w:pPr>
        <w:spacing w:line="480" w:lineRule="auto"/>
        <w:ind w:left="-5" w:right="15" w:firstLine="725"/>
        <w:rPr>
          <w:ins w:id="8263" w:author="Britt Collins" w:date="2021-09-30T14:58:00Z"/>
          <w:rFonts w:ascii="Times New Roman" w:hAnsi="Times New Roman"/>
          <w:sz w:val="24"/>
          <w:szCs w:val="24"/>
        </w:rPr>
        <w:pPrChange w:id="8264" w:author="Britt Collins" w:date="2021-10-06T17:36:00Z">
          <w:pPr>
            <w:ind w:left="-5" w:right="15"/>
          </w:pPr>
        </w:pPrChange>
      </w:pPr>
      <w:ins w:id="8265" w:author="Britt Collins" w:date="2021-09-30T14:58:00Z">
        <w:r w:rsidRPr="000B0CC8">
          <w:rPr>
            <w:rFonts w:ascii="Times New Roman" w:hAnsi="Times New Roman"/>
            <w:sz w:val="24"/>
            <w:szCs w:val="24"/>
          </w:rPr>
          <w:t xml:space="preserve">The Moreton Bay Fig trees welcomed us as we </w:t>
        </w:r>
      </w:ins>
      <w:ins w:id="8266" w:author="Britt Collins" w:date="2021-10-06T17:36:00Z">
        <w:r w:rsidR="00ED1F70">
          <w:rPr>
            <w:rFonts w:ascii="Times New Roman" w:hAnsi="Times New Roman"/>
            <w:sz w:val="24"/>
            <w:szCs w:val="24"/>
          </w:rPr>
          <w:t>wandered around town</w:t>
        </w:r>
      </w:ins>
      <w:ins w:id="8267" w:author="Britt Collins" w:date="2021-09-30T14:58:00Z">
        <w:r w:rsidRPr="000B0CC8">
          <w:rPr>
            <w:rFonts w:ascii="Times New Roman" w:hAnsi="Times New Roman"/>
            <w:sz w:val="24"/>
            <w:szCs w:val="24"/>
          </w:rPr>
          <w:t xml:space="preserve"> towards the esplanade. Matthew was hoping his old </w:t>
        </w:r>
      </w:ins>
      <w:ins w:id="8268" w:author="Britt Collins" w:date="2021-10-06T17:36:00Z">
        <w:r w:rsidR="00ED1F70">
          <w:rPr>
            <w:rFonts w:ascii="Times New Roman" w:hAnsi="Times New Roman"/>
            <w:sz w:val="24"/>
            <w:szCs w:val="24"/>
          </w:rPr>
          <w:t>u</w:t>
        </w:r>
      </w:ins>
      <w:ins w:id="8269" w:author="Britt Collins" w:date="2021-09-30T14:58:00Z">
        <w:r w:rsidRPr="000B0CC8">
          <w:rPr>
            <w:rFonts w:ascii="Times New Roman" w:hAnsi="Times New Roman"/>
            <w:sz w:val="24"/>
            <w:szCs w:val="24"/>
          </w:rPr>
          <w:t>niversity friend, Lea, would have turned up by now. The last text message Matthew received was</w:t>
        </w:r>
      </w:ins>
      <w:ins w:id="8270" w:author="Britt Collins" w:date="2021-10-06T17:37:00Z">
        <w:r w:rsidR="00ED1F70">
          <w:rPr>
            <w:rFonts w:ascii="Times New Roman" w:hAnsi="Times New Roman"/>
            <w:sz w:val="24"/>
            <w:szCs w:val="24"/>
          </w:rPr>
          <w:t xml:space="preserve"> “</w:t>
        </w:r>
      </w:ins>
      <w:ins w:id="8271" w:author="Britt Collins" w:date="2021-09-30T14:58:00Z">
        <w:r w:rsidRPr="000B0CC8">
          <w:rPr>
            <w:rFonts w:ascii="Times New Roman" w:hAnsi="Times New Roman"/>
            <w:sz w:val="24"/>
            <w:szCs w:val="24"/>
          </w:rPr>
          <w:t>on my way</w:t>
        </w:r>
      </w:ins>
      <w:ins w:id="8272" w:author="Britt Collins" w:date="2021-10-06T17:37:00Z">
        <w:r w:rsidR="00ED1F70">
          <w:rPr>
            <w:rFonts w:ascii="Times New Roman" w:hAnsi="Times New Roman"/>
            <w:sz w:val="24"/>
            <w:szCs w:val="24"/>
          </w:rPr>
          <w:t>”</w:t>
        </w:r>
      </w:ins>
      <w:ins w:id="8273" w:author="Britt Collins" w:date="2021-09-30T14:58:00Z">
        <w:r w:rsidRPr="000B0CC8">
          <w:rPr>
            <w:rFonts w:ascii="Times New Roman" w:hAnsi="Times New Roman"/>
            <w:sz w:val="24"/>
            <w:szCs w:val="24"/>
          </w:rPr>
          <w:t xml:space="preserve">. She </w:t>
        </w:r>
      </w:ins>
      <w:ins w:id="8274" w:author="Britt Collins" w:date="2021-10-06T17:37:00Z">
        <w:r w:rsidR="00ED1F70">
          <w:rPr>
            <w:rFonts w:ascii="Times New Roman" w:hAnsi="Times New Roman"/>
            <w:sz w:val="24"/>
            <w:szCs w:val="24"/>
          </w:rPr>
          <w:t>suggest</w:t>
        </w:r>
      </w:ins>
      <w:ins w:id="8275" w:author="Britt Collins" w:date="2021-09-30T14:58:00Z">
        <w:r w:rsidRPr="000B0CC8">
          <w:rPr>
            <w:rFonts w:ascii="Times New Roman" w:hAnsi="Times New Roman"/>
            <w:sz w:val="24"/>
            <w:szCs w:val="24"/>
          </w:rPr>
          <w:t>ed we meet for drinks at the Little Creatures brewery. Matthew, Kris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w:t>
        </w:r>
      </w:ins>
      <w:ins w:id="8276" w:author="Britt Collins" w:date="2021-10-06T17:37:00Z">
        <w:r w:rsidR="00ED1F70">
          <w:rPr>
            <w:rFonts w:ascii="Times New Roman" w:hAnsi="Times New Roman"/>
            <w:sz w:val="24"/>
            <w:szCs w:val="24"/>
          </w:rPr>
          <w:t>-</w:t>
        </w:r>
      </w:ins>
      <w:ins w:id="8277" w:author="Britt Collins" w:date="2021-09-30T14:58:00Z">
        <w:r w:rsidRPr="000B0CC8">
          <w:rPr>
            <w:rFonts w:ascii="Times New Roman" w:hAnsi="Times New Roman"/>
            <w:sz w:val="24"/>
            <w:szCs w:val="24"/>
          </w:rPr>
          <w:t>surfing race. This, the biggest kite surfing race in the Southern Hemisphere</w:t>
        </w:r>
      </w:ins>
      <w:ins w:id="8278" w:author="Britt Collins" w:date="2021-10-06T17:38:00Z">
        <w:r w:rsidR="00ED1F70">
          <w:rPr>
            <w:rFonts w:ascii="Times New Roman" w:hAnsi="Times New Roman"/>
            <w:sz w:val="24"/>
            <w:szCs w:val="24"/>
          </w:rPr>
          <w:t>,</w:t>
        </w:r>
      </w:ins>
      <w:ins w:id="8279" w:author="Britt Collins" w:date="2021-09-30T14:58:00Z">
        <w:r w:rsidRPr="000B0CC8">
          <w:rPr>
            <w:rFonts w:ascii="Times New Roman" w:hAnsi="Times New Roman"/>
            <w:sz w:val="24"/>
            <w:szCs w:val="24"/>
          </w:rPr>
          <w:t xml:space="preserve"> was the most expansive sporting event I had experienced. </w:t>
        </w:r>
      </w:ins>
      <w:ins w:id="8280" w:author="Britt Collins" w:date="2021-10-06T17:38:00Z">
        <w:r w:rsidR="00ED1F70">
          <w:rPr>
            <w:rFonts w:ascii="Times New Roman" w:hAnsi="Times New Roman"/>
            <w:sz w:val="24"/>
            <w:szCs w:val="24"/>
          </w:rPr>
          <w:t>Hundred</w:t>
        </w:r>
      </w:ins>
      <w:ins w:id="8281" w:author="Britt Collins" w:date="2021-09-30T14:58:00Z">
        <w:r w:rsidRPr="000B0CC8">
          <w:rPr>
            <w:rFonts w:ascii="Times New Roman" w:hAnsi="Times New Roman"/>
            <w:sz w:val="24"/>
            <w:szCs w:val="24"/>
          </w:rPr>
          <w:t>s of participants could barely be seen as they surfed towards us with the aid of their huge kites. Initially I could only see a helicopter in the distance. Minutes later, on the horizon, a line of 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athletes earned my respect.</w:t>
        </w:r>
      </w:ins>
    </w:p>
    <w:p w14:paraId="7FADD2EB" w14:textId="25940288" w:rsidR="006F31F6" w:rsidRPr="000B0CC8" w:rsidRDefault="00ED1F70">
      <w:pPr>
        <w:spacing w:line="480" w:lineRule="auto"/>
        <w:ind w:left="-5" w:right="15" w:firstLine="725"/>
        <w:rPr>
          <w:ins w:id="8282" w:author="Britt Collins" w:date="2021-09-30T14:58:00Z"/>
          <w:rFonts w:ascii="Times New Roman" w:hAnsi="Times New Roman"/>
          <w:sz w:val="24"/>
          <w:szCs w:val="24"/>
        </w:rPr>
        <w:pPrChange w:id="8283" w:author="Britt Collins" w:date="2021-10-06T17:38:00Z">
          <w:pPr>
            <w:ind w:left="-5" w:right="15"/>
          </w:pPr>
        </w:pPrChange>
      </w:pPr>
      <w:ins w:id="8284" w:author="Britt Collins" w:date="2021-10-06T17:38:00Z">
        <w:r>
          <w:rPr>
            <w:rFonts w:ascii="Times New Roman" w:hAnsi="Times New Roman"/>
            <w:sz w:val="24"/>
            <w:szCs w:val="24"/>
          </w:rPr>
          <w:t>Afterwards w</w:t>
        </w:r>
      </w:ins>
      <w:ins w:id="8285" w:author="Britt Collins" w:date="2021-09-30T14:58:00Z">
        <w:r w:rsidR="006F31F6" w:rsidRPr="000B0CC8">
          <w:rPr>
            <w:rFonts w:ascii="Times New Roman" w:hAnsi="Times New Roman"/>
            <w:sz w:val="24"/>
            <w:szCs w:val="24"/>
          </w:rPr>
          <w:t>e returned to our Lea’s humble flat. It had a bohemian vibe. I took a good look around, popping to the bathroom</w:t>
        </w:r>
      </w:ins>
      <w:ins w:id="8286" w:author="Britt Collins" w:date="2021-10-06T17:39:00Z">
        <w:r>
          <w:rPr>
            <w:rFonts w:ascii="Times New Roman" w:hAnsi="Times New Roman"/>
            <w:sz w:val="24"/>
            <w:szCs w:val="24"/>
          </w:rPr>
          <w:t xml:space="preserve"> and</w:t>
        </w:r>
      </w:ins>
      <w:ins w:id="8287" w:author="Britt Collins" w:date="2021-09-30T14:58:00Z">
        <w:r w:rsidR="006F31F6" w:rsidRPr="000B0CC8">
          <w:rPr>
            <w:rFonts w:ascii="Times New Roman" w:hAnsi="Times New Roman"/>
            <w:sz w:val="24"/>
            <w:szCs w:val="24"/>
          </w:rPr>
          <w:t xml:space="preserve"> noticed </w:t>
        </w:r>
      </w:ins>
      <w:ins w:id="8288" w:author="Britt Collins" w:date="2021-10-06T17:39:00Z">
        <w:r>
          <w:rPr>
            <w:rFonts w:ascii="Times New Roman" w:hAnsi="Times New Roman"/>
            <w:sz w:val="24"/>
            <w:szCs w:val="24"/>
          </w:rPr>
          <w:t xml:space="preserve">the </w:t>
        </w:r>
      </w:ins>
      <w:ins w:id="8289" w:author="Britt Collins" w:date="2021-09-30T14:58:00Z">
        <w:r w:rsidR="006F31F6" w:rsidRPr="000B0CC8">
          <w:rPr>
            <w:rFonts w:ascii="Times New Roman" w:hAnsi="Times New Roman"/>
            <w:sz w:val="24"/>
            <w:szCs w:val="24"/>
          </w:rPr>
          <w:t xml:space="preserve">potted plants </w:t>
        </w:r>
      </w:ins>
      <w:ins w:id="8290" w:author="Britt Collins" w:date="2021-10-06T17:39:00Z">
        <w:r>
          <w:rPr>
            <w:rFonts w:ascii="Times New Roman" w:hAnsi="Times New Roman"/>
            <w:sz w:val="24"/>
            <w:szCs w:val="24"/>
          </w:rPr>
          <w:t xml:space="preserve">and </w:t>
        </w:r>
      </w:ins>
      <w:ins w:id="8291" w:author="Britt Collins" w:date="2021-09-30T14:58:00Z">
        <w:r w:rsidR="006F31F6" w:rsidRPr="000B0CC8">
          <w:rPr>
            <w:rFonts w:ascii="Times New Roman" w:hAnsi="Times New Roman"/>
            <w:sz w:val="24"/>
            <w:szCs w:val="24"/>
          </w:rPr>
          <w:t xml:space="preserve">sauce pans in the shower. Why was there an egg timer hanging on the wall? This conundrum distracted me from the original purpose of my </w:t>
        </w:r>
        <w:r w:rsidR="006F31F6" w:rsidRPr="000B0CC8">
          <w:rPr>
            <w:rFonts w:ascii="Times New Roman" w:hAnsi="Times New Roman"/>
            <w:sz w:val="24"/>
            <w:szCs w:val="24"/>
          </w:rPr>
          <w:lastRenderedPageBreak/>
          <w:t xml:space="preserve">bathroom visit. Perth was at a similar longitude to Sydney, but on average it was much hotter thanks to the surrounding dessert. Lea informed us the kitchen equipment was in the shower to </w:t>
        </w:r>
      </w:ins>
      <w:ins w:id="8292" w:author="Britt Collins" w:date="2021-10-06T17:39:00Z">
        <w:r>
          <w:rPr>
            <w:rFonts w:ascii="Times New Roman" w:hAnsi="Times New Roman"/>
            <w:sz w:val="24"/>
            <w:szCs w:val="24"/>
          </w:rPr>
          <w:t>“</w:t>
        </w:r>
      </w:ins>
      <w:ins w:id="8293" w:author="Britt Collins" w:date="2021-09-30T14:58:00Z">
        <w:r w:rsidR="006F31F6" w:rsidRPr="000B0CC8">
          <w:rPr>
            <w:rFonts w:ascii="Times New Roman" w:hAnsi="Times New Roman"/>
            <w:sz w:val="24"/>
            <w:szCs w:val="24"/>
          </w:rPr>
          <w:t>catch the scarce water due to the current drought</w:t>
        </w:r>
      </w:ins>
      <w:ins w:id="8294" w:author="Britt Collins" w:date="2021-10-06T17:39:00Z">
        <w:r>
          <w:rPr>
            <w:rFonts w:ascii="Times New Roman" w:hAnsi="Times New Roman"/>
            <w:sz w:val="24"/>
            <w:szCs w:val="24"/>
          </w:rPr>
          <w:t>”</w:t>
        </w:r>
      </w:ins>
      <w:ins w:id="8295" w:author="Britt Collins" w:date="2021-09-30T14:58:00Z">
        <w:r w:rsidR="006F31F6" w:rsidRPr="000B0CC8">
          <w:rPr>
            <w:rFonts w:ascii="Times New Roman" w:hAnsi="Times New Roman"/>
            <w:sz w:val="24"/>
            <w:szCs w:val="24"/>
          </w:rPr>
          <w:t>. Matthew and Kris slept comfortably in Lea's spare room. I grabbed the sofa, which was a luxury compared to sleeping in the tent.</w:t>
        </w:r>
      </w:ins>
    </w:p>
    <w:p w14:paraId="4A817E20" w14:textId="2EDD6E77" w:rsidR="006F31F6" w:rsidRPr="000B0CC8" w:rsidRDefault="006F31F6">
      <w:pPr>
        <w:spacing w:line="480" w:lineRule="auto"/>
        <w:ind w:left="-5" w:right="15" w:firstLine="725"/>
        <w:rPr>
          <w:ins w:id="8296" w:author="Britt Collins" w:date="2021-09-30T14:58:00Z"/>
          <w:rFonts w:ascii="Times New Roman" w:hAnsi="Times New Roman"/>
          <w:sz w:val="24"/>
          <w:szCs w:val="24"/>
        </w:rPr>
        <w:pPrChange w:id="8297" w:author="Britt Collins" w:date="2021-10-06T17:40:00Z">
          <w:pPr>
            <w:ind w:left="-5" w:right="15"/>
          </w:pPr>
        </w:pPrChange>
      </w:pPr>
      <w:ins w:id="8298" w:author="Britt Collins" w:date="2021-09-30T14:58:00Z">
        <w:r w:rsidRPr="000B0CC8">
          <w:rPr>
            <w:rFonts w:ascii="Times New Roman" w:hAnsi="Times New Roman"/>
            <w:sz w:val="24"/>
            <w:szCs w:val="24"/>
          </w:rPr>
          <w:t>The next morning we were happy to be reunited with the Mitsubishi van. Its offensive exterior obviously didn't incite anyone’s destructive tendencies. Perth Wicked Campers rental service was located just around the corner. The garage included another random greasy, chip fat stained looking staff member. He approached us to claim the van keys. It was an emotional moment. The van had been more than simply a means of getting from A to B, it was a member of the group.</w:t>
        </w:r>
      </w:ins>
    </w:p>
    <w:p w14:paraId="64D07C19" w14:textId="59F62FF0" w:rsidR="006F31F6" w:rsidRPr="000B0CC8" w:rsidRDefault="006F31F6">
      <w:pPr>
        <w:spacing w:line="480" w:lineRule="auto"/>
        <w:ind w:left="-5" w:right="15" w:firstLine="725"/>
        <w:rPr>
          <w:ins w:id="8299" w:author="Britt Collins" w:date="2021-09-30T14:58:00Z"/>
          <w:rFonts w:ascii="Times New Roman" w:hAnsi="Times New Roman"/>
          <w:sz w:val="24"/>
          <w:szCs w:val="24"/>
        </w:rPr>
        <w:pPrChange w:id="8300" w:author="Britt Collins" w:date="2021-10-06T17:40:00Z">
          <w:pPr>
            <w:ind w:left="-5" w:right="15"/>
          </w:pPr>
        </w:pPrChange>
      </w:pPr>
      <w:ins w:id="8301" w:author="Britt Collins" w:date="2021-09-30T14:58:00Z">
        <w:r w:rsidRPr="000B0CC8">
          <w:rPr>
            <w:rFonts w:ascii="Times New Roman" w:hAnsi="Times New Roman"/>
            <w:sz w:val="24"/>
            <w:szCs w:val="24"/>
          </w:rPr>
          <w:t xml:space="preserve">Another </w:t>
        </w:r>
      </w:ins>
      <w:ins w:id="8302" w:author="Britt Collins" w:date="2021-10-06T17:40:00Z">
        <w:r w:rsidR="00ED1F70">
          <w:rPr>
            <w:rFonts w:ascii="Times New Roman" w:hAnsi="Times New Roman"/>
            <w:sz w:val="24"/>
            <w:szCs w:val="24"/>
          </w:rPr>
          <w:t>aspect</w:t>
        </w:r>
      </w:ins>
      <w:ins w:id="8303" w:author="Britt Collins" w:date="2021-09-30T14:58:00Z">
        <w:r w:rsidRPr="000B0CC8">
          <w:rPr>
            <w:rFonts w:ascii="Times New Roman" w:hAnsi="Times New Roman"/>
            <w:sz w:val="24"/>
            <w:szCs w:val="24"/>
          </w:rPr>
          <w:t xml:space="preserve"> of the trip was my beard, which I had grown for </w:t>
        </w:r>
      </w:ins>
      <w:ins w:id="8304" w:author="Britt Collins" w:date="2021-10-06T17:40:00Z">
        <w:r w:rsidR="00ED1F70">
          <w:rPr>
            <w:rFonts w:ascii="Times New Roman" w:hAnsi="Times New Roman"/>
            <w:sz w:val="24"/>
            <w:szCs w:val="24"/>
          </w:rPr>
          <w:t>three</w:t>
        </w:r>
      </w:ins>
      <w:ins w:id="8305" w:author="Britt Collins" w:date="2021-09-30T14:58:00Z">
        <w:r w:rsidRPr="000B0CC8">
          <w:rPr>
            <w:rFonts w:ascii="Times New Roman" w:hAnsi="Times New Roman"/>
            <w:sz w:val="24"/>
            <w:szCs w:val="24"/>
          </w:rPr>
          <w:t xml:space="preserve">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w:t>
        </w:r>
      </w:ins>
      <w:ins w:id="8306" w:author="Britt Collins" w:date="2021-10-06T17:41:00Z">
        <w:r w:rsidR="00ED1F70">
          <w:rPr>
            <w:rFonts w:ascii="Times New Roman" w:hAnsi="Times New Roman"/>
            <w:sz w:val="24"/>
            <w:szCs w:val="24"/>
          </w:rPr>
          <w:t xml:space="preserve">momentarily </w:t>
        </w:r>
      </w:ins>
      <w:ins w:id="8307" w:author="Britt Collins" w:date="2021-10-06T17:40:00Z">
        <w:r w:rsidR="00ED1F70">
          <w:rPr>
            <w:rFonts w:ascii="Times New Roman" w:hAnsi="Times New Roman"/>
            <w:sz w:val="24"/>
            <w:szCs w:val="24"/>
          </w:rPr>
          <w:t>w</w:t>
        </w:r>
      </w:ins>
      <w:ins w:id="8308" w:author="Britt Collins" w:date="2021-09-30T14:58:00Z">
        <w:r w:rsidRPr="000B0CC8">
          <w:rPr>
            <w:rFonts w:ascii="Times New Roman" w:hAnsi="Times New Roman"/>
            <w:sz w:val="24"/>
            <w:szCs w:val="24"/>
          </w:rPr>
          <w:t>ondered</w:t>
        </w:r>
      </w:ins>
      <w:ins w:id="8309" w:author="Britt Collins" w:date="2021-10-06T17:41:00Z">
        <w:r w:rsidR="00ED1F70">
          <w:rPr>
            <w:rFonts w:ascii="Times New Roman" w:hAnsi="Times New Roman"/>
            <w:sz w:val="24"/>
            <w:szCs w:val="24"/>
          </w:rPr>
          <w:t xml:space="preserve"> if I s</w:t>
        </w:r>
      </w:ins>
      <w:ins w:id="8310" w:author="Britt Collins" w:date="2021-09-30T14:58:00Z">
        <w:r w:rsidRPr="000B0CC8">
          <w:rPr>
            <w:rFonts w:ascii="Times New Roman" w:hAnsi="Times New Roman"/>
            <w:sz w:val="24"/>
            <w:szCs w:val="24"/>
          </w:rPr>
          <w:t>hould I keep the moustache</w:t>
        </w:r>
      </w:ins>
      <w:ins w:id="8311" w:author="Britt Collins" w:date="2021-10-06T17:41:00Z">
        <w:r w:rsidR="00ED1F70">
          <w:rPr>
            <w:rFonts w:ascii="Times New Roman" w:hAnsi="Times New Roman"/>
            <w:sz w:val="24"/>
            <w:szCs w:val="24"/>
          </w:rPr>
          <w:t>.</w:t>
        </w:r>
      </w:ins>
      <w:ins w:id="8312" w:author="Britt Collins" w:date="2021-09-30T14:58:00Z">
        <w:r w:rsidRPr="000B0CC8">
          <w:rPr>
            <w:rFonts w:ascii="Times New Roman" w:hAnsi="Times New Roman"/>
            <w:sz w:val="24"/>
            <w:szCs w:val="24"/>
          </w:rPr>
          <w:t xml:space="preserve"> I </w:t>
        </w:r>
      </w:ins>
      <w:ins w:id="8313" w:author="Britt Collins" w:date="2021-10-06T17:41:00Z">
        <w:r w:rsidR="00ED1F70">
          <w:rPr>
            <w:rFonts w:ascii="Times New Roman" w:hAnsi="Times New Roman"/>
            <w:sz w:val="24"/>
            <w:szCs w:val="24"/>
          </w:rPr>
          <w:t>decided</w:t>
        </w:r>
      </w:ins>
      <w:ins w:id="8314" w:author="Britt Collins" w:date="2021-09-30T14:58:00Z">
        <w:r w:rsidRPr="000B0CC8">
          <w:rPr>
            <w:rFonts w:ascii="Times New Roman" w:hAnsi="Times New Roman"/>
            <w:sz w:val="24"/>
            <w:szCs w:val="24"/>
          </w:rPr>
          <w:t xml:space="preserve"> the top lip needed to see daylight. I whipped off the remaining facial hair and hopped into the shower for an egg-timered, energy-saving shower.</w:t>
        </w:r>
      </w:ins>
    </w:p>
    <w:p w14:paraId="1522960B" w14:textId="77777777" w:rsidR="00ED1F70" w:rsidRDefault="00ED1F70">
      <w:pPr>
        <w:spacing w:line="480" w:lineRule="auto"/>
        <w:ind w:left="-5" w:right="15"/>
        <w:rPr>
          <w:ins w:id="8315" w:author="Britt Collins" w:date="2021-10-06T17:41:00Z"/>
          <w:rFonts w:ascii="Times New Roman" w:hAnsi="Times New Roman"/>
          <w:sz w:val="24"/>
          <w:szCs w:val="24"/>
        </w:rPr>
      </w:pPr>
    </w:p>
    <w:p w14:paraId="2D35A932" w14:textId="261CC8AF" w:rsidR="006F31F6" w:rsidRPr="000B0CC8" w:rsidRDefault="006F31F6">
      <w:pPr>
        <w:spacing w:line="480" w:lineRule="auto"/>
        <w:ind w:left="-5" w:right="15"/>
        <w:rPr>
          <w:ins w:id="8316" w:author="Britt Collins" w:date="2021-09-30T14:58:00Z"/>
          <w:rFonts w:ascii="Times New Roman" w:hAnsi="Times New Roman"/>
          <w:sz w:val="24"/>
          <w:szCs w:val="24"/>
        </w:rPr>
        <w:pPrChange w:id="8317" w:author="Britt Collins" w:date="2021-09-30T15:06:00Z">
          <w:pPr>
            <w:ind w:left="-5" w:right="15"/>
          </w:pPr>
        </w:pPrChange>
      </w:pPr>
      <w:ins w:id="8318" w:author="Britt Collins" w:date="2021-09-30T14:58:00Z">
        <w:r w:rsidRPr="000B0CC8">
          <w:rPr>
            <w:rFonts w:ascii="Times New Roman" w:hAnsi="Times New Roman"/>
            <w:sz w:val="24"/>
            <w:szCs w:val="24"/>
          </w:rPr>
          <w:t>In the afternoon, Matthew, Kris, Lea, her friends and I visited the Little Creatures Brewery for our leaving lunch. Little Creatures Brewery arguably brews Australia’s best beers. We sat outside, enjoying drink</w:t>
        </w:r>
      </w:ins>
      <w:ins w:id="8319" w:author="Britt Collins" w:date="2021-10-06T17:42:00Z">
        <w:r w:rsidR="00ED1F70">
          <w:rPr>
            <w:rFonts w:ascii="Times New Roman" w:hAnsi="Times New Roman"/>
            <w:sz w:val="24"/>
            <w:szCs w:val="24"/>
          </w:rPr>
          <w:t>s</w:t>
        </w:r>
      </w:ins>
      <w:ins w:id="8320" w:author="Britt Collins" w:date="2021-09-30T14:58:00Z">
        <w:r w:rsidRPr="000B0CC8">
          <w:rPr>
            <w:rFonts w:ascii="Times New Roman" w:hAnsi="Times New Roman"/>
            <w:sz w:val="24"/>
            <w:szCs w:val="24"/>
          </w:rPr>
          <w:t xml:space="preserve"> as an inviting, warm breeze massaged our showered skin. We visited the Sail </w:t>
        </w:r>
      </w:ins>
      <w:ins w:id="8321" w:author="Britt Collins" w:date="2021-10-06T17:42:00Z">
        <w:r w:rsidR="00ED1F70">
          <w:rPr>
            <w:rFonts w:ascii="Times New Roman" w:hAnsi="Times New Roman"/>
            <w:sz w:val="24"/>
            <w:szCs w:val="24"/>
          </w:rPr>
          <w:t>and</w:t>
        </w:r>
      </w:ins>
      <w:ins w:id="8322" w:author="Britt Collins" w:date="2021-09-30T14:58:00Z">
        <w:r w:rsidRPr="000B0CC8">
          <w:rPr>
            <w:rFonts w:ascii="Times New Roman" w:hAnsi="Times New Roman"/>
            <w:sz w:val="24"/>
            <w:szCs w:val="24"/>
          </w:rPr>
          <w:t xml:space="preserve"> Anchor, a beautiful Victorian pub. </w:t>
        </w:r>
      </w:ins>
      <w:ins w:id="8323" w:author="Britt Collins" w:date="2021-10-06T17:42:00Z">
        <w:r w:rsidR="00ED1F70">
          <w:rPr>
            <w:rFonts w:ascii="Times New Roman" w:hAnsi="Times New Roman"/>
            <w:sz w:val="24"/>
            <w:szCs w:val="24"/>
          </w:rPr>
          <w:t>At o</w:t>
        </w:r>
      </w:ins>
      <w:ins w:id="8324" w:author="Britt Collins" w:date="2021-09-30T14:58:00Z">
        <w:r w:rsidRPr="000B0CC8">
          <w:rPr>
            <w:rFonts w:ascii="Times New Roman" w:hAnsi="Times New Roman"/>
            <w:sz w:val="24"/>
            <w:szCs w:val="24"/>
          </w:rPr>
          <w:t>ur final stop</w:t>
        </w:r>
      </w:ins>
      <w:ins w:id="8325" w:author="Britt Collins" w:date="2021-10-06T17:42:00Z">
        <w:r w:rsidR="00ED1F70">
          <w:rPr>
            <w:rFonts w:ascii="Times New Roman" w:hAnsi="Times New Roman"/>
            <w:sz w:val="24"/>
            <w:szCs w:val="24"/>
          </w:rPr>
          <w:t xml:space="preserve"> </w:t>
        </w:r>
      </w:ins>
      <w:ins w:id="8326" w:author="Britt Collins" w:date="2021-09-30T14:58:00Z">
        <w:r w:rsidRPr="000B0CC8">
          <w:rPr>
            <w:rFonts w:ascii="Times New Roman" w:hAnsi="Times New Roman"/>
            <w:sz w:val="24"/>
            <w:szCs w:val="24"/>
          </w:rPr>
          <w:t>Bathers Bay</w:t>
        </w:r>
      </w:ins>
      <w:ins w:id="8327" w:author="Britt Collins" w:date="2021-10-06T17:42:00Z">
        <w:r w:rsidR="00ED1F70">
          <w:rPr>
            <w:rFonts w:ascii="Times New Roman" w:hAnsi="Times New Roman"/>
            <w:sz w:val="24"/>
            <w:szCs w:val="24"/>
          </w:rPr>
          <w:t>, w</w:t>
        </w:r>
      </w:ins>
      <w:ins w:id="8328" w:author="Britt Collins" w:date="2021-09-30T14:58:00Z">
        <w:r w:rsidRPr="000B0CC8">
          <w:rPr>
            <w:rFonts w:ascii="Times New Roman" w:hAnsi="Times New Roman"/>
            <w:sz w:val="24"/>
            <w:szCs w:val="24"/>
          </w:rPr>
          <w:t>e sat on the grass verge to admire the sun set. Good times, unfortunately, must come to an end. On the morning of our last day it was now time for Kris, Matthew and I to part ways. My flight back to Sydney was 4 hours long. Kris and Matthew’s journey to the UK was the long side of 20</w:t>
        </w:r>
      </w:ins>
      <w:ins w:id="8329" w:author="Britt Collins" w:date="2021-10-06T17:43:00Z">
        <w:r w:rsidR="00ED1F70">
          <w:rPr>
            <w:rFonts w:ascii="Times New Roman" w:hAnsi="Times New Roman"/>
            <w:sz w:val="24"/>
            <w:szCs w:val="24"/>
          </w:rPr>
          <w:t>-plus</w:t>
        </w:r>
      </w:ins>
      <w:ins w:id="8330" w:author="Britt Collins" w:date="2021-09-30T14:58:00Z">
        <w:r w:rsidRPr="000B0CC8">
          <w:rPr>
            <w:rFonts w:ascii="Times New Roman" w:hAnsi="Times New Roman"/>
            <w:sz w:val="24"/>
            <w:szCs w:val="24"/>
          </w:rPr>
          <w:t xml:space="preserve"> hours.</w:t>
        </w:r>
      </w:ins>
    </w:p>
    <w:p w14:paraId="7EA89C08" w14:textId="379C936D" w:rsidR="006F31F6" w:rsidRPr="000B0CC8" w:rsidRDefault="006F31F6">
      <w:pPr>
        <w:spacing w:line="480" w:lineRule="auto"/>
        <w:ind w:left="-5" w:right="15" w:firstLine="725"/>
        <w:rPr>
          <w:ins w:id="8331" w:author="Britt Collins" w:date="2021-09-30T14:58:00Z"/>
          <w:rFonts w:ascii="Times New Roman" w:hAnsi="Times New Roman"/>
          <w:sz w:val="24"/>
          <w:szCs w:val="24"/>
        </w:rPr>
        <w:pPrChange w:id="8332" w:author="Britt Collins" w:date="2021-10-06T17:43:00Z">
          <w:pPr>
            <w:ind w:left="-5" w:right="15"/>
          </w:pPr>
        </w:pPrChange>
      </w:pPr>
      <w:ins w:id="8333" w:author="Britt Collins" w:date="2021-09-30T14:58:00Z">
        <w:r w:rsidRPr="000B0CC8">
          <w:rPr>
            <w:rFonts w:ascii="Times New Roman" w:hAnsi="Times New Roman"/>
            <w:sz w:val="24"/>
            <w:szCs w:val="24"/>
          </w:rPr>
          <w:t>I arrived back in Sydney to discover my accommodation plans were changing. I was instructed to move to a serviced apartment in an outer suburb named Homebush. On the Monday, after a l</w:t>
        </w:r>
      </w:ins>
      <w:ins w:id="8334" w:author="Britt Collins" w:date="2021-10-06T17:43:00Z">
        <w:r w:rsidR="00ED1F70">
          <w:rPr>
            <w:rFonts w:ascii="Times New Roman" w:hAnsi="Times New Roman"/>
            <w:sz w:val="24"/>
            <w:szCs w:val="24"/>
          </w:rPr>
          <w:t>ong</w:t>
        </w:r>
      </w:ins>
      <w:ins w:id="8335" w:author="Britt Collins" w:date="2021-09-30T14:58:00Z">
        <w:r w:rsidRPr="000B0CC8">
          <w:rPr>
            <w:rFonts w:ascii="Times New Roman" w:hAnsi="Times New Roman"/>
            <w:sz w:val="24"/>
            <w:szCs w:val="24"/>
          </w:rPr>
          <w:t xml:space="preserve"> train </w:t>
        </w:r>
        <w:r w:rsidRPr="000B0CC8">
          <w:rPr>
            <w:rFonts w:ascii="Times New Roman" w:hAnsi="Times New Roman"/>
            <w:sz w:val="24"/>
            <w:szCs w:val="24"/>
          </w:rPr>
          <w:lastRenderedPageBreak/>
          <w:t>journey from the new apartment, I was in the city. I returned to the consultancy office to be reunited with the bench. During that day I had a call with my manager Mark</w:t>
        </w:r>
      </w:ins>
      <w:ins w:id="8336" w:author="Britt Collins" w:date="2021-10-06T17:44:00Z">
        <w:r w:rsidR="00ED1F70">
          <w:rPr>
            <w:rFonts w:ascii="Times New Roman" w:hAnsi="Times New Roman"/>
            <w:sz w:val="24"/>
            <w:szCs w:val="24"/>
          </w:rPr>
          <w:t>, who told me</w:t>
        </w:r>
      </w:ins>
      <w:ins w:id="8337" w:author="Britt Collins" w:date="2021-09-30T14:58:00Z">
        <w:r w:rsidRPr="000B0CC8">
          <w:rPr>
            <w:rFonts w:ascii="Times New Roman" w:hAnsi="Times New Roman"/>
            <w:sz w:val="24"/>
            <w:szCs w:val="24"/>
          </w:rPr>
          <w:t xml:space="preserve"> I should organise myself for an immediate move to Melbourne. I was happy and surprised.</w:t>
        </w:r>
      </w:ins>
    </w:p>
    <w:p w14:paraId="2576D9F1" w14:textId="2C040337" w:rsidR="006F31F6" w:rsidRPr="000B0CC8" w:rsidRDefault="006F31F6">
      <w:pPr>
        <w:spacing w:after="10" w:line="480" w:lineRule="auto"/>
        <w:ind w:left="-5" w:right="15"/>
        <w:rPr>
          <w:ins w:id="8338" w:author="Britt Collins" w:date="2021-09-30T14:58:00Z"/>
          <w:rFonts w:ascii="Times New Roman" w:hAnsi="Times New Roman"/>
          <w:sz w:val="24"/>
          <w:szCs w:val="24"/>
        </w:rPr>
        <w:pPrChange w:id="8339" w:author="Britt Collins" w:date="2021-09-30T15:06:00Z">
          <w:pPr>
            <w:spacing w:after="10"/>
            <w:ind w:left="-5" w:right="15"/>
          </w:pPr>
        </w:pPrChange>
      </w:pPr>
      <w:ins w:id="8340" w:author="Britt Collins" w:date="2021-09-30T14:58:00Z">
        <w:r w:rsidRPr="000B0CC8">
          <w:rPr>
            <w:rFonts w:ascii="Times New Roman" w:hAnsi="Times New Roman"/>
            <w:sz w:val="24"/>
            <w:szCs w:val="24"/>
          </w:rPr>
          <w:t>On return to the Homebush accommodation I was packing my luggage once more. With it being Christmas season, the whole of the week leading up to imminent departure consisted of social drinking opportunities.</w:t>
        </w:r>
      </w:ins>
      <w:ins w:id="8341" w:author="Britt Collins" w:date="2021-10-06T17:44:00Z">
        <w:r w:rsidR="00ED1F70">
          <w:rPr>
            <w:rFonts w:ascii="Times New Roman" w:hAnsi="Times New Roman"/>
            <w:sz w:val="24"/>
            <w:szCs w:val="24"/>
          </w:rPr>
          <w:t xml:space="preserve"> Among the highlights</w:t>
        </w:r>
        <w:r w:rsidR="001D20BD">
          <w:rPr>
            <w:rFonts w:ascii="Times New Roman" w:hAnsi="Times New Roman"/>
            <w:sz w:val="24"/>
            <w:szCs w:val="24"/>
          </w:rPr>
          <w:t xml:space="preserve"> was w</w:t>
        </w:r>
        <w:r w:rsidR="001D20BD" w:rsidRPr="000B0CC8">
          <w:rPr>
            <w:rFonts w:ascii="Times New Roman" w:hAnsi="Times New Roman"/>
            <w:sz w:val="24"/>
            <w:szCs w:val="24"/>
          </w:rPr>
          <w:t>atching U2, with special guests Jay-Z</w:t>
        </w:r>
        <w:r w:rsidR="001D20BD">
          <w:rPr>
            <w:rFonts w:ascii="Times New Roman" w:hAnsi="Times New Roman"/>
            <w:sz w:val="24"/>
            <w:szCs w:val="24"/>
          </w:rPr>
          <w:t>, leaving drinks</w:t>
        </w:r>
      </w:ins>
      <w:ins w:id="8342" w:author="Britt Collins" w:date="2021-10-06T17:45:00Z">
        <w:r w:rsidR="001D20BD">
          <w:rPr>
            <w:rFonts w:ascii="Times New Roman" w:hAnsi="Times New Roman"/>
            <w:sz w:val="24"/>
            <w:szCs w:val="24"/>
          </w:rPr>
          <w:t xml:space="preserve"> with the expats in Newton and work Christmas party.</w:t>
        </w:r>
      </w:ins>
    </w:p>
    <w:p w14:paraId="22FAB81F" w14:textId="495167CD" w:rsidR="006F31F6" w:rsidRDefault="006F31F6" w:rsidP="001D20BD">
      <w:pPr>
        <w:spacing w:line="480" w:lineRule="auto"/>
        <w:ind w:left="-5" w:right="15" w:firstLine="725"/>
        <w:rPr>
          <w:ins w:id="8343" w:author="Britt Collins" w:date="2021-10-06T17:46:00Z"/>
          <w:rFonts w:ascii="Times New Roman" w:hAnsi="Times New Roman"/>
          <w:sz w:val="24"/>
          <w:szCs w:val="24"/>
        </w:rPr>
      </w:pPr>
      <w:ins w:id="8344" w:author="Britt Collins" w:date="2021-09-30T14:58:00Z">
        <w:r w:rsidRPr="000B0CC8">
          <w:rPr>
            <w:rFonts w:ascii="Times New Roman" w:hAnsi="Times New Roman"/>
            <w:sz w:val="24"/>
            <w:szCs w:val="24"/>
          </w:rPr>
          <w:t>This was all happening at a time when I had to prepare for life in Melbourne. I wondered if Lucinda’s flat in Hawthorn was still available?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ins>
    </w:p>
    <w:p w14:paraId="530800C2" w14:textId="5226BB30" w:rsidR="001D20BD" w:rsidRPr="001D20BD" w:rsidRDefault="001D20BD">
      <w:pPr>
        <w:spacing w:line="480" w:lineRule="auto"/>
        <w:ind w:left="-5" w:right="15" w:firstLine="0"/>
        <w:rPr>
          <w:ins w:id="8345" w:author="Britt Collins" w:date="2021-09-30T14:58:00Z"/>
          <w:rFonts w:ascii="Times New Roman" w:hAnsi="Times New Roman"/>
          <w:b/>
          <w:sz w:val="24"/>
          <w:szCs w:val="24"/>
          <w:rPrChange w:id="8346" w:author="Britt Collins" w:date="2021-10-06T17:49:00Z">
            <w:rPr>
              <w:ins w:id="8347" w:author="Britt Collins" w:date="2021-09-30T14:58:00Z"/>
              <w:rFonts w:ascii="Times New Roman" w:hAnsi="Times New Roman"/>
              <w:sz w:val="24"/>
              <w:szCs w:val="24"/>
            </w:rPr>
          </w:rPrChange>
        </w:rPr>
        <w:pPrChange w:id="8348" w:author="Britt Collins" w:date="2021-10-06T17:49:00Z">
          <w:pPr>
            <w:ind w:left="-5" w:right="15"/>
          </w:pPr>
        </w:pPrChange>
      </w:pPr>
      <w:ins w:id="8349" w:author="Britt Collins" w:date="2021-10-06T17:46:00Z">
        <w:r w:rsidRPr="001D20BD">
          <w:rPr>
            <w:rFonts w:ascii="Times New Roman" w:hAnsi="Times New Roman"/>
            <w:b/>
            <w:sz w:val="24"/>
            <w:szCs w:val="24"/>
            <w:rPrChange w:id="8350" w:author="Britt Collins" w:date="2021-10-06T17:49:00Z">
              <w:rPr>
                <w:rFonts w:ascii="Times New Roman" w:hAnsi="Times New Roman"/>
                <w:sz w:val="24"/>
                <w:szCs w:val="24"/>
              </w:rPr>
            </w:rPrChange>
          </w:rPr>
          <w:t>THIS IS JARRING AND DISJOINTED</w:t>
        </w:r>
      </w:ins>
      <w:ins w:id="8351" w:author="Britt Collins" w:date="2021-10-06T17:47:00Z">
        <w:r w:rsidRPr="001D20BD">
          <w:rPr>
            <w:rFonts w:ascii="Times New Roman" w:hAnsi="Times New Roman"/>
            <w:b/>
            <w:sz w:val="24"/>
            <w:szCs w:val="24"/>
            <w:rPrChange w:id="8352" w:author="Britt Collins" w:date="2021-10-06T17:49:00Z">
              <w:rPr>
                <w:rFonts w:ascii="Times New Roman" w:hAnsi="Times New Roman"/>
                <w:sz w:val="24"/>
                <w:szCs w:val="24"/>
              </w:rPr>
            </w:rPrChange>
          </w:rPr>
          <w:t xml:space="preserve">. TALKING ABOUT CARS IS NOT REALLY </w:t>
        </w:r>
      </w:ins>
      <w:ins w:id="8353" w:author="Britt Collins" w:date="2021-10-06T17:48:00Z">
        <w:r w:rsidRPr="001D20BD">
          <w:rPr>
            <w:rFonts w:ascii="Times New Roman" w:hAnsi="Times New Roman"/>
            <w:b/>
            <w:sz w:val="24"/>
            <w:szCs w:val="24"/>
            <w:rPrChange w:id="8354" w:author="Britt Collins" w:date="2021-10-06T17:49:00Z">
              <w:rPr>
                <w:rFonts w:ascii="Times New Roman" w:hAnsi="Times New Roman"/>
                <w:sz w:val="24"/>
                <w:szCs w:val="24"/>
              </w:rPr>
            </w:rPrChange>
          </w:rPr>
          <w:t>A ENDING. THIS NEEDS A RETHINK. MAYBE YOU SHOULD END WITH MOVING INTO LUCINDA’S FLAT AND A GLIMPSE OF YOUR NEW LIFE IN MELBO</w:t>
        </w:r>
      </w:ins>
      <w:ins w:id="8355" w:author="Britt Collins" w:date="2021-10-06T17:49:00Z">
        <w:r w:rsidRPr="001D20BD">
          <w:rPr>
            <w:rFonts w:ascii="Times New Roman" w:hAnsi="Times New Roman"/>
            <w:b/>
            <w:sz w:val="24"/>
            <w:szCs w:val="24"/>
            <w:rPrChange w:id="8356" w:author="Britt Collins" w:date="2021-10-06T17:49:00Z">
              <w:rPr>
                <w:rFonts w:ascii="Times New Roman" w:hAnsi="Times New Roman"/>
                <w:sz w:val="24"/>
                <w:szCs w:val="24"/>
              </w:rPr>
            </w:rPrChange>
          </w:rPr>
          <w:t>URNE</w:t>
        </w:r>
      </w:ins>
    </w:p>
    <w:p w14:paraId="07764D24" w14:textId="47C41B20" w:rsidR="006F31F6" w:rsidRPr="000B0CC8" w:rsidRDefault="006F31F6">
      <w:pPr>
        <w:spacing w:line="480" w:lineRule="auto"/>
        <w:ind w:left="-5" w:right="15" w:firstLine="725"/>
        <w:rPr>
          <w:ins w:id="8357" w:author="Britt Collins" w:date="2021-09-30T14:58:00Z"/>
          <w:rFonts w:ascii="Times New Roman" w:hAnsi="Times New Roman"/>
          <w:sz w:val="24"/>
          <w:szCs w:val="24"/>
        </w:rPr>
        <w:pPrChange w:id="8358" w:author="Britt Collins" w:date="2021-10-06T17:46:00Z">
          <w:pPr>
            <w:ind w:left="-5" w:right="15"/>
          </w:pPr>
        </w:pPrChange>
      </w:pPr>
      <w:ins w:id="8359" w:author="Britt Collins" w:date="2021-09-30T14:58:00Z">
        <w:r w:rsidRPr="000B0CC8">
          <w:rPr>
            <w:rFonts w:ascii="Times New Roman" w:hAnsi="Times New Roman"/>
            <w:sz w:val="24"/>
            <w:szCs w:val="24"/>
          </w:rPr>
          <w:t>Ford, the car manufacturer, does have a footing in Australian culture with its gas</w:t>
        </w:r>
      </w:ins>
      <w:ins w:id="8360" w:author="Britt Collins" w:date="2021-10-06T17:46:00Z">
        <w:r w:rsidR="001D20BD">
          <w:rPr>
            <w:rFonts w:ascii="Times New Roman" w:hAnsi="Times New Roman"/>
            <w:sz w:val="24"/>
            <w:szCs w:val="24"/>
          </w:rPr>
          <w:t>-</w:t>
        </w:r>
      </w:ins>
      <w:ins w:id="8361" w:author="Britt Collins" w:date="2021-09-30T14:58:00Z">
        <w:r w:rsidRPr="000B0CC8">
          <w:rPr>
            <w:rFonts w:ascii="Times New Roman" w:hAnsi="Times New Roman"/>
            <w:sz w:val="24"/>
            <w:szCs w:val="24"/>
          </w:rPr>
          <w:t xml:space="preserve">guzzling family saloon, the Falcon and Commodore respectfully. By the time I had reached their shores, both Ford and Holden were on fighting terms with engine power output. The beefy aging V8 engines of both vehicles were being tuned to within an inch of their lives by their respective in-house tuning companies FSV and HSV (SV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utility) version of each "mad" special vehicle. Given the space in the back, it would suit any nut job </w:t>
        </w:r>
        <w:r w:rsidRPr="000B0CC8">
          <w:rPr>
            <w:rFonts w:ascii="Times New Roman" w:hAnsi="Times New Roman"/>
            <w:sz w:val="24"/>
            <w:szCs w:val="24"/>
          </w:rPr>
          <w:lastRenderedPageBreak/>
          <w:t>that needed to transport their flock or building materials at speed, with little care whether the contents of the boot would be in one piece at the destination.</w:t>
        </w:r>
      </w:ins>
    </w:p>
    <w:p w14:paraId="5E48CB04" w14:textId="77777777" w:rsidR="000B0CC8" w:rsidRPr="000B0CC8" w:rsidRDefault="000B0CC8">
      <w:pPr>
        <w:spacing w:line="480" w:lineRule="auto"/>
        <w:rPr>
          <w:rFonts w:ascii="Times New Roman" w:hAnsi="Times New Roman"/>
          <w:sz w:val="24"/>
          <w:rPrChange w:id="8362" w:author="Britt Collins" w:date="2021-09-30T15:06:00Z">
            <w:rPr/>
          </w:rPrChange>
        </w:rPr>
        <w:pPrChange w:id="8363" w:author="Britt Collins" w:date="2021-09-30T15:06:00Z">
          <w:pPr/>
        </w:pPrChange>
      </w:pPr>
    </w:p>
    <w:sectPr w:rsidR="000B0CC8" w:rsidRPr="000B0CC8">
      <w:headerReference w:type="even" r:id="rId7"/>
      <w:headerReference w:type="default" r:id="rId8"/>
      <w:footerReference w:type="even" r:id="rId9"/>
      <w:footerReference w:type="default" r:id="rId10"/>
      <w:headerReference w:type="first" r:id="rId11"/>
      <w:footerReference w:type="first" r:id="rId12"/>
      <w:pgSz w:w="11899" w:h="16838"/>
      <w:pgMar w:top="927" w:right="839" w:bottom="616"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41ADDF" w14:textId="77777777" w:rsidR="001E2C77" w:rsidRDefault="001E2C77">
      <w:pPr>
        <w:spacing w:after="0" w:line="240" w:lineRule="auto"/>
      </w:pPr>
      <w:r>
        <w:separator/>
      </w:r>
    </w:p>
  </w:endnote>
  <w:endnote w:type="continuationSeparator" w:id="0">
    <w:p w14:paraId="03A90506" w14:textId="77777777" w:rsidR="001E2C77" w:rsidRDefault="001E2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arter Roman">
    <w:charset w:val="00"/>
    <w:family w:val="roman"/>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Avenir Next Regular">
    <w:altName w:val="Avenir Next"/>
    <w:charset w:val="00"/>
    <w:family w:val="swiss"/>
    <w:pitch w:val="variable"/>
    <w:sig w:usb0="8000002F" w:usb1="5000204A" w:usb2="00000000" w:usb3="00000000" w:csb0="0000009B" w:csb1="00000000"/>
  </w:font>
  <w:font w:name="Liberation Serif">
    <w:altName w:val="Times New Roman"/>
    <w:charset w:val="00"/>
    <w:family w:val="roman"/>
    <w:pitch w:val="variable"/>
  </w:font>
  <w:font w:name="NSimSun">
    <w:panose1 w:val="02010609030101010101"/>
    <w:charset w:val="00"/>
    <w:family w:val="auto"/>
    <w:pitch w:val="variable"/>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53E00E"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AD9E6C"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316B"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4DEDC5" w14:textId="77777777" w:rsidR="001E2C77" w:rsidRDefault="001E2C77">
      <w:pPr>
        <w:spacing w:after="0" w:line="240" w:lineRule="auto"/>
      </w:pPr>
      <w:r>
        <w:separator/>
      </w:r>
    </w:p>
  </w:footnote>
  <w:footnote w:type="continuationSeparator" w:id="0">
    <w:p w14:paraId="66AC8304" w14:textId="77777777" w:rsidR="001E2C77" w:rsidRDefault="001E2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A7DD3" w14:textId="77777777" w:rsidR="002A66C7" w:rsidRDefault="002A66C7">
    <w:pPr>
      <w:tabs>
        <w:tab w:val="right" w:pos="10200"/>
      </w:tabs>
      <w:spacing w:after="0" w:line="259" w:lineRule="auto"/>
      <w:ind w:left="-104" w:right="-84" w:firstLine="0"/>
    </w:pPr>
    <w:r>
      <w:rPr>
        <w:rFonts w:ascii="Arial" w:eastAsia="Arial" w:hAnsi="Arial" w:cs="Arial"/>
        <w:sz w:val="18"/>
      </w:rPr>
      <w:t>A parmigiana and a pint please.md</w:t>
    </w:r>
    <w:r>
      <w:rPr>
        <w:rFonts w:ascii="Arial" w:eastAsia="Arial" w:hAnsi="Arial" w:cs="Arial"/>
        <w:sz w:val="18"/>
      </w:rPr>
      <w:tab/>
      <w:t>9/23/2021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77DF3" w14:textId="77777777" w:rsidR="002A66C7" w:rsidRDefault="002A66C7">
    <w:pPr>
      <w:tabs>
        <w:tab w:val="right" w:pos="10200"/>
      </w:tabs>
      <w:spacing w:after="0" w:line="259" w:lineRule="auto"/>
      <w:ind w:left="-104" w:right="-84" w:firstLine="0"/>
    </w:pPr>
    <w:r>
      <w:rPr>
        <w:rFonts w:ascii="Arial" w:eastAsia="Arial" w:hAnsi="Arial" w:cs="Arial"/>
        <w:sz w:val="18"/>
      </w:rPr>
      <w:t>A parmigiana and a pint please.md</w:t>
    </w:r>
    <w:r>
      <w:rPr>
        <w:rFonts w:ascii="Arial" w:eastAsia="Arial" w:hAnsi="Arial" w:cs="Arial"/>
        <w:sz w:val="18"/>
      </w:rPr>
      <w:tab/>
      <w:t>9/23/2021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3FA88" w14:textId="77777777" w:rsidR="002A66C7" w:rsidRDefault="002A66C7">
    <w:pPr>
      <w:tabs>
        <w:tab w:val="right" w:pos="10200"/>
      </w:tabs>
      <w:spacing w:after="0" w:line="259" w:lineRule="auto"/>
      <w:ind w:left="-104" w:right="-84" w:firstLine="0"/>
    </w:pPr>
    <w:r>
      <w:rPr>
        <w:rFonts w:ascii="Arial" w:eastAsia="Arial" w:hAnsi="Arial" w:cs="Arial"/>
        <w:sz w:val="18"/>
      </w:rPr>
      <w:t>A parmigiana and a pint please.md</w:t>
    </w:r>
    <w:r>
      <w:rPr>
        <w:rFonts w:ascii="Arial" w:eastAsia="Arial" w:hAnsi="Arial" w:cs="Arial"/>
        <w:sz w:val="18"/>
      </w:rPr>
      <w:tab/>
      <w:t>9/23/2021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F214D"/>
    <w:multiLevelType w:val="hybridMultilevel"/>
    <w:tmpl w:val="7D1AB73A"/>
    <w:lvl w:ilvl="0" w:tplc="E10C30C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D78D92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9F4233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CFAE05C">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4406782">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72C78BA">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0F2EC464">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BBC615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E892CF6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F2B09F4"/>
    <w:multiLevelType w:val="hybridMultilevel"/>
    <w:tmpl w:val="1F9E616E"/>
    <w:lvl w:ilvl="0" w:tplc="16121AA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DF80CE2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A1A896E">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8A6D86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D6261B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1227E1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572BE7C">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2B6A662">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83BC2C1E">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03207D9"/>
    <w:multiLevelType w:val="hybridMultilevel"/>
    <w:tmpl w:val="712C271C"/>
    <w:lvl w:ilvl="0" w:tplc="DEEA4D1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110A3C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4D6C07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45E7E60">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BE017C2">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C54B7A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49C87A0">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A0EBEAE">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51806C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C03623C"/>
    <w:multiLevelType w:val="hybridMultilevel"/>
    <w:tmpl w:val="CECC1B74"/>
    <w:lvl w:ilvl="0" w:tplc="95B0FB1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DA465FE">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5D06185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414DE3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B8AF366">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1127EAE">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086360E">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7A2392A">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406BF0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CAF0A90"/>
    <w:multiLevelType w:val="hybridMultilevel"/>
    <w:tmpl w:val="ABDEE48C"/>
    <w:lvl w:ilvl="0" w:tplc="82D2502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782832C">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E443800">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C1805BE">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A1F81B1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DF064B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DB44260">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D4A19D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E7EBE5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206792F"/>
    <w:multiLevelType w:val="hybridMultilevel"/>
    <w:tmpl w:val="CABAFB48"/>
    <w:lvl w:ilvl="0" w:tplc="AAE20D0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639CBBF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DD582AD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0928D76">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E1CC98C">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AF20B3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1C4DACA">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DC2C65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ADBED99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60371EF"/>
    <w:multiLevelType w:val="hybridMultilevel"/>
    <w:tmpl w:val="5FEC717A"/>
    <w:lvl w:ilvl="0" w:tplc="DEE48C3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C908E7E">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0F72D278">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86640D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B4A1C6C">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9C0846D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AAAD8BE">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302432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F1C9D4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4E44545"/>
    <w:multiLevelType w:val="hybridMultilevel"/>
    <w:tmpl w:val="7158DE66"/>
    <w:lvl w:ilvl="0" w:tplc="AF70FD72">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074CB44">
      <w:start w:val="1"/>
      <w:numFmt w:val="decimal"/>
      <w:lvlText w:val="%2."/>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8B6A64E">
      <w:start w:val="1"/>
      <w:numFmt w:val="lowerRoman"/>
      <w:lvlText w:val="%3"/>
      <w:lvlJc w:val="left"/>
      <w:pPr>
        <w:ind w:left="18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FC0C5E6">
      <w:start w:val="1"/>
      <w:numFmt w:val="decimal"/>
      <w:lvlText w:val="%4"/>
      <w:lvlJc w:val="left"/>
      <w:pPr>
        <w:ind w:left="25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C6CF7F6">
      <w:start w:val="1"/>
      <w:numFmt w:val="lowerLetter"/>
      <w:lvlText w:val="%5"/>
      <w:lvlJc w:val="left"/>
      <w:pPr>
        <w:ind w:left="33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210C4CC0">
      <w:start w:val="1"/>
      <w:numFmt w:val="lowerRoman"/>
      <w:lvlText w:val="%6"/>
      <w:lvlJc w:val="left"/>
      <w:pPr>
        <w:ind w:left="40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2EC2C9A">
      <w:start w:val="1"/>
      <w:numFmt w:val="decimal"/>
      <w:lvlText w:val="%7"/>
      <w:lvlJc w:val="left"/>
      <w:pPr>
        <w:ind w:left="47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CD841CC">
      <w:start w:val="1"/>
      <w:numFmt w:val="lowerLetter"/>
      <w:lvlText w:val="%8"/>
      <w:lvlJc w:val="left"/>
      <w:pPr>
        <w:ind w:left="5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AD681A2A">
      <w:start w:val="1"/>
      <w:numFmt w:val="lowerRoman"/>
      <w:lvlText w:val="%9"/>
      <w:lvlJc w:val="left"/>
      <w:pPr>
        <w:ind w:left="6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BEF7B0C"/>
    <w:multiLevelType w:val="hybridMultilevel"/>
    <w:tmpl w:val="985CAC38"/>
    <w:lvl w:ilvl="0" w:tplc="82CC60D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3CE38D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3684B74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5B3A24A6">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5DCEFC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106924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7400DA2">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FD268AE">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84201B4">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3AA1735"/>
    <w:multiLevelType w:val="hybridMultilevel"/>
    <w:tmpl w:val="E91EB6B6"/>
    <w:lvl w:ilvl="0" w:tplc="DB6EB4E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94EEEE4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7007DE8">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19E331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750D628">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6B2730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054924C">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A7C740A">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254311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64A39D4"/>
    <w:multiLevelType w:val="hybridMultilevel"/>
    <w:tmpl w:val="6CFA47C0"/>
    <w:lvl w:ilvl="0" w:tplc="25E0793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8E6891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2AE0A90">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53E550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9C64419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17FC8D20">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73A25B4">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F75C40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11E21C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AE84529"/>
    <w:multiLevelType w:val="hybridMultilevel"/>
    <w:tmpl w:val="F094DDA6"/>
    <w:lvl w:ilvl="0" w:tplc="D0CEFC2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34EDA10">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51FCC70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CF4F83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E5406A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0A500446">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354885A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7A6A5D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A9EAB32">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E76185A"/>
    <w:multiLevelType w:val="hybridMultilevel"/>
    <w:tmpl w:val="BA3E57EC"/>
    <w:lvl w:ilvl="0" w:tplc="71A685B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D22808EC">
      <w:start w:val="1"/>
      <w:numFmt w:val="decimal"/>
      <w:lvlText w:val="%2."/>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B90A68C4">
      <w:start w:val="1"/>
      <w:numFmt w:val="lowerRoman"/>
      <w:lvlText w:val="%3"/>
      <w:lvlJc w:val="left"/>
      <w:pPr>
        <w:ind w:left="2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9C65294">
      <w:start w:val="1"/>
      <w:numFmt w:val="decimal"/>
      <w:lvlText w:val="%4"/>
      <w:lvlJc w:val="left"/>
      <w:pPr>
        <w:ind w:left="2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BF02E66">
      <w:start w:val="1"/>
      <w:numFmt w:val="lowerLetter"/>
      <w:lvlText w:val="%5"/>
      <w:lvlJc w:val="left"/>
      <w:pPr>
        <w:ind w:left="3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9D6EE5A">
      <w:start w:val="1"/>
      <w:numFmt w:val="lowerRoman"/>
      <w:lvlText w:val="%6"/>
      <w:lvlJc w:val="left"/>
      <w:pPr>
        <w:ind w:left="42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A902F20">
      <w:start w:val="1"/>
      <w:numFmt w:val="decimal"/>
      <w:lvlText w:val="%7"/>
      <w:lvlJc w:val="left"/>
      <w:pPr>
        <w:ind w:left="49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85E82F0">
      <w:start w:val="1"/>
      <w:numFmt w:val="lowerLetter"/>
      <w:lvlText w:val="%8"/>
      <w:lvlJc w:val="left"/>
      <w:pPr>
        <w:ind w:left="56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04A57BA">
      <w:start w:val="1"/>
      <w:numFmt w:val="lowerRoman"/>
      <w:lvlText w:val="%9"/>
      <w:lvlJc w:val="left"/>
      <w:pPr>
        <w:ind w:left="63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70814FB7"/>
    <w:multiLevelType w:val="hybridMultilevel"/>
    <w:tmpl w:val="D2BAB61A"/>
    <w:lvl w:ilvl="0" w:tplc="966C2D2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6100B0A">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C12F9D2">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E4A20E0">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83A9F0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F114268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902B28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4AA29D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F1EE4A4">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75C968BD"/>
    <w:multiLevelType w:val="hybridMultilevel"/>
    <w:tmpl w:val="D728DBE2"/>
    <w:lvl w:ilvl="0" w:tplc="281AEAE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73EEA40">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A6E0CE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B74BC0E">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28A726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E5E67B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9142FB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18EB5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B42E34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abstractNumId w:val="3"/>
  </w:num>
  <w:num w:numId="2">
    <w:abstractNumId w:val="9"/>
  </w:num>
  <w:num w:numId="3">
    <w:abstractNumId w:val="4"/>
  </w:num>
  <w:num w:numId="4">
    <w:abstractNumId w:val="11"/>
  </w:num>
  <w:num w:numId="5">
    <w:abstractNumId w:val="1"/>
  </w:num>
  <w:num w:numId="6">
    <w:abstractNumId w:val="13"/>
  </w:num>
  <w:num w:numId="7">
    <w:abstractNumId w:val="2"/>
  </w:num>
  <w:num w:numId="8">
    <w:abstractNumId w:val="7"/>
  </w:num>
  <w:num w:numId="9">
    <w:abstractNumId w:val="5"/>
  </w:num>
  <w:num w:numId="10">
    <w:abstractNumId w:val="0"/>
  </w:num>
  <w:num w:numId="11">
    <w:abstractNumId w:val="8"/>
  </w:num>
  <w:num w:numId="12">
    <w:abstractNumId w:val="12"/>
  </w:num>
  <w:num w:numId="13">
    <w:abstractNumId w:val="14"/>
  </w:num>
  <w:num w:numId="14">
    <w:abstractNumId w:val="10"/>
  </w:num>
  <w:num w:numId="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ritt Collins">
    <w15:presenceInfo w15:providerId="Windows Live" w15:userId="adb045e59d71356b"/>
  </w15:person>
  <w15:person w15:author="David Clarke">
    <w15:presenceInfo w15:providerId="None" w15:userId="David Clar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F6"/>
    <w:rsid w:val="000072F1"/>
    <w:rsid w:val="00010687"/>
    <w:rsid w:val="00021706"/>
    <w:rsid w:val="0003268B"/>
    <w:rsid w:val="00073A74"/>
    <w:rsid w:val="0007419F"/>
    <w:rsid w:val="00083F0C"/>
    <w:rsid w:val="000B0CC8"/>
    <w:rsid w:val="000C393C"/>
    <w:rsid w:val="000C4949"/>
    <w:rsid w:val="000D7821"/>
    <w:rsid w:val="000E0C48"/>
    <w:rsid w:val="000E6FA6"/>
    <w:rsid w:val="000F5FF4"/>
    <w:rsid w:val="000F69E4"/>
    <w:rsid w:val="00151A5A"/>
    <w:rsid w:val="0016651D"/>
    <w:rsid w:val="001751BF"/>
    <w:rsid w:val="0018357E"/>
    <w:rsid w:val="00192FB9"/>
    <w:rsid w:val="001B0021"/>
    <w:rsid w:val="001D20BD"/>
    <w:rsid w:val="001E2C77"/>
    <w:rsid w:val="001E4A88"/>
    <w:rsid w:val="0020676D"/>
    <w:rsid w:val="0021328C"/>
    <w:rsid w:val="002237E0"/>
    <w:rsid w:val="002270DF"/>
    <w:rsid w:val="002402C5"/>
    <w:rsid w:val="0028005C"/>
    <w:rsid w:val="00284170"/>
    <w:rsid w:val="00290110"/>
    <w:rsid w:val="002A11E7"/>
    <w:rsid w:val="002A66C7"/>
    <w:rsid w:val="002C380D"/>
    <w:rsid w:val="002D5881"/>
    <w:rsid w:val="002E00AF"/>
    <w:rsid w:val="002F470B"/>
    <w:rsid w:val="00310668"/>
    <w:rsid w:val="00315ABB"/>
    <w:rsid w:val="003430C1"/>
    <w:rsid w:val="003519E4"/>
    <w:rsid w:val="003974C8"/>
    <w:rsid w:val="003A0257"/>
    <w:rsid w:val="003C78A9"/>
    <w:rsid w:val="003D7D83"/>
    <w:rsid w:val="003F1502"/>
    <w:rsid w:val="003F2FF2"/>
    <w:rsid w:val="00416F9A"/>
    <w:rsid w:val="0043037C"/>
    <w:rsid w:val="004B09A2"/>
    <w:rsid w:val="004B22A8"/>
    <w:rsid w:val="004C64A9"/>
    <w:rsid w:val="004E6499"/>
    <w:rsid w:val="004F4BEC"/>
    <w:rsid w:val="00512EB6"/>
    <w:rsid w:val="00515144"/>
    <w:rsid w:val="005215BC"/>
    <w:rsid w:val="005259A3"/>
    <w:rsid w:val="005319D5"/>
    <w:rsid w:val="00592522"/>
    <w:rsid w:val="00593CA0"/>
    <w:rsid w:val="005A164B"/>
    <w:rsid w:val="005B57A5"/>
    <w:rsid w:val="005B7635"/>
    <w:rsid w:val="005C4387"/>
    <w:rsid w:val="005D2928"/>
    <w:rsid w:val="00607E0B"/>
    <w:rsid w:val="00615575"/>
    <w:rsid w:val="006354C1"/>
    <w:rsid w:val="00642ACE"/>
    <w:rsid w:val="00656212"/>
    <w:rsid w:val="00656D57"/>
    <w:rsid w:val="00666CFD"/>
    <w:rsid w:val="006D2E5F"/>
    <w:rsid w:val="006E65DA"/>
    <w:rsid w:val="006F31F6"/>
    <w:rsid w:val="00707754"/>
    <w:rsid w:val="00742CAD"/>
    <w:rsid w:val="00744EF4"/>
    <w:rsid w:val="00745711"/>
    <w:rsid w:val="00762731"/>
    <w:rsid w:val="0076585A"/>
    <w:rsid w:val="00767F3E"/>
    <w:rsid w:val="00776E88"/>
    <w:rsid w:val="007D38BF"/>
    <w:rsid w:val="007F1F09"/>
    <w:rsid w:val="007F2D0C"/>
    <w:rsid w:val="0080199E"/>
    <w:rsid w:val="00802EC7"/>
    <w:rsid w:val="008127D7"/>
    <w:rsid w:val="00835AE8"/>
    <w:rsid w:val="00890C70"/>
    <w:rsid w:val="008B0D33"/>
    <w:rsid w:val="008B2DDA"/>
    <w:rsid w:val="008B4215"/>
    <w:rsid w:val="008C74A4"/>
    <w:rsid w:val="008D186B"/>
    <w:rsid w:val="008E01B8"/>
    <w:rsid w:val="008F3920"/>
    <w:rsid w:val="00900F80"/>
    <w:rsid w:val="009110E2"/>
    <w:rsid w:val="0093163C"/>
    <w:rsid w:val="00947741"/>
    <w:rsid w:val="009571BE"/>
    <w:rsid w:val="00975B22"/>
    <w:rsid w:val="009939CB"/>
    <w:rsid w:val="00A5412B"/>
    <w:rsid w:val="00A55ACC"/>
    <w:rsid w:val="00AA453E"/>
    <w:rsid w:val="00AC45BA"/>
    <w:rsid w:val="00AC5D65"/>
    <w:rsid w:val="00B55FCC"/>
    <w:rsid w:val="00B7670F"/>
    <w:rsid w:val="00B91E52"/>
    <w:rsid w:val="00B9516D"/>
    <w:rsid w:val="00BA2AF1"/>
    <w:rsid w:val="00BB1C86"/>
    <w:rsid w:val="00BF3141"/>
    <w:rsid w:val="00BF612E"/>
    <w:rsid w:val="00C04DC1"/>
    <w:rsid w:val="00C425A9"/>
    <w:rsid w:val="00C443B7"/>
    <w:rsid w:val="00C663F4"/>
    <w:rsid w:val="00C671CE"/>
    <w:rsid w:val="00C779A1"/>
    <w:rsid w:val="00CA5A6A"/>
    <w:rsid w:val="00CC0ACD"/>
    <w:rsid w:val="00CE57AF"/>
    <w:rsid w:val="00CF4E14"/>
    <w:rsid w:val="00D02052"/>
    <w:rsid w:val="00D21C77"/>
    <w:rsid w:val="00D309AD"/>
    <w:rsid w:val="00D4356B"/>
    <w:rsid w:val="00D976A3"/>
    <w:rsid w:val="00DA096F"/>
    <w:rsid w:val="00DC40C7"/>
    <w:rsid w:val="00DC5271"/>
    <w:rsid w:val="00DD744C"/>
    <w:rsid w:val="00DE3FC2"/>
    <w:rsid w:val="00E22A82"/>
    <w:rsid w:val="00E40364"/>
    <w:rsid w:val="00E6282D"/>
    <w:rsid w:val="00E65E14"/>
    <w:rsid w:val="00E703A1"/>
    <w:rsid w:val="00E7538E"/>
    <w:rsid w:val="00E80509"/>
    <w:rsid w:val="00EB588F"/>
    <w:rsid w:val="00ED1F70"/>
    <w:rsid w:val="00ED2A2C"/>
    <w:rsid w:val="00ED415A"/>
    <w:rsid w:val="00EF4F4B"/>
    <w:rsid w:val="00F17486"/>
    <w:rsid w:val="00F27BC2"/>
    <w:rsid w:val="00F7768A"/>
    <w:rsid w:val="00FB601E"/>
    <w:rsid w:val="00FC71AB"/>
    <w:rsid w:val="00FD3D27"/>
    <w:rsid w:val="00FE578E"/>
    <w:rsid w:val="00FF7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B240"/>
  <w14:defaultImageDpi w14:val="32767"/>
  <w15:chartTrackingRefBased/>
  <w15:docId w15:val="{3898A887-205D-EA40-9BE6-57B11175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31F6"/>
    <w:pPr>
      <w:spacing w:after="223" w:line="271" w:lineRule="auto"/>
      <w:ind w:left="10" w:hanging="10"/>
    </w:pPr>
    <w:rPr>
      <w:rFonts w:ascii="Segoe UI" w:eastAsia="Segoe UI" w:hAnsi="Segoe UI" w:cs="Segoe UI"/>
      <w:color w:val="000000"/>
      <w:sz w:val="21"/>
      <w:szCs w:val="22"/>
      <w:lang w:eastAsia="en-GB"/>
    </w:rPr>
  </w:style>
  <w:style w:type="paragraph" w:styleId="Heading1">
    <w:name w:val="heading 1"/>
    <w:next w:val="Normal"/>
    <w:link w:val="Heading1Char"/>
    <w:uiPriority w:val="9"/>
    <w:qFormat/>
    <w:rsid w:val="006F31F6"/>
    <w:pPr>
      <w:keepNext/>
      <w:keepLines/>
      <w:spacing w:after="115" w:line="259" w:lineRule="auto"/>
      <w:ind w:left="10" w:hanging="10"/>
      <w:outlineLvl w:val="0"/>
    </w:pPr>
    <w:rPr>
      <w:rFonts w:ascii="Segoe UI" w:eastAsia="Segoe UI" w:hAnsi="Segoe UI" w:cs="Segoe UI"/>
      <w:color w:val="000000"/>
      <w:sz w:val="31"/>
      <w:szCs w:val="22"/>
      <w:lang w:eastAsia="en-GB"/>
    </w:rPr>
  </w:style>
  <w:style w:type="paragraph" w:styleId="Heading2">
    <w:name w:val="heading 2"/>
    <w:next w:val="Normal"/>
    <w:link w:val="Heading2Char"/>
    <w:uiPriority w:val="9"/>
    <w:unhideWhenUsed/>
    <w:qFormat/>
    <w:rsid w:val="006F31F6"/>
    <w:pPr>
      <w:keepNext/>
      <w:keepLines/>
      <w:spacing w:after="185" w:line="259" w:lineRule="auto"/>
      <w:ind w:left="10" w:hanging="10"/>
      <w:outlineLvl w:val="1"/>
    </w:pPr>
    <w:rPr>
      <w:rFonts w:ascii="Segoe UI" w:eastAsia="Segoe UI" w:hAnsi="Segoe UI" w:cs="Segoe UI"/>
      <w:color w:val="000000"/>
      <w:sz w:val="25"/>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F6"/>
    <w:rPr>
      <w:rFonts w:ascii="Segoe UI" w:eastAsia="Segoe UI" w:hAnsi="Segoe UI" w:cs="Segoe UI"/>
      <w:color w:val="000000"/>
      <w:sz w:val="31"/>
      <w:szCs w:val="22"/>
      <w:lang w:eastAsia="en-GB"/>
    </w:rPr>
  </w:style>
  <w:style w:type="character" w:customStyle="1" w:styleId="Heading2Char">
    <w:name w:val="Heading 2 Char"/>
    <w:basedOn w:val="DefaultParagraphFont"/>
    <w:link w:val="Heading2"/>
    <w:uiPriority w:val="9"/>
    <w:rsid w:val="006F31F6"/>
    <w:rPr>
      <w:rFonts w:ascii="Segoe UI" w:eastAsia="Segoe UI" w:hAnsi="Segoe UI" w:cs="Segoe UI"/>
      <w:color w:val="000000"/>
      <w:sz w:val="25"/>
      <w:szCs w:val="22"/>
      <w:lang w:eastAsia="en-GB"/>
    </w:rPr>
  </w:style>
  <w:style w:type="character" w:customStyle="1" w:styleId="BalloonTextChar">
    <w:name w:val="Balloon Text Char"/>
    <w:basedOn w:val="DefaultParagraphFont"/>
    <w:link w:val="BalloonText"/>
    <w:uiPriority w:val="99"/>
    <w:semiHidden/>
    <w:rsid w:val="006F31F6"/>
    <w:rPr>
      <w:rFonts w:ascii="Times New Roman" w:eastAsia="Segoe UI" w:hAnsi="Times New Roman" w:cs="Times New Roman"/>
      <w:color w:val="000000"/>
      <w:sz w:val="18"/>
      <w:szCs w:val="18"/>
      <w:lang w:eastAsia="en-GB"/>
    </w:rPr>
  </w:style>
  <w:style w:type="paragraph" w:styleId="BalloonText">
    <w:name w:val="Balloon Text"/>
    <w:basedOn w:val="Normal"/>
    <w:link w:val="BalloonTextChar"/>
    <w:uiPriority w:val="99"/>
    <w:semiHidden/>
    <w:unhideWhenUsed/>
    <w:rsid w:val="006F31F6"/>
    <w:pPr>
      <w:spacing w:after="0" w:line="240" w:lineRule="auto"/>
    </w:pPr>
    <w:rPr>
      <w:rFonts w:ascii="Times New Roman" w:hAnsi="Times New Roman" w:cs="Times New Roman"/>
      <w:sz w:val="18"/>
      <w:szCs w:val="18"/>
    </w:rPr>
  </w:style>
  <w:style w:type="paragraph" w:customStyle="1" w:styleId="Heading">
    <w:name w:val="Heading"/>
    <w:rsid w:val="006F31F6"/>
    <w:pPr>
      <w:keepNext/>
      <w:pBdr>
        <w:top w:val="nil"/>
        <w:left w:val="nil"/>
        <w:bottom w:val="nil"/>
        <w:right w:val="nil"/>
        <w:between w:val="nil"/>
        <w:bar w:val="nil"/>
      </w:pBdr>
      <w:spacing w:before="560" w:after="120"/>
      <w:jc w:val="center"/>
      <w:outlineLvl w:val="0"/>
    </w:pPr>
    <w:rPr>
      <w:rFonts w:ascii="Charter Roman" w:eastAsia="Arial Unicode MS" w:hAnsi="Charter Roman" w:cs="Arial Unicode MS"/>
      <w:i/>
      <w:iCs/>
      <w:color w:val="76696B"/>
      <w:sz w:val="48"/>
      <w:szCs w:val="48"/>
      <w:u w:color="76696B"/>
      <w:bdr w:val="nil"/>
      <w:lang w:val="en-US"/>
      <w14:textOutline w14:w="12700" w14:cap="flat" w14:cmpd="sng" w14:algn="ctr">
        <w14:noFill/>
        <w14:prstDash w14:val="solid"/>
        <w14:miter w14:lim="400000"/>
      </w14:textOutline>
    </w:rPr>
  </w:style>
  <w:style w:type="paragraph" w:customStyle="1" w:styleId="Author">
    <w:name w:val="Author"/>
    <w:rsid w:val="006F31F6"/>
    <w:pPr>
      <w:pBdr>
        <w:top w:val="nil"/>
        <w:left w:val="nil"/>
        <w:bottom w:val="nil"/>
        <w:right w:val="nil"/>
        <w:between w:val="nil"/>
        <w:bar w:val="nil"/>
      </w:pBdr>
      <w:jc w:val="center"/>
    </w:pPr>
    <w:rPr>
      <w:rFonts w:ascii="Charter Roman" w:eastAsia="Arial Unicode MS" w:hAnsi="Charter Roman" w:cs="Arial Unicode MS"/>
      <w:b/>
      <w:bCs/>
      <w:caps/>
      <w:color w:val="76696B"/>
      <w:spacing w:val="-7"/>
      <w:sz w:val="40"/>
      <w:szCs w:val="40"/>
      <w:u w:color="76696B"/>
      <w:bdr w:val="nil"/>
      <w:lang w:val="en-US"/>
      <w14:textOutline w14:w="12700" w14:cap="flat" w14:cmpd="sng" w14:algn="ctr">
        <w14:noFill/>
        <w14:prstDash w14:val="solid"/>
        <w14:miter w14:lim="400000"/>
      </w14:textOutline>
    </w:rPr>
  </w:style>
  <w:style w:type="paragraph" w:customStyle="1" w:styleId="Body3">
    <w:name w:val="Body 3"/>
    <w:rsid w:val="006F31F6"/>
    <w:pPr>
      <w:pBdr>
        <w:top w:val="nil"/>
        <w:left w:val="nil"/>
        <w:bottom w:val="nil"/>
        <w:right w:val="nil"/>
        <w:between w:val="nil"/>
        <w:bar w:val="nil"/>
      </w:pBdr>
      <w:spacing w:line="264" w:lineRule="auto"/>
      <w:jc w:val="center"/>
    </w:pPr>
    <w:rPr>
      <w:rFonts w:ascii="Charter Roman" w:eastAsia="Charter Roman" w:hAnsi="Charter Roman" w:cs="Charter Roman"/>
      <w:color w:val="000000"/>
      <w:u w:color="000000"/>
      <w:bdr w:val="nil"/>
      <w:lang w:val="en-US"/>
      <w14:textOutline w14:w="12700" w14:cap="flat" w14:cmpd="sng" w14:algn="ctr">
        <w14:noFill/>
        <w14:prstDash w14:val="solid"/>
        <w14:miter w14:lim="400000"/>
      </w14:textOutline>
    </w:rPr>
  </w:style>
  <w:style w:type="paragraph" w:customStyle="1" w:styleId="BodyA">
    <w:name w:val="Body A"/>
    <w:rsid w:val="006F31F6"/>
    <w:pPr>
      <w:pBdr>
        <w:top w:val="nil"/>
        <w:left w:val="nil"/>
        <w:bottom w:val="nil"/>
        <w:right w:val="nil"/>
        <w:between w:val="nil"/>
        <w:bar w:val="nil"/>
      </w:pBdr>
    </w:pPr>
    <w:rPr>
      <w:rFonts w:ascii="Times New Roman" w:eastAsia="Times New Roman" w:hAnsi="Times New Roman" w:cs="Times New Roman"/>
      <w:color w:val="000000"/>
      <w:u w:color="000000"/>
      <w:bdr w:val="nil"/>
      <w14:textOutline w14:w="12700" w14:cap="flat" w14:cmpd="sng" w14:algn="ctr">
        <w14:noFill/>
        <w14:prstDash w14:val="solid"/>
        <w14:miter w14:lim="400000"/>
      </w14:textOutline>
    </w:rPr>
  </w:style>
  <w:style w:type="paragraph" w:styleId="Title">
    <w:name w:val="Title"/>
    <w:link w:val="TitleChar"/>
    <w:uiPriority w:val="10"/>
    <w:qFormat/>
    <w:rsid w:val="006F31F6"/>
    <w:pPr>
      <w:keepNext/>
      <w:pBdr>
        <w:top w:val="nil"/>
        <w:left w:val="nil"/>
        <w:bottom w:val="nil"/>
        <w:right w:val="nil"/>
        <w:between w:val="nil"/>
        <w:bar w:val="nil"/>
      </w:pBdr>
      <w:spacing w:after="480" w:line="168" w:lineRule="auto"/>
      <w:jc w:val="center"/>
      <w:outlineLvl w:val="0"/>
    </w:pPr>
    <w:rPr>
      <w:rFonts w:ascii="Avenir Next Regular" w:eastAsia="Arial Unicode MS" w:hAnsi="Avenir Next Regular" w:cs="Arial Unicode MS"/>
      <w:b/>
      <w:bCs/>
      <w:caps/>
      <w:color w:val="76696B"/>
      <w:spacing w:val="10"/>
      <w:sz w:val="100"/>
      <w:szCs w:val="100"/>
      <w:u w:color="76696B"/>
      <w:bdr w:val="nil"/>
      <w:lang w:val="en-US"/>
      <w14:textOutline w14:w="12700" w14:cap="flat" w14:cmpd="sng" w14:algn="ctr">
        <w14:noFill/>
        <w14:prstDash w14:val="solid"/>
        <w14:miter w14:lim="400000"/>
      </w14:textOutline>
    </w:rPr>
  </w:style>
  <w:style w:type="character" w:customStyle="1" w:styleId="TitleChar">
    <w:name w:val="Title Char"/>
    <w:basedOn w:val="DefaultParagraphFont"/>
    <w:link w:val="Title"/>
    <w:uiPriority w:val="10"/>
    <w:rsid w:val="006F31F6"/>
    <w:rPr>
      <w:rFonts w:ascii="Avenir Next Regular" w:eastAsia="Arial Unicode MS" w:hAnsi="Avenir Next Regular" w:cs="Arial Unicode MS"/>
      <w:b/>
      <w:bCs/>
      <w:caps/>
      <w:color w:val="76696B"/>
      <w:spacing w:val="10"/>
      <w:sz w:val="100"/>
      <w:szCs w:val="100"/>
      <w:u w:color="76696B"/>
      <w:bdr w:val="nil"/>
      <w:lang w:val="en-US"/>
      <w14:textOutline w14:w="12700" w14:cap="flat" w14:cmpd="sng" w14:algn="ctr">
        <w14:noFill/>
        <w14:prstDash w14:val="solid"/>
        <w14:miter w14:lim="400000"/>
      </w14:textOutline>
    </w:rPr>
  </w:style>
  <w:style w:type="paragraph" w:styleId="Footer">
    <w:name w:val="footer"/>
    <w:basedOn w:val="Normal"/>
    <w:link w:val="FooterChar"/>
    <w:uiPriority w:val="99"/>
    <w:semiHidden/>
    <w:unhideWhenUsed/>
    <w:rsid w:val="006F31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31F6"/>
    <w:rPr>
      <w:rFonts w:ascii="Segoe UI" w:eastAsia="Segoe UI" w:hAnsi="Segoe UI" w:cs="Segoe UI"/>
      <w:color w:val="000000"/>
      <w:sz w:val="21"/>
      <w:szCs w:val="22"/>
      <w:lang w:eastAsia="en-GB"/>
    </w:rPr>
  </w:style>
  <w:style w:type="character" w:customStyle="1" w:styleId="apple-converted-space">
    <w:name w:val="apple-converted-space"/>
    <w:basedOn w:val="DefaultParagraphFont"/>
    <w:rsid w:val="006F31F6"/>
  </w:style>
  <w:style w:type="character" w:styleId="Strong">
    <w:name w:val="Strong"/>
    <w:basedOn w:val="DefaultParagraphFont"/>
    <w:uiPriority w:val="22"/>
    <w:qFormat/>
    <w:rsid w:val="006F31F6"/>
    <w:rPr>
      <w:b/>
      <w:bCs/>
    </w:rPr>
  </w:style>
  <w:style w:type="paragraph" w:customStyle="1" w:styleId="Standard">
    <w:name w:val="Standard"/>
    <w:rsid w:val="006F31F6"/>
    <w:pPr>
      <w:suppressAutoHyphens/>
      <w:autoSpaceDN w:val="0"/>
      <w:textAlignment w:val="baseline"/>
    </w:pPr>
    <w:rPr>
      <w:rFonts w:ascii="Liberation Serif" w:eastAsia="NSimSun" w:hAnsi="Liberation Serif" w:cs="Lucida Sans"/>
      <w:kern w:val="3"/>
      <w:lang w:eastAsia="zh-CN" w:bidi="hi-IN"/>
    </w:rPr>
  </w:style>
  <w:style w:type="character" w:styleId="Emphasis">
    <w:name w:val="Emphasis"/>
    <w:basedOn w:val="DefaultParagraphFont"/>
    <w:uiPriority w:val="20"/>
    <w:qFormat/>
    <w:rsid w:val="006F31F6"/>
    <w:rPr>
      <w:i/>
      <w:iCs/>
    </w:rPr>
  </w:style>
  <w:style w:type="paragraph" w:styleId="NormalWeb">
    <w:name w:val="Normal (Web)"/>
    <w:basedOn w:val="Normal"/>
    <w:uiPriority w:val="99"/>
    <w:unhideWhenUsed/>
    <w:rsid w:val="002A11E7"/>
    <w:pPr>
      <w:spacing w:before="100" w:beforeAutospacing="1" w:after="100" w:afterAutospacing="1" w:line="240" w:lineRule="auto"/>
      <w:ind w:left="0" w:firstLine="0"/>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223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4504634">
      <w:bodyDiv w:val="1"/>
      <w:marLeft w:val="0"/>
      <w:marRight w:val="0"/>
      <w:marTop w:val="0"/>
      <w:marBottom w:val="0"/>
      <w:divBdr>
        <w:top w:val="none" w:sz="0" w:space="0" w:color="auto"/>
        <w:left w:val="none" w:sz="0" w:space="0" w:color="auto"/>
        <w:bottom w:val="none" w:sz="0" w:space="0" w:color="auto"/>
        <w:right w:val="none" w:sz="0" w:space="0" w:color="auto"/>
      </w:divBdr>
    </w:div>
    <w:div w:id="697707741">
      <w:bodyDiv w:val="1"/>
      <w:marLeft w:val="0"/>
      <w:marRight w:val="0"/>
      <w:marTop w:val="0"/>
      <w:marBottom w:val="0"/>
      <w:divBdr>
        <w:top w:val="none" w:sz="0" w:space="0" w:color="auto"/>
        <w:left w:val="none" w:sz="0" w:space="0" w:color="auto"/>
        <w:bottom w:val="none" w:sz="0" w:space="0" w:color="auto"/>
        <w:right w:val="none" w:sz="0" w:space="0" w:color="auto"/>
      </w:divBdr>
    </w:div>
    <w:div w:id="832986471">
      <w:bodyDiv w:val="1"/>
      <w:marLeft w:val="0"/>
      <w:marRight w:val="0"/>
      <w:marTop w:val="0"/>
      <w:marBottom w:val="0"/>
      <w:divBdr>
        <w:top w:val="none" w:sz="0" w:space="0" w:color="auto"/>
        <w:left w:val="none" w:sz="0" w:space="0" w:color="auto"/>
        <w:bottom w:val="none" w:sz="0" w:space="0" w:color="auto"/>
        <w:right w:val="none" w:sz="0" w:space="0" w:color="auto"/>
      </w:divBdr>
    </w:div>
    <w:div w:id="941569672">
      <w:bodyDiv w:val="1"/>
      <w:marLeft w:val="0"/>
      <w:marRight w:val="0"/>
      <w:marTop w:val="0"/>
      <w:marBottom w:val="0"/>
      <w:divBdr>
        <w:top w:val="none" w:sz="0" w:space="0" w:color="auto"/>
        <w:left w:val="none" w:sz="0" w:space="0" w:color="auto"/>
        <w:bottom w:val="none" w:sz="0" w:space="0" w:color="auto"/>
        <w:right w:val="none" w:sz="0" w:space="0" w:color="auto"/>
      </w:divBdr>
    </w:div>
    <w:div w:id="1010524568">
      <w:bodyDiv w:val="1"/>
      <w:marLeft w:val="0"/>
      <w:marRight w:val="0"/>
      <w:marTop w:val="0"/>
      <w:marBottom w:val="0"/>
      <w:divBdr>
        <w:top w:val="none" w:sz="0" w:space="0" w:color="auto"/>
        <w:left w:val="none" w:sz="0" w:space="0" w:color="auto"/>
        <w:bottom w:val="none" w:sz="0" w:space="0" w:color="auto"/>
        <w:right w:val="none" w:sz="0" w:space="0" w:color="auto"/>
      </w:divBdr>
    </w:div>
    <w:div w:id="1101295140">
      <w:bodyDiv w:val="1"/>
      <w:marLeft w:val="0"/>
      <w:marRight w:val="0"/>
      <w:marTop w:val="0"/>
      <w:marBottom w:val="0"/>
      <w:divBdr>
        <w:top w:val="none" w:sz="0" w:space="0" w:color="auto"/>
        <w:left w:val="none" w:sz="0" w:space="0" w:color="auto"/>
        <w:bottom w:val="none" w:sz="0" w:space="0" w:color="auto"/>
        <w:right w:val="none" w:sz="0" w:space="0" w:color="auto"/>
      </w:divBdr>
    </w:div>
    <w:div w:id="120193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1313</TotalTime>
  <Pages>150</Pages>
  <Words>47634</Words>
  <Characters>271520</Characters>
  <Application>Microsoft Office Word</Application>
  <DocSecurity>0</DocSecurity>
  <Lines>2262</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 Collins</dc:creator>
  <cp:keywords/>
  <dc:description/>
  <cp:lastModifiedBy>David Clarke</cp:lastModifiedBy>
  <cp:revision>25</cp:revision>
  <dcterms:created xsi:type="dcterms:W3CDTF">2021-09-30T21:57:00Z</dcterms:created>
  <dcterms:modified xsi:type="dcterms:W3CDTF">2021-10-13T18:28:00Z</dcterms:modified>
</cp:coreProperties>
</file>